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721C72" w14:paraId="787BE62B" w14:textId="77777777" w:rsidTr="000523D1">
        <w:trPr>
          <w:gridAfter w:val="1"/>
          <w:wAfter w:w="219" w:type="dxa"/>
        </w:trPr>
        <w:tc>
          <w:tcPr>
            <w:tcW w:w="2822" w:type="dxa"/>
            <w:hideMark/>
          </w:tcPr>
          <w:p w14:paraId="31EBC46B" w14:textId="77777777" w:rsidR="00721C72" w:rsidRDefault="00721C72" w:rsidP="000523D1">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43824780" wp14:editId="77FDD12A">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hideMark/>
          </w:tcPr>
          <w:p w14:paraId="3CDB0EC5" w14:textId="77777777" w:rsidR="00721C72" w:rsidRDefault="00721C72" w:rsidP="000523D1">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3AD26380" w14:textId="77777777" w:rsidR="00721C72" w:rsidRDefault="00721C72" w:rsidP="000523D1">
            <w:pPr>
              <w:pStyle w:val="paragraph"/>
              <w:spacing w:before="0" w:beforeAutospacing="0" w:after="0" w:afterAutospacing="0"/>
              <w:ind w:left="255"/>
              <w:jc w:val="both"/>
              <w:textAlignment w:val="baseline"/>
              <w:rPr>
                <w:rFonts w:ascii="Segoe UI" w:hAnsi="Segoe UI" w:cs="Segoe UI"/>
                <w:sz w:val="18"/>
                <w:szCs w:val="18"/>
              </w:rPr>
            </w:pPr>
            <w:r w:rsidRPr="2DA0D32B">
              <w:rPr>
                <w:rStyle w:val="normaltextrun"/>
                <w:rFonts w:ascii="Calibri" w:hAnsi="Calibri" w:cs="Calibri"/>
                <w:color w:val="595959" w:themeColor="text1" w:themeTint="A6"/>
                <w:sz w:val="20"/>
                <w:szCs w:val="20"/>
              </w:rPr>
              <w:t xml:space="preserve">Tribunal de Justiça do Distrito </w:t>
            </w:r>
            <w:commentRangeStart w:id="0"/>
            <w:r w:rsidRPr="2DA0D32B">
              <w:rPr>
                <w:rStyle w:val="normaltextrun"/>
                <w:rFonts w:ascii="Calibri" w:hAnsi="Calibri" w:cs="Calibri"/>
                <w:color w:val="595959" w:themeColor="text1" w:themeTint="A6"/>
                <w:sz w:val="20"/>
                <w:szCs w:val="20"/>
              </w:rPr>
              <w:t>Federal</w:t>
            </w:r>
            <w:commentRangeEnd w:id="0"/>
            <w:r w:rsidR="00105FB2" w:rsidRPr="2DA0D32B">
              <w:rPr>
                <w:rStyle w:val="Refdecomentrio"/>
                <w:rFonts w:ascii="Calibri" w:hAnsi="Calibri" w:cs="Calibri"/>
                <w:color w:val="595959" w:themeColor="text1" w:themeTint="A6"/>
                <w:sz w:val="20"/>
                <w:szCs w:val="20"/>
              </w:rPr>
              <w:commentReference w:id="0"/>
            </w:r>
            <w:r w:rsidRPr="2DA0D32B">
              <w:rPr>
                <w:rStyle w:val="normaltextrun"/>
                <w:rFonts w:ascii="Calibri" w:hAnsi="Calibri" w:cs="Calibri"/>
                <w:color w:val="595959" w:themeColor="text1" w:themeTint="A6"/>
                <w:sz w:val="20"/>
                <w:szCs w:val="20"/>
              </w:rPr>
              <w:t xml:space="preserve"> e dos Territórios</w:t>
            </w:r>
            <w:r w:rsidRPr="2DA0D32B">
              <w:rPr>
                <w:rStyle w:val="eop"/>
                <w:rFonts w:ascii="Calibri" w:hAnsi="Calibri" w:cs="Calibri"/>
                <w:color w:val="595959" w:themeColor="text1" w:themeTint="A6"/>
                <w:sz w:val="20"/>
                <w:szCs w:val="20"/>
              </w:rPr>
              <w:t> </w:t>
            </w:r>
          </w:p>
          <w:p w14:paraId="343FE75D" w14:textId="77777777" w:rsidR="00721C72" w:rsidRDefault="00721C72" w:rsidP="000523D1">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29BA7AA" w14:textId="77777777" w:rsidR="00721C72" w:rsidRDefault="00721C72" w:rsidP="000523D1">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r w:rsidR="00721C72" w:rsidRPr="009F36E1" w14:paraId="67CC7677" w14:textId="77777777" w:rsidTr="000523D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4439EF6A" w14:textId="30A6FD8B" w:rsidR="00721C72" w:rsidRPr="009F36E1" w:rsidRDefault="00721C72" w:rsidP="00721C72">
            <w:pPr>
              <w:rPr>
                <w:rFonts w:ascii="Arial" w:hAnsi="Arial" w:cs="Arial"/>
                <w:sz w:val="28"/>
                <w:szCs w:val="28"/>
              </w:rPr>
            </w:pPr>
            <w:r w:rsidRPr="00206FBB">
              <w:rPr>
                <w:rFonts w:ascii="Arial" w:hAnsi="Arial" w:cs="Arial"/>
                <w:sz w:val="28"/>
                <w:szCs w:val="28"/>
              </w:rPr>
              <w:t>Órgão</w:t>
            </w:r>
          </w:p>
        </w:tc>
        <w:tc>
          <w:tcPr>
            <w:tcW w:w="447" w:type="dxa"/>
            <w:vAlign w:val="center"/>
          </w:tcPr>
          <w:p w14:paraId="7DA28FA5" w14:textId="33FB9C55" w:rsidR="00721C72" w:rsidRPr="009F36E1" w:rsidRDefault="00721C72" w:rsidP="00721C72">
            <w:pPr>
              <w:rPr>
                <w:rFonts w:ascii="Arial" w:hAnsi="Arial" w:cs="Arial"/>
                <w:sz w:val="28"/>
                <w:szCs w:val="28"/>
              </w:rPr>
            </w:pPr>
            <w:r w:rsidRPr="00206FBB">
              <w:rPr>
                <w:rFonts w:ascii="Arial" w:hAnsi="Arial" w:cs="Arial"/>
                <w:sz w:val="28"/>
                <w:szCs w:val="28"/>
              </w:rPr>
              <w:t>:</w:t>
            </w:r>
          </w:p>
        </w:tc>
        <w:tc>
          <w:tcPr>
            <w:tcW w:w="4590" w:type="dxa"/>
            <w:gridSpan w:val="2"/>
            <w:vAlign w:val="center"/>
          </w:tcPr>
          <w:p w14:paraId="606D9A7C" w14:textId="326C4CD1" w:rsidR="00721C72" w:rsidRPr="009F36E1" w:rsidRDefault="00721C72" w:rsidP="00721C72">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0320A7682B1D49A4A3EE9397CEB551C3"/>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Pr>
                    <w:rFonts w:ascii="Arial" w:hAnsi="Arial" w:cs="Arial"/>
                    <w:sz w:val="28"/>
                    <w:szCs w:val="28"/>
                  </w:rPr>
                  <w:t>4ª Turma Cível</w:t>
                </w:r>
              </w:sdtContent>
            </w:sdt>
          </w:p>
        </w:tc>
      </w:tr>
      <w:tr w:rsidR="00721C72" w:rsidRPr="009F36E1" w14:paraId="63FD074B" w14:textId="77777777" w:rsidTr="000523D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9E990E4" w14:textId="2F67F15F" w:rsidR="00721C72" w:rsidRPr="009F36E1" w:rsidRDefault="00721C72" w:rsidP="00721C72">
            <w:pPr>
              <w:rPr>
                <w:rFonts w:ascii="Arial" w:hAnsi="Arial" w:cs="Arial"/>
                <w:sz w:val="28"/>
                <w:szCs w:val="28"/>
              </w:rPr>
            </w:pPr>
            <w:r w:rsidRPr="00206FBB">
              <w:rPr>
                <w:rFonts w:ascii="Arial" w:hAnsi="Arial" w:cs="Arial"/>
                <w:sz w:val="28"/>
                <w:szCs w:val="28"/>
              </w:rPr>
              <w:t>Classe</w:t>
            </w:r>
          </w:p>
        </w:tc>
        <w:tc>
          <w:tcPr>
            <w:tcW w:w="447" w:type="dxa"/>
            <w:vAlign w:val="center"/>
          </w:tcPr>
          <w:p w14:paraId="0068569F" w14:textId="39C21347" w:rsidR="00721C72" w:rsidRPr="009F36E1" w:rsidRDefault="00721C72" w:rsidP="00721C72">
            <w:pPr>
              <w:rPr>
                <w:rFonts w:ascii="Arial" w:hAnsi="Arial" w:cs="Arial"/>
                <w:sz w:val="28"/>
                <w:szCs w:val="28"/>
              </w:rPr>
            </w:pPr>
            <w:r w:rsidRPr="00206FBB">
              <w:rPr>
                <w:rFonts w:ascii="Arial" w:hAnsi="Arial" w:cs="Arial"/>
                <w:sz w:val="28"/>
                <w:szCs w:val="28"/>
              </w:rPr>
              <w:t>:</w:t>
            </w:r>
          </w:p>
        </w:tc>
        <w:tc>
          <w:tcPr>
            <w:tcW w:w="4590" w:type="dxa"/>
            <w:gridSpan w:val="2"/>
            <w:vAlign w:val="center"/>
          </w:tcPr>
          <w:sdt>
            <w:sdtPr>
              <w:rPr>
                <w:rFonts w:ascii="Arial" w:hAnsi="Arial"/>
                <w:color w:val="000000"/>
                <w:sz w:val="28"/>
              </w:rPr>
              <w:id w:val="1558446301"/>
              <w:placeholder>
                <w:docPart w:val="39388CF1CF5B49F1A05AEBFCA46203F5"/>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3DCFB26E" w14:textId="3E588460" w:rsidR="00721C72" w:rsidRPr="00105FB2" w:rsidRDefault="00721C72" w:rsidP="00105FB2">
                <w:pPr>
                  <w:jc w:val="both"/>
                  <w:rPr>
                    <w:rFonts w:ascii="Arial" w:hAnsi="Arial"/>
                    <w:color w:val="000000"/>
                    <w:sz w:val="28"/>
                  </w:rPr>
                </w:pPr>
                <w:r w:rsidRPr="00105FB2">
                  <w:rPr>
                    <w:rFonts w:ascii="Arial" w:hAnsi="Arial"/>
                    <w:color w:val="000000"/>
                    <w:sz w:val="28"/>
                  </w:rPr>
                  <w:t>Agravo de Instrumento</w:t>
                </w:r>
              </w:p>
            </w:sdtContent>
          </w:sdt>
        </w:tc>
      </w:tr>
      <w:tr w:rsidR="00721C72" w:rsidRPr="009F36E1" w14:paraId="34FFC7C3" w14:textId="77777777" w:rsidTr="000523D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7D0DAE98" w14:textId="5E0D574C" w:rsidR="00721C72" w:rsidRPr="009F36E1" w:rsidRDefault="00721C72" w:rsidP="00721C72">
            <w:pPr>
              <w:rPr>
                <w:rFonts w:ascii="Arial" w:hAnsi="Arial" w:cs="Arial"/>
                <w:sz w:val="28"/>
                <w:szCs w:val="28"/>
              </w:rPr>
            </w:pPr>
            <w:r w:rsidRPr="00206FBB">
              <w:rPr>
                <w:rFonts w:ascii="Arial" w:hAnsi="Arial" w:cs="Arial"/>
                <w:sz w:val="28"/>
                <w:szCs w:val="28"/>
              </w:rPr>
              <w:t>Processo nº</w:t>
            </w:r>
          </w:p>
        </w:tc>
        <w:tc>
          <w:tcPr>
            <w:tcW w:w="447" w:type="dxa"/>
            <w:vAlign w:val="center"/>
          </w:tcPr>
          <w:p w14:paraId="10F00212" w14:textId="2B6B8EE0" w:rsidR="00721C72" w:rsidRPr="009F36E1" w:rsidRDefault="00721C72" w:rsidP="00721C72">
            <w:pPr>
              <w:rPr>
                <w:rFonts w:ascii="Arial" w:hAnsi="Arial" w:cs="Arial"/>
                <w:sz w:val="28"/>
                <w:szCs w:val="28"/>
              </w:rPr>
            </w:pPr>
            <w:r w:rsidRPr="00206FBB">
              <w:rPr>
                <w:rFonts w:ascii="Arial" w:hAnsi="Arial" w:cs="Arial"/>
                <w:sz w:val="28"/>
                <w:szCs w:val="28"/>
              </w:rPr>
              <w:t>:</w:t>
            </w:r>
          </w:p>
        </w:tc>
        <w:tc>
          <w:tcPr>
            <w:tcW w:w="4590" w:type="dxa"/>
            <w:gridSpan w:val="2"/>
            <w:vAlign w:val="center"/>
          </w:tcPr>
          <w:p w14:paraId="628C21F6" w14:textId="4E22836A" w:rsidR="00721C72" w:rsidRPr="009F36E1" w:rsidRDefault="00721C72" w:rsidP="00721C72">
            <w:pPr>
              <w:ind w:right="-675"/>
              <w:rPr>
                <w:rFonts w:ascii="Arial" w:hAnsi="Arial" w:cs="Arial"/>
                <w:sz w:val="28"/>
                <w:szCs w:val="28"/>
              </w:rPr>
            </w:pPr>
            <w:r w:rsidRPr="00AB2D56">
              <w:rPr>
                <w:rFonts w:ascii="Arial" w:hAnsi="Arial" w:cs="Arial"/>
                <w:sz w:val="28"/>
                <w:szCs w:val="28"/>
              </w:rPr>
              <w:t>0742098-79.2026.8.07.0000</w:t>
            </w:r>
          </w:p>
        </w:tc>
      </w:tr>
      <w:tr w:rsidR="00721C72" w:rsidRPr="009F36E1" w14:paraId="21B35447" w14:textId="77777777" w:rsidTr="000523D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39F652C" w14:textId="48A715FD" w:rsidR="00721C72" w:rsidRPr="00F63CDB" w:rsidRDefault="00721C72" w:rsidP="00721C72">
            <w:pPr>
              <w:spacing w:line="240" w:lineRule="auto"/>
              <w:ind w:right="34"/>
              <w:rPr>
                <w:rFonts w:ascii="Arial" w:hAnsi="Arial" w:cs="Arial"/>
                <w:sz w:val="28"/>
                <w:szCs w:val="28"/>
              </w:rPr>
            </w:pPr>
            <w:sdt>
              <w:sdtPr>
                <w:rPr>
                  <w:rFonts w:ascii="Arial" w:hAnsi="Arial" w:cs="Arial"/>
                  <w:sz w:val="28"/>
                  <w:szCs w:val="28"/>
                </w:rPr>
                <w:id w:val="-254128301"/>
                <w:placeholder>
                  <w:docPart w:val="4487F2FFFF8D4A19938F7DD8D87B5C42"/>
                </w:placeholder>
                <w:showingPlcHdr/>
                <w15:color w:val="00000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206FBB">
                  <w:rPr>
                    <w:rFonts w:ascii="Arial" w:hAnsi="Arial" w:cs="Arial"/>
                    <w:sz w:val="28"/>
                    <w:szCs w:val="28"/>
                  </w:rPr>
                  <w:t>Polo ativo</w:t>
                </w:r>
              </w:sdtContent>
            </w:sdt>
            <w:r w:rsidRPr="00206FBB">
              <w:rPr>
                <w:rFonts w:ascii="Arial" w:hAnsi="Arial" w:cs="Arial"/>
                <w:sz w:val="28"/>
                <w:szCs w:val="28"/>
              </w:rPr>
              <w:t xml:space="preserve"> (s)</w:t>
            </w:r>
          </w:p>
        </w:tc>
        <w:tc>
          <w:tcPr>
            <w:tcW w:w="447" w:type="dxa"/>
            <w:vAlign w:val="center"/>
          </w:tcPr>
          <w:p w14:paraId="24F920F4" w14:textId="17E6ED5D" w:rsidR="00721C72" w:rsidRPr="009F36E1" w:rsidRDefault="00721C72" w:rsidP="00721C72">
            <w:pPr>
              <w:rPr>
                <w:rFonts w:ascii="Arial" w:hAnsi="Arial" w:cs="Arial"/>
                <w:sz w:val="28"/>
                <w:szCs w:val="28"/>
              </w:rPr>
            </w:pPr>
            <w:r w:rsidRPr="00206FBB">
              <w:rPr>
                <w:rFonts w:ascii="Arial" w:hAnsi="Arial" w:cs="Arial"/>
                <w:sz w:val="28"/>
                <w:szCs w:val="28"/>
              </w:rPr>
              <w:t>:</w:t>
            </w:r>
          </w:p>
        </w:tc>
        <w:tc>
          <w:tcPr>
            <w:tcW w:w="4590" w:type="dxa"/>
            <w:gridSpan w:val="2"/>
            <w:vAlign w:val="center"/>
          </w:tcPr>
          <w:p w14:paraId="0471ED90" w14:textId="7E756E88" w:rsidR="00721C72" w:rsidRPr="009F36E1" w:rsidRDefault="00721C72" w:rsidP="00721C72">
            <w:pPr>
              <w:jc w:val="both"/>
              <w:rPr>
                <w:rFonts w:ascii="Arial" w:hAnsi="Arial" w:cs="Arial"/>
                <w:sz w:val="28"/>
                <w:szCs w:val="28"/>
              </w:rPr>
            </w:pPr>
            <w:r w:rsidRPr="000045FA">
              <w:rPr>
                <w:rFonts w:ascii="Arial" w:hAnsi="Arial"/>
                <w:color w:val="000000"/>
                <w:sz w:val="28"/>
              </w:rPr>
              <w:t>UNIMED SEGUROS SAUDE S/A</w:t>
            </w:r>
          </w:p>
        </w:tc>
      </w:tr>
      <w:tr w:rsidR="00721C72" w:rsidRPr="009F36E1" w14:paraId="6B10DACE" w14:textId="77777777" w:rsidTr="000523D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77B4ECA6" w14:textId="7813F900" w:rsidR="00721C72" w:rsidRPr="009F36E1" w:rsidRDefault="00721C72" w:rsidP="00721C72">
            <w:pPr>
              <w:jc w:val="both"/>
              <w:rPr>
                <w:rFonts w:ascii="Arial" w:hAnsi="Arial" w:cs="Arial"/>
                <w:sz w:val="28"/>
                <w:szCs w:val="28"/>
              </w:rPr>
            </w:pPr>
            <w:sdt>
              <w:sdtPr>
                <w:rPr>
                  <w:rFonts w:ascii="Arial" w:hAnsi="Arial" w:cs="Arial"/>
                  <w:sz w:val="28"/>
                  <w:szCs w:val="28"/>
                </w:rPr>
                <w:id w:val="-1351640470"/>
                <w:placeholder>
                  <w:docPart w:val="247302B10B8042D48F7148FEAFD3F205"/>
                </w:placeholder>
                <w:showingPlcHd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Pr="00206FBB">
                  <w:rPr>
                    <w:rFonts w:ascii="Arial" w:hAnsi="Arial" w:cs="Arial"/>
                    <w:sz w:val="28"/>
                    <w:szCs w:val="28"/>
                  </w:rPr>
                  <w:t>Polo passivo</w:t>
                </w:r>
              </w:sdtContent>
            </w:sdt>
            <w:r w:rsidRPr="00206FBB">
              <w:rPr>
                <w:rFonts w:ascii="Arial" w:hAnsi="Arial" w:cs="Arial"/>
                <w:sz w:val="28"/>
                <w:szCs w:val="28"/>
              </w:rPr>
              <w:t xml:space="preserve"> (a)(s)</w:t>
            </w:r>
          </w:p>
        </w:tc>
        <w:tc>
          <w:tcPr>
            <w:tcW w:w="447" w:type="dxa"/>
            <w:vAlign w:val="center"/>
          </w:tcPr>
          <w:p w14:paraId="72E799BB" w14:textId="2BDA82B3" w:rsidR="00721C72" w:rsidRPr="009F36E1" w:rsidRDefault="00721C72" w:rsidP="00721C72">
            <w:pPr>
              <w:rPr>
                <w:rFonts w:ascii="Arial" w:hAnsi="Arial" w:cs="Arial"/>
                <w:sz w:val="28"/>
                <w:szCs w:val="28"/>
              </w:rPr>
            </w:pPr>
            <w:r w:rsidRPr="00206FBB">
              <w:rPr>
                <w:rFonts w:ascii="Arial" w:hAnsi="Arial" w:cs="Arial"/>
                <w:sz w:val="28"/>
                <w:szCs w:val="28"/>
              </w:rPr>
              <w:t>:</w:t>
            </w:r>
          </w:p>
        </w:tc>
        <w:tc>
          <w:tcPr>
            <w:tcW w:w="4590" w:type="dxa"/>
            <w:gridSpan w:val="2"/>
            <w:vAlign w:val="center"/>
          </w:tcPr>
          <w:p w14:paraId="3A019DD6" w14:textId="19EBECDC" w:rsidR="00721C72" w:rsidRPr="009F36E1" w:rsidRDefault="00721C72" w:rsidP="00721C72">
            <w:pPr>
              <w:ind w:right="-74"/>
              <w:jc w:val="both"/>
              <w:rPr>
                <w:rFonts w:ascii="Arial" w:hAnsi="Arial" w:cs="Arial"/>
                <w:sz w:val="28"/>
                <w:szCs w:val="28"/>
              </w:rPr>
            </w:pPr>
            <w:r w:rsidRPr="001738A0">
              <w:rPr>
                <w:rFonts w:ascii="Arial" w:hAnsi="Arial"/>
                <w:color w:val="000000"/>
                <w:sz w:val="28"/>
              </w:rPr>
              <w:t>DENIZIA SERGIO DE ALCANTARA</w:t>
            </w:r>
          </w:p>
        </w:tc>
      </w:tr>
      <w:tr w:rsidR="00721C72" w:rsidRPr="009F36E1" w14:paraId="251F67B1" w14:textId="77777777" w:rsidTr="000523D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0A6F64B" w14:textId="5E00808D" w:rsidR="00721C72" w:rsidRPr="009F36E1" w:rsidRDefault="00721C72" w:rsidP="00721C72">
            <w:pPr>
              <w:rPr>
                <w:rFonts w:ascii="Arial" w:hAnsi="Arial" w:cs="Arial"/>
                <w:sz w:val="28"/>
                <w:szCs w:val="28"/>
              </w:rPr>
            </w:pPr>
            <w:r w:rsidRPr="00206FBB">
              <w:rPr>
                <w:rFonts w:ascii="Arial" w:hAnsi="Arial" w:cs="Arial"/>
                <w:sz w:val="28"/>
                <w:szCs w:val="28"/>
              </w:rPr>
              <w:t>Relator(a)</w:t>
            </w:r>
          </w:p>
        </w:tc>
        <w:tc>
          <w:tcPr>
            <w:tcW w:w="447" w:type="dxa"/>
            <w:vAlign w:val="center"/>
          </w:tcPr>
          <w:p w14:paraId="20434CA0" w14:textId="328778B4" w:rsidR="00721C72" w:rsidRPr="009F36E1" w:rsidRDefault="00721C72" w:rsidP="00721C72">
            <w:pPr>
              <w:ind w:right="-11"/>
              <w:rPr>
                <w:rFonts w:ascii="Arial" w:hAnsi="Arial" w:cs="Arial"/>
                <w:sz w:val="28"/>
                <w:szCs w:val="28"/>
              </w:rPr>
            </w:pPr>
            <w:r w:rsidRPr="00206FBB">
              <w:rPr>
                <w:rFonts w:ascii="Arial" w:hAnsi="Arial" w:cs="Arial"/>
                <w:sz w:val="28"/>
                <w:szCs w:val="28"/>
              </w:rPr>
              <w:t>:</w:t>
            </w:r>
          </w:p>
        </w:tc>
        <w:tc>
          <w:tcPr>
            <w:tcW w:w="4590" w:type="dxa"/>
            <w:gridSpan w:val="2"/>
            <w:vAlign w:val="center"/>
          </w:tcPr>
          <w:p w14:paraId="50DF6480" w14:textId="199B0AB2" w:rsidR="00721C72" w:rsidRPr="009F36E1" w:rsidRDefault="00721C72" w:rsidP="00721C72">
            <w:pPr>
              <w:rPr>
                <w:rFonts w:ascii="Arial" w:hAnsi="Arial" w:cs="Arial"/>
                <w:b/>
                <w:sz w:val="28"/>
                <w:szCs w:val="28"/>
              </w:rPr>
            </w:pPr>
            <w:r w:rsidRPr="00206FBB">
              <w:rPr>
                <w:rFonts w:ascii="Arial" w:hAnsi="Arial" w:cs="Arial"/>
                <w:b/>
                <w:bCs/>
                <w:sz w:val="28"/>
                <w:szCs w:val="28"/>
              </w:rPr>
              <w:t>Des. Sérgio Rocha</w:t>
            </w:r>
          </w:p>
        </w:tc>
      </w:tr>
    </w:tbl>
    <w:p w14:paraId="40D9C3B9" w14:textId="77777777" w:rsidR="00721C72" w:rsidRDefault="00721C72" w:rsidP="00721C72">
      <w:pPr>
        <w:spacing w:after="0" w:line="360" w:lineRule="auto"/>
        <w:rPr>
          <w:rFonts w:ascii="Arial" w:hAnsi="Arial" w:cs="Arial"/>
          <w:sz w:val="28"/>
          <w:szCs w:val="28"/>
        </w:rPr>
      </w:pPr>
    </w:p>
    <w:p w14:paraId="7D36628D" w14:textId="77777777" w:rsidR="00721C72" w:rsidRPr="007E1C8C" w:rsidRDefault="00721C72" w:rsidP="00721C72">
      <w:pPr>
        <w:spacing w:after="0" w:line="360" w:lineRule="auto"/>
        <w:jc w:val="left"/>
        <w:rPr>
          <w:rFonts w:ascii="Arial" w:hAnsi="Arial" w:cs="Arial"/>
          <w:b/>
          <w:bCs/>
          <w:sz w:val="28"/>
          <w:szCs w:val="28"/>
        </w:rPr>
        <w:pPrChange w:id="1102" w:author="Assessor GDSXSR" w:date="2026-10-28T02:18:09Z">
          <w:pPr>
            <w:spacing w:after="0" w:line="360" w:lineRule="auto"/>
            <w:jc w:val="center"/>
          </w:pPr>
        </w:pPrChange>
      </w:pPr>
      <w:commentRangeStart w:id="12"/>
      <w:r w:rsidRPr="0C436811">
        <w:rPr>
          <w:rFonts w:ascii="Arial" w:hAnsi="Arial" w:cs="Arial"/>
          <w:b/>
          <w:bCs/>
          <w:sz w:val="28"/>
          <w:szCs w:val="28"/>
        </w:rPr>
        <w:t>EMENTA</w:t>
      </w:r>
      <w:commentRangeEnd w:id="12"/>
      <w:r>
        <w:rPr>
          <w:rStyle w:val="CommentReference"/>
        </w:rPr>
        <w:commentReference w:id="12"/>
      </w:r>
    </w:p>
    <w:p w14:paraId="2A6FACF7" w14:textId="77777777" w:rsidR="00721C72" w:rsidRDefault="00721C72" w:rsidP="00721C72">
      <w:pPr>
        <w:spacing w:after="0" w:line="360" w:lineRule="auto"/>
        <w:jc w:val="both"/>
        <w:rPr>
          <w:rFonts w:ascii="Arial" w:hAnsi="Arial" w:cs="Arial"/>
          <w:sz w:val="28"/>
          <w:szCs w:val="28"/>
        </w:rPr>
      </w:pPr>
    </w:p>
    <w:p w14:paraId="2681C56A" w14:textId="77777777" w:rsidR="00E94B32" w:rsidRPr="00E94B32" w:rsidRDefault="00E94B32" w:rsidP="00E94B32">
      <w:pPr>
        <w:spacing w:after="0" w:line="360" w:lineRule="auto"/>
        <w:jc w:val="both"/>
        <w:rPr>
          <w:rFonts w:ascii="Arial" w:hAnsi="Arial" w:cs="Arial"/>
          <w:sz w:val="28"/>
          <w:szCs w:val="28"/>
        </w:rPr>
      </w:pPr>
      <w:commentRangeStart w:id="2"/>
      <w:r w:rsidRPr="00E94B32">
        <w:rPr>
          <w:rFonts w:ascii="Arial" w:hAnsi="Arial" w:cs="Arial"/>
          <w:sz w:val="28"/>
          <w:szCs w:val="28"/>
        </w:rPr>
        <w:t>AGRAVO DE INSTRUMENTO. PROCESSO CIVIL. AÇÃO INDENIZATÓRIA POR ALEGADA FALHA NA PRESTAÇÃO DE SERVIÇOS DE SAÚDE. HONORÁRIOS PERICIAIS. PERÍCIA MÉDICA EM NEUROCIRURGIA. REDUÇÃO PELO JUÍZO DE ORIGEM DE R$ 18.000,00 PARA R$ 10.000,00. AUSÊNCIA DE EXCESSIVIDADE. CRITÉRIOS DE FIXAÇÃO OBSERVADOS. DESNECESSIDADE DE CONSULTA A OUTROS PERITOS. RECURSO NÃO PROVIDO.</w:t>
      </w:r>
      <w:commentRangeEnd w:id="2"/>
      <w:r>
        <w:rPr>
          <w:rStyle w:val="CommentReference"/>
        </w:rPr>
        <w:commentReference w:id="2"/>
      </w:r>
    </w:p>
    <w:p w14:paraId="5B7F440E" w14:textId="77777777" w:rsidR="00E94B32" w:rsidRPr="00E94B32" w:rsidRDefault="00E94B32" w:rsidP="00E94B32">
      <w:pPr>
        <w:spacing w:after="0" w:line="360" w:lineRule="auto"/>
        <w:jc w:val="both"/>
        <w:rPr>
          <w:rFonts w:ascii="Arial" w:hAnsi="Arial" w:cs="Arial"/>
          <w:b/>
          <w:bCs/>
          <w:sz w:val="28"/>
          <w:szCs w:val="28"/>
        </w:rPr>
      </w:pPr>
      <w:r w:rsidRPr="00E94B32">
        <w:rPr>
          <w:rFonts w:ascii="Arial" w:hAnsi="Arial" w:cs="Arial"/>
          <w:b/>
          <w:bCs/>
          <w:sz w:val="28"/>
          <w:szCs w:val="28"/>
        </w:rPr>
        <w:t>I. Caso em exame</w:t>
      </w:r>
    </w:p>
    <w:p w14:paraId="3C62B10A" w14:textId="5DAD9DEB" w:rsidR="00E94B32" w:rsidRPr="00E94B32" w:rsidRDefault="00E94B32" w:rsidP="00E94B32">
      <w:pPr>
        <w:spacing w:after="0" w:line="360" w:lineRule="auto"/>
        <w:jc w:val="both"/>
        <w:rPr>
          <w:rFonts w:ascii="Arial" w:hAnsi="Arial" w:cs="Arial"/>
          <w:sz w:val="28"/>
          <w:szCs w:val="28"/>
        </w:rPr>
      </w:pPr>
      <w:r>
        <w:rPr>
          <w:rFonts w:ascii="Arial" w:hAnsi="Arial" w:cs="Arial"/>
          <w:sz w:val="28"/>
          <w:szCs w:val="28"/>
        </w:rPr>
        <w:t xml:space="preserve">1. </w:t>
      </w:r>
      <w:r w:rsidRPr="00E94B32">
        <w:rPr>
          <w:rFonts w:ascii="Arial" w:hAnsi="Arial" w:cs="Arial"/>
          <w:sz w:val="28"/>
          <w:szCs w:val="28"/>
        </w:rPr>
        <w:t>Ação indenizatória proposta por pessoa natural contra UNIMED Seguros Saúde S.A. e DMS Serviços Hospitalares Ltda., pleiteando reparação por alegada falha na prestação de serviços de saúde relacionada à realização de procedimento neurocirúrgico.</w:t>
      </w:r>
    </w:p>
    <w:p w14:paraId="312EB250" w14:textId="11557CDA" w:rsidR="00E94B32" w:rsidRPr="00E94B32" w:rsidRDefault="00E94B32" w:rsidP="00E94B32">
      <w:pPr>
        <w:spacing w:after="0" w:line="360" w:lineRule="auto"/>
        <w:jc w:val="both"/>
        <w:rPr>
          <w:rFonts w:ascii="Arial" w:hAnsi="Arial" w:cs="Arial"/>
          <w:sz w:val="28"/>
          <w:szCs w:val="28"/>
        </w:rPr>
      </w:pPr>
      <w:r>
        <w:rPr>
          <w:rFonts w:ascii="Arial" w:hAnsi="Arial" w:cs="Arial"/>
          <w:sz w:val="28"/>
          <w:szCs w:val="28"/>
        </w:rPr>
        <w:t xml:space="preserve">2. </w:t>
      </w:r>
      <w:r w:rsidRPr="00E94B32">
        <w:rPr>
          <w:rFonts w:ascii="Arial" w:hAnsi="Arial" w:cs="Arial"/>
          <w:sz w:val="28"/>
          <w:szCs w:val="28"/>
        </w:rPr>
        <w:t xml:space="preserve">A decisão agravada rejeitou a impugnação aos honorários periciais e fixou a remuneração do perito em R$ 10.000,00, após reduzir o valor inicialmente proposto de R$ 18.000,00, excluindo horas consideradas indevidas da carga horária apresentada pelo </w:t>
      </w:r>
      <w:r w:rsidRPr="00E94B32">
        <w:rPr>
          <w:rFonts w:ascii="Arial" w:hAnsi="Arial" w:cs="Arial"/>
          <w:i/>
          <w:sz w:val="28"/>
          <w:szCs w:val="28"/>
          <w:rPrChange w:id="1002" w:author="Assessor GDSXSR" w:date="2026-10-28T02:18:09Z">
            <w:rPr>
              <w:rFonts w:ascii="Arial" w:hAnsi="Arial" w:cs="Arial"/>
              <w:sz w:val="28"/>
              <w:szCs w:val="28"/>
            </w:rPr>
          </w:rPrChange>
        </w:rPr>
        <w:t xml:space="preserve">expert</w:t>
      </w:r>
      <w:r w:rsidRPr="00E94B32">
        <w:rPr>
          <w:rFonts w:ascii="Arial" w:hAnsi="Arial" w:cs="Arial"/>
          <w:sz w:val="28"/>
          <w:szCs w:val="28"/>
        </w:rPr>
        <w:t xml:space="preserve">.</w:t>
      </w:r>
    </w:p>
    <w:p w14:paraId="677B6D31" w14:textId="2DFBB297" w:rsidR="00E94B32" w:rsidRPr="00E94B32" w:rsidRDefault="00E94B32" w:rsidP="00E94B32">
      <w:pPr>
        <w:spacing w:after="0" w:line="360" w:lineRule="auto"/>
        <w:jc w:val="both"/>
        <w:rPr>
          <w:rFonts w:ascii="Arial" w:hAnsi="Arial" w:cs="Arial"/>
          <w:sz w:val="28"/>
          <w:szCs w:val="28"/>
        </w:rPr>
      </w:pPr>
      <w:r>
        <w:rPr>
          <w:rFonts w:ascii="Arial" w:hAnsi="Arial" w:cs="Arial"/>
          <w:sz w:val="28"/>
          <w:szCs w:val="28"/>
        </w:rPr>
        <w:lastRenderedPageBreak/>
        <w:t xml:space="preserve">3. </w:t>
      </w:r>
      <w:r w:rsidRPr="00E94B32">
        <w:rPr>
          <w:rFonts w:ascii="Arial" w:hAnsi="Arial" w:cs="Arial"/>
          <w:sz w:val="28"/>
          <w:szCs w:val="28"/>
        </w:rPr>
        <w:t>A ré agrava requerendo a redução dos honorários periciais de R$ 10.000,00 para R$ 7.000,00, com restituição ou compensação da diferença já depositada. Subsidiariamente, pede consulta a três peritos cadastrados no Tribunal para apuração de parâmetro objetivo de mercado.</w:t>
      </w:r>
    </w:p>
    <w:p w14:paraId="0518F19B" w14:textId="77777777" w:rsidR="00E94B32" w:rsidRPr="00E94B32" w:rsidRDefault="00E94B32" w:rsidP="00E94B32">
      <w:pPr>
        <w:spacing w:after="0" w:line="360" w:lineRule="auto"/>
        <w:jc w:val="both"/>
        <w:rPr>
          <w:rFonts w:ascii="Arial" w:hAnsi="Arial" w:cs="Arial"/>
          <w:b/>
          <w:bCs/>
          <w:sz w:val="28"/>
          <w:szCs w:val="28"/>
        </w:rPr>
      </w:pPr>
      <w:r w:rsidRPr="00E94B32">
        <w:rPr>
          <w:rFonts w:ascii="Arial" w:hAnsi="Arial" w:cs="Arial"/>
          <w:b/>
          <w:bCs/>
          <w:sz w:val="28"/>
          <w:szCs w:val="28"/>
        </w:rPr>
        <w:t>II. Questão em discussão</w:t>
      </w:r>
    </w:p>
    <w:p w14:paraId="28F98401" w14:textId="1107C6BE" w:rsidR="00E94B32" w:rsidRPr="00E94B32" w:rsidRDefault="00E94B32" w:rsidP="00E94B32">
      <w:pPr>
        <w:spacing w:after="0" w:line="360" w:lineRule="auto"/>
        <w:jc w:val="both"/>
        <w:rPr>
          <w:rFonts w:ascii="Arial" w:hAnsi="Arial" w:cs="Arial"/>
          <w:sz w:val="28"/>
          <w:szCs w:val="28"/>
        </w:rPr>
      </w:pPr>
      <w:r>
        <w:rPr>
          <w:rFonts w:ascii="Arial" w:hAnsi="Arial" w:cs="Arial"/>
          <w:sz w:val="28"/>
          <w:szCs w:val="28"/>
        </w:rPr>
        <w:t xml:space="preserve">4. </w:t>
      </w:r>
      <w:r w:rsidRPr="00E94B32">
        <w:rPr>
          <w:rFonts w:ascii="Arial" w:hAnsi="Arial" w:cs="Arial"/>
          <w:sz w:val="28"/>
          <w:szCs w:val="28"/>
        </w:rPr>
        <w:t>Há duas questões em discussão: (i) saber se os honorários periciais fixados em R$ 10.000,00 revelam excessividade diante da natureza e da complexidade da perícia médica determinada nos autos; e (ii) saber se se impõe a realização de consulta a outros profissionais para aferição de parâmetro de mercado para remuneração do trabalho pericial.</w:t>
      </w:r>
    </w:p>
    <w:p w14:paraId="0749D2CA" w14:textId="77777777" w:rsidR="00E94B32" w:rsidRPr="00E94B32" w:rsidRDefault="00E94B32" w:rsidP="00E94B32">
      <w:pPr>
        <w:spacing w:after="0" w:line="360" w:lineRule="auto"/>
        <w:jc w:val="both"/>
        <w:rPr>
          <w:rFonts w:ascii="Arial" w:hAnsi="Arial" w:cs="Arial"/>
          <w:b/>
          <w:bCs/>
          <w:sz w:val="28"/>
          <w:szCs w:val="28"/>
        </w:rPr>
      </w:pPr>
      <w:r w:rsidRPr="00E94B32">
        <w:rPr>
          <w:rFonts w:ascii="Arial" w:hAnsi="Arial" w:cs="Arial"/>
          <w:b/>
          <w:bCs/>
          <w:sz w:val="28"/>
          <w:szCs w:val="28"/>
        </w:rPr>
        <w:t>III. Razões de decidir</w:t>
      </w:r>
    </w:p>
    <w:p w14:paraId="36283A3E" w14:textId="190310DA" w:rsidR="00E94B32" w:rsidRPr="00E94B32" w:rsidRDefault="00E94B32" w:rsidP="00E94B32">
      <w:pPr>
        <w:spacing w:after="0" w:line="360" w:lineRule="auto"/>
        <w:jc w:val="both"/>
        <w:rPr>
          <w:rFonts w:ascii="Arial" w:hAnsi="Arial" w:cs="Arial"/>
          <w:sz w:val="28"/>
          <w:szCs w:val="28"/>
        </w:rPr>
      </w:pPr>
      <w:commentRangeStart w:id="3"/>
      <w:r>
        <w:rPr>
          <w:rFonts w:ascii="Arial" w:hAnsi="Arial" w:cs="Arial"/>
          <w:sz w:val="28"/>
          <w:szCs w:val="28"/>
        </w:rPr>
        <w:t xml:space="preserve">5. </w:t>
      </w:r>
      <w:del w:id="1003" w:author="Assessor GDSXSR" w:date="2026-10-28T02:18:09Z">
        <w:r>
          <w:rPr>
            <w:rFonts w:ascii="Arial" w:hAnsi="Arial" w:cs="Arial"/>
            <w:sz w:val="28"/>
            <w:szCs w:val="28"/>
          </w:rPr>
          <w:delText xml:space="preserve">A fixação dos</w:delText>
        </w:r>
      </w:del>
      <w:ins w:id="1004" w:author="Assessor GDSXSR" w:date="2026-10-28T02:18:09Z">
        <w:r>
          <w:rPr>
            <w:rFonts w:ascii="Arial" w:hAnsi="Arial" w:cs="Arial"/>
            <w:color w:val="808080"/>
            <w:sz w:val="28"/>
            <w:szCs w:val="28"/>
          </w:rPr>
          <w:t xml:space="preserve">Os</w:t>
        </w:r>
      </w:ins>
      <w:r>
        <w:rPr>
          <w:rFonts w:ascii="Arial" w:hAnsi="Arial" w:cs="Arial"/>
          <w:sz w:val="28"/>
          <w:szCs w:val="28"/>
        </w:rPr>
        <w:t xml:space="preserve"> honorários periciais </w:t>
      </w:r>
      <w:del w:id="1005" w:author="Assessor GDSXSR" w:date="2026-10-28T02:18:09Z">
        <w:r>
          <w:rPr>
            <w:rFonts w:ascii="Arial" w:hAnsi="Arial" w:cs="Arial"/>
            <w:sz w:val="28"/>
            <w:szCs w:val="28"/>
          </w:rPr>
          <w:delText xml:space="preserve">insere-se</w:delText>
        </w:r>
      </w:del>
      <w:ins w:id="1006" w:author="Assessor GDSXSR" w:date="2026-10-28T02:18:09Z">
        <w:r>
          <w:rPr>
            <w:rFonts w:ascii="Arial" w:hAnsi="Arial" w:cs="Arial"/>
            <w:color w:val="808080"/>
            <w:sz w:val="28"/>
            <w:szCs w:val="28"/>
          </w:rPr>
          <w:t xml:space="preserve">são</w:t>
        </w:r>
      </w:ins>
      <w:r>
        <w:rPr>
          <w:rFonts w:ascii="Arial" w:hAnsi="Arial" w:cs="Arial"/>
          <w:sz w:val="28"/>
          <w:szCs w:val="28"/>
        </w:rPr>
        <w:t xml:space="preserve"> </w:t>
      </w:r>
      <w:del w:id="1007" w:author="Assessor GDSXSR" w:date="2026-10-28T02:18:09Z">
        <w:r>
          <w:rPr>
            <w:rFonts w:ascii="Arial" w:hAnsi="Arial" w:cs="Arial"/>
            <w:sz w:val="28"/>
            <w:szCs w:val="28"/>
          </w:rPr>
          <w:delText xml:space="preserve">no</w:delText>
        </w:r>
      </w:del>
      <w:ins w:id="1008" w:author="Assessor GDSXSR" w:date="2026-10-28T02:18:09Z">
        <w:r>
          <w:rPr>
            <w:rFonts w:ascii="Arial" w:hAnsi="Arial" w:cs="Arial"/>
            <w:color w:val="808080"/>
            <w:sz w:val="28"/>
            <w:szCs w:val="28"/>
          </w:rPr>
          <w:t xml:space="preserve">arbitrados</w:t>
        </w:r>
      </w:ins>
      <w:r>
        <w:rPr>
          <w:rFonts w:ascii="Arial" w:hAnsi="Arial" w:cs="Arial"/>
          <w:sz w:val="28"/>
          <w:szCs w:val="28"/>
        </w:rPr>
        <w:t xml:space="preserve"> </w:t>
      </w:r>
      <w:del w:id="1009" w:author="Assessor GDSXSR" w:date="2026-10-28T02:18:09Z">
        <w:r>
          <w:rPr>
            <w:rFonts w:ascii="Arial" w:hAnsi="Arial" w:cs="Arial"/>
            <w:sz w:val="28"/>
            <w:szCs w:val="28"/>
          </w:rPr>
          <w:delText xml:space="preserve">poder discricionário técnico do magistrado, observadas as peculiaridades do caso concreto, o grau de especialização exigido,</w:delText>
        </w:r>
      </w:del>
      <w:ins w:id="1010" w:author="Assessor GDSXSR" w:date="2026-10-28T02:18:09Z">
        <w:r>
          <w:rPr>
            <w:rFonts w:ascii="Arial" w:hAnsi="Arial" w:cs="Arial"/>
            <w:color w:val="808080"/>
            <w:sz w:val="28"/>
            <w:szCs w:val="28"/>
          </w:rPr>
          <w:t xml:space="preserve">conforme</w:t>
        </w:r>
      </w:ins>
      <w:r>
        <w:rPr>
          <w:rFonts w:ascii="Arial" w:hAnsi="Arial" w:cs="Arial"/>
          <w:sz w:val="28"/>
          <w:szCs w:val="28"/>
        </w:rPr>
        <w:t xml:space="preserve"> a complexidade da matéria</w:t>
      </w:r>
      <w:ins w:id="1011" w:author="Assessor GDSXSR" w:date="2026-10-28T02:18:09Z">
        <w:r>
          <w:rPr>
            <w:rFonts w:ascii="Arial" w:hAnsi="Arial" w:cs="Arial"/>
            <w:color w:val="808080"/>
            <w:sz w:val="28"/>
            <w:szCs w:val="28"/>
          </w:rPr>
          <w:t xml:space="preserve">,</w:t>
        </w:r>
      </w:ins>
      <w:r>
        <w:rPr>
          <w:rFonts w:ascii="Arial" w:hAnsi="Arial" w:cs="Arial"/>
          <w:sz w:val="28"/>
          <w:szCs w:val="28"/>
        </w:rPr>
        <w:t xml:space="preserve"> </w:t>
      </w:r>
      <w:del w:id="1012" w:author="Assessor GDSXSR" w:date="2026-10-28T02:18:09Z">
        <w:r>
          <w:rPr>
            <w:rFonts w:ascii="Arial" w:hAnsi="Arial" w:cs="Arial"/>
            <w:sz w:val="28"/>
            <w:szCs w:val="28"/>
          </w:rPr>
          <w:delText xml:space="preserve">examinada</w:delText>
        </w:r>
      </w:del>
      <w:ins w:id="1013" w:author="Assessor GDSXSR" w:date="2026-10-28T02:18:09Z">
        <w:r>
          <w:rPr>
            <w:rFonts w:ascii="Arial" w:hAnsi="Arial" w:cs="Arial"/>
            <w:color w:val="808080"/>
            <w:sz w:val="28"/>
            <w:szCs w:val="28"/>
          </w:rPr>
          <w:t xml:space="preserve">a especialização exigida</w:t>
        </w:r>
      </w:ins>
      <w:r>
        <w:rPr>
          <w:rFonts w:ascii="Arial" w:hAnsi="Arial" w:cs="Arial"/>
          <w:sz w:val="28"/>
          <w:szCs w:val="28"/>
        </w:rPr>
        <w:t xml:space="preserve"> e </w:t>
      </w:r>
      <w:del w:id="1014" w:author="Assessor GDSXSR" w:date="2026-10-28T02:18:09Z">
        <w:r>
          <w:rPr>
            <w:rFonts w:ascii="Arial" w:hAnsi="Arial" w:cs="Arial"/>
            <w:sz w:val="28"/>
            <w:szCs w:val="28"/>
          </w:rPr>
          <w:delText xml:space="preserve">a</w:delText>
        </w:r>
      </w:del>
      <w:ins w:id="1015" w:author="Assessor GDSXSR" w:date="2026-10-28T02:18:09Z">
        <w:r>
          <w:rPr>
            <w:rFonts w:ascii="Arial" w:hAnsi="Arial" w:cs="Arial"/>
            <w:color w:val="808080"/>
            <w:sz w:val="28"/>
            <w:szCs w:val="28"/>
          </w:rPr>
          <w:t xml:space="preserve">o</w:t>
        </w:r>
      </w:ins>
      <w:r>
        <w:rPr>
          <w:rFonts w:ascii="Arial" w:hAnsi="Arial" w:cs="Arial"/>
          <w:sz w:val="28"/>
          <w:szCs w:val="28"/>
        </w:rPr>
        <w:t xml:space="preserve"> </w:t>
      </w:r>
      <w:del w:id="1016" w:author="Assessor GDSXSR" w:date="2026-10-28T02:18:09Z">
        <w:r>
          <w:rPr>
            <w:rFonts w:ascii="Arial" w:hAnsi="Arial" w:cs="Arial"/>
            <w:sz w:val="28"/>
            <w:szCs w:val="28"/>
          </w:rPr>
          <w:delText xml:space="preserve">extensão</w:delText>
        </w:r>
      </w:del>
      <w:ins w:id="1017" w:author="Assessor GDSXSR" w:date="2026-10-28T02:18:09Z">
        <w:r>
          <w:rPr>
            <w:rFonts w:ascii="Arial" w:hAnsi="Arial" w:cs="Arial"/>
            <w:color w:val="808080"/>
            <w:sz w:val="28"/>
            <w:szCs w:val="28"/>
          </w:rPr>
          <w:t xml:space="preserve">número</w:t>
        </w:r>
      </w:ins>
      <w:r>
        <w:rPr>
          <w:rFonts w:ascii="Arial" w:hAnsi="Arial" w:cs="Arial"/>
          <w:sz w:val="28"/>
          <w:szCs w:val="28"/>
        </w:rPr>
        <w:t xml:space="preserve"> </w:t>
      </w:r>
      <w:del w:id="1018" w:author="Assessor GDSXSR" w:date="2026-10-28T02:18:09Z">
        <w:r>
          <w:rPr>
            <w:rFonts w:ascii="Arial" w:hAnsi="Arial" w:cs="Arial"/>
            <w:sz w:val="28"/>
            <w:szCs w:val="28"/>
          </w:rPr>
          <w:delText xml:space="preserve">do</w:delText>
        </w:r>
      </w:del>
      <w:ins w:id="1019" w:author="Assessor GDSXSR" w:date="2026-10-28T02:18:09Z">
        <w:r>
          <w:rPr>
            <w:rFonts w:ascii="Arial" w:hAnsi="Arial" w:cs="Arial"/>
            <w:color w:val="808080"/>
            <w:sz w:val="28"/>
            <w:szCs w:val="28"/>
          </w:rPr>
          <w:t xml:space="preserve">de</w:t>
        </w:r>
      </w:ins>
      <w:r>
        <w:rPr>
          <w:rFonts w:ascii="Arial" w:hAnsi="Arial" w:cs="Arial"/>
          <w:sz w:val="28"/>
          <w:szCs w:val="28"/>
        </w:rPr>
        <w:t xml:space="preserve"> </w:t>
      </w:r>
      <w:del w:id="1020" w:author="Assessor GDSXSR" w:date="2026-10-28T02:18:09Z">
        <w:r>
          <w:rPr>
            <w:rFonts w:ascii="Arial" w:hAnsi="Arial" w:cs="Arial"/>
            <w:sz w:val="28"/>
            <w:szCs w:val="28"/>
          </w:rPr>
          <w:delText xml:space="preserve">trabalho</w:delText>
        </w:r>
      </w:del>
      <w:ins w:id="1021" w:author="Assessor GDSXSR" w:date="2026-10-28T02:18:09Z">
        <w:r>
          <w:rPr>
            <w:rFonts w:ascii="Arial" w:hAnsi="Arial" w:cs="Arial"/>
            <w:color w:val="808080"/>
            <w:sz w:val="28"/>
            <w:szCs w:val="28"/>
          </w:rPr>
          <w:t xml:space="preserve">quesitos</w:t>
        </w:r>
      </w:ins>
      <w:r>
        <w:rPr>
          <w:rFonts w:ascii="Arial" w:hAnsi="Arial" w:cs="Arial"/>
          <w:sz w:val="28"/>
          <w:szCs w:val="28"/>
        </w:rPr>
        <w:t xml:space="preserve"> </w:t>
      </w:r>
      <w:del w:id="1022" w:author="Assessor GDSXSR" w:date="2026-10-28T02:18:09Z">
        <w:r>
          <w:rPr>
            <w:rFonts w:ascii="Arial" w:hAnsi="Arial" w:cs="Arial"/>
            <w:sz w:val="28"/>
            <w:szCs w:val="28"/>
          </w:rPr>
          <w:delText xml:space="preserve">a ser desenvolvido</w:delText>
        </w:r>
      </w:del>
      <w:ins w:id="1023" w:author="Assessor GDSXSR" w:date="2026-10-28T02:18:09Z">
        <w:r>
          <w:rPr>
            <w:rFonts w:ascii="Arial" w:hAnsi="Arial" w:cs="Arial"/>
            <w:color w:val="808080"/>
            <w:sz w:val="28"/>
            <w:szCs w:val="28"/>
          </w:rPr>
          <w:t xml:space="preserve">apresentados</w:t>
        </w:r>
      </w:ins>
      <w:r>
        <w:rPr>
          <w:rFonts w:ascii="Arial" w:hAnsi="Arial" w:cs="Arial"/>
          <w:sz w:val="28"/>
          <w:szCs w:val="28"/>
        </w:rPr>
        <w:t xml:space="preserve">.</w:t>
      </w:r>
      <w:commentRangeEnd w:id="3"/>
      <w:r>
        <w:rPr>
          <w:rStyle w:val="CommentReference"/>
        </w:rPr>
        <w:commentReference w:id="3"/>
      </w:r>
    </w:p>
    <w:p w14:paraId="404F3277" w14:textId="075ABE20" w:rsidR="00E94B32" w:rsidRPr="00E94B32" w:rsidRDefault="00E94B32" w:rsidP="00E94B32">
      <w:pPr>
        <w:spacing w:after="0" w:line="360" w:lineRule="auto"/>
        <w:jc w:val="both"/>
        <w:rPr>
          <w:rFonts w:ascii="Arial" w:hAnsi="Arial" w:cs="Arial"/>
          <w:sz w:val="28"/>
          <w:szCs w:val="28"/>
        </w:rPr>
      </w:pPr>
      <w:r>
        <w:rPr>
          <w:rFonts w:ascii="Arial" w:hAnsi="Arial" w:cs="Arial"/>
          <w:sz w:val="28"/>
          <w:szCs w:val="28"/>
        </w:rPr>
        <w:t xml:space="preserve">6. </w:t>
      </w:r>
      <w:r w:rsidRPr="00E94B32">
        <w:rPr>
          <w:rFonts w:ascii="Arial" w:hAnsi="Arial" w:cs="Arial"/>
          <w:sz w:val="28"/>
          <w:szCs w:val="28"/>
        </w:rPr>
        <w:t>A perícia tem por objeto a análise da indicação e da execução de clipagem microcirúrgica de aneurisma cerebral paraclinoide e do alegado déficit visual pós-operatório, matéria de elevada complexidade técnica, inserida em área médica especializada de neurocirurgia, circunstância compatível com honorários superiores aos usualmente arbitrados em perícias menos complexas.</w:t>
      </w:r>
    </w:p>
    <w:p>
      <w:pPr>
        <w:spacing w:after="0" w:line="360" w:lineRule="auto"/>
        <w:jc w:val="both"/>
        <w:rPr>
          <w:ins w:id="1030" w:author="Assessor GDSXSR" w:date="2026-10-28T02:18:09Z"/>
        </w:rPr>
      </w:pPr>
      <w:r>
        <w:rPr>
          <w:rFonts w:ascii="Arial" w:hAnsi="Arial" w:cs="Arial"/>
          <w:sz w:val="28"/>
          <w:szCs w:val="28"/>
        </w:rPr>
        <w:t xml:space="preserve">7. </w:t>
      </w:r>
      <w:r>
        <w:rPr>
          <w:rFonts w:ascii="Arial" w:hAnsi="Arial" w:cs="Arial"/>
          <w:sz w:val="28"/>
          <w:szCs w:val="28"/>
        </w:rPr>
        <w:t xml:space="preserve">O Juízo de origem examinou as impugnações apresentadas pela agravante, excluiu atividades consideradas não remuneráveis ou já contempladas em etapa posterior da perícia</w:t>
      </w:r>
      <w:del w:id="1024" w:author="Assessor GDSXSR" w:date="2026-10-28T02:18:09Z">
        <w:r>
          <w:rPr>
            <w:rFonts w:ascii="Arial" w:hAnsi="Arial" w:cs="Arial"/>
            <w:sz w:val="28"/>
            <w:szCs w:val="28"/>
          </w:rPr>
          <w:delText xml:space="preserve">,</w:delText>
        </w:r>
      </w:del>
      <w:r>
        <w:rPr>
          <w:rFonts w:ascii="Arial" w:hAnsi="Arial" w:cs="Arial"/>
          <w:sz w:val="28"/>
          <w:szCs w:val="28"/>
        </w:rPr>
        <w:t xml:space="preserve"> </w:t>
      </w:r>
      <w:del w:id="1025" w:author="Assessor GDSXSR" w:date="2026-10-28T02:18:09Z">
        <w:r>
          <w:rPr>
            <w:rFonts w:ascii="Arial" w:hAnsi="Arial" w:cs="Arial"/>
            <w:sz w:val="28"/>
            <w:szCs w:val="28"/>
          </w:rPr>
          <w:delText xml:space="preserve">reduzindo</w:delText>
        </w:r>
      </w:del>
      <w:ins w:id="1026" w:author="Assessor GDSXSR" w:date="2026-10-28T02:18:09Z">
        <w:r>
          <w:rPr>
            <w:rFonts w:ascii="Arial" w:hAnsi="Arial" w:cs="Arial"/>
            <w:color w:val="808080"/>
            <w:sz w:val="28"/>
            <w:szCs w:val="28"/>
          </w:rPr>
          <w:t xml:space="preserve">e reduziu</w:t>
        </w:r>
      </w:ins>
      <w:r>
        <w:rPr>
          <w:rFonts w:ascii="Arial" w:hAnsi="Arial" w:cs="Arial"/>
          <w:sz w:val="28"/>
          <w:szCs w:val="28"/>
        </w:rPr>
        <w:t xml:space="preserve"> os honorários de R$ 18.000,00 para R$ 10.000,00</w:t>
      </w:r>
      <w:ins w:id="1027" w:author="Assessor GDSXSR" w:date="2026-10-28T02:18:09Z">
        <w:r>
          <w:rPr>
            <w:rFonts w:ascii="Arial" w:hAnsi="Arial" w:cs="Arial"/>
            <w:color w:val="808080"/>
            <w:sz w:val="28"/>
            <w:szCs w:val="28"/>
          </w:rPr>
          <w:t xml:space="preserve">.</w:t>
        </w:r>
      </w:ins>
    </w:p>
    <w:p>
      <w:pPr>
        <w:spacing w:after="0" w:line="360" w:lineRule="auto"/>
        <w:jc w:val="both"/>
        <w:rPr>
          <w:ins w:id="1031" w:author="Assessor GDSXSR" w:date="2026-10-28T02:18:09Z"/>
        </w:rPr>
      </w:pPr>
      <w:ins w:id="1028" w:author="Assessor GDSXSR" w:date="2026-10-28T02:18:09Z">
        <w:r>
          <w:rPr>
            <w:rFonts w:ascii="Arial" w:hAnsi="Arial" w:cs="Arial"/>
            <w:color w:val="808080"/>
            <w:sz w:val="28"/>
            <w:szCs w:val="28"/>
          </w:rPr>
          <w:t xml:space="preserve">8</w:t>
        </w:r>
      </w:ins>
      <w:r>
        <w:rPr>
          <w:rFonts w:ascii="Arial" w:hAnsi="Arial" w:cs="Arial"/>
          <w:sz w:val="28"/>
          <w:szCs w:val="28"/>
        </w:rPr>
        <w:t xml:space="preserve">. A mera alegação de ausência de critério aritmético detalhado, bem como a</w:t>
      </w:r>
      <w:r>
        <w:rPr>
          <w:rFonts w:ascii="Arial" w:hAnsi="Arial" w:cs="Arial"/>
          <w:sz w:val="28"/>
          <w:szCs w:val="28"/>
        </w:rPr>
        <w:t xml:space="preserve"> </w:t>
      </w:r>
      <w:r>
        <w:rPr>
          <w:rFonts w:ascii="Arial" w:hAnsi="Arial" w:cs="Arial"/>
          <w:sz w:val="28"/>
          <w:szCs w:val="28"/>
        </w:rPr>
        <w:t xml:space="preserve">indicação de perícia diversa remunerada em R$ 4.000,00, não demonstram, por si sós, excesso ou irrazoabilidade do valor fixado.</w:t>
      </w:r>
    </w:p>
    <w:p w14:paraId="394FE62F" w14:textId="614FA539" w:rsidR="00E94B32" w:rsidRPr="00E94B32" w:rsidRDefault="00105FB2" w:rsidP="00E94B32">
      <w:pPr>
        <w:spacing w:after="0" w:line="360" w:lineRule="auto"/>
        <w:jc w:val="both"/>
        <w:rPr>
          <w:rFonts w:ascii="Arial" w:hAnsi="Arial" w:cs="Arial"/>
          <w:sz w:val="28"/>
          <w:szCs w:val="28"/>
        </w:rPr>
      </w:pPr>
      <w:ins w:id="1029" w:author="Assessor GDSXSR" w:date="2026-10-28T02:18:09Z">
        <w:r>
          <w:rPr>
            <w:rFonts w:ascii="Arial" w:hAnsi="Arial" w:cs="Arial"/>
            <w:color w:val="808080"/>
            <w:sz w:val="28"/>
            <w:szCs w:val="28"/>
          </w:rPr>
          <w:t xml:space="preserve">9.</w:t>
        </w:r>
      </w:ins>
      <w:commentRangeStart w:id="4"/>
      <w:r>
        <w:rPr>
          <w:rFonts w:ascii="Arial" w:hAnsi="Arial" w:cs="Arial"/>
          <w:sz w:val="28"/>
          <w:szCs w:val="28"/>
        </w:rPr>
        <w:t xml:space="preserve"> Inexistindo elementos concretos capazes de infirmar o arbitramento realizado, dispensa-se a consulta a outros profissionais para formação de parâmetro comparativo.</w:t>
      </w:r>
      <w:commentRangeEnd w:id="4"/>
      <w:r>
        <w:rPr>
          <w:rStyle w:val="CommentReference"/>
        </w:rPr>
        <w:commentReference w:id="4"/>
      </w:r>
    </w:p>
    <w:p w14:paraId="493E6294" w14:textId="77777777" w:rsidR="00E94B32" w:rsidRPr="00105FB2" w:rsidRDefault="00E94B32" w:rsidP="00E94B32">
      <w:pPr>
        <w:spacing w:after="0" w:line="360" w:lineRule="auto"/>
        <w:jc w:val="both"/>
        <w:rPr>
          <w:rFonts w:ascii="Arial" w:hAnsi="Arial" w:cs="Arial"/>
          <w:b/>
          <w:bCs/>
          <w:sz w:val="28"/>
          <w:szCs w:val="28"/>
        </w:rPr>
      </w:pPr>
      <w:r w:rsidRPr="00105FB2">
        <w:rPr>
          <w:rFonts w:ascii="Arial" w:hAnsi="Arial" w:cs="Arial"/>
          <w:b/>
          <w:bCs/>
          <w:sz w:val="28"/>
          <w:szCs w:val="28"/>
        </w:rPr>
        <w:t>IV. Dispositivo</w:t>
      </w:r>
    </w:p>
    <w:p w14:paraId="7958A8DF" w14:textId="69175B02" w:rsidR="00E94B32" w:rsidRPr="00E94B32" w:rsidRDefault="00105FB2" w:rsidP="00E94B32">
      <w:pPr>
        <w:spacing w:after="0" w:line="360" w:lineRule="auto"/>
        <w:jc w:val="both"/>
        <w:rPr>
          <w:rFonts w:ascii="Arial" w:hAnsi="Arial" w:cs="Arial"/>
          <w:sz w:val="28"/>
          <w:szCs w:val="28"/>
        </w:rPr>
      </w:pPr>
      <w:del w:id="1032" w:author="Assessor GDSXSR" w:date="2026-10-28T02:18:09Z">
        <w:r>
          <w:rPr>
            <w:rFonts w:ascii="Arial" w:hAnsi="Arial" w:cs="Arial"/>
            <w:sz w:val="28"/>
            <w:szCs w:val="28"/>
          </w:rPr>
          <w:delText xml:space="preserve">8</w:delText>
        </w:r>
      </w:del>
      <w:ins w:id="1033" w:author="Assessor GDSXSR" w:date="2026-10-28T02:18:09Z">
        <w:r>
          <w:rPr>
            <w:rFonts w:ascii="Arial" w:hAnsi="Arial" w:cs="Arial"/>
            <w:color w:val="808080"/>
            <w:sz w:val="28"/>
            <w:szCs w:val="28"/>
          </w:rPr>
          <w:t xml:space="preserve">10</w:t>
        </w:r>
      </w:ins>
      <w:r>
        <w:rPr>
          <w:rFonts w:ascii="Arial" w:hAnsi="Arial" w:cs="Arial"/>
          <w:sz w:val="28"/>
          <w:szCs w:val="28"/>
        </w:rPr>
        <w:t xml:space="preserve">. </w:t>
      </w:r>
      <w:r>
        <w:rPr>
          <w:rFonts w:ascii="Arial" w:hAnsi="Arial" w:cs="Arial"/>
          <w:sz w:val="28"/>
          <w:szCs w:val="28"/>
        </w:rPr>
        <w:t xml:space="preserve">Negou-se provimento ao agravo de instrumento da ré.</w:t>
      </w:r>
    </w:p>
    <w:p w14:paraId="23850D39" w14:textId="39819B61" w:rsidR="00E94B32" w:rsidRDefault="00E94B32" w:rsidP="00E94B32">
      <w:pPr>
        <w:spacing w:after="0" w:line="360" w:lineRule="auto"/>
        <w:jc w:val="both"/>
        <w:rPr>
          <w:rFonts w:ascii="Arial" w:hAnsi="Arial" w:cs="Arial"/>
          <w:sz w:val="28"/>
          <w:szCs w:val="28"/>
        </w:rPr>
      </w:pPr>
      <w:r>
        <w:rPr>
          <w:rFonts w:ascii="Arial" w:hAnsi="Arial" w:cs="Arial"/>
          <w:sz w:val="28"/>
          <w:szCs w:val="28"/>
        </w:rPr>
        <w:t>_____</w:t>
      </w:r>
    </w:p>
    <w:p w14:paraId="29D7BF2B" w14:textId="70B32450" w:rsidR="00E94B32" w:rsidRDefault="00E94B32" w:rsidP="00E94B32">
      <w:pPr>
        <w:spacing w:after="0" w:line="360" w:lineRule="auto"/>
        <w:jc w:val="both"/>
        <w:rPr>
          <w:rFonts w:ascii="Arial" w:hAnsi="Arial" w:cs="Arial"/>
          <w:sz w:val="28"/>
          <w:szCs w:val="28"/>
        </w:rPr>
      </w:pPr>
      <w:commentRangeStart w:id="5"/>
      <w:r w:rsidRPr="00E94B32">
        <w:rPr>
          <w:rFonts w:ascii="Arial" w:hAnsi="Arial" w:cs="Arial"/>
          <w:i/>
          <w:sz w:val="28"/>
          <w:szCs w:val="28"/>
          <w:rPrChange w:id="1103" w:author="Assessor GDSXSR" w:date="2026-10-28T02:18:09Z">
            <w:rPr>
              <w:rFonts w:ascii="Arial" w:hAnsi="Arial" w:cs="Arial"/>
              <w:sz w:val="28"/>
              <w:szCs w:val="28"/>
            </w:rPr>
          </w:rPrChange>
        </w:rPr>
        <w:t xml:space="preserve">Dispositivos relevantes citados:</w:t>
      </w:r>
      <w:r w:rsidRPr="00E94B32">
        <w:rPr>
          <w:rFonts w:ascii="Arial" w:hAnsi="Arial" w:cs="Arial"/>
          <w:sz w:val="28"/>
          <w:szCs w:val="28"/>
        </w:rPr>
        <w:t xml:space="preserve"> CPC, art. 465, § 4º; Resolução CNJ nº 232/2016.</w:t>
      </w:r>
      <w:commentRangeEnd w:id="5"/>
      <w:r>
        <w:rPr>
          <w:rStyle w:val="CommentReference"/>
        </w:rPr>
        <w:commentReference w:id="5"/>
      </w:r>
    </w:p>
    <w:p w14:paraId="6F82CF5E" w14:textId="77777777" w:rsidR="00E94B32" w:rsidRDefault="00E94B32" w:rsidP="00272585">
      <w:pPr>
        <w:spacing w:after="0" w:line="360" w:lineRule="auto"/>
        <w:jc w:val="both"/>
        <w:rPr>
          <w:rFonts w:ascii="Arial" w:hAnsi="Arial" w:cs="Arial"/>
          <w:color w:val="FF0000"/>
          <w:sz w:val="28"/>
          <w:szCs w:val="28"/>
        </w:rPr>
      </w:pPr>
    </w:p>
    <w:p w14:paraId="0883AD0D" w14:textId="77777777" w:rsidR="00E94B32" w:rsidRDefault="00E94B32" w:rsidP="00272585">
      <w:pPr>
        <w:spacing w:after="0" w:line="360" w:lineRule="auto"/>
        <w:jc w:val="both"/>
        <w:rPr>
          <w:rFonts w:ascii="Arial" w:hAnsi="Arial" w:cs="Arial"/>
          <w:color w:val="FF0000"/>
          <w:sz w:val="28"/>
          <w:szCs w:val="28"/>
        </w:rPr>
      </w:pPr>
    </w:p>
    <w:p w14:paraId="17AD5C1B" w14:textId="77777777" w:rsidR="00E94B32" w:rsidRDefault="00E94B32" w:rsidP="00272585">
      <w:pPr>
        <w:spacing w:after="0" w:line="360" w:lineRule="auto"/>
        <w:jc w:val="both"/>
        <w:rPr>
          <w:rFonts w:ascii="Arial" w:hAnsi="Arial" w:cs="Arial"/>
          <w:color w:val="FF0000"/>
          <w:sz w:val="28"/>
          <w:szCs w:val="28"/>
        </w:rPr>
      </w:pPr>
    </w:p>
    <w:p w14:paraId="4102979F" w14:textId="3E92900F"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RESUMO DO AGRAVO DE INSTRUMENTO</w:t>
      </w:r>
    </w:p>
    <w:p w14:paraId="1B7F8169"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I. RAZÕES RECURSAIS</w:t>
      </w:r>
    </w:p>
    <w:p w14:paraId="05945A09"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Cabimento do agravo de instrumento e taxatividade mitigada do art. 1.015 do CPC</w:t>
      </w:r>
    </w:p>
    <w:p w14:paraId="274ECA49"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Sustenta o cabimento do agravo de instrumento com fundamento na tese firmada pelo STJ no Tema 988, afirmando que a discussão sobre honorários periciais possui urgência decorrente da inutilidade do exame apenas em apelação, pois a agravante seria compelida a pagar valor considerado exorbitante ou, caso não o fizesse, perderia o direito à produção da prova pericial indispensável à sua defesa.</w:t>
      </w:r>
    </w:p>
    <w:p w14:paraId="14B32325"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Ausência de preclusão lógica e preservação do direito recursal</w:t>
      </w:r>
    </w:p>
    <w:p w14:paraId="37580700"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 xml:space="preserve"> 2. Alega que o depósito dos honorários periciais não configura concordância com o valor arbitrado nem renúncia ao direito de recorrer, pois o recolhimento decorreu de imposição judicial expressa, sob pena de inviabilização da perícia médica. Defende que não houve ato incompatível com a intenção de recorrer, nos termos do art. 1.000 do CPC, destacando que impugnou o valor arbitrado em duas oportunidades antes de efetuar o pagamento.</w:t>
      </w:r>
    </w:p>
    <w:p w14:paraId="47116C8E"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Falta de fundamentação analítica da decisão agravada</w:t>
      </w:r>
    </w:p>
    <w:p w14:paraId="027E7076"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 xml:space="preserve"> 3. Argumenta que a decisão, embora tenha reconhecido a inadequação de 10 horas da carga horária originalmente proposta pelo perito, reduzindo-a de 42 para 32 horas, não explicitou os critérios objetivos utilizados para fixar os honorários em R$ 10.000,00, em afronta ao art. 489, §1º, II e IV, do CPC.</w:t>
      </w:r>
    </w:p>
    <w:p w14:paraId="47AD0F6C"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Omissão quanto a pedido subsidiário relevante</w:t>
      </w:r>
    </w:p>
    <w:p w14:paraId="553570B0"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 xml:space="preserve"> 4. Sustenta que a decisão deixou de apreciar o pedido subsidiário para consulta a outros peritos cadastrados na especialidade de neurocirurgia, a fim de apurar parâmetro objetivo de mercado para o arbitramento dos honorários, incorrendo em omissão sobre argumento potencialmente apto a modificar a conclusão adotada.</w:t>
      </w:r>
    </w:p>
    <w:p w14:paraId="7E30E13B"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Persistência da desproporcionalidade dos honorários periciais</w:t>
      </w:r>
    </w:p>
    <w:p w14:paraId="343D97B6"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 xml:space="preserve"> 5. Afirma que, mesmo após a exclusão das horas indevidamente computadas, o valor arbitrado permanece excessivo e dissociado dos parâmetros de mercado apresentados pela agravante, os quais indicariam remuneração média aproximada de R$ 4.000,00 para perícias semelhantes.</w:t>
      </w:r>
    </w:p>
    <w:p w14:paraId="39F1DD96"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Sobreposição de atividades na composição da carga horária pericial</w:t>
      </w:r>
    </w:p>
    <w:p w14:paraId="0ECE8D60"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 xml:space="preserve"> 6. Defende que subsiste vício na planilha apresentada pelo perito, em razão da sobreposição entre atividades de exame documental, revisão bibliográfica, resposta aos quesitos e elaboração do laudo, sem demonstração objetiva da efetiva necessidade das 32 horas remanescentes.</w:t>
      </w:r>
    </w:p>
    <w:p w14:paraId="25125319"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Necessidade de apuração objetiva do valor de mercado</w:t>
      </w:r>
    </w:p>
    <w:p w14:paraId="4B0ABAE7"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 xml:space="preserve"> 7. Subsidiariamente, requer que, não sendo possível a redução imediata do valor, seja determinada a consulta a três peritos neurocirurgiões cadastrados no Tribunal para obtenção de parâmetro médio de mercado apto a embasar o arbitramento dos honorários.</w:t>
      </w:r>
    </w:p>
    <w:p w14:paraId="75B0FB11"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Pedido de efeito suspensivo parcial</w:t>
      </w:r>
    </w:p>
    <w:p w14:paraId="219CC280"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 xml:space="preserve"> 8. Sustenta a presença da probabilidade do direito e do perigo de dano, argumentando que o levantamento de metade dos honorários pelo perito antes do julgamento do recurso poderá dificultar a restituição da quantia eventualmente reconhecida como indevida. Requer, por isso, a retenção judicial da diferença de R$ 3.000,00, permitindo o levantamento apenas da parcela incontroversa de R$ 7.000,00.</w:t>
      </w:r>
    </w:p>
    <w:p w14:paraId="15DE5DC7"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II. PEDIDO</w:t>
      </w:r>
    </w:p>
    <w:p w14:paraId="0EC05464"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Requer o provimento do agravo de instrumento para reformar a decisão agravada, reduzindo os honorários periciais de R$ 10.000,00 para R$ 7.000,00, com restituição ou compensação da diferença de R$ 3.000,00 já depositada.</w:t>
      </w:r>
    </w:p>
    <w:p w14:paraId="0372438B"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Subsidiariamente, requer a realização de consulta a três peritos neurocirurgiões cadastrados no Tribunal para apuração de parâmetro objetivo de mercado que oriente o arbitramento dos honorários periciais.</w:t>
      </w:r>
    </w:p>
    <w:p w14:paraId="5195DC59"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Requer a concessão de efeito suspensivo parcial para determinar a retenção judicial da quantia controvertida de R$ 3.000,00, autorizando apenas o levantamento da parcela incontroversa de R$ 7.000,00, sem prejuízo da continuidade da perícia.</w:t>
      </w:r>
    </w:p>
    <w:p w14:paraId="058ACF14" w14:textId="7D332CA7" w:rsidR="00721C72" w:rsidRDefault="00272585" w:rsidP="00272585">
      <w:pPr>
        <w:spacing w:after="0" w:line="360" w:lineRule="auto"/>
        <w:jc w:val="both"/>
        <w:rPr>
          <w:rFonts w:ascii="Arial" w:hAnsi="Arial" w:cs="Arial"/>
          <w:sz w:val="28"/>
          <w:szCs w:val="28"/>
        </w:rPr>
      </w:pPr>
      <w:r w:rsidRPr="00272585">
        <w:rPr>
          <w:rFonts w:ascii="Arial" w:hAnsi="Arial" w:cs="Arial"/>
          <w:color w:val="FF0000"/>
          <w:sz w:val="28"/>
          <w:szCs w:val="28"/>
        </w:rPr>
        <w:t>Requer a intimação da agravada para apresentação de contrarrazões e, ao final, o provimento integral do recurso, com a reforma da decisão nos termos postulados.</w:t>
      </w:r>
    </w:p>
    <w:p w14:paraId="3936D40F" w14:textId="77777777" w:rsidR="00721C72" w:rsidRDefault="00721C72" w:rsidP="00721C72">
      <w:pPr>
        <w:spacing w:after="0" w:line="360" w:lineRule="auto"/>
        <w:rPr>
          <w:rFonts w:ascii="Arial" w:hAnsi="Arial" w:cs="Arial"/>
          <w:sz w:val="28"/>
          <w:szCs w:val="28"/>
        </w:rPr>
      </w:pPr>
    </w:p>
    <w:p w14:paraId="3F6496DB" w14:textId="77777777" w:rsidR="00721C72" w:rsidRPr="00624943" w:rsidRDefault="00721C72" w:rsidP="00721C72">
      <w:pPr>
        <w:spacing w:after="0" w:line="360" w:lineRule="auto"/>
        <w:jc w:val="center"/>
        <w:outlineLvl w:val="0"/>
        <w:rPr>
          <w:rFonts w:ascii="Arial" w:hAnsi="Arial" w:cs="Arial"/>
          <w:b/>
          <w:bCs/>
          <w:color w:val="833C0B" w:themeColor="accent2" w:themeShade="80"/>
          <w:sz w:val="28"/>
          <w:szCs w:val="28"/>
        </w:rPr>
      </w:pPr>
    </w:p>
    <w:p w14:paraId="10FC3876" w14:textId="77777777" w:rsidR="00721C72" w:rsidRPr="00272585" w:rsidRDefault="00721C72" w:rsidP="00721C72">
      <w:pPr>
        <w:pageBreakBefore/>
        <w:spacing w:after="0" w:line="360" w:lineRule="auto"/>
        <w:jc w:val="center"/>
        <w:outlineLvl w:val="0"/>
        <w:rPr>
          <w:rFonts w:ascii="Arial" w:hAnsi="Arial" w:cs="Arial"/>
          <w:b/>
          <w:bCs/>
          <w:sz w:val="28"/>
          <w:szCs w:val="28"/>
        </w:rPr>
      </w:pPr>
      <w:commentRangeStart w:id="13"/>
      <w:r w:rsidRPr="00272585">
        <w:rPr>
          <w:rFonts w:ascii="Arial" w:hAnsi="Arial" w:cs="Arial"/>
          <w:b/>
          <w:bCs/>
          <w:sz w:val="28"/>
          <w:szCs w:val="28"/>
        </w:rPr>
        <w:t>RELATÓRIO</w:t>
      </w:r>
      <w:commentRangeEnd w:id="13"/>
      <w:r>
        <w:rPr>
          <w:rStyle w:val="CommentReference"/>
        </w:rPr>
        <w:commentReference w:id="13"/>
      </w:r>
    </w:p>
    <w:p w14:paraId="370EC5BC" w14:textId="77777777" w:rsidR="00721C72" w:rsidRPr="00E94B32" w:rsidRDefault="00721C72" w:rsidP="00721C72">
      <w:pPr>
        <w:spacing w:after="0" w:line="360" w:lineRule="auto"/>
        <w:ind w:firstLine="2268"/>
        <w:jc w:val="both"/>
        <w:rPr>
          <w:rFonts w:ascii="Arial" w:hAnsi="Arial" w:cs="Arial"/>
          <w:sz w:val="28"/>
          <w:szCs w:val="28"/>
        </w:rPr>
      </w:pPr>
    </w:p>
    <w:p w14:paraId="4CC47FFC" w14:textId="734F8801" w:rsidR="00721C72" w:rsidRPr="00E94B32" w:rsidRDefault="00721C72" w:rsidP="00721C72">
      <w:pPr>
        <w:spacing w:after="0" w:line="360" w:lineRule="auto"/>
        <w:ind w:firstLine="2268"/>
        <w:jc w:val="both"/>
        <w:rPr>
          <w:rFonts w:ascii="Arial" w:hAnsi="Arial" w:cs="Arial"/>
          <w:sz w:val="28"/>
          <w:szCs w:val="28"/>
        </w:rPr>
      </w:pPr>
      <w:commentRangeStart w:id="6"/>
      <w:r w:rsidRPr="00E94B32">
        <w:rPr>
          <w:rFonts w:ascii="Arial" w:hAnsi="Arial" w:cs="Arial"/>
          <w:sz w:val="28"/>
          <w:szCs w:val="28"/>
        </w:rPr>
        <w:t xml:space="preserve">Adoto o relatório da liminar (ID </w:t>
      </w:r>
      <w:r w:rsidR="00272585" w:rsidRPr="00E94B32">
        <w:rPr>
          <w:rFonts w:ascii="Arial" w:hAnsi="Arial" w:cs="Arial"/>
          <w:sz w:val="28"/>
          <w:szCs w:val="28"/>
        </w:rPr>
        <w:t>89507986</w:t>
      </w:r>
      <w:r w:rsidRPr="00E94B32">
        <w:rPr>
          <w:rFonts w:ascii="Arial" w:hAnsi="Arial" w:cs="Arial"/>
          <w:sz w:val="28"/>
          <w:szCs w:val="28"/>
        </w:rPr>
        <w:t>):</w:t>
      </w:r>
      <w:commentRangeEnd w:id="6"/>
      <w:r>
        <w:rPr>
          <w:rStyle w:val="CommentReference"/>
        </w:rPr>
        <w:commentReference w:id="6"/>
      </w:r>
    </w:p>
    <w:p w14:paraId="296EB35A" w14:textId="77777777" w:rsidR="00721C72" w:rsidRPr="00E94B32" w:rsidRDefault="00721C72" w:rsidP="00721C72">
      <w:pPr>
        <w:spacing w:after="0" w:line="360" w:lineRule="auto"/>
        <w:ind w:firstLine="2268"/>
        <w:jc w:val="both"/>
        <w:rPr>
          <w:rFonts w:ascii="Arial" w:hAnsi="Arial" w:cs="Arial"/>
          <w:sz w:val="28"/>
          <w:szCs w:val="28"/>
        </w:rPr>
      </w:pPr>
    </w:p>
    <w:p w14:paraId="5BF2A33A"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“Trata-se de ação pelo procedimento comum ajuizada por Denizia Sergio de Alcantara em face de Unimed Seguros Saúde S.A. e DMS Serviços Hospitalares Ltda, tendo por objeto indenização por alegada falha na prestação de serviços de saúde (valor da causa - R$ 100.000,00).</w:t>
      </w:r>
    </w:p>
    <w:p w14:paraId="17156546"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O Juízo de origem reduziu os honorários periciais de R$ 18.000,00 para R$ 10.000,00, ao fundamento de que a elaboração da prova pericial demandaria a carga horária de 32 horas e não as 42 horas originalmente propostas pelo perito.</w:t>
      </w:r>
    </w:p>
    <w:p w14:paraId="2C0A9C95"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Afastou a aplicação da Resolução CNJ nº 232/2016 e da Classificação Brasileira Hierarquizada de Procedimentos Médicos.</w:t>
      </w:r>
    </w:p>
    <w:p w14:paraId="79BB1835"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Determinou, ainda, a intimação da parte ré/agravante para depositar o valor arbitrado no prazo de 5 dias, sob pena de não realização da prova pericial (ID 286841324, processo de origem).</w:t>
      </w:r>
    </w:p>
    <w:p w14:paraId="28B0AF9A"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 xml:space="preserve">Inconformada, a ré/agravante interpõe o presente agravo de instrumento, sustentando, em síntese, que: </w:t>
      </w:r>
      <w:r w:rsidRPr="00E94B32">
        <w:rPr>
          <w:rFonts w:ascii="Arial" w:hAnsi="Arial" w:cs="Arial"/>
          <w:b/>
          <w:bCs/>
          <w:i/>
          <w:iCs/>
          <w:sz w:val="26"/>
          <w:szCs w:val="26"/>
        </w:rPr>
        <w:t>1)</w:t>
      </w:r>
      <w:r w:rsidRPr="00E94B32">
        <w:rPr>
          <w:rFonts w:ascii="Arial" w:hAnsi="Arial" w:cs="Arial"/>
          <w:i/>
          <w:iCs/>
          <w:sz w:val="26"/>
          <w:szCs w:val="26"/>
        </w:rPr>
        <w:t xml:space="preserve"> o depósito do valor arbitrado decorreu apenas da necessidade de preservar a prova pericial essencial à sua defesa, diante da inversão do ônus probatório fixada no saneamento, e não representa concordância com o quantum fixado nem renúncia ao direito recursal; </w:t>
      </w:r>
      <w:r w:rsidRPr="00E94B32">
        <w:rPr>
          <w:rFonts w:ascii="Arial" w:hAnsi="Arial" w:cs="Arial"/>
          <w:b/>
          <w:bCs/>
          <w:i/>
          <w:iCs/>
          <w:sz w:val="26"/>
          <w:szCs w:val="26"/>
        </w:rPr>
        <w:t>2)</w:t>
      </w:r>
      <w:r w:rsidRPr="00E94B32">
        <w:rPr>
          <w:rFonts w:ascii="Arial" w:hAnsi="Arial" w:cs="Arial"/>
          <w:i/>
          <w:iCs/>
          <w:sz w:val="26"/>
          <w:szCs w:val="26"/>
        </w:rPr>
        <w:t xml:space="preserve"> a decisão agravada não indicou o critério aritmético ou comparativo que a levou ao patamar de R$ 10.000,00 após depurar a base de cálculo para 32 horas, e deixou de enfrentar o pedido subsidiário de apuração de parâmetro objetivo de mercado; </w:t>
      </w:r>
      <w:r w:rsidRPr="00E94B32">
        <w:rPr>
          <w:rFonts w:ascii="Arial" w:hAnsi="Arial" w:cs="Arial"/>
          <w:b/>
          <w:bCs/>
          <w:i/>
          <w:iCs/>
          <w:sz w:val="26"/>
          <w:szCs w:val="26"/>
        </w:rPr>
        <w:t>3)</w:t>
      </w:r>
      <w:r w:rsidRPr="00E94B32">
        <w:rPr>
          <w:rFonts w:ascii="Arial" w:hAnsi="Arial" w:cs="Arial"/>
          <w:i/>
          <w:iCs/>
          <w:sz w:val="26"/>
          <w:szCs w:val="26"/>
        </w:rPr>
        <w:t xml:space="preserve"> o valor arbitrado permanece desproporcional ao único parâmetro objetivo trazido aos autos, de R$ 4.000,00 para perícias médicas de natureza semelhante; e </w:t>
      </w:r>
      <w:r w:rsidRPr="00E94B32">
        <w:rPr>
          <w:rFonts w:ascii="Arial" w:hAnsi="Arial" w:cs="Arial"/>
          <w:b/>
          <w:bCs/>
          <w:i/>
          <w:iCs/>
          <w:sz w:val="26"/>
          <w:szCs w:val="26"/>
        </w:rPr>
        <w:t>4)</w:t>
      </w:r>
      <w:r w:rsidRPr="00E94B32">
        <w:rPr>
          <w:rFonts w:ascii="Arial" w:hAnsi="Arial" w:cs="Arial"/>
          <w:i/>
          <w:iCs/>
          <w:sz w:val="26"/>
          <w:szCs w:val="26"/>
        </w:rPr>
        <w:t xml:space="preserve"> subsiste, sem resposta judicial, a sobreposição entre as etapas do plano de trabalho pericial, vício estrutural apontado desde a primeira impugnação.</w:t>
      </w:r>
    </w:p>
    <w:p w14:paraId="3F332922"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 xml:space="preserve">Requer a concessão de efeito suspensivo para determinar que o Juízo de origem retenha, na conta judicial vinculada aos autos, o valor de R$ 3.000,00, e autorize desde logo o levantamento, pelo perito, da parcela incontroversa de R$ 7.000,00. </w:t>
      </w:r>
    </w:p>
    <w:p w14:paraId="17A19135"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No mérito, postula o provimento do agravo para reduzir os honorários periciais de R$ 10.000,00 para R$ 7.000,00, com a restituição ou a compensação da diferença já depositada.</w:t>
      </w:r>
    </w:p>
    <w:p w14:paraId="16E33E24" w14:textId="4C3D1628"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Subsidiariamente, requer a determinação de consulta a três profissionais cadastrados neste Tribunal como peritos judiciais em neurocirurgia, para apuração de parâmetro objetivo de mercado. (...)”</w:t>
      </w:r>
    </w:p>
    <w:p w14:paraId="26D3B8A1" w14:textId="77777777" w:rsidR="00721C72" w:rsidRPr="00E94B32" w:rsidRDefault="00721C72" w:rsidP="00721C72">
      <w:pPr>
        <w:spacing w:after="0" w:line="360" w:lineRule="auto"/>
        <w:ind w:firstLine="2268"/>
        <w:jc w:val="both"/>
        <w:rPr>
          <w:rFonts w:ascii="Arial" w:hAnsi="Arial" w:cs="Arial"/>
          <w:sz w:val="28"/>
          <w:szCs w:val="28"/>
        </w:rPr>
      </w:pPr>
    </w:p>
    <w:p w14:paraId="235ED241" w14:textId="034940E8" w:rsidR="00721C72" w:rsidRPr="00E94B32" w:rsidRDefault="00272585" w:rsidP="00721C72">
      <w:pPr>
        <w:spacing w:after="0" w:line="360" w:lineRule="auto"/>
        <w:ind w:firstLine="2268"/>
        <w:jc w:val="both"/>
        <w:rPr>
          <w:rFonts w:ascii="Arial" w:hAnsi="Arial" w:cs="Arial"/>
          <w:sz w:val="28"/>
          <w:szCs w:val="28"/>
        </w:rPr>
      </w:pPr>
      <w:r w:rsidRPr="00E94B32">
        <w:rPr>
          <w:rFonts w:ascii="Arial" w:hAnsi="Arial" w:cs="Arial"/>
          <w:sz w:val="28"/>
          <w:szCs w:val="28"/>
        </w:rPr>
        <w:t>Indeferi</w:t>
      </w:r>
      <w:r w:rsidR="00721C72" w:rsidRPr="00E94B32">
        <w:rPr>
          <w:rFonts w:ascii="Arial" w:hAnsi="Arial" w:cs="Arial"/>
          <w:sz w:val="28"/>
          <w:szCs w:val="28"/>
        </w:rPr>
        <w:t xml:space="preserve"> o efeito suspensivo (ID</w:t>
      </w:r>
      <w:r w:rsidRPr="00E94B32">
        <w:t xml:space="preserve"> </w:t>
      </w:r>
      <w:r w:rsidRPr="00E94B32">
        <w:rPr>
          <w:rFonts w:ascii="Arial" w:hAnsi="Arial" w:cs="Arial"/>
          <w:sz w:val="28"/>
          <w:szCs w:val="28"/>
        </w:rPr>
        <w:t>89507986</w:t>
      </w:r>
      <w:r w:rsidR="00721C72" w:rsidRPr="00E94B32">
        <w:rPr>
          <w:rFonts w:ascii="Arial" w:hAnsi="Arial" w:cs="Arial"/>
          <w:sz w:val="28"/>
          <w:szCs w:val="28"/>
        </w:rPr>
        <w:t xml:space="preserve">). </w:t>
      </w:r>
    </w:p>
    <w:p w14:paraId="07B4D252" w14:textId="77777777" w:rsidR="00721C72" w:rsidRPr="00E94B32" w:rsidRDefault="00721C72" w:rsidP="00721C72">
      <w:pPr>
        <w:spacing w:after="0" w:line="360" w:lineRule="auto"/>
        <w:ind w:firstLine="2268"/>
        <w:jc w:val="both"/>
        <w:rPr>
          <w:rFonts w:ascii="Arial" w:hAnsi="Arial" w:cs="Arial"/>
          <w:sz w:val="28"/>
          <w:szCs w:val="28"/>
        </w:rPr>
      </w:pPr>
    </w:p>
    <w:p w14:paraId="1C596B6C" w14:textId="71EC1FAF" w:rsidR="00721C72" w:rsidRPr="00E94B32" w:rsidRDefault="00721C72" w:rsidP="00272585">
      <w:pPr>
        <w:spacing w:after="0" w:line="360" w:lineRule="auto"/>
        <w:ind w:firstLine="2268"/>
        <w:jc w:val="both"/>
        <w:rPr>
          <w:rFonts w:ascii="Arial" w:hAnsi="Arial" w:cs="Arial"/>
          <w:sz w:val="28"/>
          <w:szCs w:val="28"/>
        </w:rPr>
      </w:pPr>
      <w:r w:rsidRPr="00E94B32">
        <w:rPr>
          <w:rFonts w:ascii="Arial" w:hAnsi="Arial" w:cs="Arial"/>
          <w:sz w:val="28"/>
          <w:szCs w:val="28"/>
        </w:rPr>
        <w:t xml:space="preserve">Sem contrarrazões (ID </w:t>
      </w:r>
      <w:r w:rsidR="00272585" w:rsidRPr="00E94B32">
        <w:rPr>
          <w:rFonts w:ascii="Arial" w:hAnsi="Arial" w:cs="Arial"/>
          <w:sz w:val="28"/>
          <w:szCs w:val="28"/>
        </w:rPr>
        <w:t>90759282</w:t>
      </w:r>
      <w:r w:rsidR="00272585" w:rsidRPr="00E94B32">
        <w:rPr>
          <w:rFonts w:ascii="Arial" w:hAnsi="Arial" w:cs="Arial"/>
          <w:sz w:val="28"/>
          <w:szCs w:val="28"/>
        </w:rPr>
        <w:t xml:space="preserve">). </w:t>
      </w:r>
    </w:p>
    <w:p w14:paraId="2E30D22F" w14:textId="77777777" w:rsidR="00272585" w:rsidRPr="00E94B32" w:rsidRDefault="00272585" w:rsidP="00272585">
      <w:pPr>
        <w:spacing w:after="0" w:line="360" w:lineRule="auto"/>
        <w:ind w:firstLine="2268"/>
        <w:jc w:val="both"/>
        <w:rPr>
          <w:rFonts w:ascii="Arial" w:hAnsi="Arial" w:cs="Arial"/>
          <w:sz w:val="28"/>
          <w:szCs w:val="28"/>
        </w:rPr>
      </w:pPr>
    </w:p>
    <w:p w14:paraId="2D7AC9A7" w14:textId="77777777" w:rsidR="00721C72" w:rsidRPr="00E94B32" w:rsidRDefault="00721C72" w:rsidP="00721C72">
      <w:pPr>
        <w:spacing w:after="0" w:line="360" w:lineRule="auto"/>
        <w:ind w:firstLine="2268"/>
        <w:jc w:val="both"/>
        <w:rPr>
          <w:rFonts w:ascii="Arial" w:hAnsi="Arial" w:cs="Arial"/>
          <w:sz w:val="28"/>
          <w:szCs w:val="28"/>
        </w:rPr>
      </w:pPr>
      <w:r w:rsidRPr="00E94B32">
        <w:rPr>
          <w:rFonts w:ascii="Arial" w:hAnsi="Arial" w:cs="Arial"/>
          <w:sz w:val="28"/>
          <w:szCs w:val="28"/>
        </w:rPr>
        <w:t>É o relatório.</w:t>
      </w:r>
    </w:p>
    <w:p w14:paraId="5A96E714" w14:textId="77777777" w:rsidR="00721C72" w:rsidRPr="00E94B32" w:rsidRDefault="00721C72" w:rsidP="00721C72">
      <w:pPr>
        <w:spacing w:after="0" w:line="360" w:lineRule="auto"/>
        <w:ind w:firstLine="2268"/>
        <w:jc w:val="both"/>
        <w:rPr>
          <w:rFonts w:ascii="Arial" w:hAnsi="Arial" w:cs="Arial"/>
          <w:sz w:val="28"/>
          <w:szCs w:val="28"/>
        </w:rPr>
      </w:pPr>
    </w:p>
    <w:p w14:paraId="5C1C135F" w14:textId="77777777" w:rsidR="00721C72" w:rsidRPr="00E94B32" w:rsidRDefault="00721C72" w:rsidP="00721C72">
      <w:pPr>
        <w:spacing w:after="0" w:line="360" w:lineRule="auto"/>
        <w:jc w:val="center"/>
        <w:rPr>
          <w:rFonts w:ascii="Arial" w:hAnsi="Arial" w:cs="Arial"/>
          <w:b/>
          <w:bCs/>
          <w:sz w:val="28"/>
          <w:szCs w:val="28"/>
        </w:rPr>
      </w:pPr>
      <w:r w:rsidRPr="00E94B32">
        <w:rPr>
          <w:rFonts w:ascii="Arial" w:hAnsi="Arial" w:cs="Arial"/>
          <w:b/>
          <w:bCs/>
          <w:sz w:val="28"/>
          <w:szCs w:val="28"/>
        </w:rPr>
        <w:t>VOTO</w:t>
      </w:r>
    </w:p>
    <w:p w14:paraId="3C20055E" w14:textId="77777777" w:rsidR="00721C72" w:rsidRPr="00E94B32" w:rsidRDefault="00721C72" w:rsidP="00721C72">
      <w:pPr>
        <w:spacing w:after="0" w:line="360" w:lineRule="auto"/>
        <w:ind w:firstLine="2268"/>
        <w:jc w:val="both"/>
        <w:rPr>
          <w:rFonts w:ascii="Arial" w:hAnsi="Arial" w:cs="Arial"/>
          <w:sz w:val="28"/>
          <w:szCs w:val="28"/>
        </w:rPr>
      </w:pPr>
    </w:p>
    <w:p w14:paraId="337AC988" w14:textId="77777777" w:rsidR="00721C72" w:rsidRPr="00E94B32" w:rsidRDefault="00721C72" w:rsidP="00721C72">
      <w:pPr>
        <w:spacing w:after="0" w:line="360" w:lineRule="auto"/>
        <w:jc w:val="both"/>
        <w:rPr>
          <w:rFonts w:ascii="Arial" w:hAnsi="Arial" w:cs="Arial"/>
          <w:b/>
          <w:bCs/>
          <w:sz w:val="28"/>
          <w:szCs w:val="28"/>
        </w:rPr>
      </w:pPr>
      <w:r w:rsidRPr="00E94B32">
        <w:rPr>
          <w:rFonts w:ascii="Arial" w:hAnsi="Arial" w:cs="Arial"/>
          <w:b/>
          <w:bCs/>
          <w:sz w:val="28"/>
          <w:szCs w:val="28"/>
        </w:rPr>
        <w:t>O Senhor Desembargador SÉRGIO ROCHA – Relator.</w:t>
      </w:r>
    </w:p>
    <w:p w14:paraId="08922CD8" w14:textId="77777777" w:rsidR="00721C72" w:rsidRPr="00E94B32" w:rsidRDefault="00721C72" w:rsidP="00721C72">
      <w:pPr>
        <w:spacing w:after="0" w:line="360" w:lineRule="auto"/>
        <w:ind w:firstLine="2268"/>
        <w:jc w:val="both"/>
        <w:rPr>
          <w:rFonts w:ascii="Arial" w:hAnsi="Arial" w:cs="Arial"/>
          <w:sz w:val="28"/>
          <w:szCs w:val="28"/>
        </w:rPr>
      </w:pPr>
    </w:p>
    <w:p w14:paraId="6ACF040D" w14:textId="34D7CA34" w:rsidR="00721C72" w:rsidRPr="00E94B32" w:rsidRDefault="00721C72" w:rsidP="00721C72">
      <w:pPr>
        <w:spacing w:after="0" w:line="360" w:lineRule="auto"/>
        <w:jc w:val="center"/>
        <w:rPr>
          <w:rFonts w:ascii="Arial" w:hAnsi="Arial" w:cs="Arial"/>
          <w:b/>
          <w:bCs/>
          <w:sz w:val="28"/>
          <w:szCs w:val="28"/>
        </w:rPr>
      </w:pPr>
      <w:r>
        <w:rPr>
          <w:rFonts w:ascii="Arial" w:hAnsi="Arial" w:cs="Arial"/>
          <w:b/>
          <w:bCs/>
          <w:sz w:val="28"/>
          <w:szCs w:val="28"/>
        </w:rPr>
        <w:t xml:space="preserve">AGRAVO DE INSTRUMENTO </w:t>
      </w:r>
      <w:r>
        <w:rPr>
          <w:rFonts w:ascii="Arial" w:hAnsi="Arial" w:cs="Arial"/>
          <w:b/>
          <w:bCs/>
          <w:sz w:val="28"/>
          <w:szCs w:val="28"/>
        </w:rPr>
        <w:t xml:space="preserve">DA RÉ, </w:t>
      </w:r>
      <w:r>
        <w:rPr>
          <w:rFonts w:ascii="Arial" w:hAnsi="Arial" w:cs="Arial"/>
          <w:b/>
          <w:bCs/>
          <w:sz w:val="28"/>
          <w:szCs w:val="28"/>
        </w:rPr>
        <w:t xml:space="preserve">UNIMED SEGUROS </w:t>
      </w:r>
      <w:del w:id="1034" w:author="Assessor GDSXSR" w:date="2026-10-28T02:18:09Z">
        <w:r>
          <w:rPr>
            <w:rFonts w:ascii="Arial" w:hAnsi="Arial" w:cs="Arial"/>
            <w:b/>
            <w:bCs/>
            <w:sz w:val="28"/>
            <w:szCs w:val="28"/>
          </w:rPr>
          <w:delText xml:space="preserve">SAUDE</w:delText>
        </w:r>
      </w:del>
      <w:ins w:id="1035" w:author="Assessor GDSXSR" w:date="2026-10-28T02:18:09Z">
        <w:r>
          <w:rPr>
            <w:rFonts w:ascii="Arial" w:hAnsi="Arial" w:cs="Arial"/>
            <w:b/>
            <w:bCs/>
            <w:color w:val="808080"/>
            <w:sz w:val="28"/>
            <w:szCs w:val="28"/>
          </w:rPr>
          <w:t xml:space="preserve">SAÚDE</w:t>
        </w:r>
      </w:ins>
      <w:r>
        <w:rPr>
          <w:rFonts w:ascii="Arial" w:hAnsi="Arial" w:cs="Arial"/>
          <w:b/>
          <w:bCs/>
          <w:sz w:val="28"/>
          <w:szCs w:val="28"/>
        </w:rPr>
        <w:t xml:space="preserve"> S/A</w:t>
      </w:r>
    </w:p>
    <w:p w14:paraId="22DB5FA9" w14:textId="77777777" w:rsidR="00721C72" w:rsidRPr="00E94B32" w:rsidRDefault="00721C72" w:rsidP="00721C72">
      <w:pPr>
        <w:spacing w:after="0" w:line="360" w:lineRule="auto"/>
        <w:ind w:firstLine="2268"/>
        <w:jc w:val="both"/>
        <w:rPr>
          <w:rFonts w:ascii="Arial" w:hAnsi="Arial" w:cs="Arial"/>
          <w:sz w:val="28"/>
          <w:szCs w:val="28"/>
        </w:rPr>
      </w:pPr>
    </w:p>
    <w:p w14:paraId="54F19077" w14:textId="21FC1CDC" w:rsidR="00721C72" w:rsidRPr="00E94B32" w:rsidRDefault="00721C72" w:rsidP="00721C72">
      <w:pPr>
        <w:spacing w:after="0" w:line="360" w:lineRule="auto"/>
        <w:ind w:firstLine="2268"/>
        <w:jc w:val="both"/>
        <w:rPr>
          <w:rFonts w:ascii="Arial" w:hAnsi="Arial" w:cs="Arial"/>
          <w:strike/>
          <w:sz w:val="28"/>
          <w:szCs w:val="28"/>
        </w:rPr>
      </w:pPr>
      <w:r w:rsidRPr="00E94B32">
        <w:rPr>
          <w:rFonts w:ascii="Arial" w:hAnsi="Arial" w:cs="Arial"/>
          <w:sz w:val="28"/>
          <w:szCs w:val="28"/>
        </w:rPr>
        <w:t xml:space="preserve">Presentes os pressupostos de admissibilidade, conheço do agravo de instrumento. </w:t>
      </w:r>
    </w:p>
    <w:p w14:paraId="523FF64D" w14:textId="77777777" w:rsidR="00721C72" w:rsidRPr="00E94B32" w:rsidRDefault="00721C72" w:rsidP="00721C72">
      <w:pPr>
        <w:spacing w:after="0" w:line="360" w:lineRule="auto"/>
        <w:ind w:firstLine="2268"/>
        <w:jc w:val="both"/>
        <w:rPr>
          <w:rFonts w:ascii="Arial" w:hAnsi="Arial" w:cs="Arial"/>
          <w:sz w:val="28"/>
          <w:szCs w:val="28"/>
        </w:rPr>
      </w:pPr>
    </w:p>
    <w:p w14:paraId="3556467C" w14:textId="77777777" w:rsidR="00E94B32" w:rsidRPr="00E94B32" w:rsidRDefault="00E94B32" w:rsidP="00E94B32">
      <w:pPr>
        <w:spacing w:after="0" w:line="360" w:lineRule="auto"/>
        <w:jc w:val="center"/>
        <w:rPr>
          <w:rFonts w:ascii="Arial" w:hAnsi="Arial" w:cs="Arial"/>
          <w:sz w:val="28"/>
          <w:szCs w:val="28"/>
        </w:rPr>
      </w:pPr>
      <w:ins w:id="1037" w:author="Assessor GDSXSR" w:date="2026-10-28T02:18:09Z">
        <w:r>
          <w:rPr>
            <w:rFonts w:ascii="Arial" w:hAnsi="Arial" w:cs="Arial"/>
            <w:color w:val="808080"/>
            <w:sz w:val="28"/>
            <w:szCs w:val="28"/>
            <w:highlight w:val="yellow"/>
          </w:rPr>
          <w:t xml:space="preserve">DA </w:t>
        </w:r>
      </w:ins>
      <w:commentRangeStart w:id="7"/>
      <w:r>
        <w:rPr>
          <w:rFonts w:ascii="Arial" w:hAnsi="Arial" w:cs="Arial"/>
          <w:sz w:val="28"/>
          <w:szCs w:val="28"/>
          <w:highlight w:val="yellow"/>
          <w:rPrChange w:id="1038" w:author="Assessor GDSXSR" w:date="2026-10-28T02:18:09Z">
            <w:rPr>
              <w:rFonts w:ascii="Arial" w:hAnsi="Arial" w:cs="Arial"/>
              <w:sz w:val="28"/>
              <w:szCs w:val="28"/>
            </w:rPr>
          </w:rPrChange>
        </w:rPr>
        <w:t xml:space="preserve">AUSÊNCIA DE EXCESSIVIDADE DOS HONORÁRIOS PERICIAIS</w:t>
      </w:r>
      <w:commentRangeEnd w:id="7"/>
      <w:r>
        <w:rPr>
          <w:rStyle w:val="CommentReference"/>
        </w:rPr>
        <w:commentReference w:id="7"/>
      </w:r>
    </w:p>
    <w:p w14:paraId="6BA3B6CC" w14:textId="77777777" w:rsidR="00721C72" w:rsidRPr="00E94B32" w:rsidRDefault="00721C72" w:rsidP="00721C72">
      <w:pPr>
        <w:spacing w:after="0" w:line="360" w:lineRule="auto"/>
        <w:ind w:firstLine="2268"/>
        <w:jc w:val="both"/>
        <w:rPr>
          <w:rFonts w:ascii="Arial" w:hAnsi="Arial" w:cs="Arial"/>
          <w:sz w:val="28"/>
          <w:szCs w:val="28"/>
        </w:rPr>
      </w:pPr>
    </w:p>
    <w:p w14:paraId="68FF3451" w14:textId="4AD70705" w:rsidR="00272585" w:rsidRPr="00E94B32" w:rsidRDefault="00272585" w:rsidP="00272585">
      <w:pPr>
        <w:spacing w:after="0" w:line="360" w:lineRule="auto"/>
        <w:ind w:firstLine="2268"/>
        <w:jc w:val="both"/>
        <w:rPr>
          <w:rFonts w:ascii="Arial" w:hAnsi="Arial" w:cs="Arial"/>
          <w:sz w:val="28"/>
          <w:szCs w:val="28"/>
        </w:rPr>
      </w:pPr>
      <w:r w:rsidRPr="00E94B32">
        <w:rPr>
          <w:rFonts w:ascii="Arial" w:hAnsi="Arial" w:cs="Arial"/>
          <w:sz w:val="28"/>
          <w:szCs w:val="28"/>
        </w:rPr>
        <w:t>A</w:t>
      </w:r>
      <w:r w:rsidRPr="00E94B32">
        <w:rPr>
          <w:rFonts w:ascii="Arial" w:hAnsi="Arial" w:cs="Arial"/>
          <w:sz w:val="28"/>
          <w:szCs w:val="28"/>
        </w:rPr>
        <w:t xml:space="preserve"> ré/agravante </w:t>
      </w:r>
      <w:r w:rsidRPr="00E94B32">
        <w:rPr>
          <w:rFonts w:ascii="Arial" w:hAnsi="Arial" w:cs="Arial"/>
          <w:sz w:val="28"/>
          <w:szCs w:val="28"/>
        </w:rPr>
        <w:t xml:space="preserve">alega, </w:t>
      </w:r>
      <w:r w:rsidRPr="00E94B32">
        <w:rPr>
          <w:rFonts w:ascii="Arial" w:hAnsi="Arial" w:cs="Arial"/>
          <w:sz w:val="28"/>
          <w:szCs w:val="28"/>
        </w:rPr>
        <w:t xml:space="preserve">em síntese, que: </w:t>
      </w:r>
      <w:r w:rsidRPr="00E94B32">
        <w:rPr>
          <w:rFonts w:ascii="Arial" w:hAnsi="Arial" w:cs="Arial"/>
          <w:b/>
          <w:bCs/>
          <w:sz w:val="28"/>
          <w:szCs w:val="28"/>
        </w:rPr>
        <w:t>1)</w:t>
      </w:r>
      <w:r w:rsidRPr="00E94B32">
        <w:rPr>
          <w:rFonts w:ascii="Arial" w:hAnsi="Arial" w:cs="Arial"/>
          <w:sz w:val="28"/>
          <w:szCs w:val="28"/>
        </w:rPr>
        <w:t xml:space="preserve"> o depósito do valor arbitrado decorreu apenas da necessidade de preservar a prova pericial essencial à sua defesa, diante da inversão do ônus probatório fixada no saneamento, e não representa concordância com o </w:t>
      </w:r>
      <w:r w:rsidRPr="00E94B32">
        <w:rPr>
          <w:rFonts w:ascii="Arial" w:hAnsi="Arial" w:cs="Arial"/>
          <w:i/>
          <w:sz w:val="28"/>
          <w:szCs w:val="28"/>
          <w:rPrChange w:id="1039" w:author="Assessor GDSXSR" w:date="2026-10-28T02:18:09Z">
            <w:rPr>
              <w:rFonts w:ascii="Arial" w:hAnsi="Arial" w:cs="Arial"/>
              <w:sz w:val="28"/>
              <w:szCs w:val="28"/>
            </w:rPr>
          </w:rPrChange>
        </w:rPr>
        <w:t xml:space="preserve">quantum</w:t>
      </w:r>
      <w:r w:rsidRPr="00E94B32">
        <w:rPr>
          <w:rFonts w:ascii="Arial" w:hAnsi="Arial" w:cs="Arial"/>
          <w:sz w:val="28"/>
          <w:szCs w:val="28"/>
        </w:rPr>
        <w:t xml:space="preserve"> fixado nem renúncia ao direito recursal; </w:t>
      </w:r>
      <w:r w:rsidRPr="00E94B32">
        <w:rPr>
          <w:rFonts w:ascii="Arial" w:hAnsi="Arial" w:cs="Arial"/>
          <w:b/>
          <w:bCs/>
          <w:sz w:val="28"/>
          <w:szCs w:val="28"/>
        </w:rPr>
        <w:t>2)</w:t>
      </w:r>
      <w:r w:rsidRPr="00E94B32">
        <w:rPr>
          <w:rFonts w:ascii="Arial" w:hAnsi="Arial" w:cs="Arial"/>
          <w:sz w:val="28"/>
          <w:szCs w:val="28"/>
        </w:rPr>
        <w:t xml:space="preserve"> a decisão agravada não indicou o critério aritmético ou comparativo que a levou ao patamar de R$ 10.000,00 após depurar a base de cálculo para 32 horas, e deixou de enfrentar o pedido subsidiário de apuração de parâmetro objetivo de mercado; </w:t>
      </w:r>
      <w:r w:rsidRPr="00E94B32">
        <w:rPr>
          <w:rFonts w:ascii="Arial" w:hAnsi="Arial" w:cs="Arial"/>
          <w:b/>
          <w:bCs/>
          <w:sz w:val="28"/>
          <w:szCs w:val="28"/>
        </w:rPr>
        <w:t>3)</w:t>
      </w:r>
      <w:r w:rsidRPr="00E94B32">
        <w:rPr>
          <w:rFonts w:ascii="Arial" w:hAnsi="Arial" w:cs="Arial"/>
          <w:sz w:val="28"/>
          <w:szCs w:val="28"/>
        </w:rPr>
        <w:t xml:space="preserve"> o valor arbitrado permanece desproporcional ao único parâmetro objetivo trazido aos autos, de R$ 4.000,00 para perícias médicas de natureza semelhante; e </w:t>
      </w:r>
      <w:r w:rsidRPr="00E94B32">
        <w:rPr>
          <w:rFonts w:ascii="Arial" w:hAnsi="Arial" w:cs="Arial"/>
          <w:b/>
          <w:bCs/>
          <w:sz w:val="28"/>
          <w:szCs w:val="28"/>
        </w:rPr>
        <w:t>4)</w:t>
      </w:r>
      <w:r w:rsidRPr="00E94B32">
        <w:rPr>
          <w:rFonts w:ascii="Arial" w:hAnsi="Arial" w:cs="Arial"/>
          <w:sz w:val="28"/>
          <w:szCs w:val="28"/>
        </w:rPr>
        <w:t xml:space="preserve"> subsiste, sem resposta judicial, a sobreposição entre as etapas do plano de trabalho pericial, vício estrutural apontado desde a primeira impugnação.</w:t>
      </w:r>
    </w:p>
    <w:p w14:paraId="31C8DBD0" w14:textId="77777777" w:rsidR="00272585" w:rsidRPr="00E94B32" w:rsidRDefault="00272585" w:rsidP="00272585">
      <w:pPr>
        <w:spacing w:after="0" w:line="360" w:lineRule="auto"/>
        <w:ind w:firstLine="2268"/>
        <w:jc w:val="both"/>
        <w:rPr>
          <w:rFonts w:ascii="Arial" w:hAnsi="Arial" w:cs="Arial"/>
          <w:sz w:val="28"/>
          <w:szCs w:val="28"/>
        </w:rPr>
      </w:pPr>
    </w:p>
    <w:p w14:paraId="51C6F97B" w14:textId="16D41F6D" w:rsidR="00272585" w:rsidRPr="00E94B32" w:rsidRDefault="00272585" w:rsidP="00272585">
      <w:pPr>
        <w:spacing w:after="0" w:line="360" w:lineRule="auto"/>
        <w:ind w:firstLine="2268"/>
        <w:jc w:val="both"/>
        <w:rPr>
          <w:rFonts w:ascii="Arial" w:hAnsi="Arial" w:cs="Arial"/>
          <w:sz w:val="28"/>
          <w:szCs w:val="28"/>
        </w:rPr>
      </w:pPr>
      <w:r w:rsidRPr="00E94B32">
        <w:rPr>
          <w:rFonts w:ascii="Arial" w:hAnsi="Arial" w:cs="Arial"/>
          <w:sz w:val="28"/>
          <w:szCs w:val="28"/>
        </w:rPr>
        <w:t xml:space="preserve">Requer </w:t>
      </w:r>
      <w:r w:rsidRPr="00E94B32">
        <w:rPr>
          <w:rFonts w:ascii="Arial" w:hAnsi="Arial" w:cs="Arial"/>
          <w:sz w:val="28"/>
          <w:szCs w:val="28"/>
        </w:rPr>
        <w:t xml:space="preserve">a reforma da decisão agravada para </w:t>
      </w:r>
      <w:r w:rsidRPr="00E94B32">
        <w:rPr>
          <w:rFonts w:ascii="Arial" w:hAnsi="Arial" w:cs="Arial"/>
          <w:sz w:val="28"/>
          <w:szCs w:val="28"/>
        </w:rPr>
        <w:t>reduzir os honorários periciais de R$ 10.000,00 para R$ 7.000,00, com a restituição ou a compensação da diferença já depositada.</w:t>
      </w:r>
    </w:p>
    <w:p w14:paraId="595DD13A" w14:textId="77777777" w:rsidR="00272585" w:rsidRPr="00E94B32" w:rsidRDefault="00272585" w:rsidP="00272585">
      <w:pPr>
        <w:spacing w:after="0" w:line="360" w:lineRule="auto"/>
        <w:ind w:firstLine="2268"/>
        <w:jc w:val="both"/>
        <w:rPr>
          <w:rFonts w:ascii="Arial" w:hAnsi="Arial" w:cs="Arial"/>
          <w:sz w:val="28"/>
          <w:szCs w:val="28"/>
        </w:rPr>
      </w:pPr>
    </w:p>
    <w:p w14:paraId="7F308D56" w14:textId="62C6658C" w:rsidR="00272585" w:rsidRPr="00E94B32" w:rsidRDefault="00272585" w:rsidP="00272585">
      <w:pPr>
        <w:spacing w:after="0" w:line="360" w:lineRule="auto"/>
        <w:ind w:firstLine="2268"/>
        <w:jc w:val="both"/>
        <w:rPr>
          <w:rFonts w:ascii="Arial" w:hAnsi="Arial" w:cs="Arial"/>
          <w:sz w:val="28"/>
          <w:szCs w:val="28"/>
        </w:rPr>
      </w:pPr>
      <w:r w:rsidRPr="00E94B32">
        <w:rPr>
          <w:rFonts w:ascii="Arial" w:hAnsi="Arial" w:cs="Arial"/>
          <w:sz w:val="28"/>
          <w:szCs w:val="28"/>
        </w:rPr>
        <w:t xml:space="preserve">Subsidiariamente, requer a determinação de consulta a três profissionais cadastrados neste Tribunal como peritos judiciais em neurocirurgia, para apuração de parâmetro objetivo de mercado. </w:t>
      </w:r>
    </w:p>
    <w:p w14:paraId="2C3617AE" w14:textId="77777777" w:rsidR="00721C72" w:rsidRPr="00E94B32" w:rsidRDefault="00721C72" w:rsidP="00721C72">
      <w:pPr>
        <w:spacing w:after="0" w:line="360" w:lineRule="auto"/>
        <w:ind w:firstLine="2268"/>
        <w:jc w:val="both"/>
        <w:rPr>
          <w:rFonts w:ascii="Arial" w:hAnsi="Arial" w:cs="Arial"/>
          <w:sz w:val="28"/>
          <w:szCs w:val="28"/>
        </w:rPr>
      </w:pPr>
    </w:p>
    <w:p w14:paraId="323739F7" w14:textId="1AD04EB2" w:rsidR="00721C72" w:rsidRPr="00E94B32" w:rsidRDefault="00721C72" w:rsidP="00721C72">
      <w:pPr>
        <w:spacing w:after="0" w:line="360" w:lineRule="auto"/>
        <w:ind w:firstLine="2268"/>
        <w:jc w:val="both"/>
        <w:rPr>
          <w:rFonts w:ascii="Arial" w:hAnsi="Arial" w:cs="Arial"/>
          <w:sz w:val="28"/>
          <w:szCs w:val="28"/>
        </w:rPr>
      </w:pPr>
      <w:r w:rsidRPr="00E94B32">
        <w:rPr>
          <w:rFonts w:ascii="Arial" w:hAnsi="Arial" w:cs="Arial"/>
          <w:sz w:val="28"/>
          <w:szCs w:val="28"/>
          <w:highlight w:val="yellow"/>
          <w:rPrChange w:id="1040" w:author="Assessor GDSXSR" w:date="2026-10-28T02:18:09Z">
            <w:rPr>
              <w:rFonts w:ascii="Arial" w:hAnsi="Arial" w:cs="Arial"/>
              <w:sz w:val="28"/>
              <w:szCs w:val="28"/>
            </w:rPr>
          </w:rPrChange>
        </w:rPr>
        <w:t xml:space="preserve">Sem razão </w:t>
      </w:r>
      <w:r w:rsidRPr="00E94B32">
        <w:rPr>
          <w:rFonts w:ascii="Arial" w:hAnsi="Arial" w:cs="Arial"/>
          <w:sz w:val="28"/>
          <w:szCs w:val="28"/>
          <w:highlight w:val="yellow"/>
          <w:rPrChange w:id="1041" w:author="Assessor GDSXSR" w:date="2026-10-28T02:18:09Z">
            <w:rPr>
              <w:rFonts w:ascii="Arial" w:hAnsi="Arial" w:cs="Arial"/>
              <w:sz w:val="28"/>
              <w:szCs w:val="28"/>
            </w:rPr>
          </w:rPrChange>
        </w:rPr>
        <w:t>a</w:t>
      </w:r>
      <w:r w:rsidRPr="00E94B32">
        <w:rPr>
          <w:rFonts w:ascii="Arial" w:hAnsi="Arial" w:cs="Arial"/>
          <w:sz w:val="28"/>
          <w:szCs w:val="28"/>
          <w:highlight w:val="yellow"/>
          <w:rPrChange w:id="1042" w:author="Assessor GDSXSR" w:date="2026-10-28T02:18:09Z">
            <w:rPr>
              <w:rFonts w:ascii="Arial" w:hAnsi="Arial" w:cs="Arial"/>
              <w:sz w:val="28"/>
              <w:szCs w:val="28"/>
            </w:rPr>
          </w:rPrChange>
        </w:rPr>
        <w:t xml:space="preserve"> agravante.</w:t>
      </w:r>
    </w:p>
    <w:p w14:paraId="0BB784B6" w14:textId="77777777" w:rsidR="00721C72" w:rsidRPr="00E94B32" w:rsidRDefault="00721C72" w:rsidP="00721C72">
      <w:pPr>
        <w:spacing w:after="0" w:line="360" w:lineRule="auto"/>
        <w:ind w:firstLine="2268"/>
        <w:jc w:val="both"/>
        <w:rPr>
          <w:rFonts w:ascii="Arial" w:hAnsi="Arial" w:cs="Arial"/>
          <w:sz w:val="28"/>
          <w:szCs w:val="28"/>
        </w:rPr>
      </w:pPr>
    </w:p>
    <w:p w14:paraId="37C51323" w14:textId="66D847FA" w:rsidR="00272585" w:rsidRPr="00E94B32" w:rsidRDefault="00272585" w:rsidP="00272585">
      <w:pPr>
        <w:spacing w:after="0" w:line="360" w:lineRule="auto"/>
        <w:ind w:firstLine="2268"/>
        <w:contextualSpacing/>
        <w:jc w:val="both"/>
        <w:rPr>
          <w:rFonts w:ascii="Arial" w:hAnsi="Arial" w:cs="Arial"/>
          <w:sz w:val="28"/>
          <w:szCs w:val="28"/>
        </w:rPr>
      </w:pPr>
      <w:r>
        <w:rPr>
          <w:rFonts w:ascii="Arial" w:hAnsi="Arial" w:cs="Arial"/>
          <w:sz w:val="28"/>
          <w:szCs w:val="28"/>
        </w:rPr>
        <w:t xml:space="preserve">Mantenho as razões expostas na decisão</w:t>
      </w:r>
      <w:ins w:id="1043" w:author="Assessor GDSXSR" w:date="2026-10-28T02:18:09Z">
        <w:r>
          <w:rPr>
            <w:rFonts w:ascii="Arial" w:hAnsi="Arial" w:cs="Arial"/>
            <w:color w:val="808080"/>
            <w:sz w:val="28"/>
            <w:szCs w:val="28"/>
          </w:rPr>
          <w:t xml:space="preserve"> liminar</w:t>
        </w:r>
      </w:ins>
      <w:r>
        <w:rPr>
          <w:rFonts w:ascii="Arial" w:hAnsi="Arial" w:cs="Arial"/>
          <w:sz w:val="28"/>
          <w:szCs w:val="28"/>
        </w:rPr>
        <w:t xml:space="preserve"> que indeferiu o efeito suspensivo (ID 89507986):</w:t>
      </w:r>
    </w:p>
    <w:p w14:paraId="1E7BF00C" w14:textId="77777777" w:rsidR="00272585" w:rsidRPr="00E94B32" w:rsidRDefault="00272585" w:rsidP="00272585">
      <w:pPr>
        <w:spacing w:after="0" w:line="360" w:lineRule="auto"/>
        <w:ind w:firstLine="2268"/>
        <w:contextualSpacing/>
        <w:jc w:val="both"/>
        <w:rPr>
          <w:rFonts w:ascii="Arial" w:hAnsi="Arial" w:cs="Arial"/>
          <w:sz w:val="28"/>
          <w:szCs w:val="28"/>
        </w:rPr>
      </w:pPr>
      <w:r w:rsidRPr="00E94B32">
        <w:rPr>
          <w:rFonts w:ascii="Arial" w:hAnsi="Arial" w:cs="Arial"/>
          <w:sz w:val="28"/>
          <w:szCs w:val="28"/>
        </w:rPr>
        <w:t> </w:t>
      </w:r>
    </w:p>
    <w:p w14:paraId="4467CA85" w14:textId="7D45A293" w:rsidR="00721C72" w:rsidRPr="00E94B32" w:rsidRDefault="00272585" w:rsidP="00272585">
      <w:pPr>
        <w:spacing w:after="0" w:line="360" w:lineRule="auto"/>
        <w:ind w:left="2268" w:firstLine="1134"/>
        <w:contextualSpacing/>
        <w:jc w:val="both"/>
        <w:rPr>
          <w:rFonts w:ascii="Arial" w:hAnsi="Arial" w:cs="Arial"/>
          <w:sz w:val="28"/>
          <w:szCs w:val="28"/>
        </w:rPr>
        <w:pPrChange w:id="1044" w:author="Assessor GDSXSR" w:date="2026-10-28T02:18:09Z">
          <w:pPr>
            <w:spacing w:after="0" w:line="360" w:lineRule="auto"/>
            <w:ind w:left="2268" w:firstLine="1134"/>
            <w:contextualSpacing/>
            <w:jc w:val="both"/>
          </w:pPr>
        </w:pPrChange>
      </w:pPr>
      <w:commentRangeStart w:id="8"/>
      <w:r w:rsidRPr="00E94B32">
        <w:rPr>
          <w:rFonts w:ascii="Arial" w:hAnsi="Arial" w:cs="Arial"/>
          <w:i/>
          <w:sz w:val="26"/>
          <w:szCs w:val="28"/>
          <w:rPrChange w:id="1045" w:author="Assessor GDSXSR" w:date="2026-10-28T02:18:09Z">
            <w:rPr>
              <w:rFonts w:ascii="Arial" w:hAnsi="Arial" w:cs="Arial"/>
              <w:sz w:val="28"/>
              <w:szCs w:val="28"/>
            </w:rPr>
          </w:rPrChange>
        </w:rPr>
        <w:t xml:space="preserve">“(...) </w:t>
      </w:r>
      <w:r w:rsidR="00721C72" w:rsidRPr="00E94B32">
        <w:rPr>
          <w:rFonts w:ascii="Arial" w:hAnsi="Arial" w:cs="Arial"/>
          <w:i/>
          <w:sz w:val="26"/>
          <w:szCs w:val="28"/>
          <w:rPrChange w:id="1046" w:author="Assessor GDSXSR" w:date="2026-10-28T02:18:09Z">
            <w:rPr>
              <w:rFonts w:ascii="Arial" w:hAnsi="Arial" w:cs="Arial"/>
              <w:sz w:val="28"/>
              <w:szCs w:val="28"/>
            </w:rPr>
          </w:rPrChange>
        </w:rPr>
        <w:t xml:space="preserve">Quanto ao pedido liminar, </w:t>
      </w:r>
      <w:r w:rsidR="00721C72" w:rsidRPr="00E94B32">
        <w:rPr>
          <w:rFonts w:ascii="Arial" w:hAnsi="Arial" w:cs="Arial"/>
          <w:i/>
          <w:sz w:val="26"/>
          <w:szCs w:val="28"/>
          <w:u w:val="single"/>
          <w:rPrChange w:id="1047" w:author="Assessor GDSXSR" w:date="2026-10-28T02:18:09Z">
            <w:rPr>
              <w:rFonts w:ascii="Arial" w:hAnsi="Arial" w:cs="Arial"/>
              <w:sz w:val="28"/>
              <w:szCs w:val="28"/>
              <w:u w:val="single"/>
            </w:rPr>
          </w:rPrChange>
        </w:rPr>
        <w:t>não vislumbro a probabilidade do direito alegado</w:t>
      </w:r>
      <w:r w:rsidR="00721C72" w:rsidRPr="00E94B32">
        <w:rPr>
          <w:rFonts w:ascii="Arial" w:hAnsi="Arial" w:cs="Arial"/>
          <w:i/>
          <w:sz w:val="26"/>
          <w:szCs w:val="28"/>
          <w:rPrChange w:id="1048" w:author="Assessor GDSXSR" w:date="2026-10-28T02:18:09Z">
            <w:rPr>
              <w:rFonts w:ascii="Arial" w:hAnsi="Arial" w:cs="Arial"/>
              <w:sz w:val="28"/>
              <w:szCs w:val="28"/>
            </w:rPr>
          </w:rPrChange>
        </w:rPr>
        <w:t>, ao menos nesta sede de cognição sumária.</w:t>
      </w:r>
      <w:commentRangeEnd w:id="8"/>
      <w:r>
        <w:rPr>
          <w:rStyle w:val="CommentReference"/>
        </w:rPr>
        <w:commentReference w:id="8"/>
      </w:r>
    </w:p>
    <w:p w14:paraId="6067A566" w14:textId="77777777" w:rsidR="00721C72" w:rsidRPr="00E94B32" w:rsidRDefault="00721C72" w:rsidP="00272585">
      <w:pPr>
        <w:spacing w:after="0" w:line="360" w:lineRule="auto"/>
        <w:ind w:left="2268" w:firstLine="1134"/>
        <w:contextualSpacing/>
        <w:jc w:val="both"/>
        <w:rPr>
          <w:rFonts w:ascii="Arial" w:hAnsi="Arial" w:cs="Arial"/>
          <w:sz w:val="28"/>
          <w:szCs w:val="28"/>
        </w:rPr>
        <w:pPrChange w:id="1049" w:author="Assessor GDSXSR" w:date="2026-10-28T02:18:09Z">
          <w:pPr>
            <w:spacing w:after="0" w:line="360" w:lineRule="auto"/>
            <w:ind w:left="2268" w:firstLine="1134"/>
            <w:contextualSpacing/>
            <w:jc w:val="both"/>
          </w:pPr>
        </w:pPrChange>
      </w:pPr>
      <w:r w:rsidRPr="00E94B32">
        <w:rPr>
          <w:rFonts w:ascii="Arial" w:hAnsi="Arial" w:cs="Arial"/>
          <w:i/>
          <w:sz w:val="26"/>
          <w:szCs w:val="28"/>
          <w:rPrChange w:id="1050" w:author="Assessor GDSXSR" w:date="2026-10-28T02:18:09Z">
            <w:rPr>
              <w:rFonts w:ascii="Arial" w:hAnsi="Arial" w:cs="Arial"/>
              <w:sz w:val="28"/>
              <w:szCs w:val="28"/>
            </w:rPr>
          </w:rPrChange>
        </w:rPr>
        <w:t>Conforme constou da decisão agravada:</w:t>
      </w:r>
    </w:p>
    <w:p w14:paraId="74AD5274" w14:textId="77777777" w:rsidR="00721C72" w:rsidRPr="00E94B32" w:rsidRDefault="00721C72" w:rsidP="00272585">
      <w:pPr>
        <w:spacing w:after="0" w:line="360" w:lineRule="auto"/>
        <w:ind w:left="3402" w:firstLine="0"/>
        <w:contextualSpacing/>
        <w:jc w:val="both"/>
        <w:rPr>
          <w:rFonts w:ascii="Arial" w:hAnsi="Arial" w:cs="Arial"/>
          <w:i/>
          <w:sz w:val="26"/>
          <w:szCs w:val="26"/>
          <w:u w:val="single"/>
        </w:rPr>
        <w:pPrChange w:id="1051" w:author="Assessor GDSXSR" w:date="2026-10-28T02:18:09Z">
          <w:pPr>
            <w:spacing w:after="0" w:line="360" w:lineRule="auto"/>
            <w:ind w:left="3402" w:firstLine="1134"/>
            <w:contextualSpacing/>
            <w:jc w:val="both"/>
          </w:pPr>
        </w:pPrChange>
      </w:pPr>
      <w:del w:id="1058" w:author="Assessor GDSXSR" w:date="2026-10-28T02:18:09Z">
        <w:r>
          <w:rPr>
            <w:rFonts w:ascii="Arial" w:hAnsi="Arial" w:cs="Arial"/>
            <w:i/>
            <w:sz w:val="26"/>
            <w:szCs w:val="26"/>
          </w:rPr>
          <w:delText xml:space="preserve">“</w:delText>
        </w:r>
      </w:del>
      <w:ins w:id="1059" w:author="Assessor GDSXSR" w:date="2026-10-28T02:18:09Z">
        <w:r>
          <w:rPr>
            <w:rFonts w:ascii="Arial" w:hAnsi="Arial" w:cs="Arial"/>
            <w:i/>
            <w:color w:val="808080"/>
            <w:sz w:val="26"/>
            <w:szCs w:val="26"/>
          </w:rPr>
          <w:t xml:space="preserve">‘</w:t>
        </w:r>
      </w:ins>
      <w:r>
        <w:rPr>
          <w:rFonts w:ascii="Arial" w:hAnsi="Arial" w:cs="Arial"/>
          <w:i/>
          <w:sz w:val="26"/>
          <w:szCs w:val="26"/>
        </w:rPr>
        <w:t xml:space="preserve">(...) </w:t>
      </w:r>
      <w:r>
        <w:rPr>
          <w:rFonts w:ascii="Arial" w:hAnsi="Arial" w:cs="Arial"/>
          <w:i/>
          <w:sz w:val="26"/>
          <w:szCs w:val="26"/>
          <w:u w:val="single"/>
        </w:rPr>
        <w:t xml:space="preserve">A perícia deferida é de natureza médica especializada, em subárea de elevada densidade técnica (neurocirurgia), tendo por objeto a análise da indicação e da execução de clipagem microcirúrgica de aneurisma cerebral paraclinoide e do alegado déficit visual pós-operatório, à luz de extensa documentação médica e de significativo número de quesitos formulados pelas partes.</w:t>
      </w:r>
    </w:p>
    <w:p w14:paraId="38411AE3" w14:textId="77777777" w:rsidR="00721C72" w:rsidRPr="00E94B32" w:rsidRDefault="00721C72" w:rsidP="00272585">
      <w:pPr>
        <w:spacing w:after="0" w:line="360" w:lineRule="auto"/>
        <w:ind w:left="3402" w:firstLine="0"/>
        <w:contextualSpacing/>
        <w:jc w:val="both"/>
        <w:rPr>
          <w:rFonts w:ascii="Arial" w:hAnsi="Arial" w:cs="Arial"/>
          <w:i/>
          <w:sz w:val="26"/>
          <w:szCs w:val="26"/>
        </w:rPr>
        <w:pPrChange w:id="1052" w:author="Assessor GDSXSR" w:date="2026-10-28T02:18:09Z">
          <w:pPr>
            <w:spacing w:after="0" w:line="360" w:lineRule="auto"/>
            <w:ind w:left="3402" w:firstLine="1134"/>
            <w:contextualSpacing/>
            <w:jc w:val="both"/>
          </w:pPr>
        </w:pPrChange>
      </w:pPr>
      <w:r>
        <w:rPr>
          <w:rFonts w:ascii="Arial" w:hAnsi="Arial" w:cs="Arial"/>
          <w:i/>
          <w:sz w:val="26"/>
          <w:szCs w:val="26"/>
        </w:rPr>
        <w:t xml:space="preserve">A complexidade, contudo, não legitima integralmente a carga horária proposta. As 2 horas destinadas à </w:t>
      </w:r>
      <w:del w:id="1060" w:author="Assessor GDSXSR" w:date="2026-10-28T02:18:09Z">
        <w:r>
          <w:rPr>
            <w:rFonts w:ascii="Arial" w:hAnsi="Arial" w:cs="Arial"/>
            <w:i/>
            <w:sz w:val="26"/>
            <w:szCs w:val="26"/>
          </w:rPr>
          <w:delText xml:space="preserve">"</w:delText>
        </w:r>
      </w:del>
      <w:ins w:id="1061" w:author="Assessor GDSXSR" w:date="2026-10-28T02:18:09Z">
        <w:r>
          <w:rPr>
            <w:rFonts w:ascii="Arial" w:hAnsi="Arial" w:cs="Arial"/>
            <w:i/>
            <w:color w:val="808080"/>
            <w:sz w:val="26"/>
            <w:szCs w:val="26"/>
          </w:rPr>
          <w:t xml:space="preserve">“</w:t>
        </w:r>
      </w:ins>
      <w:r>
        <w:rPr>
          <w:rFonts w:ascii="Arial" w:hAnsi="Arial" w:cs="Arial"/>
          <w:i/>
          <w:sz w:val="26"/>
          <w:szCs w:val="26"/>
        </w:rPr>
        <w:t xml:space="preserve">consulta ao processo para fixação de honorários</w:t>
      </w:r>
      <w:del w:id="1062" w:author="Assessor GDSXSR" w:date="2026-10-28T02:18:09Z">
        <w:r>
          <w:rPr>
            <w:rFonts w:ascii="Arial" w:hAnsi="Arial" w:cs="Arial"/>
            <w:i/>
            <w:sz w:val="26"/>
            <w:szCs w:val="26"/>
          </w:rPr>
          <w:delText xml:space="preserve">"</w:delText>
        </w:r>
      </w:del>
      <w:ins w:id="1063" w:author="Assessor GDSXSR" w:date="2026-10-28T02:18:09Z">
        <w:r>
          <w:rPr>
            <w:rFonts w:ascii="Arial" w:hAnsi="Arial" w:cs="Arial"/>
            <w:i/>
            <w:color w:val="808080"/>
            <w:sz w:val="26"/>
            <w:szCs w:val="26"/>
          </w:rPr>
          <w:t xml:space="preserve">”</w:t>
        </w:r>
      </w:ins>
      <w:r>
        <w:rPr>
          <w:rFonts w:ascii="Arial" w:hAnsi="Arial" w:cs="Arial"/>
          <w:i/>
          <w:sz w:val="26"/>
          <w:szCs w:val="26"/>
        </w:rPr>
        <w:t xml:space="preserve"> (ID 281335335) correspondem a etapa preparatória, anterior ao aceite do encargo e de interesse do próprio profissional, não constituindo trabalho técnico custeável pelas partes.</w:t>
      </w:r>
    </w:p>
    <w:p w14:paraId="34B152DA" w14:textId="77777777" w:rsidR="00721C72" w:rsidRPr="00E94B32" w:rsidRDefault="00721C72" w:rsidP="00272585">
      <w:pPr>
        <w:spacing w:after="0" w:line="360" w:lineRule="auto"/>
        <w:ind w:left="3402" w:firstLine="0"/>
        <w:contextualSpacing/>
        <w:jc w:val="both"/>
        <w:rPr>
          <w:rFonts w:ascii="Arial" w:hAnsi="Arial" w:cs="Arial"/>
          <w:i/>
          <w:sz w:val="26"/>
          <w:szCs w:val="26"/>
        </w:rPr>
        <w:pPrChange w:id="1053" w:author="Assessor GDSXSR" w:date="2026-10-28T02:18:09Z">
          <w:pPr>
            <w:spacing w:after="0" w:line="360" w:lineRule="auto"/>
            <w:ind w:left="3402" w:firstLine="1134"/>
            <w:contextualSpacing/>
            <w:jc w:val="both"/>
          </w:pPr>
        </w:pPrChange>
      </w:pPr>
      <w:commentRangeStart w:id="1"/>
      <w:r>
        <w:rPr>
          <w:rFonts w:ascii="Arial" w:hAnsi="Arial" w:cs="Arial"/>
          <w:i/>
          <w:sz w:val="26"/>
          <w:szCs w:val="26"/>
        </w:rPr>
        <w:t xml:space="preserve">De igual modo, as 8 horas relativas à </w:t>
      </w:r>
      <w:del w:id="1064" w:author="Assessor GDSXSR" w:date="2026-10-28T02:18:09Z">
        <w:r>
          <w:rPr>
            <w:rFonts w:ascii="Arial" w:hAnsi="Arial" w:cs="Arial"/>
            <w:i/>
            <w:sz w:val="26"/>
            <w:szCs w:val="26"/>
          </w:rPr>
          <w:delText xml:space="preserve">"</w:delText>
        </w:r>
      </w:del>
      <w:ins w:id="1065" w:author="Assessor GDSXSR" w:date="2026-10-28T02:18:09Z">
        <w:r>
          <w:rPr>
            <w:rFonts w:ascii="Arial" w:hAnsi="Arial" w:cs="Arial"/>
            <w:i/>
            <w:color w:val="808080"/>
            <w:sz w:val="26"/>
            <w:szCs w:val="26"/>
          </w:rPr>
          <w:t xml:space="preserve">“</w:t>
        </w:r>
      </w:ins>
      <w:r>
        <w:rPr>
          <w:rFonts w:ascii="Arial" w:hAnsi="Arial" w:cs="Arial"/>
          <w:i/>
          <w:sz w:val="26"/>
          <w:szCs w:val="26"/>
        </w:rPr>
        <w:t xml:space="preserve">reavaliação às indagações das partes</w:t>
      </w:r>
      <w:del w:id="1066" w:author="Assessor GDSXSR" w:date="2026-10-28T02:18:09Z">
        <w:r>
          <w:rPr>
            <w:rFonts w:ascii="Arial" w:hAnsi="Arial" w:cs="Arial"/>
            <w:i/>
            <w:sz w:val="26"/>
            <w:szCs w:val="26"/>
          </w:rPr>
          <w:delText xml:space="preserve">"</w:delText>
        </w:r>
      </w:del>
      <w:ins w:id="1067" w:author="Assessor GDSXSR" w:date="2026-10-28T02:18:09Z">
        <w:r>
          <w:rPr>
            <w:rFonts w:ascii="Arial" w:hAnsi="Arial" w:cs="Arial"/>
            <w:i/>
            <w:color w:val="808080"/>
            <w:sz w:val="26"/>
            <w:szCs w:val="26"/>
          </w:rPr>
          <w:t xml:space="preserve">”</w:t>
        </w:r>
      </w:ins>
      <w:r>
        <w:rPr>
          <w:rFonts w:ascii="Arial" w:hAnsi="Arial" w:cs="Arial"/>
          <w:i/>
          <w:sz w:val="26"/>
          <w:szCs w:val="26"/>
        </w:rPr>
        <w:t xml:space="preserve"> (ID 281335335) configuram atividade contingente, cuja remuneração já se encontra contemplada na segunda parcela do levantamento fixada na decisão de ID 275055700, nos termos do </w:t>
      </w:r>
      <w:r>
        <w:rPr>
          <w:rFonts w:ascii="Arial" w:hAnsi="Arial" w:cs="Arial"/>
          <w:i/>
          <w:sz w:val="26"/>
          <w:szCs w:val="26"/>
        </w:rPr>
        <w:t xml:space="preserve">art. 465, § 4º, do CPC,</w:t>
      </w:r>
      <w:r>
        <w:rPr>
          <w:rFonts w:ascii="Arial" w:hAnsi="Arial" w:cs="Arial"/>
          <w:i/>
          <w:sz w:val="26"/>
          <w:szCs w:val="26"/>
        </w:rPr>
        <w:t xml:space="preserve"> não devendo ser antecipada no arbitramento inicial.</w:t>
      </w:r>
      <w:commentRangeEnd w:id="1"/>
      <w:r w:rsidR="00105FB2" w:rsidRPr="00E94B32">
        <w:rPr>
          <w:rStyle w:val="Refdecomentrio"/>
          <w:rFonts w:ascii="Arial" w:hAnsi="Arial" w:cs="Arial"/>
          <w:i/>
          <w:sz w:val="26"/>
          <w:szCs w:val="26"/>
        </w:rPr>
        <w:commentReference w:id="1"/>
      </w:r>
    </w:p>
    <w:p w14:paraId="11C44D9D" w14:textId="77777777" w:rsidR="00721C72" w:rsidRPr="00E94B32" w:rsidRDefault="00721C72" w:rsidP="00272585">
      <w:pPr>
        <w:spacing w:after="0" w:line="360" w:lineRule="auto"/>
        <w:ind w:left="3402" w:firstLine="0"/>
        <w:contextualSpacing/>
        <w:jc w:val="both"/>
        <w:rPr>
          <w:rFonts w:ascii="Arial" w:hAnsi="Arial" w:cs="Arial"/>
          <w:i/>
          <w:sz w:val="26"/>
          <w:szCs w:val="26"/>
          <w:u w:val="single"/>
        </w:rPr>
        <w:pPrChange w:id="1054" w:author="Assessor GDSXSR" w:date="2026-10-28T02:18:09Z">
          <w:pPr>
            <w:spacing w:after="0" w:line="360" w:lineRule="auto"/>
            <w:ind w:left="3402" w:firstLine="1134"/>
            <w:contextualSpacing/>
            <w:jc w:val="both"/>
          </w:pPr>
        </w:pPrChange>
      </w:pPr>
      <w:r w:rsidRPr="00E94B32">
        <w:rPr>
          <w:rFonts w:ascii="Arial" w:hAnsi="Arial" w:cs="Arial"/>
          <w:i/>
          <w:sz w:val="26"/>
          <w:szCs w:val="26"/>
          <w:u w:val="single"/>
        </w:rPr>
        <w:t>Depurada a base remunerável para 32 horas e considerado o valor da hora técnica compatível com os padrões de perícia judicial neste juízo, o montante proposto ainda se mostra elevado.</w:t>
      </w:r>
    </w:p>
    <w:p w14:paraId="32E24066" w14:textId="77777777" w:rsidR="00721C72" w:rsidRPr="00E94B32" w:rsidRDefault="00721C72" w:rsidP="00272585">
      <w:pPr>
        <w:spacing w:after="0" w:line="360" w:lineRule="auto"/>
        <w:ind w:left="3402" w:firstLine="0"/>
        <w:contextualSpacing/>
        <w:jc w:val="both"/>
        <w:rPr>
          <w:rFonts w:ascii="Arial" w:hAnsi="Arial" w:cs="Arial"/>
          <w:i/>
          <w:sz w:val="26"/>
          <w:szCs w:val="26"/>
        </w:rPr>
        <w:pPrChange w:id="1055" w:author="Assessor GDSXSR" w:date="2026-10-28T02:18:09Z">
          <w:pPr>
            <w:spacing w:after="0" w:line="360" w:lineRule="auto"/>
            <w:ind w:left="3402" w:firstLine="1134"/>
            <w:contextualSpacing/>
            <w:jc w:val="both"/>
          </w:pPr>
        </w:pPrChange>
      </w:pPr>
      <w:r w:rsidRPr="00E94B32">
        <w:rPr>
          <w:rFonts w:ascii="Arial" w:hAnsi="Arial" w:cs="Arial"/>
          <w:i/>
          <w:sz w:val="26"/>
          <w:szCs w:val="26"/>
        </w:rPr>
        <w:t>Por outro lado, não prospera a pretensão de fixação nos limites da Resolução CNJ nº 232/2016. Como reconhece a própria impugnante, aquele ato normativo destina-se à remuneração do perito quando a parte responsável pelo pagamento é beneficiária da gratuidade de justiça, hipótese diversa dos autos, em que o adiantamento dos honorários incumbe às rés (ID 275055700).</w:t>
      </w:r>
    </w:p>
    <w:p w14:paraId="2CCD6405" w14:textId="77777777" w:rsidR="00721C72" w:rsidRPr="00E94B32" w:rsidRDefault="00721C72" w:rsidP="00272585">
      <w:pPr>
        <w:spacing w:after="0" w:line="360" w:lineRule="auto"/>
        <w:ind w:left="3402" w:firstLine="0"/>
        <w:contextualSpacing/>
        <w:jc w:val="both"/>
        <w:rPr>
          <w:rFonts w:ascii="Arial" w:hAnsi="Arial" w:cs="Arial"/>
          <w:i/>
          <w:sz w:val="26"/>
          <w:szCs w:val="26"/>
        </w:rPr>
        <w:pPrChange w:id="1056" w:author="Assessor GDSXSR" w:date="2026-10-28T02:18:09Z">
          <w:pPr>
            <w:spacing w:after="0" w:line="360" w:lineRule="auto"/>
            <w:ind w:left="3402" w:firstLine="1134"/>
            <w:contextualSpacing/>
            <w:jc w:val="both"/>
          </w:pPr>
        </w:pPrChange>
      </w:pPr>
      <w:r w:rsidRPr="00E94B32">
        <w:rPr>
          <w:rFonts w:ascii="Arial" w:hAnsi="Arial" w:cs="Arial"/>
          <w:i/>
          <w:sz w:val="26"/>
          <w:szCs w:val="26"/>
        </w:rPr>
        <w:t>Tampouco se admite a equiparação direta à Classificação Brasileira Hierarquizada de Procedimentos Médicos, dada a natureza e a finalidade próprias da atividade médico-pericial.</w:t>
      </w:r>
    </w:p>
    <w:p w14:paraId="5E82DAEC" w14:textId="77777777" w:rsidR="00721C72" w:rsidRPr="00E94B32" w:rsidRDefault="00721C72" w:rsidP="00272585">
      <w:pPr>
        <w:spacing w:after="0" w:line="360" w:lineRule="auto"/>
        <w:ind w:left="3402" w:firstLine="0"/>
        <w:contextualSpacing/>
        <w:jc w:val="both"/>
        <w:rPr>
          <w:rFonts w:ascii="Arial" w:hAnsi="Arial" w:cs="Arial"/>
          <w:i/>
          <w:iCs/>
          <w:sz w:val="26"/>
          <w:szCs w:val="26"/>
        </w:rPr>
        <w:pPrChange w:id="1057" w:author="Assessor GDSXSR" w:date="2026-10-28T02:18:09Z">
          <w:pPr>
            <w:spacing w:after="0" w:line="360" w:lineRule="auto"/>
            <w:ind w:left="3402" w:firstLine="1134"/>
            <w:contextualSpacing/>
            <w:jc w:val="both"/>
          </w:pPr>
        </w:pPrChange>
      </w:pPr>
      <w:r>
        <w:rPr>
          <w:rFonts w:ascii="Arial" w:hAnsi="Arial" w:cs="Arial"/>
          <w:i/>
          <w:sz w:val="26"/>
          <w:szCs w:val="26"/>
          <w:u w:val="single"/>
        </w:rPr>
        <w:t xml:space="preserve">O valor de R$ 10.000,00 mostra-se proporcional ao trabalho a ser desempenhado, notadamente pela complexidade da matéria, pela especialização exigida e pelo número de quesitos apresentados, encerrando a discussão sobre o custo da diligência.</w:t>
      </w:r>
      <w:r>
        <w:rPr>
          <w:rFonts w:ascii="Arial" w:hAnsi="Arial" w:cs="Arial"/>
          <w:i/>
          <w:sz w:val="26"/>
          <w:szCs w:val="26"/>
        </w:rPr>
        <w:t xml:space="preserve"> (...)</w:t>
      </w:r>
      <w:del w:id="1068" w:author="Assessor GDSXSR" w:date="2026-10-28T02:18:09Z">
        <w:r>
          <w:rPr>
            <w:rFonts w:ascii="Arial" w:hAnsi="Arial" w:cs="Arial"/>
            <w:i/>
            <w:sz w:val="26"/>
            <w:szCs w:val="26"/>
          </w:rPr>
          <w:delText xml:space="preserve">”</w:delText>
        </w:r>
      </w:del>
      <w:ins w:id="1069" w:author="Assessor GDSXSR" w:date="2026-10-28T02:18:09Z">
        <w:r>
          <w:rPr>
            <w:rFonts w:ascii="Arial" w:hAnsi="Arial" w:cs="Arial"/>
            <w:i/>
            <w:color w:val="808080"/>
            <w:sz w:val="26"/>
            <w:szCs w:val="26"/>
          </w:rPr>
          <w:t xml:space="preserve">’</w:t>
        </w:r>
      </w:ins>
      <w:r>
        <w:rPr>
          <w:rFonts w:ascii="Arial" w:hAnsi="Arial" w:cs="Arial"/>
          <w:i/>
          <w:sz w:val="26"/>
          <w:szCs w:val="26"/>
        </w:rPr>
        <w:t xml:space="preserve"> (ID 286841324, processo de origem) - Grifei</w:t>
      </w:r>
    </w:p>
    <w:p w14:paraId="1BAAC51E"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Change w:id="1070" w:author="Assessor GDSXSR" w:date="2026-10-28T02:18:09Z">
          <w:pPr>
            <w:spacing w:after="0" w:line="360" w:lineRule="auto"/>
            <w:ind w:left="2268" w:firstLine="993"/>
            <w:contextualSpacing/>
            <w:jc w:val="both"/>
          </w:pPr>
        </w:pPrChange>
      </w:pPr>
      <w:r w:rsidRPr="00E94B32">
        <w:rPr>
          <w:rFonts w:ascii="Arial" w:hAnsi="Arial" w:cs="Arial"/>
          <w:i/>
          <w:iCs/>
          <w:sz w:val="26"/>
          <w:szCs w:val="26"/>
        </w:rPr>
        <w:t>Não se verifica, em análise preliminar, incompatibilidade manifesta entre o objeto da perícia (análise da indicação e da execução de clipagem microcirúrgica de aneurisma cerebral paraclinoide e do alegado déficit visual pós-operatório) e o valor dos honorários periciais arbitrados em R$ 10.000,00.</w:t>
      </w:r>
    </w:p>
    <w:p w14:paraId="46C49A9B"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Change w:id="1071" w:author="Assessor GDSXSR" w:date="2026-10-28T02:18:09Z">
          <w:pPr>
            <w:spacing w:after="0" w:line="360" w:lineRule="auto"/>
            <w:ind w:left="2268" w:firstLine="993"/>
            <w:contextualSpacing/>
            <w:jc w:val="both"/>
          </w:pPr>
        </w:pPrChange>
      </w:pPr>
      <w:r>
        <w:rPr>
          <w:rFonts w:ascii="Arial" w:hAnsi="Arial" w:cs="Arial"/>
          <w:i/>
          <w:iCs/>
          <w:sz w:val="26"/>
          <w:szCs w:val="26"/>
        </w:rPr>
        <w:t xml:space="preserve">Desse modo, a alegação genérica de excessividade da quantia arbitrada, desacompanhada de elementos concretos suficientes para infirmar os critérios adotados pelo Juízo de origem, não autoriza, nesta fase de cognição sumária, nova redução do valor fixado.</w:t>
      </w:r>
      <w:ins w:id="1072" w:author="Assessor GDSXSR" w:date="2026-10-28T02:18:09Z">
        <w:r>
          <w:rPr>
            <w:rFonts w:ascii="Arial" w:hAnsi="Arial" w:cs="Arial"/>
            <w:i/>
            <w:iCs/>
            <w:color w:val="808080"/>
            <w:sz w:val="26"/>
            <w:szCs w:val="26"/>
          </w:rPr>
          <w:t xml:space="preserve">”</w:t>
        </w:r>
      </w:ins>
    </w:p>
    <w:p w14:paraId="1437E5BD" w14:textId="77777777" w:rsidR="00721C72" w:rsidRPr="00E94B32" w:rsidRDefault="00721C72" w:rsidP="00721C72">
      <w:pPr>
        <w:spacing w:after="0" w:line="360" w:lineRule="auto"/>
        <w:ind w:firstLine="2268"/>
        <w:jc w:val="both"/>
        <w:rPr>
          <w:rFonts w:ascii="Arial" w:hAnsi="Arial" w:cs="Arial"/>
          <w:sz w:val="28"/>
          <w:szCs w:val="28"/>
        </w:rPr>
      </w:pPr>
    </w:p>
    <w:p w14:paraId="236B2973" w14:textId="77777777" w:rsidR="00E94B32" w:rsidRPr="00E94B32" w:rsidRDefault="00E94B32" w:rsidP="00E94B32">
      <w:pPr>
        <w:spacing w:after="0" w:line="360" w:lineRule="auto"/>
        <w:ind w:firstLine="2268"/>
        <w:jc w:val="both"/>
        <w:rPr>
          <w:rFonts w:ascii="Arial" w:hAnsi="Arial" w:cs="Arial"/>
          <w:sz w:val="28"/>
          <w:szCs w:val="28"/>
        </w:rPr>
      </w:pPr>
      <w:commentRangeStart w:id="9"/>
      <w:r>
        <w:rPr>
          <w:rFonts w:ascii="Arial" w:hAnsi="Arial" w:cs="Arial"/>
          <w:sz w:val="28"/>
          <w:szCs w:val="28"/>
        </w:rPr>
        <w:t xml:space="preserve">Dito isso, e não havendo alteração do quadro fático-jurídico delineado nos autos,</w:t>
      </w:r>
      <w:del w:id="1073" w:author="Assessor GDSXSR" w:date="2026-10-28T02:18:09Z">
        <w:r>
          <w:rPr>
            <w:rFonts w:ascii="Arial" w:hAnsi="Arial" w:cs="Arial"/>
            <w:sz w:val="28"/>
            <w:szCs w:val="28"/>
          </w:rPr>
          <w:delText xml:space="preserve"> verifica-se que</w:delText>
        </w:r>
      </w:del>
      <w:r>
        <w:rPr>
          <w:rFonts w:ascii="Arial" w:hAnsi="Arial" w:cs="Arial"/>
          <w:sz w:val="28"/>
          <w:szCs w:val="28"/>
        </w:rPr>
        <w:t xml:space="preserve"> </w:t>
      </w:r>
      <w:r>
        <w:rPr>
          <w:rFonts w:ascii="Arial" w:hAnsi="Arial" w:cs="Arial"/>
          <w:sz w:val="28"/>
          <w:szCs w:val="28"/>
          <w:highlight w:val="yellow"/>
          <w:rPrChange w:id="1075" w:author="Assessor GDSXSR" w:date="2026-10-28T02:18:09Z">
            <w:rPr>
              <w:rFonts w:ascii="Arial" w:hAnsi="Arial" w:cs="Arial"/>
              <w:sz w:val="28"/>
              <w:szCs w:val="28"/>
            </w:rPr>
          </w:rPrChange>
        </w:rPr>
        <w:t xml:space="preserve">a agravante não apresentou elementos concretos aptos a demonstrar a excessividade dos honorários periciais fixados</w:t>
      </w:r>
      <w:del w:id="1074" w:author="Assessor GDSXSR" w:date="2026-10-28T02:18:09Z">
        <w:r>
          <w:rPr>
            <w:rFonts w:ascii="Arial" w:hAnsi="Arial" w:cs="Arial"/>
            <w:sz w:val="28"/>
            <w:szCs w:val="28"/>
          </w:rPr>
          <w:delText xml:space="preserve">, os quais foram arbitrados à luz das peculiaridades da perícia determinada nos autos</w:delText>
        </w:r>
      </w:del>
      <w:r>
        <w:rPr>
          <w:rFonts w:ascii="Arial" w:hAnsi="Arial" w:cs="Arial"/>
          <w:sz w:val="28"/>
          <w:szCs w:val="28"/>
        </w:rPr>
        <w:t xml:space="preserve">.</w:t>
      </w:r>
      <w:commentRangeEnd w:id="9"/>
      <w:r>
        <w:rPr>
          <w:rStyle w:val="CommentReference"/>
        </w:rPr>
        <w:commentReference w:id="9"/>
      </w:r>
    </w:p>
    <w:p w14:paraId="08ED18FF" w14:textId="77777777" w:rsidR="00E94B32" w:rsidRDefault="00E94B32" w:rsidP="00E94B32">
      <w:pPr>
        <w:spacing w:after="0" w:line="360" w:lineRule="auto"/>
        <w:ind w:firstLine="2268"/>
        <w:jc w:val="both"/>
        <w:rPr>
          <w:rFonts w:ascii="Arial" w:hAnsi="Arial" w:cs="Arial"/>
          <w:sz w:val="28"/>
          <w:szCs w:val="28"/>
        </w:rPr>
      </w:pPr>
    </w:p>
    <w:p w14:paraId="6121D440" w14:textId="34ADC1B5" w:rsidR="00E94B32" w:rsidRPr="00E94B32" w:rsidRDefault="00E94B32" w:rsidP="00E94B32">
      <w:pPr>
        <w:spacing w:after="0" w:line="360" w:lineRule="auto"/>
        <w:ind w:firstLine="2268"/>
        <w:jc w:val="both"/>
        <w:rPr>
          <w:rFonts w:ascii="Arial" w:hAnsi="Arial" w:cs="Arial"/>
          <w:sz w:val="28"/>
          <w:szCs w:val="28"/>
        </w:rPr>
      </w:pPr>
      <w:r>
        <w:rPr>
          <w:rFonts w:ascii="Arial" w:hAnsi="Arial" w:cs="Arial"/>
          <w:sz w:val="28"/>
          <w:szCs w:val="28"/>
        </w:rPr>
        <w:t xml:space="preserve">A alegação de ausência de indicação dos critérios aritméticos utilizados para fixação dos honorários não evidencia ilegalidade ou irrazoabilidade na decisão </w:t>
      </w:r>
      <w:del w:id="1076" w:author="Assessor GDSXSR" w:date="2026-10-28T02:18:09Z">
        <w:r>
          <w:rPr>
            <w:rFonts w:ascii="Arial" w:hAnsi="Arial" w:cs="Arial"/>
            <w:sz w:val="28"/>
            <w:szCs w:val="28"/>
          </w:rPr>
          <w:delText xml:space="preserve">recorrida</w:delText>
        </w:r>
      </w:del>
      <w:ins w:id="1077" w:author="Assessor GDSXSR" w:date="2026-10-28T02:18:09Z">
        <w:r>
          <w:rPr>
            <w:rFonts w:ascii="Arial" w:hAnsi="Arial" w:cs="Arial"/>
            <w:color w:val="808080"/>
            <w:sz w:val="28"/>
            <w:szCs w:val="28"/>
          </w:rPr>
          <w:t xml:space="preserve">agravada</w:t>
        </w:r>
      </w:ins>
      <w:r>
        <w:rPr>
          <w:rFonts w:ascii="Arial" w:hAnsi="Arial" w:cs="Arial"/>
          <w:sz w:val="28"/>
          <w:szCs w:val="28"/>
        </w:rPr>
        <w:t xml:space="preserve">.</w:t>
      </w:r>
    </w:p>
    <w:p w14:paraId="7DDEBEB7" w14:textId="77777777" w:rsidR="00E94B32" w:rsidRDefault="00E94B32" w:rsidP="00E94B32">
      <w:pPr>
        <w:spacing w:after="0" w:line="360" w:lineRule="auto"/>
        <w:ind w:firstLine="2268"/>
        <w:jc w:val="both"/>
        <w:rPr>
          <w:rFonts w:ascii="Arial" w:hAnsi="Arial" w:cs="Arial"/>
          <w:sz w:val="28"/>
          <w:szCs w:val="28"/>
        </w:rPr>
      </w:pPr>
    </w:p>
    <w:p w14:paraId="69D89348" w14:textId="1E421D35" w:rsidR="00E94B32" w:rsidRPr="00E94B32" w:rsidRDefault="00E94B32" w:rsidP="00E94B32">
      <w:pPr>
        <w:spacing w:after="0" w:line="360" w:lineRule="auto"/>
        <w:ind w:firstLine="2268"/>
        <w:jc w:val="both"/>
        <w:rPr>
          <w:rFonts w:ascii="Arial" w:hAnsi="Arial" w:cs="Arial"/>
          <w:sz w:val="28"/>
          <w:szCs w:val="28"/>
        </w:rPr>
      </w:pPr>
      <w:r w:rsidRPr="00E94B32">
        <w:rPr>
          <w:rFonts w:ascii="Arial" w:hAnsi="Arial" w:cs="Arial"/>
          <w:sz w:val="28"/>
          <w:szCs w:val="28"/>
        </w:rPr>
        <w:t xml:space="preserve">Tampouco se constata obrigatoriedade de adoção do parâmetro de mercado indicado pela recorrente. O fato de ter sido juntada referência </w:t>
      </w:r>
      <w:r w:rsidR="00105FB2">
        <w:rPr>
          <w:rFonts w:ascii="Arial" w:hAnsi="Arial" w:cs="Arial"/>
          <w:sz w:val="28"/>
          <w:szCs w:val="28"/>
        </w:rPr>
        <w:t>à</w:t>
      </w:r>
      <w:r w:rsidRPr="00E94B32">
        <w:rPr>
          <w:rFonts w:ascii="Arial" w:hAnsi="Arial" w:cs="Arial"/>
          <w:sz w:val="28"/>
          <w:szCs w:val="28"/>
        </w:rPr>
        <w:t xml:space="preserve"> perícia diversa, remunerada em R$ 4.000,00, não evidencia, por si só, a excessividade dos honorários arbitrados nestes autos.</w:t>
      </w:r>
    </w:p>
    <w:p w14:paraId="0115D49B" w14:textId="77777777" w:rsidR="00E94B32" w:rsidRDefault="00E94B32" w:rsidP="00E94B32">
      <w:pPr>
        <w:spacing w:after="0" w:line="360" w:lineRule="auto"/>
        <w:ind w:firstLine="2268"/>
        <w:jc w:val="both"/>
        <w:rPr>
          <w:rFonts w:ascii="Arial" w:hAnsi="Arial" w:cs="Arial"/>
          <w:sz w:val="28"/>
          <w:szCs w:val="28"/>
        </w:rPr>
      </w:pPr>
    </w:p>
    <w:p w14:paraId="41007DDA" w14:textId="77777777" w:rsidR="00E94B32" w:rsidRDefault="00E94B32" w:rsidP="00E94B32">
      <w:pPr>
        <w:spacing w:after="0" w:line="360" w:lineRule="auto"/>
        <w:ind w:firstLine="2268"/>
        <w:jc w:val="both"/>
        <w:rPr>
          <w:rFonts w:ascii="Arial" w:hAnsi="Arial" w:cs="Arial"/>
          <w:sz w:val="28"/>
          <w:szCs w:val="28"/>
        </w:rPr>
      </w:pPr>
      <w:del w:id="1078" w:author="Assessor GDSXSR" w:date="2026-10-28T02:18:09Z">
        <w:r>
          <w:rPr>
            <w:rFonts w:ascii="Arial" w:hAnsi="Arial" w:cs="Arial"/>
            <w:sz w:val="28"/>
            <w:szCs w:val="28"/>
          </w:rPr>
          <w:delText xml:space="preserve">Ademais</w:delText>
        </w:r>
      </w:del>
      <w:ins w:id="1079" w:author="Assessor GDSXSR" w:date="2026-10-28T02:18:09Z">
        <w:r>
          <w:rPr>
            <w:rFonts w:ascii="Arial" w:hAnsi="Arial" w:cs="Arial"/>
            <w:color w:val="808080"/>
            <w:sz w:val="28"/>
            <w:szCs w:val="28"/>
          </w:rPr>
          <w:t xml:space="preserve">No mais</w:t>
        </w:r>
      </w:ins>
      <w:commentRangeStart w:id="10"/>
      <w:r>
        <w:rPr>
          <w:rFonts w:ascii="Arial" w:hAnsi="Arial" w:cs="Arial"/>
          <w:sz w:val="28"/>
          <w:szCs w:val="28"/>
        </w:rPr>
        <w:t xml:space="preserve">, o Juízo de origem examinou as impugnações</w:t>
      </w:r>
      <w:del w:id="1080" w:author="Assessor GDSXSR" w:date="2026-10-28T02:18:09Z">
        <w:r>
          <w:rPr>
            <w:rFonts w:ascii="Arial" w:hAnsi="Arial" w:cs="Arial"/>
            <w:sz w:val="28"/>
            <w:szCs w:val="28"/>
          </w:rPr>
          <w:delText xml:space="preserve"> apresentadas</w:delText>
        </w:r>
      </w:del>
      <w:r>
        <w:rPr>
          <w:rFonts w:ascii="Arial" w:hAnsi="Arial" w:cs="Arial"/>
          <w:sz w:val="28"/>
          <w:szCs w:val="28"/>
        </w:rPr>
        <w:t xml:space="preserve">, excluiu atividades</w:t>
      </w:r>
      <w:del w:id="1081" w:author="Assessor GDSXSR" w:date="2026-10-28T02:18:09Z">
        <w:r>
          <w:rPr>
            <w:rFonts w:ascii="Arial" w:hAnsi="Arial" w:cs="Arial"/>
            <w:sz w:val="28"/>
            <w:szCs w:val="28"/>
          </w:rPr>
          <w:delText xml:space="preserve"> reputadas</w:delText>
        </w:r>
      </w:del>
      <w:r>
        <w:rPr>
          <w:rFonts w:ascii="Arial" w:hAnsi="Arial" w:cs="Arial"/>
          <w:sz w:val="28"/>
          <w:szCs w:val="28"/>
        </w:rPr>
        <w:t xml:space="preserve"> indevidamente incluídas na proposta do </w:t>
      </w:r>
      <w:r>
        <w:rPr>
          <w:rFonts w:ascii="Arial" w:hAnsi="Arial" w:cs="Arial"/>
          <w:i/>
          <w:sz w:val="28"/>
          <w:szCs w:val="28"/>
          <w:rPrChange w:id="1092" w:author="Assessor GDSXSR" w:date="2026-10-28T02:18:09Z">
            <w:rPr>
              <w:rFonts w:ascii="Arial" w:hAnsi="Arial" w:cs="Arial"/>
              <w:sz w:val="28"/>
              <w:szCs w:val="28"/>
            </w:rPr>
          </w:rPrChange>
        </w:rPr>
        <w:t xml:space="preserve">expert</w:t>
      </w:r>
      <w:r>
        <w:rPr>
          <w:rFonts w:ascii="Arial" w:hAnsi="Arial" w:cs="Arial"/>
          <w:sz w:val="28"/>
          <w:szCs w:val="28"/>
        </w:rPr>
        <w:t xml:space="preserve"> e </w:t>
      </w:r>
      <w:del w:id="1082" w:author="Assessor GDSXSR" w:date="2026-10-28T02:18:09Z">
        <w:r>
          <w:rPr>
            <w:rFonts w:ascii="Arial" w:hAnsi="Arial" w:cs="Arial"/>
            <w:sz w:val="28"/>
            <w:szCs w:val="28"/>
          </w:rPr>
          <w:delText xml:space="preserve">promoveu</w:delText>
        </w:r>
      </w:del>
      <w:ins w:id="1083" w:author="Assessor GDSXSR" w:date="2026-10-28T02:18:09Z">
        <w:r>
          <w:rPr>
            <w:rFonts w:ascii="Arial" w:hAnsi="Arial" w:cs="Arial"/>
            <w:color w:val="808080"/>
            <w:sz w:val="28"/>
            <w:szCs w:val="28"/>
          </w:rPr>
          <w:t xml:space="preserve">reduziu</w:t>
        </w:r>
      </w:ins>
      <w:r>
        <w:rPr>
          <w:rFonts w:ascii="Arial" w:hAnsi="Arial" w:cs="Arial"/>
          <w:sz w:val="28"/>
          <w:szCs w:val="28"/>
        </w:rPr>
        <w:t xml:space="preserve"> </w:t>
      </w:r>
      <w:del w:id="1084" w:author="Assessor GDSXSR" w:date="2026-10-28T02:18:09Z">
        <w:r>
          <w:rPr>
            <w:rFonts w:ascii="Arial" w:hAnsi="Arial" w:cs="Arial"/>
            <w:sz w:val="28"/>
            <w:szCs w:val="28"/>
          </w:rPr>
          <w:delText xml:space="preserve">significativa redução dos</w:delText>
        </w:r>
      </w:del>
      <w:ins w:id="1085" w:author="Assessor GDSXSR" w:date="2026-10-28T02:18:09Z">
        <w:r>
          <w:rPr>
            <w:rFonts w:ascii="Arial" w:hAnsi="Arial" w:cs="Arial"/>
            <w:color w:val="808080"/>
            <w:sz w:val="28"/>
            <w:szCs w:val="28"/>
          </w:rPr>
          <w:t xml:space="preserve">os</w:t>
        </w:r>
      </w:ins>
      <w:r>
        <w:rPr>
          <w:rFonts w:ascii="Arial" w:hAnsi="Arial" w:cs="Arial"/>
          <w:sz w:val="28"/>
          <w:szCs w:val="28"/>
        </w:rPr>
        <w:t xml:space="preserve"> honorários </w:t>
      </w:r>
      <w:del w:id="1086" w:author="Assessor GDSXSR" w:date="2026-10-28T02:18:09Z">
        <w:r>
          <w:rPr>
            <w:rFonts w:ascii="Arial" w:hAnsi="Arial" w:cs="Arial"/>
            <w:sz w:val="28"/>
            <w:szCs w:val="28"/>
          </w:rPr>
          <w:delText xml:space="preserve">inicialmente</w:delText>
        </w:r>
      </w:del>
      <w:ins w:id="1087" w:author="Assessor GDSXSR" w:date="2026-10-28T02:18:09Z">
        <w:r>
          <w:rPr>
            <w:rFonts w:ascii="Arial" w:hAnsi="Arial" w:cs="Arial"/>
            <w:color w:val="808080"/>
            <w:sz w:val="28"/>
            <w:szCs w:val="28"/>
          </w:rPr>
          <w:t xml:space="preserve">de</w:t>
        </w:r>
      </w:ins>
      <w:r>
        <w:rPr>
          <w:rFonts w:ascii="Arial" w:hAnsi="Arial" w:cs="Arial"/>
          <w:sz w:val="28"/>
          <w:szCs w:val="28"/>
        </w:rPr>
        <w:t xml:space="preserve"> </w:t>
      </w:r>
      <w:del w:id="1088" w:author="Assessor GDSXSR" w:date="2026-10-28T02:18:09Z">
        <w:r>
          <w:rPr>
            <w:rFonts w:ascii="Arial" w:hAnsi="Arial" w:cs="Arial"/>
            <w:sz w:val="28"/>
            <w:szCs w:val="28"/>
          </w:rPr>
          <w:delText xml:space="preserve">estimados</w:delText>
        </w:r>
      </w:del>
      <w:ins w:id="1089" w:author="Assessor GDSXSR" w:date="2026-10-28T02:18:09Z">
        <w:r>
          <w:rPr>
            <w:rFonts w:ascii="Arial" w:hAnsi="Arial" w:cs="Arial"/>
            <w:color w:val="808080"/>
            <w:sz w:val="28"/>
            <w:szCs w:val="28"/>
          </w:rPr>
          <w:t xml:space="preserve">R$ 18</w:t>
        </w:r>
      </w:ins>
      <w:r>
        <w:rPr>
          <w:rFonts w:ascii="Arial" w:hAnsi="Arial" w:cs="Arial"/>
          <w:sz w:val="28"/>
          <w:szCs w:val="28"/>
        </w:rPr>
        <w:t xml:space="preserve">.</w:t>
      </w:r>
      <w:ins w:id="1090" w:author="Assessor GDSXSR" w:date="2026-10-28T02:18:09Z">
        <w:r>
          <w:rPr>
            <w:rFonts w:ascii="Arial" w:hAnsi="Arial" w:cs="Arial"/>
            <w:color w:val="808080"/>
            <w:sz w:val="28"/>
            <w:szCs w:val="28"/>
          </w:rPr>
          <w:t xml:space="preserve">000,00</w:t>
        </w:r>
      </w:ins>
      <w:r>
        <w:rPr>
          <w:rFonts w:ascii="Arial" w:hAnsi="Arial" w:cs="Arial"/>
          <w:sz w:val="28"/>
          <w:szCs w:val="28"/>
        </w:rPr>
        <w:t xml:space="preserve"> </w:t>
      </w:r>
      <w:commentRangeEnd w:id="10"/>
      <w:r>
        <w:rPr>
          <w:rStyle w:val="CommentReference"/>
        </w:rPr>
        <w:commentReference w:id="10"/>
      </w:r>
      <w:ins w:id="1091" w:author="Assessor GDSXSR" w:date="2026-10-28T02:18:09Z">
        <w:r>
          <w:rPr>
            <w:rFonts w:ascii="Arial" w:hAnsi="Arial" w:cs="Arial"/>
            <w:color w:val="808080"/>
            <w:sz w:val="28"/>
            <w:szCs w:val="28"/>
          </w:rPr>
          <w:t xml:space="preserve">para R$ 10.000,00 (ID 286841324, do processo de origem).</w:t>
        </w:r>
      </w:ins>
    </w:p>
    <w:p w14:paraId="66F4CA70" w14:textId="77777777" w:rsidR="00E94B32" w:rsidRDefault="00E94B32" w:rsidP="00E94B32">
      <w:pPr>
        <w:spacing w:after="0" w:line="360" w:lineRule="auto"/>
        <w:ind w:firstLine="2268"/>
        <w:jc w:val="both"/>
        <w:rPr>
          <w:rFonts w:ascii="Arial" w:hAnsi="Arial" w:cs="Arial"/>
          <w:sz w:val="28"/>
          <w:szCs w:val="28"/>
        </w:rPr>
      </w:pPr>
    </w:p>
    <w:p w14:paraId="349730E9" w14:textId="4AE8FB12" w:rsidR="00E94B32" w:rsidRPr="00E94B32" w:rsidRDefault="00E94B32" w:rsidP="00E94B32">
      <w:pPr>
        <w:spacing w:after="0" w:line="360" w:lineRule="auto"/>
        <w:ind w:firstLine="2268"/>
        <w:jc w:val="both"/>
        <w:rPr>
          <w:rFonts w:ascii="Arial" w:hAnsi="Arial" w:cs="Arial"/>
          <w:sz w:val="28"/>
          <w:szCs w:val="28"/>
        </w:rPr>
      </w:pPr>
      <w:del w:id="1093" w:author="Assessor GDSXSR" w:date="2026-10-28T02:18:09Z">
        <w:r>
          <w:rPr>
            <w:rFonts w:ascii="Arial" w:hAnsi="Arial" w:cs="Arial"/>
            <w:sz w:val="28"/>
            <w:szCs w:val="28"/>
          </w:rPr>
          <w:delText xml:space="preserve">Nesse</w:delText>
        </w:r>
      </w:del>
      <w:ins w:id="1094" w:author="Assessor GDSXSR" w:date="2026-10-28T02:18:09Z">
        <w:r>
          <w:rPr>
            <w:rFonts w:ascii="Arial" w:hAnsi="Arial" w:cs="Arial"/>
            <w:color w:val="808080"/>
            <w:sz w:val="28"/>
            <w:szCs w:val="28"/>
          </w:rPr>
          <w:t xml:space="preserve">Esse</w:t>
        </w:r>
      </w:ins>
      <w:commentRangeStart w:id="11"/>
      <w:r>
        <w:rPr>
          <w:rFonts w:ascii="Arial" w:hAnsi="Arial" w:cs="Arial"/>
          <w:sz w:val="28"/>
          <w:szCs w:val="28"/>
        </w:rPr>
        <w:t xml:space="preserve"> </w:t>
      </w:r>
      <w:del w:id="1095" w:author="Assessor GDSXSR" w:date="2026-10-28T02:18:09Z">
        <w:r>
          <w:rPr>
            <w:rFonts w:ascii="Arial" w:hAnsi="Arial" w:cs="Arial"/>
            <w:sz w:val="28"/>
            <w:szCs w:val="28"/>
          </w:rPr>
          <w:delText xml:space="preserve">contexto</w:delText>
        </w:r>
      </w:del>
      <w:ins w:id="1096" w:author="Assessor GDSXSR" w:date="2026-10-28T02:18:09Z">
        <w:r>
          <w:rPr>
            <w:rFonts w:ascii="Arial" w:hAnsi="Arial" w:cs="Arial"/>
            <w:color w:val="808080"/>
            <w:sz w:val="28"/>
            <w:szCs w:val="28"/>
          </w:rPr>
          <w:t xml:space="preserve">o quadro</w:t>
        </w:r>
      </w:ins>
      <w:r>
        <w:rPr>
          <w:rFonts w:ascii="Arial" w:hAnsi="Arial" w:cs="Arial"/>
          <w:sz w:val="28"/>
          <w:szCs w:val="28"/>
        </w:rPr>
        <w:t xml:space="preserve">, </w:t>
      </w:r>
      <w:r>
        <w:rPr>
          <w:rFonts w:ascii="Arial" w:hAnsi="Arial" w:cs="Arial"/>
          <w:sz w:val="28"/>
          <w:szCs w:val="28"/>
          <w:highlight w:val="yellow"/>
          <w:rPrChange w:id="1099" w:author="Assessor GDSXSR" w:date="2026-10-28T02:18:09Z">
            <w:rPr>
              <w:rFonts w:ascii="Arial" w:hAnsi="Arial" w:cs="Arial"/>
              <w:sz w:val="28"/>
              <w:szCs w:val="28"/>
            </w:rPr>
          </w:rPrChange>
        </w:rPr>
        <w:t xml:space="preserve">inexistem elementos que justifiquem nova redução do valor arbitrado ou a realização da diligência subsidiariamente requerida</w:t>
      </w:r>
      <w:ins w:id="1097" w:author="Assessor GDSXSR" w:date="2026-10-28T02:18:09Z">
        <w:r>
          <w:rPr>
            <w:rFonts w:ascii="Arial" w:hAnsi="Arial" w:cs="Arial"/>
            <w:color w:val="808080"/>
            <w:sz w:val="28"/>
            <w:szCs w:val="28"/>
          </w:rPr>
          <w:t xml:space="preserve">, devendo ser mantida a r</w:t>
        </w:r>
      </w:ins>
      <w:r>
        <w:rPr>
          <w:rFonts w:ascii="Arial" w:hAnsi="Arial" w:cs="Arial"/>
          <w:sz w:val="28"/>
          <w:szCs w:val="28"/>
        </w:rPr>
        <w:t xml:space="preserve">.</w:t>
      </w:r>
      <w:commentRangeEnd w:id="11"/>
      <w:r>
        <w:rPr>
          <w:rStyle w:val="CommentReference"/>
        </w:rPr>
        <w:commentReference w:id="11"/>
      </w:r>
      <w:ins w:id="1098" w:author="Assessor GDSXSR" w:date="2026-10-28T02:18:09Z">
        <w:r>
          <w:rPr>
            <w:rFonts w:ascii="Arial" w:hAnsi="Arial" w:cs="Arial"/>
            <w:color w:val="808080"/>
            <w:sz w:val="28"/>
            <w:szCs w:val="28"/>
          </w:rPr>
          <w:t xml:space="preserve"> decisão agravada.</w:t>
        </w:r>
      </w:ins>
    </w:p>
    <w:p w14:paraId="194F763F" w14:textId="77777777" w:rsidR="00850EC6" w:rsidRPr="00E94B32" w:rsidRDefault="00850EC6" w:rsidP="00850EC6">
      <w:pPr>
        <w:spacing w:after="0" w:line="360" w:lineRule="auto"/>
        <w:ind w:firstLine="2268"/>
        <w:jc w:val="both"/>
        <w:rPr>
          <w:rFonts w:ascii="Arial" w:hAnsi="Arial" w:cs="Arial"/>
          <w:sz w:val="28"/>
          <w:szCs w:val="28"/>
        </w:rPr>
      </w:pPr>
    </w:p>
    <w:p w14:paraId="38ECFF6C" w14:textId="77777777" w:rsidR="00721C72" w:rsidRPr="00E94B32" w:rsidRDefault="00721C72" w:rsidP="00721C72">
      <w:pPr>
        <w:spacing w:after="0" w:line="360" w:lineRule="auto"/>
        <w:jc w:val="center"/>
        <w:rPr>
          <w:rFonts w:ascii="Arial" w:hAnsi="Arial" w:cs="Arial"/>
          <w:b/>
          <w:bCs/>
          <w:sz w:val="28"/>
          <w:szCs w:val="28"/>
        </w:rPr>
      </w:pPr>
      <w:r w:rsidRPr="00E94B32">
        <w:rPr>
          <w:rFonts w:ascii="Arial" w:hAnsi="Arial" w:cs="Arial"/>
          <w:b/>
          <w:bCs/>
          <w:sz w:val="28"/>
          <w:szCs w:val="28"/>
        </w:rPr>
        <w:t>DISPOSITIVO</w:t>
      </w:r>
    </w:p>
    <w:p w14:paraId="770FAC12" w14:textId="77777777" w:rsidR="00721C72" w:rsidRPr="00E94B32" w:rsidRDefault="00721C72" w:rsidP="00721C72">
      <w:pPr>
        <w:spacing w:after="0" w:line="360" w:lineRule="auto"/>
        <w:ind w:firstLine="2268"/>
        <w:jc w:val="both"/>
        <w:rPr>
          <w:rFonts w:ascii="Arial" w:hAnsi="Arial" w:cs="Arial"/>
          <w:sz w:val="28"/>
          <w:szCs w:val="28"/>
        </w:rPr>
      </w:pPr>
    </w:p>
    <w:p w14:paraId="2F492693" w14:textId="5AFC61C9" w:rsidR="00721C72" w:rsidRPr="00E94B32" w:rsidRDefault="00721C72" w:rsidP="00721C72">
      <w:pPr>
        <w:spacing w:after="0" w:line="360" w:lineRule="auto"/>
        <w:ind w:firstLine="2268"/>
        <w:jc w:val="both"/>
        <w:rPr>
          <w:rFonts w:ascii="Arial" w:hAnsi="Arial" w:cs="Arial"/>
          <w:sz w:val="28"/>
          <w:szCs w:val="28"/>
        </w:rPr>
      </w:pPr>
      <w:r>
        <w:rPr>
          <w:rFonts w:ascii="Arial" w:hAnsi="Arial" w:cs="Arial"/>
          <w:sz w:val="28"/>
          <w:szCs w:val="28"/>
        </w:rPr>
        <w:t xml:space="preserve">Ante o exposto, </w:t>
      </w:r>
      <w:r>
        <w:rPr>
          <w:rFonts w:ascii="Arial" w:hAnsi="Arial" w:cs="Arial"/>
          <w:b/>
          <w:bCs/>
          <w:sz w:val="28"/>
          <w:szCs w:val="28"/>
        </w:rPr>
        <w:t xml:space="preserve">nego provimento </w:t>
      </w:r>
      <w:r>
        <w:rPr>
          <w:rFonts w:ascii="Arial" w:hAnsi="Arial" w:cs="Arial"/>
          <w:sz w:val="28"/>
          <w:szCs w:val="28"/>
        </w:rPr>
        <w:t xml:space="preserve">ao agravo de instrumento da ré, </w:t>
      </w:r>
      <w:r>
        <w:rPr>
          <w:rFonts w:ascii="Arial" w:hAnsi="Arial" w:cs="Arial"/>
          <w:sz w:val="28"/>
          <w:szCs w:val="28"/>
        </w:rPr>
        <w:t xml:space="preserve">UNIMED SEGUROS </w:t>
      </w:r>
      <w:del w:id="1100" w:author="Assessor GDSXSR" w:date="2026-10-28T02:18:09Z">
        <w:r>
          <w:rPr>
            <w:rFonts w:ascii="Arial" w:hAnsi="Arial" w:cs="Arial"/>
            <w:sz w:val="28"/>
            <w:szCs w:val="28"/>
          </w:rPr>
          <w:delText xml:space="preserve">SAUDE</w:delText>
        </w:r>
      </w:del>
      <w:ins w:id="1101" w:author="Assessor GDSXSR" w:date="2026-10-28T02:18:09Z">
        <w:r>
          <w:rPr>
            <w:rFonts w:ascii="Arial" w:hAnsi="Arial" w:cs="Arial"/>
            <w:color w:val="808080"/>
            <w:sz w:val="28"/>
            <w:szCs w:val="28"/>
          </w:rPr>
          <w:t xml:space="preserve">SAÚDE</w:t>
        </w:r>
      </w:ins>
      <w:r>
        <w:rPr>
          <w:rFonts w:ascii="Arial" w:hAnsi="Arial" w:cs="Arial"/>
          <w:sz w:val="28"/>
          <w:szCs w:val="28"/>
        </w:rPr>
        <w:t xml:space="preserve"> S/A</w:t>
      </w:r>
      <w:r>
        <w:rPr>
          <w:rFonts w:ascii="Arial" w:hAnsi="Arial" w:cs="Arial"/>
          <w:sz w:val="28"/>
          <w:szCs w:val="28"/>
        </w:rPr>
        <w:t xml:space="preserve">.</w:t>
      </w:r>
    </w:p>
    <w:p w14:paraId="2459AEF2" w14:textId="77777777" w:rsidR="00721C72" w:rsidRDefault="00721C72" w:rsidP="00721C72">
      <w:pPr>
        <w:spacing w:after="0" w:line="360" w:lineRule="auto"/>
        <w:ind w:firstLine="2268"/>
        <w:jc w:val="both"/>
        <w:rPr>
          <w:rFonts w:ascii="Arial" w:hAnsi="Arial" w:cs="Arial"/>
          <w:sz w:val="28"/>
          <w:szCs w:val="28"/>
        </w:rPr>
      </w:pPr>
    </w:p>
    <w:p w14:paraId="52C842FD" w14:textId="77777777" w:rsidR="00721C72" w:rsidRDefault="00721C72" w:rsidP="00721C72">
      <w:pPr>
        <w:spacing w:after="0" w:line="360" w:lineRule="auto"/>
        <w:ind w:firstLine="2268"/>
        <w:jc w:val="both"/>
        <w:rPr>
          <w:rFonts w:ascii="Arial" w:hAnsi="Arial" w:cs="Arial"/>
          <w:sz w:val="28"/>
          <w:szCs w:val="28"/>
        </w:rPr>
      </w:pPr>
    </w:p>
    <w:p w14:paraId="67BED6FF" w14:textId="77777777" w:rsidR="00721C72" w:rsidRDefault="00721C72" w:rsidP="00721C72">
      <w:pPr>
        <w:spacing w:after="0" w:line="360" w:lineRule="auto"/>
        <w:ind w:firstLine="2268"/>
        <w:jc w:val="both"/>
        <w:rPr>
          <w:rFonts w:ascii="Arial" w:hAnsi="Arial" w:cs="Arial"/>
          <w:sz w:val="28"/>
          <w:szCs w:val="28"/>
        </w:rPr>
      </w:pPr>
      <w:r>
        <w:rPr>
          <w:rFonts w:ascii="Arial" w:hAnsi="Arial" w:cs="Arial"/>
          <w:sz w:val="28"/>
          <w:szCs w:val="28"/>
        </w:rPr>
        <w:t>É como voto.</w:t>
      </w:r>
    </w:p>
    <w:p w14:paraId="1F4AF4D7" w14:textId="77777777" w:rsidR="00721C72" w:rsidRDefault="00721C72" w:rsidP="00721C72">
      <w:pPr>
        <w:spacing w:after="0" w:line="360" w:lineRule="auto"/>
        <w:ind w:firstLine="2268"/>
        <w:jc w:val="both"/>
        <w:rPr>
          <w:rFonts w:ascii="Arial" w:hAnsi="Arial" w:cs="Arial"/>
          <w:sz w:val="28"/>
          <w:szCs w:val="28"/>
        </w:rPr>
      </w:pPr>
      <w:r>
        <w:rPr>
          <w:rFonts w:ascii="Arial" w:hAnsi="Arial" w:cs="Arial"/>
          <w:sz w:val="28"/>
          <w:szCs w:val="28"/>
        </w:rPr>
        <w:br w:type="page"/>
      </w:r>
    </w:p>
    <w:p w14:paraId="199FADC8" w14:textId="77777777" w:rsidR="00721C72" w:rsidRDefault="00721C72" w:rsidP="00721C72">
      <w:pPr>
        <w:spacing w:after="0" w:line="360" w:lineRule="auto"/>
        <w:jc w:val="both"/>
        <w:rPr>
          <w:rFonts w:ascii="Arial" w:hAnsi="Arial" w:cs="Arial"/>
          <w:sz w:val="28"/>
          <w:szCs w:val="28"/>
        </w:rPr>
      </w:pPr>
    </w:p>
    <w:p w14:paraId="1B190DD7"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04" w:author="Assessor GDSXSR" w:date="2026-10-28T02:18:09Z">
            <w:rPr>
              <w:rFonts w:ascii="Arial" w:hAnsi="Arial" w:cs="Arial"/>
              <w:color w:val="70AD47" w:themeColor="accent6"/>
              <w:sz w:val="28"/>
              <w:szCs w:val="28"/>
            </w:rPr>
          </w:rPrChange>
        </w:rPr>
        <w:t>Número do processo: </w:t>
      </w:r>
      <w:hyperlink r:id="rId9" w:tooltip="Clique com o botão direito para copiar" w:history="1">
        <w:r w:rsidRPr="002D0E96">
          <w:rPr>
            <w:rStyle w:val="Hyperlink"/>
            <w:rFonts w:ascii="Arial" w:hAnsi="Arial" w:cs="Arial"/>
            <w:color w:val="70AD47" w:themeColor="accent6"/>
            <w:sz w:val="28"/>
            <w:szCs w:val="28"/>
          </w:rPr>
          <w:t>0739086-88.2025.8.07.0001</w:t>
        </w:r>
      </w:hyperlink>
    </w:p>
    <w:p w14:paraId="2B349F30"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05" w:author="Assessor GDSXSR" w:date="2026-10-28T02:18:09Z">
            <w:rPr>
              <w:rFonts w:ascii="Arial" w:hAnsi="Arial" w:cs="Arial"/>
              <w:color w:val="70AD47" w:themeColor="accent6"/>
              <w:sz w:val="28"/>
              <w:szCs w:val="28"/>
            </w:rPr>
          </w:rPrChange>
        </w:rPr>
        <w:t>Classe judicial: PROCEDIMENTO COMUM CÍVEL (7)</w:t>
      </w:r>
    </w:p>
    <w:p w14:paraId="1CCBC31D"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06" w:author="Assessor GDSXSR" w:date="2026-10-28T02:18:09Z">
            <w:rPr>
              <w:rFonts w:ascii="Arial" w:hAnsi="Arial" w:cs="Arial"/>
              <w:color w:val="70AD47" w:themeColor="accent6"/>
              <w:sz w:val="28"/>
              <w:szCs w:val="28"/>
            </w:rPr>
          </w:rPrChange>
        </w:rPr>
        <w:t>REQUERENTE: DENIZIA SERGIO DE ALCANTARA</w:t>
      </w:r>
    </w:p>
    <w:p w14:paraId="5008FEBC"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07" w:author="Assessor GDSXSR" w:date="2026-10-28T02:18:09Z">
            <w:rPr>
              <w:rFonts w:ascii="Arial" w:hAnsi="Arial" w:cs="Arial"/>
              <w:color w:val="70AD47" w:themeColor="accent6"/>
              <w:sz w:val="28"/>
              <w:szCs w:val="28"/>
            </w:rPr>
          </w:rPrChange>
        </w:rPr>
        <w:t>REQUERIDO: DMS SERVICOS HOSPITALARES LTDA, UNIMED SEGUROS SAUDE S/A</w:t>
      </w:r>
    </w:p>
    <w:p w14:paraId="04214BEA" w14:textId="77777777" w:rsidR="00721C72" w:rsidRPr="002D0E96" w:rsidRDefault="00721C72" w:rsidP="00721C72">
      <w:pPr>
        <w:spacing w:after="0" w:line="240" w:lineRule="auto"/>
        <w:jc w:val="both"/>
        <w:rPr>
          <w:rFonts w:ascii="Arial" w:hAnsi="Arial" w:cs="Arial"/>
          <w:color w:val="70AD47" w:themeColor="accent6"/>
          <w:sz w:val="28"/>
          <w:szCs w:val="28"/>
        </w:rPr>
      </w:pPr>
    </w:p>
    <w:p w14:paraId="0C6A0CC7"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b/>
          <w:bCs/>
          <w:color w:val="00B050"/>
          <w:sz w:val="28"/>
          <w:szCs w:val="28"/>
          <w:rPrChange w:id="1108" w:author="Assessor GDSXSR" w:date="2026-10-28T02:18:09Z">
            <w:rPr>
              <w:rFonts w:ascii="Arial" w:hAnsi="Arial" w:cs="Arial"/>
              <w:b/>
              <w:bCs/>
              <w:color w:val="70AD47" w:themeColor="accent6"/>
              <w:sz w:val="28"/>
              <w:szCs w:val="28"/>
            </w:rPr>
          </w:rPrChange>
        </w:rPr>
        <w:t>DECISÃO INTERLOCUTÓRIA</w:t>
      </w:r>
    </w:p>
    <w:p w14:paraId="5B78EDAE"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09" w:author="Assessor GDSXSR" w:date="2026-10-28T02:18:09Z">
            <w:rPr>
              <w:rFonts w:ascii="Arial" w:hAnsi="Arial" w:cs="Arial"/>
              <w:color w:val="70AD47" w:themeColor="accent6"/>
              <w:sz w:val="28"/>
              <w:szCs w:val="28"/>
            </w:rPr>
          </w:rPrChange>
        </w:rPr>
        <w:t>Cuida-se de ação de indenização por alegada falha na prestação de serviços de saúde, em que foi deferida a produção de prova pericial médica (ID </w:t>
      </w:r>
      <w:hyperlink r:id="rId10" w:tgtFrame="_blank" w:tooltip="Clique com o botão direito para copiar" w:history="1">
        <w:r w:rsidRPr="002D0E96">
          <w:rPr>
            <w:rStyle w:val="Hyperlink"/>
            <w:rFonts w:ascii="Arial" w:hAnsi="Arial" w:cs="Arial"/>
            <w:color w:val="70AD47" w:themeColor="accent6"/>
            <w:sz w:val="28"/>
            <w:szCs w:val="28"/>
          </w:rPr>
          <w:t>275055700</w:t>
        </w:r>
      </w:hyperlink>
      <w:r w:rsidRPr="002D0E96">
        <w:rPr>
          <w:rFonts w:ascii="Arial" w:hAnsi="Arial" w:cs="Arial"/>
          <w:color w:val="00B050"/>
          <w:sz w:val="28"/>
          <w:szCs w:val="28"/>
          <w:rPrChange w:id="1110" w:author="Assessor GDSXSR" w:date="2026-10-28T02:18:09Z">
            <w:rPr>
              <w:rFonts w:ascii="Arial" w:hAnsi="Arial" w:cs="Arial"/>
              <w:color w:val="70AD47" w:themeColor="accent6"/>
              <w:sz w:val="28"/>
              <w:szCs w:val="28"/>
            </w:rPr>
          </w:rPrChange>
        </w:rPr>
        <w:t>).</w:t>
      </w:r>
    </w:p>
    <w:p w14:paraId="49431FAD"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11" w:author="Assessor GDSXSR" w:date="2026-10-28T02:18:09Z">
            <w:rPr>
              <w:rFonts w:ascii="Arial" w:hAnsi="Arial" w:cs="Arial"/>
              <w:color w:val="70AD47" w:themeColor="accent6"/>
              <w:sz w:val="28"/>
              <w:szCs w:val="28"/>
            </w:rPr>
          </w:rPrChange>
        </w:rPr>
        <w:t>O perito Leandro Pretto Flores, médico neurocirurgião, apresentou proposta de honorários de R$ 18.000,00, correspondente a plano de trabalho estimado em 42 horas técnicas (ID </w:t>
      </w:r>
      <w:hyperlink r:id="rId11" w:tgtFrame="_blank" w:tooltip="Clique com o botão direito para copiar" w:history="1">
        <w:r w:rsidRPr="002D0E96">
          <w:rPr>
            <w:rStyle w:val="Hyperlink"/>
            <w:rFonts w:ascii="Arial" w:hAnsi="Arial" w:cs="Arial"/>
            <w:color w:val="70AD47" w:themeColor="accent6"/>
            <w:sz w:val="28"/>
            <w:szCs w:val="28"/>
          </w:rPr>
          <w:t>281335335</w:t>
        </w:r>
      </w:hyperlink>
      <w:r w:rsidRPr="002D0E96">
        <w:rPr>
          <w:rFonts w:ascii="Arial" w:hAnsi="Arial" w:cs="Arial"/>
          <w:color w:val="00B050"/>
          <w:sz w:val="28"/>
          <w:szCs w:val="28"/>
          <w:rPrChange w:id="1112" w:author="Assessor GDSXSR" w:date="2026-10-28T02:18:09Z">
            <w:rPr>
              <w:rFonts w:ascii="Arial" w:hAnsi="Arial" w:cs="Arial"/>
              <w:color w:val="70AD47" w:themeColor="accent6"/>
              <w:sz w:val="28"/>
              <w:szCs w:val="28"/>
            </w:rPr>
          </w:rPrChange>
        </w:rPr>
        <w:t>).</w:t>
      </w:r>
    </w:p>
    <w:p w14:paraId="2F23062B"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13" w:author="Assessor GDSXSR" w:date="2026-10-28T02:18:09Z">
            <w:rPr>
              <w:rFonts w:ascii="Arial" w:hAnsi="Arial" w:cs="Arial"/>
              <w:color w:val="70AD47" w:themeColor="accent6"/>
              <w:sz w:val="28"/>
              <w:szCs w:val="28"/>
            </w:rPr>
          </w:rPrChange>
        </w:rPr>
        <w:t>A parte autora, beneficiária da gratuidade de justiça, concordou com a proposta (ID </w:t>
      </w:r>
      <w:hyperlink r:id="rId12" w:tgtFrame="_blank" w:tooltip="Clique com o botão direito para copiar" w:history="1">
        <w:r w:rsidRPr="002D0E96">
          <w:rPr>
            <w:rStyle w:val="Hyperlink"/>
            <w:rFonts w:ascii="Arial" w:hAnsi="Arial" w:cs="Arial"/>
            <w:color w:val="70AD47" w:themeColor="accent6"/>
            <w:sz w:val="28"/>
            <w:szCs w:val="28"/>
          </w:rPr>
          <w:t>281727143</w:t>
        </w:r>
      </w:hyperlink>
      <w:r w:rsidRPr="002D0E96">
        <w:rPr>
          <w:rFonts w:ascii="Arial" w:hAnsi="Arial" w:cs="Arial"/>
          <w:color w:val="00B050"/>
          <w:sz w:val="28"/>
          <w:szCs w:val="28"/>
          <w:rPrChange w:id="1114" w:author="Assessor GDSXSR" w:date="2026-10-28T02:18:09Z">
            <w:rPr>
              <w:rFonts w:ascii="Arial" w:hAnsi="Arial" w:cs="Arial"/>
              <w:color w:val="70AD47" w:themeColor="accent6"/>
              <w:sz w:val="28"/>
              <w:szCs w:val="28"/>
            </w:rPr>
          </w:rPrChange>
        </w:rPr>
        <w:t>). A ré Unimed Seguros Saúde S/A a impugnou, sustentando excesso e postulando a redução para os patamares da Resolução CNJ nº 232/2016 (ID </w:t>
      </w:r>
      <w:hyperlink r:id="rId13" w:tgtFrame="_blank" w:tooltip="Clique com o botão direito para copiar" w:history="1">
        <w:r w:rsidRPr="002D0E96">
          <w:rPr>
            <w:rStyle w:val="Hyperlink"/>
            <w:rFonts w:ascii="Arial" w:hAnsi="Arial" w:cs="Arial"/>
            <w:color w:val="70AD47" w:themeColor="accent6"/>
            <w:sz w:val="28"/>
            <w:szCs w:val="28"/>
          </w:rPr>
          <w:t>282450335</w:t>
        </w:r>
      </w:hyperlink>
      <w:r w:rsidRPr="002D0E96">
        <w:rPr>
          <w:rFonts w:ascii="Arial" w:hAnsi="Arial" w:cs="Arial"/>
          <w:color w:val="00B050"/>
          <w:sz w:val="28"/>
          <w:szCs w:val="28"/>
          <w:rPrChange w:id="1115" w:author="Assessor GDSXSR" w:date="2026-10-28T02:18:09Z">
            <w:rPr>
              <w:rFonts w:ascii="Arial" w:hAnsi="Arial" w:cs="Arial"/>
              <w:color w:val="70AD47" w:themeColor="accent6"/>
              <w:sz w:val="28"/>
              <w:szCs w:val="28"/>
            </w:rPr>
          </w:rPrChange>
        </w:rPr>
        <w:t>).</w:t>
      </w:r>
    </w:p>
    <w:p w14:paraId="6DB05CAF"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16" w:author="Assessor GDSXSR" w:date="2026-10-28T02:18:09Z">
            <w:rPr>
              <w:rFonts w:ascii="Arial" w:hAnsi="Arial" w:cs="Arial"/>
              <w:color w:val="70AD47" w:themeColor="accent6"/>
              <w:sz w:val="28"/>
              <w:szCs w:val="28"/>
            </w:rPr>
          </w:rPrChange>
        </w:rPr>
        <w:t>Intimado (ID </w:t>
      </w:r>
      <w:hyperlink r:id="rId14" w:tgtFrame="_blank" w:tooltip="Clique com o botão direito para copiar" w:history="1">
        <w:r w:rsidRPr="002D0E96">
          <w:rPr>
            <w:rStyle w:val="Hyperlink"/>
            <w:rFonts w:ascii="Arial" w:hAnsi="Arial" w:cs="Arial"/>
            <w:color w:val="70AD47" w:themeColor="accent6"/>
            <w:sz w:val="28"/>
            <w:szCs w:val="28"/>
          </w:rPr>
          <w:t>282471136</w:t>
        </w:r>
      </w:hyperlink>
      <w:r w:rsidRPr="002D0E96">
        <w:rPr>
          <w:rFonts w:ascii="Arial" w:hAnsi="Arial" w:cs="Arial"/>
          <w:color w:val="00B050"/>
          <w:sz w:val="28"/>
          <w:szCs w:val="28"/>
          <w:rPrChange w:id="1117" w:author="Assessor GDSXSR" w:date="2026-10-28T02:18:09Z">
            <w:rPr>
              <w:rFonts w:ascii="Arial" w:hAnsi="Arial" w:cs="Arial"/>
              <w:color w:val="70AD47" w:themeColor="accent6"/>
              <w:sz w:val="28"/>
              <w:szCs w:val="28"/>
            </w:rPr>
          </w:rPrChange>
        </w:rPr>
        <w:t>), o perito, sem reconhecer excesso, reduziu voluntariamente a proposta para R$ 15.000,00 (ID </w:t>
      </w:r>
      <w:hyperlink r:id="rId15" w:tgtFrame="_blank" w:tooltip="Clique com o botão direito para copiar" w:history="1">
        <w:r w:rsidRPr="002D0E96">
          <w:rPr>
            <w:rStyle w:val="Hyperlink"/>
            <w:rFonts w:ascii="Arial" w:hAnsi="Arial" w:cs="Arial"/>
            <w:color w:val="70AD47" w:themeColor="accent6"/>
            <w:sz w:val="28"/>
            <w:szCs w:val="28"/>
          </w:rPr>
          <w:t>284446164</w:t>
        </w:r>
      </w:hyperlink>
      <w:r w:rsidRPr="002D0E96">
        <w:rPr>
          <w:rFonts w:ascii="Arial" w:hAnsi="Arial" w:cs="Arial"/>
          <w:color w:val="00B050"/>
          <w:sz w:val="28"/>
          <w:szCs w:val="28"/>
          <w:rPrChange w:id="1118" w:author="Assessor GDSXSR" w:date="2026-10-28T02:18:09Z">
            <w:rPr>
              <w:rFonts w:ascii="Arial" w:hAnsi="Arial" w:cs="Arial"/>
              <w:color w:val="70AD47" w:themeColor="accent6"/>
              <w:sz w:val="28"/>
              <w:szCs w:val="28"/>
            </w:rPr>
          </w:rPrChange>
        </w:rPr>
        <w:t>).</w:t>
      </w:r>
    </w:p>
    <w:p w14:paraId="21E0A734"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19" w:author="Assessor GDSXSR" w:date="2026-10-28T02:18:09Z">
            <w:rPr>
              <w:rFonts w:ascii="Arial" w:hAnsi="Arial" w:cs="Arial"/>
              <w:color w:val="70AD47" w:themeColor="accent6"/>
              <w:sz w:val="28"/>
              <w:szCs w:val="28"/>
            </w:rPr>
          </w:rPrChange>
        </w:rPr>
        <w:t>A ré, em nova impugnação, reputou insuficiente a redução e requereu o arbitramento em R$ 7.000,00 (ID </w:t>
      </w:r>
      <w:hyperlink r:id="rId16" w:tgtFrame="_blank" w:tooltip="Clique com o botão direito para copiar" w:history="1">
        <w:r w:rsidRPr="002D0E96">
          <w:rPr>
            <w:rStyle w:val="Hyperlink"/>
            <w:rFonts w:ascii="Arial" w:hAnsi="Arial" w:cs="Arial"/>
            <w:color w:val="70AD47" w:themeColor="accent6"/>
            <w:sz w:val="28"/>
            <w:szCs w:val="28"/>
          </w:rPr>
          <w:t>285475393</w:t>
        </w:r>
      </w:hyperlink>
      <w:r w:rsidRPr="002D0E96">
        <w:rPr>
          <w:rFonts w:ascii="Arial" w:hAnsi="Arial" w:cs="Arial"/>
          <w:color w:val="00B050"/>
          <w:sz w:val="28"/>
          <w:szCs w:val="28"/>
          <w:rPrChange w:id="1120" w:author="Assessor GDSXSR" w:date="2026-10-28T02:18:09Z">
            <w:rPr>
              <w:rFonts w:ascii="Arial" w:hAnsi="Arial" w:cs="Arial"/>
              <w:color w:val="70AD47" w:themeColor="accent6"/>
              <w:sz w:val="28"/>
              <w:szCs w:val="28"/>
            </w:rPr>
          </w:rPrChange>
        </w:rPr>
        <w:t>).</w:t>
      </w:r>
    </w:p>
    <w:p w14:paraId="427B32A8"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21" w:author="Assessor GDSXSR" w:date="2026-10-28T02:18:09Z">
            <w:rPr>
              <w:rFonts w:ascii="Arial" w:hAnsi="Arial" w:cs="Arial"/>
              <w:color w:val="70AD47" w:themeColor="accent6"/>
              <w:sz w:val="28"/>
              <w:szCs w:val="28"/>
            </w:rPr>
          </w:rPrChange>
        </w:rPr>
        <w:t>É o relatório. </w:t>
      </w:r>
      <w:r w:rsidRPr="002D0E96">
        <w:rPr>
          <w:rFonts w:ascii="Arial" w:hAnsi="Arial" w:cs="Arial"/>
          <w:b/>
          <w:bCs/>
          <w:color w:val="00B050"/>
          <w:sz w:val="28"/>
          <w:szCs w:val="28"/>
          <w:rPrChange w:id="1122" w:author="Assessor GDSXSR" w:date="2026-10-28T02:18:09Z">
            <w:rPr>
              <w:rFonts w:ascii="Arial" w:hAnsi="Arial" w:cs="Arial"/>
              <w:b/>
              <w:bCs/>
              <w:color w:val="70AD47" w:themeColor="accent6"/>
              <w:sz w:val="28"/>
              <w:szCs w:val="28"/>
            </w:rPr>
          </w:rPrChange>
        </w:rPr>
        <w:t>Decido</w:t>
      </w:r>
      <w:r w:rsidRPr="002D0E96">
        <w:rPr>
          <w:rFonts w:ascii="Arial" w:hAnsi="Arial" w:cs="Arial"/>
          <w:color w:val="00B050"/>
          <w:sz w:val="28"/>
          <w:szCs w:val="28"/>
          <w:rPrChange w:id="1123" w:author="Assessor GDSXSR" w:date="2026-10-28T02:18:09Z">
            <w:rPr>
              <w:rFonts w:ascii="Arial" w:hAnsi="Arial" w:cs="Arial"/>
              <w:color w:val="70AD47" w:themeColor="accent6"/>
              <w:sz w:val="28"/>
              <w:szCs w:val="28"/>
            </w:rPr>
          </w:rPrChange>
        </w:rPr>
        <w:t>.</w:t>
      </w:r>
    </w:p>
    <w:p w14:paraId="0B533CCA"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24" w:author="Assessor GDSXSR" w:date="2026-10-28T02:18:09Z">
            <w:rPr>
              <w:rFonts w:ascii="Arial" w:hAnsi="Arial" w:cs="Arial"/>
              <w:color w:val="70AD47" w:themeColor="accent6"/>
              <w:sz w:val="28"/>
              <w:szCs w:val="28"/>
            </w:rPr>
          </w:rPrChange>
        </w:rPr>
        <w:t>Nos termos do art. 465, § 3º, do CPC, cabe ao juízo arbitrar os honorários periciais, observadas a natureza, a complexidade e a extensão do trabalho a ser desempenhado.</w:t>
      </w:r>
    </w:p>
    <w:p w14:paraId="134FB820"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25" w:author="Assessor GDSXSR" w:date="2026-10-28T02:18:09Z">
            <w:rPr>
              <w:rFonts w:ascii="Arial" w:hAnsi="Arial" w:cs="Arial"/>
              <w:color w:val="70AD47" w:themeColor="accent6"/>
              <w:sz w:val="28"/>
              <w:szCs w:val="28"/>
            </w:rPr>
          </w:rPrChange>
        </w:rPr>
        <w:t>A perícia deferida é de natureza médica especializada, em subárea de elevada densidade técnica (neurocirurgia), tendo por objeto a análise da indicação e da execução de clipagem microcirúrgica de aneurisma cerebral paraclinoide e do alegado déficit visual pós-operatório, à luz de extensa documentação médica e de significativo número de quesitos formulados pelas partes.</w:t>
      </w:r>
    </w:p>
    <w:p w14:paraId="74575394"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26" w:author="Assessor GDSXSR" w:date="2026-10-28T02:18:09Z">
            <w:rPr>
              <w:rFonts w:ascii="Arial" w:hAnsi="Arial" w:cs="Arial"/>
              <w:color w:val="70AD47" w:themeColor="accent6"/>
              <w:sz w:val="28"/>
              <w:szCs w:val="28"/>
            </w:rPr>
          </w:rPrChange>
        </w:rPr>
        <w:t>A complexidade, contudo, não legitima integralmente a carga horária proposta. As 2 horas destinadas à </w:t>
      </w:r>
      <w:r w:rsidRPr="002D0E96">
        <w:rPr>
          <w:rFonts w:ascii="Arial" w:hAnsi="Arial" w:cs="Arial"/>
          <w:i/>
          <w:iCs/>
          <w:color w:val="00B050"/>
          <w:sz w:val="28"/>
          <w:szCs w:val="28"/>
          <w:rPrChange w:id="1127" w:author="Assessor GDSXSR" w:date="2026-10-28T02:18:09Z">
            <w:rPr>
              <w:rFonts w:ascii="Arial" w:hAnsi="Arial" w:cs="Arial"/>
              <w:i/>
              <w:iCs/>
              <w:color w:val="70AD47" w:themeColor="accent6"/>
              <w:sz w:val="28"/>
              <w:szCs w:val="28"/>
            </w:rPr>
          </w:rPrChange>
        </w:rPr>
        <w:t>"consulta ao processo para fixação de honorários"</w:t>
      </w:r>
      <w:r w:rsidRPr="002D0E96">
        <w:rPr>
          <w:rFonts w:ascii="Arial" w:hAnsi="Arial" w:cs="Arial"/>
          <w:color w:val="00B050"/>
          <w:sz w:val="28"/>
          <w:szCs w:val="28"/>
          <w:rPrChange w:id="1128" w:author="Assessor GDSXSR" w:date="2026-10-28T02:18:09Z">
            <w:rPr>
              <w:rFonts w:ascii="Arial" w:hAnsi="Arial" w:cs="Arial"/>
              <w:color w:val="70AD47" w:themeColor="accent6"/>
              <w:sz w:val="28"/>
              <w:szCs w:val="28"/>
            </w:rPr>
          </w:rPrChange>
        </w:rPr>
        <w:t> (ID </w:t>
      </w:r>
      <w:hyperlink r:id="rId17" w:tgtFrame="_blank" w:tooltip="Clique com o botão direito para copiar" w:history="1">
        <w:r w:rsidRPr="002D0E96">
          <w:rPr>
            <w:rStyle w:val="Hyperlink"/>
            <w:rFonts w:ascii="Arial" w:hAnsi="Arial" w:cs="Arial"/>
            <w:color w:val="70AD47" w:themeColor="accent6"/>
            <w:sz w:val="28"/>
            <w:szCs w:val="28"/>
          </w:rPr>
          <w:t>281335335</w:t>
        </w:r>
      </w:hyperlink>
      <w:r w:rsidRPr="002D0E96">
        <w:rPr>
          <w:rFonts w:ascii="Arial" w:hAnsi="Arial" w:cs="Arial"/>
          <w:color w:val="00B050"/>
          <w:sz w:val="28"/>
          <w:szCs w:val="28"/>
          <w:rPrChange w:id="1129" w:author="Assessor GDSXSR" w:date="2026-10-28T02:18:09Z">
            <w:rPr>
              <w:rFonts w:ascii="Arial" w:hAnsi="Arial" w:cs="Arial"/>
              <w:color w:val="70AD47" w:themeColor="accent6"/>
              <w:sz w:val="28"/>
              <w:szCs w:val="28"/>
            </w:rPr>
          </w:rPrChange>
        </w:rPr>
        <w:t>) correspondem a etapa preparatória, anterior ao aceite do encargo e de interesse do próprio profissional, não constituindo trabalho técnico custeável pelas partes.</w:t>
      </w:r>
    </w:p>
    <w:p w14:paraId="552E3832"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30" w:author="Assessor GDSXSR" w:date="2026-10-28T02:18:09Z">
            <w:rPr>
              <w:rFonts w:ascii="Arial" w:hAnsi="Arial" w:cs="Arial"/>
              <w:color w:val="70AD47" w:themeColor="accent6"/>
              <w:sz w:val="28"/>
              <w:szCs w:val="28"/>
            </w:rPr>
          </w:rPrChange>
        </w:rPr>
        <w:t>De igual modo, as 8 horas relativas à </w:t>
      </w:r>
      <w:r w:rsidRPr="002D0E96">
        <w:rPr>
          <w:rFonts w:ascii="Arial" w:hAnsi="Arial" w:cs="Arial"/>
          <w:i/>
          <w:iCs/>
          <w:color w:val="00B050"/>
          <w:sz w:val="28"/>
          <w:szCs w:val="28"/>
          <w:rPrChange w:id="1131" w:author="Assessor GDSXSR" w:date="2026-10-28T02:18:09Z">
            <w:rPr>
              <w:rFonts w:ascii="Arial" w:hAnsi="Arial" w:cs="Arial"/>
              <w:i/>
              <w:iCs/>
              <w:color w:val="70AD47" w:themeColor="accent6"/>
              <w:sz w:val="28"/>
              <w:szCs w:val="28"/>
            </w:rPr>
          </w:rPrChange>
        </w:rPr>
        <w:t>"reavaliação às indagações das partes"</w:t>
      </w:r>
      <w:r w:rsidRPr="002D0E96">
        <w:rPr>
          <w:rFonts w:ascii="Arial" w:hAnsi="Arial" w:cs="Arial"/>
          <w:color w:val="00B050"/>
          <w:sz w:val="28"/>
          <w:szCs w:val="28"/>
          <w:rPrChange w:id="1132" w:author="Assessor GDSXSR" w:date="2026-10-28T02:18:09Z">
            <w:rPr>
              <w:rFonts w:ascii="Arial" w:hAnsi="Arial" w:cs="Arial"/>
              <w:color w:val="70AD47" w:themeColor="accent6"/>
              <w:sz w:val="28"/>
              <w:szCs w:val="28"/>
            </w:rPr>
          </w:rPrChange>
        </w:rPr>
        <w:t> (ID </w:t>
      </w:r>
      <w:hyperlink r:id="rId18" w:tgtFrame="_blank" w:tooltip="Clique com o botão direito para copiar" w:history="1">
        <w:r w:rsidRPr="002D0E96">
          <w:rPr>
            <w:rStyle w:val="Hyperlink"/>
            <w:rFonts w:ascii="Arial" w:hAnsi="Arial" w:cs="Arial"/>
            <w:color w:val="70AD47" w:themeColor="accent6"/>
            <w:sz w:val="28"/>
            <w:szCs w:val="28"/>
          </w:rPr>
          <w:t>281335335</w:t>
        </w:r>
      </w:hyperlink>
      <w:r w:rsidRPr="002D0E96">
        <w:rPr>
          <w:rFonts w:ascii="Arial" w:hAnsi="Arial" w:cs="Arial"/>
          <w:color w:val="00B050"/>
          <w:sz w:val="28"/>
          <w:szCs w:val="28"/>
          <w:rPrChange w:id="1133" w:author="Assessor GDSXSR" w:date="2026-10-28T02:18:09Z">
            <w:rPr>
              <w:rFonts w:ascii="Arial" w:hAnsi="Arial" w:cs="Arial"/>
              <w:color w:val="70AD47" w:themeColor="accent6"/>
              <w:sz w:val="28"/>
              <w:szCs w:val="28"/>
            </w:rPr>
          </w:rPrChange>
        </w:rPr>
        <w:t>) configuram atividade contingente, cuja remuneração já se encontra contemplada na segunda parcela do levantamento fixada na decisão de ID </w:t>
      </w:r>
      <w:hyperlink r:id="rId19" w:tgtFrame="_blank" w:tooltip="Clique com o botão direito para copiar" w:history="1">
        <w:r w:rsidRPr="002D0E96">
          <w:rPr>
            <w:rStyle w:val="Hyperlink"/>
            <w:rFonts w:ascii="Arial" w:hAnsi="Arial" w:cs="Arial"/>
            <w:color w:val="70AD47" w:themeColor="accent6"/>
            <w:sz w:val="28"/>
            <w:szCs w:val="28"/>
          </w:rPr>
          <w:t>275055700</w:t>
        </w:r>
      </w:hyperlink>
      <w:r w:rsidRPr="002D0E96">
        <w:rPr>
          <w:rFonts w:ascii="Arial" w:hAnsi="Arial" w:cs="Arial"/>
          <w:color w:val="00B050"/>
          <w:sz w:val="28"/>
          <w:szCs w:val="28"/>
          <w:rPrChange w:id="1134" w:author="Assessor GDSXSR" w:date="2026-10-28T02:18:09Z">
            <w:rPr>
              <w:rFonts w:ascii="Arial" w:hAnsi="Arial" w:cs="Arial"/>
              <w:color w:val="70AD47" w:themeColor="accent6"/>
              <w:sz w:val="28"/>
              <w:szCs w:val="28"/>
            </w:rPr>
          </w:rPrChange>
        </w:rPr>
        <w:t>, nos termos do art. 465, § 4º, do CPC, não devendo ser antecipada no arbitramento inicial.</w:t>
      </w:r>
    </w:p>
    <w:p w14:paraId="692EB180"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35" w:author="Assessor GDSXSR" w:date="2026-10-28T02:18:09Z">
            <w:rPr>
              <w:rFonts w:ascii="Arial" w:hAnsi="Arial" w:cs="Arial"/>
              <w:color w:val="70AD47" w:themeColor="accent6"/>
              <w:sz w:val="28"/>
              <w:szCs w:val="28"/>
            </w:rPr>
          </w:rPrChange>
        </w:rPr>
        <w:t>Depurada a base remunerável para 32 horas e considerado o valor da hora técnica compatível com os padrões de perícia judicial neste juízo, o montante proposto ainda se mostra elevado.</w:t>
      </w:r>
    </w:p>
    <w:p w14:paraId="3F5C6573"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36" w:author="Assessor GDSXSR" w:date="2026-10-28T02:18:09Z">
            <w:rPr>
              <w:rFonts w:ascii="Arial" w:hAnsi="Arial" w:cs="Arial"/>
              <w:color w:val="70AD47" w:themeColor="accent6"/>
              <w:sz w:val="28"/>
              <w:szCs w:val="28"/>
            </w:rPr>
          </w:rPrChange>
        </w:rPr>
        <w:t>Por outro lado, não prospera a pretensão de fixação nos limites da Resolução CNJ nº 232/2016. Como reconhece a própria impugnante, aquele ato normativo destina-se à remuneração do perito quando a parte responsável pelo pagamento é beneficiária da gratuidade de justiça, hipótese diversa dos autos, em que o adiantamento dos honorários incumbe às rés (ID </w:t>
      </w:r>
      <w:hyperlink r:id="rId20" w:tgtFrame="_blank" w:tooltip="Clique com o botão direito para copiar" w:history="1">
        <w:r w:rsidRPr="002D0E96">
          <w:rPr>
            <w:rStyle w:val="Hyperlink"/>
            <w:rFonts w:ascii="Arial" w:hAnsi="Arial" w:cs="Arial"/>
            <w:color w:val="70AD47" w:themeColor="accent6"/>
            <w:sz w:val="28"/>
            <w:szCs w:val="28"/>
          </w:rPr>
          <w:t>275055700</w:t>
        </w:r>
      </w:hyperlink>
      <w:r w:rsidRPr="002D0E96">
        <w:rPr>
          <w:rFonts w:ascii="Arial" w:hAnsi="Arial" w:cs="Arial"/>
          <w:color w:val="00B050"/>
          <w:sz w:val="28"/>
          <w:szCs w:val="28"/>
          <w:rPrChange w:id="1137" w:author="Assessor GDSXSR" w:date="2026-10-28T02:18:09Z">
            <w:rPr>
              <w:rFonts w:ascii="Arial" w:hAnsi="Arial" w:cs="Arial"/>
              <w:color w:val="70AD47" w:themeColor="accent6"/>
              <w:sz w:val="28"/>
              <w:szCs w:val="28"/>
            </w:rPr>
          </w:rPrChange>
        </w:rPr>
        <w:t>).</w:t>
      </w:r>
    </w:p>
    <w:p w14:paraId="56ACC079"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38" w:author="Assessor GDSXSR" w:date="2026-10-28T02:18:09Z">
            <w:rPr>
              <w:rFonts w:ascii="Arial" w:hAnsi="Arial" w:cs="Arial"/>
              <w:color w:val="70AD47" w:themeColor="accent6"/>
              <w:sz w:val="28"/>
              <w:szCs w:val="28"/>
            </w:rPr>
          </w:rPrChange>
        </w:rPr>
        <w:t>Tampouco se admite a equiparação direta à Classificação Brasileira Hierarquizada de Procedimentos Médicos, dada a natureza e a finalidade próprias da atividade médico-pericial.</w:t>
      </w:r>
    </w:p>
    <w:p w14:paraId="3C60B7AD"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39" w:author="Assessor GDSXSR" w:date="2026-10-28T02:18:09Z">
            <w:rPr>
              <w:rFonts w:ascii="Arial" w:hAnsi="Arial" w:cs="Arial"/>
              <w:color w:val="70AD47" w:themeColor="accent6"/>
              <w:sz w:val="28"/>
              <w:szCs w:val="28"/>
            </w:rPr>
          </w:rPrChange>
        </w:rPr>
        <w:t>O valor de R$ 10.000,00 mostra-se proporcional ao trabalho a ser desempenhado, notadamente pela complexidade da matéria, pela especialização exigida e pelo número de quesitos apresentados, encerrando a discussão sobre o custo da diligência.</w:t>
      </w:r>
    </w:p>
    <w:p w14:paraId="657339E4"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b/>
          <w:bCs/>
          <w:color w:val="00B050"/>
          <w:sz w:val="28"/>
          <w:szCs w:val="28"/>
          <w:rPrChange w:id="1140" w:author="Assessor GDSXSR" w:date="2026-10-28T02:18:09Z">
            <w:rPr>
              <w:rFonts w:ascii="Arial" w:hAnsi="Arial" w:cs="Arial"/>
              <w:b/>
              <w:bCs/>
              <w:color w:val="70AD47" w:themeColor="accent6"/>
              <w:sz w:val="28"/>
              <w:szCs w:val="28"/>
            </w:rPr>
          </w:rPrChange>
        </w:rPr>
        <w:t>ANTE O EXPOSTO, com fulcro no art. 465, § 3º, do CPC, arbitro os honorários periciais em R$ 10.000,00 (dez mil reais).</w:t>
      </w:r>
    </w:p>
    <w:p w14:paraId="1080DC10"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41" w:author="Assessor GDSXSR" w:date="2026-10-28T02:18:09Z">
            <w:rPr>
              <w:rFonts w:ascii="Arial" w:hAnsi="Arial" w:cs="Arial"/>
              <w:color w:val="70AD47" w:themeColor="accent6"/>
              <w:sz w:val="28"/>
              <w:szCs w:val="28"/>
            </w:rPr>
          </w:rPrChange>
        </w:rPr>
        <w:t>Intime-se o perito para informar, em 5 dias, se há interesse em realizar a prova pelo valor arbitrado por este juízo.</w:t>
      </w:r>
    </w:p>
    <w:p w14:paraId="3A870B6F"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42" w:author="Assessor GDSXSR" w:date="2026-10-28T02:18:09Z">
            <w:rPr>
              <w:rFonts w:ascii="Arial" w:hAnsi="Arial" w:cs="Arial"/>
              <w:color w:val="70AD47" w:themeColor="accent6"/>
              <w:sz w:val="28"/>
              <w:szCs w:val="28"/>
            </w:rPr>
          </w:rPrChange>
        </w:rPr>
        <w:t>Em caso positivo, intime-se a parte ré para depositar o valor no prazo de 5 dias, sob pena de não realização da prova, observado o levantamento na forma da decisão de ID </w:t>
      </w:r>
      <w:hyperlink r:id="rId21" w:tgtFrame="_blank" w:tooltip="Clique com o botão direito para copiar" w:history="1">
        <w:r w:rsidRPr="002D0E96">
          <w:rPr>
            <w:rStyle w:val="Hyperlink"/>
            <w:rFonts w:ascii="Arial" w:hAnsi="Arial" w:cs="Arial"/>
            <w:color w:val="70AD47" w:themeColor="accent6"/>
            <w:sz w:val="28"/>
            <w:szCs w:val="28"/>
          </w:rPr>
          <w:t>275055700</w:t>
        </w:r>
      </w:hyperlink>
      <w:r w:rsidRPr="002D0E96">
        <w:rPr>
          <w:rFonts w:ascii="Arial" w:hAnsi="Arial" w:cs="Arial"/>
          <w:color w:val="00B050"/>
          <w:sz w:val="28"/>
          <w:szCs w:val="28"/>
          <w:rPrChange w:id="1143" w:author="Assessor GDSXSR" w:date="2026-10-28T02:18:09Z">
            <w:rPr>
              <w:rFonts w:ascii="Arial" w:hAnsi="Arial" w:cs="Arial"/>
              <w:color w:val="70AD47" w:themeColor="accent6"/>
              <w:sz w:val="28"/>
              <w:szCs w:val="28"/>
            </w:rPr>
          </w:rPrChange>
        </w:rPr>
        <w:t>.</w:t>
      </w:r>
    </w:p>
    <w:p w14:paraId="69CE6EF3"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44" w:author="Assessor GDSXSR" w:date="2026-10-28T02:18:09Z">
            <w:rPr>
              <w:rFonts w:ascii="Arial" w:hAnsi="Arial" w:cs="Arial"/>
              <w:color w:val="70AD47" w:themeColor="accent6"/>
              <w:sz w:val="28"/>
              <w:szCs w:val="28"/>
            </w:rPr>
          </w:rPrChange>
        </w:rPr>
        <w:t>Caso contrário, venham os autos conclusos.</w:t>
      </w:r>
    </w:p>
    <w:p w14:paraId="2F834103"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45" w:author="Assessor GDSXSR" w:date="2026-10-28T02:18:09Z">
            <w:rPr>
              <w:rFonts w:ascii="Arial" w:hAnsi="Arial" w:cs="Arial"/>
              <w:color w:val="70AD47" w:themeColor="accent6"/>
              <w:sz w:val="28"/>
              <w:szCs w:val="28"/>
            </w:rPr>
          </w:rPrChange>
        </w:rPr>
        <w:t>Efetuado o depósito, intime-se o nobre perito para que apresente o laudo em 30 dias, observados os requisitos do art. 473 do CPC.</w:t>
      </w:r>
    </w:p>
    <w:p w14:paraId="5961D6AC"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Change w:id="1146" w:author="Assessor GDSXSR" w:date="2026-10-28T02:18:09Z">
            <w:rPr>
              <w:rFonts w:ascii="Arial" w:hAnsi="Arial" w:cs="Arial"/>
              <w:color w:val="70AD47" w:themeColor="accent6"/>
              <w:sz w:val="28"/>
              <w:szCs w:val="28"/>
            </w:rPr>
          </w:rPrChange>
        </w:rPr>
        <w:t>Intimem-se.</w:t>
      </w:r>
    </w:p>
    <w:p w14:paraId="1975625F" w14:textId="77777777" w:rsidR="00721C72" w:rsidRPr="002D0E96" w:rsidRDefault="00721C72" w:rsidP="00721C72">
      <w:pPr>
        <w:spacing w:after="0" w:line="240" w:lineRule="auto"/>
        <w:jc w:val="both"/>
        <w:rPr>
          <w:rFonts w:ascii="Arial" w:hAnsi="Arial" w:cs="Arial"/>
          <w:color w:val="70AD47" w:themeColor="accent6"/>
          <w:sz w:val="28"/>
          <w:szCs w:val="28"/>
        </w:rPr>
      </w:pPr>
    </w:p>
    <w:p w14:paraId="474BA0D7"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b/>
          <w:bCs/>
          <w:color w:val="00B050"/>
          <w:sz w:val="28"/>
          <w:szCs w:val="28"/>
          <w:rPrChange w:id="1147" w:author="Assessor GDSXSR" w:date="2026-10-28T02:18:09Z">
            <w:rPr>
              <w:rFonts w:ascii="Arial" w:hAnsi="Arial" w:cs="Arial"/>
              <w:b/>
              <w:bCs/>
              <w:color w:val="70AD47" w:themeColor="accent6"/>
              <w:sz w:val="28"/>
              <w:szCs w:val="28"/>
            </w:rPr>
          </w:rPrChange>
        </w:rPr>
        <w:t> Jayder Ramos de Araújo</w:t>
      </w:r>
      <w:r w:rsidRPr="002D0E96">
        <w:rPr>
          <w:rFonts w:ascii="Arial" w:hAnsi="Arial" w:cs="Arial"/>
          <w:color w:val="00B050"/>
          <w:sz w:val="28"/>
          <w:szCs w:val="28"/>
          <w:rPrChange w:id="1148" w:author="Assessor GDSXSR" w:date="2026-10-28T02:18:09Z">
            <w:rPr>
              <w:rFonts w:ascii="Arial" w:hAnsi="Arial" w:cs="Arial"/>
              <w:color w:val="70AD47" w:themeColor="accent6"/>
              <w:sz w:val="28"/>
              <w:szCs w:val="28"/>
            </w:rPr>
          </w:rPrChange>
        </w:rPr>
        <w:br/>
        <w:t>Juiz de Direito</w:t>
      </w:r>
    </w:p>
    <w:p w14:paraId="3B663923" w14:textId="77777777" w:rsidR="00721C72" w:rsidRPr="006C7A93" w:rsidRDefault="00721C72" w:rsidP="00721C72">
      <w:pPr>
        <w:spacing w:after="0" w:line="240" w:lineRule="auto"/>
        <w:jc w:val="both"/>
        <w:rPr>
          <w:rFonts w:ascii="Arial" w:hAnsi="Arial" w:cs="Arial"/>
          <w:color w:val="70AD47" w:themeColor="accent6"/>
          <w:sz w:val="28"/>
          <w:szCs w:val="28"/>
        </w:rPr>
      </w:pPr>
    </w:p>
    <w:sectPr w:rsidR="00721C72" w:rsidRPr="006C7A93" w:rsidSect="00721C72">
      <w:footerReference w:type="default" r:id="rId2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 de Fatima Dias" w:date="2026-10-27T17:56:00Z" w:initials="MD">
    <w:p w14:paraId="1BF23CAC" w14:textId="77777777" w:rsidR="00105FB2" w:rsidRDefault="00105FB2">
      <w:pPr>
        <w:pStyle w:val="Textodecomentrio"/>
        <w:rPr>
          <w:lang w:val="pt-BR"/>
        </w:rPr>
      </w:pPr>
      <w:r>
        <w:rPr>
          <w:rStyle w:val="Refdecomentrio"/>
        </w:rPr>
        <w:annotationRef/>
      </w:r>
      <w:r>
        <w:t xml:space="preserve">Conclusão: </w:t>
      </w:r>
      <w:r w:rsidRPr="00105FB2">
        <w:rPr>
          <w:lang w:val="pt-BR"/>
        </w:rPr>
        <w:t>08/10/2026</w:t>
      </w:r>
    </w:p>
    <w:p w14:paraId="2E7C876F" w14:textId="77777777" w:rsidR="00105FB2" w:rsidRDefault="00105FB2">
      <w:pPr>
        <w:pStyle w:val="Textodecomentrio"/>
        <w:rPr>
          <w:lang w:val="pt-BR"/>
        </w:rPr>
      </w:pPr>
      <w:r>
        <w:rPr>
          <w:lang w:val="pt-BR"/>
        </w:rPr>
        <w:t>Entrega: 27/10/2026</w:t>
      </w:r>
    </w:p>
    <w:p w14:paraId="0FD8AA11" w14:textId="46978461" w:rsidR="00105FB2" w:rsidRDefault="00105FB2">
      <w:pPr>
        <w:pStyle w:val="Textodecomentrio"/>
      </w:pPr>
      <w:r>
        <w:rPr>
          <w:lang w:val="pt-BR"/>
        </w:rPr>
        <w:t>Certeza: 9</w:t>
      </w:r>
    </w:p>
  </w:comment>
  <w:comment w:id="1" w:author="Maria de Fatima Dias" w:date="2026-10-27T17:59:00Z" w:initials="MD">
    <w:p w14:paraId="0DB5C459" w14:textId="77777777" w:rsidR="00105FB2" w:rsidRDefault="00105FB2">
      <w:pPr>
        <w:pStyle w:val="Textodecomentrio"/>
        <w:rPr>
          <w:lang w:val="pt-BR"/>
        </w:rPr>
      </w:pPr>
      <w:r>
        <w:rPr>
          <w:rStyle w:val="Refdecomentrio"/>
        </w:rPr>
        <w:annotationRef/>
      </w:r>
      <w:r w:rsidRPr="00105FB2">
        <w:rPr>
          <w:b/>
          <w:bCs/>
          <w:lang w:val="pt-BR"/>
        </w:rPr>
        <w:t>Art. 465.</w:t>
      </w:r>
      <w:r w:rsidRPr="00105FB2">
        <w:rPr>
          <w:lang w:val="pt-BR"/>
        </w:rPr>
        <w:t xml:space="preserve"> O juiz nomeará perito especializado no objeto da perícia e fixará de imediato o prazo para a entrega do laudo.</w:t>
      </w:r>
    </w:p>
    <w:p w14:paraId="015A1890" w14:textId="77777777" w:rsidR="00105FB2" w:rsidRDefault="00105FB2">
      <w:pPr>
        <w:pStyle w:val="Textodecomentrio"/>
        <w:rPr>
          <w:lang w:val="pt-BR"/>
        </w:rPr>
      </w:pPr>
      <w:r>
        <w:rPr>
          <w:lang w:val="pt-BR"/>
        </w:rPr>
        <w:t>...</w:t>
      </w:r>
    </w:p>
    <w:p w14:paraId="586362F3" w14:textId="3196ECAB" w:rsidR="00105FB2" w:rsidRDefault="00105FB2">
      <w:pPr>
        <w:pStyle w:val="Textodecomentrio"/>
      </w:pPr>
      <w:r w:rsidRPr="00105FB2">
        <w:rPr>
          <w:b/>
          <w:bCs/>
          <w:lang w:val="pt-BR"/>
        </w:rPr>
        <w:t>§ 4º</w:t>
      </w:r>
      <w:r w:rsidRPr="00105FB2">
        <w:rPr>
          <w:lang w:val="pt-BR"/>
        </w:rPr>
        <w:t xml:space="preserve"> O juiz poderá autorizar o pagamento de até cinquenta por cento dos honorários arbitrados a favor do perito no início dos trabalhos, devendo o remanescente ser pago apenas ao final, depois de entregue o laudo e prestados todos os esclarecimentos necessários.</w:t>
      </w:r>
    </w:p>
  </w:comment>
  <w:comment w:id="2" w:author="Assessor GDSXSR" w:initials="AG" w:date="2026-10-28T02:18:09Z">
    <w:p>
      <w:pPr>
        <w:pStyle w:val="CommentText"/>
      </w:pPr>
      <w:r>
        <w:rPr>
          <w:rStyle w:val="CommentReference"/>
        </w:rPr>
        <w:annotationRef/>
      </w:r>
      <w:r>
        <w:t>ASSESSOR GDSXSR — Alterações mecânicas: grafia 'SAUDE' → 'SAÚDE' (C-28); 'expert' e 'quantum' em itálico (C-28); transcrição da liminar em Arial 13 itálico, recuos 4/6 cm, aspas internas simples e aspas de fechamento (C-40, C-41); realces amarelos do título, do veredito e das premissas decisivas (C-42, C-43). Resultado mantido (NP).</w:t>
      </w:r>
    </w:p>
  </w:comment>
  <w:comment w:id="3" w:author="Assessor GDSXSR" w:initials="AG" w:date="2026-10-28T02:18:09Z">
    <w:p>
      <w:pPr>
        <w:pStyle w:val="CommentText"/>
      </w:pPr>
      <w:r>
        <w:rPr>
          <w:rStyle w:val="CommentReference"/>
        </w:rPr>
        <w:annotationRef/>
      </w:r>
      <w:r>
        <w:t>ASSESSOR GDSXSR — Alterei o item 5 porque a afirmação de 'poder discricionário técnico do magistrado' não consta do voto; o item agora espelha os critérios que a decisão agravada e a liminar aplicaram (C-33).</w:t>
      </w:r>
    </w:p>
  </w:comment>
  <w:comment w:id="4" w:author="Assessor GDSXSR" w:initials="AG" w:date="2026-10-28T02:18:09Z">
    <w:p>
      <w:pPr>
        <w:pStyle w:val="CommentText"/>
      </w:pPr>
      <w:r>
        <w:rPr>
          <w:rStyle w:val="CommentReference"/>
        </w:rPr>
        <w:annotationRef/>
      </w:r>
      <w:r>
        <w:t>ASSESSOR GDSXSR — Cindi o item 7 em três (7, 8 e 9), um fundamento por item, e renumerei o dispositivo (C-35).</w:t>
      </w:r>
    </w:p>
  </w:comment>
  <w:comment w:id="5" w:author="Assessor GDSXSR" w:initials="AG" w:date="2026-10-28T02:18:09Z">
    <w:p>
      <w:pPr>
        <w:pStyle w:val="CommentText"/>
      </w:pPr>
      <w:r>
        <w:rPr>
          <w:rStyle w:val="CommentReference"/>
        </w:rPr>
        <w:annotationRef/>
      </w:r>
      <w:r>
        <w:t>ASSESSOR GDSXSR — Texto literal (C-63): Resolução CNJ nº 232/2016, art. 1º: “Os valores a serem pagos pelos serviços de perícia de responsabilidade de beneficiário da gratuidade da justiça são os fixados na Tabela constante do Anexo desta Resolução, na hipótese do art. 95, § 3º, II, do Código de Processo Civil.” Art. 2º: “O magistrado, em decisão fundamentada, arbitrará os honorários do profissional ou do órgão nomeado para prestar os serviços nos termos desta Resolução, observando-se, em cada caso: a complexidade da matéria; o grau de zelo e de especialização do profissional ou do órgão; o lugar e o tempo exigidos para a prestação do serviço; as peculiaridades regionais.” Fonte: reprodução no sítio do TRT2; a página do CNJ (atos.cnj.jus.br) não abriu em 3 tentativas (C-72). O texto do CPC 465 § 4º está no comentário já existente na transcrição (conferido no Planalto via iajus, redação vigente). PENDENTE: vigência atual da Resolução (o § 2º foi alterado pela Res. 326/2020), a conferir no CNJ.</w:t>
      </w:r>
    </w:p>
  </w:comment>
  <w:comment w:id="6" w:author="Assessor GDSXSR" w:initials="AG" w:date="2026-10-28T02:18:09Z">
    <w:p>
      <w:pPr>
        <w:pStyle w:val="CommentText"/>
      </w:pPr>
      <w:r>
        <w:rPr>
          <w:rStyle w:val="CommentReference"/>
        </w:rPr>
        <w:annotationRef/>
      </w:r>
      <w:r>
        <w:t>ASSESSOR GDSXSR — PENDENTE (C-52, C-24): os autos e a decisão liminar não vieram com a minuta. Não pude conferir o texto do relatório da liminar nem os IDs 89507986, 90759282 e 286841324; conferir no PJe antes de liberar. A transcrição foi mantida como veio.</w:t>
      </w:r>
    </w:p>
  </w:comment>
  <w:comment w:id="7" w:author="Assessor GDSXSR" w:initials="AG" w:date="2026-10-28T02:18:09Z">
    <w:p>
      <w:pPr>
        <w:pStyle w:val="CommentText"/>
      </w:pPr>
      <w:r>
        <w:rPr>
          <w:rStyle w:val="CommentReference"/>
        </w:rPr>
        <w:annotationRef/>
      </w:r>
      <w:r>
        <w:t>ASSESSOR GDSXSR — Acrescentei 'DA' ao título do capítulo, que nomeia a matéria decidida (C-3C).</w:t>
      </w:r>
    </w:p>
  </w:comment>
  <w:comment w:id="8" w:author="Assessor GDSXSR" w:initials="AG" w:date="2026-10-28T02:18:09Z">
    <w:p>
      <w:pPr>
        <w:pStyle w:val="CommentText"/>
      </w:pPr>
      <w:r>
        <w:rPr>
          <w:rStyle w:val="CommentReference"/>
        </w:rPr>
        <w:annotationRef/>
      </w:r>
      <w:r>
        <w:t>ASSESSOR GDSXSR — Formatei a transcrição da liminar como transcrição (Arial 13 itálico, 4 cm com primeira linha em 6 cm), a decisão agravada nela citada com recuo de 6 cm e aspas simples, e fechei as aspas da transcrição no fim do último parágrafo (C-40, C-41). Texto mantido.</w:t>
      </w:r>
    </w:p>
  </w:comment>
  <w:comment w:id="9" w:author="Assessor GDSXSR" w:initials="AG" w:date="2026-10-28T02:18:09Z">
    <w:p>
      <w:pPr>
        <w:pStyle w:val="CommentText"/>
      </w:pPr>
      <w:r>
        <w:rPr>
          <w:rStyle w:val="CommentReference"/>
        </w:rPr>
        <w:annotationRef/>
      </w:r>
      <w:r>
        <w:t>ASSESSOR GDSXSR — Cortei a oração final ('os quais foram arbitrados à luz das peculiaridades…'), que repete a decisão agravada transcrita (C-02, C-17).</w:t>
      </w:r>
    </w:p>
  </w:comment>
  <w:comment w:id="10" w:author="Assessor GDSXSR" w:initials="AG" w:date="2026-10-28T02:18:09Z">
    <w:p>
      <w:pPr>
        <w:pStyle w:val="CommentText"/>
      </w:pPr>
      <w:r>
        <w:rPr>
          <w:rStyle w:val="CommentReference"/>
        </w:rPr>
        <w:annotationRef/>
      </w:r>
      <w:r>
        <w:t>ASSESSOR GDSXSR — Troquei 'Ademais' por 'No mais', suprimi o adjetivo 'significativa' e indiquei o valor e o ID da decisão agravada, conforme a transcrição da liminar (C-23, C-02, C-20).</w:t>
      </w:r>
    </w:p>
  </w:comment>
  <w:comment w:id="11" w:author="Assessor GDSXSR" w:initials="AG" w:date="2026-10-28T02:18:09Z">
    <w:p>
      <w:pPr>
        <w:pStyle w:val="CommentText"/>
      </w:pPr>
      <w:r>
        <w:rPr>
          <w:rStyle w:val="CommentReference"/>
        </w:rPr>
        <w:annotationRef/>
      </w:r>
      <w:r>
        <w:t>ASSESSOR GDSXSR — Ajustei o fecho para a fórmula de AGI aderente à liminar: conclusão e manutenção da r. decisão agravada (C-17).</w:t>
      </w:r>
    </w:p>
  </w:comment>
  <w:comment w:id="12" w:author="Assessor GDSXSR" w:initials="AG" w:date="2026-10-28T02:18:09Z">
    <w:p>
      <w:pPr>
        <w:pStyle w:val="CommentText"/>
      </w:pPr>
      <w:r>
        <w:rPr>
          <w:rStyle w:val="CommentReference"/>
        </w:rPr>
        <w:annotationRef/>
      </w:r>
      <w:r>
        <w:t>ASSESSOR GDSXSR — Alinhei 'EMENTA' à esquerda (C-42). Também passei a decisão agravada anexada para o verde 00B050 (C-45) e pus em itálico o rótulo 'Dispositivos relevantes citados:' (C-40).</w:t>
      </w:r>
    </w:p>
  </w:comment>
  <w:comment w:id="13" w:author="Assessor GDSXSR" w:initials="AG" w:date="2026-10-28T02:18:09Z">
    <w:p>
      <w:pPr>
        <w:pStyle w:val="CommentText"/>
      </w:pPr>
      <w:r>
        <w:rPr>
          <w:rStyle w:val="CommentReference"/>
        </w:rPr>
        <w:annotationRef/>
      </w:r>
      <w:r>
        <w:t>ASSESSOR GDSXSR — RELATÓRIO passou para o topo da página, depois do resumo (C-32).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D8AA11" w15:done="0"/>
  <w15:commentEx w15:paraId="586362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BEE71A" w16cex:dateUtc="2026-10-27T20:56:00Z"/>
  <w16cex:commentExtensible w16cex:durableId="793C821B" w16cex:dateUtc="2026-10-27T20: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D8AA11" w16cid:durableId="25BEE71A"/>
  <w16cid:commentId w16cid:paraId="586362F3" w16cid:durableId="793C82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D539BB9" w14:textId="77777777" w:rsidR="00721C72" w:rsidRDefault="00721C72">
        <w:pPr>
          <w:pStyle w:val="Rodap"/>
          <w:jc w:val="right"/>
        </w:pPr>
        <w:r>
          <w:fldChar w:fldCharType="begin"/>
        </w:r>
        <w:r>
          <w:instrText>PAGE   \* MERGEFORMAT</w:instrText>
        </w:r>
        <w:r>
          <w:fldChar w:fldCharType="separate"/>
        </w:r>
        <w:r>
          <w:t>2</w:t>
        </w:r>
        <w:r>
          <w:fldChar w:fldCharType="end"/>
        </w:r>
      </w:p>
    </w:sdtContent>
  </w:sdt>
  <w:p w14:paraId="1B89DA42" w14:textId="77777777" w:rsidR="00721C72" w:rsidRDefault="00721C72">
    <w:pPr>
      <w:pStyle w:val="Rodap"/>
    </w:pPr>
  </w:p>
</w:ft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de Fatima Dias">
    <w15:presenceInfo w15:providerId="Windows Live" w15:userId="18e5ce97291f7b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C72"/>
    <w:rsid w:val="00105FB2"/>
    <w:rsid w:val="00272585"/>
    <w:rsid w:val="00721C72"/>
    <w:rsid w:val="00850EC6"/>
    <w:rsid w:val="00DD019C"/>
    <w:rsid w:val="00E94B32"/>
    <w:rsid w:val="00EB6F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6C701"/>
  <w15:chartTrackingRefBased/>
  <w15:docId w15:val="{5F866BA2-A088-4A62-AE6D-D89AC7F5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C72"/>
    <w:pPr>
      <w:spacing w:line="259" w:lineRule="auto"/>
    </w:pPr>
    <w:rPr>
      <w:kern w:val="0"/>
      <w:sz w:val="22"/>
      <w:szCs w:val="22"/>
      <w14:ligatures w14:val="none"/>
    </w:rPr>
  </w:style>
  <w:style w:type="paragraph" w:styleId="Ttulo1">
    <w:name w:val="heading 1"/>
    <w:basedOn w:val="Normal"/>
    <w:next w:val="Normal"/>
    <w:link w:val="Ttulo1Char"/>
    <w:uiPriority w:val="9"/>
    <w:qFormat/>
    <w:rsid w:val="00721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721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721C7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721C7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721C7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721C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21C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21C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21C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21C7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721C7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721C7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721C7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721C7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721C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21C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21C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21C72"/>
    <w:rPr>
      <w:rFonts w:eastAsiaTheme="majorEastAsia" w:cstheme="majorBidi"/>
      <w:color w:val="272727" w:themeColor="text1" w:themeTint="D8"/>
    </w:rPr>
  </w:style>
  <w:style w:type="paragraph" w:styleId="Ttulo">
    <w:name w:val="Title"/>
    <w:basedOn w:val="Normal"/>
    <w:next w:val="Normal"/>
    <w:link w:val="TtuloChar"/>
    <w:uiPriority w:val="10"/>
    <w:qFormat/>
    <w:rsid w:val="00721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21C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21C7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21C7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21C72"/>
    <w:pPr>
      <w:spacing w:before="160"/>
      <w:jc w:val="center"/>
    </w:pPr>
    <w:rPr>
      <w:i/>
      <w:iCs/>
      <w:color w:val="404040" w:themeColor="text1" w:themeTint="BF"/>
    </w:rPr>
  </w:style>
  <w:style w:type="character" w:customStyle="1" w:styleId="CitaoChar">
    <w:name w:val="Citação Char"/>
    <w:basedOn w:val="Fontepargpadro"/>
    <w:link w:val="Citao"/>
    <w:uiPriority w:val="29"/>
    <w:rsid w:val="00721C72"/>
    <w:rPr>
      <w:i/>
      <w:iCs/>
      <w:color w:val="404040" w:themeColor="text1" w:themeTint="BF"/>
    </w:rPr>
  </w:style>
  <w:style w:type="paragraph" w:styleId="PargrafodaLista">
    <w:name w:val="List Paragraph"/>
    <w:basedOn w:val="Normal"/>
    <w:uiPriority w:val="34"/>
    <w:qFormat/>
    <w:rsid w:val="00721C72"/>
    <w:pPr>
      <w:ind w:left="720"/>
      <w:contextualSpacing/>
    </w:pPr>
  </w:style>
  <w:style w:type="character" w:styleId="nfaseIntensa">
    <w:name w:val="Intense Emphasis"/>
    <w:basedOn w:val="Fontepargpadro"/>
    <w:uiPriority w:val="21"/>
    <w:qFormat/>
    <w:rsid w:val="00721C72"/>
    <w:rPr>
      <w:i/>
      <w:iCs/>
      <w:color w:val="2F5496" w:themeColor="accent1" w:themeShade="BF"/>
    </w:rPr>
  </w:style>
  <w:style w:type="paragraph" w:styleId="CitaoIntensa">
    <w:name w:val="Intense Quote"/>
    <w:basedOn w:val="Normal"/>
    <w:next w:val="Normal"/>
    <w:link w:val="CitaoIntensaChar"/>
    <w:uiPriority w:val="30"/>
    <w:qFormat/>
    <w:rsid w:val="00721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721C72"/>
    <w:rPr>
      <w:i/>
      <w:iCs/>
      <w:color w:val="2F5496" w:themeColor="accent1" w:themeShade="BF"/>
    </w:rPr>
  </w:style>
  <w:style w:type="character" w:styleId="RefernciaIntensa">
    <w:name w:val="Intense Reference"/>
    <w:basedOn w:val="Fontepargpadro"/>
    <w:uiPriority w:val="32"/>
    <w:qFormat/>
    <w:rsid w:val="00721C72"/>
    <w:rPr>
      <w:b/>
      <w:bCs/>
      <w:smallCaps/>
      <w:color w:val="2F5496" w:themeColor="accent1" w:themeShade="BF"/>
      <w:spacing w:val="5"/>
    </w:rPr>
  </w:style>
  <w:style w:type="character" w:styleId="Refdecomentrio">
    <w:name w:val="annotation reference"/>
    <w:uiPriority w:val="99"/>
    <w:rsid w:val="00721C72"/>
    <w:rPr>
      <w:sz w:val="16"/>
      <w:szCs w:val="16"/>
    </w:rPr>
  </w:style>
  <w:style w:type="paragraph" w:styleId="Textodecomentrio">
    <w:name w:val="annotation text"/>
    <w:basedOn w:val="Normal"/>
    <w:link w:val="TextodecomentrioChar"/>
    <w:uiPriority w:val="99"/>
    <w:rsid w:val="00721C72"/>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721C72"/>
    <w:rPr>
      <w:rFonts w:ascii="Verdana" w:eastAsia="Times New Roman" w:hAnsi="Verdana" w:cs="Times New Roman"/>
      <w:kern w:val="0"/>
      <w:sz w:val="20"/>
      <w:szCs w:val="20"/>
      <w:lang w:val="x-none" w:eastAsia="x-none"/>
      <w14:ligatures w14:val="none"/>
    </w:rPr>
  </w:style>
  <w:style w:type="character" w:customStyle="1" w:styleId="normaltextrun">
    <w:name w:val="normaltextrun"/>
    <w:basedOn w:val="Fontepargpadro"/>
    <w:rsid w:val="00721C72"/>
  </w:style>
  <w:style w:type="character" w:customStyle="1" w:styleId="eop">
    <w:name w:val="eop"/>
    <w:basedOn w:val="Fontepargpadro"/>
    <w:rsid w:val="00721C72"/>
  </w:style>
  <w:style w:type="paragraph" w:customStyle="1" w:styleId="paragraph">
    <w:name w:val="paragraph"/>
    <w:basedOn w:val="Normal"/>
    <w:rsid w:val="00721C7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721C72"/>
    <w:pPr>
      <w:tabs>
        <w:tab w:val="center" w:pos="4252"/>
        <w:tab w:val="right" w:pos="8504"/>
      </w:tabs>
      <w:spacing w:after="0" w:line="240" w:lineRule="auto"/>
    </w:pPr>
  </w:style>
  <w:style w:type="character" w:customStyle="1" w:styleId="RodapChar">
    <w:name w:val="Rodapé Char"/>
    <w:basedOn w:val="Fontepargpadro"/>
    <w:link w:val="Rodap"/>
    <w:uiPriority w:val="99"/>
    <w:rsid w:val="00721C72"/>
    <w:rPr>
      <w:kern w:val="0"/>
      <w:sz w:val="22"/>
      <w:szCs w:val="22"/>
      <w14:ligatures w14:val="none"/>
    </w:rPr>
  </w:style>
  <w:style w:type="character" w:styleId="Hyperlink">
    <w:name w:val="Hyperlink"/>
    <w:uiPriority w:val="99"/>
    <w:unhideWhenUsed/>
    <w:rsid w:val="00721C72"/>
    <w:rPr>
      <w:color w:val="0000FF"/>
      <w:u w:val="single"/>
    </w:rPr>
  </w:style>
  <w:style w:type="paragraph" w:styleId="Assuntodocomentrio">
    <w:name w:val="annotation subject"/>
    <w:basedOn w:val="Textodecomentrio"/>
    <w:next w:val="Textodecomentrio"/>
    <w:link w:val="AssuntodocomentrioChar"/>
    <w:uiPriority w:val="99"/>
    <w:semiHidden/>
    <w:unhideWhenUsed/>
    <w:rsid w:val="00105FB2"/>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105FB2"/>
    <w:rPr>
      <w:rFonts w:ascii="Verdana" w:eastAsia="Times New Roman" w:hAnsi="Verdana" w:cs="Times New Roman"/>
      <w:b/>
      <w:bCs/>
      <w:kern w:val="0"/>
      <w:sz w:val="20"/>
      <w:szCs w:val="2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pje.tjdft.jus.br/pje/seam/resource/rest/pje-legacy/documento/download/TJDFT/1g/4469864/282450335" TargetMode="External"/><Relationship Id="rId18" Type="http://schemas.openxmlformats.org/officeDocument/2006/relationships/hyperlink" Target="https://pje.tjdft.jus.br/pje/seam/resource/rest/pje-legacy/documento/download/TJDFT/1g/4469864/281335335"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pje.tjdft.jus.br/pje/seam/resource/rest/pje-legacy/documento/download/TJDFT/1g/4469864/275055700" TargetMode="External"/><Relationship Id="rId7" Type="http://schemas.microsoft.com/office/2016/09/relationships/commentsIds" Target="commentsIds.xml"/><Relationship Id="rId12" Type="http://schemas.openxmlformats.org/officeDocument/2006/relationships/hyperlink" Target="https://pje.tjdft.jus.br/pje/seam/resource/rest/pje-legacy/documento/download/TJDFT/1g/4469864/281727143" TargetMode="External"/><Relationship Id="rId17" Type="http://schemas.openxmlformats.org/officeDocument/2006/relationships/hyperlink" Target="https://pje.tjdft.jus.br/pje/seam/resource/rest/pje-legacy/documento/download/TJDFT/1g/4469864/281335335" TargetMode="External"/><Relationship Id="rId25" Type="http://schemas.openxmlformats.org/officeDocument/2006/relationships/glossaryDocument" Target="glossary/document.xml"/><Relationship Id="rId2" Type="http://schemas.openxmlformats.org/officeDocument/2006/relationships/settings" Target="settings.xml"/><Relationship Id="rId16" Type="http://schemas.openxmlformats.org/officeDocument/2006/relationships/hyperlink" Target="https://pje.tjdft.jus.br/pje/seam/resource/rest/pje-legacy/documento/download/TJDFT/1g/4469864/285475393" TargetMode="External"/><Relationship Id="rId20" Type="http://schemas.openxmlformats.org/officeDocument/2006/relationships/hyperlink" Target="https://pje.tjdft.jus.br/pje/seam/resource/rest/pje-legacy/documento/download/TJDFT/1g/4469864/275055700" TargetMode="Externa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hyperlink" Target="https://pje.tjdft.jus.br/pje/seam/resource/rest/pje-legacy/documento/download/TJDFT/1g/4469864/281335335" TargetMode="External"/><Relationship Id="rId24" Type="http://schemas.microsoft.com/office/2011/relationships/people" Target="people.xml"/><Relationship Id="rId5" Type="http://schemas.openxmlformats.org/officeDocument/2006/relationships/comments" Target="comments.xml"/><Relationship Id="rId15" Type="http://schemas.openxmlformats.org/officeDocument/2006/relationships/hyperlink" Target="https://pje.tjdft.jus.br/pje/seam/resource/rest/pje-legacy/documento/download/TJDFT/1g/4469864/284446164" TargetMode="External"/><Relationship Id="rId23" Type="http://schemas.openxmlformats.org/officeDocument/2006/relationships/fontTable" Target="fontTable.xml"/><Relationship Id="rId10" Type="http://schemas.openxmlformats.org/officeDocument/2006/relationships/hyperlink" Target="https://pje.tjdft.jus.br/pje/seam/resource/rest/pje-legacy/documento/download/TJDFT/1g/4469864/275055700" TargetMode="External"/><Relationship Id="rId19" Type="http://schemas.openxmlformats.org/officeDocument/2006/relationships/hyperlink" Target="https://pje.tjdft.jus.br/pje/seam/resource/rest/pje-legacy/documento/download/TJDFT/1g/4469864/275055700" TargetMode="External"/><Relationship Id="rId4" Type="http://schemas.openxmlformats.org/officeDocument/2006/relationships/image" Target="media/image1.png"/><Relationship Id="rId9" Type="http://schemas.openxmlformats.org/officeDocument/2006/relationships/hyperlink" Target="https://pje.tjdft.jus.br/pje/seam/resource/rest/pje-legacy/documento/download/286841324" TargetMode="External"/><Relationship Id="rId14" Type="http://schemas.openxmlformats.org/officeDocument/2006/relationships/hyperlink" Target="https://pje.tjdft.jus.br/pje/seam/resource/rest/pje-legacy/documento/download/TJDFT/1g/4469864/282471136" TargetMode="External"/><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20A7682B1D49A4A3EE9397CEB551C3"/>
        <w:category>
          <w:name w:val="Geral"/>
          <w:gallery w:val="placeholder"/>
        </w:category>
        <w:types>
          <w:type w:val="bbPlcHdr"/>
        </w:types>
        <w:behaviors>
          <w:behavior w:val="content"/>
        </w:behaviors>
        <w:guid w:val="{4515CB44-ABD4-4A98-8CDA-53E2AD8FCFFD}"/>
      </w:docPartPr>
      <w:docPartBody>
        <w:p w:rsidR="00000000" w:rsidRDefault="005C420C" w:rsidP="005C420C">
          <w:pPr>
            <w:pStyle w:val="0320A7682B1D49A4A3EE9397CEB551C3"/>
          </w:pPr>
          <w:r w:rsidRPr="002A0A13">
            <w:rPr>
              <w:rStyle w:val="TextodoEspaoReservado"/>
            </w:rPr>
            <w:t>Escolher um item.</w:t>
          </w:r>
        </w:p>
      </w:docPartBody>
    </w:docPart>
    <w:docPart>
      <w:docPartPr>
        <w:name w:val="39388CF1CF5B49F1A05AEBFCA46203F5"/>
        <w:category>
          <w:name w:val="Geral"/>
          <w:gallery w:val="placeholder"/>
        </w:category>
        <w:types>
          <w:type w:val="bbPlcHdr"/>
        </w:types>
        <w:behaviors>
          <w:behavior w:val="content"/>
        </w:behaviors>
        <w:guid w:val="{F4A48E95-255B-4A5F-AE0E-974A115350FB}"/>
      </w:docPartPr>
      <w:docPartBody>
        <w:p w:rsidR="00000000" w:rsidRDefault="005C420C" w:rsidP="005C420C">
          <w:pPr>
            <w:pStyle w:val="39388CF1CF5B49F1A05AEBFCA46203F5"/>
          </w:pPr>
          <w:r w:rsidRPr="00B84BB0">
            <w:rPr>
              <w:rStyle w:val="TextodoEspaoReservado"/>
            </w:rPr>
            <w:t>Escolher um item.</w:t>
          </w:r>
        </w:p>
      </w:docPartBody>
    </w:docPart>
    <w:docPart>
      <w:docPartPr>
        <w:name w:val="4487F2FFFF8D4A19938F7DD8D87B5C42"/>
        <w:category>
          <w:name w:val="Geral"/>
          <w:gallery w:val="placeholder"/>
        </w:category>
        <w:types>
          <w:type w:val="bbPlcHdr"/>
        </w:types>
        <w:behaviors>
          <w:behavior w:val="content"/>
        </w:behaviors>
        <w:guid w:val="{09FE65C5-CEED-4E63-BBE4-B2CEBE60A4DA}"/>
      </w:docPartPr>
      <w:docPartBody>
        <w:p w:rsidR="00000000" w:rsidRDefault="005C420C" w:rsidP="005C420C">
          <w:pPr>
            <w:pStyle w:val="4487F2FFFF8D4A19938F7DD8D87B5C42"/>
          </w:pPr>
          <w:r>
            <w:rPr>
              <w:rFonts w:cs="Arial"/>
            </w:rPr>
            <w:t>Polo ativo</w:t>
          </w:r>
        </w:p>
      </w:docPartBody>
    </w:docPart>
    <w:docPart>
      <w:docPartPr>
        <w:name w:val="247302B10B8042D48F7148FEAFD3F205"/>
        <w:category>
          <w:name w:val="Geral"/>
          <w:gallery w:val="placeholder"/>
        </w:category>
        <w:types>
          <w:type w:val="bbPlcHdr"/>
        </w:types>
        <w:behaviors>
          <w:behavior w:val="content"/>
        </w:behaviors>
        <w:guid w:val="{F9A4F06A-3E68-4FD3-918A-B4451869EDFA}"/>
      </w:docPartPr>
      <w:docPartBody>
        <w:p w:rsidR="00000000" w:rsidRDefault="005C420C" w:rsidP="005C420C">
          <w:pPr>
            <w:pStyle w:val="247302B10B8042D48F7148FEAFD3F205"/>
          </w:pPr>
          <w:r>
            <w:rPr>
              <w:rFonts w:cs="Arial"/>
            </w:rPr>
            <w:t>Polo passivo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20C"/>
    <w:rsid w:val="005C420C"/>
    <w:rsid w:val="008C3572"/>
    <w:rsid w:val="00DD01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C420C"/>
    <w:rPr>
      <w:color w:val="808080"/>
    </w:rPr>
  </w:style>
  <w:style w:type="paragraph" w:customStyle="1" w:styleId="2F31CE97DDBC4B0FBC17BB716EEAC0BC">
    <w:name w:val="2F31CE97DDBC4B0FBC17BB716EEAC0BC"/>
    <w:rsid w:val="005C420C"/>
  </w:style>
  <w:style w:type="paragraph" w:customStyle="1" w:styleId="A16CCFD582C0430E875638771169CE40">
    <w:name w:val="A16CCFD582C0430E875638771169CE40"/>
    <w:rsid w:val="005C420C"/>
  </w:style>
  <w:style w:type="paragraph" w:customStyle="1" w:styleId="0D0D822B9CFF4334AC17BC42D82AA6A3">
    <w:name w:val="0D0D822B9CFF4334AC17BC42D82AA6A3"/>
    <w:rsid w:val="005C420C"/>
  </w:style>
  <w:style w:type="paragraph" w:customStyle="1" w:styleId="41547681591148D0B59DDB860433A8D6">
    <w:name w:val="41547681591148D0B59DDB860433A8D6"/>
    <w:rsid w:val="005C420C"/>
  </w:style>
  <w:style w:type="paragraph" w:customStyle="1" w:styleId="0320A7682B1D49A4A3EE9397CEB551C3">
    <w:name w:val="0320A7682B1D49A4A3EE9397CEB551C3"/>
    <w:rsid w:val="005C420C"/>
  </w:style>
  <w:style w:type="paragraph" w:customStyle="1" w:styleId="39388CF1CF5B49F1A05AEBFCA46203F5">
    <w:name w:val="39388CF1CF5B49F1A05AEBFCA46203F5"/>
    <w:rsid w:val="005C420C"/>
  </w:style>
  <w:style w:type="paragraph" w:customStyle="1" w:styleId="4487F2FFFF8D4A19938F7DD8D87B5C42">
    <w:name w:val="4487F2FFFF8D4A19938F7DD8D87B5C42"/>
    <w:rsid w:val="005C420C"/>
  </w:style>
  <w:style w:type="paragraph" w:customStyle="1" w:styleId="247302B10B8042D48F7148FEAFD3F205">
    <w:name w:val="247302B10B8042D48F7148FEAFD3F205"/>
    <w:rsid w:val="005C42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14</Pages>
  <Words>3363</Words>
  <Characters>18166</Characters>
  <Application>Microsoft Office Word</Application>
  <DocSecurity>0</DocSecurity>
  <Lines>151</Lines>
  <Paragraphs>42</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
      <vt:lpstr/>
      <vt:lpstr>RELATÓRIO</vt:lpstr>
    </vt:vector>
  </TitlesOfParts>
  <Company/>
  <LinksUpToDate>false</LinksUpToDate>
  <CharactersWithSpaces>21487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 Fatima Dias</dc:creator>
  <cp:keywords/>
  <dc:description/>
  <cp:lastModifiedBy>Maria de Fatima Dias</cp:lastModifiedBy>
  <cp:revision>3</cp:revision>
  <dcterms:created xsi:type="dcterms:W3CDTF">2026-10-27T20:09:00Z</dcterms:created>
  <dcterms:modified xsi:type="dcterms:W3CDTF">2026-10-27T21:00:00Z</dcterms:modified>
</cp:coreProperties>
</file>