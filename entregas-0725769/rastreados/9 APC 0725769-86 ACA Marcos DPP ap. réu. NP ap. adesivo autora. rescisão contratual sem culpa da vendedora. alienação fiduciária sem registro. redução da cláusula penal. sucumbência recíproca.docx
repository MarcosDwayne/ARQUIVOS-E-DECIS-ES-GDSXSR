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C54C8C" w:rsidRPr="62C261FF">
              <w:rPr>
                <w:rStyle w:val="Refdecomentrio"/>
                <w:rFonts w:ascii="Calibri" w:hAnsi="Calibri" w:cs="Calibri"/>
                <w:color w:val="595959" w:themeColor="text1" w:themeTint="A6"/>
                <w:sz w:val="20"/>
                <w:szCs w:val="20"/>
              </w:rPr>
              <w:commentReference w:id="1"/>
            </w:r>
            <w:commentRangeEnd w:id="2"/>
            <w:r w:rsidR="008C5600"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1B29D847" w:rsidR="00770E7F" w:rsidRPr="009F36E1" w:rsidRDefault="00F63CDB">
                <w:pPr>
                  <w:pStyle w:val="Citao"/>
                  <w:ind w:left="0" w:firstLine="0"/>
                  <w:jc w:val="both"/>
                  <w:rPr>
                    <w:rFonts w:cs="Arial"/>
                    <w:i w:val="0"/>
                    <w:iCs w:val="0"/>
                    <w:sz w:val="28"/>
                    <w:szCs w:val="28"/>
                  </w:rPr>
                </w:pPr>
                <w:r>
                  <w:rPr>
                    <w:rFonts w:cs="Arial"/>
                    <w:i w:val="0"/>
                    <w:iCs w:val="0"/>
                    <w:sz w:val="28"/>
                    <w:szCs w:val="28"/>
                  </w:rPr>
                  <w:t>Apelação Cível</w:t>
                </w:r>
                <w:r w:rsidR="0046190A">
                  <w:rPr>
                    <w:rFonts w:cs="Arial"/>
                    <w:i w:val="0"/>
                    <w:iCs w:val="0"/>
                    <w:sz w:val="28"/>
                    <w:szCs w:val="28"/>
                  </w:rPr>
                  <w:t xml:space="preserve"> e Recurso Adesivo</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F2AA3A3" w:rsidR="00770E7F" w:rsidRPr="009F36E1" w:rsidRDefault="0046190A">
            <w:pPr>
              <w:ind w:right="-675"/>
              <w:rPr>
                <w:rFonts w:ascii="Arial" w:hAnsi="Arial" w:cs="Arial"/>
                <w:sz w:val="28"/>
                <w:szCs w:val="28"/>
              </w:rPr>
            </w:pPr>
            <w:r w:rsidRPr="0046190A">
              <w:rPr>
                <w:rFonts w:ascii="Arial" w:hAnsi="Arial" w:cs="Arial"/>
                <w:sz w:val="28"/>
                <w:szCs w:val="28"/>
              </w:rPr>
              <w:t>0725769-86.2026.8.07.0001</w:t>
            </w:r>
          </w:p>
        </w:tc>
      </w:tr>
      <w:tr w:rsidR="00127440" w:rsidRPr="009F36E1" w14:paraId="11B595A7" w14:textId="77777777" w:rsidTr="001E1D88">
        <w:trPr>
          <w:cantSplit/>
          <w:trHeight w:val="397"/>
        </w:trPr>
        <w:tc>
          <w:tcPr>
            <w:tcW w:w="3686" w:type="dxa"/>
            <w:vAlign w:val="center"/>
          </w:tcPr>
          <w:p w14:paraId="13CBC1CB" w14:textId="77777777" w:rsidR="00127440" w:rsidRPr="00F63CDB" w:rsidRDefault="00127440" w:rsidP="001E1D88">
            <w:pPr>
              <w:spacing w:line="240" w:lineRule="auto"/>
              <w:ind w:right="34"/>
              <w:rPr>
                <w:rFonts w:ascii="Arial" w:hAnsi="Arial" w:cs="Arial"/>
                <w:sz w:val="28"/>
                <w:szCs w:val="28"/>
              </w:rPr>
            </w:pPr>
            <w:sdt>
              <w:sdtPr>
                <w:rPr>
                  <w:rFonts w:ascii="Arial" w:eastAsia="Times New Roman" w:hAnsi="Arial" w:cs="Arial"/>
                  <w:sz w:val="28"/>
                  <w:szCs w:val="28"/>
                  <w:lang w:eastAsia="zh-CN"/>
                </w:rPr>
                <w:id w:val="-1948149343"/>
                <w:placeholder>
                  <w:docPart w:val="48B7193A1162473BA494279F3202596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Pr>
                    <w:rFonts w:ascii="Arial" w:eastAsia="Times New Roman" w:hAnsi="Arial" w:cs="Arial"/>
                    <w:sz w:val="28"/>
                    <w:szCs w:val="28"/>
                    <w:lang w:eastAsia="zh-CN"/>
                  </w:rPr>
                  <w:t>Apelante</w:t>
                </w:r>
              </w:sdtContent>
            </w:sdt>
            <w:r w:rsidRPr="00F63CDB">
              <w:rPr>
                <w:rFonts w:ascii="Arial" w:hAnsi="Arial" w:cs="Arial"/>
                <w:sz w:val="28"/>
                <w:szCs w:val="28"/>
              </w:rPr>
              <w:t xml:space="preserve"> (s)</w:t>
            </w:r>
          </w:p>
        </w:tc>
        <w:tc>
          <w:tcPr>
            <w:tcW w:w="447" w:type="dxa"/>
            <w:vAlign w:val="center"/>
          </w:tcPr>
          <w:p w14:paraId="0AD6467E" w14:textId="77777777" w:rsidR="00127440" w:rsidRPr="009F36E1" w:rsidRDefault="00127440" w:rsidP="001E1D88">
            <w:pPr>
              <w:rPr>
                <w:rFonts w:ascii="Arial" w:hAnsi="Arial" w:cs="Arial"/>
                <w:sz w:val="28"/>
                <w:szCs w:val="28"/>
              </w:rPr>
            </w:pPr>
            <w:r w:rsidRPr="009F36E1">
              <w:rPr>
                <w:rFonts w:ascii="Arial" w:hAnsi="Arial" w:cs="Arial"/>
                <w:sz w:val="28"/>
                <w:szCs w:val="28"/>
              </w:rPr>
              <w:t>:</w:t>
            </w:r>
          </w:p>
        </w:tc>
        <w:tc>
          <w:tcPr>
            <w:tcW w:w="4590" w:type="dxa"/>
            <w:vAlign w:val="center"/>
          </w:tcPr>
          <w:p w14:paraId="595AF6A9" w14:textId="258CF577" w:rsidR="00127440" w:rsidRPr="009F36E1" w:rsidRDefault="00127440" w:rsidP="001E1D88">
            <w:pPr>
              <w:rPr>
                <w:rFonts w:ascii="Arial" w:hAnsi="Arial" w:cs="Arial"/>
                <w:sz w:val="28"/>
                <w:szCs w:val="28"/>
              </w:rPr>
            </w:pPr>
            <w:r>
              <w:rPr>
                <w:rFonts w:ascii="Arial" w:hAnsi="Arial" w:cs="Arial"/>
                <w:sz w:val="28"/>
                <w:szCs w:val="28"/>
              </w:rPr>
              <w:t xml:space="preserve">FGR Urbanismo Centro-Sul S.A. </w:t>
            </w:r>
          </w:p>
        </w:tc>
      </w:tr>
      <w:tr w:rsidR="00D747D7" w:rsidRPr="009F36E1" w14:paraId="06815F73" w14:textId="77777777">
        <w:trPr>
          <w:cantSplit/>
          <w:trHeight w:val="397"/>
        </w:trPr>
        <w:tc>
          <w:tcPr>
            <w:tcW w:w="3686" w:type="dxa"/>
            <w:vAlign w:val="center"/>
          </w:tcPr>
          <w:p w14:paraId="4027A7C0" w14:textId="77777777" w:rsidR="00D747D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1302042397"/>
                <w:placeholder>
                  <w:docPart w:val="3DA57F0700AF4FF19E863920AE3A1C3A"/>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D747D7" w:rsidRPr="00F63CDB">
                  <w:rPr>
                    <w:rFonts w:ascii="Arial" w:eastAsia="Times New Roman" w:hAnsi="Arial" w:cs="Arial"/>
                    <w:sz w:val="28"/>
                    <w:szCs w:val="28"/>
                    <w:lang w:eastAsia="zh-CN"/>
                  </w:rPr>
                  <w:t>Apelante</w:t>
                </w:r>
              </w:sdtContent>
            </w:sdt>
            <w:r w:rsidR="00D747D7" w:rsidRPr="00F63CDB">
              <w:rPr>
                <w:rFonts w:ascii="Arial" w:hAnsi="Arial" w:cs="Arial"/>
                <w:sz w:val="28"/>
                <w:szCs w:val="28"/>
              </w:rPr>
              <w:t xml:space="preserve"> (s)</w:t>
            </w:r>
          </w:p>
        </w:tc>
        <w:tc>
          <w:tcPr>
            <w:tcW w:w="447" w:type="dxa"/>
            <w:vAlign w:val="center"/>
          </w:tcPr>
          <w:p w14:paraId="4C5B41AC" w14:textId="77777777" w:rsidR="00D747D7" w:rsidRPr="009F36E1" w:rsidRDefault="00D747D7">
            <w:pPr>
              <w:rPr>
                <w:rFonts w:ascii="Arial" w:hAnsi="Arial" w:cs="Arial"/>
                <w:sz w:val="28"/>
                <w:szCs w:val="28"/>
              </w:rPr>
            </w:pPr>
            <w:r w:rsidRPr="009F36E1">
              <w:rPr>
                <w:rFonts w:ascii="Arial" w:hAnsi="Arial" w:cs="Arial"/>
                <w:sz w:val="28"/>
                <w:szCs w:val="28"/>
              </w:rPr>
              <w:t>:</w:t>
            </w:r>
          </w:p>
        </w:tc>
        <w:tc>
          <w:tcPr>
            <w:tcW w:w="4590" w:type="dxa"/>
            <w:vAlign w:val="center"/>
          </w:tcPr>
          <w:p w14:paraId="63F343EA" w14:textId="7EE15529" w:rsidR="00D747D7" w:rsidRPr="009F36E1" w:rsidRDefault="0046190A">
            <w:pPr>
              <w:rPr>
                <w:rFonts w:ascii="Arial" w:hAnsi="Arial" w:cs="Arial"/>
                <w:sz w:val="28"/>
                <w:szCs w:val="28"/>
              </w:rPr>
            </w:pPr>
            <w:r>
              <w:rPr>
                <w:rFonts w:ascii="Arial" w:hAnsi="Arial" w:cs="Arial"/>
                <w:sz w:val="28"/>
                <w:szCs w:val="28"/>
              </w:rPr>
              <w:t>Débora Camilo Muniz</w:t>
            </w:r>
            <w:r w:rsidR="00D747D7">
              <w:rPr>
                <w:rFonts w:ascii="Arial" w:hAnsi="Arial" w:cs="Arial"/>
                <w:sz w:val="28"/>
                <w:szCs w:val="28"/>
              </w:rPr>
              <w:t xml:space="preserve"> </w:t>
            </w:r>
          </w:p>
        </w:tc>
      </w:tr>
      <w:tr w:rsidR="00254195" w:rsidRPr="009F36E1" w14:paraId="7845219B" w14:textId="77777777">
        <w:trPr>
          <w:cantSplit/>
          <w:trHeight w:val="397"/>
        </w:trPr>
        <w:tc>
          <w:tcPr>
            <w:tcW w:w="3686" w:type="dxa"/>
            <w:vAlign w:val="center"/>
          </w:tcPr>
          <w:p w14:paraId="29419DCB" w14:textId="77777777" w:rsidR="00254195" w:rsidRPr="009F36E1" w:rsidRDefault="00000000">
            <w:pPr>
              <w:jc w:val="both"/>
              <w:rPr>
                <w:rFonts w:ascii="Arial" w:hAnsi="Arial" w:cs="Arial"/>
                <w:sz w:val="28"/>
                <w:szCs w:val="28"/>
              </w:rPr>
            </w:pPr>
            <w:sdt>
              <w:sdtPr>
                <w:rPr>
                  <w:rFonts w:ascii="Arial" w:eastAsia="Times New Roman" w:hAnsi="Arial" w:cs="Arial"/>
                  <w:sz w:val="28"/>
                  <w:szCs w:val="28"/>
                  <w:lang w:eastAsia="zh-CN"/>
                </w:rPr>
                <w:id w:val="1128281890"/>
                <w:placeholder>
                  <w:docPart w:val="5CB31B9652BE4D2CA1201C1E939440F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254195">
                  <w:rPr>
                    <w:rFonts w:ascii="Arial" w:eastAsia="Times New Roman" w:hAnsi="Arial" w:cs="Arial"/>
                    <w:sz w:val="28"/>
                    <w:szCs w:val="28"/>
                    <w:lang w:eastAsia="zh-CN"/>
                  </w:rPr>
                  <w:t>Apelado</w:t>
                </w:r>
              </w:sdtContent>
            </w:sdt>
            <w:r w:rsidR="00254195" w:rsidRPr="009F36E1">
              <w:rPr>
                <w:rFonts w:ascii="Arial" w:hAnsi="Arial" w:cs="Arial"/>
                <w:sz w:val="28"/>
                <w:szCs w:val="28"/>
              </w:rPr>
              <w:t xml:space="preserve"> </w:t>
            </w:r>
            <w:r w:rsidR="00254195">
              <w:rPr>
                <w:rFonts w:ascii="Arial" w:hAnsi="Arial" w:cs="Arial"/>
                <w:sz w:val="28"/>
                <w:szCs w:val="28"/>
              </w:rPr>
              <w:t>(</w:t>
            </w:r>
            <w:r w:rsidR="00254195" w:rsidRPr="009F36E1">
              <w:rPr>
                <w:rFonts w:ascii="Arial" w:hAnsi="Arial" w:cs="Arial"/>
                <w:sz w:val="28"/>
                <w:szCs w:val="28"/>
              </w:rPr>
              <w:t>a)(s)</w:t>
            </w:r>
          </w:p>
        </w:tc>
        <w:tc>
          <w:tcPr>
            <w:tcW w:w="447" w:type="dxa"/>
            <w:vAlign w:val="center"/>
          </w:tcPr>
          <w:p w14:paraId="554F3ED9" w14:textId="77777777" w:rsidR="00254195" w:rsidRPr="009F36E1" w:rsidRDefault="00254195">
            <w:pPr>
              <w:rPr>
                <w:rFonts w:ascii="Arial" w:hAnsi="Arial" w:cs="Arial"/>
                <w:sz w:val="28"/>
                <w:szCs w:val="28"/>
              </w:rPr>
            </w:pPr>
            <w:r w:rsidRPr="009F36E1">
              <w:rPr>
                <w:rFonts w:ascii="Arial" w:hAnsi="Arial" w:cs="Arial"/>
                <w:sz w:val="28"/>
                <w:szCs w:val="28"/>
              </w:rPr>
              <w:t>:</w:t>
            </w:r>
          </w:p>
        </w:tc>
        <w:tc>
          <w:tcPr>
            <w:tcW w:w="4590" w:type="dxa"/>
            <w:vAlign w:val="center"/>
          </w:tcPr>
          <w:p w14:paraId="5C2AFD52" w14:textId="475B2177" w:rsidR="00254195" w:rsidRPr="009F36E1" w:rsidRDefault="00254195">
            <w:pPr>
              <w:ind w:right="-74"/>
              <w:rPr>
                <w:rFonts w:ascii="Arial" w:hAnsi="Arial" w:cs="Arial"/>
                <w:sz w:val="28"/>
                <w:szCs w:val="28"/>
              </w:rPr>
            </w:pPr>
            <w:r>
              <w:rPr>
                <w:rFonts w:ascii="Arial" w:hAnsi="Arial" w:cs="Arial"/>
                <w:sz w:val="28"/>
                <w:szCs w:val="28"/>
              </w:rPr>
              <w:t xml:space="preserve">Os mesmos </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819" w:author="Assessor GDSXSR" w:date="2026-10-31T19:49:48Z">
          <w:pPr>
            <w:spacing w:after="0" w:line="360" w:lineRule="auto"/>
            <w:jc w:val="center"/>
          </w:pPr>
        </w:pPrChange>
      </w:pPr>
      <w:r w:rsidRPr="45CC8256">
        <w:rPr>
          <w:rFonts w:ascii="Arial" w:hAnsi="Arial" w:cs="Arial"/>
          <w:b/>
          <w:bCs/>
          <w:sz w:val="28"/>
          <w:szCs w:val="28"/>
        </w:rPr>
        <w:t>EMENTA</w:t>
      </w:r>
    </w:p>
    <w:p w14:paraId="06BF179A" w14:textId="77777777" w:rsidR="00886ABA" w:rsidRDefault="00886ABA" w:rsidP="00886ABA">
      <w:pPr>
        <w:spacing w:after="0" w:line="360" w:lineRule="auto"/>
        <w:jc w:val="both"/>
        <w:rPr>
          <w:rFonts w:ascii="Arial" w:hAnsi="Arial" w:cs="Arial"/>
          <w:sz w:val="28"/>
          <w:szCs w:val="28"/>
        </w:rPr>
      </w:pPr>
    </w:p>
    <w:p w14:paraId="11486012" w14:textId="0E6A2840" w:rsidR="00E30825" w:rsidRPr="00E30825" w:rsidRDefault="004164D1" w:rsidP="00E30825">
      <w:pPr>
        <w:spacing w:after="0" w:line="360" w:lineRule="auto"/>
        <w:jc w:val="both"/>
        <w:rPr>
          <w:rFonts w:ascii="Arial" w:hAnsi="Arial" w:cs="Arial"/>
          <w:smallCaps/>
          <w:sz w:val="28"/>
          <w:szCs w:val="28"/>
        </w:rPr>
      </w:pPr>
      <w:commentRangeStart w:id="5"/>
      <w:r>
        <w:rPr>
          <w:rFonts w:ascii="Arial" w:hAnsi="Arial" w:cs="Arial"/>
          <w:smallCaps/>
          <w:sz w:val="28"/>
          <w:szCs w:val="28"/>
        </w:rPr>
        <w:t xml:space="preserve">APELAÇÃO CÍVEL.</w:t>
      </w:r>
      <w:commentRangeEnd w:id="5"/>
      <w:r>
        <w:rPr>
          <w:rStyle w:val="CommentReference"/>
        </w:rPr>
        <w:commentReference w:id="5"/>
      </w:r>
      <w:r>
        <w:rPr>
          <w:rFonts w:ascii="Arial" w:hAnsi="Arial" w:cs="Arial"/>
          <w:smallCaps/>
          <w:sz w:val="28"/>
          <w:szCs w:val="28"/>
        </w:rPr>
        <w:t xml:space="preserve"> RECURSO ADESIVO.</w:t>
      </w:r>
      <w:r>
        <w:rPr>
          <w:rFonts w:ascii="Arial" w:hAnsi="Arial" w:cs="Arial"/>
          <w:smallCaps/>
          <w:sz w:val="28"/>
          <w:szCs w:val="28"/>
        </w:rPr>
        <w:t xml:space="preserve"> DIREITO CIVIL E DO CONSUMIDOR. RESCISÃO COMPRA E VENDA DE LOTE. ALIENAÇÃO FIDUCIÁRIA. DESISTÊNCIA DO ADQUIRENTE ADIMPLENTE. INAPLICABILIDADE DO RITO DA LEI N</w:t>
      </w:r>
      <w:r>
        <w:rPr>
          <w:rFonts w:ascii="Arial" w:hAnsi="Arial" w:cs="Arial"/>
          <w:smallCaps/>
          <w:sz w:val="28"/>
          <w:szCs w:val="28"/>
        </w:rPr>
        <w:t xml:space="preserve">º</w:t>
      </w:r>
      <w:r>
        <w:rPr>
          <w:rFonts w:ascii="Arial" w:hAnsi="Arial" w:cs="Arial"/>
          <w:smallCaps/>
          <w:sz w:val="28"/>
          <w:szCs w:val="28"/>
        </w:rPr>
        <w:t xml:space="preserve"> 9.514/1997. </w:t>
      </w:r>
      <w:r>
        <w:rPr>
          <w:rFonts w:ascii="Arial" w:hAnsi="Arial" w:cs="Arial"/>
          <w:smallCaps/>
          <w:sz w:val="28"/>
          <w:szCs w:val="28"/>
        </w:rPr>
        <w:t xml:space="preserve">PENA CONVENCIONAL</w:t>
      </w:r>
      <w:r>
        <w:rPr>
          <w:rFonts w:ascii="Arial" w:hAnsi="Arial" w:cs="Arial"/>
          <w:smallCaps/>
          <w:sz w:val="28"/>
          <w:szCs w:val="28"/>
        </w:rPr>
        <w:t xml:space="preserve">. REDUÇÃO EQUITATIVA. </w:t>
      </w:r>
      <w:del w:id="1005" w:author="Assessor GDSXSR" w:date="2026-10-31T19:49:48Z">
        <w:r>
          <w:rPr>
            <w:rFonts w:ascii="Arial" w:hAnsi="Arial" w:cs="Arial"/>
            <w:smallCaps/>
            <w:sz w:val="28"/>
            <w:szCs w:val="28"/>
          </w:rPr>
          <w:delText xml:space="preserve">RETENÇÃO MANTIDA EM 25% DOS VALORES PAGOS. </w:delText>
        </w:r>
      </w:del>
      <w:r>
        <w:rPr>
          <w:rFonts w:ascii="Arial" w:hAnsi="Arial" w:cs="Arial"/>
          <w:smallCaps/>
          <w:sz w:val="28"/>
          <w:szCs w:val="28"/>
        </w:rPr>
        <w:t xml:space="preserve">REDISTRIBUIÇÃO DA SUCUMBÊNCIA. APELO DA RÉ PARCIALMENTE PROVIDO. RECURSO ADESIVO </w:t>
      </w:r>
      <w:r>
        <w:rPr>
          <w:rFonts w:ascii="Arial" w:hAnsi="Arial" w:cs="Arial"/>
          <w:smallCaps/>
          <w:sz w:val="28"/>
          <w:szCs w:val="28"/>
        </w:rPr>
        <w:t xml:space="preserve">DA AUTORA </w:t>
      </w:r>
      <w:r>
        <w:rPr>
          <w:rFonts w:ascii="Arial" w:hAnsi="Arial" w:cs="Arial"/>
          <w:smallCaps/>
          <w:sz w:val="28"/>
          <w:szCs w:val="28"/>
        </w:rPr>
        <w:t xml:space="preserve">NÃO PROVIDO.</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5AA37024" w14:textId="2C9483A4" w:rsidR="00F81C1F" w:rsidRDefault="00F81C1F" w:rsidP="00F81C1F">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1. </w:t>
      </w:r>
      <w:commentRangeEnd w:id="6"/>
      <w:r>
        <w:rPr>
          <w:rStyle w:val="CommentReference"/>
        </w:rPr>
        <w:commentReference w:id="6"/>
      </w:r>
      <w:r>
        <w:rPr>
          <w:rFonts w:ascii="Arial" w:hAnsi="Arial" w:cs="Arial"/>
          <w:sz w:val="28"/>
          <w:szCs w:val="28"/>
        </w:rPr>
        <w:t xml:space="preserve">Ação de rescisão contratual cumulada com restituição de valores </w:t>
      </w:r>
      <w:del w:id="1006" w:author="Assessor GDSXSR" w:date="2026-10-31T19:49:48Z">
        <w:r>
          <w:rPr>
            <w:rFonts w:ascii="Arial" w:hAnsi="Arial" w:cs="Arial"/>
            <w:sz w:val="28"/>
            <w:szCs w:val="28"/>
          </w:rPr>
          <w:delText xml:space="preserve">ajuizada</w:delText>
        </w:r>
      </w:del>
      <w:ins w:id="1007" w:author="Assessor GDSXSR" w:date="2026-10-31T19:49:48Z">
        <w:r>
          <w:rPr>
            <w:rFonts w:ascii="Arial" w:hAnsi="Arial" w:cs="Arial"/>
            <w:color w:val="808080"/>
            <w:sz w:val="28"/>
            <w:szCs w:val="28"/>
          </w:rPr>
          <w:t xml:space="preserve">proposta</w:t>
        </w:r>
      </w:ins>
      <w:r>
        <w:rPr>
          <w:rFonts w:ascii="Arial" w:hAnsi="Arial" w:cs="Arial"/>
          <w:sz w:val="28"/>
          <w:szCs w:val="28"/>
        </w:rPr>
        <w:t xml:space="preserve"> por pessoa natural contra FGR Urbanismo Centro-Sul S.A., relativa </w:t>
      </w:r>
      <w:del w:id="1008" w:author="Assessor GDSXSR" w:date="2026-10-31T19:49:48Z">
        <w:r>
          <w:rPr>
            <w:rFonts w:ascii="Arial" w:hAnsi="Arial" w:cs="Arial"/>
            <w:sz w:val="28"/>
            <w:szCs w:val="28"/>
          </w:rPr>
          <w:delText xml:space="preserve">a contrato de</w:delText>
        </w:r>
      </w:del>
      <w:ins w:id="1009" w:author="Assessor GDSXSR" w:date="2026-10-31T19:49:48Z">
        <w:r>
          <w:rPr>
            <w:rFonts w:ascii="Arial" w:hAnsi="Arial" w:cs="Arial"/>
            <w:color w:val="808080"/>
            <w:sz w:val="28"/>
            <w:szCs w:val="28"/>
          </w:rPr>
          <w:t xml:space="preserve">à</w:t>
        </w:r>
      </w:ins>
      <w:r>
        <w:rPr>
          <w:rFonts w:ascii="Arial" w:hAnsi="Arial" w:cs="Arial"/>
          <w:sz w:val="28"/>
          <w:szCs w:val="28"/>
        </w:rPr>
        <w:t xml:space="preserve"> compra e venda</w:t>
      </w:r>
      <w:del w:id="1010" w:author="Assessor GDSXSR" w:date="2026-10-31T19:49:48Z">
        <w:r>
          <w:rPr>
            <w:rFonts w:ascii="Arial" w:hAnsi="Arial" w:cs="Arial"/>
            <w:sz w:val="28"/>
            <w:szCs w:val="28"/>
          </w:rPr>
          <w:delText xml:space="preserve"> firmado em 20/5/2023 para aquisição</w:delText>
        </w:r>
      </w:del>
      <w:r>
        <w:rPr>
          <w:rFonts w:ascii="Arial" w:hAnsi="Arial" w:cs="Arial"/>
          <w:sz w:val="28"/>
          <w:szCs w:val="28"/>
        </w:rPr>
        <w:t xml:space="preserve"> de lote no Condomínio Jardins Genebra, </w:t>
      </w:r>
      <w:del w:id="1011" w:author="Assessor GDSXSR" w:date="2026-10-31T19:49:48Z">
        <w:r>
          <w:rPr>
            <w:rFonts w:ascii="Arial" w:hAnsi="Arial" w:cs="Arial"/>
            <w:sz w:val="28"/>
            <w:szCs w:val="28"/>
          </w:rPr>
          <w:delText xml:space="preserve">no valor de R$ 855</w:delText>
        </w:r>
        <w:r>
          <w:rPr>
            <w:rFonts w:ascii="Arial" w:hAnsi="Arial" w:cs="Arial"/>
            <w:sz w:val="28"/>
            <w:szCs w:val="28"/>
          </w:rPr>
          <w:delText xml:space="preserve"> mil</w:delText>
        </w:r>
        <w:r>
          <w:rPr>
            <w:rFonts w:ascii="Arial" w:hAnsi="Arial" w:cs="Arial"/>
            <w:sz w:val="28"/>
            <w:szCs w:val="28"/>
          </w:rPr>
          <w:delText xml:space="preserve">. A autora alegou ausência de registro da</w:delText>
        </w:r>
      </w:del>
      <w:ins w:id="1012" w:author="Assessor GDSXSR" w:date="2026-10-31T19:49:48Z">
        <w:r>
          <w:rPr>
            <w:rFonts w:ascii="Arial" w:hAnsi="Arial" w:cs="Arial"/>
            <w:color w:val="808080"/>
            <w:sz w:val="28"/>
            <w:szCs w:val="28"/>
          </w:rPr>
          <w:t xml:space="preserve">com</w:t>
        </w:r>
      </w:ins>
      <w:r>
        <w:rPr>
          <w:rFonts w:ascii="Arial" w:hAnsi="Arial" w:cs="Arial"/>
          <w:sz w:val="28"/>
          <w:szCs w:val="28"/>
        </w:rPr>
        <w:t xml:space="preserve"> alienação fiduciária </w:t>
      </w:r>
      <w:del w:id="1013" w:author="Assessor GDSXSR" w:date="2026-10-31T19:49:48Z">
        <w:r>
          <w:rPr>
            <w:rFonts w:ascii="Arial" w:hAnsi="Arial" w:cs="Arial"/>
            <w:sz w:val="28"/>
            <w:szCs w:val="28"/>
          </w:rPr>
          <w:delText xml:space="preserve">e</w:delText>
        </w:r>
      </w:del>
      <w:ins w:id="1014" w:author="Assessor GDSXSR" w:date="2026-10-31T19:49:48Z">
        <w:r>
          <w:rPr>
            <w:rFonts w:ascii="Arial" w:hAnsi="Arial" w:cs="Arial"/>
            <w:color w:val="808080"/>
            <w:sz w:val="28"/>
            <w:szCs w:val="28"/>
          </w:rPr>
          <w:t xml:space="preserve">não</w:t>
        </w:r>
      </w:ins>
      <w:r>
        <w:rPr>
          <w:rFonts w:ascii="Arial" w:hAnsi="Arial" w:cs="Arial"/>
          <w:sz w:val="28"/>
          <w:szCs w:val="28"/>
        </w:rPr>
        <w:t xml:space="preserve"> </w:t>
      </w:r>
      <w:del w:id="1015" w:author="Assessor GDSXSR" w:date="2026-10-31T19:49:48Z">
        <w:r>
          <w:rPr>
            <w:rFonts w:ascii="Arial" w:hAnsi="Arial" w:cs="Arial"/>
            <w:sz w:val="28"/>
            <w:szCs w:val="28"/>
          </w:rPr>
          <w:delText xml:space="preserve">alteração</w:delText>
        </w:r>
      </w:del>
      <w:ins w:id="1016" w:author="Assessor GDSXSR" w:date="2026-10-31T19:49:48Z">
        <w:r>
          <w:rPr>
            <w:rFonts w:ascii="Arial" w:hAnsi="Arial" w:cs="Arial"/>
            <w:color w:val="808080"/>
            <w:sz w:val="28"/>
            <w:szCs w:val="28"/>
          </w:rPr>
          <w:t xml:space="preserve">registrada</w:t>
        </w:r>
      </w:ins>
      <w:r>
        <w:rPr>
          <w:rFonts w:ascii="Arial" w:hAnsi="Arial" w:cs="Arial"/>
          <w:sz w:val="28"/>
          <w:szCs w:val="28"/>
        </w:rPr>
        <w:t xml:space="preserve"> </w:t>
      </w:r>
      <w:del w:id="1017" w:author="Assessor GDSXSR" w:date="2026-10-31T19:49:48Z">
        <w:r>
          <w:rPr>
            <w:rFonts w:ascii="Arial" w:hAnsi="Arial" w:cs="Arial"/>
            <w:sz w:val="28"/>
            <w:szCs w:val="28"/>
          </w:rPr>
          <w:delText xml:space="preserve">superveniente de sua capacidade financeira, requerendo </w:delText>
        </w:r>
        <w:r>
          <w:rPr>
            <w:rFonts w:ascii="Arial" w:hAnsi="Arial" w:cs="Arial"/>
            <w:sz w:val="28"/>
            <w:szCs w:val="28"/>
          </w:rPr>
          <w:delText xml:space="preserve">a resolução do contrato e a restituição das quantias pagas, que totalizaram </w:delText>
        </w:r>
      </w:del>
      <w:ins w:id="1018" w:author="Assessor GDSXSR" w:date="2026-10-31T19:49:48Z">
        <w:r>
          <w:rPr>
            <w:rFonts w:ascii="Arial" w:hAnsi="Arial" w:cs="Arial"/>
            <w:color w:val="808080"/>
            <w:sz w:val="28"/>
            <w:szCs w:val="28"/>
          </w:rPr>
          <w:t xml:space="preserve">(</w:t>
        </w:r>
      </w:ins>
      <w:r>
        <w:rPr>
          <w:rFonts w:ascii="Arial" w:hAnsi="Arial" w:cs="Arial"/>
          <w:sz w:val="28"/>
          <w:szCs w:val="28"/>
        </w:rPr>
        <w:t xml:space="preserve">R$ 203.355,03</w:t>
      </w:r>
      <w:ins w:id="1019" w:author="Assessor GDSXSR" w:date="2026-10-31T19:49:48Z">
        <w:r>
          <w:rPr>
            <w:rFonts w:ascii="Arial" w:hAnsi="Arial" w:cs="Arial"/>
            <w:color w:val="808080"/>
            <w:sz w:val="28"/>
            <w:szCs w:val="28"/>
          </w:rPr>
          <w:t xml:space="preserve">)</w:t>
        </w:r>
      </w:ins>
      <w:r>
        <w:rPr>
          <w:rFonts w:ascii="Arial" w:hAnsi="Arial" w:cs="Arial"/>
          <w:sz w:val="28"/>
          <w:szCs w:val="28"/>
        </w:rPr>
        <w:t xml:space="preserve">.</w:t>
      </w:r>
    </w:p>
    <w:p w14:paraId="01207DAB" w14:textId="77777777" w:rsidR="00F538A7" w:rsidRDefault="00F81C1F" w:rsidP="00F538A7">
      <w:pPr>
        <w:spacing w:after="0" w:line="360" w:lineRule="auto"/>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w:t>
      </w:r>
      <w:del w:id="1020" w:author="Assessor GDSXSR" w:date="2026-10-31T19:49:48Z">
        <w:r>
          <w:rPr>
            <w:rFonts w:ascii="Arial" w:hAnsi="Arial" w:cs="Arial"/>
            <w:sz w:val="28"/>
            <w:szCs w:val="28"/>
          </w:rPr>
          <w:delText xml:space="preserve">julgou parcialmente procedentes os pedidos para decretar</w:delText>
        </w:r>
      </w:del>
      <w:ins w:id="1021" w:author="Assessor GDSXSR" w:date="2026-10-31T19:49:48Z">
        <w:r>
          <w:rPr>
            <w:rFonts w:ascii="Arial" w:hAnsi="Arial" w:cs="Arial"/>
            <w:color w:val="808080"/>
            <w:sz w:val="28"/>
            <w:szCs w:val="28"/>
          </w:rPr>
          <w:t xml:space="preserve">decretou</w:t>
        </w:r>
      </w:ins>
      <w:r>
        <w:rPr>
          <w:rFonts w:ascii="Arial" w:hAnsi="Arial" w:cs="Arial"/>
          <w:sz w:val="28"/>
          <w:szCs w:val="28"/>
        </w:rPr>
        <w:t xml:space="preserve"> a rescisão</w:t>
      </w:r>
      <w:del w:id="1022" w:author="Assessor GDSXSR" w:date="2026-10-31T19:49:48Z">
        <w:r>
          <w:rPr>
            <w:rFonts w:ascii="Arial" w:hAnsi="Arial" w:cs="Arial"/>
            <w:sz w:val="28"/>
            <w:szCs w:val="28"/>
          </w:rPr>
          <w:delText xml:space="preserve"> contratual</w:delText>
        </w:r>
      </w:del>
      <w:r>
        <w:rPr>
          <w:rFonts w:ascii="Arial" w:hAnsi="Arial" w:cs="Arial"/>
          <w:sz w:val="28"/>
          <w:szCs w:val="28"/>
        </w:rPr>
        <w:t xml:space="preserve">, </w:t>
      </w:r>
      <w:del w:id="1023" w:author="Assessor GDSXSR" w:date="2026-10-31T19:49:48Z">
        <w:r>
          <w:rPr>
            <w:rFonts w:ascii="Arial" w:hAnsi="Arial" w:cs="Arial"/>
            <w:sz w:val="28"/>
            <w:szCs w:val="28"/>
          </w:rPr>
          <w:delText xml:space="preserve">declarar</w:delText>
        </w:r>
      </w:del>
      <w:ins w:id="1024" w:author="Assessor GDSXSR" w:date="2026-10-31T19:49:48Z">
        <w:r>
          <w:rPr>
            <w:rFonts w:ascii="Arial" w:hAnsi="Arial" w:cs="Arial"/>
            <w:color w:val="808080"/>
            <w:sz w:val="28"/>
            <w:szCs w:val="28"/>
          </w:rPr>
          <w:t xml:space="preserve">reduziu</w:t>
        </w:r>
      </w:ins>
      <w:r>
        <w:rPr>
          <w:rFonts w:ascii="Arial" w:hAnsi="Arial" w:cs="Arial"/>
          <w:sz w:val="28"/>
          <w:szCs w:val="28"/>
        </w:rPr>
        <w:t xml:space="preserve"> </w:t>
      </w:r>
      <w:del w:id="1025" w:author="Assessor GDSXSR" w:date="2026-10-31T19:49:48Z">
        <w:r>
          <w:rPr>
            <w:rFonts w:ascii="Arial" w:hAnsi="Arial" w:cs="Arial"/>
            <w:sz w:val="28"/>
            <w:szCs w:val="28"/>
          </w:rPr>
          <w:delText xml:space="preserve">abusiva cláusula contratual apenas quanto ao percentual da</w:delText>
        </w:r>
      </w:del>
      <w:ins w:id="1026" w:author="Assessor GDSXSR" w:date="2026-10-31T19:49:48Z">
        <w:r>
          <w:rPr>
            <w:rFonts w:ascii="Arial" w:hAnsi="Arial" w:cs="Arial"/>
            <w:color w:val="808080"/>
            <w:sz w:val="28"/>
            <w:szCs w:val="28"/>
          </w:rPr>
          <w:t xml:space="preserve">a</w:t>
        </w:r>
      </w:ins>
      <w:r>
        <w:rPr>
          <w:rFonts w:ascii="Arial" w:hAnsi="Arial" w:cs="Arial"/>
          <w:sz w:val="28"/>
          <w:szCs w:val="28"/>
        </w:rPr>
        <w:t xml:space="preserve"> pena convencional</w:t>
      </w:r>
      <w:del w:id="1027" w:author="Assessor GDSXSR" w:date="2026-10-31T19:49:48Z">
        <w:r>
          <w:rPr>
            <w:rFonts w:ascii="Arial" w:hAnsi="Arial" w:cs="Arial"/>
            <w:sz w:val="28"/>
            <w:szCs w:val="28"/>
          </w:rPr>
          <w:delText xml:space="preserve">,</w:delText>
        </w:r>
      </w:del>
      <w:r>
        <w:rPr>
          <w:rFonts w:ascii="Arial" w:hAnsi="Arial" w:cs="Arial"/>
          <w:sz w:val="28"/>
          <w:szCs w:val="28"/>
        </w:rPr>
        <w:t xml:space="preserve"> </w:t>
      </w:r>
      <w:del w:id="1028" w:author="Assessor GDSXSR" w:date="2026-10-31T19:49:48Z">
        <w:r>
          <w:rPr>
            <w:rFonts w:ascii="Arial" w:hAnsi="Arial" w:cs="Arial"/>
            <w:sz w:val="28"/>
            <w:szCs w:val="28"/>
          </w:rPr>
          <w:delText xml:space="preserve">à</w:delText>
        </w:r>
      </w:del>
      <w:ins w:id="1029" w:author="Assessor GDSXSR" w:date="2026-10-31T19:49:48Z">
        <w:r>
          <w:rPr>
            <w:rFonts w:ascii="Arial" w:hAnsi="Arial" w:cs="Arial"/>
            <w:color w:val="808080"/>
            <w:sz w:val="28"/>
            <w:szCs w:val="28"/>
          </w:rPr>
          <w:t xml:space="preserve">para</w:t>
        </w:r>
      </w:ins>
      <w:r>
        <w:rPr>
          <w:rFonts w:ascii="Arial" w:hAnsi="Arial" w:cs="Arial"/>
          <w:sz w:val="28"/>
          <w:szCs w:val="28"/>
        </w:rPr>
        <w:t xml:space="preserve"> </w:t>
      </w:r>
      <w:del w:id="1030" w:author="Assessor GDSXSR" w:date="2026-10-31T19:49:48Z">
        <w:r>
          <w:rPr>
            <w:rFonts w:ascii="Arial" w:hAnsi="Arial" w:cs="Arial"/>
            <w:sz w:val="28"/>
            <w:szCs w:val="28"/>
          </w:rPr>
          <w:delText xml:space="preserve">taxa de fruição e à forma de restituição, e condenar a ré à devolução</w:delText>
        </w:r>
      </w:del>
      <w:ins w:id="1031" w:author="Assessor GDSXSR" w:date="2026-10-31T19:49:48Z">
        <w:r>
          <w:rPr>
            <w:rFonts w:ascii="Arial" w:hAnsi="Arial" w:cs="Arial"/>
            <w:color w:val="808080"/>
            <w:sz w:val="28"/>
            <w:szCs w:val="28"/>
          </w:rPr>
          <w:t xml:space="preserve">25%</w:t>
        </w:r>
      </w:ins>
      <w:r>
        <w:rPr>
          <w:rFonts w:ascii="Arial" w:hAnsi="Arial" w:cs="Arial"/>
          <w:sz w:val="28"/>
          <w:szCs w:val="28"/>
        </w:rPr>
        <w:t xml:space="preserve"> dos valores pagos, </w:t>
      </w:r>
      <w:del w:id="1032" w:author="Assessor GDSXSR" w:date="2026-10-31T19:49:48Z">
        <w:r>
          <w:rPr>
            <w:rFonts w:ascii="Arial" w:hAnsi="Arial" w:cs="Arial"/>
            <w:sz w:val="28"/>
            <w:szCs w:val="28"/>
          </w:rPr>
          <w:delText xml:space="preserve">com</w:delText>
        </w:r>
      </w:del>
      <w:ins w:id="1033" w:author="Assessor GDSXSR" w:date="2026-10-31T19:49:48Z">
        <w:r>
          <w:rPr>
            <w:rFonts w:ascii="Arial" w:hAnsi="Arial" w:cs="Arial"/>
            <w:color w:val="808080"/>
            <w:sz w:val="28"/>
            <w:szCs w:val="28"/>
          </w:rPr>
          <w:t xml:space="preserve">afastou</w:t>
        </w:r>
      </w:ins>
      <w:r>
        <w:rPr>
          <w:rFonts w:ascii="Arial" w:hAnsi="Arial" w:cs="Arial"/>
          <w:sz w:val="28"/>
          <w:szCs w:val="28"/>
        </w:rPr>
        <w:t xml:space="preserve"> </w:t>
      </w:r>
      <w:del w:id="1034" w:author="Assessor GDSXSR" w:date="2026-10-31T19:49:48Z">
        <w:r>
          <w:rPr>
            <w:rFonts w:ascii="Arial" w:hAnsi="Arial" w:cs="Arial"/>
            <w:sz w:val="28"/>
            <w:szCs w:val="28"/>
          </w:rPr>
          <w:delText xml:space="preserve">retenção</w:delText>
        </w:r>
      </w:del>
      <w:ins w:id="1035" w:author="Assessor GDSXSR" w:date="2026-10-31T19:49:48Z">
        <w:r>
          <w:rPr>
            <w:rFonts w:ascii="Arial" w:hAnsi="Arial" w:cs="Arial"/>
            <w:color w:val="808080"/>
            <w:sz w:val="28"/>
            <w:szCs w:val="28"/>
          </w:rPr>
          <w:t xml:space="preserve">a taxa</w:t>
        </w:r>
      </w:ins>
      <w:r>
        <w:rPr>
          <w:rFonts w:ascii="Arial" w:hAnsi="Arial" w:cs="Arial"/>
          <w:sz w:val="28"/>
          <w:szCs w:val="28"/>
        </w:rPr>
        <w:t xml:space="preserve"> de </w:t>
      </w:r>
      <w:del w:id="1036" w:author="Assessor GDSXSR" w:date="2026-10-31T19:49:48Z">
        <w:r>
          <w:rPr>
            <w:rFonts w:ascii="Arial" w:hAnsi="Arial" w:cs="Arial"/>
            <w:sz w:val="28"/>
            <w:szCs w:val="28"/>
          </w:rPr>
          <w:delText xml:space="preserve">25%</w:delText>
        </w:r>
      </w:del>
      <w:ins w:id="1037" w:author="Assessor GDSXSR" w:date="2026-10-31T19:49:48Z">
        <w:r>
          <w:rPr>
            <w:rFonts w:ascii="Arial" w:hAnsi="Arial" w:cs="Arial"/>
            <w:color w:val="808080"/>
            <w:sz w:val="28"/>
            <w:szCs w:val="28"/>
          </w:rPr>
          <w:t xml:space="preserve">fruição</w:t>
        </w:r>
      </w:ins>
      <w:r>
        <w:rPr>
          <w:rFonts w:ascii="Arial" w:hAnsi="Arial" w:cs="Arial"/>
          <w:sz w:val="28"/>
          <w:szCs w:val="28"/>
        </w:rPr>
        <w:t xml:space="preserve">,</w:t>
      </w:r>
      <w:ins w:id="1038" w:author="Assessor GDSXSR" w:date="2026-10-31T19:49:48Z">
        <w:r>
          <w:rPr>
            <w:rFonts w:ascii="Arial" w:hAnsi="Arial" w:cs="Arial"/>
            <w:color w:val="808080"/>
            <w:sz w:val="28"/>
            <w:szCs w:val="28"/>
          </w:rPr>
          <w:t xml:space="preserve"> determinou a devolução</w:t>
        </w:r>
      </w:ins>
      <w:r>
        <w:rPr>
          <w:rFonts w:ascii="Arial" w:hAnsi="Arial" w:cs="Arial"/>
          <w:sz w:val="28"/>
          <w:szCs w:val="28"/>
        </w:rPr>
        <w:t xml:space="preserve"> em parcela única</w:t>
      </w:r>
      <w:del w:id="1039" w:author="Assessor GDSXSR" w:date="2026-10-31T19:49:48Z">
        <w:r>
          <w:rPr>
            <w:rFonts w:ascii="Arial" w:hAnsi="Arial" w:cs="Arial"/>
            <w:sz w:val="28"/>
            <w:szCs w:val="28"/>
          </w:rPr>
          <w:delText xml:space="preserve">.</w:delText>
        </w:r>
      </w:del>
      <w:r>
        <w:rPr>
          <w:rFonts w:ascii="Arial" w:hAnsi="Arial" w:cs="Arial"/>
          <w:sz w:val="28"/>
          <w:szCs w:val="28"/>
        </w:rPr>
        <w:t xml:space="preserve"> </w:t>
      </w:r>
      <w:del w:id="1040" w:author="Assessor GDSXSR" w:date="2026-10-31T19:49:48Z">
        <w:r>
          <w:rPr>
            <w:rFonts w:ascii="Arial" w:hAnsi="Arial" w:cs="Arial"/>
            <w:sz w:val="28"/>
            <w:szCs w:val="28"/>
          </w:rPr>
          <w:delText xml:space="preserve">Condenou</w:delText>
        </w:r>
      </w:del>
      <w:ins w:id="1041" w:author="Assessor GDSXSR" w:date="2026-10-31T19:49:48Z">
        <w:r>
          <w:rPr>
            <w:rFonts w:ascii="Arial" w:hAnsi="Arial" w:cs="Arial"/>
            <w:color w:val="808080"/>
            <w:sz w:val="28"/>
            <w:szCs w:val="28"/>
          </w:rPr>
          <w:t xml:space="preserve">e condenou</w:t>
        </w:r>
      </w:ins>
      <w:r>
        <w:rPr>
          <w:rFonts w:ascii="Arial" w:hAnsi="Arial" w:cs="Arial"/>
          <w:sz w:val="28"/>
          <w:szCs w:val="28"/>
        </w:rPr>
        <w:t xml:space="preserve"> a ré </w:t>
      </w:r>
      <w:del w:id="1042" w:author="Assessor GDSXSR" w:date="2026-10-31T19:49:48Z">
        <w:r>
          <w:rPr>
            <w:rFonts w:ascii="Arial" w:hAnsi="Arial" w:cs="Arial"/>
            <w:sz w:val="28"/>
            <w:szCs w:val="28"/>
          </w:rPr>
          <w:delText xml:space="preserve">ao pagamento integral das</w:delText>
        </w:r>
      </w:del>
      <w:ins w:id="1043" w:author="Assessor GDSXSR" w:date="2026-10-31T19:49:48Z">
        <w:r>
          <w:rPr>
            <w:rFonts w:ascii="Arial" w:hAnsi="Arial" w:cs="Arial"/>
            <w:color w:val="808080"/>
            <w:sz w:val="28"/>
            <w:szCs w:val="28"/>
          </w:rPr>
          <w:t xml:space="preserve">às</w:t>
        </w:r>
      </w:ins>
      <w:r>
        <w:rPr>
          <w:rFonts w:ascii="Arial" w:hAnsi="Arial" w:cs="Arial"/>
          <w:sz w:val="28"/>
          <w:szCs w:val="28"/>
        </w:rPr>
        <w:t xml:space="preserve"> custas e </w:t>
      </w:r>
      <w:ins w:id="1044" w:author="Assessor GDSXSR" w:date="2026-10-31T19:49:48Z">
        <w:r>
          <w:rPr>
            <w:rFonts w:ascii="Arial" w:hAnsi="Arial" w:cs="Arial"/>
            <w:color w:val="808080"/>
            <w:sz w:val="28"/>
            <w:szCs w:val="28"/>
          </w:rPr>
          <w:t xml:space="preserve">a </w:t>
        </w:r>
      </w:ins>
      <w:r>
        <w:rPr>
          <w:rFonts w:ascii="Arial" w:hAnsi="Arial" w:cs="Arial"/>
          <w:sz w:val="28"/>
          <w:szCs w:val="28"/>
        </w:rPr>
        <w:t xml:space="preserve">honorários</w:t>
      </w:r>
      <w:del w:id="1045" w:author="Assessor GDSXSR" w:date="2026-10-31T19:49:48Z">
        <w:r>
          <w:rPr>
            <w:rFonts w:ascii="Arial" w:hAnsi="Arial" w:cs="Arial"/>
            <w:sz w:val="28"/>
            <w:szCs w:val="28"/>
          </w:rPr>
          <w:delText xml:space="preserve"> advocatícios</w:delText>
        </w:r>
      </w:del>
      <w:r>
        <w:rPr>
          <w:rFonts w:ascii="Arial" w:hAnsi="Arial" w:cs="Arial"/>
          <w:sz w:val="28"/>
          <w:szCs w:val="28"/>
        </w:rPr>
        <w:t xml:space="preserve"> de 10% sobre o valor da condenação.</w:t>
      </w:r>
    </w:p>
    <w:p w14:paraId="14D69821" w14:textId="53427679" w:rsidR="00F81C1F" w:rsidRDefault="00F81C1F" w:rsidP="00F538A7">
      <w:pPr>
        <w:spacing w:after="0" w:line="360" w:lineRule="auto"/>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A ré apelou</w:t>
      </w:r>
      <w:del w:id="1046" w:author="Assessor GDSXSR" w:date="2026-10-31T19:49:48Z">
        <w:r>
          <w:rPr>
            <w:rFonts w:ascii="Arial" w:hAnsi="Arial" w:cs="Arial"/>
            <w:sz w:val="28"/>
            <w:szCs w:val="28"/>
          </w:rPr>
          <w:delText xml:space="preserve">,</w:delText>
        </w:r>
      </w:del>
      <w:r>
        <w:rPr>
          <w:rFonts w:ascii="Arial" w:hAnsi="Arial" w:cs="Arial"/>
          <w:sz w:val="28"/>
          <w:szCs w:val="28"/>
        </w:rPr>
        <w:t xml:space="preserve"> </w:t>
      </w:r>
      <w:del w:id="1047" w:author="Assessor GDSXSR" w:date="2026-10-31T19:49:48Z">
        <w:r>
          <w:rPr>
            <w:rFonts w:ascii="Arial" w:hAnsi="Arial" w:cs="Arial"/>
            <w:sz w:val="28"/>
            <w:szCs w:val="28"/>
          </w:rPr>
          <w:delText xml:space="preserve">sustentando</w:delText>
        </w:r>
      </w:del>
      <w:ins w:id="1048" w:author="Assessor GDSXSR" w:date="2026-10-31T19:49:48Z">
        <w:r>
          <w:rPr>
            <w:rFonts w:ascii="Arial" w:hAnsi="Arial" w:cs="Arial"/>
            <w:color w:val="808080"/>
            <w:sz w:val="28"/>
            <w:szCs w:val="28"/>
          </w:rPr>
          <w:t xml:space="preserve">para</w:t>
        </w:r>
      </w:ins>
      <w:r>
        <w:rPr>
          <w:rFonts w:ascii="Arial" w:hAnsi="Arial" w:cs="Arial"/>
          <w:sz w:val="28"/>
          <w:szCs w:val="28"/>
        </w:rPr>
        <w:t xml:space="preserve"> </w:t>
      </w:r>
      <w:del w:id="1049" w:author="Assessor GDSXSR" w:date="2026-10-31T19:49:48Z">
        <w:r>
          <w:rPr>
            <w:rFonts w:ascii="Arial" w:hAnsi="Arial" w:cs="Arial"/>
            <w:sz w:val="28"/>
            <w:szCs w:val="28"/>
          </w:rPr>
          <w:delText xml:space="preserve">a</w:delText>
        </w:r>
      </w:del>
      <w:ins w:id="1050" w:author="Assessor GDSXSR" w:date="2026-10-31T19:49:48Z">
        <w:r>
          <w:rPr>
            <w:rFonts w:ascii="Arial" w:hAnsi="Arial" w:cs="Arial"/>
            <w:color w:val="808080"/>
            <w:sz w:val="28"/>
            <w:szCs w:val="28"/>
          </w:rPr>
          <w:t xml:space="preserve">que</w:t>
        </w:r>
      </w:ins>
      <w:r>
        <w:rPr>
          <w:rFonts w:ascii="Arial" w:hAnsi="Arial" w:cs="Arial"/>
          <w:sz w:val="28"/>
          <w:szCs w:val="28"/>
        </w:rPr>
        <w:t xml:space="preserve"> </w:t>
      </w:r>
      <w:del w:id="1051" w:author="Assessor GDSXSR" w:date="2026-10-31T19:49:48Z">
        <w:r>
          <w:rPr>
            <w:rFonts w:ascii="Arial" w:hAnsi="Arial" w:cs="Arial"/>
            <w:sz w:val="28"/>
            <w:szCs w:val="28"/>
          </w:rPr>
          <w:delText xml:space="preserve">aplicação</w:delText>
        </w:r>
      </w:del>
      <w:ins w:id="1052" w:author="Assessor GDSXSR" w:date="2026-10-31T19:49:48Z">
        <w:r>
          <w:rPr>
            <w:rFonts w:ascii="Arial" w:hAnsi="Arial" w:cs="Arial"/>
            <w:color w:val="808080"/>
            <w:sz w:val="28"/>
            <w:szCs w:val="28"/>
          </w:rPr>
          <w:t xml:space="preserve">se</w:t>
        </w:r>
      </w:ins>
      <w:r>
        <w:rPr>
          <w:rFonts w:ascii="Arial" w:hAnsi="Arial" w:cs="Arial"/>
          <w:sz w:val="28"/>
          <w:szCs w:val="28"/>
        </w:rPr>
        <w:t xml:space="preserve"> </w:t>
      </w:r>
      <w:del w:id="1053" w:author="Assessor GDSXSR" w:date="2026-10-31T19:49:48Z">
        <w:r>
          <w:rPr>
            <w:rFonts w:ascii="Arial" w:hAnsi="Arial" w:cs="Arial"/>
            <w:sz w:val="28"/>
            <w:szCs w:val="28"/>
          </w:rPr>
          <w:delText xml:space="preserve">obrigatória</w:delText>
        </w:r>
      </w:del>
      <w:ins w:id="1054" w:author="Assessor GDSXSR" w:date="2026-10-31T19:49:48Z">
        <w:r>
          <w:rPr>
            <w:rFonts w:ascii="Arial" w:hAnsi="Arial" w:cs="Arial"/>
            <w:color w:val="808080"/>
            <w:sz w:val="28"/>
            <w:szCs w:val="28"/>
          </w:rPr>
          <w:t xml:space="preserve">observe o rito</w:t>
        </w:r>
      </w:ins>
      <w:r>
        <w:rPr>
          <w:rFonts w:ascii="Arial" w:hAnsi="Arial" w:cs="Arial"/>
          <w:sz w:val="28"/>
          <w:szCs w:val="28"/>
        </w:rPr>
        <w:t xml:space="preserve"> da Lei nº 9.514/1997, </w:t>
      </w:r>
      <w:del w:id="1055" w:author="Assessor GDSXSR" w:date="2026-10-31T19:49:48Z">
        <w:r>
          <w:rPr>
            <w:rFonts w:ascii="Arial" w:hAnsi="Arial" w:cs="Arial"/>
            <w:sz w:val="28"/>
            <w:szCs w:val="28"/>
          </w:rPr>
          <w:delText xml:space="preserve">com</w:delText>
        </w:r>
      </w:del>
      <w:ins w:id="1056" w:author="Assessor GDSXSR" w:date="2026-10-31T19:49:48Z">
        <w:r>
          <w:rPr>
            <w:rFonts w:ascii="Arial" w:hAnsi="Arial" w:cs="Arial"/>
            <w:color w:val="808080"/>
            <w:sz w:val="28"/>
            <w:szCs w:val="28"/>
          </w:rPr>
          <w:t xml:space="preserve">para</w:t>
        </w:r>
      </w:ins>
      <w:r>
        <w:rPr>
          <w:rFonts w:ascii="Arial" w:hAnsi="Arial" w:cs="Arial"/>
          <w:sz w:val="28"/>
          <w:szCs w:val="28"/>
        </w:rPr>
        <w:t xml:space="preserve"> </w:t>
      </w:r>
      <w:del w:id="1057" w:author="Assessor GDSXSR" w:date="2026-10-31T19:49:48Z">
        <w:r>
          <w:rPr>
            <w:rFonts w:ascii="Arial" w:hAnsi="Arial" w:cs="Arial"/>
            <w:sz w:val="28"/>
            <w:szCs w:val="28"/>
          </w:rPr>
          <w:delText xml:space="preserve">observância do procedimento de consolidação da propriedade e leilão do imóvel, defendendo</w:delText>
        </w:r>
      </w:del>
      <w:ins w:id="1058" w:author="Assessor GDSXSR" w:date="2026-10-31T19:49:48Z">
        <w:r>
          <w:rPr>
            <w:rFonts w:ascii="Arial" w:hAnsi="Arial" w:cs="Arial"/>
            <w:color w:val="808080"/>
            <w:sz w:val="28"/>
            <w:szCs w:val="28"/>
          </w:rPr>
          <w:t xml:space="preserve">elevar</w:t>
        </w:r>
      </w:ins>
      <w:r>
        <w:rPr>
          <w:rFonts w:ascii="Arial" w:hAnsi="Arial" w:cs="Arial"/>
          <w:sz w:val="28"/>
          <w:szCs w:val="28"/>
        </w:rPr>
        <w:t xml:space="preserve"> a retenção </w:t>
      </w:r>
      <w:del w:id="1059" w:author="Assessor GDSXSR" w:date="2026-10-31T19:49:48Z">
        <w:r>
          <w:rPr>
            <w:rFonts w:ascii="Arial" w:hAnsi="Arial" w:cs="Arial"/>
            <w:sz w:val="28"/>
            <w:szCs w:val="28"/>
          </w:rPr>
          <w:delText xml:space="preserve">de</w:delText>
        </w:r>
      </w:del>
      <w:ins w:id="1060" w:author="Assessor GDSXSR" w:date="2026-10-31T19:49:48Z">
        <w:r>
          <w:rPr>
            <w:rFonts w:ascii="Arial" w:hAnsi="Arial" w:cs="Arial"/>
            <w:color w:val="808080"/>
            <w:sz w:val="28"/>
            <w:szCs w:val="28"/>
          </w:rPr>
          <w:t xml:space="preserve">a</w:t>
        </w:r>
      </w:ins>
      <w:r>
        <w:rPr>
          <w:rFonts w:ascii="Arial" w:hAnsi="Arial" w:cs="Arial"/>
          <w:sz w:val="28"/>
          <w:szCs w:val="28"/>
        </w:rPr>
        <w:t xml:space="preserve"> 50% </w:t>
      </w:r>
      <w:del w:id="1061" w:author="Assessor GDSXSR" w:date="2026-10-31T19:49:48Z">
        <w:r>
          <w:rPr>
            <w:rFonts w:ascii="Arial" w:hAnsi="Arial" w:cs="Arial"/>
            <w:sz w:val="28"/>
            <w:szCs w:val="28"/>
          </w:rPr>
          <w:delText xml:space="preserve">dos valores pagos </w:delText>
        </w:r>
      </w:del>
      <w:r>
        <w:rPr>
          <w:rFonts w:ascii="Arial" w:hAnsi="Arial" w:cs="Arial"/>
          <w:sz w:val="28"/>
          <w:szCs w:val="28"/>
        </w:rPr>
        <w:t xml:space="preserve">e </w:t>
      </w:r>
      <w:ins w:id="1062" w:author="Assessor GDSXSR" w:date="2026-10-31T19:49:48Z">
        <w:r>
          <w:rPr>
            <w:rFonts w:ascii="Arial" w:hAnsi="Arial" w:cs="Arial"/>
            <w:color w:val="808080"/>
            <w:sz w:val="28"/>
            <w:szCs w:val="28"/>
          </w:rPr>
          <w:t xml:space="preserve">para redistribuir </w:t>
        </w:r>
      </w:ins>
      <w:r>
        <w:rPr>
          <w:rFonts w:ascii="Arial" w:hAnsi="Arial" w:cs="Arial"/>
          <w:sz w:val="28"/>
          <w:szCs w:val="28"/>
        </w:rPr>
        <w:t xml:space="preserve">a</w:t>
      </w:r>
      <w:del w:id="1063" w:author="Assessor GDSXSR" w:date="2026-10-31T19:49:48Z">
        <w:r>
          <w:rPr>
            <w:rFonts w:ascii="Arial" w:hAnsi="Arial" w:cs="Arial"/>
            <w:sz w:val="28"/>
            <w:szCs w:val="28"/>
          </w:rPr>
          <w:delText xml:space="preserve"> redistribuição da</w:delText>
        </w:r>
      </w:del>
      <w:r>
        <w:rPr>
          <w:rFonts w:ascii="Arial" w:hAnsi="Arial" w:cs="Arial"/>
          <w:sz w:val="28"/>
          <w:szCs w:val="28"/>
        </w:rPr>
        <w:t xml:space="preserve"> sucumbência. A autora </w:t>
      </w:r>
      <w:del w:id="1064" w:author="Assessor GDSXSR" w:date="2026-10-31T19:49:48Z">
        <w:r>
          <w:rPr>
            <w:rFonts w:ascii="Arial" w:hAnsi="Arial" w:cs="Arial"/>
            <w:sz w:val="28"/>
            <w:szCs w:val="28"/>
          </w:rPr>
          <w:delText xml:space="preserve">interpôs</w:delText>
        </w:r>
      </w:del>
      <w:ins w:id="1065" w:author="Assessor GDSXSR" w:date="2026-10-31T19:49:48Z">
        <w:r>
          <w:rPr>
            <w:rFonts w:ascii="Arial" w:hAnsi="Arial" w:cs="Arial"/>
            <w:color w:val="808080"/>
            <w:sz w:val="28"/>
            <w:szCs w:val="28"/>
          </w:rPr>
          <w:t xml:space="preserve">recorreu</w:t>
        </w:r>
      </w:ins>
      <w:r>
        <w:rPr>
          <w:rFonts w:ascii="Arial" w:hAnsi="Arial" w:cs="Arial"/>
          <w:sz w:val="28"/>
          <w:szCs w:val="28"/>
        </w:rPr>
        <w:t xml:space="preserve"> </w:t>
      </w:r>
      <w:del w:id="1066" w:author="Assessor GDSXSR" w:date="2026-10-31T19:49:48Z">
        <w:r>
          <w:rPr>
            <w:rFonts w:ascii="Arial" w:hAnsi="Arial" w:cs="Arial"/>
            <w:sz w:val="28"/>
            <w:szCs w:val="28"/>
          </w:rPr>
          <w:delText xml:space="preserve">recurso</w:delText>
        </w:r>
      </w:del>
      <w:ins w:id="1067" w:author="Assessor GDSXSR" w:date="2026-10-31T19:49:48Z">
        <w:r>
          <w:rPr>
            <w:rFonts w:ascii="Arial" w:hAnsi="Arial" w:cs="Arial"/>
            <w:color w:val="808080"/>
            <w:sz w:val="28"/>
            <w:szCs w:val="28"/>
          </w:rPr>
          <w:t xml:space="preserve">adesivamente</w:t>
        </w:r>
      </w:ins>
      <w:r>
        <w:rPr>
          <w:rFonts w:ascii="Arial" w:hAnsi="Arial" w:cs="Arial"/>
          <w:sz w:val="28"/>
          <w:szCs w:val="28"/>
        </w:rPr>
        <w:t xml:space="preserve"> </w:t>
      </w:r>
      <w:del w:id="1068" w:author="Assessor GDSXSR" w:date="2026-10-31T19:49:48Z">
        <w:r>
          <w:rPr>
            <w:rFonts w:ascii="Arial" w:hAnsi="Arial" w:cs="Arial"/>
            <w:sz w:val="28"/>
            <w:szCs w:val="28"/>
          </w:rPr>
          <w:delText xml:space="preserve">adesivo</w:delText>
        </w:r>
      </w:del>
      <w:ins w:id="1069" w:author="Assessor GDSXSR" w:date="2026-10-31T19:49:48Z">
        <w:r>
          <w:rPr>
            <w:rFonts w:ascii="Arial" w:hAnsi="Arial" w:cs="Arial"/>
            <w:color w:val="808080"/>
            <w:sz w:val="28"/>
            <w:szCs w:val="28"/>
          </w:rPr>
          <w:t xml:space="preserve">para</w:t>
        </w:r>
      </w:ins>
      <w:r>
        <w:rPr>
          <w:rFonts w:ascii="Arial" w:hAnsi="Arial" w:cs="Arial"/>
          <w:sz w:val="28"/>
          <w:szCs w:val="28"/>
        </w:rPr>
        <w:t xml:space="preserve"> </w:t>
      </w:r>
      <w:del w:id="1070" w:author="Assessor GDSXSR" w:date="2026-10-31T19:49:48Z">
        <w:r>
          <w:rPr>
            <w:rFonts w:ascii="Arial" w:hAnsi="Arial" w:cs="Arial"/>
            <w:sz w:val="28"/>
            <w:szCs w:val="28"/>
          </w:rPr>
          <w:delText xml:space="preserve">buscando</w:delText>
        </w:r>
      </w:del>
      <w:ins w:id="1071" w:author="Assessor GDSXSR" w:date="2026-10-31T19:49:48Z">
        <w:r>
          <w:rPr>
            <w:rFonts w:ascii="Arial" w:hAnsi="Arial" w:cs="Arial"/>
            <w:color w:val="808080"/>
            <w:sz w:val="28"/>
            <w:szCs w:val="28"/>
          </w:rPr>
          <w:t xml:space="preserve">imputar</w:t>
        </w:r>
      </w:ins>
      <w:r>
        <w:rPr>
          <w:rFonts w:ascii="Arial" w:hAnsi="Arial" w:cs="Arial"/>
          <w:sz w:val="28"/>
          <w:szCs w:val="28"/>
        </w:rPr>
        <w:t xml:space="preserve"> </w:t>
      </w:r>
      <w:del w:id="1072" w:author="Assessor GDSXSR" w:date="2026-10-31T19:49:48Z">
        <w:r>
          <w:rPr>
            <w:rFonts w:ascii="Arial" w:hAnsi="Arial" w:cs="Arial"/>
            <w:sz w:val="28"/>
            <w:szCs w:val="28"/>
          </w:rPr>
          <w:delText xml:space="preserve">o</w:delText>
        </w:r>
      </w:del>
      <w:ins w:id="1073" w:author="Assessor GDSXSR" w:date="2026-10-31T19:49:48Z">
        <w:r>
          <w:rPr>
            <w:rFonts w:ascii="Arial" w:hAnsi="Arial" w:cs="Arial"/>
            <w:color w:val="808080"/>
            <w:sz w:val="28"/>
            <w:szCs w:val="28"/>
          </w:rPr>
          <w:t xml:space="preserve">à</w:t>
        </w:r>
      </w:ins>
      <w:r>
        <w:rPr>
          <w:rFonts w:ascii="Arial" w:hAnsi="Arial" w:cs="Arial"/>
          <w:sz w:val="28"/>
          <w:szCs w:val="28"/>
        </w:rPr>
        <w:t xml:space="preserve"> </w:t>
      </w:r>
      <w:del w:id="1074" w:author="Assessor GDSXSR" w:date="2026-10-31T19:49:48Z">
        <w:r>
          <w:rPr>
            <w:rFonts w:ascii="Arial" w:hAnsi="Arial" w:cs="Arial"/>
            <w:sz w:val="28"/>
            <w:szCs w:val="28"/>
          </w:rPr>
          <w:delText xml:space="preserve">reconhecimento</w:delText>
        </w:r>
      </w:del>
      <w:ins w:id="1075" w:author="Assessor GDSXSR" w:date="2026-10-31T19:49:48Z">
        <w:r>
          <w:rPr>
            <w:rFonts w:ascii="Arial" w:hAnsi="Arial" w:cs="Arial"/>
            <w:color w:val="808080"/>
            <w:sz w:val="28"/>
            <w:szCs w:val="28"/>
          </w:rPr>
          <w:t xml:space="preserve">ré</w:t>
        </w:r>
      </w:ins>
      <w:r>
        <w:rPr>
          <w:rFonts w:ascii="Arial" w:hAnsi="Arial" w:cs="Arial"/>
          <w:sz w:val="28"/>
          <w:szCs w:val="28"/>
        </w:rPr>
        <w:t xml:space="preserve"> </w:t>
      </w:r>
      <w:del w:id="1076" w:author="Assessor GDSXSR" w:date="2026-10-31T19:49:48Z">
        <w:r>
          <w:rPr>
            <w:rFonts w:ascii="Arial" w:hAnsi="Arial" w:cs="Arial"/>
            <w:sz w:val="28"/>
            <w:szCs w:val="28"/>
          </w:rPr>
          <w:delText xml:space="preserve">da</w:delText>
        </w:r>
      </w:del>
      <w:ins w:id="1077" w:author="Assessor GDSXSR" w:date="2026-10-31T19:49:48Z">
        <w:r>
          <w:rPr>
            <w:rFonts w:ascii="Arial" w:hAnsi="Arial" w:cs="Arial"/>
            <w:color w:val="808080"/>
            <w:sz w:val="28"/>
            <w:szCs w:val="28"/>
          </w:rPr>
          <w:t xml:space="preserve">a</w:t>
        </w:r>
      </w:ins>
      <w:r>
        <w:rPr>
          <w:rFonts w:ascii="Arial" w:hAnsi="Arial" w:cs="Arial"/>
          <w:sz w:val="28"/>
          <w:szCs w:val="28"/>
        </w:rPr>
        <w:t xml:space="preserve"> culpa </w:t>
      </w:r>
      <w:del w:id="1078" w:author="Assessor GDSXSR" w:date="2026-10-31T19:49:48Z">
        <w:r>
          <w:rPr>
            <w:rFonts w:ascii="Arial" w:hAnsi="Arial" w:cs="Arial"/>
            <w:sz w:val="28"/>
            <w:szCs w:val="28"/>
          </w:rPr>
          <w:delText xml:space="preserve">exclusiva da incorporadora </w:delText>
        </w:r>
      </w:del>
      <w:r>
        <w:rPr>
          <w:rFonts w:ascii="Arial" w:hAnsi="Arial" w:cs="Arial"/>
          <w:sz w:val="28"/>
          <w:szCs w:val="28"/>
        </w:rPr>
        <w:t xml:space="preserve">pela </w:t>
      </w:r>
      <w:del w:id="1079" w:author="Assessor GDSXSR" w:date="2026-10-31T19:49:48Z">
        <w:r>
          <w:rPr>
            <w:rFonts w:ascii="Arial" w:hAnsi="Arial" w:cs="Arial"/>
            <w:sz w:val="28"/>
            <w:szCs w:val="28"/>
          </w:rPr>
          <w:delText xml:space="preserve">ausência de registro do contrato</w:delText>
        </w:r>
      </w:del>
      <w:ins w:id="1080" w:author="Assessor GDSXSR" w:date="2026-10-31T19:49:48Z">
        <w:r>
          <w:rPr>
            <w:rFonts w:ascii="Arial" w:hAnsi="Arial" w:cs="Arial"/>
            <w:color w:val="808080"/>
            <w:sz w:val="28"/>
            <w:szCs w:val="28"/>
          </w:rPr>
          <w:t xml:space="preserve">rescisão</w:t>
        </w:r>
      </w:ins>
      <w:r>
        <w:rPr>
          <w:rFonts w:ascii="Arial" w:hAnsi="Arial" w:cs="Arial"/>
          <w:sz w:val="28"/>
          <w:szCs w:val="28"/>
        </w:rPr>
        <w:t xml:space="preserve">, </w:t>
      </w:r>
      <w:del w:id="1081" w:author="Assessor GDSXSR" w:date="2026-10-31T19:49:48Z">
        <w:r>
          <w:rPr>
            <w:rFonts w:ascii="Arial" w:hAnsi="Arial" w:cs="Arial"/>
            <w:sz w:val="28"/>
            <w:szCs w:val="28"/>
          </w:rPr>
          <w:delText xml:space="preserve">a</w:delText>
        </w:r>
      </w:del>
      <w:ins w:id="1082" w:author="Assessor GDSXSR" w:date="2026-10-31T19:49:48Z">
        <w:r>
          <w:rPr>
            <w:rFonts w:ascii="Arial" w:hAnsi="Arial" w:cs="Arial"/>
            <w:color w:val="808080"/>
            <w:sz w:val="28"/>
            <w:szCs w:val="28"/>
          </w:rPr>
          <w:t xml:space="preserve">com</w:t>
        </w:r>
      </w:ins>
      <w:r>
        <w:rPr>
          <w:rFonts w:ascii="Arial" w:hAnsi="Arial" w:cs="Arial"/>
          <w:sz w:val="28"/>
          <w:szCs w:val="28"/>
        </w:rPr>
        <w:t xml:space="preserve"> restituição integral </w:t>
      </w:r>
      <w:del w:id="1083" w:author="Assessor GDSXSR" w:date="2026-10-31T19:49:48Z">
        <w:r>
          <w:rPr>
            <w:rFonts w:ascii="Arial" w:hAnsi="Arial" w:cs="Arial"/>
            <w:sz w:val="28"/>
            <w:szCs w:val="28"/>
          </w:rPr>
          <w:delText xml:space="preserve">dos valores pagos ou, subsidiariamente, a redução da retenção para 10%, além da</w:delText>
        </w:r>
      </w:del>
      <w:ins w:id="1084" w:author="Assessor GDSXSR" w:date="2026-10-31T19:49:48Z">
        <w:r>
          <w:rPr>
            <w:rFonts w:ascii="Arial" w:hAnsi="Arial" w:cs="Arial"/>
            <w:color w:val="808080"/>
            <w:sz w:val="28"/>
            <w:szCs w:val="28"/>
          </w:rPr>
          <w:t xml:space="preserve">e</w:t>
        </w:r>
      </w:ins>
      <w:r>
        <w:rPr>
          <w:rFonts w:ascii="Arial" w:hAnsi="Arial" w:cs="Arial"/>
          <w:sz w:val="28"/>
          <w:szCs w:val="28"/>
        </w:rPr>
        <w:t xml:space="preserve"> devolução da comissão de corretagem</w:t>
      </w:r>
      <w:ins w:id="1085" w:author="Assessor GDSXSR" w:date="2026-10-31T19:49:48Z">
        <w:r>
          <w:rPr>
            <w:rFonts w:ascii="Arial" w:hAnsi="Arial" w:cs="Arial"/>
            <w:color w:val="808080"/>
            <w:sz w:val="28"/>
            <w:szCs w:val="28"/>
          </w:rPr>
          <w:t xml:space="preserve">, ou, subsidiariamente, reduzir a retenção a 10%</w:t>
        </w:r>
      </w:ins>
      <w:r>
        <w:rPr>
          <w:rFonts w:ascii="Arial" w:hAnsi="Arial" w:cs="Arial"/>
          <w:sz w:val="28"/>
          <w:szCs w:val="28"/>
        </w:rPr>
        <w:t xml:space="preserve">.</w:t>
      </w:r>
    </w:p>
    <w:p w14:paraId="75F97632" w14:textId="0561D289" w:rsidR="00886ABA" w:rsidRPr="0034247B" w:rsidRDefault="00886ABA" w:rsidP="00F81C1F">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27045D59" w14:textId="163BF64D" w:rsidR="00051D1E" w:rsidRPr="00051D1E" w:rsidRDefault="00511630" w:rsidP="00051D1E">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quatro questões em discussão: (i) </w:t>
      </w:r>
      <w:del w:id="1086" w:author="Assessor GDSXSR" w:date="2026-10-31T19:49:48Z">
        <w:r>
          <w:rPr>
            <w:rFonts w:ascii="Arial" w:hAnsi="Arial" w:cs="Arial"/>
            <w:sz w:val="28"/>
            <w:szCs w:val="28"/>
          </w:rPr>
          <w:delText xml:space="preserve">saber </w:delText>
        </w:r>
      </w:del>
      <w:r>
        <w:rPr>
          <w:rFonts w:ascii="Arial" w:hAnsi="Arial" w:cs="Arial"/>
          <w:sz w:val="28"/>
          <w:szCs w:val="28"/>
        </w:rPr>
        <w:t xml:space="preserve">se a resolução do contrato </w:t>
      </w:r>
      <w:del w:id="1087" w:author="Assessor GDSXSR" w:date="2026-10-31T19:49:48Z">
        <w:r>
          <w:rPr>
            <w:rFonts w:ascii="Arial" w:hAnsi="Arial" w:cs="Arial"/>
            <w:sz w:val="28"/>
            <w:szCs w:val="28"/>
          </w:rPr>
          <w:delText xml:space="preserve">firmado </w:delText>
        </w:r>
      </w:del>
      <w:r>
        <w:rPr>
          <w:rFonts w:ascii="Arial" w:hAnsi="Arial" w:cs="Arial"/>
          <w:sz w:val="28"/>
          <w:szCs w:val="28"/>
        </w:rPr>
        <w:t xml:space="preserve">com</w:t>
      </w:r>
      <w:del w:id="1088" w:author="Assessor GDSXSR" w:date="2026-10-31T19:49:48Z">
        <w:r>
          <w:rPr>
            <w:rFonts w:ascii="Arial" w:hAnsi="Arial" w:cs="Arial"/>
            <w:sz w:val="28"/>
            <w:szCs w:val="28"/>
          </w:rPr>
          <w:delText xml:space="preserve"> cláusula de</w:delText>
        </w:r>
      </w:del>
      <w:r>
        <w:rPr>
          <w:rFonts w:ascii="Arial" w:hAnsi="Arial" w:cs="Arial"/>
          <w:sz w:val="28"/>
          <w:szCs w:val="28"/>
        </w:rPr>
        <w:t xml:space="preserve"> alienação fiduciária exige </w:t>
      </w:r>
      <w:del w:id="1089" w:author="Assessor GDSXSR" w:date="2026-10-31T19:49:48Z">
        <w:r>
          <w:rPr>
            <w:rFonts w:ascii="Arial" w:hAnsi="Arial" w:cs="Arial"/>
            <w:sz w:val="28"/>
            <w:szCs w:val="28"/>
          </w:rPr>
          <w:delText xml:space="preserve">a observância do</w:delText>
        </w:r>
      </w:del>
      <w:ins w:id="1090" w:author="Assessor GDSXSR" w:date="2026-10-31T19:49:48Z">
        <w:r>
          <w:rPr>
            <w:rFonts w:ascii="Arial" w:hAnsi="Arial" w:cs="Arial"/>
            <w:color w:val="808080"/>
            <w:sz w:val="28"/>
            <w:szCs w:val="28"/>
          </w:rPr>
          <w:t xml:space="preserve">o</w:t>
        </w:r>
      </w:ins>
      <w:r>
        <w:rPr>
          <w:rFonts w:ascii="Arial" w:hAnsi="Arial" w:cs="Arial"/>
          <w:sz w:val="28"/>
          <w:szCs w:val="28"/>
        </w:rPr>
        <w:t xml:space="preserve"> procedimento </w:t>
      </w:r>
      <w:del w:id="1091" w:author="Assessor GDSXSR" w:date="2026-10-31T19:49:48Z">
        <w:r>
          <w:rPr>
            <w:rFonts w:ascii="Arial" w:hAnsi="Arial" w:cs="Arial"/>
            <w:sz w:val="28"/>
            <w:szCs w:val="28"/>
          </w:rPr>
          <w:delText xml:space="preserve">previsto na</w:delText>
        </w:r>
      </w:del>
      <w:ins w:id="1092" w:author="Assessor GDSXSR" w:date="2026-10-31T19:49:48Z">
        <w:r>
          <w:rPr>
            <w:rFonts w:ascii="Arial" w:hAnsi="Arial" w:cs="Arial"/>
            <w:color w:val="808080"/>
            <w:sz w:val="28"/>
            <w:szCs w:val="28"/>
          </w:rPr>
          <w:t xml:space="preserve">da</w:t>
        </w:r>
      </w:ins>
      <w:r>
        <w:rPr>
          <w:rFonts w:ascii="Arial" w:hAnsi="Arial" w:cs="Arial"/>
          <w:sz w:val="28"/>
          <w:szCs w:val="28"/>
        </w:rPr>
        <w:t xml:space="preserve"> Lei nº 9.514/1997; (ii) </w:t>
      </w:r>
      <w:del w:id="1093" w:author="Assessor GDSXSR" w:date="2026-10-31T19:49:48Z">
        <w:r>
          <w:rPr>
            <w:rFonts w:ascii="Arial" w:hAnsi="Arial" w:cs="Arial"/>
            <w:sz w:val="28"/>
            <w:szCs w:val="28"/>
          </w:rPr>
          <w:delText xml:space="preserve">definir </w:delText>
        </w:r>
      </w:del>
      <w:r>
        <w:rPr>
          <w:rFonts w:ascii="Arial" w:hAnsi="Arial" w:cs="Arial"/>
          <w:sz w:val="28"/>
          <w:szCs w:val="28"/>
        </w:rPr>
        <w:t xml:space="preserve">se a retenção </w:t>
      </w:r>
      <w:del w:id="1094" w:author="Assessor GDSXSR" w:date="2026-10-31T19:49:48Z">
        <w:r>
          <w:rPr>
            <w:rFonts w:ascii="Arial" w:hAnsi="Arial" w:cs="Arial"/>
            <w:sz w:val="28"/>
            <w:szCs w:val="28"/>
          </w:rPr>
          <w:delText xml:space="preserve">contratual </w:delText>
        </w:r>
      </w:del>
      <w:r>
        <w:rPr>
          <w:rFonts w:ascii="Arial" w:hAnsi="Arial" w:cs="Arial"/>
          <w:sz w:val="28"/>
          <w:szCs w:val="28"/>
        </w:rPr>
        <w:t xml:space="preserve">de</w:t>
      </w:r>
      <w:del w:id="1095" w:author="Assessor GDSXSR" w:date="2026-10-31T19:49:48Z">
        <w:r>
          <w:rPr>
            <w:rFonts w:ascii="Arial" w:hAnsi="Arial" w:cs="Arial"/>
            <w:sz w:val="28"/>
            <w:szCs w:val="28"/>
          </w:rPr>
          <w:delText xml:space="preserve"> até</w:delText>
        </w:r>
      </w:del>
      <w:r>
        <w:rPr>
          <w:rFonts w:ascii="Arial" w:hAnsi="Arial" w:cs="Arial"/>
          <w:sz w:val="28"/>
          <w:szCs w:val="28"/>
        </w:rPr>
        <w:t xml:space="preserve"> 50% dos valores pagos deve prevalecer ou comporta redução judicial; (iii) </w:t>
      </w:r>
      <w:del w:id="1096" w:author="Assessor GDSXSR" w:date="2026-10-31T19:49:48Z">
        <w:r>
          <w:rPr>
            <w:rFonts w:ascii="Arial" w:hAnsi="Arial" w:cs="Arial"/>
            <w:sz w:val="28"/>
            <w:szCs w:val="28"/>
          </w:rPr>
          <w:delText xml:space="preserve">verificar</w:delText>
        </w:r>
      </w:del>
      <w:ins w:id="1097" w:author="Assessor GDSXSR" w:date="2026-10-31T19:49:48Z">
        <w:r>
          <w:rPr>
            <w:rFonts w:ascii="Arial" w:hAnsi="Arial" w:cs="Arial"/>
            <w:color w:val="808080"/>
            <w:sz w:val="28"/>
            <w:szCs w:val="28"/>
          </w:rPr>
          <w:t xml:space="preserve">se</w:t>
        </w:r>
      </w:ins>
      <w:r>
        <w:rPr>
          <w:rFonts w:ascii="Arial" w:hAnsi="Arial" w:cs="Arial"/>
          <w:sz w:val="28"/>
          <w:szCs w:val="28"/>
        </w:rPr>
        <w:t xml:space="preserve"> </w:t>
      </w:r>
      <w:del w:id="1098" w:author="Assessor GDSXSR" w:date="2026-10-31T19:49:48Z">
        <w:r>
          <w:rPr>
            <w:rFonts w:ascii="Arial" w:hAnsi="Arial" w:cs="Arial"/>
            <w:sz w:val="28"/>
            <w:szCs w:val="28"/>
          </w:rPr>
          <w:delText xml:space="preserve">se</w:delText>
        </w:r>
      </w:del>
      <w:ins w:id="1099" w:author="Assessor GDSXSR" w:date="2026-10-31T19:49:48Z">
        <w:r>
          <w:rPr>
            <w:rFonts w:ascii="Arial" w:hAnsi="Arial" w:cs="Arial"/>
            <w:color w:val="808080"/>
            <w:sz w:val="28"/>
            <w:szCs w:val="28"/>
          </w:rPr>
          <w:t xml:space="preserve">a ausência de registro atribui à incorporadora</w:t>
        </w:r>
      </w:ins>
      <w:r>
        <w:rPr>
          <w:rFonts w:ascii="Arial" w:hAnsi="Arial" w:cs="Arial"/>
          <w:sz w:val="28"/>
          <w:szCs w:val="28"/>
        </w:rPr>
        <w:t xml:space="preserve"> a culpa pela rescisão</w:t>
      </w:r>
      <w:del w:id="1100" w:author="Assessor GDSXSR" w:date="2026-10-31T19:49:48Z">
        <w:r>
          <w:rPr>
            <w:rFonts w:ascii="Arial" w:hAnsi="Arial" w:cs="Arial"/>
            <w:sz w:val="28"/>
            <w:szCs w:val="28"/>
          </w:rPr>
          <w:delText xml:space="preserve"> contratual pode ser atribuída à incorporadora em razão da ausência de registro do contrato</w:delText>
        </w:r>
      </w:del>
      <w:r>
        <w:rPr>
          <w:rFonts w:ascii="Arial" w:hAnsi="Arial" w:cs="Arial"/>
          <w:sz w:val="28"/>
          <w:szCs w:val="28"/>
        </w:rPr>
        <w:t xml:space="preserve">; e (iv) </w:t>
      </w:r>
      <w:del w:id="1101" w:author="Assessor GDSXSR" w:date="2026-10-31T19:49:48Z">
        <w:r>
          <w:rPr>
            <w:rFonts w:ascii="Arial" w:hAnsi="Arial" w:cs="Arial"/>
            <w:sz w:val="28"/>
            <w:szCs w:val="28"/>
          </w:rPr>
          <w:delText xml:space="preserve">estabelecer</w:delText>
        </w:r>
        <w:r>
          <w:rPr>
            <w:rFonts w:ascii="Arial" w:hAnsi="Arial" w:cs="Arial"/>
            <w:sz w:val="28"/>
            <w:szCs w:val="28"/>
          </w:rPr>
          <w:delText xml:space="preserve"> </w:delText>
        </w:r>
      </w:del>
      <w:r>
        <w:rPr>
          <w:rFonts w:ascii="Arial" w:hAnsi="Arial" w:cs="Arial"/>
          <w:sz w:val="28"/>
          <w:szCs w:val="28"/>
        </w:rPr>
        <w:t xml:space="preserve">se </w:t>
      </w:r>
      <w:del w:id="1102" w:author="Assessor GDSXSR" w:date="2026-10-31T19:49:48Z">
        <w:r>
          <w:rPr>
            <w:rFonts w:ascii="Arial" w:hAnsi="Arial" w:cs="Arial"/>
            <w:sz w:val="28"/>
            <w:szCs w:val="28"/>
          </w:rPr>
          <w:delText xml:space="preserve">os</w:delText>
        </w:r>
      </w:del>
      <w:ins w:id="1103" w:author="Assessor GDSXSR" w:date="2026-10-31T19:49:48Z">
        <w:r>
          <w:rPr>
            <w:rFonts w:ascii="Arial" w:hAnsi="Arial" w:cs="Arial"/>
            <w:color w:val="808080"/>
            <w:sz w:val="28"/>
            <w:szCs w:val="28"/>
          </w:rPr>
          <w:t xml:space="preserve">a</w:t>
        </w:r>
      </w:ins>
      <w:r>
        <w:rPr>
          <w:rFonts w:ascii="Arial" w:hAnsi="Arial" w:cs="Arial"/>
          <w:sz w:val="28"/>
          <w:szCs w:val="28"/>
        </w:rPr>
        <w:t xml:space="preserve"> </w:t>
      </w:r>
      <w:del w:id="1104" w:author="Assessor GDSXSR" w:date="2026-10-31T19:49:48Z">
        <w:r>
          <w:rPr>
            <w:rFonts w:ascii="Arial" w:hAnsi="Arial" w:cs="Arial"/>
            <w:sz w:val="28"/>
            <w:szCs w:val="28"/>
          </w:rPr>
          <w:delText xml:space="preserve">ônus</w:delText>
        </w:r>
      </w:del>
      <w:ins w:id="1105" w:author="Assessor GDSXSR" w:date="2026-10-31T19:49:48Z">
        <w:r>
          <w:rPr>
            <w:rFonts w:ascii="Arial" w:hAnsi="Arial" w:cs="Arial"/>
            <w:color w:val="808080"/>
            <w:sz w:val="28"/>
            <w:szCs w:val="28"/>
          </w:rPr>
          <w:t xml:space="preserve">sucumbência</w:t>
        </w:r>
      </w:ins>
      <w:r>
        <w:rPr>
          <w:rFonts w:ascii="Arial" w:hAnsi="Arial" w:cs="Arial"/>
          <w:sz w:val="28"/>
          <w:szCs w:val="28"/>
        </w:rPr>
        <w:t xml:space="preserve"> </w:t>
      </w:r>
      <w:del w:id="1106" w:author="Assessor GDSXSR" w:date="2026-10-31T19:49:48Z">
        <w:r>
          <w:rPr>
            <w:rFonts w:ascii="Arial" w:hAnsi="Arial" w:cs="Arial"/>
            <w:sz w:val="28"/>
            <w:szCs w:val="28"/>
          </w:rPr>
          <w:delText xml:space="preserve">sucumbenciais</w:delText>
        </w:r>
        <w:r>
          <w:rPr>
            <w:rFonts w:ascii="Arial" w:hAnsi="Arial" w:cs="Arial"/>
            <w:sz w:val="28"/>
            <w:szCs w:val="28"/>
          </w:rPr>
          <w:delText xml:space="preserve"> comportam</w:delText>
        </w:r>
      </w:del>
      <w:ins w:id="1107" w:author="Assessor GDSXSR" w:date="2026-10-31T19:49:48Z">
        <w:r>
          <w:rPr>
            <w:rFonts w:ascii="Arial" w:hAnsi="Arial" w:cs="Arial"/>
            <w:color w:val="808080"/>
            <w:sz w:val="28"/>
            <w:szCs w:val="28"/>
          </w:rPr>
          <w:t xml:space="preserve">comporta</w:t>
        </w:r>
      </w:ins>
      <w:r>
        <w:rPr>
          <w:rFonts w:ascii="Arial" w:hAnsi="Arial" w:cs="Arial"/>
          <w:sz w:val="28"/>
          <w:szCs w:val="28"/>
        </w:rPr>
        <w:t xml:space="preserve"> modificação</w:t>
      </w:r>
      <w:r>
        <w:rPr>
          <w:rFonts w:ascii="Arial" w:hAnsi="Arial" w:cs="Arial"/>
          <w:sz w:val="28"/>
          <w:szCs w:val="28"/>
        </w:rPr>
        <w:t xml:space="preserve">.</w:t>
      </w:r>
    </w:p>
    <w:p w14:paraId="514DEA23" w14:textId="0DAEB3CF"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8C203E9" w14:textId="46DF2277" w:rsidR="00C852B9" w:rsidRDefault="00FA2FF5" w:rsidP="00105F01">
      <w:pPr>
        <w:tabs>
          <w:tab w:val="left" w:pos="1090"/>
        </w:tabs>
        <w:spacing w:after="0" w:line="360" w:lineRule="auto"/>
        <w:jc w:val="both"/>
        <w:rPr>
          <w:rFonts w:ascii="Arial" w:hAnsi="Arial" w:cs="Arial"/>
          <w:sz w:val="28"/>
          <w:szCs w:val="28"/>
        </w:rPr>
      </w:pPr>
      <w:r>
        <w:rPr>
          <w:rFonts w:ascii="Arial" w:hAnsi="Arial" w:cs="Arial"/>
          <w:sz w:val="28"/>
          <w:szCs w:val="28"/>
        </w:rPr>
        <w:t xml:space="preserve">5. </w:t>
      </w:r>
      <w:r>
        <w:rPr>
          <w:rFonts w:ascii="Arial" w:hAnsi="Arial" w:cs="Arial"/>
          <w:sz w:val="28"/>
          <w:szCs w:val="28"/>
        </w:rPr>
        <w:t xml:space="preserve">O comprador </w:t>
      </w:r>
      <w:del w:id="1108" w:author="Assessor GDSXSR" w:date="2026-10-31T19:49:48Z">
        <w:r>
          <w:rPr>
            <w:rFonts w:ascii="Arial" w:hAnsi="Arial" w:cs="Arial"/>
            <w:sz w:val="28"/>
            <w:szCs w:val="28"/>
          </w:rPr>
          <w:delText xml:space="preserve">possui</w:delText>
        </w:r>
      </w:del>
      <w:ins w:id="1109" w:author="Assessor GDSXSR" w:date="2026-10-31T19:49:48Z">
        <w:r>
          <w:rPr>
            <w:rFonts w:ascii="Arial" w:hAnsi="Arial" w:cs="Arial"/>
            <w:color w:val="808080"/>
            <w:sz w:val="28"/>
            <w:szCs w:val="28"/>
          </w:rPr>
          <w:t xml:space="preserve">tem</w:t>
        </w:r>
      </w:ins>
      <w:r>
        <w:rPr>
          <w:rFonts w:ascii="Arial" w:hAnsi="Arial" w:cs="Arial"/>
          <w:sz w:val="28"/>
          <w:szCs w:val="28"/>
        </w:rPr>
        <w:t xml:space="preserve"> direito potestativo de romper o contrato, </w:t>
      </w:r>
      <w:del w:id="1110" w:author="Assessor GDSXSR" w:date="2026-10-31T19:49:48Z">
        <w:r>
          <w:rPr>
            <w:rFonts w:ascii="Arial" w:hAnsi="Arial" w:cs="Arial"/>
            <w:sz w:val="28"/>
            <w:szCs w:val="28"/>
          </w:rPr>
          <w:delText xml:space="preserve">ainda</w:delText>
        </w:r>
      </w:del>
      <w:ins w:id="1111"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112" w:author="Assessor GDSXSR" w:date="2026-10-31T19:49:48Z">
        <w:r>
          <w:rPr>
            <w:rFonts w:ascii="Arial" w:hAnsi="Arial" w:cs="Arial"/>
            <w:sz w:val="28"/>
            <w:szCs w:val="28"/>
          </w:rPr>
          <w:delText xml:space="preserve">que</w:delText>
        </w:r>
      </w:del>
      <w:ins w:id="1113"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114" w:author="Assessor GDSXSR" w:date="2026-10-31T19:49:48Z">
        <w:r>
          <w:rPr>
            <w:rFonts w:ascii="Arial" w:hAnsi="Arial" w:cs="Arial"/>
            <w:sz w:val="28"/>
            <w:szCs w:val="28"/>
          </w:rPr>
          <w:delText xml:space="preserve">inexistente cláusula</w:delText>
        </w:r>
      </w:del>
      <w:ins w:id="1115" w:author="Assessor GDSXSR" w:date="2026-10-31T19:49:48Z">
        <w:r>
          <w:rPr>
            <w:rFonts w:ascii="Arial" w:hAnsi="Arial" w:cs="Arial"/>
            <w:color w:val="808080"/>
            <w:sz w:val="28"/>
            <w:szCs w:val="28"/>
          </w:rPr>
          <w:t xml:space="preserve">rito</w:t>
        </w:r>
      </w:ins>
      <w:r>
        <w:rPr>
          <w:rFonts w:ascii="Arial" w:hAnsi="Arial" w:cs="Arial"/>
          <w:sz w:val="28"/>
          <w:szCs w:val="28"/>
        </w:rPr>
        <w:t xml:space="preserve"> de </w:t>
      </w:r>
      <w:del w:id="1116" w:author="Assessor GDSXSR" w:date="2026-10-31T19:49:48Z">
        <w:r>
          <w:rPr>
            <w:rFonts w:ascii="Arial" w:hAnsi="Arial" w:cs="Arial"/>
            <w:sz w:val="28"/>
            <w:szCs w:val="28"/>
          </w:rPr>
          <w:delText xml:space="preserve">desistência.</w:delText>
        </w:r>
      </w:del>
      <w:ins w:id="1117" w:author="Assessor GDSXSR" w:date="2026-10-31T19:49:48Z">
        <w:r>
          <w:rPr>
            <w:rFonts w:ascii="Arial" w:hAnsi="Arial" w:cs="Arial"/>
            <w:color w:val="808080"/>
            <w:sz w:val="28"/>
            <w:szCs w:val="28"/>
          </w:rPr>
          <w:t xml:space="preserve">consolidação</w:t>
        </w:r>
      </w:ins>
      <w:r>
        <w:rPr>
          <w:rFonts w:ascii="Arial" w:hAnsi="Arial" w:cs="Arial"/>
          <w:sz w:val="28"/>
          <w:szCs w:val="28"/>
        </w:rPr>
        <w:t xml:space="preserve"> </w:t>
      </w:r>
      <w:del w:id="1118" w:author="Assessor GDSXSR" w:date="2026-10-31T19:49:48Z">
        <w:r>
          <w:rPr>
            <w:rFonts w:ascii="Arial" w:hAnsi="Arial" w:cs="Arial"/>
            <w:sz w:val="28"/>
            <w:szCs w:val="28"/>
          </w:rPr>
          <w:delText xml:space="preserve">A</w:delText>
        </w:r>
      </w:del>
      <w:ins w:id="1119" w:author="Assessor GDSXSR" w:date="2026-10-31T19:49:48Z">
        <w:r>
          <w:rPr>
            <w:rFonts w:ascii="Arial" w:hAnsi="Arial" w:cs="Arial"/>
            <w:color w:val="808080"/>
            <w:sz w:val="28"/>
            <w:szCs w:val="28"/>
          </w:rPr>
          <w:t xml:space="preserve">da</w:t>
        </w:r>
      </w:ins>
      <w:r>
        <w:rPr>
          <w:rFonts w:ascii="Arial" w:hAnsi="Arial" w:cs="Arial"/>
          <w:sz w:val="28"/>
          <w:szCs w:val="28"/>
        </w:rPr>
        <w:t xml:space="preserve"> </w:t>
      </w:r>
      <w:del w:id="1120" w:author="Assessor GDSXSR" w:date="2026-10-31T19:49:48Z">
        <w:r>
          <w:rPr>
            <w:rFonts w:ascii="Arial" w:hAnsi="Arial" w:cs="Arial"/>
            <w:sz w:val="28"/>
            <w:szCs w:val="28"/>
          </w:rPr>
          <w:delText xml:space="preserve">observância do </w:delText>
        </w:r>
        <w:r>
          <w:rPr>
            <w:rFonts w:ascii="Arial" w:hAnsi="Arial" w:cs="Arial"/>
            <w:sz w:val="28"/>
            <w:szCs w:val="28"/>
          </w:rPr>
          <w:delText xml:space="preserve">procedimento previsto nos arts. 26</w:delText>
        </w:r>
      </w:del>
      <w:ins w:id="1121" w:author="Assessor GDSXSR" w:date="2026-10-31T19:49:48Z">
        <w:r>
          <w:rPr>
            <w:rFonts w:ascii="Arial" w:hAnsi="Arial" w:cs="Arial"/>
            <w:color w:val="808080"/>
            <w:sz w:val="28"/>
            <w:szCs w:val="28"/>
          </w:rPr>
          <w:t xml:space="preserve">propriedade</w:t>
        </w:r>
      </w:ins>
      <w:r>
        <w:rPr>
          <w:rFonts w:ascii="Arial" w:hAnsi="Arial" w:cs="Arial"/>
          <w:sz w:val="28"/>
          <w:szCs w:val="28"/>
        </w:rPr>
        <w:t xml:space="preserve"> e </w:t>
      </w:r>
      <w:del w:id="1122" w:author="Assessor GDSXSR" w:date="2026-10-31T19:49:48Z">
        <w:r>
          <w:rPr>
            <w:rFonts w:ascii="Arial" w:hAnsi="Arial" w:cs="Arial"/>
            <w:sz w:val="28"/>
            <w:szCs w:val="28"/>
          </w:rPr>
          <w:delText xml:space="preserve">27 da Lei nº 9.514/1997</w:delText>
        </w:r>
      </w:del>
      <w:ins w:id="1123" w:author="Assessor GDSXSR" w:date="2026-10-31T19:49:48Z">
        <w:r>
          <w:rPr>
            <w:rFonts w:ascii="Arial" w:hAnsi="Arial" w:cs="Arial"/>
            <w:color w:val="808080"/>
            <w:sz w:val="28"/>
            <w:szCs w:val="28"/>
          </w:rPr>
          <w:t xml:space="preserve">leilão</w:t>
        </w:r>
      </w:ins>
      <w:r>
        <w:rPr>
          <w:rFonts w:ascii="Arial" w:hAnsi="Arial" w:cs="Arial"/>
          <w:sz w:val="28"/>
          <w:szCs w:val="28"/>
        </w:rPr>
        <w:t xml:space="preserve"> pressupõe inadimplemento do devedor fiduciante</w:t>
      </w:r>
      <w:del w:id="1124" w:author="Assessor GDSXSR" w:date="2026-10-31T19:49:48Z">
        <w:r>
          <w:rPr>
            <w:rFonts w:ascii="Arial" w:hAnsi="Arial" w:cs="Arial"/>
            <w:sz w:val="28"/>
            <w:szCs w:val="28"/>
          </w:rPr>
          <w:delText xml:space="preserve">,</w:delText>
        </w:r>
      </w:del>
      <w:r>
        <w:rPr>
          <w:rFonts w:ascii="Arial" w:hAnsi="Arial" w:cs="Arial"/>
          <w:sz w:val="28"/>
          <w:szCs w:val="28"/>
        </w:rPr>
        <w:t xml:space="preserve"> </w:t>
      </w:r>
      <w:del w:id="1125" w:author="Assessor GDSXSR" w:date="2026-10-31T19:49:48Z">
        <w:r>
          <w:rPr>
            <w:rFonts w:ascii="Arial" w:hAnsi="Arial" w:cs="Arial"/>
            <w:sz w:val="28"/>
            <w:szCs w:val="28"/>
          </w:rPr>
          <w:delText xml:space="preserve">constituição</w:delText>
        </w:r>
      </w:del>
      <w:ins w:id="1126" w:author="Assessor GDSXSR" w:date="2026-10-31T19:49:48Z">
        <w:r>
          <w:rPr>
            <w:rFonts w:ascii="Arial" w:hAnsi="Arial" w:cs="Arial"/>
            <w:color w:val="808080"/>
            <w:sz w:val="28"/>
            <w:szCs w:val="28"/>
          </w:rPr>
          <w:t xml:space="preserve">(Lei</w:t>
        </w:r>
      </w:ins>
      <w:r>
        <w:rPr>
          <w:rFonts w:ascii="Arial" w:hAnsi="Arial" w:cs="Arial"/>
          <w:sz w:val="28"/>
          <w:szCs w:val="28"/>
        </w:rPr>
        <w:t xml:space="preserve"> </w:t>
      </w:r>
      <w:del w:id="1127" w:author="Assessor GDSXSR" w:date="2026-10-31T19:49:48Z">
        <w:r>
          <w:rPr>
            <w:rFonts w:ascii="Arial" w:hAnsi="Arial" w:cs="Arial"/>
            <w:sz w:val="28"/>
            <w:szCs w:val="28"/>
          </w:rPr>
          <w:delText xml:space="preserve">em</w:delText>
        </w:r>
      </w:del>
      <w:ins w:id="1128" w:author="Assessor GDSXSR" w:date="2026-10-31T19:49:48Z">
        <w:r>
          <w:rPr>
            <w:rFonts w:ascii="Arial" w:hAnsi="Arial" w:cs="Arial"/>
            <w:color w:val="808080"/>
            <w:sz w:val="28"/>
            <w:szCs w:val="28"/>
          </w:rPr>
          <w:t xml:space="preserve">9.514/1997</w:t>
        </w:r>
      </w:ins>
      <w:r>
        <w:rPr>
          <w:rFonts w:ascii="Arial" w:hAnsi="Arial" w:cs="Arial"/>
          <w:sz w:val="28"/>
          <w:szCs w:val="28"/>
        </w:rPr>
        <w:t xml:space="preserve"> </w:t>
      </w:r>
      <w:del w:id="1129" w:author="Assessor GDSXSR" w:date="2026-10-31T19:49:48Z">
        <w:r>
          <w:rPr>
            <w:rFonts w:ascii="Arial" w:hAnsi="Arial" w:cs="Arial"/>
            <w:sz w:val="28"/>
            <w:szCs w:val="28"/>
          </w:rPr>
          <w:delText xml:space="preserve">mora</w:delText>
        </w:r>
      </w:del>
      <w:ins w:id="1130" w:author="Assessor GDSXSR" w:date="2026-10-31T19:49:48Z">
        <w:r>
          <w:rPr>
            <w:rFonts w:ascii="Arial" w:hAnsi="Arial" w:cs="Arial"/>
            <w:color w:val="808080"/>
            <w:sz w:val="28"/>
            <w:szCs w:val="28"/>
          </w:rPr>
          <w:t xml:space="preserve">26</w:t>
        </w:r>
      </w:ins>
      <w:r>
        <w:rPr>
          <w:rFonts w:ascii="Arial" w:hAnsi="Arial" w:cs="Arial"/>
          <w:sz w:val="28"/>
          <w:szCs w:val="28"/>
        </w:rPr>
        <w:t xml:space="preserve"> e </w:t>
      </w:r>
      <w:del w:id="1131" w:author="Assessor GDSXSR" w:date="2026-10-31T19:49:48Z">
        <w:r>
          <w:rPr>
            <w:rFonts w:ascii="Arial" w:hAnsi="Arial" w:cs="Arial"/>
            <w:sz w:val="28"/>
            <w:szCs w:val="28"/>
          </w:rPr>
          <w:delText xml:space="preserve">consolidação da propriedade fiduciária</w:delText>
        </w:r>
      </w:del>
      <w:ins w:id="1132" w:author="Assessor GDSXSR" w:date="2026-10-31T19:49:48Z">
        <w:r>
          <w:rPr>
            <w:rFonts w:ascii="Arial" w:hAnsi="Arial" w:cs="Arial"/>
            <w:color w:val="808080"/>
            <w:sz w:val="28"/>
            <w:szCs w:val="28"/>
          </w:rPr>
          <w:t xml:space="preserve">27)</w:t>
        </w:r>
      </w:ins>
      <w:r>
        <w:rPr>
          <w:rFonts w:ascii="Arial" w:hAnsi="Arial" w:cs="Arial"/>
          <w:sz w:val="28"/>
          <w:szCs w:val="28"/>
        </w:rPr>
        <w:t xml:space="preserve">. Como a autora </w:t>
      </w:r>
      <w:del w:id="1133" w:author="Assessor GDSXSR" w:date="2026-10-31T19:49:48Z">
        <w:r>
          <w:rPr>
            <w:rFonts w:ascii="Arial" w:hAnsi="Arial" w:cs="Arial"/>
            <w:sz w:val="28"/>
            <w:szCs w:val="28"/>
          </w:rPr>
          <w:delText xml:space="preserve">permaneceu</w:delText>
        </w:r>
      </w:del>
      <w:ins w:id="1134" w:author="Assessor GDSXSR" w:date="2026-10-31T19:49:48Z">
        <w:r>
          <w:rPr>
            <w:rFonts w:ascii="Arial" w:hAnsi="Arial" w:cs="Arial"/>
            <w:color w:val="808080"/>
            <w:sz w:val="28"/>
            <w:szCs w:val="28"/>
          </w:rPr>
          <w:t xml:space="preserve">estava</w:t>
        </w:r>
      </w:ins>
      <w:r>
        <w:rPr>
          <w:rFonts w:ascii="Arial" w:hAnsi="Arial" w:cs="Arial"/>
          <w:sz w:val="28"/>
          <w:szCs w:val="28"/>
        </w:rPr>
        <w:t xml:space="preserve"> adimplente </w:t>
      </w:r>
      <w:del w:id="1135" w:author="Assessor GDSXSR" w:date="2026-10-31T19:49:48Z">
        <w:r>
          <w:rPr>
            <w:rFonts w:ascii="Arial" w:hAnsi="Arial" w:cs="Arial"/>
            <w:sz w:val="28"/>
            <w:szCs w:val="28"/>
          </w:rPr>
          <w:delText xml:space="preserve">até</w:delText>
        </w:r>
      </w:del>
      <w:ins w:id="1136" w:author="Assessor GDSXSR" w:date="2026-10-31T19:49:48Z">
        <w:r>
          <w:rPr>
            <w:rFonts w:ascii="Arial" w:hAnsi="Arial" w:cs="Arial"/>
            <w:color w:val="808080"/>
            <w:sz w:val="28"/>
            <w:szCs w:val="28"/>
          </w:rPr>
          <w:t xml:space="preserve">ao</w:t>
        </w:r>
      </w:ins>
      <w:r>
        <w:rPr>
          <w:rFonts w:ascii="Arial" w:hAnsi="Arial" w:cs="Arial"/>
          <w:sz w:val="28"/>
          <w:szCs w:val="28"/>
        </w:rPr>
        <w:t xml:space="preserve"> </w:t>
      </w:r>
      <w:del w:id="1137" w:author="Assessor GDSXSR" w:date="2026-10-31T19:49:48Z">
        <w:r>
          <w:rPr>
            <w:rFonts w:ascii="Arial" w:hAnsi="Arial" w:cs="Arial"/>
            <w:sz w:val="28"/>
            <w:szCs w:val="28"/>
          </w:rPr>
          <w:delText xml:space="preserve">abril de 2026 e ajuizou</w:delText>
        </w:r>
      </w:del>
      <w:ins w:id="1138" w:author="Assessor GDSXSR" w:date="2026-10-31T19:49:48Z">
        <w:r>
          <w:rPr>
            <w:rFonts w:ascii="Arial" w:hAnsi="Arial" w:cs="Arial"/>
            <w:color w:val="808080"/>
            <w:sz w:val="28"/>
            <w:szCs w:val="28"/>
          </w:rPr>
          <w:t xml:space="preserve">ajuizar</w:t>
        </w:r>
      </w:ins>
      <w:r>
        <w:rPr>
          <w:rFonts w:ascii="Arial" w:hAnsi="Arial" w:cs="Arial"/>
          <w:sz w:val="28"/>
          <w:szCs w:val="28"/>
        </w:rPr>
        <w:t xml:space="preserve"> a ação</w:t>
      </w:r>
      <w:del w:id="1139" w:author="Assessor GDSXSR" w:date="2026-10-31T19:49:48Z">
        <w:r>
          <w:rPr>
            <w:rFonts w:ascii="Arial" w:hAnsi="Arial" w:cs="Arial"/>
            <w:sz w:val="28"/>
            <w:szCs w:val="28"/>
          </w:rPr>
          <w:delText xml:space="preserve"> em maio de 2026</w:delText>
        </w:r>
      </w:del>
      <w:r>
        <w:rPr>
          <w:rFonts w:ascii="Arial" w:hAnsi="Arial" w:cs="Arial"/>
          <w:sz w:val="28"/>
          <w:szCs w:val="28"/>
        </w:rPr>
        <w:t xml:space="preserve">, não incide </w:t>
      </w:r>
      <w:del w:id="1140" w:author="Assessor GDSXSR" w:date="2026-10-31T19:49:48Z">
        <w:r>
          <w:rPr>
            <w:rFonts w:ascii="Arial" w:hAnsi="Arial" w:cs="Arial"/>
            <w:sz w:val="28"/>
            <w:szCs w:val="28"/>
          </w:rPr>
          <w:delText xml:space="preserve">a tese firmada pelo STJ no</w:delText>
        </w:r>
      </w:del>
      <w:ins w:id="1141" w:author="Assessor GDSXSR" w:date="2026-10-31T19:49:48Z">
        <w:r>
          <w:rPr>
            <w:rFonts w:ascii="Arial" w:hAnsi="Arial" w:cs="Arial"/>
            <w:color w:val="808080"/>
            <w:sz w:val="28"/>
            <w:szCs w:val="28"/>
          </w:rPr>
          <w:t xml:space="preserve">o</w:t>
        </w:r>
      </w:ins>
      <w:r>
        <w:rPr>
          <w:rFonts w:ascii="Arial" w:hAnsi="Arial" w:cs="Arial"/>
          <w:sz w:val="28"/>
          <w:szCs w:val="28"/>
        </w:rPr>
        <w:t xml:space="preserve"> Tema</w:t>
      </w:r>
      <w:del w:id="1142" w:author="Assessor GDSXSR" w:date="2026-10-31T19:49:48Z">
        <w:r>
          <w:rPr>
            <w:rFonts w:ascii="Arial" w:hAnsi="Arial" w:cs="Arial"/>
            <w:sz w:val="28"/>
            <w:szCs w:val="28"/>
          </w:rPr>
          <w:delText xml:space="preserve"> nº</w:delText>
        </w:r>
      </w:del>
      <w:r>
        <w:rPr>
          <w:rFonts w:ascii="Arial" w:hAnsi="Arial" w:cs="Arial"/>
          <w:sz w:val="28"/>
          <w:szCs w:val="28"/>
        </w:rPr>
        <w:t xml:space="preserve"> 1.095</w:t>
      </w:r>
      <w:ins w:id="1143" w:author="Assessor GDSXSR" w:date="2026-10-31T19:49:48Z">
        <w:r>
          <w:rPr>
            <w:rFonts w:ascii="Arial" w:hAnsi="Arial" w:cs="Arial"/>
            <w:color w:val="808080"/>
            <w:sz w:val="28"/>
            <w:szCs w:val="28"/>
          </w:rPr>
          <w:t xml:space="preserve">/STJ</w:t>
        </w:r>
      </w:ins>
      <w:r>
        <w:rPr>
          <w:rFonts w:ascii="Arial" w:hAnsi="Arial" w:cs="Arial"/>
          <w:sz w:val="28"/>
          <w:szCs w:val="28"/>
        </w:rPr>
        <w:t xml:space="preserve">.</w:t>
      </w:r>
    </w:p>
    <w:p w14:paraId="67383EE4" w14:textId="666D6220" w:rsidR="00871486" w:rsidRPr="00871486" w:rsidRDefault="00105F01" w:rsidP="00105F01">
      <w:pPr>
        <w:tabs>
          <w:tab w:val="left" w:pos="1090"/>
        </w:tabs>
        <w:spacing w:after="0" w:line="360" w:lineRule="auto"/>
        <w:jc w:val="both"/>
        <w:rPr>
          <w:rFonts w:ascii="Arial" w:hAnsi="Arial" w:cs="Arial"/>
          <w:sz w:val="28"/>
          <w:szCs w:val="28"/>
        </w:rPr>
      </w:pPr>
      <w:commentRangeStart w:id="7"/>
      <w:r>
        <w:rPr>
          <w:rFonts w:ascii="Arial" w:hAnsi="Arial" w:cs="Arial"/>
          <w:sz w:val="28"/>
          <w:szCs w:val="28"/>
        </w:rPr>
        <w:t xml:space="preserve">6. </w:t>
      </w:r>
      <w:commentRangeEnd w:id="7"/>
      <w:r>
        <w:rPr>
          <w:rStyle w:val="CommentReference"/>
        </w:rPr>
        <w:commentReference w:id="7"/>
      </w:r>
      <w:del w:id="1144" w:author="Assessor GDSXSR" w:date="2026-10-31T19:49:48Z">
        <w:r>
          <w:rPr>
            <w:rFonts w:ascii="Arial" w:hAnsi="Arial" w:cs="Arial"/>
            <w:sz w:val="28"/>
            <w:szCs w:val="28"/>
          </w:rPr>
          <w:delText xml:space="preserve">A</w:delText>
        </w:r>
      </w:del>
      <w:ins w:id="1145"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146" w:author="Assessor GDSXSR" w:date="2026-10-31T19:49:48Z">
        <w:r>
          <w:rPr>
            <w:rFonts w:ascii="Arial" w:hAnsi="Arial" w:cs="Arial"/>
            <w:sz w:val="28"/>
            <w:szCs w:val="28"/>
          </w:rPr>
          <w:delText xml:space="preserve">previsão</w:delText>
        </w:r>
      </w:del>
      <w:ins w:id="1147" w:author="Assessor GDSXSR" w:date="2026-10-31T19:49:48Z">
        <w:r>
          <w:rPr>
            <w:rFonts w:ascii="Arial" w:hAnsi="Arial" w:cs="Arial"/>
            <w:color w:val="808080"/>
            <w:sz w:val="28"/>
            <w:szCs w:val="28"/>
          </w:rPr>
          <w:t xml:space="preserve">limite de 50%</w:t>
        </w:r>
      </w:ins>
      <w:r>
        <w:rPr>
          <w:rFonts w:ascii="Arial" w:hAnsi="Arial" w:cs="Arial"/>
          <w:sz w:val="28"/>
          <w:szCs w:val="28"/>
        </w:rPr>
        <w:t xml:space="preserve"> do art. 67-A, § 5º, da Lei nº 4.591/1964</w:t>
      </w:r>
      <w:del w:id="1148" w:author="Assessor GDSXSR" w:date="2026-10-31T19:49:48Z">
        <w:r>
          <w:rPr>
            <w:rFonts w:ascii="Arial" w:hAnsi="Arial" w:cs="Arial"/>
            <w:sz w:val="28"/>
            <w:szCs w:val="28"/>
          </w:rPr>
          <w:delText xml:space="preserve">,</w:delText>
        </w:r>
      </w:del>
      <w:r>
        <w:rPr>
          <w:rFonts w:ascii="Arial" w:hAnsi="Arial" w:cs="Arial"/>
          <w:sz w:val="28"/>
          <w:szCs w:val="28"/>
        </w:rPr>
        <w:t xml:space="preserve"> </w:t>
      </w:r>
      <w:del w:id="1149" w:author="Assessor GDSXSR" w:date="2026-10-31T19:49:48Z">
        <w:r>
          <w:rPr>
            <w:rFonts w:ascii="Arial" w:hAnsi="Arial" w:cs="Arial"/>
            <w:sz w:val="28"/>
            <w:szCs w:val="28"/>
          </w:rPr>
          <w:delText xml:space="preserve">estabelece</w:delText>
        </w:r>
      </w:del>
      <w:ins w:id="1150" w:author="Assessor GDSXSR" w:date="2026-10-31T19:49:48Z">
        <w:r>
          <w:rPr>
            <w:rFonts w:ascii="Arial" w:hAnsi="Arial" w:cs="Arial"/>
            <w:color w:val="808080"/>
            <w:sz w:val="28"/>
            <w:szCs w:val="28"/>
          </w:rPr>
          <w:t xml:space="preserve">é</w:t>
        </w:r>
      </w:ins>
      <w:r>
        <w:rPr>
          <w:rFonts w:ascii="Arial" w:hAnsi="Arial" w:cs="Arial"/>
          <w:sz w:val="28"/>
          <w:szCs w:val="28"/>
        </w:rPr>
        <w:t xml:space="preserve"> </w:t>
      </w:r>
      <w:del w:id="1151" w:author="Assessor GDSXSR" w:date="2026-10-31T19:49:48Z">
        <w:r>
          <w:rPr>
            <w:rFonts w:ascii="Arial" w:hAnsi="Arial" w:cs="Arial"/>
            <w:sz w:val="28"/>
            <w:szCs w:val="28"/>
          </w:rPr>
          <w:delText xml:space="preserve">limite máximo</w:delText>
        </w:r>
      </w:del>
      <w:ins w:id="1152" w:author="Assessor GDSXSR" w:date="2026-10-31T19:49:48Z">
        <w:r>
          <w:rPr>
            <w:rFonts w:ascii="Arial" w:hAnsi="Arial" w:cs="Arial"/>
            <w:color w:val="808080"/>
            <w:sz w:val="28"/>
            <w:szCs w:val="28"/>
          </w:rPr>
          <w:t xml:space="preserve">teto</w:t>
        </w:r>
      </w:ins>
      <w:r>
        <w:rPr>
          <w:rFonts w:ascii="Arial" w:hAnsi="Arial" w:cs="Arial"/>
          <w:sz w:val="28"/>
          <w:szCs w:val="28"/>
        </w:rPr>
        <w:t xml:space="preserve"> abstrato </w:t>
      </w:r>
      <w:del w:id="1153" w:author="Assessor GDSXSR" w:date="2026-10-31T19:49:48Z">
        <w:r>
          <w:rPr>
            <w:rFonts w:ascii="Arial" w:hAnsi="Arial" w:cs="Arial"/>
            <w:sz w:val="28"/>
            <w:szCs w:val="28"/>
          </w:rPr>
          <w:delText xml:space="preserve">de</w:delText>
        </w:r>
      </w:del>
      <w:ins w:id="1154"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155" w:author="Assessor GDSXSR" w:date="2026-10-31T19:49:48Z">
        <w:r>
          <w:rPr>
            <w:rFonts w:ascii="Arial" w:hAnsi="Arial" w:cs="Arial"/>
            <w:sz w:val="28"/>
            <w:szCs w:val="28"/>
          </w:rPr>
          <w:delText xml:space="preserve">retenção</w:delText>
        </w:r>
      </w:del>
      <w:ins w:id="1156" w:author="Assessor GDSXSR" w:date="2026-10-31T19:49:48Z">
        <w:r>
          <w:rPr>
            <w:rFonts w:ascii="Arial" w:hAnsi="Arial" w:cs="Arial"/>
            <w:color w:val="808080"/>
            <w:sz w:val="28"/>
            <w:szCs w:val="28"/>
          </w:rPr>
          <w:t xml:space="preserve">não</w:t>
        </w:r>
      </w:ins>
      <w:r>
        <w:rPr>
          <w:rFonts w:ascii="Arial" w:hAnsi="Arial" w:cs="Arial"/>
          <w:sz w:val="28"/>
          <w:szCs w:val="28"/>
        </w:rPr>
        <w:t xml:space="preserve"> </w:t>
      </w:r>
      <w:del w:id="1157" w:author="Assessor GDSXSR" w:date="2026-10-31T19:49:48Z">
        <w:r>
          <w:rPr>
            <w:rFonts w:ascii="Arial" w:hAnsi="Arial" w:cs="Arial"/>
            <w:sz w:val="28"/>
            <w:szCs w:val="28"/>
          </w:rPr>
          <w:delText xml:space="preserve">de 50%, sem afastar</w:delText>
        </w:r>
      </w:del>
      <w:ins w:id="1158" w:author="Assessor GDSXSR" w:date="2026-10-31T19:49:48Z">
        <w:r>
          <w:rPr>
            <w:rFonts w:ascii="Arial" w:hAnsi="Arial" w:cs="Arial"/>
            <w:color w:val="808080"/>
            <w:sz w:val="28"/>
            <w:szCs w:val="28"/>
          </w:rPr>
          <w:t xml:space="preserve">afasta</w:t>
        </w:r>
      </w:ins>
      <w:r>
        <w:rPr>
          <w:rFonts w:ascii="Arial" w:hAnsi="Arial" w:cs="Arial"/>
          <w:sz w:val="28"/>
          <w:szCs w:val="28"/>
        </w:rPr>
        <w:t xml:space="preserve"> o controle judicial </w:t>
      </w:r>
      <w:del w:id="1159" w:author="Assessor GDSXSR" w:date="2026-10-31T19:49:48Z">
        <w:r>
          <w:rPr>
            <w:rFonts w:ascii="Arial" w:hAnsi="Arial" w:cs="Arial"/>
            <w:sz w:val="28"/>
            <w:szCs w:val="28"/>
          </w:rPr>
          <w:delText xml:space="preserve">de</w:delText>
        </w:r>
      </w:del>
      <w:ins w:id="1160" w:author="Assessor GDSXSR" w:date="2026-10-31T19:49:48Z">
        <w:r>
          <w:rPr>
            <w:rFonts w:ascii="Arial" w:hAnsi="Arial" w:cs="Arial"/>
            <w:color w:val="808080"/>
            <w:sz w:val="28"/>
            <w:szCs w:val="28"/>
          </w:rPr>
          <w:t xml:space="preserve">da</w:t>
        </w:r>
      </w:ins>
      <w:r>
        <w:rPr>
          <w:rFonts w:ascii="Arial" w:hAnsi="Arial" w:cs="Arial"/>
          <w:sz w:val="28"/>
          <w:szCs w:val="28"/>
        </w:rPr>
        <w:t xml:space="preserve"> abusividade </w:t>
      </w:r>
      <w:del w:id="1161" w:author="Assessor GDSXSR" w:date="2026-10-31T19:49:48Z">
        <w:r>
          <w:rPr>
            <w:rFonts w:ascii="Arial" w:hAnsi="Arial" w:cs="Arial"/>
            <w:sz w:val="28"/>
            <w:szCs w:val="28"/>
          </w:rPr>
          <w:delText xml:space="preserve">e</w:delText>
        </w:r>
      </w:del>
      <w:ins w:id="1162" w:author="Assessor GDSXSR" w:date="2026-10-31T19:49:48Z">
        <w:r>
          <w:rPr>
            <w:rFonts w:ascii="Arial" w:hAnsi="Arial" w:cs="Arial"/>
            <w:color w:val="808080"/>
            <w:sz w:val="28"/>
            <w:szCs w:val="28"/>
          </w:rPr>
          <w:t xml:space="preserve">(CC</w:t>
        </w:r>
      </w:ins>
      <w:r>
        <w:rPr>
          <w:rFonts w:ascii="Arial" w:hAnsi="Arial" w:cs="Arial"/>
          <w:sz w:val="28"/>
          <w:szCs w:val="28"/>
        </w:rPr>
        <w:t xml:space="preserve"> </w:t>
      </w:r>
      <w:del w:id="1163" w:author="Assessor GDSXSR" w:date="2026-10-31T19:49:48Z">
        <w:r>
          <w:rPr>
            <w:rFonts w:ascii="Arial" w:hAnsi="Arial" w:cs="Arial"/>
            <w:sz w:val="28"/>
            <w:szCs w:val="28"/>
          </w:rPr>
          <w:delText xml:space="preserve">proporcionalidade</w:delText>
        </w:r>
      </w:del>
      <w:ins w:id="1164" w:author="Assessor GDSXSR" w:date="2026-10-31T19:49:48Z">
        <w:r>
          <w:rPr>
            <w:rFonts w:ascii="Arial" w:hAnsi="Arial" w:cs="Arial"/>
            <w:color w:val="808080"/>
            <w:sz w:val="28"/>
            <w:szCs w:val="28"/>
          </w:rPr>
          <w:t xml:space="preserve">413)</w:t>
        </w:r>
      </w:ins>
      <w:r>
        <w:rPr>
          <w:rFonts w:ascii="Arial" w:hAnsi="Arial" w:cs="Arial"/>
          <w:sz w:val="28"/>
          <w:szCs w:val="28"/>
        </w:rPr>
        <w:t xml:space="preserve">. A retenção de 25%</w:t>
      </w:r>
      <w:del w:id="1165" w:author="Assessor GDSXSR" w:date="2026-10-31T19:49:48Z">
        <w:r>
          <w:rPr>
            <w:rFonts w:ascii="Arial" w:hAnsi="Arial" w:cs="Arial"/>
            <w:sz w:val="28"/>
            <w:szCs w:val="28"/>
          </w:rPr>
          <w:delText xml:space="preserve"> dos valores pagos</w:delText>
        </w:r>
      </w:del>
      <w:r>
        <w:rPr>
          <w:rFonts w:ascii="Arial" w:hAnsi="Arial" w:cs="Arial"/>
          <w:sz w:val="28"/>
          <w:szCs w:val="28"/>
        </w:rPr>
        <w:t xml:space="preserve">, equivalente a R$ 50.838,</w:t>
      </w:r>
      <w:del w:id="1166" w:author="Assessor GDSXSR" w:date="2026-10-31T19:49:48Z">
        <w:r>
          <w:rPr>
            <w:rFonts w:ascii="Arial" w:hAnsi="Arial" w:cs="Arial"/>
            <w:sz w:val="28"/>
            <w:szCs w:val="28"/>
          </w:rPr>
          <w:delText xml:space="preserve">75</w:delText>
        </w:r>
      </w:del>
      <w:ins w:id="1167" w:author="Assessor GDSXSR" w:date="2026-10-31T19:49:48Z">
        <w:r>
          <w:rPr>
            <w:rFonts w:ascii="Arial" w:hAnsi="Arial" w:cs="Arial"/>
            <w:color w:val="808080"/>
            <w:sz w:val="28"/>
            <w:szCs w:val="28"/>
          </w:rPr>
          <w:t xml:space="preserve">76</w:t>
        </w:r>
      </w:ins>
      <w:r>
        <w:rPr>
          <w:rFonts w:ascii="Arial" w:hAnsi="Arial" w:cs="Arial"/>
          <w:sz w:val="28"/>
          <w:szCs w:val="28"/>
        </w:rPr>
        <w:t xml:space="preserve">,</w:t>
      </w:r>
      <w:del w:id="1168" w:author="Assessor GDSXSR" w:date="2026-10-31T19:49:48Z">
        <w:r>
          <w:rPr>
            <w:rFonts w:ascii="Arial" w:hAnsi="Arial" w:cs="Arial"/>
            <w:sz w:val="28"/>
            <w:szCs w:val="28"/>
          </w:rPr>
          <w:delText xml:space="preserve"> mostra-se adequada às circunstâncias do caso concreto, sobretudo porque</w:delText>
        </w:r>
      </w:del>
      <w:r>
        <w:rPr>
          <w:rFonts w:ascii="Arial" w:hAnsi="Arial" w:cs="Arial"/>
          <w:sz w:val="28"/>
          <w:szCs w:val="28"/>
        </w:rPr>
        <w:t xml:space="preserve"> supera o </w:t>
      </w:r>
      <w:del w:id="1169" w:author="Assessor GDSXSR" w:date="2026-10-31T19:49:48Z">
        <w:r>
          <w:rPr>
            <w:rFonts w:ascii="Arial" w:hAnsi="Arial" w:cs="Arial"/>
            <w:sz w:val="28"/>
            <w:szCs w:val="28"/>
          </w:rPr>
          <w:delText xml:space="preserve">valor do </w:delText>
        </w:r>
      </w:del>
      <w:r>
        <w:rPr>
          <w:rFonts w:ascii="Arial" w:hAnsi="Arial" w:cs="Arial"/>
          <w:sz w:val="28"/>
          <w:szCs w:val="28"/>
        </w:rPr>
        <w:t xml:space="preserve">sinal</w:t>
      </w:r>
      <w:del w:id="1170" w:author="Assessor GDSXSR" w:date="2026-10-31T19:49:48Z">
        <w:r>
          <w:rPr>
            <w:rFonts w:ascii="Arial" w:hAnsi="Arial" w:cs="Arial"/>
            <w:sz w:val="28"/>
            <w:szCs w:val="28"/>
          </w:rPr>
          <w:delText xml:space="preserve"> </w:delText>
        </w:r>
        <w:r>
          <w:rPr>
            <w:rFonts w:ascii="Arial" w:hAnsi="Arial" w:cs="Arial"/>
            <w:sz w:val="28"/>
            <w:szCs w:val="28"/>
          </w:rPr>
          <w:delText xml:space="preserve">e princípio de pagamento</w:delText>
        </w:r>
      </w:del>
      <w:r>
        <w:rPr>
          <w:rFonts w:ascii="Arial" w:hAnsi="Arial" w:cs="Arial"/>
          <w:sz w:val="28"/>
          <w:szCs w:val="28"/>
        </w:rPr>
        <w:t xml:space="preserve"> de R$ 45.000,00 e </w:t>
      </w:r>
      <w:del w:id="1171" w:author="Assessor GDSXSR" w:date="2026-10-31T19:49:48Z">
        <w:r>
          <w:rPr>
            <w:rFonts w:ascii="Arial" w:hAnsi="Arial" w:cs="Arial"/>
            <w:sz w:val="28"/>
            <w:szCs w:val="28"/>
          </w:rPr>
          <w:delText xml:space="preserve">inexiste</w:delText>
        </w:r>
      </w:del>
      <w:ins w:id="1172" w:author="Assessor GDSXSR" w:date="2026-10-31T19:49:48Z">
        <w:r>
          <w:rPr>
            <w:rFonts w:ascii="Arial" w:hAnsi="Arial" w:cs="Arial"/>
            <w:color w:val="808080"/>
            <w:sz w:val="28"/>
            <w:szCs w:val="28"/>
          </w:rPr>
          <w:t xml:space="preserve">é</w:t>
        </w:r>
      </w:ins>
      <w:r>
        <w:rPr>
          <w:rFonts w:ascii="Arial" w:hAnsi="Arial" w:cs="Arial"/>
          <w:sz w:val="28"/>
          <w:szCs w:val="28"/>
        </w:rPr>
        <w:t xml:space="preserve"> </w:t>
      </w:r>
      <w:del w:id="1173" w:author="Assessor GDSXSR" w:date="2026-10-31T19:49:48Z">
        <w:r>
          <w:rPr>
            <w:rFonts w:ascii="Arial" w:hAnsi="Arial" w:cs="Arial"/>
            <w:sz w:val="28"/>
            <w:szCs w:val="28"/>
          </w:rPr>
          <w:delText xml:space="preserve">demonstração</w:delText>
        </w:r>
      </w:del>
      <w:ins w:id="1174" w:author="Assessor GDSXSR" w:date="2026-10-31T19:49:48Z">
        <w:r>
          <w:rPr>
            <w:rFonts w:ascii="Arial" w:hAnsi="Arial" w:cs="Arial"/>
            <w:color w:val="808080"/>
            <w:sz w:val="28"/>
            <w:szCs w:val="28"/>
          </w:rPr>
          <w:t xml:space="preserve">adequada, pois não há prova</w:t>
        </w:r>
      </w:ins>
      <w:r>
        <w:rPr>
          <w:rFonts w:ascii="Arial" w:hAnsi="Arial" w:cs="Arial"/>
          <w:sz w:val="28"/>
          <w:szCs w:val="28"/>
        </w:rPr>
        <w:t xml:space="preserve"> de prejuízo extraordinário da incorporadora</w:t>
      </w:r>
      <w:del w:id="1175" w:author="Assessor GDSXSR" w:date="2026-10-31T19:49:48Z">
        <w:r>
          <w:rPr>
            <w:rFonts w:ascii="Arial" w:hAnsi="Arial" w:cs="Arial"/>
            <w:sz w:val="28"/>
            <w:szCs w:val="28"/>
          </w:rPr>
          <w:delText xml:space="preserve"> que justifique a aplicação do percentual máximo legal</w:delText>
        </w:r>
      </w:del>
      <w:r>
        <w:rPr>
          <w:rFonts w:ascii="Arial" w:hAnsi="Arial" w:cs="Arial"/>
          <w:sz w:val="28"/>
          <w:szCs w:val="28"/>
        </w:rPr>
        <w:t xml:space="preserve">.</w:t>
      </w:r>
    </w:p>
    <w:p w14:paraId="30B4B91D" w14:textId="3DED586F" w:rsidR="00626C98" w:rsidRDefault="00105F01" w:rsidP="00871486">
      <w:pPr>
        <w:spacing w:after="0" w:line="360" w:lineRule="auto"/>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w:t>
      </w:r>
      <w:r>
        <w:rPr>
          <w:rFonts w:ascii="Arial" w:hAnsi="Arial" w:cs="Arial"/>
          <w:sz w:val="28"/>
          <w:szCs w:val="28"/>
        </w:rPr>
        <w:t xml:space="preserve">A ausência de registro</w:t>
      </w:r>
      <w:del w:id="1176" w:author="Assessor GDSXSR" w:date="2026-10-31T19:49:48Z">
        <w:r>
          <w:rPr>
            <w:rFonts w:ascii="Arial" w:hAnsi="Arial" w:cs="Arial"/>
            <w:sz w:val="28"/>
            <w:szCs w:val="28"/>
          </w:rPr>
          <w:delText xml:space="preserve"> do contrato</w:delText>
        </w:r>
      </w:del>
      <w:r>
        <w:rPr>
          <w:rFonts w:ascii="Arial" w:hAnsi="Arial" w:cs="Arial"/>
          <w:sz w:val="28"/>
          <w:szCs w:val="28"/>
        </w:rPr>
        <w:t xml:space="preserve"> não configura culpa exclusiva da incorporadora</w:t>
      </w:r>
      <w:del w:id="1177" w:author="Assessor GDSXSR" w:date="2026-10-31T19:49:48Z">
        <w:r>
          <w:rPr>
            <w:rFonts w:ascii="Arial" w:hAnsi="Arial" w:cs="Arial"/>
            <w:sz w:val="28"/>
            <w:szCs w:val="28"/>
          </w:rPr>
          <w:delText xml:space="preserve">.</w:delText>
        </w:r>
      </w:del>
      <w:ins w:id="1178" w:author="Assessor GDSXSR" w:date="2026-10-31T19:49:48Z">
        <w:r>
          <w:rPr>
            <w:rFonts w:ascii="Arial" w:hAnsi="Arial" w:cs="Arial"/>
            <w:color w:val="808080"/>
            <w:sz w:val="28"/>
            <w:szCs w:val="28"/>
          </w:rPr>
          <w:t xml:space="preserve">,</w:t>
        </w:r>
      </w:ins>
      <w:r>
        <w:rPr>
          <w:rFonts w:ascii="Arial" w:hAnsi="Arial" w:cs="Arial"/>
          <w:sz w:val="28"/>
          <w:szCs w:val="28"/>
        </w:rPr>
        <w:t xml:space="preserve"> </w:t>
      </w:r>
      <w:del w:id="1179" w:author="Assessor GDSXSR" w:date="2026-10-31T19:49:48Z">
        <w:r>
          <w:rPr>
            <w:rFonts w:ascii="Arial" w:hAnsi="Arial" w:cs="Arial"/>
            <w:sz w:val="28"/>
            <w:szCs w:val="28"/>
          </w:rPr>
          <w:delText xml:space="preserve">O</w:delText>
        </w:r>
      </w:del>
      <w:ins w:id="1180" w:author="Assessor GDSXSR" w:date="2026-10-31T19:49:48Z">
        <w:r>
          <w:rPr>
            <w:rFonts w:ascii="Arial" w:hAnsi="Arial" w:cs="Arial"/>
            <w:color w:val="808080"/>
            <w:sz w:val="28"/>
            <w:szCs w:val="28"/>
          </w:rPr>
          <w:t xml:space="preserve">pois o</w:t>
        </w:r>
      </w:ins>
      <w:r>
        <w:rPr>
          <w:rFonts w:ascii="Arial" w:hAnsi="Arial" w:cs="Arial"/>
          <w:sz w:val="28"/>
          <w:szCs w:val="28"/>
        </w:rPr>
        <w:t xml:space="preserve"> registro atende </w:t>
      </w:r>
      <w:del w:id="1181" w:author="Assessor GDSXSR" w:date="2026-10-31T19:49:48Z">
        <w:r>
          <w:rPr>
            <w:rFonts w:ascii="Arial" w:hAnsi="Arial" w:cs="Arial"/>
            <w:sz w:val="28"/>
            <w:szCs w:val="28"/>
          </w:rPr>
          <w:delText xml:space="preserve">aos interesses jurídicos de</w:delText>
        </w:r>
      </w:del>
      <w:ins w:id="1182" w:author="Assessor GDSXSR" w:date="2026-10-31T19:49:48Z">
        <w:r>
          <w:rPr>
            <w:rFonts w:ascii="Arial" w:hAnsi="Arial" w:cs="Arial"/>
            <w:color w:val="808080"/>
            <w:sz w:val="28"/>
            <w:szCs w:val="28"/>
          </w:rPr>
          <w:t xml:space="preserve">a</w:t>
        </w:r>
      </w:ins>
      <w:r>
        <w:rPr>
          <w:rFonts w:ascii="Arial" w:hAnsi="Arial" w:cs="Arial"/>
          <w:sz w:val="28"/>
          <w:szCs w:val="28"/>
        </w:rPr>
        <w:t xml:space="preserve"> ambas as partes e </w:t>
      </w:r>
      <w:del w:id="1183" w:author="Assessor GDSXSR" w:date="2026-10-31T19:49:48Z">
        <w:r>
          <w:rPr>
            <w:rFonts w:ascii="Arial" w:hAnsi="Arial" w:cs="Arial"/>
            <w:sz w:val="28"/>
            <w:szCs w:val="28"/>
          </w:rPr>
          <w:delText xml:space="preserve">poderia</w:delText>
        </w:r>
      </w:del>
      <w:ins w:id="1184"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185" w:author="Assessor GDSXSR" w:date="2026-10-31T19:49:48Z">
        <w:r>
          <w:rPr>
            <w:rFonts w:ascii="Arial" w:hAnsi="Arial" w:cs="Arial"/>
            <w:sz w:val="28"/>
            <w:szCs w:val="28"/>
          </w:rPr>
          <w:delText xml:space="preserve">ter</w:delText>
        </w:r>
      </w:del>
      <w:ins w:id="1186" w:author="Assessor GDSXSR" w:date="2026-10-31T19:49:48Z">
        <w:r>
          <w:rPr>
            <w:rFonts w:ascii="Arial" w:hAnsi="Arial" w:cs="Arial"/>
            <w:color w:val="808080"/>
            <w:sz w:val="28"/>
            <w:szCs w:val="28"/>
          </w:rPr>
          <w:t xml:space="preserve">contrato</w:t>
        </w:r>
      </w:ins>
      <w:r>
        <w:rPr>
          <w:rFonts w:ascii="Arial" w:hAnsi="Arial" w:cs="Arial"/>
          <w:sz w:val="28"/>
          <w:szCs w:val="28"/>
        </w:rPr>
        <w:t xml:space="preserve"> </w:t>
      </w:r>
      <w:del w:id="1187" w:author="Assessor GDSXSR" w:date="2026-10-31T19:49:48Z">
        <w:r>
          <w:rPr>
            <w:rFonts w:ascii="Arial" w:hAnsi="Arial" w:cs="Arial"/>
            <w:sz w:val="28"/>
            <w:szCs w:val="28"/>
          </w:rPr>
          <w:delText xml:space="preserve">sido providenciado por qualquer delas, cabendo</w:delText>
        </w:r>
      </w:del>
      <w:ins w:id="1188" w:author="Assessor GDSXSR" w:date="2026-10-31T19:49:48Z">
        <w:r>
          <w:rPr>
            <w:rFonts w:ascii="Arial" w:hAnsi="Arial" w:cs="Arial"/>
            <w:color w:val="808080"/>
            <w:sz w:val="28"/>
            <w:szCs w:val="28"/>
          </w:rPr>
          <w:t xml:space="preserve">atribuiu</w:t>
        </w:r>
      </w:ins>
      <w:r>
        <w:rPr>
          <w:rFonts w:ascii="Arial" w:hAnsi="Arial" w:cs="Arial"/>
          <w:sz w:val="28"/>
          <w:szCs w:val="28"/>
        </w:rPr>
        <w:t xml:space="preserve"> à compradora</w:t>
      </w:r>
      <w:del w:id="1189" w:author="Assessor GDSXSR" w:date="2026-10-31T19:49:48Z">
        <w:r>
          <w:rPr>
            <w:rFonts w:ascii="Arial" w:hAnsi="Arial" w:cs="Arial"/>
            <w:sz w:val="28"/>
            <w:szCs w:val="28"/>
          </w:rPr>
          <w:delText xml:space="preserve">,</w:delText>
        </w:r>
      </w:del>
      <w:r>
        <w:rPr>
          <w:rFonts w:ascii="Arial" w:hAnsi="Arial" w:cs="Arial"/>
          <w:sz w:val="28"/>
          <w:szCs w:val="28"/>
        </w:rPr>
        <w:t xml:space="preserve"> </w:t>
      </w:r>
      <w:del w:id="1190" w:author="Assessor GDSXSR" w:date="2026-10-31T19:49:48Z">
        <w:r>
          <w:rPr>
            <w:rFonts w:ascii="Arial" w:hAnsi="Arial" w:cs="Arial"/>
            <w:sz w:val="28"/>
            <w:szCs w:val="28"/>
          </w:rPr>
          <w:delText xml:space="preserve">por</w:delText>
        </w:r>
      </w:del>
      <w:ins w:id="1191"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192" w:author="Assessor GDSXSR" w:date="2026-10-31T19:49:48Z">
        <w:r>
          <w:rPr>
            <w:rFonts w:ascii="Arial" w:hAnsi="Arial" w:cs="Arial"/>
            <w:sz w:val="28"/>
            <w:szCs w:val="28"/>
          </w:rPr>
          <w:delText xml:space="preserve">previsão</w:delText>
        </w:r>
      </w:del>
      <w:ins w:id="1193" w:author="Assessor GDSXSR" w:date="2026-10-31T19:49:48Z">
        <w:r>
          <w:rPr>
            <w:rFonts w:ascii="Arial" w:hAnsi="Arial" w:cs="Arial"/>
            <w:color w:val="808080"/>
            <w:sz w:val="28"/>
            <w:szCs w:val="28"/>
          </w:rPr>
          <w:t xml:space="preserve">dever</w:t>
        </w:r>
      </w:ins>
      <w:r>
        <w:rPr>
          <w:rFonts w:ascii="Arial" w:hAnsi="Arial" w:cs="Arial"/>
          <w:sz w:val="28"/>
          <w:szCs w:val="28"/>
        </w:rPr>
        <w:t xml:space="preserve"> </w:t>
      </w:r>
      <w:del w:id="1194" w:author="Assessor GDSXSR" w:date="2026-10-31T19:49:48Z">
        <w:r>
          <w:rPr>
            <w:rFonts w:ascii="Arial" w:hAnsi="Arial" w:cs="Arial"/>
            <w:sz w:val="28"/>
            <w:szCs w:val="28"/>
          </w:rPr>
          <w:delText xml:space="preserve">contratual</w:delText>
        </w:r>
      </w:del>
      <w:ins w:id="1195" w:author="Assessor GDSXSR" w:date="2026-10-31T19:49:48Z">
        <w:r>
          <w:rPr>
            <w:rFonts w:ascii="Arial" w:hAnsi="Arial" w:cs="Arial"/>
            <w:color w:val="808080"/>
            <w:sz w:val="28"/>
            <w:szCs w:val="28"/>
          </w:rPr>
          <w:t xml:space="preserve">de</w:t>
        </w:r>
      </w:ins>
      <w:r>
        <w:rPr>
          <w:rFonts w:ascii="Arial" w:hAnsi="Arial" w:cs="Arial"/>
          <w:sz w:val="28"/>
          <w:szCs w:val="28"/>
        </w:rPr>
        <w:t xml:space="preserve"> </w:t>
      </w:r>
      <w:del w:id="1196" w:author="Assessor GDSXSR" w:date="2026-10-31T19:49:48Z">
        <w:r>
          <w:rPr>
            <w:rFonts w:ascii="Arial" w:hAnsi="Arial" w:cs="Arial"/>
            <w:sz w:val="28"/>
            <w:szCs w:val="28"/>
          </w:rPr>
          <w:delText xml:space="preserve">expressa,</w:delText>
        </w:r>
      </w:del>
      <w:ins w:id="1197" w:author="Assessor GDSXSR" w:date="2026-10-31T19:49:48Z">
        <w:r>
          <w:rPr>
            <w:rFonts w:ascii="Arial" w:hAnsi="Arial" w:cs="Arial"/>
            <w:color w:val="808080"/>
            <w:sz w:val="28"/>
            <w:szCs w:val="28"/>
          </w:rPr>
          <w:t xml:space="preserve">promovê-lo</w:t>
        </w:r>
      </w:ins>
      <w:r>
        <w:rPr>
          <w:rFonts w:ascii="Arial" w:hAnsi="Arial" w:cs="Arial"/>
          <w:sz w:val="28"/>
          <w:szCs w:val="28"/>
        </w:rPr>
        <w:t xml:space="preserve"> </w:t>
      </w:r>
      <w:del w:id="1198" w:author="Assessor GDSXSR" w:date="2026-10-31T19:49:48Z">
        <w:r>
          <w:rPr>
            <w:rFonts w:ascii="Arial" w:hAnsi="Arial" w:cs="Arial"/>
            <w:sz w:val="28"/>
            <w:szCs w:val="28"/>
          </w:rPr>
          <w:delText xml:space="preserve">suportar</w:delText>
        </w:r>
      </w:del>
      <w:ins w:id="1199"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200" w:author="Assessor GDSXSR" w:date="2026-10-31T19:49:48Z">
        <w:r>
          <w:rPr>
            <w:rFonts w:ascii="Arial" w:hAnsi="Arial" w:cs="Arial"/>
            <w:sz w:val="28"/>
            <w:szCs w:val="28"/>
          </w:rPr>
          <w:delText xml:space="preserve">os</w:delText>
        </w:r>
      </w:del>
      <w:ins w:id="1201"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202" w:author="Assessor GDSXSR" w:date="2026-10-31T19:49:48Z">
        <w:r>
          <w:rPr>
            <w:rFonts w:ascii="Arial" w:hAnsi="Arial" w:cs="Arial"/>
            <w:sz w:val="28"/>
            <w:szCs w:val="28"/>
          </w:rPr>
          <w:delText xml:space="preserve">respectivos custos</w:delText>
        </w:r>
      </w:del>
      <w:ins w:id="1203" w:author="Assessor GDSXSR" w:date="2026-10-31T19:49:48Z">
        <w:r>
          <w:rPr>
            <w:rFonts w:ascii="Arial" w:hAnsi="Arial" w:cs="Arial"/>
            <w:color w:val="808080"/>
            <w:sz w:val="28"/>
            <w:szCs w:val="28"/>
          </w:rPr>
          <w:t xml:space="preserve">custo</w:t>
        </w:r>
      </w:ins>
      <w:r>
        <w:rPr>
          <w:rFonts w:ascii="Arial" w:hAnsi="Arial" w:cs="Arial"/>
          <w:sz w:val="28"/>
          <w:szCs w:val="28"/>
        </w:rPr>
        <w:t xml:space="preserve">. Inviável, por conseguinte, a restituição integral dos valores pagos e a devolução da comissão de corretagem, cuja contratação e pagamento </w:t>
      </w:r>
      <w:del w:id="1204" w:author="Assessor GDSXSR" w:date="2026-10-31T19:49:48Z">
        <w:r>
          <w:rPr>
            <w:rFonts w:ascii="Arial" w:hAnsi="Arial" w:cs="Arial"/>
            <w:sz w:val="28"/>
            <w:szCs w:val="28"/>
          </w:rPr>
          <w:delText xml:space="preserve">sequer</w:delText>
        </w:r>
      </w:del>
      <w:ins w:id="1205" w:author="Assessor GDSXSR" w:date="2026-10-31T19:49:48Z">
        <w:r>
          <w:rPr>
            <w:rFonts w:ascii="Arial" w:hAnsi="Arial" w:cs="Arial"/>
            <w:color w:val="808080"/>
            <w:sz w:val="28"/>
            <w:szCs w:val="28"/>
          </w:rPr>
          <w:t xml:space="preserve">não</w:t>
        </w:r>
      </w:ins>
      <w:r>
        <w:rPr>
          <w:rFonts w:ascii="Arial" w:hAnsi="Arial" w:cs="Arial"/>
          <w:sz w:val="28"/>
          <w:szCs w:val="28"/>
        </w:rPr>
        <w:t xml:space="preserve"> foram comprovados.</w:t>
      </w:r>
    </w:p>
    <w:p w14:paraId="4A0C24EC" w14:textId="59106458" w:rsidR="00871486" w:rsidRPr="00871486" w:rsidRDefault="00105F01" w:rsidP="00871486">
      <w:pPr>
        <w:spacing w:after="0" w:line="360" w:lineRule="auto"/>
        <w:jc w:val="both"/>
        <w:rPr>
          <w:rFonts w:ascii="Arial" w:hAnsi="Arial" w:cs="Arial"/>
          <w:sz w:val="28"/>
          <w:szCs w:val="28"/>
        </w:rPr>
      </w:pPr>
      <w:r>
        <w:rPr>
          <w:rFonts w:ascii="Arial" w:hAnsi="Arial" w:cs="Arial"/>
          <w:sz w:val="28"/>
          <w:szCs w:val="28"/>
        </w:rPr>
        <w:t xml:space="preserve">8</w:t>
      </w:r>
      <w:r>
        <w:rPr>
          <w:rFonts w:ascii="Arial" w:hAnsi="Arial" w:cs="Arial"/>
          <w:sz w:val="28"/>
          <w:szCs w:val="28"/>
        </w:rPr>
        <w:t xml:space="preserve">. </w:t>
      </w:r>
      <w:r>
        <w:rPr>
          <w:rFonts w:ascii="Arial" w:hAnsi="Arial" w:cs="Arial"/>
          <w:sz w:val="28"/>
          <w:szCs w:val="28"/>
        </w:rPr>
        <w:t xml:space="preserve">A rejeição da</w:t>
      </w:r>
      <w:del w:id="1206" w:author="Assessor GDSXSR" w:date="2026-10-31T19:49:48Z">
        <w:r>
          <w:rPr>
            <w:rFonts w:ascii="Arial" w:hAnsi="Arial" w:cs="Arial"/>
            <w:sz w:val="28"/>
            <w:szCs w:val="28"/>
          </w:rPr>
          <w:delText xml:space="preserve"> tese de</w:delText>
        </w:r>
      </w:del>
      <w:r>
        <w:rPr>
          <w:rFonts w:ascii="Arial" w:hAnsi="Arial" w:cs="Arial"/>
          <w:sz w:val="28"/>
          <w:szCs w:val="28"/>
        </w:rPr>
        <w:t xml:space="preserve"> culpa exclusiva da incorporadora e a manutenção da retenção de 25% afastam </w:t>
      </w:r>
      <w:del w:id="1207" w:author="Assessor GDSXSR" w:date="2026-10-31T19:49:48Z">
        <w:r>
          <w:rPr>
            <w:rFonts w:ascii="Arial" w:hAnsi="Arial" w:cs="Arial"/>
            <w:sz w:val="28"/>
            <w:szCs w:val="28"/>
          </w:rPr>
          <w:delText xml:space="preserve">o reconhecimento de</w:delText>
        </w:r>
      </w:del>
      <w:ins w:id="1208" w:author="Assessor GDSXSR" w:date="2026-10-31T19:49:48Z">
        <w:r>
          <w:rPr>
            <w:rFonts w:ascii="Arial" w:hAnsi="Arial" w:cs="Arial"/>
            <w:color w:val="808080"/>
            <w:sz w:val="28"/>
            <w:szCs w:val="28"/>
          </w:rPr>
          <w:t xml:space="preserve">a</w:t>
        </w:r>
      </w:ins>
      <w:r>
        <w:rPr>
          <w:rFonts w:ascii="Arial" w:hAnsi="Arial" w:cs="Arial"/>
          <w:sz w:val="28"/>
          <w:szCs w:val="28"/>
        </w:rPr>
        <w:t xml:space="preserve"> sucumbência mínima da autora. Como a ré obteve apenas metade da retenção </w:t>
      </w:r>
      <w:del w:id="1209" w:author="Assessor GDSXSR" w:date="2026-10-31T19:49:48Z">
        <w:r>
          <w:rPr>
            <w:rFonts w:ascii="Arial" w:hAnsi="Arial" w:cs="Arial"/>
            <w:sz w:val="28"/>
            <w:szCs w:val="28"/>
          </w:rPr>
          <w:delText xml:space="preserve">contratualmente prevista</w:delText>
        </w:r>
      </w:del>
      <w:ins w:id="1210" w:author="Assessor GDSXSR" w:date="2026-10-31T19:49:48Z">
        <w:r>
          <w:rPr>
            <w:rFonts w:ascii="Arial" w:hAnsi="Arial" w:cs="Arial"/>
            <w:color w:val="808080"/>
            <w:sz w:val="28"/>
            <w:szCs w:val="28"/>
          </w:rPr>
          <w:t xml:space="preserve">contratual</w:t>
        </w:r>
      </w:ins>
      <w:r>
        <w:rPr>
          <w:rFonts w:ascii="Arial" w:hAnsi="Arial" w:cs="Arial"/>
          <w:sz w:val="28"/>
          <w:szCs w:val="28"/>
        </w:rPr>
        <w:t xml:space="preserve">, a sucumbência </w:t>
      </w:r>
      <w:del w:id="1211" w:author="Assessor GDSXSR" w:date="2026-10-31T19:49:48Z">
        <w:r>
          <w:rPr>
            <w:rFonts w:ascii="Arial" w:hAnsi="Arial" w:cs="Arial"/>
            <w:sz w:val="28"/>
            <w:szCs w:val="28"/>
          </w:rPr>
          <w:delText xml:space="preserve">revelou expressão econômica</w:delText>
        </w:r>
      </w:del>
      <w:ins w:id="1212" w:author="Assessor GDSXSR" w:date="2026-10-31T19:49:48Z">
        <w:r>
          <w:rPr>
            <w:rFonts w:ascii="Arial" w:hAnsi="Arial" w:cs="Arial"/>
            <w:color w:val="808080"/>
            <w:sz w:val="28"/>
            <w:szCs w:val="28"/>
          </w:rPr>
          <w:t xml:space="preserve">foi</w:t>
        </w:r>
      </w:ins>
      <w:r>
        <w:rPr>
          <w:rFonts w:ascii="Arial" w:hAnsi="Arial" w:cs="Arial"/>
          <w:sz w:val="28"/>
          <w:szCs w:val="28"/>
        </w:rPr>
        <w:t xml:space="preserve"> equivalente, </w:t>
      </w:r>
      <w:del w:id="1213" w:author="Assessor GDSXSR" w:date="2026-10-31T19:49:48Z">
        <w:r>
          <w:rPr>
            <w:rFonts w:ascii="Arial" w:hAnsi="Arial" w:cs="Arial"/>
            <w:sz w:val="28"/>
            <w:szCs w:val="28"/>
          </w:rPr>
          <w:delText xml:space="preserve">impondo distribuição igualitária das custas processuais </w:delText>
        </w:r>
      </w:del>
      <w:r>
        <w:rPr>
          <w:rFonts w:ascii="Arial" w:hAnsi="Arial" w:cs="Arial"/>
          <w:sz w:val="28"/>
          <w:szCs w:val="28"/>
        </w:rPr>
        <w:t xml:space="preserve">e</w:t>
      </w:r>
      <w:del w:id="1214" w:author="Assessor GDSXSR" w:date="2026-10-31T19:49:48Z">
        <w:r>
          <w:rPr>
            <w:rFonts w:ascii="Arial" w:hAnsi="Arial" w:cs="Arial"/>
            <w:sz w:val="28"/>
            <w:szCs w:val="28"/>
          </w:rPr>
          <w:delText xml:space="preserve"> dos honorários advocatícios entre</w:delText>
        </w:r>
      </w:del>
      <w:r>
        <w:rPr>
          <w:rFonts w:ascii="Arial" w:hAnsi="Arial" w:cs="Arial"/>
          <w:sz w:val="28"/>
          <w:szCs w:val="28"/>
        </w:rPr>
        <w:t xml:space="preserve"> as </w:t>
      </w:r>
      <w:del w:id="1215" w:author="Assessor GDSXSR" w:date="2026-10-31T19:49:48Z">
        <w:r>
          <w:rPr>
            <w:rFonts w:ascii="Arial" w:hAnsi="Arial" w:cs="Arial"/>
            <w:sz w:val="28"/>
            <w:szCs w:val="28"/>
          </w:rPr>
          <w:delText xml:space="preserve">partes</w:delText>
        </w:r>
      </w:del>
      <w:ins w:id="1216" w:author="Assessor GDSXSR" w:date="2026-10-31T19:49:48Z">
        <w:r>
          <w:rPr>
            <w:rFonts w:ascii="Arial" w:hAnsi="Arial" w:cs="Arial"/>
            <w:color w:val="808080"/>
            <w:sz w:val="28"/>
            <w:szCs w:val="28"/>
          </w:rPr>
          <w:t xml:space="preserve">despesas se distribuem igualmente</w:t>
        </w:r>
      </w:ins>
      <w:r>
        <w:rPr>
          <w:rFonts w:ascii="Arial" w:hAnsi="Arial" w:cs="Arial"/>
          <w:sz w:val="28"/>
          <w:szCs w:val="28"/>
        </w:rPr>
        <w:t xml:space="preserve"> (</w:t>
      </w:r>
      <w:r>
        <w:rPr>
          <w:rFonts w:ascii="Arial" w:hAnsi="Arial" w:cs="Arial"/>
          <w:sz w:val="28"/>
          <w:szCs w:val="28"/>
        </w:rPr>
        <w:t xml:space="preserve">CPC</w:t>
      </w:r>
      <w:r>
        <w:rPr>
          <w:rFonts w:ascii="Arial" w:hAnsi="Arial" w:cs="Arial"/>
          <w:sz w:val="28"/>
          <w:szCs w:val="28"/>
        </w:rPr>
        <w:t xml:space="preserve"> 86)</w:t>
      </w:r>
      <w:r>
        <w:rPr>
          <w:rFonts w:ascii="Arial" w:hAnsi="Arial" w:cs="Arial"/>
          <w:sz w:val="28"/>
          <w:szCs w:val="28"/>
        </w:rPr>
        <w:t xml:space="preserve">.</w:t>
      </w:r>
    </w:p>
    <w:p w14:paraId="61C39010" w14:textId="3922D7CB" w:rsidR="00886ABA" w:rsidRPr="0034247B" w:rsidRDefault="00886ABA" w:rsidP="00871486">
      <w:pPr>
        <w:spacing w:after="0" w:line="360" w:lineRule="auto"/>
        <w:jc w:val="both"/>
        <w:rPr>
          <w:rFonts w:ascii="Arial" w:hAnsi="Arial" w:cs="Arial"/>
          <w:b/>
          <w:bCs/>
          <w:sz w:val="28"/>
          <w:szCs w:val="28"/>
        </w:rPr>
      </w:pPr>
      <w:r w:rsidRPr="413FE707">
        <w:rPr>
          <w:rFonts w:ascii="Arial" w:hAnsi="Arial" w:cs="Arial"/>
          <w:b/>
          <w:bCs/>
          <w:sz w:val="28"/>
          <w:szCs w:val="28"/>
        </w:rPr>
        <w:t>IV. Dispositivo</w:t>
      </w:r>
    </w:p>
    <w:p w14:paraId="267AB3B2" w14:textId="06F1AE84" w:rsidR="00886ABA" w:rsidRPr="00E87018" w:rsidRDefault="00240AED"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9</w:t>
      </w:r>
      <w:r>
        <w:rPr>
          <w:rFonts w:ascii="Arial" w:hAnsi="Arial" w:cs="Arial"/>
          <w:sz w:val="28"/>
          <w:szCs w:val="28"/>
        </w:rPr>
        <w:t xml:space="preserve">. </w:t>
      </w:r>
      <w:r>
        <w:rPr>
          <w:rFonts w:ascii="Arial" w:eastAsia="Arial" w:hAnsi="Arial" w:cs="Arial"/>
          <w:color w:val="000000" w:themeColor="text1"/>
          <w:sz w:val="28"/>
          <w:szCs w:val="28"/>
        </w:rPr>
        <w:t xml:space="preserve">Deu-se parcial provimento ao apelo da ré para redistribuir a sucumbência, fixando em 50% para cada parte </w:t>
      </w:r>
      <w:del w:id="1217" w:author="Assessor GDSXSR" w:date="2026-10-31T19:49:48Z">
        <w:r>
          <w:rPr>
            <w:rFonts w:ascii="Arial" w:eastAsia="Arial" w:hAnsi="Arial" w:cs="Arial"/>
            <w:color w:val="000000" w:themeColor="text1"/>
            <w:sz w:val="28"/>
            <w:szCs w:val="28"/>
          </w:rPr>
          <w:delText xml:space="preserve">a responsabilidade pelas</w:delText>
        </w:r>
      </w:del>
      <w:ins w:id="1218" w:author="Assessor GDSXSR" w:date="2026-10-31T19:49:48Z">
        <w:r>
          <w:rPr>
            <w:rFonts w:ascii="Arial" w:eastAsia="Arial" w:hAnsi="Arial" w:cs="Arial"/>
            <w:color w:val="808080"/>
            <w:sz w:val="28"/>
            <w:szCs w:val="28"/>
          </w:rPr>
          <w:t xml:space="preserve">as</w:t>
        </w:r>
      </w:ins>
      <w:r>
        <w:rPr>
          <w:rFonts w:ascii="Arial" w:eastAsia="Arial" w:hAnsi="Arial" w:cs="Arial"/>
          <w:color w:val="000000" w:themeColor="text1"/>
          <w:sz w:val="28"/>
          <w:szCs w:val="28"/>
        </w:rPr>
        <w:t xml:space="preserve"> custas </w:t>
      </w:r>
      <w:del w:id="1219" w:author="Assessor GDSXSR" w:date="2026-10-31T19:49:48Z">
        <w:r>
          <w:rPr>
            <w:rFonts w:ascii="Arial" w:eastAsia="Arial" w:hAnsi="Arial" w:cs="Arial"/>
            <w:color w:val="000000" w:themeColor="text1"/>
            <w:sz w:val="28"/>
            <w:szCs w:val="28"/>
          </w:rPr>
          <w:delText xml:space="preserve">processuais </w:delText>
        </w:r>
      </w:del>
      <w:r>
        <w:rPr>
          <w:rFonts w:ascii="Arial" w:eastAsia="Arial" w:hAnsi="Arial" w:cs="Arial"/>
          <w:color w:val="000000" w:themeColor="text1"/>
          <w:sz w:val="28"/>
          <w:szCs w:val="28"/>
        </w:rPr>
        <w:t xml:space="preserve">e </w:t>
      </w:r>
      <w:ins w:id="1220" w:author="Assessor GDSXSR" w:date="2026-10-31T19:49:48Z">
        <w:r>
          <w:rPr>
            <w:rFonts w:ascii="Arial" w:eastAsia="Arial" w:hAnsi="Arial" w:cs="Arial"/>
            <w:color w:val="808080"/>
            <w:sz w:val="28"/>
            <w:szCs w:val="28"/>
          </w:rPr>
          <w:t xml:space="preserve">os </w:t>
        </w:r>
      </w:ins>
      <w:r>
        <w:rPr>
          <w:rFonts w:ascii="Arial" w:eastAsia="Arial" w:hAnsi="Arial" w:cs="Arial"/>
          <w:color w:val="000000" w:themeColor="text1"/>
          <w:sz w:val="28"/>
          <w:szCs w:val="28"/>
        </w:rPr>
        <w:t xml:space="preserve">honorários</w:t>
      </w:r>
      <w:del w:id="1221" w:author="Assessor GDSXSR" w:date="2026-10-31T19:49:48Z">
        <w:r>
          <w:rPr>
            <w:rFonts w:ascii="Arial" w:eastAsia="Arial" w:hAnsi="Arial" w:cs="Arial"/>
            <w:color w:val="000000" w:themeColor="text1"/>
            <w:sz w:val="28"/>
            <w:szCs w:val="28"/>
          </w:rPr>
          <w:delText xml:space="preserve"> advocatícios</w:delText>
        </w:r>
      </w:del>
      <w:r>
        <w:rPr>
          <w:rFonts w:ascii="Arial" w:eastAsia="Arial" w:hAnsi="Arial" w:cs="Arial"/>
          <w:color w:val="000000" w:themeColor="text1"/>
          <w:sz w:val="28"/>
          <w:szCs w:val="28"/>
        </w:rPr>
        <w:t xml:space="preserve">, mantida a base de </w:t>
      </w:r>
      <w:del w:id="1222" w:author="Assessor GDSXSR" w:date="2026-10-31T19:49:48Z">
        <w:r>
          <w:rPr>
            <w:rFonts w:ascii="Arial" w:eastAsia="Arial" w:hAnsi="Arial" w:cs="Arial"/>
            <w:color w:val="000000" w:themeColor="text1"/>
            <w:sz w:val="28"/>
            <w:szCs w:val="28"/>
          </w:rPr>
          <w:delText xml:space="preserve">cálculo da sentença (</w:delText>
        </w:r>
      </w:del>
      <w:r>
        <w:rPr>
          <w:rFonts w:ascii="Arial" w:eastAsia="Arial" w:hAnsi="Arial" w:cs="Arial"/>
          <w:color w:val="000000" w:themeColor="text1"/>
          <w:sz w:val="28"/>
          <w:szCs w:val="28"/>
        </w:rPr>
        <w:t xml:space="preserve">10% do valor da condenação</w:t>
      </w:r>
      <w:del w:id="1223" w:author="Assessor GDSXSR" w:date="2026-10-31T19:49:48Z">
        <w:r>
          <w:rPr>
            <w:rFonts w:ascii="Arial" w:eastAsia="Arial" w:hAnsi="Arial" w:cs="Arial"/>
            <w:color w:val="000000" w:themeColor="text1"/>
            <w:sz w:val="28"/>
            <w:szCs w:val="28"/>
          </w:rPr>
          <w:delText xml:space="preserve">)</w:delText>
        </w:r>
      </w:del>
      <w:r>
        <w:rPr>
          <w:rFonts w:ascii="Arial" w:eastAsia="Arial" w:hAnsi="Arial" w:cs="Arial"/>
          <w:color w:val="000000" w:themeColor="text1"/>
          <w:sz w:val="28"/>
          <w:szCs w:val="28"/>
        </w:rPr>
        <w:t xml:space="preserve">. Negou-se provimento ao recurso adesivo da autora.</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1EB6C732" w14:textId="2E1D4491" w:rsidR="00A145C2" w:rsidRPr="00A145C2" w:rsidRDefault="00886ABA" w:rsidP="00A145C2">
      <w:pPr>
        <w:spacing w:after="0" w:line="360" w:lineRule="auto"/>
        <w:jc w:val="both"/>
        <w:rPr>
          <w:rFonts w:ascii="Arial" w:eastAsia="Arial" w:hAnsi="Arial" w:cs="Arial"/>
          <w:color w:val="000000" w:themeColor="text1"/>
          <w:sz w:val="26"/>
          <w:szCs w:val="26"/>
        </w:rPr>
      </w:pPr>
      <w:commentRangeStart w:id="8"/>
      <w:r>
        <w:rPr>
          <w:rFonts w:ascii="Arial" w:eastAsia="Arial" w:hAnsi="Arial" w:cs="Arial"/>
          <w:i/>
          <w:iCs/>
          <w:color w:val="000000" w:themeColor="text1"/>
          <w:sz w:val="26"/>
          <w:szCs w:val="26"/>
        </w:rPr>
        <w:t xml:space="preserve">Dispositivos relevantes citados: </w:t>
      </w:r>
      <w:commentRangeEnd w:id="8"/>
      <w:r>
        <w:rPr>
          <w:rStyle w:val="CommentReference"/>
        </w:rPr>
        <w:commentReference w:id="8"/>
      </w:r>
      <w:del w:id="1224" w:author="Assessor GDSXSR" w:date="2026-10-31T19:49:48Z">
        <w:r>
          <w:rPr>
            <w:rFonts w:ascii="Arial" w:eastAsia="Arial" w:hAnsi="Arial" w:cs="Arial"/>
            <w:color w:val="000000" w:themeColor="text1"/>
            <w:sz w:val="26"/>
            <w:szCs w:val="26"/>
          </w:rPr>
          <w:delText xml:space="preserve">CPC, arts. 85, § 2º, 86, </w:delText>
        </w:r>
        <w:r>
          <w:rPr>
            <w:rFonts w:ascii="Arial" w:eastAsia="Arial" w:hAnsi="Arial" w:cs="Arial"/>
            <w:i/>
            <w:iCs/>
            <w:color w:val="000000" w:themeColor="text1"/>
            <w:sz w:val="26"/>
            <w:szCs w:val="26"/>
          </w:rPr>
          <w:delText xml:space="preserve">caput</w:delText>
        </w:r>
        <w:r>
          <w:rPr>
            <w:rFonts w:ascii="Arial" w:eastAsia="Arial" w:hAnsi="Arial" w:cs="Arial"/>
            <w:color w:val="000000" w:themeColor="text1"/>
            <w:sz w:val="26"/>
            <w:szCs w:val="26"/>
          </w:rPr>
          <w:delText xml:space="preserve">, e 487, I; </w:delText>
        </w:r>
      </w:del>
      <w:r>
        <w:rPr>
          <w:rFonts w:ascii="Arial" w:eastAsia="Arial" w:hAnsi="Arial" w:cs="Arial"/>
          <w:color w:val="000000" w:themeColor="text1"/>
          <w:sz w:val="26"/>
          <w:szCs w:val="26"/>
        </w:rPr>
        <w:t xml:space="preserve">CC</w:t>
      </w:r>
      <w:del w:id="1225" w:author="Assessor GDSXSR" w:date="2026-10-31T19:49:48Z">
        <w:r>
          <w:rPr>
            <w:rFonts w:ascii="Arial" w:eastAsia="Arial" w:hAnsi="Arial" w:cs="Arial"/>
            <w:color w:val="000000" w:themeColor="text1"/>
            <w:sz w:val="26"/>
            <w:szCs w:val="26"/>
          </w:rPr>
          <w:delText xml:space="preserve">, art.</w:delText>
        </w:r>
      </w:del>
      <w:r>
        <w:rPr>
          <w:rFonts w:ascii="Arial" w:eastAsia="Arial" w:hAnsi="Arial" w:cs="Arial"/>
          <w:color w:val="000000" w:themeColor="text1"/>
          <w:sz w:val="26"/>
          <w:szCs w:val="26"/>
        </w:rPr>
        <w:t xml:space="preserve"> 413; </w:t>
      </w:r>
      <w:ins w:id="1226" w:author="Assessor GDSXSR" w:date="2026-10-31T19:49:48Z">
        <w:r>
          <w:rPr>
            <w:rFonts w:ascii="Arial" w:eastAsia="Arial" w:hAnsi="Arial" w:cs="Arial"/>
            <w:color w:val="808080"/>
            <w:sz w:val="26"/>
            <w:szCs w:val="26"/>
          </w:rPr>
          <w:t xml:space="preserve">CDC 6º V e 51 IV; CPC 85 § 11 e 86; </w:t>
        </w:r>
      </w:ins>
      <w:r>
        <w:rPr>
          <w:rFonts w:ascii="Arial" w:eastAsia="Arial" w:hAnsi="Arial" w:cs="Arial"/>
          <w:color w:val="000000" w:themeColor="text1"/>
          <w:sz w:val="26"/>
          <w:szCs w:val="26"/>
        </w:rPr>
        <w:t xml:space="preserve">Lei</w:t>
      </w:r>
      <w:del w:id="1227" w:author="Assessor GDSXSR" w:date="2026-10-31T19:49:48Z">
        <w:r>
          <w:rPr>
            <w:rFonts w:ascii="Arial" w:eastAsia="Arial" w:hAnsi="Arial" w:cs="Arial"/>
            <w:color w:val="000000" w:themeColor="text1"/>
            <w:sz w:val="26"/>
            <w:szCs w:val="26"/>
          </w:rPr>
          <w:delText xml:space="preserve"> nº</w:delText>
        </w:r>
      </w:del>
      <w:r>
        <w:rPr>
          <w:rFonts w:ascii="Arial" w:eastAsia="Arial" w:hAnsi="Arial" w:cs="Arial"/>
          <w:color w:val="000000" w:themeColor="text1"/>
          <w:sz w:val="26"/>
          <w:szCs w:val="26"/>
        </w:rPr>
        <w:t xml:space="preserve"> 4.591/1964</w:t>
      </w:r>
      <w:del w:id="1228" w:author="Assessor GDSXSR" w:date="2026-10-31T19:49:48Z">
        <w:r>
          <w:rPr>
            <w:rFonts w:ascii="Arial" w:eastAsia="Arial" w:hAnsi="Arial" w:cs="Arial"/>
            <w:color w:val="000000" w:themeColor="text1"/>
            <w:sz w:val="26"/>
            <w:szCs w:val="26"/>
          </w:rPr>
          <w:delText xml:space="preserve">, art.</w:delText>
        </w:r>
      </w:del>
      <w:r>
        <w:rPr>
          <w:rFonts w:ascii="Arial" w:eastAsia="Arial" w:hAnsi="Arial" w:cs="Arial"/>
          <w:color w:val="000000" w:themeColor="text1"/>
          <w:sz w:val="26"/>
          <w:szCs w:val="26"/>
        </w:rPr>
        <w:t xml:space="preserve"> 67-A</w:t>
      </w:r>
      <w:del w:id="1229" w:author="Assessor GDSXSR" w:date="2026-10-31T19:49:48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 5º; Lei </w:t>
      </w:r>
      <w:del w:id="1230" w:author="Assessor GDSXSR" w:date="2026-10-31T19:49:48Z">
        <w:r>
          <w:rPr>
            <w:rFonts w:ascii="Arial" w:eastAsia="Arial" w:hAnsi="Arial" w:cs="Arial"/>
            <w:color w:val="000000" w:themeColor="text1"/>
            <w:sz w:val="26"/>
            <w:szCs w:val="26"/>
          </w:rPr>
          <w:delText xml:space="preserve">nº </w:delText>
        </w:r>
      </w:del>
      <w:r>
        <w:rPr>
          <w:rFonts w:ascii="Arial" w:eastAsia="Arial" w:hAnsi="Arial" w:cs="Arial"/>
          <w:color w:val="000000" w:themeColor="text1"/>
          <w:sz w:val="26"/>
          <w:szCs w:val="26"/>
        </w:rPr>
        <w:t xml:space="preserve">9.514/1997</w:t>
      </w:r>
      <w:del w:id="1231" w:author="Assessor GDSXSR" w:date="2026-10-31T19:49:48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26</w:t>
      </w:r>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27</w:t>
      </w:r>
      <w:r>
        <w:rPr>
          <w:rFonts w:ascii="Arial" w:eastAsia="Arial" w:hAnsi="Arial" w:cs="Arial"/>
          <w:color w:val="000000" w:themeColor="text1"/>
          <w:sz w:val="26"/>
          <w:szCs w:val="26"/>
        </w:rPr>
        <w:t xml:space="preserve"> e 38</w:t>
      </w:r>
      <w:del w:id="1232" w:author="Assessor GDSXSR" w:date="2026-10-31T19:49:48Z">
        <w:r>
          <w:rPr>
            <w:rFonts w:ascii="Arial" w:eastAsia="Arial" w:hAnsi="Arial" w:cs="Arial"/>
            <w:color w:val="000000" w:themeColor="text1"/>
            <w:sz w:val="26"/>
            <w:szCs w:val="26"/>
          </w:rPr>
          <w:delText xml:space="preserve">; CDC, arts</w:delText>
        </w:r>
      </w:del>
      <w:r>
        <w:rPr>
          <w:rFonts w:ascii="Arial" w:eastAsia="Arial" w:hAnsi="Arial" w:cs="Arial"/>
          <w:color w:val="000000" w:themeColor="text1"/>
          <w:sz w:val="26"/>
          <w:szCs w:val="26"/>
        </w:rPr>
        <w:t xml:space="preserve">.</w:t>
      </w:r>
      <w:del w:id="1233" w:author="Assessor GDSXSR" w:date="2026-10-31T19:49:48Z">
        <w:r>
          <w:rPr>
            <w:rFonts w:ascii="Arial" w:eastAsia="Arial" w:hAnsi="Arial" w:cs="Arial"/>
            <w:color w:val="000000" w:themeColor="text1"/>
            <w:sz w:val="26"/>
            <w:szCs w:val="26"/>
          </w:rPr>
          <w:delText xml:space="preserve"> 6º, V, e 51, IV.</w:delText>
        </w:r>
      </w:del>
    </w:p>
    <w:p w14:paraId="118E0685" w14:textId="55F6B513" w:rsidR="00763A8F" w:rsidRPr="00763A8F" w:rsidRDefault="00886ABA" w:rsidP="00763A8F">
      <w:pPr>
        <w:spacing w:after="0" w:line="360" w:lineRule="auto"/>
        <w:jc w:val="both"/>
        <w:rPr>
          <w:rFonts w:ascii="Arial" w:eastAsia="Arial" w:hAnsi="Arial" w:cs="Arial"/>
          <w:color w:val="000000" w:themeColor="text1"/>
          <w:sz w:val="26"/>
          <w:szCs w:val="26"/>
        </w:rPr>
      </w:pPr>
      <w:commentRangeStart w:id="9"/>
      <w:r>
        <w:rPr>
          <w:rFonts w:ascii="Arial" w:eastAsia="Arial" w:hAnsi="Arial" w:cs="Arial"/>
          <w:i/>
          <w:iCs/>
          <w:color w:val="000000" w:themeColor="text1"/>
          <w:sz w:val="26"/>
          <w:szCs w:val="26"/>
        </w:rPr>
        <w:t xml:space="preserve">Jurisprudência relevante citada: </w:t>
      </w:r>
      <w:commentRangeEnd w:id="9"/>
      <w:r>
        <w:rPr>
          <w:rStyle w:val="CommentReference"/>
        </w:rPr>
        <w:commentReference w:id="9"/>
      </w:r>
      <w:r>
        <w:rPr>
          <w:rFonts w:ascii="Arial" w:eastAsia="Arial" w:hAnsi="Arial" w:cs="Arial"/>
          <w:color w:val="000000" w:themeColor="text1"/>
          <w:sz w:val="26"/>
          <w:szCs w:val="26"/>
        </w:rPr>
        <w:t xml:space="preserve">TJDFT, Acórdão 1935745, </w:t>
      </w:r>
      <w:del w:id="1234" w:author="Assessor GDSXSR" w:date="2026-10-31T19:49:48Z">
        <w:r>
          <w:rPr>
            <w:rFonts w:ascii="Arial" w:eastAsia="Arial" w:hAnsi="Arial" w:cs="Arial"/>
            <w:color w:val="000000" w:themeColor="text1"/>
            <w:sz w:val="26"/>
            <w:szCs w:val="26"/>
          </w:rPr>
          <w:delText xml:space="preserve">APC</w:delText>
        </w:r>
      </w:del>
      <w:ins w:id="1235" w:author="Assessor GDSXSR" w:date="2026-10-31T19:49:48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0715404-51.2023.8.07.0009, Rel. Des. Fábio Eduardo Marques, 5ª Turma Cível, j. 17/10/2024, DJe </w:t>
      </w:r>
      <w:del w:id="1236" w:author="Assessor GDSXSR" w:date="2026-10-31T19:49:48Z">
        <w:r>
          <w:rPr>
            <w:rFonts w:ascii="Arial" w:eastAsia="Arial" w:hAnsi="Arial" w:cs="Arial"/>
            <w:color w:val="000000" w:themeColor="text1"/>
            <w:sz w:val="26"/>
            <w:szCs w:val="26"/>
          </w:rPr>
          <w:delText xml:space="preserve">8</w:delText>
        </w:r>
      </w:del>
      <w:ins w:id="1237" w:author="Assessor GDSXSR" w:date="2026-10-31T19:49:48Z">
        <w:r>
          <w:rPr>
            <w:rFonts w:ascii="Arial" w:eastAsia="Arial" w:hAnsi="Arial" w:cs="Arial"/>
            <w:color w:val="808080"/>
            <w:sz w:val="26"/>
            <w:szCs w:val="26"/>
          </w:rPr>
          <w:t xml:space="preserve">08</w:t>
        </w:r>
      </w:ins>
      <w:r>
        <w:rPr>
          <w:rFonts w:ascii="Arial" w:eastAsia="Arial" w:hAnsi="Arial" w:cs="Arial"/>
          <w:color w:val="000000" w:themeColor="text1"/>
          <w:sz w:val="26"/>
          <w:szCs w:val="26"/>
        </w:rPr>
        <w:t xml:space="preserve">/11/2024; </w:t>
      </w:r>
      <w:del w:id="1238" w:author="Assessor GDSXSR" w:date="2026-10-31T19:49:48Z">
        <w:r>
          <w:rPr>
            <w:rFonts w:ascii="Arial" w:eastAsia="Arial" w:hAnsi="Arial" w:cs="Arial"/>
            <w:color w:val="000000" w:themeColor="text1"/>
            <w:sz w:val="26"/>
            <w:szCs w:val="26"/>
          </w:rPr>
          <w:delText xml:space="preserve">TJDFT, Acórdão 2169484, APC 0724600-51.2023.8.07.0007, Rel. Des. Teófilo Caetano, 1ª Turma Cível, j. 26/8/2026, DJe 14/9/2026; TJDFT, Acórdão 2167845, APC 0710804-31.2025.8.07.0004, Rel. Des. Renato Scussel, 2ª Turma Cível, j. 19/8/2026, DJe 8/9/2026; </w:delText>
        </w:r>
      </w:del>
      <w:r>
        <w:rPr>
          <w:rFonts w:ascii="Arial" w:eastAsia="Arial" w:hAnsi="Arial" w:cs="Arial"/>
          <w:color w:val="000000" w:themeColor="text1"/>
          <w:sz w:val="26"/>
          <w:szCs w:val="26"/>
        </w:rPr>
        <w:t xml:space="preserve">STJ, REsp</w:t>
      </w:r>
      <w:ins w:id="1239" w:author="Assessor GDSXSR" w:date="2026-10-31T19:49:48Z">
        <w:r>
          <w:rPr>
            <w:rFonts w:ascii="Arial" w:eastAsia="Arial" w:hAnsi="Arial" w:cs="Arial"/>
            <w:color w:val="808080"/>
            <w:sz w:val="26"/>
            <w:szCs w:val="26"/>
          </w:rPr>
          <w:t xml:space="preserve"> nº</w:t>
        </w:r>
      </w:ins>
      <w:r>
        <w:rPr>
          <w:rFonts w:ascii="Arial" w:eastAsia="Arial" w:hAnsi="Arial" w:cs="Arial"/>
          <w:color w:val="000000" w:themeColor="text1"/>
          <w:sz w:val="26"/>
          <w:szCs w:val="26"/>
        </w:rPr>
        <w:t xml:space="preserve"> 1.891.498/SP, Rel. Min. Marco Buzzi, Segunda Seção, j. 26/10/2022, DJe 19/12/2022</w:t>
      </w:r>
      <w:ins w:id="1240" w:author="Assessor GDSXSR" w:date="2026-10-31T19:49:48Z">
        <w:r>
          <w:rPr>
            <w:rFonts w:ascii="Arial" w:eastAsia="Arial" w:hAnsi="Arial" w:cs="Arial"/>
            <w:color w:val="808080"/>
            <w:sz w:val="26"/>
            <w:szCs w:val="26"/>
          </w:rPr>
          <w:t xml:space="preserve">, Tema 1</w:t>
        </w:r>
      </w:ins>
      <w:r>
        <w:rPr>
          <w:rFonts w:ascii="Arial" w:eastAsia="Arial" w:hAnsi="Arial" w:cs="Arial"/>
          <w:color w:val="000000" w:themeColor="text1"/>
          <w:sz w:val="26"/>
          <w:szCs w:val="26"/>
        </w:rPr>
        <w:t xml:space="preserve">.</w:t>
      </w:r>
      <w:ins w:id="1241" w:author="Assessor GDSXSR" w:date="2026-10-31T19:49:48Z">
        <w:r>
          <w:rPr>
            <w:rFonts w:ascii="Arial" w:eastAsia="Arial" w:hAnsi="Arial" w:cs="Arial"/>
            <w:color w:val="808080"/>
            <w:sz w:val="26"/>
            <w:szCs w:val="26"/>
          </w:rPr>
          <w:t xml:space="preserve">095; TJDFT, Acórdão 2167845, Processo nº 0710804-31.2025.8.07.0004, Rel. Des. Renato Scussel, 2ª Turma Cível, j. 19/08/2026, DJe 08/09/2026.</w:t>
        </w:r>
      </w:ins>
    </w:p>
    <w:p w14:paraId="5AC018B2" w14:textId="68322B7F" w:rsidR="00372459" w:rsidRPr="00372459" w:rsidRDefault="00372459" w:rsidP="00372459">
      <w:pPr>
        <w:spacing w:after="0" w:line="360" w:lineRule="auto"/>
        <w:jc w:val="both"/>
        <w:rPr>
          <w:rFonts w:ascii="Arial" w:eastAsia="Arial" w:hAnsi="Arial" w:cs="Arial"/>
          <w:color w:val="000000" w:themeColor="text1"/>
          <w:sz w:val="26"/>
          <w:szCs w:val="26"/>
        </w:rPr>
      </w:pPr>
    </w:p>
    <w:p w14:paraId="58E96891" w14:textId="77777777" w:rsidR="00886ABA" w:rsidRDefault="00886ABA" w:rsidP="00DB1301">
      <w:pPr>
        <w:spacing w:after="0" w:line="360" w:lineRule="auto"/>
        <w:rPr>
          <w:rFonts w:ascii="Arial" w:hAnsi="Arial" w:cs="Arial"/>
          <w:sz w:val="28"/>
          <w:szCs w:val="28"/>
        </w:rPr>
      </w:pPr>
    </w:p>
    <w:p w14:paraId="51C6B614" w14:textId="77777777" w:rsidR="00EC7E14" w:rsidRPr="00DD18B4" w:rsidRDefault="00EC7E14" w:rsidP="00DD18B4">
      <w:pPr>
        <w:spacing w:after="0" w:line="360" w:lineRule="auto"/>
        <w:jc w:val="both"/>
        <w:rPr>
          <w:rFonts w:cstheme="minorHAnsi"/>
          <w:b/>
          <w:bCs/>
          <w:color w:val="FF0000"/>
        </w:rPr>
      </w:pPr>
      <w:r w:rsidRPr="00DD18B4">
        <w:rPr>
          <w:rFonts w:cstheme="minorHAnsi"/>
          <w:b/>
          <w:bCs/>
          <w:color w:val="FF0000"/>
        </w:rPr>
        <w:t>RESUMO DA SENTENÇA</w:t>
      </w:r>
    </w:p>
    <w:p w14:paraId="55C2316F"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I. RAZÕES DE DECIDIR</w:t>
      </w:r>
    </w:p>
    <w:p w14:paraId="15EF4C50"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Julgamento antecipado e incidência do Código de Defesa do Consumidor</w:t>
      </w:r>
    </w:p>
    <w:p w14:paraId="184F5C80"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sentença julgou antecipadamente a lide, com fundamento no artigo 355, I, do CPC, porque as partes não requereram outras provas e a controvérsia era predominantemente jurídica, estando os fatos suficientemente demonstrados pelos documentos. Reconheceu a existência de relação de consumo, uma vez que a autora adquiriu o imóvel como destinatária final e a ré atua na comercialização de unidades imobiliárias.</w:t>
      </w:r>
    </w:p>
    <w:p w14:paraId="379C6042"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Inaplicabilidade do procedimento da alienação fiduciária</w:t>
      </w:r>
    </w:p>
    <w:p w14:paraId="0525A1F1"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 xml:space="preserve">A ausência de registro do contrato na matrícula do imóvel impediu a constituição da propriedade fiduciária, conforme o artigo 23 da Lei nº 9.514/1997. Por essa razão, a sentença afastou a aplicação do procedimento especial previsto nessa lei e do entendimento estabelecido </w:t>
      </w:r>
      <w:r w:rsidRPr="00DD18B4">
        <w:rPr>
          <w:rFonts w:cstheme="minorHAnsi"/>
          <w:color w:val="FF0000"/>
        </w:rPr>
        <w:lastRenderedPageBreak/>
        <w:t>no Tema 1.095 do STJ, inclusive porque não havia inadimplemento da autora que autorizasse a consolidação da propriedade e o leilão extrajudicial.</w:t>
      </w:r>
    </w:p>
    <w:p w14:paraId="0FC2457D"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Ausência de inadimplemento da vendedora</w:t>
      </w:r>
    </w:p>
    <w:p w14:paraId="2AF082F6"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Embora a falta de registro tenha afastado o regime da alienação fiduciária, a sentença concluiu que essa circunstância não caracterizou inadimplemento da ré. A providência havia sido contratualmente atribuída à autora e constituía garantia instituída em benefício da própria credora. Assim, a falta de registro produziu efeitos desfavoráveis à ré, mas não justificou a resolução contratual por culpa da vendedora.</w:t>
      </w:r>
    </w:p>
    <w:p w14:paraId="67DCD3D5"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Rescisão por iniciativa da compradora</w:t>
      </w:r>
    </w:p>
    <w:p w14:paraId="1DB782A0"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resolução contratual foi atribuída à iniciativa da autora. Em consequência, aplicou-se a Súmula nº 543 do STJ, segundo a qual a restituição das parcelas deve ser parcial e imediata quando o comprador dá causa ao desfazimento do contrato de promessa de compra e venda submetido ao CDC.</w:t>
      </w:r>
    </w:p>
    <w:p w14:paraId="241AEB59" w14:textId="77777777" w:rsidR="00DD18B4" w:rsidRPr="00DD18B4" w:rsidRDefault="00DD18B4" w:rsidP="00DD18B4">
      <w:pPr>
        <w:spacing w:after="0" w:line="360" w:lineRule="auto"/>
        <w:jc w:val="both"/>
        <w:rPr>
          <w:rFonts w:cstheme="minorHAnsi"/>
          <w:b/>
          <w:bCs/>
          <w:color w:val="FF0000"/>
        </w:rPr>
      </w:pPr>
      <w:r w:rsidRPr="00DD18B4">
        <w:rPr>
          <w:rFonts w:cstheme="minorHAnsi"/>
          <w:b/>
          <w:bCs/>
          <w:color w:val="FF0000"/>
        </w:rPr>
        <w:t>Redução da cláusula penal</w:t>
      </w:r>
    </w:p>
    <w:p w14:paraId="37C38A27"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cláusula contratual previa retenção de 50% dos valores pagos, mas a sentença considerou esse percentual excessivo. Embora o artigo 67-A, § 5º, da Lei nº 4.591/1964 admita retenção de até 50% nos empreendimentos submetidos ao patrimônio de afetação, a penalidade permanece sujeita ao controle judicial de abusividade, à boa-fé objetiva, à vedação ao enriquecimento sem causa e aos artigos 51, IV, e 53 do CDC.</w:t>
      </w:r>
    </w:p>
    <w:p w14:paraId="6397C552"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Como não foram comprovados prejuízos adicionais suportados pela vendedora e o imóvel retornaria à sua disponibilidade, a cláusula penal foi reduzida equitativamente para 25% das quantias pagas, percentual considerado suficiente para compensar os efeitos econômicos da rescisão provocada pela compradora.</w:t>
      </w:r>
    </w:p>
    <w:p w14:paraId="5079BBBF"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Afastamento da taxa de fruição</w:t>
      </w:r>
    </w:p>
    <w:p w14:paraId="692469DF"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cobrança da taxa de fruição foi afastada porque sua cumulação com a cláusula penal compensatória imporia encargo rescisório excessivo e colocaria a consumidora em desvantagem exagerada. A sentença também considerou a inexistência de demonstração de efetiva utilização ou fruição econômica do imóvel pela autora.</w:t>
      </w:r>
    </w:p>
    <w:p w14:paraId="34FE87E6"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Comissão de corretagem</w:t>
      </w:r>
    </w:p>
    <w:p w14:paraId="23B04E02"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restituição da comissão de corretagem foi rejeitada. A cobrança estava expressamente destacada no quadro-resumo do contrato e os serviços de intermediação haviam sido prestados, atendendo ao entendimento fixado pelo STJ no REsp nº 1.599.511/SP.</w:t>
      </w:r>
    </w:p>
    <w:p w14:paraId="3DAD7932"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Forma de restituição e encargos</w:t>
      </w:r>
    </w:p>
    <w:p w14:paraId="430F3E2B"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 xml:space="preserve">A restituição deveria ocorrer imediatamente e em parcela única, não prevalecendo a forma contratual considerada abusiva. Os valores seriam corrigidos pelos mesmos índices previstos no </w:t>
      </w:r>
      <w:r w:rsidRPr="00DD18B4">
        <w:rPr>
          <w:rFonts w:cstheme="minorHAnsi"/>
          <w:color w:val="FF0000"/>
        </w:rPr>
        <w:lastRenderedPageBreak/>
        <w:t>contrato, desde cada desembolso, com juros de mora correspondentes à taxa Selic, deduzido o índice de correção contratual, a partir da citação. Por se tratar de contrato posterior à Lei nº 13.786/2018, a sentença afastou a incidência do Tema 1.002 do STJ quanto ao termo inicial dos juros no trânsito em julgado.</w:t>
      </w:r>
    </w:p>
    <w:p w14:paraId="3AD0CAA4" w14:textId="77777777" w:rsidR="00DD18B4" w:rsidRPr="00CB25C4" w:rsidRDefault="00DD18B4" w:rsidP="00DD18B4">
      <w:pPr>
        <w:spacing w:after="0" w:line="360" w:lineRule="auto"/>
        <w:jc w:val="both"/>
        <w:rPr>
          <w:rFonts w:cstheme="minorHAnsi"/>
          <w:b/>
          <w:bCs/>
          <w:color w:val="FF0000"/>
        </w:rPr>
      </w:pPr>
      <w:r w:rsidRPr="00CB25C4">
        <w:rPr>
          <w:rFonts w:cstheme="minorHAnsi"/>
          <w:b/>
          <w:bCs/>
          <w:color w:val="FF0000"/>
        </w:rPr>
        <w:t>II. DISPOSITIVO DA SENTENÇA</w:t>
      </w:r>
    </w:p>
    <w:p w14:paraId="76FAD94E"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A sentença confirmou a tutela de urgência e julgou os pedidos parcialmente procedentes para: decretar a rescisão do contrato com efeitos desde a decisão que concedeu a tutela; declarar parcialmente abusiva a cláusula contratual; reduzir a cláusula penal para 25% dos valores pagos; afastar a taxa de fruição e a forma contratual de restituição; e condenar a ré à devolução, em parcela única, de 75% das quantias pagas, ressalvada a comissão de corretagem, com correção monetária desde cada desembolso e juros de mora a partir da citação.</w:t>
      </w:r>
    </w:p>
    <w:p w14:paraId="106F7C7A" w14:textId="77777777" w:rsidR="00DD18B4" w:rsidRPr="00DD18B4" w:rsidRDefault="00DD18B4" w:rsidP="00DD18B4">
      <w:pPr>
        <w:spacing w:after="0" w:line="360" w:lineRule="auto"/>
        <w:jc w:val="both"/>
        <w:rPr>
          <w:rFonts w:cstheme="minorHAnsi"/>
          <w:color w:val="FF0000"/>
        </w:rPr>
      </w:pPr>
      <w:r w:rsidRPr="00DD18B4">
        <w:rPr>
          <w:rFonts w:cstheme="minorHAnsi"/>
          <w:color w:val="FF0000"/>
        </w:rPr>
        <w:t>Em razão da sucumbência mínima da autora, a ré foi condenada ao pagamento integral das custas e despesas processuais, além de honorários advocatícios fixados em 10% sobre o valor da condenação, nos termos do artigo 85, § 2º, do CPC.</w:t>
      </w:r>
    </w:p>
    <w:p w14:paraId="5350F300" w14:textId="2007009B" w:rsidR="00886ABA" w:rsidRDefault="00DD18B4" w:rsidP="00DD18B4">
      <w:pPr>
        <w:spacing w:after="0" w:line="360" w:lineRule="auto"/>
        <w:jc w:val="both"/>
        <w:rPr>
          <w:rFonts w:cstheme="minorHAnsi"/>
          <w:color w:val="FF0000"/>
        </w:rPr>
      </w:pPr>
      <w:r w:rsidRPr="00DD18B4">
        <w:rPr>
          <w:rFonts w:cstheme="minorHAnsi"/>
          <w:color w:val="FF0000"/>
        </w:rPr>
        <w:t>Resumo elaborado exclusivamente com base no relatório, na fundamentação e no dispositivo constantes de 0725769-86.2026.8.07.0001-1791400921227-13882-sentenca, sem apreciação das razões das apelações posteriormente interpostas.</w:t>
      </w:r>
    </w:p>
    <w:p w14:paraId="61F6563C" w14:textId="77777777" w:rsidR="00CB25C4" w:rsidRPr="000376FD" w:rsidRDefault="00CB25C4" w:rsidP="00DD18B4">
      <w:pPr>
        <w:spacing w:after="0" w:line="360" w:lineRule="auto"/>
        <w:jc w:val="both"/>
        <w:rPr>
          <w:rFonts w:cstheme="minorHAnsi"/>
          <w:color w:val="EE0000"/>
        </w:rPr>
      </w:pPr>
    </w:p>
    <w:p w14:paraId="05367880" w14:textId="0AC24050"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RESUMO DA APELAÇÃO</w:t>
      </w:r>
      <w:r>
        <w:rPr>
          <w:rFonts w:cstheme="minorHAnsi"/>
          <w:b/>
          <w:bCs/>
          <w:color w:val="EE0000"/>
        </w:rPr>
        <w:t xml:space="preserve"> DA RÉ</w:t>
      </w:r>
    </w:p>
    <w:p w14:paraId="15B97F60" w14:textId="77777777"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I. RAZÕES RECURSAIS</w:t>
      </w:r>
    </w:p>
    <w:p w14:paraId="0858342F" w14:textId="77777777"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Regularidade formal do recurso</w:t>
      </w:r>
    </w:p>
    <w:p w14:paraId="3AD6AC4B"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 apelante sustenta a tempestividade da apelação, considerando a publicação da decisão que rejeitou seus embargos de declaração em 21/07/2026, bem como afirma ter realizado o preparo recursal.</w:t>
      </w:r>
    </w:p>
    <w:p w14:paraId="589C7C15" w14:textId="77777777" w:rsidR="000376FD" w:rsidRPr="000376FD" w:rsidRDefault="000376FD" w:rsidP="000376FD">
      <w:pPr>
        <w:spacing w:after="0" w:line="360" w:lineRule="auto"/>
        <w:jc w:val="both"/>
        <w:rPr>
          <w:rFonts w:cstheme="minorHAnsi"/>
          <w:b/>
          <w:bCs/>
          <w:color w:val="EE0000"/>
        </w:rPr>
      </w:pPr>
      <w:r w:rsidRPr="000376FD">
        <w:rPr>
          <w:rFonts w:cstheme="minorHAnsi"/>
          <w:b/>
          <w:bCs/>
          <w:color w:val="EE0000"/>
        </w:rPr>
        <w:t>Aplicação do regime da alienação fiduciária</w:t>
      </w:r>
    </w:p>
    <w:p w14:paraId="06510C5F"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 apelante defende que não praticou inadimplemento contratual e que o negócio está submetido ao regime especial da Lei nº 9.514/1997. Sustenta que a sentença, ao decretar a rescisão e determinar a devolução de 75% dos valores pagos, teria tratado o contrato como negócio meramente obrigacional, desconsiderando a existência da garantia de alienação fiduciária.</w:t>
      </w:r>
    </w:p>
    <w:p w14:paraId="6E544AB6"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Argumenta que a Lei nº 9.514/1997 não autoriza a rescisão unilateral com restituição imediata das parcelas ao adquirente. Segundo a recorrente, eventual inadimplemento deve conduzir à consolidação da propriedade em favor do credor fiduciário, seguida da realização dos leilões e da posterior restituição de eventual saldo remanescente.</w:t>
      </w:r>
    </w:p>
    <w:p w14:paraId="32C31CC8"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lastRenderedPageBreak/>
        <w:t>Invoca o Tema Repetitivo nº 1.095 do STJ, segundo o qual a resolução de contrato de compra e venda de imóvel garantido por alienação fiduciária devidamente registrada, quando decorrente do inadimplemento do devedor constituído em mora, deve observar o procedimento da Lei nº 9.514/1997, afastando-se o regime geral do Código de Defesa do Consumidor.</w:t>
      </w:r>
    </w:p>
    <w:p w14:paraId="0233F775"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Culpa da compradora pelo desfazimento</w:t>
      </w:r>
    </w:p>
    <w:p w14:paraId="1EA8EBF8"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 recorrente afirma que o contrato é válido e não apresenta vício ou nulidade, inexistindo prova de descumprimento de obrigação por parte da vendedora. Defende que a compradora conhecia as cláusulas, retenções e consequências do negócio quando realizou a contratação.</w:t>
      </w:r>
    </w:p>
    <w:p w14:paraId="51713FDE"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Sustenta que o desfazimento decorreu exclusivamente da desistência e da alteração da capacidade financeira da compradora, circunstâncias que não caracterizariam inadimplemento da vendedora nem assegurariam direito de arrependimento após a celebração do negócio.</w:t>
      </w:r>
    </w:p>
    <w:p w14:paraId="00AC1007"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Alega que a rescisão fundada apenas na perda de interesse ou na impossibilidade de continuar pagando as parcelas viola a força obrigatória dos contratos, a segurança jurídica, a boa-fé, a eticidade e a socialidade, além de desconsiderar os investimentos realizados pela empresa no empreendimento.</w:t>
      </w:r>
    </w:p>
    <w:p w14:paraId="63EF90FE"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Majoração subsidiária da retenção para 50%</w:t>
      </w:r>
    </w:p>
    <w:p w14:paraId="789A3FCE"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Subsidiariamente, a apelante sustenta que o empreendimento está submetido ao regime do patrimônio de afetação, condição que afirma estar comprovada mediante averbação na matrícula imobiliária. Por isso, entende aplicável o artigo 67-A, § 5º, da Lei nº 4.591/1964, introduzido pela Lei nº 13.786/2018, que admite cláusula penal de até 50% das quantias pagas.</w:t>
      </w:r>
    </w:p>
    <w:p w14:paraId="508EBDD7"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Argumenta que a retenção de 50% não representaria penalização desproporcional, mas aplicação do regime legal destinado a preservar a viabilidade econômico-financeira, o patrimônio segregado e o fluxo de recursos do empreendimento, evitando que devoluções elevadas e imediatas prejudiquem os demais adquirentes.</w:t>
      </w:r>
    </w:p>
    <w:p w14:paraId="0F15D2A0"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Afirma que a redução da cláusula penal para 25%, fundada genericamente na razoabilidade, na vedação ao enriquecimento sem causa e no artigo 53 do CDC, não deve prevalecer diante da disciplina especial, posterior e específica da Lei do Distrato para incorporações submetidas ao patrimônio de afetação.</w:t>
      </w:r>
    </w:p>
    <w:p w14:paraId="533DFEB8"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Defende, assim, que a retenção seja elevada para 50% dos valores pagos, com as deduções cumulativamente admitidas pelo artigo 67-A da Lei nº 4.591/1964, incluindo a comissão de corretagem destacada no contrato e os demais encargos legais e contratuais compatíveis.</w:t>
      </w:r>
    </w:p>
    <w:p w14:paraId="0C61B456"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Redistribuição dos ônus sucumbenciais</w:t>
      </w:r>
    </w:p>
    <w:p w14:paraId="1B4FF267"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 xml:space="preserve">A apelante contesta sua condenação integral ao pagamento das custas e dos honorários advocatícios. Sustenta que a autora pretendia a restituição integral ou com retenção máxima de </w:t>
      </w:r>
      <w:r w:rsidRPr="000376FD">
        <w:rPr>
          <w:rFonts w:cstheme="minorHAnsi"/>
          <w:color w:val="EE0000"/>
        </w:rPr>
        <w:lastRenderedPageBreak/>
        <w:t>10%, mas obteve somente a devolução de 75% das quantias pagas, após o reconhecimento de que o desfazimento ocorreu por sua iniciativa.</w:t>
      </w:r>
    </w:p>
    <w:p w14:paraId="651324DE"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Com fundamento no artigo 86 do CPC, afirma que a compradora teria sucumbido na maior parte de suas pretensões e deveria suportar integralmente os ônus processuais. Subsidiariamente, requer o reconhecimento da sucumbência recíproca, atribuindo-se à autora ao menos 70% das custas e dos honorários.</w:t>
      </w:r>
    </w:p>
    <w:p w14:paraId="2A7A557B" w14:textId="77777777" w:rsidR="000376FD" w:rsidRPr="00B120D4" w:rsidRDefault="000376FD" w:rsidP="000376FD">
      <w:pPr>
        <w:spacing w:after="0" w:line="360" w:lineRule="auto"/>
        <w:jc w:val="both"/>
        <w:rPr>
          <w:rFonts w:cstheme="minorHAnsi"/>
          <w:b/>
          <w:bCs/>
          <w:color w:val="EE0000"/>
        </w:rPr>
      </w:pPr>
      <w:r w:rsidRPr="00B120D4">
        <w:rPr>
          <w:rFonts w:cstheme="minorHAnsi"/>
          <w:b/>
          <w:bCs/>
          <w:color w:val="EE0000"/>
        </w:rPr>
        <w:t>II. PEDIDO</w:t>
      </w:r>
    </w:p>
    <w:p w14:paraId="322E1AB0" w14:textId="77777777" w:rsidR="000376FD" w:rsidRPr="000376FD" w:rsidRDefault="000376FD" w:rsidP="000376FD">
      <w:pPr>
        <w:spacing w:after="0" w:line="360" w:lineRule="auto"/>
        <w:jc w:val="both"/>
        <w:rPr>
          <w:rFonts w:cstheme="minorHAnsi"/>
          <w:color w:val="EE0000"/>
        </w:rPr>
      </w:pPr>
      <w:r w:rsidRPr="000376FD">
        <w:rPr>
          <w:rFonts w:cstheme="minorHAnsi"/>
          <w:color w:val="EE0000"/>
        </w:rPr>
        <w:t>Requer o conhecimento e o provimento da apelação para reformar integralmente a sentença, reconhecer a validade e a incidência do contrato de alienação fiduciária e extinguir ou julgar improcedente a pretensão de rescisão contratual. Subsidiariamente, requer a aplicação do artigo 67-A, § 5º, da Lei nº 4.591/1964, com retenção de 50% dos valores pagos e realização das deduções legalmente admitidas. Requer, ainda, a redistribuição dos ônus sucumbenciais, com a condenação da parte adversa ao pagamento das custas e dos honorários advocatícios ou, sucessivamente, o reconhecimento da sucumbência recíproca em proporção majoritariamente atribuída à compradora.</w:t>
      </w:r>
    </w:p>
    <w:p w14:paraId="2560F7CC" w14:textId="2DC2A4F6" w:rsidR="00CB25C4" w:rsidRDefault="000376FD" w:rsidP="000376FD">
      <w:pPr>
        <w:spacing w:after="0" w:line="360" w:lineRule="auto"/>
        <w:jc w:val="both"/>
        <w:rPr>
          <w:rFonts w:cstheme="minorHAnsi"/>
          <w:color w:val="EE0000"/>
        </w:rPr>
      </w:pPr>
      <w:r w:rsidRPr="000376FD">
        <w:rPr>
          <w:rFonts w:cstheme="minorHAnsi"/>
          <w:color w:val="EE0000"/>
        </w:rPr>
        <w:t>Resumo elaborado exclusivamente com base nas razões recursais constantes de Apelação_af_50_, sem apreciação crítica da procedência das teses apresentadas.</w:t>
      </w:r>
    </w:p>
    <w:p w14:paraId="3D9E725C" w14:textId="77777777" w:rsidR="005C5C2E" w:rsidRDefault="005C5C2E" w:rsidP="000376FD">
      <w:pPr>
        <w:spacing w:after="0" w:line="360" w:lineRule="auto"/>
        <w:jc w:val="both"/>
        <w:rPr>
          <w:rFonts w:cstheme="minorHAnsi"/>
          <w:color w:val="EE0000"/>
        </w:rPr>
      </w:pPr>
    </w:p>
    <w:p w14:paraId="3E8F6346"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RESUMO DA APELAÇÃO ADESIVA</w:t>
      </w:r>
    </w:p>
    <w:p w14:paraId="1DE04E32"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I. RAZÕES RECURSAIS</w:t>
      </w:r>
    </w:p>
    <w:p w14:paraId="41249EDE"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Admissibilidade do recurso adesivo</w:t>
      </w:r>
    </w:p>
    <w:p w14:paraId="34EF8829"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 apelante adesiva sustenta o cabimento do recurso com fundamento no artigo 997, § 2º, do CPC, por ter sido interposto no prazo destinado às contrarrazões à apelação principal. Afirma, ainda, que o recurso é tempestivo e está devidamente preparado, conforme comprovante de recolhimento das custas recursais.</w:t>
      </w:r>
    </w:p>
    <w:p w14:paraId="64475ABE"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Culpa exclusiva da vendedora pela resolução contratual</w:t>
      </w:r>
    </w:p>
    <w:p w14:paraId="207120AA"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 recorrente defende que a ausência de registro do contrato configura inadimplemento imputável à FGR Urbanismo Centro-Sul S/A. Embora o instrumento atribuísse formalmente à compradora a iniciativa de promover o registro, essa estipulação não poderia ser interpretada isoladamente nem afastar os deveres de informação, cooperação, lealdade e diligência impostos à fornecedora pelo CDC e pela boa-fé objetiva.</w:t>
      </w:r>
    </w:p>
    <w:p w14:paraId="2EFED3FA"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Argumenta que a transferência integral das consequências da falta de registro à consumidora é abusiva, nos termos do artigo 51, IV, do CDC, pois a vendedora possui superioridade técnica, econômica e informacional, além de atuar profissionalmente no mercado imobiliário.</w:t>
      </w:r>
    </w:p>
    <w:p w14:paraId="0116FCD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lastRenderedPageBreak/>
        <w:t>Sustenta que o registro era essencial à segurança jurídica do negócio e à própria constituição da alienação fiduciária, que, conforme o artigo 23 da Lei nº 9.514/1997, somente se aperfeiçoa com o registro do contrato no Registro de Imóveis. A ausência dessa providência, portanto, não seria juridicamente irrelevante para a vendedora.</w:t>
      </w:r>
    </w:p>
    <w:p w14:paraId="69EE3724"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Alega que a fornecedora permaneceu inerte durante quase três anos, sem comprovar que orientou, notificou ou exigiu concretamente da compradora a realização do registro. Essa conduta teria violado os deveres anexos de cooperação, proteção, informação e lealdade decorrentes do artigo 422 do Código Civil.</w:t>
      </w:r>
    </w:p>
    <w:p w14:paraId="72C6500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Afirma que a irregularidade registral provocou insegurança jurídica e comprometeu a utilidade econômica do contrato. A omissão da vendedora configuraria inadimplemento suficiente para justificar a resolução contratual, nos termos do artigo 475 do Código Civil.</w:t>
      </w:r>
    </w:p>
    <w:p w14:paraId="3CF8C35B"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Restituição integral dos valores pagos</w:t>
      </w:r>
    </w:p>
    <w:p w14:paraId="2E6B577F"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Reconhecida a culpa exclusiva da vendedora, a apelante adesiva sustenta a incidência da Súmula nº 543 do STJ, com a restituição imediata e integral das parcelas pagas, afastando-se a retenção de 25% estabelecida na sentença.</w:t>
      </w:r>
    </w:p>
    <w:p w14:paraId="67086A04"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Requer, nessa hipótese, a devolução integral dos R$ 203.355,03 comprovadamente pagos, em parcela única, com correção monetária desde cada desembolso e juros de mora a partir da citação.</w:t>
      </w:r>
    </w:p>
    <w:p w14:paraId="48D81536"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Redução subsidiária da retenção para 10%</w:t>
      </w:r>
    </w:p>
    <w:p w14:paraId="24B298D4"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Subsidiariamente, caso seja mantida a conclusão de que a resolução ocorreu por iniciativa da compradora, a recorrente defende a redução da retenção de 25% para 10%. Argumenta que o artigo 413 do Código Civil exige redução equitativa da cláusula penal, considerando as circunstâncias concretas do negócio, a extensão dos prejuízos e a finalidade compensatória da penalidade.</w:t>
      </w:r>
    </w:p>
    <w:p w14:paraId="729DB92E"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Sustenta que o percentual de 25% não constitui parâmetro obrigatório ou automático. O imóvel é um lote em condomínio residencial de alto padrão, suscetível de nova comercialização, e a fornecedora não teria demonstrado prejuízo extraordinário ou despesas excepcionais que justificassem a retenção no patamar fixado.</w:t>
      </w:r>
    </w:p>
    <w:p w14:paraId="27D61472"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Afirma que a consumidora cumpriu pontualmente suas obrigações durante quase três anos e pagou R$ 203.355,03, circunstâncias que evidenciariam sua boa-fé e afastariam a existência de comportamento oportunista ou de desistência prematura.</w:t>
      </w:r>
    </w:p>
    <w:p w14:paraId="5ADB214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Alega que a inércia da vendedora quanto à regularização registral, ainda que não seja reconhecida como causa direta da rescisão, deve ser considerada na avaliação da boa-fé objetiva e na redução equitativa da penalidade.</w:t>
      </w:r>
    </w:p>
    <w:p w14:paraId="23983553"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lastRenderedPageBreak/>
        <w:t>Argumenta que a retenção deve ser examinada em conjunto com a não devolução da comissão de corretagem. A incidência simultânea dessas consequências reduziria substancialmente o montante restituído à consumidora e atribuiria à cláusula penal natureza punitiva, em vez de meramente compensatória.</w:t>
      </w:r>
    </w:p>
    <w:p w14:paraId="21428227"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Destaca que a retenção de 25% corresponde a aproximadamente R$ 50.838,76, enquanto o percentual de 10% equivale a cerca de R$ 20.335,50. A diferença superior a R$ 30 mil, somada à perda da comissão de corretagem, evidenciaria a excessiva repercussão econômica da penalidade.</w:t>
      </w:r>
    </w:p>
    <w:p w14:paraId="0F87D336"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Defende que a retenção de 10% seria suficiente para compensar eventual prejuízo decorrente da resolução, preservando a função compensatória da cláusula penal e observando os princípios da proporcionalidade, boa-fé objetiva, proteção do consumidor, equilíbrio contratual e vedação ao enriquecimento sem causa.</w:t>
      </w:r>
    </w:p>
    <w:p w14:paraId="68BE6534"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Devolução da comissão de corretagem</w:t>
      </w:r>
    </w:p>
    <w:p w14:paraId="6B3D6AA2"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Como consequência do eventual reconhecimento da culpa exclusiva da vendedora, a apelante adesiva requer a restituição integral dos valores pagos a título de comissão de corretagem. Sustenta que o pedido decorre logicamente da atribuição da responsabilidade pelo desfazimento à promitente vendedora, sem prejuízo de sua apreciação autônoma pelo Tribunal.</w:t>
      </w:r>
    </w:p>
    <w:p w14:paraId="2E30B486"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Taxa de fruição e ônus sucumbenciais</w:t>
      </w:r>
    </w:p>
    <w:p w14:paraId="1D8A534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A recorrente requer a manutenção do afastamento da taxa de fruição, para impedir a cumulação de encargos rescisórios abusivos, bem como a preservação da condenação integral da vendedora ao pagamento das custas e dos honorários advocatícios.</w:t>
      </w:r>
    </w:p>
    <w:p w14:paraId="5EA948B2" w14:textId="77777777" w:rsidR="00CB6BB3" w:rsidRPr="00CB6BB3" w:rsidRDefault="00CB6BB3" w:rsidP="00CB6BB3">
      <w:pPr>
        <w:spacing w:after="0" w:line="360" w:lineRule="auto"/>
        <w:jc w:val="both"/>
        <w:rPr>
          <w:rFonts w:cstheme="minorHAnsi"/>
          <w:b/>
          <w:bCs/>
          <w:color w:val="EE0000"/>
        </w:rPr>
      </w:pPr>
      <w:r w:rsidRPr="00CB6BB3">
        <w:rPr>
          <w:rFonts w:cstheme="minorHAnsi"/>
          <w:b/>
          <w:bCs/>
          <w:color w:val="EE0000"/>
        </w:rPr>
        <w:t>II. PEDIDO</w:t>
      </w:r>
    </w:p>
    <w:p w14:paraId="1F56AB35" w14:textId="77777777" w:rsidR="00CB6BB3" w:rsidRPr="00CB6BB3" w:rsidRDefault="00CB6BB3" w:rsidP="00CB6BB3">
      <w:pPr>
        <w:spacing w:after="0" w:line="360" w:lineRule="auto"/>
        <w:jc w:val="both"/>
        <w:rPr>
          <w:rFonts w:cstheme="minorHAnsi"/>
          <w:color w:val="EE0000"/>
        </w:rPr>
      </w:pPr>
      <w:r w:rsidRPr="00CB6BB3">
        <w:rPr>
          <w:rFonts w:cstheme="minorHAnsi"/>
          <w:color w:val="EE0000"/>
        </w:rPr>
        <w:t>Requer o conhecimento e o provimento da apelação adesiva para reconhecer que a resolução contratual decorreu do inadimplemento da vendedora, em razão da ausência de regularização registral e da não constituição da garantia fiduciária, condenando-a à restituição integral, em parcela única, dos R$ 203.355,03 pagos pela autora, inclusive dos valores relativos à comissão de corretagem, com correção monetária desde cada desembolso e juros de mora desde a citação. Subsidiariamente, requer a redução da retenção de 25% para 10%, mantendo-se o afastamento da taxa de fruição e a condenação da requerida nas custas e nos honorários, com a correspondente majoração da verba sucumbencial em caso de provimento do recurso.</w:t>
      </w:r>
    </w:p>
    <w:p w14:paraId="52340D40" w14:textId="5AF2E239" w:rsidR="005C5C2E" w:rsidRPr="000376FD" w:rsidRDefault="00CB6BB3" w:rsidP="00CB6BB3">
      <w:pPr>
        <w:spacing w:after="0" w:line="360" w:lineRule="auto"/>
        <w:jc w:val="both"/>
        <w:rPr>
          <w:rFonts w:cstheme="minorHAnsi"/>
          <w:color w:val="EE0000"/>
        </w:rPr>
      </w:pPr>
      <w:r w:rsidRPr="00CB6BB3">
        <w:rPr>
          <w:rFonts w:cstheme="minorHAnsi"/>
          <w:color w:val="EE0000"/>
        </w:rPr>
        <w:t>Resumo elaborado exclusivamente com base nas razões recursais constantes de Apelação adesiva, sem apreciação crítica da procedência das teses apresentadas.</w:t>
      </w:r>
    </w:p>
    <w:p w14:paraId="20328E3D" w14:textId="77777777" w:rsidR="00226BB1" w:rsidRPr="00523CBF" w:rsidRDefault="00226BB1" w:rsidP="00355C73">
      <w:pPr>
        <w:spacing w:after="0" w:line="360" w:lineRule="auto"/>
        <w:jc w:val="center"/>
        <w:outlineLvl w:val="0"/>
        <w:rPr>
          <w:del w:id="1816" w:author="Assessor GDSXSR" w:date="2026-10-31T19:49:48Z"/>
          <w:rFonts w:cstheme="minorHAnsi"/>
          <w:b/>
          <w:bCs/>
        </w:rPr>
      </w:pPr>
    </w:p>
    <w:p w14:paraId="18C9229F" w14:textId="77777777" w:rsidR="00523CBF" w:rsidRDefault="00523CBF" w:rsidP="00355C73">
      <w:pPr>
        <w:spacing w:after="0" w:line="360" w:lineRule="auto"/>
        <w:jc w:val="center"/>
        <w:outlineLvl w:val="0"/>
        <w:rPr>
          <w:del w:id="1817" w:author="Assessor GDSXSR" w:date="2026-10-31T19:49:48Z"/>
          <w:rFonts w:ascii="Arial" w:hAnsi="Arial" w:cs="Arial"/>
          <w:b/>
          <w:bCs/>
          <w:sz w:val="28"/>
          <w:szCs w:val="28"/>
        </w:rPr>
      </w:pPr>
    </w:p>
    <w:p w14:paraId="36E341E4" w14:textId="77777777" w:rsidR="00523CBF" w:rsidRDefault="00523CBF" w:rsidP="00355C73">
      <w:pPr>
        <w:spacing w:after="0" w:line="360" w:lineRule="auto"/>
        <w:jc w:val="center"/>
        <w:outlineLvl w:val="0"/>
        <w:rPr>
          <w:del w:id="1818" w:author="Assessor GDSXSR" w:date="2026-10-31T19:49:48Z"/>
          <w:rFonts w:ascii="Arial" w:hAnsi="Arial" w:cs="Arial"/>
          <w:b/>
          <w:bCs/>
          <w:sz w:val="28"/>
          <w:szCs w:val="28"/>
        </w:rPr>
      </w:pPr>
    </w:p>
    <w:p w14:paraId="63358632" w14:textId="4E878922"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07F5D4F2" w14:textId="77777777" w:rsidR="0046190A" w:rsidRPr="0046190A" w:rsidRDefault="00F63CDB" w:rsidP="0046190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46190A" w:rsidRPr="0046190A">
        <w:rPr>
          <w:rFonts w:ascii="Arial" w:hAnsi="Arial" w:cs="Arial"/>
          <w:i/>
          <w:iCs/>
          <w:sz w:val="26"/>
          <w:szCs w:val="26"/>
        </w:rPr>
        <w:t>Cuida-se de ação de rescisão contratual, cumulada com pedidos de restituição de valores e de tutela de urgência, proposta por DEBORA CAMILO MUNIZ em desfavor de FGR URBANISMO CENTRO-SUL S/A, partes qualificadas.</w:t>
      </w:r>
    </w:p>
    <w:p w14:paraId="279E9974"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autora relata que celebrou com a ré contrato de promessa de compra e venda em 20.5.2023, relativo a lote no Condomínio Jardins Genebra, pelo valor total de R$ 855.000,00 (oitocentos e cinquenta e cinco mil reais).</w:t>
      </w:r>
    </w:p>
    <w:p w14:paraId="494317B0"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Aduz que efetuou pagamentos no montante de R$ 203.355,03 (duzentos e três mil, trezentos e cinquenta e cinco reais e três centavos), correspondentes a entrada e parcelas contratuais.</w:t>
      </w:r>
    </w:p>
    <w:p w14:paraId="7F4F4191"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Sustenta que a ré deixou de promover o registro do contrato com alienação fiduciária junto à matrícula do imóvel, o que impede a constituição válida da garantia fiduciária.</w:t>
      </w:r>
    </w:p>
    <w:p w14:paraId="171A936B"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Defende que a ausência de registro configura inadimplemento da ré, justificando a rescisão com devolução integral dos valores pagos.</w:t>
      </w:r>
    </w:p>
    <w:p w14:paraId="27C87FA7"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Alega alteração superveniente de sua capacidade financeira, tornando o contrato excessivamente oneroso, com risco de inadimplemento.</w:t>
      </w:r>
    </w:p>
    <w:p w14:paraId="1799C333"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lastRenderedPageBreak/>
        <w:t>Requer, assim, a título de tutela de urgência, a suspensão das cobranças, abstenção de negativação e interrupção da exigibilidade das parcelas. No mérito, pugna pela confirmação da medida antecipatória, pela rescisão do contrato por culpa da ré, com devolução integral de R$ 203.355,03 (duzentos e três mil e trezentos e cinquenta e cinco reais e três centavos). Subsidiariamente, requer devolução com retenção de até 10% (dez por cento) do montante pago.</w:t>
      </w:r>
    </w:p>
    <w:p w14:paraId="001B0C13"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Com a inicial foram juntados documentos nos IDs 275390516 a 275390533. Custas iniciais recolhidas no ID 275397261.</w:t>
      </w:r>
    </w:p>
    <w:p w14:paraId="3EC1787F"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decisão de ID 275428230 deferiu o pedido de tutela de urgência.</w:t>
      </w:r>
    </w:p>
    <w:p w14:paraId="55F6CE9E"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ré interpôs agravo de instrumento dessa decisão, ao qual fora negada a concessão de efeito suspensivo por este E. TJDFT (ID 278324024).</w:t>
      </w:r>
    </w:p>
    <w:p w14:paraId="4DE8F4CD"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Citada, a ré apresentou contestação no ID 277983610 e documentos nos IDs 277983611 a 277983621.</w:t>
      </w:r>
    </w:p>
    <w:p w14:paraId="26176790"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 xml:space="preserve">Defende a ré que: a) carece a autora de interesse de agir; b) a obrigação de registro do contrato era da autora, conforme cláusula contratual expressa; c) a ausência de registro não invalida o contrato, sendo irrelevante entre as partes, mantendo-se a eficácia da alienação fiduciária; d) a rescisão decorre exclusivamente da vontade da autora; e) eventual rescisão deve observar o procedimento dos artigos 26 e 27 da Lei 9.514/97, com leilão do imóvel e eventual restituição do saldo remanescente; e) deve </w:t>
      </w:r>
      <w:r w:rsidRPr="0046190A">
        <w:rPr>
          <w:rFonts w:ascii="Arial" w:hAnsi="Arial" w:cs="Arial"/>
          <w:i/>
          <w:iCs/>
          <w:sz w:val="26"/>
          <w:szCs w:val="26"/>
        </w:rPr>
        <w:lastRenderedPageBreak/>
        <w:t>haver a retenção integral da comissão de corretagem e o pagamento de taxa de fruição. Requer, ao final, o acolhimento da preliminar suscitada e, no mérito, o julgamento de improcedência dos pedidos.</w:t>
      </w:r>
    </w:p>
    <w:p w14:paraId="19931304"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Réplica no ID 279634995.</w:t>
      </w:r>
    </w:p>
    <w:p w14:paraId="431DD179"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decisão de ID 279804000 rejeitou a preliminar suscitada, inverteu o ônus da prova em desfavor da ré e intimou as partes a especificar provas. Não houve requerimentos nesse sentido.</w:t>
      </w:r>
    </w:p>
    <w:p w14:paraId="2A1367AB" w14:textId="0A8933DE" w:rsidR="00F63CDB" w:rsidRPr="000A7009"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Vieram os autos conclusos.</w:t>
      </w:r>
      <w:r w:rsidR="0061262D" w:rsidRPr="00777828">
        <w:rPr>
          <w:rFonts w:ascii="Arial" w:hAnsi="Arial" w:cs="Arial"/>
          <w:sz w:val="26"/>
          <w:szCs w:val="26"/>
        </w:rPr>
        <w:t xml:space="preserve">” </w:t>
      </w:r>
      <w:r w:rsidR="0061262D" w:rsidRPr="003067D3">
        <w:rPr>
          <w:rFonts w:ascii="Arial" w:hAnsi="Arial" w:cs="Arial"/>
          <w:i/>
          <w:iCs/>
          <w:sz w:val="26"/>
          <w:szCs w:val="26"/>
        </w:rPr>
        <w:t xml:space="preserve">(ID </w:t>
      </w:r>
      <w:r w:rsidRPr="003067D3">
        <w:rPr>
          <w:rFonts w:ascii="Arial" w:hAnsi="Arial" w:cs="Arial"/>
          <w:i/>
          <w:iCs/>
          <w:sz w:val="26"/>
          <w:szCs w:val="26"/>
        </w:rPr>
        <w:t>89808527</w:t>
      </w:r>
      <w:r w:rsidR="0061262D" w:rsidRPr="003067D3">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6293E8F8" w:rsidR="0061262D" w:rsidRDefault="0046190A" w:rsidP="00DB1301">
      <w:pPr>
        <w:spacing w:after="0" w:line="360" w:lineRule="auto"/>
        <w:ind w:firstLine="2268"/>
        <w:jc w:val="both"/>
        <w:rPr>
          <w:rFonts w:ascii="Arial" w:hAnsi="Arial" w:cs="Arial"/>
          <w:sz w:val="28"/>
          <w:szCs w:val="28"/>
        </w:rPr>
      </w:pPr>
      <w:r>
        <w:rPr>
          <w:rFonts w:ascii="Arial" w:hAnsi="Arial" w:cs="Arial"/>
          <w:sz w:val="28"/>
          <w:szCs w:val="28"/>
        </w:rPr>
        <w:t>O</w:t>
      </w:r>
      <w:r w:rsidR="0061262D">
        <w:rPr>
          <w:rFonts w:ascii="Arial" w:hAnsi="Arial" w:cs="Arial"/>
          <w:sz w:val="28"/>
          <w:szCs w:val="28"/>
        </w:rPr>
        <w:t xml:space="preserve"> MM. Ju</w:t>
      </w:r>
      <w:r>
        <w:rPr>
          <w:rFonts w:ascii="Arial" w:hAnsi="Arial" w:cs="Arial"/>
          <w:sz w:val="28"/>
          <w:szCs w:val="28"/>
        </w:rPr>
        <w:t>iz</w:t>
      </w:r>
      <w:r w:rsidR="0061262D">
        <w:rPr>
          <w:rFonts w:ascii="Arial" w:hAnsi="Arial" w:cs="Arial"/>
          <w:sz w:val="28"/>
          <w:szCs w:val="28"/>
        </w:rPr>
        <w:t xml:space="preserve"> sentenciante</w:t>
      </w:r>
      <w:r w:rsidR="008235A6" w:rsidRPr="008235A6">
        <w:rPr>
          <w:rFonts w:ascii="Arial" w:hAnsi="Arial" w:cs="Arial"/>
          <w:sz w:val="28"/>
          <w:szCs w:val="28"/>
        </w:rPr>
        <w:t>, Dr</w:t>
      </w:r>
      <w:r>
        <w:rPr>
          <w:rFonts w:ascii="Arial" w:hAnsi="Arial" w:cs="Arial"/>
          <w:sz w:val="28"/>
          <w:szCs w:val="28"/>
        </w:rPr>
        <w:t>.</w:t>
      </w:r>
      <w:r w:rsidR="003524E5">
        <w:rPr>
          <w:rFonts w:ascii="Arial" w:hAnsi="Arial" w:cs="Arial"/>
          <w:sz w:val="28"/>
          <w:szCs w:val="28"/>
        </w:rPr>
        <w:t xml:space="preserve"> </w:t>
      </w:r>
      <w:r>
        <w:rPr>
          <w:rFonts w:ascii="Arial" w:hAnsi="Arial" w:cs="Arial"/>
          <w:sz w:val="28"/>
          <w:szCs w:val="28"/>
        </w:rPr>
        <w:t>Caio Brucoli Sembongi</w:t>
      </w:r>
      <w:r w:rsidR="003524E5" w:rsidRPr="003524E5">
        <w:rPr>
          <w:rFonts w:ascii="Arial" w:hAnsi="Arial" w:cs="Arial"/>
          <w:sz w:val="28"/>
          <w:szCs w:val="28"/>
        </w:rPr>
        <w:t>, da</w:t>
      </w:r>
      <w:r w:rsidR="0006080C">
        <w:rPr>
          <w:rFonts w:ascii="Arial" w:hAnsi="Arial" w:cs="Arial"/>
          <w:sz w:val="28"/>
          <w:szCs w:val="28"/>
        </w:rPr>
        <w:t xml:space="preserve"> </w:t>
      </w:r>
      <w:r>
        <w:rPr>
          <w:rFonts w:ascii="Arial" w:hAnsi="Arial" w:cs="Arial"/>
          <w:sz w:val="28"/>
          <w:szCs w:val="28"/>
        </w:rPr>
        <w:t>17</w:t>
      </w:r>
      <w:r w:rsidR="007A3AF9" w:rsidRPr="007A3AF9">
        <w:rPr>
          <w:rFonts w:ascii="Arial" w:hAnsi="Arial" w:cs="Arial"/>
          <w:sz w:val="28"/>
          <w:szCs w:val="28"/>
        </w:rPr>
        <w:t>ª Vara Cível</w:t>
      </w:r>
      <w:r>
        <w:rPr>
          <w:rFonts w:ascii="Arial" w:hAnsi="Arial" w:cs="Arial"/>
          <w:sz w:val="28"/>
          <w:szCs w:val="28"/>
        </w:rPr>
        <w:t xml:space="preserve"> de Brasília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873A286" w14:textId="77777777" w:rsidR="0046190A" w:rsidRPr="0046190A" w:rsidRDefault="0006080C" w:rsidP="0046190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46190A" w:rsidRPr="0046190A">
        <w:rPr>
          <w:rFonts w:ascii="Arial" w:hAnsi="Arial" w:cs="Arial"/>
          <w:i/>
          <w:iCs/>
          <w:sz w:val="26"/>
          <w:szCs w:val="26"/>
        </w:rPr>
        <w:t>Do exposto, nos termos do artigo 487, I, do CPC, resolvo o mérito e, CONFIRMANDO a tutela de urgência concedida, JULGO PARCIALMENTE PROCEDENTES os pedidos para:</w:t>
      </w:r>
    </w:p>
    <w:p w14:paraId="473CFA18"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a) DECRETAR a rescisão do contrato de IDs 275390527 a 275390533, com efeitos a partir da decisão de ID 275428230;</w:t>
      </w:r>
    </w:p>
    <w:p w14:paraId="5AA231CF"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b) DECLARAR a abusividade da cláusula terceira, parágrafo primeiro, do contrato, tão somente para reduzir o valor da cláusula penal e afastar a taxa de fruição e a forma ali proposta de restituição das parcelas devidas à autora;</w:t>
      </w:r>
    </w:p>
    <w:p w14:paraId="7666AD3B" w14:textId="77777777" w:rsidR="0046190A" w:rsidRPr="0046190A"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 xml:space="preserve">c) CONDENAR a ré à devolução dos valores pagos pela autora – retido o percentual de 25% (vinte e cinco por cento) da quantia já quitada, a título de cláusula penal –, em parcela única, corrigidos pelos mesmos índices utilizados no contrato, a partir de cada </w:t>
      </w:r>
      <w:r w:rsidRPr="0046190A">
        <w:rPr>
          <w:rFonts w:ascii="Arial" w:hAnsi="Arial" w:cs="Arial"/>
          <w:i/>
          <w:iCs/>
          <w:sz w:val="26"/>
          <w:szCs w:val="26"/>
        </w:rPr>
        <w:lastRenderedPageBreak/>
        <w:t>desembolso, e acrescidos de juros de mora correspondente à taxa Selic, deduzido o índice contratual, a contar da citação.</w:t>
      </w:r>
    </w:p>
    <w:p w14:paraId="163354A9" w14:textId="078ECCF4" w:rsidR="0006080C" w:rsidRPr="007A5C88" w:rsidRDefault="0046190A" w:rsidP="0046190A">
      <w:pPr>
        <w:spacing w:after="0" w:line="360" w:lineRule="auto"/>
        <w:ind w:left="2268" w:firstLine="1134"/>
        <w:jc w:val="both"/>
        <w:rPr>
          <w:rFonts w:ascii="Arial" w:hAnsi="Arial" w:cs="Arial"/>
          <w:i/>
          <w:iCs/>
          <w:sz w:val="26"/>
          <w:szCs w:val="26"/>
        </w:rPr>
      </w:pPr>
      <w:r w:rsidRPr="0046190A">
        <w:rPr>
          <w:rFonts w:ascii="Arial" w:hAnsi="Arial" w:cs="Arial"/>
          <w:i/>
          <w:iCs/>
          <w:sz w:val="26"/>
          <w:szCs w:val="26"/>
        </w:rPr>
        <w:t>Em razão da sucumbência mínima da autora, condeno a ré ao pagamento das custas e despesas do processo, bem como honorários advocatícios, estes ora arbitrados em 10% (dez por cento) sobre o valor da condenação, nos termos do artigo 85, §</w:t>
      </w:r>
      <w:r>
        <w:rPr>
          <w:rFonts w:ascii="Arial" w:hAnsi="Arial" w:cs="Arial"/>
          <w:i/>
          <w:iCs/>
          <w:sz w:val="26"/>
          <w:szCs w:val="26"/>
        </w:rPr>
        <w:t xml:space="preserve"> </w:t>
      </w:r>
      <w:r w:rsidRPr="0046190A">
        <w:rPr>
          <w:rFonts w:ascii="Arial" w:hAnsi="Arial" w:cs="Arial"/>
          <w:i/>
          <w:iCs/>
          <w:sz w:val="26"/>
          <w:szCs w:val="26"/>
        </w:rPr>
        <w:t>2º, do CPC</w:t>
      </w:r>
      <w:r w:rsidR="007A5C88" w:rsidRPr="007A5C88">
        <w:rPr>
          <w:rFonts w:ascii="Arial" w:hAnsi="Arial" w:cs="Arial"/>
          <w:i/>
          <w:iCs/>
          <w:sz w:val="26"/>
          <w:szCs w:val="26"/>
        </w:rPr>
        <w:t>.</w:t>
      </w:r>
      <w:r w:rsidR="00063145" w:rsidRPr="007A5C88">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18D04889" w14:textId="5C362084" w:rsidR="004F1CCA" w:rsidRPr="004F1CCA" w:rsidRDefault="0046190A" w:rsidP="004F1CCA">
      <w:pPr>
        <w:spacing w:after="0" w:line="360" w:lineRule="auto"/>
        <w:ind w:firstLine="2268"/>
        <w:jc w:val="both"/>
        <w:rPr>
          <w:rFonts w:ascii="Arial" w:hAnsi="Arial" w:cs="Arial"/>
          <w:sz w:val="28"/>
          <w:szCs w:val="28"/>
        </w:rPr>
      </w:pPr>
      <w:r>
        <w:rPr>
          <w:rFonts w:ascii="Arial" w:hAnsi="Arial" w:cs="Arial"/>
          <w:sz w:val="28"/>
          <w:szCs w:val="28"/>
        </w:rPr>
        <w:t>A</w:t>
      </w:r>
      <w:r w:rsidR="00FA1FCB">
        <w:rPr>
          <w:rFonts w:ascii="Arial" w:hAnsi="Arial" w:cs="Arial"/>
          <w:sz w:val="28"/>
          <w:szCs w:val="28"/>
        </w:rPr>
        <w:t xml:space="preserve"> ré</w:t>
      </w:r>
      <w:r w:rsidR="00E81D78">
        <w:rPr>
          <w:rFonts w:ascii="Arial" w:hAnsi="Arial" w:cs="Arial"/>
          <w:sz w:val="28"/>
          <w:szCs w:val="28"/>
        </w:rPr>
        <w:t>,</w:t>
      </w:r>
      <w:r w:rsidR="00FA1FCB">
        <w:rPr>
          <w:rFonts w:ascii="Arial" w:hAnsi="Arial" w:cs="Arial"/>
          <w:sz w:val="28"/>
          <w:szCs w:val="28"/>
        </w:rPr>
        <w:t xml:space="preserve"> </w:t>
      </w:r>
      <w:r>
        <w:rPr>
          <w:rFonts w:ascii="Arial" w:hAnsi="Arial" w:cs="Arial"/>
          <w:sz w:val="28"/>
          <w:szCs w:val="28"/>
        </w:rPr>
        <w:t>FGR Urbanismo Centro-</w:t>
      </w:r>
      <w:r w:rsidR="00E81D78">
        <w:rPr>
          <w:rFonts w:ascii="Arial" w:hAnsi="Arial" w:cs="Arial"/>
          <w:sz w:val="28"/>
          <w:szCs w:val="28"/>
        </w:rPr>
        <w:t>S</w:t>
      </w:r>
      <w:r>
        <w:rPr>
          <w:rFonts w:ascii="Arial" w:hAnsi="Arial" w:cs="Arial"/>
          <w:sz w:val="28"/>
          <w:szCs w:val="28"/>
        </w:rPr>
        <w:t>ul S.A.</w:t>
      </w:r>
      <w:r w:rsidR="00E81D78">
        <w:rPr>
          <w:rFonts w:ascii="Arial" w:hAnsi="Arial" w:cs="Arial"/>
          <w:sz w:val="28"/>
          <w:szCs w:val="28"/>
        </w:rPr>
        <w:t>,</w:t>
      </w:r>
      <w:r w:rsidR="004F1CCA" w:rsidRPr="004F1CCA">
        <w:rPr>
          <w:rFonts w:ascii="Arial" w:hAnsi="Arial" w:cs="Arial"/>
          <w:sz w:val="28"/>
          <w:szCs w:val="28"/>
        </w:rPr>
        <w:t xml:space="preserve"> </w:t>
      </w:r>
      <w:r w:rsidR="00E81D78">
        <w:rPr>
          <w:rFonts w:ascii="Arial" w:hAnsi="Arial" w:cs="Arial"/>
          <w:sz w:val="28"/>
          <w:szCs w:val="28"/>
        </w:rPr>
        <w:t xml:space="preserve">opôs </w:t>
      </w:r>
      <w:r w:rsidR="004F1CCA" w:rsidRPr="004F1CCA">
        <w:rPr>
          <w:rFonts w:ascii="Arial" w:hAnsi="Arial" w:cs="Arial"/>
          <w:sz w:val="28"/>
          <w:szCs w:val="28"/>
        </w:rPr>
        <w:t xml:space="preserve">embargos de declaração (ID </w:t>
      </w:r>
      <w:r w:rsidR="00E81D78">
        <w:rPr>
          <w:rFonts w:ascii="Arial" w:hAnsi="Arial" w:cs="Arial"/>
          <w:sz w:val="28"/>
          <w:szCs w:val="28"/>
        </w:rPr>
        <w:t>89808529</w:t>
      </w:r>
      <w:r w:rsidR="004F1CCA" w:rsidRPr="004F1CCA">
        <w:rPr>
          <w:rFonts w:ascii="Arial" w:hAnsi="Arial" w:cs="Arial"/>
          <w:sz w:val="28"/>
          <w:szCs w:val="28"/>
        </w:rPr>
        <w:t>), os quais foram rejeitados</w:t>
      </w:r>
      <w:r w:rsidR="007D0874">
        <w:rPr>
          <w:rFonts w:ascii="Arial" w:hAnsi="Arial" w:cs="Arial"/>
          <w:sz w:val="28"/>
          <w:szCs w:val="28"/>
        </w:rPr>
        <w:t xml:space="preserve"> </w:t>
      </w:r>
      <w:r w:rsidR="004F1CCA" w:rsidRPr="004F1CCA">
        <w:rPr>
          <w:rFonts w:ascii="Arial" w:hAnsi="Arial" w:cs="Arial"/>
          <w:sz w:val="28"/>
          <w:szCs w:val="28"/>
        </w:rPr>
        <w:t>(ID</w:t>
      </w:r>
      <w:r w:rsidR="007D0874">
        <w:rPr>
          <w:rFonts w:ascii="Arial" w:hAnsi="Arial" w:cs="Arial"/>
          <w:sz w:val="28"/>
          <w:szCs w:val="28"/>
        </w:rPr>
        <w:t xml:space="preserve"> </w:t>
      </w:r>
      <w:r w:rsidR="00E81D78">
        <w:rPr>
          <w:rFonts w:ascii="Arial" w:hAnsi="Arial" w:cs="Arial"/>
          <w:sz w:val="28"/>
          <w:szCs w:val="28"/>
        </w:rPr>
        <w:t>89808533</w:t>
      </w:r>
      <w:r w:rsidR="004F1CCA" w:rsidRPr="004F1CCA">
        <w:rPr>
          <w:rFonts w:ascii="Arial" w:hAnsi="Arial" w:cs="Arial"/>
          <w:sz w:val="28"/>
          <w:szCs w:val="28"/>
        </w:rPr>
        <w:t>). </w:t>
      </w:r>
    </w:p>
    <w:p w14:paraId="7DCD1DF8" w14:textId="77777777" w:rsidR="004F1CCA" w:rsidRDefault="004F1CCA" w:rsidP="000761D9">
      <w:pPr>
        <w:spacing w:after="0" w:line="360" w:lineRule="auto"/>
        <w:ind w:firstLine="2268"/>
        <w:jc w:val="both"/>
        <w:rPr>
          <w:rFonts w:ascii="Arial" w:hAnsi="Arial" w:cs="Arial"/>
          <w:sz w:val="28"/>
          <w:szCs w:val="28"/>
        </w:rPr>
      </w:pPr>
    </w:p>
    <w:p w14:paraId="756A258C" w14:textId="30CC1DC2" w:rsidR="00882188" w:rsidRPr="00E86190" w:rsidRDefault="00882188" w:rsidP="000761D9">
      <w:pPr>
        <w:spacing w:after="0" w:line="360" w:lineRule="auto"/>
        <w:ind w:firstLine="2268"/>
        <w:jc w:val="both"/>
        <w:rPr>
          <w:rFonts w:ascii="Arial" w:hAnsi="Arial" w:cs="Arial"/>
          <w:color w:val="7030A0"/>
          <w:sz w:val="28"/>
          <w:szCs w:val="28"/>
        </w:rPr>
      </w:pPr>
      <w:r w:rsidRPr="00882188">
        <w:rPr>
          <w:rFonts w:ascii="Arial" w:hAnsi="Arial" w:cs="Arial"/>
          <w:sz w:val="28"/>
          <w:szCs w:val="28"/>
        </w:rPr>
        <w:t>Apelo d</w:t>
      </w:r>
      <w:r w:rsidR="007A5C88">
        <w:rPr>
          <w:rFonts w:ascii="Arial" w:hAnsi="Arial" w:cs="Arial"/>
          <w:sz w:val="28"/>
          <w:szCs w:val="28"/>
        </w:rPr>
        <w:t>a</w:t>
      </w:r>
      <w:r w:rsidR="00063145">
        <w:rPr>
          <w:rFonts w:ascii="Arial" w:hAnsi="Arial" w:cs="Arial"/>
          <w:sz w:val="28"/>
          <w:szCs w:val="28"/>
        </w:rPr>
        <w:t xml:space="preserve"> ré</w:t>
      </w:r>
      <w:r w:rsidR="00FC0069">
        <w:rPr>
          <w:rFonts w:ascii="Arial" w:hAnsi="Arial" w:cs="Arial"/>
          <w:sz w:val="28"/>
          <w:szCs w:val="28"/>
        </w:rPr>
        <w:t>,</w:t>
      </w:r>
      <w:r w:rsidR="007A5C88">
        <w:rPr>
          <w:rFonts w:ascii="Arial" w:hAnsi="Arial" w:cs="Arial"/>
          <w:sz w:val="28"/>
          <w:szCs w:val="28"/>
        </w:rPr>
        <w:t xml:space="preserve"> </w:t>
      </w:r>
      <w:r w:rsidR="00E81D78">
        <w:rPr>
          <w:rFonts w:ascii="Arial" w:hAnsi="Arial" w:cs="Arial"/>
          <w:sz w:val="28"/>
          <w:szCs w:val="28"/>
        </w:rPr>
        <w:t>FGR Urbanismo Centro-Sul S.A.</w:t>
      </w:r>
      <w:r w:rsidR="007A5C88">
        <w:rPr>
          <w:rFonts w:ascii="Arial" w:hAnsi="Arial" w:cs="Arial"/>
          <w:sz w:val="28"/>
          <w:szCs w:val="28"/>
        </w:rPr>
        <w:t xml:space="preserve"> </w:t>
      </w:r>
      <w:r w:rsidRPr="00882188">
        <w:rPr>
          <w:rFonts w:ascii="Arial" w:hAnsi="Arial" w:cs="Arial"/>
          <w:sz w:val="28"/>
          <w:szCs w:val="28"/>
        </w:rPr>
        <w:t>(ID</w:t>
      </w:r>
      <w:r w:rsidR="00F77295">
        <w:rPr>
          <w:rFonts w:ascii="Arial" w:hAnsi="Arial" w:cs="Arial"/>
          <w:sz w:val="28"/>
          <w:szCs w:val="28"/>
        </w:rPr>
        <w:t xml:space="preserve"> </w:t>
      </w:r>
      <w:r w:rsidR="00E81D78">
        <w:rPr>
          <w:rFonts w:ascii="Arial" w:hAnsi="Arial" w:cs="Arial"/>
          <w:sz w:val="28"/>
          <w:szCs w:val="28"/>
        </w:rPr>
        <w:t>89808536</w:t>
      </w:r>
      <w:r w:rsidRPr="00882188">
        <w:rPr>
          <w:rFonts w:ascii="Arial" w:hAnsi="Arial" w:cs="Arial"/>
          <w:sz w:val="28"/>
          <w:szCs w:val="28"/>
        </w:rPr>
        <w:t>)</w:t>
      </w:r>
      <w:r w:rsidR="00FC0069">
        <w:rPr>
          <w:rFonts w:ascii="Arial" w:hAnsi="Arial" w:cs="Arial"/>
          <w:sz w:val="28"/>
          <w:szCs w:val="28"/>
        </w:rPr>
        <w:t>,</w:t>
      </w:r>
      <w:r w:rsidRPr="00882188">
        <w:rPr>
          <w:rFonts w:ascii="Arial" w:hAnsi="Arial" w:cs="Arial"/>
          <w:sz w:val="28"/>
          <w:szCs w:val="28"/>
        </w:rPr>
        <w:t xml:space="preserve"> em que alega</w:t>
      </w:r>
      <w:r w:rsidR="001E01AE">
        <w:rPr>
          <w:rFonts w:ascii="Arial" w:hAnsi="Arial" w:cs="Arial"/>
          <w:sz w:val="28"/>
          <w:szCs w:val="28"/>
        </w:rPr>
        <w:t>, em síntese,</w:t>
      </w:r>
      <w:r w:rsidR="003F1870" w:rsidRPr="003F1870">
        <w:rPr>
          <w:rFonts w:ascii="Arial" w:hAnsi="Arial" w:cs="Arial"/>
          <w:sz w:val="28"/>
          <w:szCs w:val="28"/>
        </w:rPr>
        <w:t xml:space="preserve"> </w:t>
      </w:r>
      <w:r w:rsidR="003F1870">
        <w:rPr>
          <w:rFonts w:ascii="Arial" w:hAnsi="Arial" w:cs="Arial"/>
          <w:sz w:val="28"/>
          <w:szCs w:val="28"/>
        </w:rPr>
        <w:t>que</w:t>
      </w:r>
      <w:r w:rsidR="00A76A8B">
        <w:rPr>
          <w:rFonts w:ascii="Arial" w:hAnsi="Arial" w:cs="Arial"/>
          <w:sz w:val="28"/>
          <w:szCs w:val="28"/>
        </w:rPr>
        <w:t xml:space="preserve">: </w:t>
      </w:r>
      <w:r w:rsidR="00A76A8B" w:rsidRPr="00A76A8B">
        <w:rPr>
          <w:rFonts w:ascii="Arial" w:hAnsi="Arial" w:cs="Arial"/>
          <w:b/>
          <w:bCs/>
          <w:sz w:val="28"/>
          <w:szCs w:val="28"/>
        </w:rPr>
        <w:t>1)</w:t>
      </w:r>
      <w:r w:rsidR="003F1870">
        <w:rPr>
          <w:rFonts w:ascii="Arial" w:hAnsi="Arial" w:cs="Arial"/>
          <w:sz w:val="28"/>
          <w:szCs w:val="28"/>
        </w:rPr>
        <w:t xml:space="preserve"> </w:t>
      </w:r>
      <w:r w:rsidR="00E81D78">
        <w:rPr>
          <w:rFonts w:ascii="Arial" w:hAnsi="Arial" w:cs="Arial"/>
          <w:sz w:val="28"/>
          <w:szCs w:val="28"/>
        </w:rPr>
        <w:t>não cabe a devolução pretendida, devendo aplicar-se as disposições da Lei nº 9.514/97 quanto ao regime de retomada em razão de inadimplemento</w:t>
      </w:r>
      <w:r w:rsidR="00A76A8B">
        <w:rPr>
          <w:rFonts w:ascii="Arial" w:hAnsi="Arial" w:cs="Arial"/>
          <w:sz w:val="28"/>
          <w:szCs w:val="28"/>
        </w:rPr>
        <w:t>;</w:t>
      </w:r>
      <w:r w:rsidR="001B7B04">
        <w:rPr>
          <w:rFonts w:ascii="Arial" w:hAnsi="Arial" w:cs="Arial"/>
          <w:sz w:val="28"/>
          <w:szCs w:val="28"/>
        </w:rPr>
        <w:t xml:space="preserve"> </w:t>
      </w:r>
      <w:r w:rsidR="00A76A8B" w:rsidRPr="00A76A8B">
        <w:rPr>
          <w:rFonts w:ascii="Arial" w:hAnsi="Arial" w:cs="Arial"/>
          <w:b/>
          <w:bCs/>
          <w:sz w:val="28"/>
          <w:szCs w:val="28"/>
        </w:rPr>
        <w:t>2)</w:t>
      </w:r>
      <w:r w:rsidR="001B7B04">
        <w:rPr>
          <w:rFonts w:ascii="Arial" w:hAnsi="Arial" w:cs="Arial"/>
          <w:sz w:val="28"/>
          <w:szCs w:val="28"/>
        </w:rPr>
        <w:t xml:space="preserve"> </w:t>
      </w:r>
      <w:r w:rsidR="007D2D27">
        <w:rPr>
          <w:rFonts w:ascii="Arial" w:hAnsi="Arial" w:cs="Arial"/>
          <w:sz w:val="28"/>
          <w:szCs w:val="28"/>
        </w:rPr>
        <w:t xml:space="preserve">é possível </w:t>
      </w:r>
      <w:r w:rsidR="00E81D78">
        <w:rPr>
          <w:rFonts w:ascii="Arial" w:hAnsi="Arial" w:cs="Arial"/>
          <w:sz w:val="28"/>
          <w:szCs w:val="28"/>
        </w:rPr>
        <w:t>a retenção de até 50% dos valores pagos, por se tratar de imóvel construído sob o regime de incorporação e submetido ao patrimônio de afetação</w:t>
      </w:r>
      <w:r w:rsidR="00E13A6E">
        <w:rPr>
          <w:rFonts w:ascii="Arial" w:hAnsi="Arial" w:cs="Arial"/>
          <w:sz w:val="28"/>
          <w:szCs w:val="28"/>
        </w:rPr>
        <w:t>;</w:t>
      </w:r>
      <w:r w:rsidR="00377D96">
        <w:rPr>
          <w:rFonts w:ascii="Arial" w:hAnsi="Arial" w:cs="Arial"/>
          <w:sz w:val="28"/>
          <w:szCs w:val="28"/>
        </w:rPr>
        <w:t xml:space="preserve"> </w:t>
      </w:r>
      <w:r w:rsidR="00E13A6E">
        <w:rPr>
          <w:rFonts w:ascii="Arial" w:hAnsi="Arial" w:cs="Arial"/>
          <w:sz w:val="28"/>
          <w:szCs w:val="28"/>
        </w:rPr>
        <w:t xml:space="preserve">e </w:t>
      </w:r>
      <w:r w:rsidR="00E13A6E" w:rsidRPr="00E13A6E">
        <w:rPr>
          <w:rFonts w:ascii="Arial" w:hAnsi="Arial" w:cs="Arial"/>
          <w:b/>
          <w:bCs/>
          <w:sz w:val="28"/>
          <w:szCs w:val="28"/>
        </w:rPr>
        <w:t>3)</w:t>
      </w:r>
      <w:r w:rsidR="001E01AE">
        <w:rPr>
          <w:rFonts w:ascii="Arial" w:hAnsi="Arial" w:cs="Arial"/>
          <w:sz w:val="28"/>
          <w:szCs w:val="28"/>
        </w:rPr>
        <w:t xml:space="preserve"> </w:t>
      </w:r>
      <w:r w:rsidR="00E81D78">
        <w:rPr>
          <w:rFonts w:ascii="Arial" w:hAnsi="Arial" w:cs="Arial"/>
          <w:sz w:val="28"/>
          <w:szCs w:val="28"/>
        </w:rPr>
        <w:t xml:space="preserve">foi </w:t>
      </w:r>
      <w:r w:rsidR="001E01AE">
        <w:rPr>
          <w:rFonts w:ascii="Arial" w:hAnsi="Arial" w:cs="Arial"/>
          <w:sz w:val="28"/>
          <w:szCs w:val="28"/>
        </w:rPr>
        <w:t xml:space="preserve">a </w:t>
      </w:r>
      <w:r w:rsidR="00E81D78">
        <w:rPr>
          <w:rFonts w:ascii="Arial" w:hAnsi="Arial" w:cs="Arial"/>
          <w:sz w:val="28"/>
          <w:szCs w:val="28"/>
        </w:rPr>
        <w:t xml:space="preserve">autora quem deu causa à ação, ante a desistência do negócio, e </w:t>
      </w:r>
      <w:r w:rsidR="00523D39">
        <w:rPr>
          <w:rFonts w:ascii="Arial" w:hAnsi="Arial" w:cs="Arial"/>
          <w:sz w:val="28"/>
          <w:szCs w:val="28"/>
        </w:rPr>
        <w:t xml:space="preserve">ela </w:t>
      </w:r>
      <w:r w:rsidR="00E81D78">
        <w:rPr>
          <w:rFonts w:ascii="Arial" w:hAnsi="Arial" w:cs="Arial"/>
          <w:sz w:val="28"/>
          <w:szCs w:val="28"/>
        </w:rPr>
        <w:t xml:space="preserve">não teve seus pedidos integralmente acolhidos para obter a restituição sem quaisquer retenções, configurando-se, portanto, a </w:t>
      </w:r>
      <w:r w:rsidR="00523D39">
        <w:rPr>
          <w:rFonts w:ascii="Arial" w:hAnsi="Arial" w:cs="Arial"/>
          <w:sz w:val="28"/>
          <w:szCs w:val="28"/>
        </w:rPr>
        <w:t xml:space="preserve">sua </w:t>
      </w:r>
      <w:r w:rsidR="00E81D78">
        <w:rPr>
          <w:rFonts w:ascii="Arial" w:hAnsi="Arial" w:cs="Arial"/>
          <w:sz w:val="28"/>
          <w:szCs w:val="28"/>
        </w:rPr>
        <w:t xml:space="preserve">sucumbência </w:t>
      </w:r>
      <w:r w:rsidR="00523D39">
        <w:rPr>
          <w:rFonts w:ascii="Arial" w:hAnsi="Arial" w:cs="Arial"/>
          <w:sz w:val="28"/>
          <w:szCs w:val="28"/>
        </w:rPr>
        <w:t xml:space="preserve">integral, ou, no mínimo, </w:t>
      </w:r>
      <w:r w:rsidR="00E81D78">
        <w:rPr>
          <w:rFonts w:ascii="Arial" w:hAnsi="Arial" w:cs="Arial"/>
          <w:sz w:val="28"/>
          <w:szCs w:val="28"/>
        </w:rPr>
        <w:t>recíproca</w:t>
      </w:r>
      <w:r w:rsidR="00377D96">
        <w:rPr>
          <w:rFonts w:ascii="Arial" w:hAnsi="Arial" w:cs="Arial"/>
          <w:sz w:val="28"/>
          <w:szCs w:val="28"/>
        </w:rPr>
        <w:t>.</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35C79D5E" w:rsidR="00882188" w:rsidRDefault="00882188" w:rsidP="00523D39">
      <w:pPr>
        <w:spacing w:after="0" w:line="360" w:lineRule="auto"/>
        <w:ind w:firstLine="2268"/>
        <w:jc w:val="both"/>
        <w:rPr>
          <w:rFonts w:ascii="Arial" w:hAnsi="Arial" w:cs="Arial"/>
          <w:sz w:val="28"/>
          <w:szCs w:val="28"/>
        </w:rPr>
      </w:pPr>
      <w:r w:rsidRPr="00882188">
        <w:rPr>
          <w:rFonts w:ascii="Arial" w:hAnsi="Arial" w:cs="Arial"/>
          <w:sz w:val="28"/>
          <w:szCs w:val="28"/>
        </w:rPr>
        <w:t>Requer</w:t>
      </w:r>
      <w:r w:rsidR="00946FF7">
        <w:rPr>
          <w:rFonts w:ascii="Arial" w:hAnsi="Arial" w:cs="Arial"/>
          <w:sz w:val="28"/>
          <w:szCs w:val="28"/>
        </w:rPr>
        <w:t xml:space="preserve"> </w:t>
      </w:r>
      <w:r w:rsidR="006D07B9">
        <w:rPr>
          <w:rFonts w:ascii="Arial" w:hAnsi="Arial" w:cs="Arial"/>
          <w:sz w:val="28"/>
          <w:szCs w:val="28"/>
        </w:rPr>
        <w:t>a reforma da r. sentença para</w:t>
      </w:r>
      <w:r w:rsidR="00FC6B80">
        <w:rPr>
          <w:rFonts w:ascii="Arial" w:hAnsi="Arial" w:cs="Arial"/>
          <w:sz w:val="28"/>
          <w:szCs w:val="28"/>
        </w:rPr>
        <w:t xml:space="preserve"> que </w:t>
      </w:r>
      <w:r w:rsidR="00523D39">
        <w:rPr>
          <w:rFonts w:ascii="Arial" w:hAnsi="Arial" w:cs="Arial"/>
          <w:sz w:val="28"/>
          <w:szCs w:val="28"/>
        </w:rPr>
        <w:t>“</w:t>
      </w:r>
      <w:r w:rsidR="00523D39" w:rsidRPr="00523D39">
        <w:rPr>
          <w:rFonts w:ascii="Arial" w:hAnsi="Arial" w:cs="Arial"/>
          <w:i/>
          <w:iCs/>
          <w:sz w:val="28"/>
          <w:szCs w:val="28"/>
        </w:rPr>
        <w:t xml:space="preserve">seja reconhecida, a validade do contrato de alienação fiduciária, e, consequentemente, seja julgada extinta a presente demanda, por </w:t>
      </w:r>
      <w:r w:rsidR="00523D39" w:rsidRPr="00523D39">
        <w:rPr>
          <w:rFonts w:ascii="Arial" w:hAnsi="Arial" w:cs="Arial"/>
          <w:i/>
          <w:iCs/>
          <w:sz w:val="28"/>
          <w:szCs w:val="28"/>
        </w:rPr>
        <w:lastRenderedPageBreak/>
        <w:t>impossibilidade de rescisão contratual</w:t>
      </w:r>
      <w:r w:rsidR="00523D39">
        <w:rPr>
          <w:rFonts w:ascii="Arial" w:hAnsi="Arial" w:cs="Arial"/>
          <w:sz w:val="28"/>
          <w:szCs w:val="28"/>
        </w:rPr>
        <w:t>”. Subsidiariamente, pede que a retenção seja fixada em 50% dos valores pagos. Por fim, pede a redistribuição dos ônus da sucumbência.</w:t>
      </w:r>
    </w:p>
    <w:p w14:paraId="2C2D7535" w14:textId="77777777" w:rsidR="00523D39" w:rsidRDefault="00523D39" w:rsidP="00523D39">
      <w:pPr>
        <w:spacing w:after="0" w:line="360" w:lineRule="auto"/>
        <w:ind w:firstLine="2268"/>
        <w:jc w:val="both"/>
        <w:rPr>
          <w:rFonts w:ascii="Arial" w:hAnsi="Arial" w:cs="Arial"/>
          <w:sz w:val="28"/>
          <w:szCs w:val="28"/>
        </w:rPr>
      </w:pPr>
    </w:p>
    <w:p w14:paraId="11594BD3" w14:textId="6DBAD716" w:rsidR="00523D39" w:rsidRPr="00523D39" w:rsidRDefault="00523D39" w:rsidP="00523D39">
      <w:pPr>
        <w:spacing w:after="0" w:line="360" w:lineRule="auto"/>
        <w:ind w:firstLine="2268"/>
        <w:jc w:val="both"/>
        <w:rPr>
          <w:rFonts w:ascii="Arial" w:hAnsi="Arial" w:cs="Arial"/>
          <w:sz w:val="28"/>
          <w:szCs w:val="28"/>
        </w:rPr>
      </w:pPr>
      <w:r>
        <w:rPr>
          <w:rFonts w:ascii="Arial" w:hAnsi="Arial" w:cs="Arial"/>
          <w:sz w:val="28"/>
          <w:szCs w:val="28"/>
        </w:rPr>
        <w:t>Contrarrazões da autora</w:t>
      </w:r>
      <w:r w:rsidR="00B34FD5">
        <w:rPr>
          <w:rFonts w:ascii="Arial" w:hAnsi="Arial" w:cs="Arial"/>
          <w:sz w:val="28"/>
          <w:szCs w:val="28"/>
        </w:rPr>
        <w:t xml:space="preserve"> </w:t>
      </w:r>
      <w:r>
        <w:rPr>
          <w:rFonts w:ascii="Arial" w:hAnsi="Arial" w:cs="Arial"/>
          <w:sz w:val="28"/>
          <w:szCs w:val="28"/>
        </w:rPr>
        <w:t xml:space="preserve">ao apelo da ré (ID 89808543) </w:t>
      </w:r>
      <w:r w:rsidRPr="65F20F86">
        <w:rPr>
          <w:rFonts w:ascii="Arial" w:hAnsi="Arial" w:cs="Arial"/>
          <w:sz w:val="28"/>
          <w:szCs w:val="28"/>
        </w:rPr>
        <w:t xml:space="preserve">em que alega que: </w:t>
      </w:r>
      <w:r w:rsidRPr="65F20F86">
        <w:rPr>
          <w:rFonts w:ascii="Arial" w:hAnsi="Arial" w:cs="Arial"/>
          <w:b/>
          <w:bCs/>
          <w:sz w:val="28"/>
          <w:szCs w:val="28"/>
        </w:rPr>
        <w:t>1</w:t>
      </w:r>
      <w:r>
        <w:rPr>
          <w:rFonts w:ascii="Arial" w:hAnsi="Arial" w:cs="Arial"/>
          <w:b/>
          <w:bCs/>
          <w:sz w:val="28"/>
          <w:szCs w:val="28"/>
        </w:rPr>
        <w:t xml:space="preserve">) </w:t>
      </w:r>
      <w:r>
        <w:rPr>
          <w:rFonts w:ascii="Arial" w:hAnsi="Arial" w:cs="Arial"/>
          <w:sz w:val="28"/>
          <w:szCs w:val="28"/>
        </w:rPr>
        <w:t xml:space="preserve">a garantia fiduciária não se constituiu, em razão da falta de registro do contrato; </w:t>
      </w:r>
      <w:r>
        <w:rPr>
          <w:rFonts w:ascii="Arial" w:hAnsi="Arial" w:cs="Arial"/>
          <w:b/>
          <w:bCs/>
          <w:sz w:val="28"/>
          <w:szCs w:val="28"/>
        </w:rPr>
        <w:t xml:space="preserve">2) </w:t>
      </w:r>
      <w:r>
        <w:rPr>
          <w:rFonts w:ascii="Arial" w:hAnsi="Arial" w:cs="Arial"/>
          <w:sz w:val="28"/>
          <w:szCs w:val="28"/>
        </w:rPr>
        <w:t xml:space="preserve">não se aplica o Tema nº 1.095/STJ; </w:t>
      </w:r>
      <w:r>
        <w:rPr>
          <w:rFonts w:ascii="Arial" w:hAnsi="Arial" w:cs="Arial"/>
          <w:b/>
          <w:bCs/>
          <w:sz w:val="28"/>
          <w:szCs w:val="28"/>
        </w:rPr>
        <w:t xml:space="preserve">3) </w:t>
      </w:r>
      <w:r>
        <w:rPr>
          <w:rFonts w:ascii="Arial" w:hAnsi="Arial" w:cs="Arial"/>
          <w:sz w:val="28"/>
          <w:szCs w:val="28"/>
        </w:rPr>
        <w:t xml:space="preserve">não se encontrava em mora quanto ao pagamento das prestações, não ocorrendo os pressupostos para a consolidação da propriedade e realização de leilão pela credora fiduciária; </w:t>
      </w:r>
      <w:r>
        <w:rPr>
          <w:rFonts w:ascii="Arial" w:hAnsi="Arial" w:cs="Arial"/>
          <w:b/>
          <w:bCs/>
          <w:sz w:val="28"/>
          <w:szCs w:val="28"/>
        </w:rPr>
        <w:t xml:space="preserve">4) </w:t>
      </w:r>
      <w:r>
        <w:rPr>
          <w:rFonts w:ascii="Arial" w:hAnsi="Arial" w:cs="Arial"/>
          <w:sz w:val="28"/>
          <w:szCs w:val="28"/>
        </w:rPr>
        <w:t xml:space="preserve">incidem as disposições do CDC, notadamente o controle da abusividade de cláusulas contratuais; </w:t>
      </w:r>
      <w:r>
        <w:rPr>
          <w:rFonts w:ascii="Arial" w:hAnsi="Arial" w:cs="Arial"/>
          <w:b/>
          <w:bCs/>
          <w:sz w:val="28"/>
          <w:szCs w:val="28"/>
        </w:rPr>
        <w:t xml:space="preserve">5) </w:t>
      </w:r>
      <w:r>
        <w:rPr>
          <w:rFonts w:ascii="Arial" w:hAnsi="Arial" w:cs="Arial"/>
          <w:sz w:val="28"/>
          <w:szCs w:val="28"/>
        </w:rPr>
        <w:t xml:space="preserve">é indevida a cumulação da taxa de fruição com outros encargos de natureza compensatória; </w:t>
      </w:r>
      <w:r w:rsidRPr="00523D39">
        <w:rPr>
          <w:rFonts w:ascii="Arial" w:hAnsi="Arial" w:cs="Arial"/>
          <w:b/>
          <w:bCs/>
          <w:sz w:val="28"/>
          <w:szCs w:val="28"/>
        </w:rPr>
        <w:t>6)</w:t>
      </w:r>
      <w:r>
        <w:rPr>
          <w:rFonts w:ascii="Arial" w:hAnsi="Arial" w:cs="Arial"/>
          <w:b/>
          <w:bCs/>
          <w:sz w:val="28"/>
          <w:szCs w:val="28"/>
        </w:rPr>
        <w:t xml:space="preserve"> </w:t>
      </w:r>
      <w:r w:rsidRPr="00523D39">
        <w:rPr>
          <w:rFonts w:ascii="Arial" w:hAnsi="Arial" w:cs="Arial"/>
          <w:sz w:val="28"/>
          <w:szCs w:val="28"/>
        </w:rPr>
        <w:t>embora autorizado legalmente, o percentual máximo de 50% não é vinculante ou obrigatório, cabendo a sua redução pelo juiz;</w:t>
      </w:r>
      <w:r>
        <w:rPr>
          <w:rFonts w:ascii="Arial" w:hAnsi="Arial" w:cs="Arial"/>
          <w:b/>
          <w:bCs/>
          <w:sz w:val="28"/>
          <w:szCs w:val="28"/>
        </w:rPr>
        <w:t xml:space="preserve"> 7) </w:t>
      </w:r>
      <w:r>
        <w:rPr>
          <w:rFonts w:ascii="Arial" w:hAnsi="Arial" w:cs="Arial"/>
          <w:sz w:val="28"/>
          <w:szCs w:val="28"/>
        </w:rPr>
        <w:t>a restituição deve ser imediata e em parcela única</w:t>
      </w:r>
      <w:r w:rsidR="00B96353">
        <w:rPr>
          <w:rFonts w:ascii="Arial" w:hAnsi="Arial" w:cs="Arial"/>
          <w:sz w:val="28"/>
          <w:szCs w:val="28"/>
        </w:rPr>
        <w:t xml:space="preserve">; e </w:t>
      </w:r>
      <w:r w:rsidR="00B96353" w:rsidRPr="00B96353">
        <w:rPr>
          <w:rFonts w:ascii="Arial" w:hAnsi="Arial" w:cs="Arial"/>
          <w:b/>
          <w:bCs/>
          <w:sz w:val="28"/>
          <w:szCs w:val="28"/>
        </w:rPr>
        <w:t>8)</w:t>
      </w:r>
      <w:r w:rsidR="00B96353">
        <w:rPr>
          <w:rFonts w:ascii="Arial" w:hAnsi="Arial" w:cs="Arial"/>
          <w:sz w:val="28"/>
          <w:szCs w:val="28"/>
        </w:rPr>
        <w:t xml:space="preserve"> a sua sucumbência foi mínima, devendo os ônus correspondentes recaírem exclusivamente sobre a apelante.</w:t>
      </w:r>
    </w:p>
    <w:p w14:paraId="242AD8C4" w14:textId="77777777" w:rsidR="00352DCC" w:rsidRDefault="00352DCC" w:rsidP="00882188">
      <w:pPr>
        <w:spacing w:after="0" w:line="360" w:lineRule="auto"/>
        <w:ind w:firstLine="2268"/>
        <w:jc w:val="both"/>
        <w:rPr>
          <w:rFonts w:ascii="Arial" w:hAnsi="Arial" w:cs="Arial"/>
          <w:sz w:val="28"/>
          <w:szCs w:val="28"/>
        </w:rPr>
      </w:pPr>
    </w:p>
    <w:p w14:paraId="674B25FA" w14:textId="387A8ED5" w:rsidR="00352DCC" w:rsidRDefault="00352DCC" w:rsidP="00882188">
      <w:pPr>
        <w:spacing w:after="0" w:line="360" w:lineRule="auto"/>
        <w:ind w:firstLine="2268"/>
        <w:jc w:val="both"/>
        <w:rPr>
          <w:rFonts w:ascii="Arial" w:hAnsi="Arial" w:cs="Arial"/>
          <w:sz w:val="28"/>
          <w:szCs w:val="28"/>
        </w:rPr>
      </w:pPr>
      <w:r>
        <w:rPr>
          <w:rFonts w:ascii="Arial" w:hAnsi="Arial" w:cs="Arial"/>
          <w:sz w:val="28"/>
          <w:szCs w:val="28"/>
        </w:rPr>
        <w:t>Apelo</w:t>
      </w:r>
      <w:r w:rsidR="00B96353">
        <w:rPr>
          <w:rFonts w:ascii="Arial" w:hAnsi="Arial" w:cs="Arial"/>
          <w:sz w:val="28"/>
          <w:szCs w:val="28"/>
        </w:rPr>
        <w:t xml:space="preserve"> adesivo</w:t>
      </w:r>
      <w:r>
        <w:rPr>
          <w:rFonts w:ascii="Arial" w:hAnsi="Arial" w:cs="Arial"/>
          <w:sz w:val="28"/>
          <w:szCs w:val="28"/>
        </w:rPr>
        <w:t xml:space="preserve"> da autora, </w:t>
      </w:r>
      <w:r w:rsidR="00B96353">
        <w:rPr>
          <w:rFonts w:ascii="Arial" w:hAnsi="Arial" w:cs="Arial"/>
          <w:sz w:val="28"/>
          <w:szCs w:val="28"/>
        </w:rPr>
        <w:t>Débora Camilo Muniz</w:t>
      </w:r>
      <w:r w:rsidR="00E541D6">
        <w:rPr>
          <w:rFonts w:ascii="Arial" w:hAnsi="Arial" w:cs="Arial"/>
          <w:sz w:val="28"/>
          <w:szCs w:val="28"/>
        </w:rPr>
        <w:t xml:space="preserve"> </w:t>
      </w:r>
      <w:r w:rsidR="00E541D6" w:rsidRPr="00882188">
        <w:rPr>
          <w:rFonts w:ascii="Arial" w:hAnsi="Arial" w:cs="Arial"/>
          <w:sz w:val="28"/>
          <w:szCs w:val="28"/>
        </w:rPr>
        <w:t>(ID</w:t>
      </w:r>
      <w:r w:rsidR="00E541D6">
        <w:rPr>
          <w:rFonts w:ascii="Arial" w:hAnsi="Arial" w:cs="Arial"/>
          <w:sz w:val="28"/>
          <w:szCs w:val="28"/>
        </w:rPr>
        <w:t xml:space="preserve"> </w:t>
      </w:r>
      <w:r w:rsidR="00B96353">
        <w:rPr>
          <w:rFonts w:ascii="Arial" w:hAnsi="Arial" w:cs="Arial"/>
          <w:sz w:val="28"/>
          <w:szCs w:val="28"/>
        </w:rPr>
        <w:t>89808544</w:t>
      </w:r>
      <w:r w:rsidR="00E541D6" w:rsidRPr="00882188">
        <w:rPr>
          <w:rFonts w:ascii="Arial" w:hAnsi="Arial" w:cs="Arial"/>
          <w:sz w:val="28"/>
          <w:szCs w:val="28"/>
        </w:rPr>
        <w:t>)</w:t>
      </w:r>
      <w:r>
        <w:rPr>
          <w:rFonts w:ascii="Arial" w:hAnsi="Arial" w:cs="Arial"/>
          <w:sz w:val="28"/>
          <w:szCs w:val="28"/>
        </w:rPr>
        <w:t xml:space="preserve">, em que alega, em síntese, </w:t>
      </w:r>
      <w:r w:rsidR="00BF7595">
        <w:rPr>
          <w:rFonts w:ascii="Arial" w:hAnsi="Arial" w:cs="Arial"/>
          <w:sz w:val="28"/>
          <w:szCs w:val="28"/>
        </w:rPr>
        <w:t>que</w:t>
      </w:r>
      <w:r w:rsidR="00B5469B">
        <w:rPr>
          <w:rFonts w:ascii="Arial" w:hAnsi="Arial" w:cs="Arial"/>
          <w:sz w:val="28"/>
          <w:szCs w:val="28"/>
        </w:rPr>
        <w:t xml:space="preserve">: </w:t>
      </w:r>
      <w:r w:rsidR="00B5469B" w:rsidRPr="00B5469B">
        <w:rPr>
          <w:rFonts w:ascii="Arial" w:hAnsi="Arial" w:cs="Arial"/>
          <w:b/>
          <w:bCs/>
          <w:sz w:val="28"/>
          <w:szCs w:val="28"/>
        </w:rPr>
        <w:t>1)</w:t>
      </w:r>
      <w:r w:rsidR="00BF7595">
        <w:rPr>
          <w:rFonts w:ascii="Arial" w:hAnsi="Arial" w:cs="Arial"/>
          <w:sz w:val="28"/>
          <w:szCs w:val="28"/>
        </w:rPr>
        <w:t xml:space="preserve"> </w:t>
      </w:r>
      <w:r w:rsidR="00430EF0">
        <w:rPr>
          <w:rFonts w:ascii="Arial" w:hAnsi="Arial" w:cs="Arial"/>
          <w:sz w:val="28"/>
          <w:szCs w:val="28"/>
        </w:rPr>
        <w:t>a culpa pela rescisão é exclusiva da apelada, por ter deixado de registrar o contrato junto à matrícula do imóvel, cabendo a devolução integral dos valores pagos</w:t>
      </w:r>
      <w:r w:rsidR="00B5469B">
        <w:rPr>
          <w:rFonts w:ascii="Arial" w:hAnsi="Arial" w:cs="Arial"/>
          <w:sz w:val="28"/>
          <w:szCs w:val="28"/>
        </w:rPr>
        <w:t xml:space="preserve">; </w:t>
      </w:r>
      <w:r w:rsidR="0083785E" w:rsidRPr="00C04A6F">
        <w:rPr>
          <w:rFonts w:ascii="Arial" w:hAnsi="Arial" w:cs="Arial"/>
          <w:b/>
          <w:bCs/>
          <w:sz w:val="28"/>
          <w:szCs w:val="28"/>
        </w:rPr>
        <w:t>2)</w:t>
      </w:r>
      <w:r w:rsidR="00042AAB">
        <w:rPr>
          <w:rFonts w:ascii="Arial" w:hAnsi="Arial" w:cs="Arial"/>
          <w:sz w:val="28"/>
          <w:szCs w:val="28"/>
        </w:rPr>
        <w:t xml:space="preserve"> </w:t>
      </w:r>
      <w:r w:rsidR="00430EF0">
        <w:rPr>
          <w:rFonts w:ascii="Arial" w:hAnsi="Arial" w:cs="Arial"/>
          <w:sz w:val="28"/>
          <w:szCs w:val="28"/>
        </w:rPr>
        <w:t>a retenção deve ser reduzida a 10% dos valores pagos, haja vista a ausência de demonstração concreta de prejuízo extraordinário ou despesas excepcionais;</w:t>
      </w:r>
      <w:r w:rsidR="0027503D">
        <w:rPr>
          <w:rFonts w:ascii="Arial" w:hAnsi="Arial" w:cs="Arial"/>
          <w:sz w:val="28"/>
          <w:szCs w:val="28"/>
        </w:rPr>
        <w:t xml:space="preserve"> e</w:t>
      </w:r>
      <w:r w:rsidR="00430EF0">
        <w:rPr>
          <w:rFonts w:ascii="Arial" w:hAnsi="Arial" w:cs="Arial"/>
          <w:sz w:val="28"/>
          <w:szCs w:val="28"/>
        </w:rPr>
        <w:t xml:space="preserve"> </w:t>
      </w:r>
      <w:r w:rsidR="00430EF0">
        <w:rPr>
          <w:rFonts w:ascii="Arial" w:hAnsi="Arial" w:cs="Arial"/>
          <w:b/>
          <w:bCs/>
          <w:sz w:val="28"/>
          <w:szCs w:val="28"/>
        </w:rPr>
        <w:t xml:space="preserve">3) </w:t>
      </w:r>
      <w:r w:rsidR="00430EF0">
        <w:rPr>
          <w:rFonts w:ascii="Arial" w:hAnsi="Arial" w:cs="Arial"/>
          <w:sz w:val="28"/>
          <w:szCs w:val="28"/>
        </w:rPr>
        <w:t>faz jus à devolução da comissão de corretagem</w:t>
      </w:r>
      <w:r w:rsidR="00816329">
        <w:rPr>
          <w:rFonts w:ascii="Arial" w:hAnsi="Arial" w:cs="Arial"/>
          <w:sz w:val="28"/>
          <w:szCs w:val="28"/>
        </w:rPr>
        <w:t>.</w:t>
      </w:r>
    </w:p>
    <w:p w14:paraId="17FE2926" w14:textId="77777777" w:rsidR="0056574C" w:rsidRDefault="0056574C" w:rsidP="00882188">
      <w:pPr>
        <w:spacing w:after="0" w:line="360" w:lineRule="auto"/>
        <w:ind w:firstLine="2268"/>
        <w:jc w:val="both"/>
        <w:rPr>
          <w:rFonts w:ascii="Arial" w:hAnsi="Arial" w:cs="Arial"/>
          <w:sz w:val="28"/>
          <w:szCs w:val="28"/>
        </w:rPr>
      </w:pPr>
    </w:p>
    <w:p w14:paraId="1A7B84FC" w14:textId="713DD904" w:rsidR="0056574C" w:rsidRDefault="0056574C" w:rsidP="0056574C">
      <w:pPr>
        <w:spacing w:after="0" w:line="360" w:lineRule="auto"/>
        <w:ind w:firstLine="2268"/>
        <w:jc w:val="both"/>
        <w:rPr>
          <w:rFonts w:ascii="Arial" w:hAnsi="Arial" w:cs="Arial"/>
          <w:sz w:val="28"/>
          <w:szCs w:val="28"/>
        </w:rPr>
      </w:pPr>
      <w:r w:rsidRPr="00882188">
        <w:rPr>
          <w:rFonts w:ascii="Arial" w:hAnsi="Arial" w:cs="Arial"/>
          <w:sz w:val="28"/>
          <w:szCs w:val="28"/>
        </w:rPr>
        <w:lastRenderedPageBreak/>
        <w:t>Requer</w:t>
      </w:r>
      <w:r>
        <w:rPr>
          <w:rFonts w:ascii="Arial" w:hAnsi="Arial" w:cs="Arial"/>
          <w:sz w:val="28"/>
          <w:szCs w:val="28"/>
        </w:rPr>
        <w:t xml:space="preserve"> a reforma da r. sentença para</w:t>
      </w:r>
      <w:r w:rsidR="00847576">
        <w:rPr>
          <w:rFonts w:ascii="Arial" w:hAnsi="Arial" w:cs="Arial"/>
          <w:sz w:val="28"/>
          <w:szCs w:val="28"/>
        </w:rPr>
        <w:t>, reconhecendo-se a culpa exclusiva da incorporadora,</w:t>
      </w:r>
      <w:r>
        <w:rPr>
          <w:rFonts w:ascii="Arial" w:hAnsi="Arial" w:cs="Arial"/>
          <w:sz w:val="28"/>
          <w:szCs w:val="28"/>
        </w:rPr>
        <w:t xml:space="preserve"> </w:t>
      </w:r>
      <w:r w:rsidR="00847576">
        <w:rPr>
          <w:rFonts w:ascii="Arial" w:hAnsi="Arial" w:cs="Arial"/>
          <w:sz w:val="28"/>
          <w:szCs w:val="28"/>
        </w:rPr>
        <w:t>afastar a retenção e determinar a devolução integral, com correção monetária desde os desembolsos e juros de mora a contar da citação. Subsidiariamente, pede a redução da retenção para 10% dos valores pagos, sem cumulação com taxa de fruição ou outros encargos rescisórios abusivos</w:t>
      </w:r>
      <w:r w:rsidR="004B6EEC">
        <w:rPr>
          <w:rFonts w:ascii="Arial" w:hAnsi="Arial" w:cs="Arial"/>
          <w:sz w:val="28"/>
          <w:szCs w:val="28"/>
        </w:rPr>
        <w:t>.</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1B8C42E7" w14:textId="60E16A0E" w:rsidR="00882188" w:rsidRDefault="00882188" w:rsidP="00732EE4">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4E0915">
        <w:rPr>
          <w:rFonts w:ascii="Arial" w:hAnsi="Arial" w:cs="Arial"/>
          <w:sz w:val="28"/>
          <w:szCs w:val="28"/>
        </w:rPr>
        <w:t xml:space="preserve"> </w:t>
      </w:r>
      <w:r w:rsidR="00847576">
        <w:rPr>
          <w:rFonts w:ascii="Arial" w:hAnsi="Arial" w:cs="Arial"/>
          <w:sz w:val="28"/>
          <w:szCs w:val="28"/>
        </w:rPr>
        <w:t xml:space="preserve">da ré </w:t>
      </w:r>
      <w:r w:rsidR="004E0915">
        <w:rPr>
          <w:rFonts w:ascii="Arial" w:hAnsi="Arial" w:cs="Arial"/>
          <w:sz w:val="28"/>
          <w:szCs w:val="28"/>
        </w:rPr>
        <w:t xml:space="preserve">ao apelo </w:t>
      </w:r>
      <w:r w:rsidR="00847576">
        <w:rPr>
          <w:rFonts w:ascii="Arial" w:hAnsi="Arial" w:cs="Arial"/>
          <w:sz w:val="28"/>
          <w:szCs w:val="28"/>
        </w:rPr>
        <w:t xml:space="preserve">adesivo </w:t>
      </w:r>
      <w:r w:rsidR="004E0915">
        <w:rPr>
          <w:rFonts w:ascii="Arial" w:hAnsi="Arial" w:cs="Arial"/>
          <w:sz w:val="28"/>
          <w:szCs w:val="28"/>
        </w:rPr>
        <w:t>da autora</w:t>
      </w:r>
      <w:r w:rsidR="00BA029A">
        <w:rPr>
          <w:rFonts w:ascii="Arial" w:hAnsi="Arial" w:cs="Arial"/>
          <w:sz w:val="28"/>
          <w:szCs w:val="28"/>
        </w:rPr>
        <w:t xml:space="preserve"> (ID </w:t>
      </w:r>
      <w:r w:rsidR="00847576">
        <w:rPr>
          <w:rFonts w:ascii="Arial" w:hAnsi="Arial" w:cs="Arial"/>
          <w:sz w:val="28"/>
          <w:szCs w:val="28"/>
        </w:rPr>
        <w:t>89808549</w:t>
      </w:r>
      <w:r w:rsidR="00BA029A">
        <w:rPr>
          <w:rFonts w:ascii="Arial" w:hAnsi="Arial" w:cs="Arial"/>
          <w:sz w:val="28"/>
          <w:szCs w:val="28"/>
        </w:rPr>
        <w:t>)</w:t>
      </w:r>
      <w:r w:rsidR="42870D7F" w:rsidRPr="65F20F86">
        <w:rPr>
          <w:rFonts w:ascii="Arial" w:hAnsi="Arial" w:cs="Arial"/>
          <w:sz w:val="28"/>
          <w:szCs w:val="28"/>
        </w:rPr>
        <w:t xml:space="preserve">, em que alega que: </w:t>
      </w:r>
      <w:r w:rsidR="42870D7F" w:rsidRPr="65F20F86">
        <w:rPr>
          <w:rFonts w:ascii="Arial" w:hAnsi="Arial" w:cs="Arial"/>
          <w:b/>
          <w:bCs/>
          <w:sz w:val="28"/>
          <w:szCs w:val="28"/>
        </w:rPr>
        <w:t>1</w:t>
      </w:r>
      <w:r w:rsidR="00B55BA5">
        <w:rPr>
          <w:rFonts w:ascii="Arial" w:hAnsi="Arial" w:cs="Arial"/>
          <w:b/>
          <w:bCs/>
          <w:sz w:val="28"/>
          <w:szCs w:val="28"/>
        </w:rPr>
        <w:t xml:space="preserve">) </w:t>
      </w:r>
      <w:r w:rsidR="00847576">
        <w:rPr>
          <w:rFonts w:ascii="Arial" w:hAnsi="Arial" w:cs="Arial"/>
          <w:sz w:val="28"/>
          <w:szCs w:val="28"/>
        </w:rPr>
        <w:t>inexiste culpa de sua parte, pois a obrigação de registrar o contrato foi incumbida à adquirente</w:t>
      </w:r>
      <w:r w:rsidR="42870D7F" w:rsidRPr="00B55BA5">
        <w:rPr>
          <w:rFonts w:ascii="Arial" w:hAnsi="Arial" w:cs="Arial"/>
          <w:sz w:val="28"/>
          <w:szCs w:val="28"/>
        </w:rPr>
        <w:t>;</w:t>
      </w:r>
      <w:r w:rsidR="42870D7F" w:rsidRPr="65F20F86">
        <w:rPr>
          <w:rFonts w:ascii="Arial" w:hAnsi="Arial" w:cs="Arial"/>
          <w:sz w:val="28"/>
          <w:szCs w:val="28"/>
        </w:rPr>
        <w:t xml:space="preserve"> </w:t>
      </w:r>
      <w:r w:rsidR="42870D7F" w:rsidRPr="65F20F86">
        <w:rPr>
          <w:rFonts w:ascii="Arial" w:hAnsi="Arial" w:cs="Arial"/>
          <w:b/>
          <w:bCs/>
          <w:sz w:val="28"/>
          <w:szCs w:val="28"/>
        </w:rPr>
        <w:t>2)</w:t>
      </w:r>
      <w:r w:rsidR="00B55BA5">
        <w:rPr>
          <w:rFonts w:ascii="Arial" w:hAnsi="Arial" w:cs="Arial"/>
          <w:b/>
          <w:bCs/>
          <w:sz w:val="28"/>
          <w:szCs w:val="28"/>
        </w:rPr>
        <w:t xml:space="preserve"> </w:t>
      </w:r>
      <w:r w:rsidR="00847576">
        <w:rPr>
          <w:rFonts w:ascii="Arial" w:hAnsi="Arial" w:cs="Arial"/>
          <w:sz w:val="28"/>
          <w:szCs w:val="28"/>
        </w:rPr>
        <w:t>não cabe restituição integral em caso de rescisão por iniciativa da adquirente</w:t>
      </w:r>
      <w:r w:rsidR="42870D7F" w:rsidRPr="00C979A4">
        <w:rPr>
          <w:rFonts w:ascii="Arial" w:hAnsi="Arial" w:cs="Arial"/>
          <w:sz w:val="28"/>
          <w:szCs w:val="28"/>
        </w:rPr>
        <w:t>;</w:t>
      </w:r>
      <w:r w:rsidR="42870D7F" w:rsidRPr="65F20F86">
        <w:rPr>
          <w:rFonts w:ascii="Arial" w:hAnsi="Arial" w:cs="Arial"/>
          <w:sz w:val="28"/>
          <w:szCs w:val="28"/>
        </w:rPr>
        <w:t xml:space="preserve"> </w:t>
      </w:r>
      <w:r w:rsidR="42870D7F" w:rsidRPr="65F20F86">
        <w:rPr>
          <w:rFonts w:ascii="Arial" w:hAnsi="Arial" w:cs="Arial"/>
          <w:b/>
          <w:bCs/>
          <w:sz w:val="28"/>
          <w:szCs w:val="28"/>
        </w:rPr>
        <w:t>3)</w:t>
      </w:r>
      <w:r w:rsidR="00C979A4">
        <w:rPr>
          <w:rFonts w:ascii="Arial" w:hAnsi="Arial" w:cs="Arial"/>
          <w:b/>
          <w:bCs/>
          <w:sz w:val="28"/>
          <w:szCs w:val="28"/>
        </w:rPr>
        <w:t xml:space="preserve"> </w:t>
      </w:r>
      <w:r w:rsidR="00A13481">
        <w:rPr>
          <w:rFonts w:ascii="Arial" w:hAnsi="Arial" w:cs="Arial"/>
          <w:sz w:val="28"/>
          <w:szCs w:val="28"/>
        </w:rPr>
        <w:t>é inviável a</w:t>
      </w:r>
      <w:r w:rsidR="00847576">
        <w:rPr>
          <w:rFonts w:ascii="Arial" w:hAnsi="Arial" w:cs="Arial"/>
          <w:sz w:val="28"/>
          <w:szCs w:val="28"/>
        </w:rPr>
        <w:t xml:space="preserve"> redução da retenção para 10%, pois se trata de empreendimento submetido ao regime de patrimônio de afetação, com previsão legal para a pena convencional de até 50% da quantia paga, independentemente de alegação de prejuízo</w:t>
      </w:r>
      <w:r w:rsidR="008E3A8C">
        <w:rPr>
          <w:rFonts w:ascii="Arial" w:hAnsi="Arial" w:cs="Arial"/>
          <w:sz w:val="28"/>
          <w:szCs w:val="28"/>
        </w:rPr>
        <w:t xml:space="preserve">; </w:t>
      </w:r>
      <w:r w:rsidR="00595166">
        <w:rPr>
          <w:rFonts w:ascii="Arial" w:hAnsi="Arial" w:cs="Arial"/>
          <w:sz w:val="28"/>
          <w:szCs w:val="28"/>
        </w:rPr>
        <w:t xml:space="preserve">e </w:t>
      </w:r>
      <w:r w:rsidR="006E6449" w:rsidRPr="00732EE4">
        <w:rPr>
          <w:rFonts w:ascii="Arial" w:hAnsi="Arial" w:cs="Arial"/>
          <w:b/>
          <w:bCs/>
          <w:sz w:val="28"/>
          <w:szCs w:val="28"/>
        </w:rPr>
        <w:t>4)</w:t>
      </w:r>
      <w:r w:rsidR="006E6449">
        <w:rPr>
          <w:rFonts w:ascii="Arial" w:hAnsi="Arial" w:cs="Arial"/>
          <w:sz w:val="28"/>
          <w:szCs w:val="28"/>
        </w:rPr>
        <w:t xml:space="preserve"> </w:t>
      </w:r>
      <w:r w:rsidR="00847576">
        <w:rPr>
          <w:rFonts w:ascii="Arial" w:hAnsi="Arial" w:cs="Arial"/>
          <w:sz w:val="28"/>
          <w:szCs w:val="28"/>
        </w:rPr>
        <w:t>a comis</w:t>
      </w:r>
      <w:r w:rsidR="00E4374A">
        <w:rPr>
          <w:rFonts w:ascii="Arial" w:hAnsi="Arial" w:cs="Arial"/>
          <w:sz w:val="28"/>
          <w:szCs w:val="28"/>
        </w:rPr>
        <w:t>s</w:t>
      </w:r>
      <w:r w:rsidR="00847576">
        <w:rPr>
          <w:rFonts w:ascii="Arial" w:hAnsi="Arial" w:cs="Arial"/>
          <w:sz w:val="28"/>
          <w:szCs w:val="28"/>
        </w:rPr>
        <w:t>ão de corretagem não pode ser devolvida, pois o serviço de intermediação foi devidamente prestado, com amparo em previsão contratual expressa</w:t>
      </w:r>
      <w:r w:rsidR="00595166">
        <w:rPr>
          <w:rFonts w:ascii="Arial" w:hAnsi="Arial" w:cs="Arial"/>
          <w:sz w:val="28"/>
          <w:szCs w:val="28"/>
        </w:rPr>
        <w:t>.</w:t>
      </w:r>
    </w:p>
    <w:p w14:paraId="0E3281CF" w14:textId="77777777" w:rsidR="00501243" w:rsidRDefault="00501243" w:rsidP="00732EE4">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63B01508" w:rsidR="00355C73" w:rsidRDefault="00A72414" w:rsidP="00DB1301">
      <w:pPr>
        <w:spacing w:after="0" w:line="360" w:lineRule="auto"/>
        <w:ind w:firstLine="2268"/>
        <w:jc w:val="both"/>
        <w:rPr>
          <w:rFonts w:ascii="Arial" w:hAnsi="Arial" w:cs="Arial"/>
          <w:sz w:val="28"/>
          <w:szCs w:val="28"/>
        </w:rPr>
      </w:pPr>
      <w:commentRangeStart w:id="10"/>
      <w:r>
        <w:rPr>
          <w:rFonts w:ascii="Arial" w:hAnsi="Arial" w:cs="Arial"/>
          <w:sz w:val="28"/>
          <w:szCs w:val="28"/>
        </w:rPr>
        <w:t xml:space="preserve">Ação ajuizada em </w:t>
      </w:r>
      <w:commentRangeEnd w:id="10"/>
      <w:r>
        <w:rPr>
          <w:rStyle w:val="CommentReference"/>
        </w:rPr>
        <w:commentReference w:id="10"/>
      </w:r>
      <w:r>
        <w:rPr>
          <w:rFonts w:ascii="Arial" w:hAnsi="Arial" w:cs="Arial"/>
          <w:sz w:val="28"/>
          <w:szCs w:val="28"/>
        </w:rPr>
        <w:t xml:space="preserve">11/</w:t>
      </w:r>
      <w:del w:id="1242" w:author="Assessor GDSXSR" w:date="2026-10-31T19:49:48Z">
        <w:r>
          <w:rPr>
            <w:rFonts w:ascii="Arial" w:hAnsi="Arial" w:cs="Arial"/>
            <w:sz w:val="28"/>
            <w:szCs w:val="28"/>
          </w:rPr>
          <w:delText xml:space="preserve">5</w:delText>
        </w:r>
      </w:del>
      <w:ins w:id="1243" w:author="Assessor GDSXSR" w:date="2026-10-31T19:49:48Z">
        <w:r>
          <w:rPr>
            <w:rFonts w:ascii="Arial" w:hAnsi="Arial" w:cs="Arial"/>
            <w:color w:val="808080"/>
            <w:sz w:val="28"/>
            <w:szCs w:val="28"/>
          </w:rPr>
          <w:t xml:space="preserve">05</w:t>
        </w:r>
      </w:ins>
      <w:r>
        <w:rPr>
          <w:rFonts w:ascii="Arial" w:hAnsi="Arial" w:cs="Arial"/>
          <w:sz w:val="28"/>
          <w:szCs w:val="28"/>
        </w:rPr>
        <w:t xml:space="preserve">/</w:t>
      </w:r>
      <w:del w:id="1244" w:author="Assessor GDSXSR" w:date="2026-10-31T19:49:48Z">
        <w:r>
          <w:rPr>
            <w:rFonts w:ascii="Arial" w:hAnsi="Arial" w:cs="Arial"/>
            <w:sz w:val="28"/>
            <w:szCs w:val="28"/>
          </w:rPr>
          <w:delText xml:space="preserve">26</w:delText>
        </w:r>
      </w:del>
      <w:ins w:id="1245" w:author="Assessor GDSXSR" w:date="2026-10-31T19:49:48Z">
        <w:r>
          <w:rPr>
            <w:rFonts w:ascii="Arial" w:hAnsi="Arial" w:cs="Arial"/>
            <w:color w:val="808080"/>
            <w:sz w:val="28"/>
            <w:szCs w:val="28"/>
          </w:rPr>
          <w:t xml:space="preserve">2026</w:t>
        </w:r>
      </w:ins>
      <w:r>
        <w:rPr>
          <w:rFonts w:ascii="Arial" w:hAnsi="Arial" w:cs="Arial"/>
          <w:sz w:val="28"/>
          <w:szCs w:val="28"/>
        </w:rPr>
        <w:t xml:space="preserve">. Sentença proferida em </w:t>
      </w:r>
      <w:r>
        <w:rPr>
          <w:rFonts w:ascii="Arial" w:hAnsi="Arial" w:cs="Arial"/>
          <w:sz w:val="28"/>
          <w:szCs w:val="28"/>
        </w:rPr>
        <w:t xml:space="preserve">26/</w:t>
      </w:r>
      <w:del w:id="1246" w:author="Assessor GDSXSR" w:date="2026-10-31T19:49:48Z">
        <w:r>
          <w:rPr>
            <w:rFonts w:ascii="Arial" w:hAnsi="Arial" w:cs="Arial"/>
            <w:sz w:val="28"/>
            <w:szCs w:val="28"/>
          </w:rPr>
          <w:delText xml:space="preserve">6</w:delText>
        </w:r>
      </w:del>
      <w:ins w:id="1247" w:author="Assessor GDSXSR" w:date="2026-10-31T19:49:48Z">
        <w:r>
          <w:rPr>
            <w:rFonts w:ascii="Arial" w:hAnsi="Arial" w:cs="Arial"/>
            <w:color w:val="808080"/>
            <w:sz w:val="28"/>
            <w:szCs w:val="28"/>
          </w:rPr>
          <w:t xml:space="preserve">06</w:t>
        </w:r>
      </w:ins>
      <w:r>
        <w:rPr>
          <w:rFonts w:ascii="Arial" w:hAnsi="Arial" w:cs="Arial"/>
          <w:sz w:val="28"/>
          <w:szCs w:val="28"/>
        </w:rPr>
        <w:t xml:space="preserve">/</w:t>
      </w:r>
      <w:del w:id="1248" w:author="Assessor GDSXSR" w:date="2026-10-31T19:49:48Z">
        <w:r>
          <w:rPr>
            <w:rFonts w:ascii="Arial" w:hAnsi="Arial" w:cs="Arial"/>
            <w:sz w:val="28"/>
            <w:szCs w:val="28"/>
          </w:rPr>
          <w:delText xml:space="preserve">26</w:delText>
        </w:r>
      </w:del>
      <w:ins w:id="1249" w:author="Assessor GDSXSR" w:date="2026-10-31T19:49:48Z">
        <w:r>
          <w:rPr>
            <w:rFonts w:ascii="Arial" w:hAnsi="Arial" w:cs="Arial"/>
            <w:color w:val="808080"/>
            <w:sz w:val="28"/>
            <w:szCs w:val="28"/>
          </w:rPr>
          <w:t xml:space="preserve">2026,</w:t>
        </w:r>
      </w:ins>
      <w:r>
        <w:rPr>
          <w:rFonts w:ascii="Arial" w:hAnsi="Arial" w:cs="Arial"/>
          <w:sz w:val="28"/>
          <w:szCs w:val="28"/>
        </w:rPr>
        <w:t xml:space="preserve"> </w:t>
      </w:r>
      <w:del w:id="1250" w:author="Assessor GDSXSR" w:date="2026-10-31T19:49:48Z">
        <w:r>
          <w:rPr>
            <w:rFonts w:ascii="Arial" w:hAnsi="Arial" w:cs="Arial"/>
            <w:sz w:val="28"/>
            <w:szCs w:val="28"/>
          </w:rPr>
          <w:delText xml:space="preserve">e complementada por</w:delText>
        </w:r>
      </w:del>
      <w:ins w:id="1251" w:author="Assessor GDSXSR" w:date="2026-10-31T19:49:48Z">
        <w:r>
          <w:rPr>
            <w:rFonts w:ascii="Arial" w:hAnsi="Arial" w:cs="Arial"/>
            <w:color w:val="808080"/>
            <w:sz w:val="28"/>
            <w:szCs w:val="28"/>
          </w:rPr>
          <w:t xml:space="preserve">com</w:t>
        </w:r>
      </w:ins>
      <w:r>
        <w:rPr>
          <w:rFonts w:ascii="Arial" w:hAnsi="Arial" w:cs="Arial"/>
          <w:sz w:val="28"/>
          <w:szCs w:val="28"/>
        </w:rPr>
        <w:t xml:space="preserve"> embargos de declaração </w:t>
      </w:r>
      <w:ins w:id="1252" w:author="Assessor GDSXSR" w:date="2026-10-31T19:49:48Z">
        <w:r>
          <w:rPr>
            <w:rFonts w:ascii="Arial" w:hAnsi="Arial" w:cs="Arial"/>
            <w:color w:val="808080"/>
            <w:sz w:val="28"/>
            <w:szCs w:val="28"/>
          </w:rPr>
          <w:t xml:space="preserve">rejeitados </w:t>
        </w:r>
      </w:ins>
      <w:r>
        <w:rPr>
          <w:rFonts w:ascii="Arial" w:hAnsi="Arial" w:cs="Arial"/>
          <w:sz w:val="28"/>
          <w:szCs w:val="28"/>
        </w:rPr>
        <w:t xml:space="preserve">em </w:t>
      </w:r>
      <w:r>
        <w:rPr>
          <w:rFonts w:ascii="Arial" w:hAnsi="Arial" w:cs="Arial"/>
          <w:sz w:val="28"/>
          <w:szCs w:val="28"/>
        </w:rPr>
        <w:t xml:space="preserve">16/</w:t>
      </w:r>
      <w:del w:id="1253" w:author="Assessor GDSXSR" w:date="2026-10-31T19:49:48Z">
        <w:r>
          <w:rPr>
            <w:rFonts w:ascii="Arial" w:hAnsi="Arial" w:cs="Arial"/>
            <w:sz w:val="28"/>
            <w:szCs w:val="28"/>
          </w:rPr>
          <w:delText xml:space="preserve">7</w:delText>
        </w:r>
      </w:del>
      <w:ins w:id="1254" w:author="Assessor GDSXSR" w:date="2026-10-31T19:49:48Z">
        <w:r>
          <w:rPr>
            <w:rFonts w:ascii="Arial" w:hAnsi="Arial" w:cs="Arial"/>
            <w:color w:val="808080"/>
            <w:sz w:val="28"/>
            <w:szCs w:val="28"/>
          </w:rPr>
          <w:t xml:space="preserve">07</w:t>
        </w:r>
      </w:ins>
      <w:r>
        <w:rPr>
          <w:rFonts w:ascii="Arial" w:hAnsi="Arial" w:cs="Arial"/>
          <w:sz w:val="28"/>
          <w:szCs w:val="28"/>
        </w:rPr>
        <w:t xml:space="preserve">/</w:t>
      </w:r>
      <w:del w:id="1255" w:author="Assessor GDSXSR" w:date="2026-10-31T19:49:48Z">
        <w:r>
          <w:rPr>
            <w:rFonts w:ascii="Arial" w:hAnsi="Arial" w:cs="Arial"/>
            <w:sz w:val="28"/>
            <w:szCs w:val="28"/>
          </w:rPr>
          <w:delText xml:space="preserve">26</w:delText>
        </w:r>
      </w:del>
      <w:ins w:id="1256" w:author="Assessor GDSXSR" w:date="2026-10-31T19:49:48Z">
        <w:r>
          <w:rPr>
            <w:rFonts w:ascii="Arial" w:hAnsi="Arial" w:cs="Arial"/>
            <w:color w:val="808080"/>
            <w:sz w:val="28"/>
            <w:szCs w:val="28"/>
          </w:rPr>
          <w:t xml:space="preserve">2026</w:t>
        </w:r>
      </w:ins>
      <w:r>
        <w:rPr>
          <w:rFonts w:ascii="Arial" w:hAnsi="Arial" w:cs="Arial"/>
          <w:sz w:val="28"/>
          <w:szCs w:val="28"/>
        </w:rPr>
        <w:t xml:space="preserve">. </w:t>
      </w:r>
      <w:r>
        <w:rPr>
          <w:rFonts w:ascii="Arial" w:hAnsi="Arial" w:cs="Arial"/>
          <w:sz w:val="28"/>
          <w:szCs w:val="28"/>
        </w:rPr>
        <w:t xml:space="preserve">Apelo</w:t>
      </w:r>
      <w:r>
        <w:rPr>
          <w:rFonts w:ascii="Arial" w:hAnsi="Arial" w:cs="Arial"/>
          <w:sz w:val="28"/>
          <w:szCs w:val="28"/>
        </w:rPr>
        <w:t xml:space="preserve"> interposto em </w:t>
      </w:r>
      <w:del w:id="1257" w:author="Assessor GDSXSR" w:date="2026-10-31T19:49:48Z">
        <w:r>
          <w:rPr>
            <w:rFonts w:ascii="Arial" w:hAnsi="Arial" w:cs="Arial"/>
            <w:sz w:val="28"/>
            <w:szCs w:val="28"/>
          </w:rPr>
          <w:delText xml:space="preserve">6</w:delText>
        </w:r>
      </w:del>
      <w:ins w:id="1258" w:author="Assessor GDSXSR" w:date="2026-10-31T19:49:48Z">
        <w:r>
          <w:rPr>
            <w:rFonts w:ascii="Arial" w:hAnsi="Arial" w:cs="Arial"/>
            <w:color w:val="808080"/>
            <w:sz w:val="28"/>
            <w:szCs w:val="28"/>
          </w:rPr>
          <w:t xml:space="preserve">06</w:t>
        </w:r>
      </w:ins>
      <w:r>
        <w:rPr>
          <w:rFonts w:ascii="Arial" w:hAnsi="Arial" w:cs="Arial"/>
          <w:sz w:val="28"/>
          <w:szCs w:val="28"/>
        </w:rPr>
        <w:t xml:space="preserve">/</w:t>
      </w:r>
      <w:del w:id="1259" w:author="Assessor GDSXSR" w:date="2026-10-31T19:49:48Z">
        <w:r>
          <w:rPr>
            <w:rFonts w:ascii="Arial" w:hAnsi="Arial" w:cs="Arial"/>
            <w:sz w:val="28"/>
            <w:szCs w:val="28"/>
          </w:rPr>
          <w:delText xml:space="preserve">8</w:delText>
        </w:r>
      </w:del>
      <w:ins w:id="1260" w:author="Assessor GDSXSR" w:date="2026-10-31T19:49:48Z">
        <w:r>
          <w:rPr>
            <w:rFonts w:ascii="Arial" w:hAnsi="Arial" w:cs="Arial"/>
            <w:color w:val="808080"/>
            <w:sz w:val="28"/>
            <w:szCs w:val="28"/>
          </w:rPr>
          <w:t xml:space="preserve">08</w:t>
        </w:r>
      </w:ins>
      <w:r>
        <w:rPr>
          <w:rFonts w:ascii="Arial" w:hAnsi="Arial" w:cs="Arial"/>
          <w:sz w:val="28"/>
          <w:szCs w:val="28"/>
        </w:rPr>
        <w:t xml:space="preserve">/</w:t>
      </w:r>
      <w:del w:id="1261" w:author="Assessor GDSXSR" w:date="2026-10-31T19:49:48Z">
        <w:r>
          <w:rPr>
            <w:rFonts w:ascii="Arial" w:hAnsi="Arial" w:cs="Arial"/>
            <w:sz w:val="28"/>
            <w:szCs w:val="28"/>
          </w:rPr>
          <w:delText xml:space="preserve">26</w:delText>
        </w:r>
      </w:del>
      <w:ins w:id="1262" w:author="Assessor GDSXSR" w:date="2026-10-31T19:49:48Z">
        <w:r>
          <w:rPr>
            <w:rFonts w:ascii="Arial" w:hAnsi="Arial" w:cs="Arial"/>
            <w:color w:val="808080"/>
            <w:sz w:val="28"/>
            <w:szCs w:val="28"/>
          </w:rPr>
          <w:t xml:space="preserve">2026</w:t>
        </w:r>
      </w:ins>
      <w:r>
        <w:rPr>
          <w:rFonts w:ascii="Arial" w:hAnsi="Arial" w:cs="Arial"/>
          <w:sz w:val="28"/>
          <w:szCs w:val="28"/>
        </w:rPr>
        <w:t xml:space="preserve"> e</w:t>
      </w:r>
      <w:del w:id="1263" w:author="Assessor GDSXSR" w:date="2026-10-31T19:49:48Z">
        <w:r>
          <w:rPr>
            <w:rFonts w:ascii="Arial" w:hAnsi="Arial" w:cs="Arial"/>
            <w:sz w:val="28"/>
            <w:szCs w:val="28"/>
          </w:rPr>
          <w:delText xml:space="preserve"> o</w:delText>
        </w:r>
      </w:del>
      <w:r>
        <w:rPr>
          <w:rFonts w:ascii="Arial" w:hAnsi="Arial" w:cs="Arial"/>
          <w:sz w:val="28"/>
          <w:szCs w:val="28"/>
        </w:rPr>
        <w:t xml:space="preserve"> recurso adesivo em</w:t>
      </w:r>
      <w:r>
        <w:rPr>
          <w:rFonts w:ascii="Arial" w:hAnsi="Arial" w:cs="Arial"/>
          <w:sz w:val="28"/>
          <w:szCs w:val="28"/>
        </w:rPr>
        <w:t xml:space="preserve"> 27/</w:t>
      </w:r>
      <w:del w:id="1264" w:author="Assessor GDSXSR" w:date="2026-10-31T19:49:48Z">
        <w:r>
          <w:rPr>
            <w:rFonts w:ascii="Arial" w:hAnsi="Arial" w:cs="Arial"/>
            <w:sz w:val="28"/>
            <w:szCs w:val="28"/>
          </w:rPr>
          <w:delText xml:space="preserve">8</w:delText>
        </w:r>
      </w:del>
      <w:ins w:id="1265" w:author="Assessor GDSXSR" w:date="2026-10-31T19:49:48Z">
        <w:r>
          <w:rPr>
            <w:rFonts w:ascii="Arial" w:hAnsi="Arial" w:cs="Arial"/>
            <w:color w:val="808080"/>
            <w:sz w:val="28"/>
            <w:szCs w:val="28"/>
          </w:rPr>
          <w:t xml:space="preserve">08</w:t>
        </w:r>
      </w:ins>
      <w:r>
        <w:rPr>
          <w:rFonts w:ascii="Arial" w:hAnsi="Arial" w:cs="Arial"/>
          <w:sz w:val="28"/>
          <w:szCs w:val="28"/>
        </w:rPr>
        <w:t xml:space="preserve">/</w:t>
      </w:r>
      <w:del w:id="1266" w:author="Assessor GDSXSR" w:date="2026-10-31T19:49:48Z">
        <w:r>
          <w:rPr>
            <w:rFonts w:ascii="Arial" w:hAnsi="Arial" w:cs="Arial"/>
            <w:sz w:val="28"/>
            <w:szCs w:val="28"/>
          </w:rPr>
          <w:delText xml:space="preserve">26</w:delText>
        </w:r>
      </w:del>
      <w:ins w:id="1267" w:author="Assessor GDSXSR" w:date="2026-10-31T19:49:48Z">
        <w:r>
          <w:rPr>
            <w:rFonts w:ascii="Arial" w:hAnsi="Arial" w:cs="Arial"/>
            <w:color w:val="808080"/>
            <w:sz w:val="28"/>
            <w:szCs w:val="28"/>
          </w:rPr>
          <w:t xml:space="preserve">2026</w:t>
        </w:r>
      </w:ins>
      <w:r>
        <w:rPr>
          <w:rFonts w:ascii="Arial" w:hAnsi="Arial" w:cs="Arial"/>
          <w:sz w:val="28"/>
          <w:szCs w:val="28"/>
        </w:rPr>
        <w:t xml:space="preserve">. Valor da causa: </w:t>
      </w:r>
      <w:r>
        <w:rPr>
          <w:rFonts w:ascii="Arial" w:hAnsi="Arial" w:cs="Arial"/>
          <w:sz w:val="28"/>
          <w:szCs w:val="28"/>
        </w:rPr>
        <w:t xml:space="preserve">R$ </w:t>
      </w:r>
      <w:r>
        <w:rPr>
          <w:rFonts w:ascii="Arial" w:hAnsi="Arial" w:cs="Arial"/>
          <w:sz w:val="28"/>
          <w:szCs w:val="28"/>
        </w:rPr>
        <w:t xml:space="preserve">203.355,03</w:t>
      </w:r>
      <w:r>
        <w:rPr>
          <w:rFonts w:ascii="Arial" w:hAnsi="Arial" w:cs="Arial"/>
          <w:sz w:val="28"/>
          <w:szCs w:val="28"/>
        </w:rPr>
        <w:t xml:space="preserve">.</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AB207A8"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FA1D9A">
        <w:rPr>
          <w:rFonts w:ascii="Arial" w:hAnsi="Arial" w:cs="Arial"/>
          <w:b/>
          <w:bCs/>
          <w:color w:val="000000" w:themeColor="text1"/>
          <w:sz w:val="28"/>
          <w:szCs w:val="28"/>
        </w:rPr>
        <w:t xml:space="preserve">A </w:t>
      </w:r>
      <w:r w:rsidR="00B95CB8">
        <w:rPr>
          <w:rFonts w:ascii="Arial" w:hAnsi="Arial" w:cs="Arial"/>
          <w:b/>
          <w:bCs/>
          <w:color w:val="000000" w:themeColor="text1"/>
          <w:sz w:val="28"/>
          <w:szCs w:val="28"/>
        </w:rPr>
        <w:t>RÉ</w:t>
      </w:r>
      <w:r w:rsidRPr="007E1C8C">
        <w:rPr>
          <w:rFonts w:ascii="Arial" w:hAnsi="Arial" w:cs="Arial"/>
          <w:b/>
          <w:bCs/>
          <w:color w:val="000000" w:themeColor="text1"/>
          <w:sz w:val="28"/>
          <w:szCs w:val="28"/>
        </w:rPr>
        <w:t xml:space="preserve">, </w:t>
      </w:r>
      <w:r w:rsidR="003E62B4">
        <w:rPr>
          <w:rFonts w:ascii="Arial" w:hAnsi="Arial" w:cs="Arial"/>
          <w:b/>
          <w:bCs/>
          <w:color w:val="000000" w:themeColor="text1"/>
          <w:sz w:val="28"/>
          <w:szCs w:val="28"/>
        </w:rPr>
        <w:t xml:space="preserve">FGR URBANISMO </w:t>
      </w:r>
      <w:r w:rsidR="00FF4064">
        <w:rPr>
          <w:rFonts w:ascii="Arial" w:hAnsi="Arial" w:cs="Arial"/>
          <w:b/>
          <w:bCs/>
          <w:color w:val="000000" w:themeColor="text1"/>
          <w:sz w:val="28"/>
          <w:szCs w:val="28"/>
        </w:rPr>
        <w:t>CENTRO-SUL S.A</w:t>
      </w:r>
      <w:r w:rsidR="003E62B4">
        <w:rPr>
          <w:rFonts w:ascii="Arial" w:hAnsi="Arial" w:cs="Arial"/>
          <w:b/>
          <w:bCs/>
          <w:color w:val="000000" w:themeColor="text1"/>
          <w:sz w:val="28"/>
          <w:szCs w:val="28"/>
        </w:rPr>
        <w:t>.</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6DB44902"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0C45A8">
        <w:rPr>
          <w:rFonts w:ascii="Arial" w:hAnsi="Arial" w:cs="Arial"/>
          <w:color w:val="000000" w:themeColor="text1"/>
          <w:sz w:val="28"/>
          <w:szCs w:val="28"/>
        </w:rPr>
        <w:t xml:space="preserve"> pela ré</w:t>
      </w:r>
      <w:r w:rsidR="005A1443">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7762E925" w14:textId="1BA7537C" w:rsidR="000056D8" w:rsidRDefault="000C1C9D" w:rsidP="00EB3378">
      <w:pPr>
        <w:spacing w:after="0" w:line="360" w:lineRule="auto"/>
        <w:jc w:val="center"/>
        <w:rPr>
          <w:rFonts w:ascii="Arial" w:hAnsi="Arial" w:cs="Arial"/>
          <w:sz w:val="28"/>
          <w:szCs w:val="28"/>
        </w:rPr>
      </w:pPr>
      <w:del w:id="1268" w:author="Assessor GDSXSR" w:date="2026-10-31T19:49:48Z">
        <w:r>
          <w:rPr>
            <w:rFonts w:ascii="Arial" w:hAnsi="Arial" w:cs="Arial"/>
            <w:sz w:val="28"/>
            <w:szCs w:val="28"/>
          </w:rPr>
          <w:delText xml:space="preserve">D</w:delText>
        </w:r>
        <w:r>
          <w:rPr>
            <w:rFonts w:ascii="Arial" w:hAnsi="Arial" w:cs="Arial"/>
            <w:sz w:val="28"/>
            <w:szCs w:val="28"/>
          </w:rPr>
          <w:delText xml:space="preserve">O</w:delText>
        </w:r>
      </w:del>
      <w:ins w:id="1269" w:author="Assessor GDSXSR" w:date="2026-10-31T19:49:48Z">
        <w:r>
          <w:rPr>
            <w:rFonts w:ascii="Arial" w:hAnsi="Arial" w:cs="Arial"/>
            <w:color w:val="808080"/>
            <w:sz w:val="28"/>
            <w:szCs w:val="28"/>
            <w:highlight w:val="yellow"/>
          </w:rPr>
          <w:t xml:space="preserve">DA</w:t>
        </w:r>
      </w:ins>
      <w:commentRangeStart w:id="11"/>
      <w:r>
        <w:rPr>
          <w:rFonts w:ascii="Arial" w:hAnsi="Arial" w:cs="Arial"/>
          <w:sz w:val="28"/>
          <w:szCs w:val="28"/>
          <w:highlight w:val="yellow"/>
        </w:rPr>
        <w:t xml:space="preserve"> </w:t>
      </w:r>
      <w:commentRangeEnd w:id="11"/>
      <w:r>
        <w:rPr>
          <w:rStyle w:val="CommentReference"/>
        </w:rPr>
        <w:commentReference w:id="11"/>
      </w:r>
      <w:del w:id="1270" w:author="Assessor GDSXSR" w:date="2026-10-31T19:49:48Z">
        <w:r>
          <w:rPr>
            <w:rFonts w:ascii="Arial" w:hAnsi="Arial" w:cs="Arial"/>
            <w:sz w:val="28"/>
            <w:szCs w:val="28"/>
          </w:rPr>
          <w:delText xml:space="preserve">DIREITO</w:delText>
        </w:r>
      </w:del>
      <w:ins w:id="1271" w:author="Assessor GDSXSR" w:date="2026-10-31T19:49:48Z">
        <w:r>
          <w:rPr>
            <w:rFonts w:ascii="Arial" w:hAnsi="Arial" w:cs="Arial"/>
            <w:color w:val="808080"/>
            <w:sz w:val="28"/>
            <w:szCs w:val="28"/>
            <w:highlight w:val="yellow"/>
          </w:rPr>
          <w:t xml:space="preserve">MANUTENÇÃO</w:t>
        </w:r>
      </w:ins>
      <w:r>
        <w:rPr>
          <w:rFonts w:ascii="Arial" w:hAnsi="Arial" w:cs="Arial"/>
          <w:sz w:val="28"/>
          <w:szCs w:val="28"/>
          <w:highlight w:val="yellow"/>
        </w:rPr>
        <w:t xml:space="preserve"> </w:t>
      </w:r>
      <w:del w:id="1272" w:author="Assessor GDSXSR" w:date="2026-10-31T19:49:48Z">
        <w:r>
          <w:rPr>
            <w:rFonts w:ascii="Arial" w:hAnsi="Arial" w:cs="Arial"/>
            <w:sz w:val="28"/>
            <w:szCs w:val="28"/>
          </w:rPr>
          <w:delText xml:space="preserve">POTESTATIVO À</w:delText>
        </w:r>
      </w:del>
      <w:ins w:id="1273" w:author="Assessor GDSXSR" w:date="2026-10-31T19:49:48Z">
        <w:r>
          <w:rPr>
            <w:rFonts w:ascii="Arial" w:hAnsi="Arial" w:cs="Arial"/>
            <w:color w:val="808080"/>
            <w:sz w:val="28"/>
            <w:szCs w:val="28"/>
            <w:highlight w:val="yellow"/>
          </w:rPr>
          <w:t xml:space="preserve">DA</w:t>
        </w:r>
      </w:ins>
      <w:r>
        <w:rPr>
          <w:rFonts w:ascii="Arial" w:hAnsi="Arial" w:cs="Arial"/>
          <w:sz w:val="28"/>
          <w:szCs w:val="28"/>
          <w:highlight w:val="yellow"/>
        </w:rPr>
        <w:t xml:space="preserve"> RESOLUÇÃO DO CONTRATO</w:t>
      </w:r>
      <w:ins w:id="1274" w:author="Assessor GDSXSR" w:date="2026-10-31T19:49:48Z">
        <w:r>
          <w:rPr>
            <w:rFonts w:ascii="Arial" w:hAnsi="Arial" w:cs="Arial"/>
            <w:color w:val="808080"/>
            <w:sz w:val="28"/>
            <w:szCs w:val="28"/>
            <w:highlight w:val="yellow"/>
          </w:rPr>
          <w:t xml:space="preserve">,</w:t>
        </w:r>
      </w:ins>
      <w:r>
        <w:rPr>
          <w:rFonts w:ascii="Arial" w:hAnsi="Arial" w:cs="Arial"/>
          <w:sz w:val="28"/>
          <w:szCs w:val="28"/>
          <w:highlight w:val="yellow"/>
        </w:rPr>
        <w:t xml:space="preserve"> </w:t>
      </w:r>
      <w:del w:id="1275" w:author="Assessor GDSXSR" w:date="2026-10-31T19:49:48Z">
        <w:r>
          <w:rPr>
            <w:rFonts w:ascii="Arial" w:hAnsi="Arial" w:cs="Arial"/>
            <w:sz w:val="28"/>
            <w:szCs w:val="28"/>
          </w:rPr>
          <w:delText xml:space="preserve">–</w:delText>
        </w:r>
      </w:del>
      <w:ins w:id="1276" w:author="Assessor GDSXSR" w:date="2026-10-31T19:49:48Z">
        <w:r>
          <w:rPr>
            <w:rFonts w:ascii="Arial" w:hAnsi="Arial" w:cs="Arial"/>
            <w:color w:val="808080"/>
            <w:sz w:val="28"/>
            <w:szCs w:val="28"/>
            <w:highlight w:val="yellow"/>
          </w:rPr>
          <w:t xml:space="preserve">SEM</w:t>
        </w:r>
      </w:ins>
      <w:r>
        <w:rPr>
          <w:rFonts w:ascii="Arial" w:hAnsi="Arial" w:cs="Arial"/>
          <w:sz w:val="28"/>
          <w:szCs w:val="28"/>
          <w:highlight w:val="yellow"/>
        </w:rPr>
        <w:t xml:space="preserve"> </w:t>
      </w:r>
      <w:del w:id="1277" w:author="Assessor GDSXSR" w:date="2026-10-31T19:49:48Z">
        <w:r>
          <w:rPr>
            <w:rFonts w:ascii="Arial" w:hAnsi="Arial" w:cs="Arial"/>
            <w:sz w:val="28"/>
            <w:szCs w:val="28"/>
          </w:rPr>
          <w:delText xml:space="preserve">DA</w:delText>
        </w:r>
      </w:del>
      <w:ins w:id="1278" w:author="Assessor GDSXSR" w:date="2026-10-31T19:49:48Z">
        <w:r>
          <w:rPr>
            <w:rFonts w:ascii="Arial" w:hAnsi="Arial" w:cs="Arial"/>
            <w:color w:val="808080"/>
            <w:sz w:val="28"/>
            <w:szCs w:val="28"/>
            <w:highlight w:val="yellow"/>
          </w:rPr>
          <w:t xml:space="preserve">O</w:t>
        </w:r>
      </w:ins>
      <w:r>
        <w:rPr>
          <w:rFonts w:ascii="Arial" w:hAnsi="Arial" w:cs="Arial"/>
          <w:sz w:val="28"/>
          <w:szCs w:val="28"/>
          <w:highlight w:val="yellow"/>
        </w:rPr>
        <w:t xml:space="preserve"> </w:t>
      </w:r>
      <w:del w:id="1279" w:author="Assessor GDSXSR" w:date="2026-10-31T19:49:48Z">
        <w:r>
          <w:rPr>
            <w:rFonts w:ascii="Arial" w:hAnsi="Arial" w:cs="Arial"/>
            <w:sz w:val="28"/>
            <w:szCs w:val="28"/>
          </w:rPr>
          <w:delText xml:space="preserve">INAPLICABILIDADE</w:delText>
        </w:r>
      </w:del>
      <w:ins w:id="1280" w:author="Assessor GDSXSR" w:date="2026-10-31T19:49:48Z">
        <w:r>
          <w:rPr>
            <w:rFonts w:ascii="Arial" w:hAnsi="Arial" w:cs="Arial"/>
            <w:color w:val="808080"/>
            <w:sz w:val="28"/>
            <w:szCs w:val="28"/>
            <w:highlight w:val="yellow"/>
          </w:rPr>
          <w:t xml:space="preserve">RITO</w:t>
        </w:r>
      </w:ins>
      <w:r>
        <w:rPr>
          <w:rFonts w:ascii="Arial" w:hAnsi="Arial" w:cs="Arial"/>
          <w:sz w:val="28"/>
          <w:szCs w:val="28"/>
          <w:highlight w:val="yellow"/>
        </w:rPr>
        <w:t xml:space="preserve"> DA EXCUSSÃO DA GARANTIA FIDUCIÁRIA</w:t>
      </w:r>
    </w:p>
    <w:p w14:paraId="00CF8CE5" w14:textId="77777777" w:rsidR="00355C73" w:rsidRDefault="00355C73" w:rsidP="00DB1301">
      <w:pPr>
        <w:spacing w:after="0" w:line="360" w:lineRule="auto"/>
        <w:ind w:firstLine="2268"/>
        <w:jc w:val="both"/>
        <w:rPr>
          <w:rFonts w:ascii="Arial" w:hAnsi="Arial" w:cs="Arial"/>
          <w:sz w:val="28"/>
          <w:szCs w:val="28"/>
        </w:rPr>
      </w:pPr>
    </w:p>
    <w:p w14:paraId="2C6E3F02" w14:textId="7A17AA36" w:rsidR="001C22A3" w:rsidRDefault="0015519F" w:rsidP="00BB74BA">
      <w:pPr>
        <w:spacing w:after="0" w:line="360" w:lineRule="auto"/>
        <w:ind w:firstLine="2268"/>
        <w:jc w:val="both"/>
        <w:rPr>
          <w:rFonts w:ascii="Arial" w:hAnsi="Arial" w:cs="Arial"/>
          <w:color w:val="000000" w:themeColor="text1"/>
          <w:sz w:val="28"/>
          <w:szCs w:val="28"/>
        </w:rPr>
      </w:pPr>
      <w:commentRangeStart w:id="12"/>
      <w:r>
        <w:rPr>
          <w:rFonts w:ascii="Arial" w:hAnsi="Arial" w:cs="Arial"/>
          <w:color w:val="000000" w:themeColor="text1"/>
          <w:sz w:val="28"/>
          <w:szCs w:val="28"/>
        </w:rPr>
        <w:t xml:space="preserve">A</w:t>
      </w:r>
      <w:commentRangeEnd w:id="12"/>
      <w:r>
        <w:rPr>
          <w:rStyle w:val="CommentReference"/>
        </w:rPr>
        <w:commentReference w:id="12"/>
      </w:r>
      <w:r>
        <w:rPr>
          <w:rFonts w:ascii="Arial" w:hAnsi="Arial" w:cs="Arial"/>
          <w:color w:val="000000" w:themeColor="text1"/>
          <w:sz w:val="28"/>
          <w:szCs w:val="28"/>
        </w:rPr>
        <w:t xml:space="preserve"> </w:t>
      </w:r>
      <w:r>
        <w:rPr>
          <w:rFonts w:ascii="Arial" w:hAnsi="Arial" w:cs="Arial"/>
          <w:color w:val="000000" w:themeColor="text1"/>
          <w:sz w:val="28"/>
          <w:szCs w:val="28"/>
        </w:rPr>
        <w:t xml:space="preserve">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ins w:id="1281" w:author="Assessor GDSXSR" w:date="2026-10-31T19:49:48Z">
        <w:r>
          <w:rPr>
            <w:rFonts w:ascii="Arial" w:hAnsi="Arial" w:cs="Arial"/>
            <w:color w:val="808080"/>
            <w:sz w:val="28"/>
            <w:szCs w:val="28"/>
          </w:rPr>
          <w:t xml:space="preserve">:</w:t>
        </w:r>
      </w:ins>
      <w:r>
        <w:rPr>
          <w:rFonts w:ascii="Arial" w:hAnsi="Arial" w:cs="Arial"/>
          <w:color w:val="000000" w:themeColor="text1"/>
          <w:sz w:val="28"/>
          <w:szCs w:val="28"/>
        </w:rPr>
        <w:t xml:space="preserve"> </w:t>
      </w:r>
      <w:del w:id="1282" w:author="Assessor GDSXSR" w:date="2026-10-31T19:49:48Z">
        <w:r>
          <w:rPr>
            <w:rFonts w:ascii="Arial" w:hAnsi="Arial" w:cs="Arial"/>
            <w:color w:val="000000" w:themeColor="text1"/>
            <w:sz w:val="28"/>
            <w:szCs w:val="28"/>
          </w:rPr>
          <w:delText xml:space="preserve">a via processual adotada para desfazer</w:delText>
        </w:r>
      </w:del>
      <w:ins w:id="1283" w:author="Assessor GDSXSR" w:date="2026-10-31T19:49:48Z">
        <w:r>
          <w:rPr>
            <w:b/>
            <w:rFonts w:ascii="Arial" w:hAnsi="Arial" w:cs="Arial"/>
            <w:color w:val="808080"/>
            <w:sz w:val="28"/>
            <w:szCs w:val="28"/>
          </w:rPr>
          <w:t xml:space="preserve">1)</w:t>
        </w:r>
      </w:ins>
      <w:r>
        <w:rPr>
          <w:rFonts w:ascii="Arial" w:hAnsi="Arial" w:cs="Arial"/>
          <w:color w:val="000000" w:themeColor="text1"/>
          <w:sz w:val="28"/>
          <w:szCs w:val="28"/>
        </w:rPr>
        <w:t xml:space="preserve"> o </w:t>
      </w:r>
      <w:ins w:id="1284" w:author="Assessor GDSXSR" w:date="2026-10-31T19:49:48Z">
        <w:r>
          <w:rPr>
            <w:rFonts w:ascii="Arial" w:hAnsi="Arial" w:cs="Arial"/>
            <w:color w:val="808080"/>
            <w:sz w:val="28"/>
            <w:szCs w:val="28"/>
          </w:rPr>
          <w:t xml:space="preserve">desfazimento do </w:t>
        </w:r>
      </w:ins>
      <w:r>
        <w:rPr>
          <w:rFonts w:ascii="Arial" w:hAnsi="Arial" w:cs="Arial"/>
          <w:color w:val="000000" w:themeColor="text1"/>
          <w:sz w:val="28"/>
          <w:szCs w:val="28"/>
        </w:rPr>
        <w:t xml:space="preserve">contrato </w:t>
      </w:r>
      <w:del w:id="1285" w:author="Assessor GDSXSR" w:date="2026-10-31T19:49:48Z">
        <w:r>
          <w:rPr>
            <w:rFonts w:ascii="Arial" w:hAnsi="Arial" w:cs="Arial"/>
            <w:color w:val="000000" w:themeColor="text1"/>
            <w:sz w:val="28"/>
            <w:szCs w:val="28"/>
          </w:rPr>
          <w:delText xml:space="preserve">é inadequada, devendo</w:delText>
        </w:r>
      </w:del>
      <w:ins w:id="1286" w:author="Assessor GDSXSR" w:date="2026-10-31T19:49:48Z">
        <w:r>
          <w:rPr>
            <w:rFonts w:ascii="Arial" w:hAnsi="Arial" w:cs="Arial"/>
            <w:color w:val="808080"/>
            <w:sz w:val="28"/>
            <w:szCs w:val="28"/>
          </w:rPr>
          <w:t xml:space="preserve">deve</w:t>
        </w:r>
      </w:ins>
      <w:r>
        <w:rPr>
          <w:rFonts w:ascii="Arial" w:hAnsi="Arial" w:cs="Arial"/>
          <w:color w:val="000000" w:themeColor="text1"/>
          <w:sz w:val="28"/>
          <w:szCs w:val="28"/>
        </w:rPr>
        <w:t xml:space="preserve"> observar</w:t>
      </w:r>
      <w:del w:id="1287" w:author="Assessor GDSXSR" w:date="2026-10-31T19:49:48Z">
        <w:r>
          <w:rPr>
            <w:rFonts w:ascii="Arial" w:hAnsi="Arial" w:cs="Arial"/>
            <w:color w:val="000000" w:themeColor="text1"/>
            <w:sz w:val="28"/>
            <w:szCs w:val="28"/>
          </w:rPr>
          <w:delText xml:space="preserve">-se,</w:delText>
        </w:r>
      </w:del>
      <w:r>
        <w:rPr>
          <w:rFonts w:ascii="Arial" w:hAnsi="Arial" w:cs="Arial"/>
          <w:color w:val="000000" w:themeColor="text1"/>
          <w:sz w:val="28"/>
          <w:szCs w:val="28"/>
        </w:rPr>
        <w:t xml:space="preserve"> </w:t>
      </w:r>
      <w:del w:id="1288" w:author="Assessor GDSXSR" w:date="2026-10-31T19:49:48Z">
        <w:r>
          <w:rPr>
            <w:rFonts w:ascii="Arial" w:hAnsi="Arial" w:cs="Arial"/>
            <w:color w:val="000000" w:themeColor="text1"/>
            <w:sz w:val="28"/>
            <w:szCs w:val="28"/>
          </w:rPr>
          <w:delText xml:space="preserve">necessariamente,</w:delText>
        </w:r>
      </w:del>
      <w:ins w:id="1289" w:author="Assessor GDSXSR" w:date="2026-10-31T19:49:48Z">
        <w:r>
          <w:rPr>
            <w:rFonts w:ascii="Arial" w:hAnsi="Arial" w:cs="Arial"/>
            <w:color w:val="808080"/>
            <w:sz w:val="28"/>
            <w:szCs w:val="28"/>
          </w:rPr>
          <w:t xml:space="preserve">o</w:t>
        </w:r>
      </w:ins>
      <w:r>
        <w:rPr>
          <w:rFonts w:ascii="Arial" w:hAnsi="Arial" w:cs="Arial"/>
          <w:color w:val="000000" w:themeColor="text1"/>
          <w:sz w:val="28"/>
          <w:szCs w:val="28"/>
        </w:rPr>
        <w:t xml:space="preserve"> </w:t>
      </w:r>
      <w:del w:id="1290" w:author="Assessor GDSXSR" w:date="2026-10-31T19:49:48Z">
        <w:r>
          <w:rPr>
            <w:rFonts w:ascii="Arial" w:hAnsi="Arial" w:cs="Arial"/>
            <w:color w:val="000000" w:themeColor="text1"/>
            <w:sz w:val="28"/>
            <w:szCs w:val="28"/>
          </w:rPr>
          <w:delText xml:space="preserve">os ditames</w:delText>
        </w:r>
      </w:del>
      <w:ins w:id="1291" w:author="Assessor GDSXSR" w:date="2026-10-31T19:49:48Z">
        <w:r>
          <w:rPr>
            <w:rFonts w:ascii="Arial" w:hAnsi="Arial" w:cs="Arial"/>
            <w:color w:val="808080"/>
            <w:sz w:val="28"/>
            <w:szCs w:val="28"/>
          </w:rPr>
          <w:t xml:space="preserve">procedimento</w:t>
        </w:r>
      </w:ins>
      <w:r>
        <w:rPr>
          <w:rFonts w:ascii="Arial" w:hAnsi="Arial" w:cs="Arial"/>
          <w:color w:val="000000" w:themeColor="text1"/>
          <w:sz w:val="28"/>
          <w:szCs w:val="28"/>
        </w:rPr>
        <w:t xml:space="preserve"> da Lei nº 9.514/97, </w:t>
      </w:r>
      <w:del w:id="1292" w:author="Assessor GDSXSR" w:date="2026-10-31T19:49:48Z">
        <w:r>
          <w:rPr>
            <w:rFonts w:ascii="Arial" w:hAnsi="Arial" w:cs="Arial"/>
            <w:color w:val="000000" w:themeColor="text1"/>
            <w:sz w:val="28"/>
            <w:szCs w:val="28"/>
          </w:rPr>
          <w:delText xml:space="preserve">notadamente no que interessa ao procedimento de</w:delText>
        </w:r>
      </w:del>
      <w:ins w:id="1293" w:author="Assessor GDSXSR" w:date="2026-10-31T19:49:48Z">
        <w:r>
          <w:rPr>
            <w:rFonts w:ascii="Arial" w:hAnsi="Arial" w:cs="Arial"/>
            <w:color w:val="808080"/>
            <w:sz w:val="28"/>
            <w:szCs w:val="28"/>
          </w:rPr>
          <w:t xml:space="preserve">com</w:t>
        </w:r>
      </w:ins>
      <w:r>
        <w:rPr>
          <w:rFonts w:ascii="Arial" w:hAnsi="Arial" w:cs="Arial"/>
          <w:color w:val="000000" w:themeColor="text1"/>
          <w:sz w:val="28"/>
          <w:szCs w:val="28"/>
        </w:rPr>
        <w:t xml:space="preserve"> excussão da garantia imobiliária</w:t>
      </w:r>
      <w:del w:id="1294" w:author="Assessor GDSXSR" w:date="2026-10-31T19:49:4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mediante leilão</w:t>
      </w:r>
      <w:ins w:id="1295" w:author="Assessor GDSXSR" w:date="2026-10-31T19:49:48Z">
        <w:r>
          <w:rPr>
            <w:rFonts w:ascii="Arial" w:hAnsi="Arial" w:cs="Arial"/>
            <w:color w:val="808080"/>
            <w:sz w:val="28"/>
            <w:szCs w:val="28"/>
          </w:rPr>
          <w:t xml:space="preserve">; e </w:t>
        </w:r>
        <w:r>
          <w:rPr>
            <w:b/>
            <w:rFonts w:ascii="Arial" w:hAnsi="Arial" w:cs="Arial"/>
            <w:color w:val="808080"/>
            <w:sz w:val="28"/>
            <w:szCs w:val="28"/>
          </w:rPr>
          <w:t xml:space="preserve">2)</w:t>
        </w:r>
        <w:r>
          <w:rPr>
            <w:rFonts w:ascii="Arial" w:hAnsi="Arial" w:cs="Arial"/>
            <w:color w:val="808080"/>
            <w:sz w:val="28"/>
            <w:szCs w:val="28"/>
          </w:rPr>
          <w:t xml:space="preserve"> incide o Tema 1</w:t>
        </w:r>
      </w:ins>
      <w:r>
        <w:rPr>
          <w:rFonts w:ascii="Arial" w:hAnsi="Arial" w:cs="Arial"/>
          <w:color w:val="000000" w:themeColor="text1"/>
          <w:sz w:val="28"/>
          <w:szCs w:val="28"/>
        </w:rPr>
        <w:t xml:space="preserve">.</w:t>
      </w:r>
      <w:ins w:id="1296" w:author="Assessor GDSXSR" w:date="2026-10-31T19:49:48Z">
        <w:r>
          <w:rPr>
            <w:rFonts w:ascii="Arial" w:hAnsi="Arial" w:cs="Arial"/>
            <w:color w:val="808080"/>
            <w:sz w:val="28"/>
            <w:szCs w:val="28"/>
          </w:rPr>
          <w:t xml:space="preserve">095/STJ</w:t>
        </w:r>
      </w:ins>
      <w:r>
        <w:rPr>
          <w:rFonts w:ascii="Arial" w:hAnsi="Arial" w:cs="Arial"/>
          <w:color w:val="000000" w:themeColor="text1"/>
          <w:sz w:val="28"/>
          <w:szCs w:val="28"/>
        </w:rPr>
        <w:t xml:space="preserve"> </w:t>
      </w:r>
      <w:ins w:id="1297" w:author="Assessor GDSXSR" w:date="2026-10-31T19:49:48Z">
        <w:r>
          <w:rPr>
            <w:rFonts w:ascii="Arial" w:hAnsi="Arial" w:cs="Arial"/>
            <w:color w:val="808080"/>
            <w:sz w:val="28"/>
            <w:szCs w:val="28"/>
          </w:rPr>
          <w:t xml:space="preserve">(ID 89808536).</w:t>
        </w:r>
      </w:ins>
    </w:p>
    <w:p w14:paraId="4557A403" w14:textId="13C35158" w:rsidR="0033735F" w:rsidRPr="007E1C8C" w:rsidRDefault="0033735F" w:rsidP="00987B61">
      <w:pPr>
        <w:spacing w:after="0" w:line="360" w:lineRule="auto"/>
        <w:ind w:firstLine="2268"/>
        <w:jc w:val="both"/>
        <w:rPr>
          <w:rFonts w:ascii="Arial" w:hAnsi="Arial" w:cs="Arial"/>
          <w:color w:val="000000" w:themeColor="text1"/>
          <w:sz w:val="28"/>
          <w:szCs w:val="28"/>
        </w:rPr>
      </w:pPr>
    </w:p>
    <w:p w14:paraId="0A8DA5EF" w14:textId="7B216D43" w:rsidR="009B0A72" w:rsidRDefault="009B0A72"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Sem razão a apelante.</w:t>
      </w:r>
    </w:p>
    <w:p w14:paraId="0CE1AF98" w14:textId="77777777" w:rsidR="009B0A72" w:rsidRDefault="009B0A72" w:rsidP="0033735F">
      <w:pPr>
        <w:spacing w:after="0" w:line="360" w:lineRule="auto"/>
        <w:ind w:firstLine="2268"/>
        <w:jc w:val="both"/>
        <w:rPr>
          <w:rFonts w:ascii="Arial" w:hAnsi="Arial" w:cs="Arial"/>
          <w:color w:val="000000" w:themeColor="text1"/>
          <w:sz w:val="28"/>
          <w:szCs w:val="28"/>
        </w:rPr>
      </w:pPr>
    </w:p>
    <w:p w14:paraId="02B525A9" w14:textId="031C6639" w:rsidR="009E4DAA" w:rsidRDefault="00372975" w:rsidP="0033735F">
      <w:pPr>
        <w:spacing w:after="0" w:line="360" w:lineRule="auto"/>
        <w:ind w:firstLine="2268"/>
        <w:jc w:val="both"/>
        <w:rPr>
          <w:rFonts w:ascii="Arial" w:hAnsi="Arial" w:cs="Arial"/>
          <w:color w:val="000000" w:themeColor="text1"/>
          <w:sz w:val="28"/>
          <w:szCs w:val="28"/>
        </w:rPr>
      </w:pPr>
      <w:del w:id="1298" w:author="Assessor GDSXSR" w:date="2026-10-31T19:49:48Z">
        <w:r>
          <w:rPr>
            <w:rFonts w:ascii="Arial" w:hAnsi="Arial" w:cs="Arial"/>
            <w:color w:val="000000" w:themeColor="text1"/>
            <w:sz w:val="28"/>
            <w:szCs w:val="28"/>
          </w:rPr>
          <w:delText xml:space="preserve">Ainda que o contrato não tenha </w:delText>
        </w:r>
        <w:r>
          <w:rPr>
            <w:rFonts w:ascii="Arial" w:hAnsi="Arial" w:cs="Arial"/>
            <w:color w:val="000000" w:themeColor="text1"/>
            <w:sz w:val="28"/>
            <w:szCs w:val="28"/>
          </w:rPr>
          <w:delText xml:space="preserve">facultado às partes o direito de desistência, o</w:delText>
        </w:r>
      </w:del>
      <w:ins w:id="1299" w:author="Assessor GDSXSR" w:date="2026-10-31T19:49:48Z">
        <w:r>
          <w:rPr>
            <w:rFonts w:ascii="Arial" w:hAnsi="Arial" w:cs="Arial"/>
            <w:color w:val="808080"/>
            <w:sz w:val="28"/>
            <w:szCs w:val="28"/>
          </w:rPr>
          <w:t xml:space="preserve">O</w:t>
        </w:r>
      </w:ins>
      <w:r>
        <w:rPr>
          <w:rFonts w:ascii="Arial" w:hAnsi="Arial" w:cs="Arial"/>
          <w:color w:val="000000" w:themeColor="text1"/>
          <w:sz w:val="28"/>
          <w:szCs w:val="28"/>
        </w:rPr>
        <w:t xml:space="preserve"> comprador não pode ser compelido a manter a avença</w:t>
      </w:r>
      <w:r>
        <w:rPr>
          <w:rFonts w:ascii="Arial" w:hAnsi="Arial" w:cs="Arial"/>
          <w:color w:val="000000" w:themeColor="text1"/>
          <w:sz w:val="28"/>
          <w:szCs w:val="28"/>
        </w:rPr>
        <w:t xml:space="preserve">, </w:t>
      </w:r>
      <w:del w:id="1300" w:author="Assessor GDSXSR" w:date="2026-10-31T19:49:48Z">
        <w:r>
          <w:rPr>
            <w:rFonts w:ascii="Arial" w:hAnsi="Arial" w:cs="Arial"/>
            <w:color w:val="000000" w:themeColor="text1"/>
            <w:sz w:val="28"/>
            <w:szCs w:val="28"/>
          </w:rPr>
          <w:delText xml:space="preserve">devendo</w:delText>
        </w:r>
      </w:del>
      <w:ins w:id="1301" w:author="Assessor GDSXSR" w:date="2026-10-31T19:49:48Z">
        <w:r>
          <w:rPr>
            <w:rFonts w:ascii="Arial" w:hAnsi="Arial" w:cs="Arial"/>
            <w:color w:val="808080"/>
            <w:sz w:val="28"/>
            <w:szCs w:val="28"/>
          </w:rPr>
          <w:t xml:space="preserve">pois</w:t>
        </w:r>
      </w:ins>
      <w:r>
        <w:rPr>
          <w:rFonts w:ascii="Arial" w:hAnsi="Arial" w:cs="Arial"/>
          <w:color w:val="000000" w:themeColor="text1"/>
          <w:sz w:val="28"/>
          <w:szCs w:val="28"/>
        </w:rPr>
        <w:t xml:space="preserve"> </w:t>
      </w:r>
      <w:del w:id="1302" w:author="Assessor GDSXSR" w:date="2026-10-31T19:49:48Z">
        <w:r>
          <w:rPr>
            <w:rFonts w:ascii="Arial" w:hAnsi="Arial" w:cs="Arial"/>
            <w:color w:val="000000" w:themeColor="text1"/>
            <w:sz w:val="28"/>
            <w:szCs w:val="28"/>
          </w:rPr>
          <w:delText xml:space="preserve">suportar</w:delText>
        </w:r>
      </w:del>
      <w:ins w:id="1303" w:author="Assessor GDSXSR" w:date="2026-10-31T19:49:48Z">
        <w:r>
          <w:rPr>
            <w:rFonts w:ascii="Arial" w:hAnsi="Arial" w:cs="Arial"/>
            <w:color w:val="808080"/>
            <w:sz w:val="28"/>
            <w:szCs w:val="28"/>
          </w:rPr>
          <w:t xml:space="preserve">a</w:t>
        </w:r>
      </w:ins>
      <w:r>
        <w:rPr>
          <w:rFonts w:ascii="Arial" w:hAnsi="Arial" w:cs="Arial"/>
          <w:color w:val="000000" w:themeColor="text1"/>
          <w:sz w:val="28"/>
          <w:szCs w:val="28"/>
        </w:rPr>
        <w:t xml:space="preserve"> </w:t>
      </w:r>
      <w:del w:id="1304" w:author="Assessor GDSXSR" w:date="2026-10-31T19:49:48Z">
        <w:r>
          <w:rPr>
            <w:rFonts w:ascii="Arial" w:hAnsi="Arial" w:cs="Arial"/>
            <w:color w:val="000000" w:themeColor="text1"/>
            <w:sz w:val="28"/>
            <w:szCs w:val="28"/>
          </w:rPr>
          <w:delText xml:space="preserve">os</w:delText>
        </w:r>
      </w:del>
      <w:ins w:id="1305" w:author="Assessor GDSXSR" w:date="2026-10-31T19:49:48Z">
        <w:r>
          <w:rPr>
            <w:rFonts w:ascii="Arial" w:hAnsi="Arial" w:cs="Arial"/>
            <w:color w:val="808080"/>
            <w:sz w:val="28"/>
            <w:szCs w:val="28"/>
          </w:rPr>
          <w:t xml:space="preserve">rescisão</w:t>
        </w:r>
      </w:ins>
      <w:r>
        <w:rPr>
          <w:rFonts w:ascii="Arial" w:hAnsi="Arial" w:cs="Arial"/>
          <w:color w:val="000000" w:themeColor="text1"/>
          <w:sz w:val="28"/>
          <w:szCs w:val="28"/>
        </w:rPr>
        <w:t xml:space="preserve"> </w:t>
      </w:r>
      <w:del w:id="1306" w:author="Assessor GDSXSR" w:date="2026-10-31T19:49:48Z">
        <w:r>
          <w:rPr>
            <w:rFonts w:ascii="Arial" w:hAnsi="Arial" w:cs="Arial"/>
            <w:color w:val="000000" w:themeColor="text1"/>
            <w:sz w:val="28"/>
            <w:szCs w:val="28"/>
          </w:rPr>
          <w:delText xml:space="preserve">ônus</w:delText>
        </w:r>
      </w:del>
      <w:ins w:id="1307" w:author="Assessor GDSXSR" w:date="2026-10-31T19:49:48Z">
        <w:r>
          <w:rPr>
            <w:rFonts w:ascii="Arial" w:hAnsi="Arial" w:cs="Arial"/>
            <w:color w:val="808080"/>
            <w:sz w:val="28"/>
            <w:szCs w:val="28"/>
          </w:rPr>
          <w:t xml:space="preserve">é</w:t>
        </w:r>
      </w:ins>
      <w:r>
        <w:rPr>
          <w:rFonts w:ascii="Arial" w:hAnsi="Arial" w:cs="Arial"/>
          <w:color w:val="000000" w:themeColor="text1"/>
          <w:sz w:val="28"/>
          <w:szCs w:val="28"/>
        </w:rPr>
        <w:t xml:space="preserve"> </w:t>
      </w:r>
      <w:del w:id="1308" w:author="Assessor GDSXSR" w:date="2026-10-31T19:49:48Z">
        <w:r>
          <w:rPr>
            <w:rFonts w:ascii="Arial" w:hAnsi="Arial" w:cs="Arial"/>
            <w:color w:val="000000" w:themeColor="text1"/>
            <w:sz w:val="28"/>
            <w:szCs w:val="28"/>
          </w:rPr>
          <w:delText xml:space="preserve">de</w:delText>
        </w:r>
      </w:del>
      <w:ins w:id="1309" w:author="Assessor GDSXSR" w:date="2026-10-31T19:49:48Z">
        <w:r>
          <w:rPr>
            <w:rFonts w:ascii="Arial" w:hAnsi="Arial" w:cs="Arial"/>
            <w:color w:val="808080"/>
            <w:sz w:val="28"/>
            <w:szCs w:val="28"/>
          </w:rPr>
          <w:t xml:space="preserve">direito potestativo, a ser exercido com as consequências da</w:t>
        </w:r>
      </w:ins>
      <w:r>
        <w:rPr>
          <w:rFonts w:ascii="Arial" w:hAnsi="Arial" w:cs="Arial"/>
          <w:color w:val="000000" w:themeColor="text1"/>
          <w:sz w:val="28"/>
          <w:szCs w:val="28"/>
        </w:rPr>
        <w:t xml:space="preserve"> sua </w:t>
      </w:r>
      <w:del w:id="1310" w:author="Assessor GDSXSR" w:date="2026-10-31T19:49:48Z">
        <w:r>
          <w:rPr>
            <w:rFonts w:ascii="Arial" w:hAnsi="Arial" w:cs="Arial"/>
            <w:color w:val="000000" w:themeColor="text1"/>
            <w:sz w:val="28"/>
            <w:szCs w:val="28"/>
          </w:rPr>
          <w:delText xml:space="preserve">decisão</w:delText>
        </w:r>
      </w:del>
      <w:ins w:id="1311" w:author="Assessor GDSXSR" w:date="2026-10-31T19:49:48Z">
        <w:r>
          <w:rPr>
            <w:rFonts w:ascii="Arial" w:hAnsi="Arial" w:cs="Arial"/>
            <w:color w:val="808080"/>
            <w:sz w:val="28"/>
            <w:szCs w:val="28"/>
          </w:rPr>
          <w:t xml:space="preserve">iniciativa</w:t>
        </w:r>
      </w:ins>
      <w:r>
        <w:rPr>
          <w:rFonts w:ascii="Arial" w:hAnsi="Arial" w:cs="Arial"/>
          <w:color w:val="000000" w:themeColor="text1"/>
          <w:sz w:val="28"/>
          <w:szCs w:val="28"/>
        </w:rPr>
        <w:t xml:space="preserve">.</w:t>
      </w:r>
    </w:p>
    <w:p w14:paraId="1C2C1228" w14:textId="77777777" w:rsidR="00583945" w:rsidRDefault="00583945" w:rsidP="0033735F">
      <w:pPr>
        <w:spacing w:after="0" w:line="360" w:lineRule="auto"/>
        <w:ind w:firstLine="2268"/>
        <w:jc w:val="both"/>
        <w:rPr>
          <w:rFonts w:ascii="Arial" w:hAnsi="Arial" w:cs="Arial"/>
          <w:color w:val="000000" w:themeColor="text1"/>
          <w:sz w:val="28"/>
          <w:szCs w:val="28"/>
        </w:rPr>
      </w:pPr>
    </w:p>
    <w:p w14:paraId="4DC8E328" w14:textId="6D32FF9A" w:rsidR="00583945" w:rsidRDefault="00583945"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w:t>
      </w:r>
      <w:del w:id="1312" w:author="Assessor GDSXSR" w:date="2026-10-31T19:49:48Z">
        <w:r>
          <w:rPr>
            <w:rFonts w:ascii="Arial" w:hAnsi="Arial" w:cs="Arial"/>
            <w:color w:val="000000" w:themeColor="text1"/>
            <w:sz w:val="28"/>
            <w:szCs w:val="28"/>
          </w:rPr>
          <w:delText xml:space="preserve">, a jurisprudência deste eg. Tribunal de Justiça</w:delText>
        </w:r>
        <w:r>
          <w:rPr>
            <w:rFonts w:ascii="Arial" w:hAnsi="Arial" w:cs="Arial"/>
            <w:color w:val="000000" w:themeColor="text1"/>
            <w:sz w:val="28"/>
            <w:szCs w:val="28"/>
          </w:rPr>
          <w:delText xml:space="preserve"> reconhece se tratar de direito potestativo do comprador, que o sujeita às consequências correspondentes</w:delText>
        </w:r>
      </w:del>
      <w:r>
        <w:rPr>
          <w:rFonts w:ascii="Arial" w:hAnsi="Arial" w:cs="Arial"/>
          <w:color w:val="000000" w:themeColor="text1"/>
          <w:sz w:val="28"/>
          <w:szCs w:val="28"/>
        </w:rPr>
        <w:t xml:space="preserve">:</w:t>
      </w:r>
    </w:p>
    <w:p w14:paraId="4701A333" w14:textId="77777777" w:rsidR="00F920B6" w:rsidRDefault="00F920B6" w:rsidP="0033735F">
      <w:pPr>
        <w:spacing w:after="0" w:line="360" w:lineRule="auto"/>
        <w:ind w:firstLine="2268"/>
        <w:jc w:val="both"/>
        <w:rPr>
          <w:rFonts w:ascii="Arial" w:hAnsi="Arial" w:cs="Arial"/>
          <w:color w:val="000000" w:themeColor="text1"/>
          <w:sz w:val="28"/>
          <w:szCs w:val="28"/>
        </w:rPr>
      </w:pPr>
    </w:p>
    <w:p w14:paraId="11254F2B" w14:textId="5AD9D7DA" w:rsidR="0006572E" w:rsidRPr="008B64C8" w:rsidRDefault="00F920B6" w:rsidP="0006572E">
      <w:pPr>
        <w:spacing w:after="0" w:line="360" w:lineRule="auto"/>
        <w:ind w:left="2268"/>
        <w:jc w:val="both"/>
        <w:rPr>
          <w:rFonts w:ascii="Arial" w:hAnsi="Arial" w:cs="Arial"/>
          <w:i/>
          <w:iCs/>
          <w:color w:val="000000" w:themeColor="text1"/>
          <w:sz w:val="26"/>
          <w:szCs w:val="26"/>
        </w:rPr>
      </w:pPr>
      <w:r w:rsidRPr="0006572E">
        <w:rPr>
          <w:rFonts w:ascii="Arial" w:hAnsi="Arial" w:cs="Arial"/>
          <w:color w:val="000000" w:themeColor="text1"/>
          <w:sz w:val="26"/>
          <w:szCs w:val="26"/>
        </w:rPr>
        <w:t>“</w:t>
      </w:r>
      <w:r w:rsidR="0006572E" w:rsidRPr="008B64C8">
        <w:rPr>
          <w:rFonts w:ascii="Arial" w:hAnsi="Arial" w:cs="Arial"/>
          <w:i/>
          <w:iCs/>
          <w:color w:val="000000" w:themeColor="text1"/>
          <w:sz w:val="26"/>
          <w:szCs w:val="26"/>
        </w:rPr>
        <w:t xml:space="preserve">1. </w:t>
      </w:r>
      <w:r w:rsidR="0006572E" w:rsidRPr="008B64C8">
        <w:rPr>
          <w:rFonts w:ascii="Arial" w:hAnsi="Arial" w:cs="Arial"/>
          <w:i/>
          <w:iCs/>
          <w:color w:val="000000" w:themeColor="text1"/>
          <w:sz w:val="26"/>
          <w:szCs w:val="26"/>
          <w:u w:val="single"/>
        </w:rPr>
        <w:t xml:space="preserve">A rescisão do contrato é um direito potestativo, que pode ser exercido independentemente da vontade da contraparte</w:t>
      </w:r>
      <w:r w:rsidR="0006572E" w:rsidRPr="008B64C8">
        <w:rPr>
          <w:rFonts w:ascii="Arial" w:hAnsi="Arial" w:cs="Arial"/>
          <w:i/>
          <w:iCs/>
          <w:color w:val="000000" w:themeColor="text1"/>
          <w:sz w:val="26"/>
          <w:szCs w:val="26"/>
        </w:rPr>
        <w:t xml:space="preserve">.</w:t>
      </w:r>
    </w:p>
    <w:p w14:paraId="5F5AD5FF" w14:textId="77777777" w:rsidR="0006572E" w:rsidRPr="008B64C8" w:rsidRDefault="0006572E" w:rsidP="0006572E">
      <w:pPr>
        <w:spacing w:after="0" w:line="360" w:lineRule="auto"/>
        <w:ind w:left="2268"/>
        <w:jc w:val="both"/>
        <w:rPr>
          <w:del w:id="1314" w:author="Assessor GDSXSR" w:date="2026-10-31T19:49:48Z"/>
          <w:rFonts w:ascii="Arial" w:hAnsi="Arial" w:cs="Arial"/>
          <w:i/>
          <w:iCs/>
          <w:color w:val="000000" w:themeColor="text1"/>
          <w:sz w:val="26"/>
          <w:szCs w:val="26"/>
        </w:rPr>
      </w:pPr>
      <w:del w:id="1313" w:author="Assessor GDSXSR" w:date="2026-10-31T19:49:48Z">
        <w:r w:rsidRPr="008B64C8">
          <w:rPr>
            <w:rFonts w:ascii="Arial" w:hAnsi="Arial" w:cs="Arial"/>
            <w:i/>
            <w:iCs/>
            <w:color w:val="000000" w:themeColor="text1"/>
            <w:sz w:val="26"/>
            <w:szCs w:val="26"/>
          </w:rPr>
          <w:delText xml:space="preserve">1.1. No caso, em que pese as alegações, os autores não comprovaram a inadimplência capaz de justificar a rescisão do contrato por culpa exclusiva da ré, notadamente porque ainda há um período expressivo até a data prevista para que a construtora finalize o empreendimento, isso sem falar no tempo de prorrogação, impondo-se, portanto, concluir que a culpa pela rescisão contratual foi do comprador, à míngua de comprovação do fato constitutivo do direito (art. 373, inc. I, do CPC). </w:delText>
        </w:r>
      </w:del>
    </w:p>
    <w:p w14:paraId="3AD08C60" w14:textId="77777777" w:rsidR="0006572E" w:rsidRPr="008B64C8" w:rsidRDefault="0006572E" w:rsidP="0006572E">
      <w:pPr>
        <w:spacing w:after="0" w:line="360" w:lineRule="auto"/>
        <w:ind w:left="2268"/>
        <w:jc w:val="both"/>
        <w:rPr>
          <w:rFonts w:ascii="Arial" w:hAnsi="Arial" w:cs="Arial"/>
          <w:i/>
          <w:iCs/>
          <w:color w:val="000000" w:themeColor="text1"/>
          <w:sz w:val="26"/>
          <w:szCs w:val="26"/>
        </w:rPr>
      </w:pPr>
      <w:commentRangeStart w:id="13"/>
      <w:r>
        <w:rPr>
          <w:rFonts w:ascii="Arial" w:hAnsi="Arial" w:cs="Arial"/>
          <w:i/>
          <w:iCs/>
          <w:color w:val="000000" w:themeColor="text1"/>
          <w:sz w:val="26"/>
          <w:szCs w:val="26"/>
        </w:rPr>
        <w:t xml:space="preserve">1.2. Uma vez exigida a rescisão do contrato, </w:t>
      </w:r>
      <w:commentRangeEnd w:id="13"/>
      <w:r>
        <w:rPr>
          <w:rStyle w:val="CommentReference"/>
        </w:rPr>
        <w:commentReference w:id="13"/>
      </w:r>
      <w:r>
        <w:rPr>
          <w:rFonts w:ascii="Arial" w:hAnsi="Arial" w:cs="Arial"/>
          <w:i/>
          <w:iCs/>
          <w:color w:val="000000" w:themeColor="text1"/>
          <w:sz w:val="26"/>
          <w:szCs w:val="26"/>
          <w:u w:val="single"/>
        </w:rPr>
        <w:t xml:space="preserve">o autor deve arcar com os consectários legais de sua iniciativa de por fim ao pacto contratual</w:t>
      </w:r>
      <w:r>
        <w:rPr>
          <w:rFonts w:ascii="Arial" w:hAnsi="Arial" w:cs="Arial"/>
          <w:i/>
          <w:iCs/>
          <w:color w:val="000000" w:themeColor="text1"/>
          <w:sz w:val="26"/>
          <w:szCs w:val="26"/>
        </w:rPr>
        <w:t xml:space="preserve">.</w:t>
      </w:r>
      <w:ins w:id="1324" w:author="Assessor GDSXSR" w:date="2026-10-31T19:49:48Z">
        <w:r>
          <w:rPr>
            <w:rFonts w:ascii="Arial" w:hAnsi="Arial" w:cs="Arial"/>
            <w:i/>
            <w:iCs/>
            <w:color w:val="808080"/>
            <w:sz w:val="26"/>
            <w:szCs w:val="26"/>
          </w:rPr>
          <w:t xml:space="preserve"> (...).” (Acórdão 1935745, 0715404-51.2023.8.07.0009, Relator(a): FÁBIO EDUARDO MARQUES, 5ª TURMA CÍVEL, data de julgamento: 17/10/2024, publicado no DJe: 8/11/2024.) – Grifei</w:t>
        </w:r>
      </w:ins>
    </w:p>
    <w:p w14:paraId="6DA61890" w14:textId="77777777" w:rsidR="0006572E" w:rsidRPr="008B64C8" w:rsidRDefault="0006572E" w:rsidP="0006572E">
      <w:pPr>
        <w:spacing w:after="0" w:line="360" w:lineRule="auto"/>
        <w:ind w:left="2268"/>
        <w:jc w:val="both"/>
        <w:rPr>
          <w:del w:id="1316" w:author="Assessor GDSXSR" w:date="2026-10-31T19:49:48Z"/>
          <w:rFonts w:ascii="Arial" w:hAnsi="Arial" w:cs="Arial"/>
          <w:i/>
          <w:iCs/>
          <w:color w:val="000000" w:themeColor="text1"/>
          <w:sz w:val="26"/>
          <w:szCs w:val="26"/>
        </w:rPr>
      </w:pPr>
      <w:del w:id="1315" w:author="Assessor GDSXSR" w:date="2026-10-31T19:49:48Z">
        <w:r w:rsidRPr="008B64C8">
          <w:rPr>
            <w:rFonts w:ascii="Arial" w:hAnsi="Arial" w:cs="Arial"/>
            <w:i/>
            <w:iCs/>
            <w:color w:val="000000" w:themeColor="text1"/>
            <w:sz w:val="26"/>
            <w:szCs w:val="26"/>
          </w:rPr>
          <w:delText>2. Tendo em vista que o contrato foi celebrado posteriormente à vigência da Lei 13.786/2018, é cabível a aplicação da referida legislação.</w:delText>
        </w:r>
      </w:del>
    </w:p>
    <w:p w14:paraId="1809366A" w14:textId="6F375ED1" w:rsidR="0006572E" w:rsidRPr="008B64C8" w:rsidRDefault="008B64C8" w:rsidP="0006572E">
      <w:pPr>
        <w:spacing w:after="0" w:line="360" w:lineRule="auto"/>
        <w:ind w:left="2268"/>
        <w:jc w:val="both"/>
        <w:rPr>
          <w:del w:id="1318" w:author="Assessor GDSXSR" w:date="2026-10-31T19:49:48Z"/>
          <w:rFonts w:ascii="Arial" w:hAnsi="Arial" w:cs="Arial"/>
          <w:i/>
          <w:iCs/>
          <w:color w:val="000000" w:themeColor="text1"/>
          <w:sz w:val="26"/>
          <w:szCs w:val="26"/>
        </w:rPr>
      </w:pPr>
      <w:del w:id="1317" w:author="Assessor GDSXSR" w:date="2026-10-31T19:49:48Z">
        <w:r w:rsidRPr="008B64C8">
          <w:rPr>
            <w:rFonts w:ascii="Arial" w:hAnsi="Arial" w:cs="Arial"/>
            <w:i/>
            <w:iCs/>
            <w:color w:val="000000" w:themeColor="text1"/>
            <w:sz w:val="26"/>
            <w:szCs w:val="26"/>
          </w:rPr>
          <w:delText>(...)</w:delText>
        </w:r>
      </w:del>
    </w:p>
    <w:p w14:paraId="7425B923" w14:textId="4A5BA53C" w:rsidR="00F920B6" w:rsidRPr="00560289" w:rsidRDefault="0006572E" w:rsidP="0006572E">
      <w:pPr>
        <w:spacing w:after="0" w:line="360" w:lineRule="auto"/>
        <w:ind w:left="2268"/>
        <w:jc w:val="both"/>
        <w:rPr>
          <w:del w:id="1323" w:author="Assessor GDSXSR" w:date="2026-10-31T19:49:48Z"/>
          <w:rFonts w:ascii="Arial" w:hAnsi="Arial" w:cs="Arial"/>
          <w:i/>
          <w:iCs/>
          <w:color w:val="000000" w:themeColor="text1"/>
          <w:sz w:val="26"/>
          <w:szCs w:val="26"/>
        </w:rPr>
      </w:pPr>
      <w:del w:id="1319" w:author="Assessor GDSXSR" w:date="2026-10-31T19:49:48Z">
        <w:r w:rsidRPr="008B64C8">
          <w:rPr>
            <w:rFonts w:ascii="Arial" w:hAnsi="Arial" w:cs="Arial"/>
            <w:i/>
            <w:iCs/>
            <w:color w:val="000000" w:themeColor="text1"/>
            <w:sz w:val="26"/>
            <w:szCs w:val="26"/>
          </w:rPr>
          <w:delText>3. Apelação conhecida e não provida</w:delText>
        </w:r>
      </w:del>
      <w:del w:id="1320" w:author="Assessor GDSXSR" w:date="2026-10-31T19:49:48Z">
        <w:r w:rsidR="00560289">
          <w:rPr>
            <w:rFonts w:ascii="Arial" w:hAnsi="Arial" w:cs="Arial"/>
            <w:i/>
            <w:iCs/>
            <w:color w:val="000000" w:themeColor="text1"/>
            <w:sz w:val="26"/>
            <w:szCs w:val="26"/>
          </w:rPr>
          <w:delText>.</w:delText>
        </w:r>
      </w:del>
      <w:del w:id="1321" w:author="Assessor GDSXSR" w:date="2026-10-31T19:49:48Z">
        <w:r w:rsidRPr="0006572E">
          <w:rPr>
            <w:rFonts w:ascii="Arial" w:hAnsi="Arial" w:cs="Arial"/>
            <w:color w:val="000000" w:themeColor="text1"/>
            <w:sz w:val="26"/>
            <w:szCs w:val="26"/>
          </w:rPr>
          <w:delText xml:space="preserve">” </w:delText>
        </w:r>
      </w:del>
      <w:del w:id="1322" w:author="Assessor GDSXSR" w:date="2026-10-31T19:49:48Z">
        <w:r w:rsidRPr="00560289">
          <w:rPr>
            <w:rFonts w:ascii="Arial" w:hAnsi="Arial" w:cs="Arial"/>
            <w:i/>
            <w:iCs/>
            <w:color w:val="000000" w:themeColor="text1"/>
            <w:sz w:val="26"/>
            <w:szCs w:val="26"/>
          </w:rPr>
          <w:delText>(Acórdão 1935745, 0715404-51.2023.8.07.0009, Relator(a): FÁBIO EDUARDO MARQUES, 5ª TURMA CÍVEL, data de julgamento: 17/10/2024, publicado no DJe: 8/11/2024)</w:delText>
        </w:r>
      </w:del>
    </w:p>
    <w:p w14:paraId="116D2B77" w14:textId="77777777" w:rsidR="00F920B6" w:rsidRDefault="00F920B6" w:rsidP="0033735F">
      <w:pPr>
        <w:spacing w:after="0" w:line="360" w:lineRule="auto"/>
        <w:ind w:firstLine="2268"/>
        <w:jc w:val="both"/>
        <w:rPr>
          <w:rFonts w:ascii="Arial" w:hAnsi="Arial" w:cs="Arial"/>
          <w:color w:val="000000" w:themeColor="text1"/>
          <w:sz w:val="28"/>
          <w:szCs w:val="28"/>
        </w:rPr>
      </w:pPr>
    </w:p>
    <w:p w14:paraId="109014A4" w14:textId="5C9F0C57" w:rsidR="009A5BDD" w:rsidRDefault="008B64C8" w:rsidP="0033735F">
      <w:pPr>
        <w:spacing w:after="0" w:line="360" w:lineRule="auto"/>
        <w:ind w:firstLine="2268"/>
        <w:jc w:val="both"/>
        <w:rPr>
          <w:rFonts w:ascii="Arial" w:hAnsi="Arial" w:cs="Arial"/>
          <w:color w:val="000000" w:themeColor="text1"/>
          <w:sz w:val="28"/>
          <w:szCs w:val="28"/>
        </w:rPr>
      </w:pPr>
      <w:del w:id="1325" w:author="Assessor GDSXSR" w:date="2026-10-31T19:49:48Z">
        <w:r>
          <w:rPr>
            <w:rFonts w:ascii="Arial" w:hAnsi="Arial" w:cs="Arial"/>
            <w:color w:val="000000" w:themeColor="text1"/>
            <w:sz w:val="28"/>
            <w:szCs w:val="28"/>
          </w:rPr>
          <w:delText xml:space="preserve">Por</w:delText>
        </w:r>
      </w:del>
      <w:ins w:id="1326" w:author="Assessor GDSXSR" w:date="2026-10-31T19:49:48Z">
        <w:r>
          <w:rPr>
            <w:rFonts w:ascii="Arial" w:hAnsi="Arial" w:cs="Arial"/>
            <w:color w:val="808080"/>
            <w:sz w:val="28"/>
            <w:szCs w:val="28"/>
          </w:rPr>
          <w:t xml:space="preserve">Além</w:t>
        </w:r>
      </w:ins>
      <w:r>
        <w:rPr>
          <w:rFonts w:ascii="Arial" w:hAnsi="Arial" w:cs="Arial"/>
          <w:color w:val="000000" w:themeColor="text1"/>
          <w:sz w:val="28"/>
          <w:szCs w:val="28"/>
        </w:rPr>
        <w:t xml:space="preserve"> </w:t>
      </w:r>
      <w:del w:id="1327" w:author="Assessor GDSXSR" w:date="2026-10-31T19:49:48Z">
        <w:r>
          <w:rPr>
            <w:rFonts w:ascii="Arial" w:hAnsi="Arial" w:cs="Arial"/>
            <w:color w:val="000000" w:themeColor="text1"/>
            <w:sz w:val="28"/>
            <w:szCs w:val="28"/>
          </w:rPr>
          <w:delText xml:space="preserve">outro lado</w:delText>
        </w:r>
      </w:del>
      <w:ins w:id="1328" w:author="Assessor GDSXSR" w:date="2026-10-31T19:49:48Z">
        <w:r>
          <w:rPr>
            <w:rFonts w:ascii="Arial" w:hAnsi="Arial" w:cs="Arial"/>
            <w:color w:val="808080"/>
            <w:sz w:val="28"/>
            <w:szCs w:val="28"/>
          </w:rPr>
          <w:t xml:space="preserve">disso</w:t>
        </w:r>
      </w:ins>
      <w:r>
        <w:rPr>
          <w:rFonts w:ascii="Arial" w:hAnsi="Arial" w:cs="Arial"/>
          <w:color w:val="000000" w:themeColor="text1"/>
          <w:sz w:val="28"/>
          <w:szCs w:val="28"/>
        </w:rPr>
        <w:t xml:space="preserve">, </w:t>
      </w:r>
      <w:del w:id="1329" w:author="Assessor GDSXSR" w:date="2026-10-31T19:49:48Z">
        <w:r>
          <w:rPr>
            <w:rFonts w:ascii="Arial" w:hAnsi="Arial" w:cs="Arial"/>
            <w:color w:val="000000" w:themeColor="text1"/>
            <w:sz w:val="28"/>
            <w:szCs w:val="28"/>
          </w:rPr>
          <w:delText xml:space="preserve">as</w:delText>
        </w:r>
      </w:del>
      <w:ins w:id="1330" w:author="Assessor GDSXSR" w:date="2026-10-31T19:49:48Z">
        <w:r>
          <w:rPr>
            <w:rFonts w:ascii="Arial" w:hAnsi="Arial" w:cs="Arial"/>
            <w:color w:val="808080"/>
            <w:sz w:val="28"/>
            <w:szCs w:val="28"/>
          </w:rPr>
          <w:t xml:space="preserve">o</w:t>
        </w:r>
      </w:ins>
      <w:r>
        <w:rPr>
          <w:rFonts w:ascii="Arial" w:hAnsi="Arial" w:cs="Arial"/>
          <w:color w:val="000000" w:themeColor="text1"/>
          <w:sz w:val="28"/>
          <w:szCs w:val="28"/>
        </w:rPr>
        <w:t xml:space="preserve"> </w:t>
      </w:r>
      <w:del w:id="1331" w:author="Assessor GDSXSR" w:date="2026-10-31T19:49:48Z">
        <w:r>
          <w:rPr>
            <w:rFonts w:ascii="Arial" w:hAnsi="Arial" w:cs="Arial"/>
            <w:color w:val="000000" w:themeColor="text1"/>
            <w:sz w:val="28"/>
            <w:szCs w:val="28"/>
          </w:rPr>
          <w:delText xml:space="preserve">razões recursais</w:delText>
        </w:r>
      </w:del>
      <w:ins w:id="1332" w:author="Assessor GDSXSR" w:date="2026-10-31T19:49:48Z">
        <w:r>
          <w:rPr>
            <w:rFonts w:ascii="Arial" w:hAnsi="Arial" w:cs="Arial"/>
            <w:color w:val="808080"/>
            <w:sz w:val="28"/>
            <w:szCs w:val="28"/>
          </w:rPr>
          <w:t xml:space="preserve">apelo</w:t>
        </w:r>
      </w:ins>
      <w:r>
        <w:rPr>
          <w:rFonts w:ascii="Arial" w:hAnsi="Arial" w:cs="Arial"/>
          <w:color w:val="000000" w:themeColor="text1"/>
          <w:sz w:val="28"/>
          <w:szCs w:val="28"/>
        </w:rPr>
        <w:t xml:space="preserve"> não </w:t>
      </w:r>
      <w:del w:id="1333" w:author="Assessor GDSXSR" w:date="2026-10-31T19:49:48Z">
        <w:r>
          <w:rPr>
            <w:rFonts w:ascii="Arial" w:hAnsi="Arial" w:cs="Arial"/>
            <w:color w:val="000000" w:themeColor="text1"/>
            <w:sz w:val="28"/>
            <w:szCs w:val="28"/>
          </w:rPr>
          <w:delText xml:space="preserve">impugnaram</w:delText>
        </w:r>
      </w:del>
      <w:ins w:id="1334" w:author="Assessor GDSXSR" w:date="2026-10-31T19:49:48Z">
        <w:r>
          <w:rPr>
            <w:rFonts w:ascii="Arial" w:hAnsi="Arial" w:cs="Arial"/>
            <w:color w:val="808080"/>
            <w:sz w:val="28"/>
            <w:szCs w:val="28"/>
          </w:rPr>
          <w:t xml:space="preserve">impugna</w:t>
        </w:r>
      </w:ins>
      <w:r>
        <w:rPr>
          <w:rFonts w:ascii="Arial" w:hAnsi="Arial" w:cs="Arial"/>
          <w:color w:val="000000" w:themeColor="text1"/>
          <w:sz w:val="28"/>
          <w:szCs w:val="28"/>
        </w:rPr>
        <w:t xml:space="preserve"> </w:t>
      </w:r>
      <w:del w:id="1335" w:author="Assessor GDSXSR" w:date="2026-10-31T19:49:48Z">
        <w:r>
          <w:rPr>
            <w:rFonts w:ascii="Arial" w:hAnsi="Arial" w:cs="Arial"/>
            <w:color w:val="000000" w:themeColor="text1"/>
            <w:sz w:val="28"/>
            <w:szCs w:val="28"/>
          </w:rPr>
          <w:delText xml:space="preserve">especificamente</w:delText>
        </w:r>
      </w:del>
      <w:ins w:id="1336" w:author="Assessor GDSXSR" w:date="2026-10-31T19:49:48Z">
        <w:r>
          <w:rPr>
            <w:rFonts w:ascii="Arial" w:hAnsi="Arial" w:cs="Arial"/>
            <w:color w:val="808080"/>
            <w:sz w:val="28"/>
            <w:szCs w:val="28"/>
          </w:rPr>
          <w:t xml:space="preserve">a</w:t>
        </w:r>
      </w:ins>
      <w:r>
        <w:rPr>
          <w:rFonts w:ascii="Arial" w:hAnsi="Arial" w:cs="Arial"/>
          <w:color w:val="000000" w:themeColor="text1"/>
          <w:sz w:val="28"/>
          <w:szCs w:val="28"/>
        </w:rPr>
        <w:t xml:space="preserve"> </w:t>
      </w:r>
      <w:del w:id="1337" w:author="Assessor GDSXSR" w:date="2026-10-31T19:49:48Z">
        <w:r>
          <w:rPr>
            <w:rFonts w:ascii="Arial" w:hAnsi="Arial" w:cs="Arial"/>
            <w:color w:val="000000" w:themeColor="text1"/>
            <w:sz w:val="28"/>
            <w:szCs w:val="28"/>
          </w:rPr>
          <w:delText xml:space="preserve">as conclusões</w:delText>
        </w:r>
      </w:del>
      <w:ins w:id="1338" w:author="Assessor GDSXSR" w:date="2026-10-31T19:49:48Z">
        <w:r>
          <w:rPr>
            <w:rFonts w:ascii="Arial" w:hAnsi="Arial" w:cs="Arial"/>
            <w:color w:val="808080"/>
            <w:sz w:val="28"/>
            <w:szCs w:val="28"/>
          </w:rPr>
          <w:t xml:space="preserve">conclusão</w:t>
        </w:r>
      </w:ins>
      <w:r>
        <w:rPr>
          <w:rFonts w:ascii="Arial" w:hAnsi="Arial" w:cs="Arial"/>
          <w:color w:val="000000" w:themeColor="text1"/>
          <w:sz w:val="28"/>
          <w:szCs w:val="28"/>
        </w:rPr>
        <w:t xml:space="preserve"> da</w:t>
      </w:r>
      <w:r>
        <w:rPr>
          <w:rFonts w:ascii="Arial" w:hAnsi="Arial" w:cs="Arial"/>
          <w:color w:val="000000" w:themeColor="text1"/>
          <w:sz w:val="28"/>
          <w:szCs w:val="28"/>
        </w:rPr>
        <w:t xml:space="preserve"> sentença</w:t>
      </w:r>
      <w:del w:id="1339" w:author="Assessor GDSXSR" w:date="2026-10-31T19:49:48Z">
        <w:r>
          <w:rPr>
            <w:rFonts w:ascii="Arial" w:hAnsi="Arial" w:cs="Arial"/>
            <w:color w:val="000000" w:themeColor="text1"/>
            <w:sz w:val="28"/>
            <w:szCs w:val="28"/>
          </w:rPr>
          <w:delText xml:space="preserve">, no sentido</w:delText>
        </w:r>
      </w:del>
      <w:r>
        <w:rPr>
          <w:rFonts w:ascii="Arial" w:hAnsi="Arial" w:cs="Arial"/>
          <w:color w:val="000000" w:themeColor="text1"/>
          <w:sz w:val="28"/>
          <w:szCs w:val="28"/>
        </w:rPr>
        <w:t xml:space="preserve"> de que “</w:t>
      </w:r>
      <w:r>
        <w:rPr>
          <w:rFonts w:ascii="Arial" w:hAnsi="Arial" w:cs="Arial"/>
          <w:i/>
          <w:iCs/>
          <w:color w:val="000000" w:themeColor="text1"/>
          <w:sz w:val="28"/>
          <w:szCs w:val="28"/>
        </w:rPr>
        <w:t xml:space="preserve">o rito do leilão, tal como previsto na Lei 9.514/1997, encontra-se adstrito à hipótese de inadimplemento do devedor fiduciante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que não ocorreu no caso</w:t>
      </w:r>
      <w:ins w:id="1340" w:author="Assessor GDSXSR" w:date="2026-10-31T19:49:48Z">
        <w:r>
          <w:rPr>
            <w:rFonts w:ascii="Arial" w:hAnsi="Arial" w:cs="Arial"/>
            <w:color w:val="808080"/>
            <w:sz w:val="28"/>
            <w:szCs w:val="28"/>
          </w:rPr>
          <w:t xml:space="preserve"> (ID 89808527)</w:t>
        </w:r>
      </w:ins>
      <w:r>
        <w:rPr>
          <w:rFonts w:ascii="Arial" w:hAnsi="Arial" w:cs="Arial"/>
          <w:color w:val="000000" w:themeColor="text1"/>
          <w:sz w:val="28"/>
          <w:szCs w:val="28"/>
        </w:rPr>
        <w:t xml:space="preserve">.</w:t>
      </w:r>
    </w:p>
    <w:p w14:paraId="675DA2C5" w14:textId="77777777" w:rsidR="00EA2FD8" w:rsidRDefault="00EA2FD8" w:rsidP="0033735F">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363" w:author="Assessor GDSXSR" w:date="2026-10-31T19:49:48Z"/>
        </w:rPr>
      </w:pPr>
      <w:del w:id="1341" w:author="Assessor GDSXSR" w:date="2026-10-31T19:49:48Z">
        <w:r>
          <w:rPr>
            <w:rFonts w:ascii="Arial" w:hAnsi="Arial" w:cs="Arial"/>
            <w:color w:val="000000" w:themeColor="text1"/>
            <w:sz w:val="28"/>
            <w:szCs w:val="28"/>
          </w:rPr>
          <w:delText xml:space="preserve">Com</w:delText>
        </w:r>
      </w:del>
      <w:ins w:id="1342" w:author="Assessor GDSXSR" w:date="2026-10-31T19:49:48Z">
        <w:r>
          <w:rPr>
            <w:rFonts w:ascii="Arial" w:hAnsi="Arial" w:cs="Arial"/>
            <w:color w:val="808080"/>
            <w:sz w:val="28"/>
            <w:szCs w:val="28"/>
          </w:rPr>
          <w:t xml:space="preserve">De</w:t>
        </w:r>
      </w:ins>
      <w:r>
        <w:rPr>
          <w:rFonts w:ascii="Arial" w:hAnsi="Arial" w:cs="Arial"/>
          <w:color w:val="000000" w:themeColor="text1"/>
          <w:sz w:val="28"/>
          <w:szCs w:val="28"/>
        </w:rPr>
        <w:t xml:space="preserve"> </w:t>
      </w:r>
      <w:del w:id="1343" w:author="Assessor GDSXSR" w:date="2026-10-31T19:49:48Z">
        <w:r>
          <w:rPr>
            <w:rFonts w:ascii="Arial" w:hAnsi="Arial" w:cs="Arial"/>
            <w:color w:val="000000" w:themeColor="text1"/>
            <w:sz w:val="28"/>
            <w:szCs w:val="28"/>
          </w:rPr>
          <w:delText xml:space="preserve">efeito</w:delText>
        </w:r>
      </w:del>
      <w:ins w:id="1344" w:author="Assessor GDSXSR" w:date="2026-10-31T19:49:48Z">
        <w:r>
          <w:rPr>
            <w:rFonts w:ascii="Arial" w:hAnsi="Arial" w:cs="Arial"/>
            <w:color w:val="808080"/>
            <w:sz w:val="28"/>
            <w:szCs w:val="28"/>
          </w:rPr>
          <w:t xml:space="preserve">fato</w:t>
        </w:r>
      </w:ins>
      <w:r>
        <w:rPr>
          <w:rFonts w:ascii="Arial" w:hAnsi="Arial" w:cs="Arial"/>
          <w:color w:val="000000" w:themeColor="text1"/>
          <w:sz w:val="28"/>
          <w:szCs w:val="28"/>
        </w:rPr>
        <w:t xml:space="preserve">,</w:t>
      </w:r>
      <w:del w:id="1345" w:author="Assessor GDSXSR" w:date="2026-10-31T19:49:48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de acordo com</w:delText>
        </w:r>
      </w:del>
      <w:r>
        <w:rPr>
          <w:rFonts w:ascii="Arial" w:hAnsi="Arial" w:cs="Arial"/>
          <w:color w:val="000000" w:themeColor="text1"/>
          <w:sz w:val="28"/>
          <w:szCs w:val="28"/>
        </w:rPr>
        <w:t xml:space="preserve"> o extrato de valores pagos </w:t>
      </w:r>
      <w:del w:id="1346" w:author="Assessor GDSXSR" w:date="2026-10-31T19:49:48Z">
        <w:r>
          <w:rPr>
            <w:rFonts w:ascii="Arial" w:hAnsi="Arial" w:cs="Arial"/>
            <w:color w:val="000000" w:themeColor="text1"/>
            <w:sz w:val="28"/>
            <w:szCs w:val="28"/>
          </w:rPr>
          <w:delText xml:space="preserve">apresentado</w:delText>
        </w:r>
      </w:del>
      <w:ins w:id="1347" w:author="Assessor GDSXSR" w:date="2026-10-31T19:49:48Z">
        <w:r>
          <w:rPr>
            <w:rFonts w:ascii="Arial" w:hAnsi="Arial" w:cs="Arial"/>
            <w:color w:val="808080"/>
            <w:sz w:val="28"/>
            <w:szCs w:val="28"/>
          </w:rPr>
          <w:t xml:space="preserve">mostra</w:t>
        </w:r>
      </w:ins>
      <w:r>
        <w:rPr>
          <w:rFonts w:ascii="Arial" w:hAnsi="Arial" w:cs="Arial"/>
          <w:color w:val="000000" w:themeColor="text1"/>
          <w:sz w:val="28"/>
          <w:szCs w:val="28"/>
        </w:rPr>
        <w:t xml:space="preserve"> </w:t>
      </w:r>
      <w:del w:id="1348" w:author="Assessor GDSXSR" w:date="2026-10-31T19:49:48Z">
        <w:r>
          <w:rPr>
            <w:rFonts w:ascii="Arial" w:hAnsi="Arial" w:cs="Arial"/>
            <w:color w:val="000000" w:themeColor="text1"/>
            <w:sz w:val="28"/>
            <w:szCs w:val="28"/>
          </w:rPr>
          <w:delText xml:space="preserve">com a inicial (ID 89808235),</w:delText>
        </w:r>
      </w:del>
      <w:ins w:id="1349" w:author="Assessor GDSXSR" w:date="2026-10-31T19:49:48Z">
        <w:r>
          <w:rPr>
            <w:rFonts w:ascii="Arial" w:hAnsi="Arial" w:cs="Arial"/>
            <w:color w:val="808080"/>
            <w:sz w:val="28"/>
            <w:szCs w:val="28"/>
          </w:rPr>
          <w:t xml:space="preserve">que</w:t>
        </w:r>
      </w:ins>
      <w:r>
        <w:rPr>
          <w:rFonts w:ascii="Arial" w:hAnsi="Arial" w:cs="Arial"/>
          <w:color w:val="000000" w:themeColor="text1"/>
          <w:sz w:val="28"/>
          <w:szCs w:val="28"/>
        </w:rPr>
        <w:t xml:space="preserve"> a autora </w:t>
      </w:r>
      <w:del w:id="1350" w:author="Assessor GDSXSR" w:date="2026-10-31T19:49:48Z">
        <w:r>
          <w:rPr>
            <w:rFonts w:ascii="Arial" w:hAnsi="Arial" w:cs="Arial"/>
            <w:color w:val="000000" w:themeColor="text1"/>
            <w:sz w:val="28"/>
            <w:szCs w:val="28"/>
          </w:rPr>
          <w:delText xml:space="preserve">se encontrava</w:delText>
        </w:r>
      </w:del>
      <w:ins w:id="1351" w:author="Assessor GDSXSR" w:date="2026-10-31T19:49:48Z">
        <w:r>
          <w:rPr>
            <w:rFonts w:ascii="Arial" w:hAnsi="Arial" w:cs="Arial"/>
            <w:color w:val="808080"/>
            <w:sz w:val="28"/>
            <w:szCs w:val="28"/>
          </w:rPr>
          <w:t xml:space="preserve">estava</w:t>
        </w:r>
      </w:ins>
      <w:r>
        <w:rPr>
          <w:rFonts w:ascii="Arial" w:hAnsi="Arial" w:cs="Arial"/>
          <w:color w:val="000000" w:themeColor="text1"/>
          <w:sz w:val="28"/>
          <w:szCs w:val="28"/>
        </w:rPr>
        <w:t xml:space="preserve"> em dia com </w:t>
      </w:r>
      <w:del w:id="1352" w:author="Assessor GDSXSR" w:date="2026-10-31T19:49:48Z">
        <w:r>
          <w:rPr>
            <w:rFonts w:ascii="Arial" w:hAnsi="Arial" w:cs="Arial"/>
            <w:color w:val="000000" w:themeColor="text1"/>
            <w:sz w:val="28"/>
            <w:szCs w:val="28"/>
          </w:rPr>
          <w:delText xml:space="preserve">o pagamento das</w:delText>
        </w:r>
      </w:del>
      <w:ins w:id="1353" w:author="Assessor GDSXSR" w:date="2026-10-31T19:49:48Z">
        <w:r>
          <w:rPr>
            <w:rFonts w:ascii="Arial" w:hAnsi="Arial" w:cs="Arial"/>
            <w:color w:val="808080"/>
            <w:sz w:val="28"/>
            <w:szCs w:val="28"/>
          </w:rPr>
          <w:t xml:space="preserve">as</w:t>
        </w:r>
      </w:ins>
      <w:r>
        <w:rPr>
          <w:rFonts w:ascii="Arial" w:hAnsi="Arial" w:cs="Arial"/>
          <w:color w:val="000000" w:themeColor="text1"/>
          <w:sz w:val="28"/>
          <w:szCs w:val="28"/>
        </w:rPr>
        <w:t xml:space="preserve"> parcelas vencidas até abril de 202</w:t>
      </w:r>
      <w:r>
        <w:rPr>
          <w:rFonts w:ascii="Arial" w:hAnsi="Arial" w:cs="Arial"/>
          <w:color w:val="000000" w:themeColor="text1"/>
          <w:sz w:val="28"/>
          <w:szCs w:val="28"/>
        </w:rPr>
        <w:t xml:space="preserve">6, mês </w:t>
      </w:r>
      <w:del w:id="1354" w:author="Assessor GDSXSR" w:date="2026-10-31T19:49:48Z">
        <w:r>
          <w:rPr>
            <w:rFonts w:ascii="Arial" w:hAnsi="Arial" w:cs="Arial"/>
            <w:color w:val="000000" w:themeColor="text1"/>
            <w:sz w:val="28"/>
            <w:szCs w:val="28"/>
          </w:rPr>
          <w:delText xml:space="preserve">imediatamente </w:delText>
        </w:r>
      </w:del>
      <w:r>
        <w:rPr>
          <w:rFonts w:ascii="Arial" w:hAnsi="Arial" w:cs="Arial"/>
          <w:color w:val="000000" w:themeColor="text1"/>
          <w:sz w:val="28"/>
          <w:szCs w:val="28"/>
        </w:rPr>
        <w:t xml:space="preserve">anterior ao do ajuizamento da ação</w:t>
      </w:r>
      <w:ins w:id="1355" w:author="Assessor GDSXSR" w:date="2026-10-31T19:49:48Z">
        <w:r>
          <w:rPr>
            <w:rFonts w:ascii="Arial" w:hAnsi="Arial" w:cs="Arial"/>
            <w:color w:val="808080"/>
            <w:sz w:val="28"/>
            <w:szCs w:val="28"/>
          </w:rPr>
          <w:t xml:space="preserve"> (ID 89808235)</w:t>
        </w:r>
      </w:ins>
      <w:r>
        <w:rPr>
          <w:rFonts w:ascii="Arial" w:hAnsi="Arial" w:cs="Arial"/>
          <w:color w:val="000000" w:themeColor="text1"/>
          <w:sz w:val="28"/>
          <w:szCs w:val="28"/>
        </w:rPr>
        <w:t xml:space="preserve">.</w:t>
      </w:r>
      <w:del w:id="1356" w:author="Assessor GDSXSR" w:date="2026-10-31T19:49:48Z">
        <w:r>
          <w:rPr>
            <w:rFonts w:ascii="Arial" w:hAnsi="Arial" w:cs="Arial"/>
            <w:color w:val="000000" w:themeColor="text1"/>
            <w:sz w:val="28"/>
            <w:szCs w:val="28"/>
          </w:rPr>
          <w:delText xml:space="preserve"> Neste caso, inexistindo</w:delText>
        </w:r>
      </w:del>
    </w:p>
    <w:p>
      <w:pPr>
        <w:spacing w:after="0" w:line="360" w:lineRule="auto"/>
        <w:ind w:firstLine="2268"/>
        <w:jc w:val="both"/>
        <w:rPr>
          <w:ins w:id="1364" w:author="Assessor GDSXSR" w:date="2026-10-31T19:49:48Z"/>
        </w:rPr>
      </w:pPr>
    </w:p>
    <w:p w14:paraId="6CA1C677" w14:textId="0A6AD35D" w:rsidR="00EA2FD8" w:rsidRDefault="00EA2FD8" w:rsidP="0033735F">
      <w:pPr>
        <w:spacing w:after="0" w:line="360" w:lineRule="auto"/>
        <w:ind w:firstLine="2268"/>
        <w:jc w:val="both"/>
        <w:rPr>
          <w:rFonts w:ascii="Arial" w:hAnsi="Arial" w:cs="Arial"/>
          <w:color w:val="000000" w:themeColor="text1"/>
          <w:sz w:val="28"/>
          <w:szCs w:val="28"/>
        </w:rPr>
      </w:pPr>
      <w:ins w:id="1357" w:author="Assessor GDSXSR" w:date="2026-10-31T19:49:48Z">
        <w:r>
          <w:rPr>
            <w:rFonts w:ascii="Arial" w:hAnsi="Arial" w:cs="Arial"/>
            <w:color w:val="808080"/>
            <w:sz w:val="28"/>
            <w:szCs w:val="28"/>
          </w:rPr>
          <w:t xml:space="preserve">Sem</w:t>
        </w:r>
      </w:ins>
      <w:commentRangeStart w:id="14"/>
      <w:r>
        <w:rPr>
          <w:rFonts w:ascii="Arial" w:hAnsi="Arial" w:cs="Arial"/>
          <w:color w:val="000000" w:themeColor="text1"/>
          <w:sz w:val="28"/>
          <w:szCs w:val="28"/>
        </w:rPr>
        <w:t xml:space="preserve"> inadimplemento</w:t>
      </w:r>
      <w:commentRangeEnd w:id="14"/>
      <w:r>
        <w:rPr>
          <w:rStyle w:val="CommentReference"/>
        </w:rPr>
        <w:commentReference w:id="14"/>
      </w:r>
      <w:r>
        <w:rPr>
          <w:rFonts w:ascii="Arial" w:hAnsi="Arial" w:cs="Arial"/>
          <w:color w:val="000000" w:themeColor="text1"/>
          <w:sz w:val="28"/>
          <w:szCs w:val="28"/>
        </w:rPr>
        <w:t xml:space="preserve"> e consequente </w:t>
      </w:r>
      <w:r>
        <w:rPr>
          <w:rFonts w:ascii="Arial" w:hAnsi="Arial" w:cs="Arial"/>
          <w:color w:val="000000" w:themeColor="text1"/>
          <w:sz w:val="28"/>
          <w:szCs w:val="28"/>
        </w:rPr>
        <w:t xml:space="preserve">consolidação da propriedade fiduciária,</w:t>
      </w:r>
      <w:r>
        <w:rPr>
          <w:rFonts w:ascii="Arial" w:hAnsi="Arial" w:cs="Arial"/>
          <w:color w:val="000000" w:themeColor="text1"/>
          <w:sz w:val="28"/>
          <w:szCs w:val="28"/>
        </w:rPr>
        <w:t xml:space="preserve"> </w:t>
      </w:r>
      <w:ins w:id="1358" w:author="Assessor GDSXSR" w:date="2026-10-31T19:49:48Z">
        <w:r>
          <w:rPr>
            <w:rFonts w:ascii="Arial" w:hAnsi="Arial" w:cs="Arial"/>
            <w:color w:val="808080"/>
            <w:sz w:val="28"/>
            <w:szCs w:val="28"/>
          </w:rPr>
          <w:t xml:space="preserve">a excussão da garantia (Lei 9.514/97 26 e 27) </w:t>
        </w:r>
      </w:ins>
      <w:r>
        <w:rPr>
          <w:rFonts w:ascii="Arial" w:hAnsi="Arial" w:cs="Arial"/>
          <w:color w:val="000000" w:themeColor="text1"/>
          <w:sz w:val="28"/>
          <w:szCs w:val="28"/>
        </w:rPr>
        <w:t xml:space="preserve">não </w:t>
      </w:r>
      <w:del w:id="1359" w:author="Assessor GDSXSR" w:date="2026-10-31T19:49:48Z">
        <w:r>
          <w:rPr>
            <w:rFonts w:ascii="Arial" w:hAnsi="Arial" w:cs="Arial"/>
            <w:color w:val="000000" w:themeColor="text1"/>
            <w:sz w:val="28"/>
            <w:szCs w:val="28"/>
          </w:rPr>
          <w:delText xml:space="preserve">há que se falar que</w:delText>
        </w:r>
      </w:del>
      <w:ins w:id="1360" w:author="Assessor GDSXSR" w:date="2026-10-31T19:49:48Z">
        <w:r>
          <w:rPr>
            <w:rFonts w:ascii="Arial" w:hAnsi="Arial" w:cs="Arial"/>
            <w:color w:val="808080"/>
            <w:sz w:val="28"/>
            <w:szCs w:val="28"/>
          </w:rPr>
          <w:t xml:space="preserve">é</w:t>
        </w:r>
      </w:ins>
      <w:r>
        <w:rPr>
          <w:rFonts w:ascii="Arial" w:hAnsi="Arial" w:cs="Arial"/>
          <w:color w:val="000000" w:themeColor="text1"/>
          <w:sz w:val="28"/>
          <w:szCs w:val="28"/>
        </w:rPr>
        <w:t xml:space="preserve"> a única via</w:t>
      </w:r>
      <w:del w:id="1361" w:author="Assessor GDSXSR" w:date="2026-10-31T19:49:48Z">
        <w:r>
          <w:rPr>
            <w:rFonts w:ascii="Arial" w:hAnsi="Arial" w:cs="Arial"/>
            <w:color w:val="000000" w:themeColor="text1"/>
            <w:sz w:val="28"/>
            <w:szCs w:val="28"/>
          </w:rPr>
          <w:delText xml:space="preserve"> possível</w:delText>
        </w:r>
      </w:del>
      <w:r>
        <w:rPr>
          <w:rFonts w:ascii="Arial" w:hAnsi="Arial" w:cs="Arial"/>
          <w:color w:val="000000" w:themeColor="text1"/>
          <w:sz w:val="28"/>
          <w:szCs w:val="28"/>
        </w:rPr>
        <w:t xml:space="preserve"> para a resolução do contrato</w:t>
      </w:r>
      <w:del w:id="1362" w:author="Assessor GDSXSR" w:date="2026-10-31T19:49:48Z">
        <w:r>
          <w:rPr>
            <w:rFonts w:ascii="Arial" w:hAnsi="Arial" w:cs="Arial"/>
            <w:color w:val="000000" w:themeColor="text1"/>
            <w:sz w:val="28"/>
            <w:szCs w:val="28"/>
          </w:rPr>
          <w:delText xml:space="preserve"> seria a excussão da garantia fiduciária</w:delText>
        </w:r>
      </w:del>
      <w:r>
        <w:rPr>
          <w:rFonts w:ascii="Arial" w:hAnsi="Arial" w:cs="Arial"/>
          <w:color w:val="000000" w:themeColor="text1"/>
          <w:sz w:val="28"/>
          <w:szCs w:val="28"/>
        </w:rPr>
        <w:t xml:space="preserve">.</w:t>
      </w:r>
    </w:p>
    <w:p w14:paraId="47E379AE" w14:textId="77777777" w:rsidR="001C4363" w:rsidRDefault="001C4363" w:rsidP="0033735F">
      <w:pPr>
        <w:spacing w:after="0" w:line="360" w:lineRule="auto"/>
        <w:ind w:firstLine="2268"/>
        <w:jc w:val="both"/>
        <w:rPr>
          <w:rFonts w:ascii="Arial" w:hAnsi="Arial" w:cs="Arial"/>
          <w:color w:val="000000" w:themeColor="text1"/>
          <w:sz w:val="28"/>
          <w:szCs w:val="28"/>
        </w:rPr>
      </w:pPr>
    </w:p>
    <w:p w14:paraId="68AEBA20" w14:textId="15A8ADFB" w:rsidR="001C4363" w:rsidRDefault="004736C2" w:rsidP="0033735F">
      <w:pPr>
        <w:spacing w:after="0" w:line="360" w:lineRule="auto"/>
        <w:ind w:firstLine="2268"/>
        <w:jc w:val="both"/>
        <w:rPr>
          <w:ins w:id="1376" w:author="Assessor GDSXSR" w:date="2026-10-31T19:49:48Z"/>
          <w:rFonts w:ascii="Arial" w:hAnsi="Arial" w:cs="Arial"/>
          <w:color w:val="000000" w:themeColor="text1"/>
          <w:sz w:val="28"/>
          <w:szCs w:val="28"/>
        </w:rPr>
      </w:pPr>
      <w:commentRangeStart w:id="3"/>
      <w:del w:id="1365" w:author="Assessor GDSXSR" w:date="2026-10-31T19:49:48Z">
        <w:r>
          <w:rPr>
            <w:rFonts w:ascii="Arial" w:hAnsi="Arial" w:cs="Arial"/>
            <w:color w:val="000000" w:themeColor="text1"/>
            <w:sz w:val="28"/>
            <w:szCs w:val="28"/>
          </w:rPr>
          <w:delText xml:space="preserve">Tal entendimento guarda consonância com a tese fixada pelo</w:delText>
        </w:r>
      </w:del>
      <w:ins w:id="1366" w:author="Assessor GDSXSR" w:date="2026-10-31T19:49:48Z">
        <w:r>
          <w:rPr>
            <w:rFonts w:ascii="Arial" w:hAnsi="Arial" w:cs="Arial"/>
            <w:color w:val="808080"/>
            <w:sz w:val="28"/>
            <w:szCs w:val="28"/>
          </w:rPr>
          <w:t xml:space="preserve">O</w:t>
        </w:r>
      </w:ins>
      <w:commentRangeStart w:id="15"/>
      <w:r>
        <w:rPr>
          <w:rFonts w:ascii="Arial" w:hAnsi="Arial" w:cs="Arial"/>
          <w:color w:val="000000" w:themeColor="text1"/>
          <w:sz w:val="28"/>
          <w:szCs w:val="28"/>
        </w:rPr>
        <w:t xml:space="preserve"> c. STJ</w:t>
      </w:r>
      <w:commentRangeEnd w:id="15"/>
      <w:r>
        <w:rPr>
          <w:rStyle w:val="CommentReference"/>
        </w:rPr>
        <w:commentReference w:id="15"/>
      </w:r>
      <w:ins w:id="1367" w:author="Assessor GDSXSR" w:date="2026-10-31T19:49:48Z">
        <w:r>
          <w:rPr>
            <w:rFonts w:ascii="Arial" w:hAnsi="Arial" w:cs="Arial"/>
            <w:color w:val="808080"/>
            <w:sz w:val="28"/>
            <w:szCs w:val="28"/>
          </w:rPr>
          <w:t xml:space="preserve">,</w:t>
        </w:r>
      </w:ins>
      <w:r>
        <w:rPr>
          <w:rFonts w:ascii="Arial" w:hAnsi="Arial" w:cs="Arial"/>
          <w:color w:val="000000" w:themeColor="text1"/>
          <w:sz w:val="28"/>
          <w:szCs w:val="28"/>
        </w:rPr>
        <w:t xml:space="preserve"> no julgamento do Tema </w:t>
      </w:r>
      <w:del w:id="1368" w:author="Assessor GDSXSR" w:date="2026-10-31T19:49:48Z">
        <w:r>
          <w:rPr>
            <w:rFonts w:ascii="Arial" w:hAnsi="Arial" w:cs="Arial"/>
            <w:color w:val="000000" w:themeColor="text1"/>
            <w:sz w:val="28"/>
            <w:szCs w:val="28"/>
          </w:rPr>
          <w:delText xml:space="preserve">nº</w:delText>
        </w:r>
      </w:del>
      <w:ins w:id="1369" w:author="Assessor GDSXSR" w:date="2026-10-31T19:49:48Z">
        <w:r>
          <w:rPr>
            <w:rFonts w:ascii="Arial" w:hAnsi="Arial" w:cs="Arial"/>
            <w:color w:val="808080"/>
            <w:sz w:val="28"/>
            <w:szCs w:val="28"/>
          </w:rPr>
          <w:t xml:space="preserve">Repetitivo</w:t>
        </w:r>
      </w:ins>
      <w:r>
        <w:rPr>
          <w:rFonts w:ascii="Arial" w:hAnsi="Arial" w:cs="Arial"/>
          <w:color w:val="000000" w:themeColor="text1"/>
          <w:sz w:val="28"/>
          <w:szCs w:val="28"/>
        </w:rPr>
        <w:t xml:space="preserve"> 1.095, </w:t>
      </w:r>
      <w:del w:id="1370" w:author="Assessor GDSXSR" w:date="2026-10-31T19:49:48Z">
        <w:r>
          <w:rPr>
            <w:rFonts w:ascii="Arial" w:hAnsi="Arial" w:cs="Arial"/>
            <w:color w:val="000000" w:themeColor="text1"/>
            <w:sz w:val="28"/>
            <w:szCs w:val="28"/>
          </w:rPr>
          <w:delText xml:space="preserve">dos recursos especiais repetitivos,</w:delText>
        </w:r>
        <w:r>
          <w:rPr>
            <w:rFonts w:ascii="Arial" w:hAnsi="Arial" w:cs="Arial"/>
            <w:color w:val="000000" w:themeColor="text1"/>
            <w:sz w:val="28"/>
            <w:szCs w:val="28"/>
          </w:rPr>
          <w:delText xml:space="preserve"> segundo</w:delText>
        </w:r>
      </w:del>
      <w:ins w:id="1371" w:author="Assessor GDSXSR" w:date="2026-10-31T19:49:48Z">
        <w:r>
          <w:rPr>
            <w:rFonts w:ascii="Arial" w:hAnsi="Arial" w:cs="Arial"/>
            <w:color w:val="808080"/>
            <w:sz w:val="28"/>
            <w:szCs w:val="28"/>
          </w:rPr>
          <w:t xml:space="preserve">fixou</w:t>
        </w:r>
      </w:ins>
      <w:r>
        <w:rPr>
          <w:rFonts w:ascii="Arial" w:hAnsi="Arial" w:cs="Arial"/>
          <w:color w:val="000000" w:themeColor="text1"/>
          <w:sz w:val="28"/>
          <w:szCs w:val="28"/>
        </w:rPr>
        <w:t xml:space="preserve"> a </w:t>
      </w:r>
      <w:del w:id="1372" w:author="Assessor GDSXSR" w:date="2026-10-31T19:49:48Z">
        <w:r>
          <w:rPr>
            <w:rFonts w:ascii="Arial" w:hAnsi="Arial" w:cs="Arial"/>
            <w:color w:val="000000" w:themeColor="text1"/>
            <w:sz w:val="28"/>
            <w:szCs w:val="28"/>
          </w:rPr>
          <w:delText xml:space="preserve">qual</w:delText>
        </w:r>
      </w:del>
      <w:ins w:id="1373" w:author="Assessor GDSXSR" w:date="2026-10-31T19:49:48Z">
        <w:r>
          <w:rPr>
            <w:rFonts w:ascii="Arial" w:hAnsi="Arial" w:cs="Arial"/>
            <w:color w:val="808080"/>
            <w:sz w:val="28"/>
            <w:szCs w:val="28"/>
          </w:rPr>
          <w:t xml:space="preserve">seguinte</w:t>
        </w:r>
      </w:ins>
      <w:r>
        <w:rPr>
          <w:rFonts w:ascii="Arial" w:hAnsi="Arial" w:cs="Arial"/>
          <w:color w:val="000000" w:themeColor="text1"/>
          <w:sz w:val="28"/>
          <w:szCs w:val="28"/>
        </w:rPr>
        <w:t xml:space="preserve"> </w:t>
      </w:r>
      <w:del w:id="1374" w:author="Assessor GDSXSR" w:date="2026-10-31T19:49:48Z">
        <w:r>
          <w:rPr>
            <w:rFonts w:ascii="Arial" w:hAnsi="Arial" w:cs="Arial"/>
            <w:color w:val="000000" w:themeColor="text1"/>
            <w:sz w:val="28"/>
            <w:szCs w:val="28"/>
          </w:rPr>
          <w:delText xml:space="preserve">a forma prevista na Lei nº 9.514/97, é de observância obrigatória “</w:delText>
        </w:r>
        <w:r>
          <w:rPr>
            <w:rFonts w:ascii="Arial" w:hAnsi="Arial" w:cs="Arial"/>
            <w:b/>
            <w:bCs/>
            <w:i/>
            <w:iCs/>
            <w:color w:val="000000" w:themeColor="text1"/>
            <w:sz w:val="28"/>
            <w:szCs w:val="28"/>
          </w:rPr>
          <w:delText xml:space="preserve">na hipótese de inadimplemento do devedor, devidamente constituído em </w:delText>
        </w:r>
        <w:r>
          <w:rPr>
            <w:rFonts w:ascii="Arial" w:hAnsi="Arial" w:cs="Arial"/>
            <w:b/>
            <w:bCs/>
            <w:i/>
            <w:iCs/>
            <w:color w:val="000000" w:themeColor="text1"/>
            <w:sz w:val="28"/>
            <w:szCs w:val="28"/>
          </w:rPr>
          <w:delText xml:space="preserve">mora</w:delText>
        </w:r>
        <w:r>
          <w:rPr>
            <w:rFonts w:ascii="Arial" w:hAnsi="Arial" w:cs="Arial"/>
            <w:color w:val="000000" w:themeColor="text1"/>
            <w:sz w:val="28"/>
            <w:szCs w:val="28"/>
          </w:rPr>
          <w:delText xml:space="preserve">”. </w:delText>
        </w:r>
      </w:del>
      <w:ins w:id="1375" w:author="Assessor GDSXSR" w:date="2026-10-31T19:49:48Z">
        <w:r>
          <w:rPr>
            <w:rFonts w:ascii="Arial" w:hAnsi="Arial" w:cs="Arial"/>
            <w:color w:val="808080"/>
            <w:sz w:val="28"/>
            <w:szCs w:val="28"/>
          </w:rPr>
          <w:t xml:space="preserve">tese:</w:t>
        </w:r>
      </w:ins>
      <w:commentRangeEnd w:id="3"/>
      <w:r w:rsidR="008141DF">
        <w:rPr>
          <w:rStyle w:val="Refdecomentrio"/>
          <w:rFonts w:ascii="Arial" w:hAnsi="Arial" w:cs="Arial"/>
          <w:color w:val="000000" w:themeColor="text1"/>
          <w:sz w:val="28"/>
          <w:szCs w:val="28"/>
        </w:rPr>
        <w:commentReference w:id="3"/>
      </w:r>
    </w:p>
    <w:p>
      <w:pPr>
        <w:spacing w:after="0" w:line="360" w:lineRule="auto"/>
        <w:ind w:firstLine="2268"/>
        <w:jc w:val="both"/>
        <w:rPr>
          <w:ins w:id="1377" w:author="Assessor GDSXSR" w:date="2026-10-31T19:49:48Z"/>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ins w:id="1378" w:author="Assessor GDSXSR" w:date="2026-10-31T19:49:48Z">
        <w:r>
          <w:rPr>
            <w:rFonts w:ascii="Arial" w:hAnsi="Arial" w:cs="Arial"/>
            <w:i/>
            <w:color w:val="808080"/>
            <w:sz w:val="26"/>
            <w:szCs w:val="28"/>
          </w:rPr>
          <w:t xml:space="preserve">“Em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Código de Defesa do Consumidor.” (REsp n. 1.891.498/SP, relator Ministro Marco Buzzi, Segunda Seção, julgado em 26/10/2022, DJe de 19/12/2022.)</w:t>
        </w:r>
      </w:ins>
    </w:p>
    <w:p w14:paraId="4E53F038" w14:textId="77777777" w:rsidR="000A1ABA" w:rsidRDefault="000A1ABA" w:rsidP="0033735F">
      <w:pPr>
        <w:spacing w:after="0" w:line="360" w:lineRule="auto"/>
        <w:ind w:firstLine="2268"/>
        <w:jc w:val="both"/>
        <w:rPr>
          <w:rFonts w:ascii="Arial" w:hAnsi="Arial" w:cs="Arial"/>
          <w:color w:val="000000" w:themeColor="text1"/>
          <w:sz w:val="28"/>
          <w:szCs w:val="28"/>
        </w:rPr>
      </w:pPr>
    </w:p>
    <w:p w14:paraId="0F33E032" w14:textId="72DECCDF" w:rsidR="00A33723" w:rsidRDefault="000A1ABA" w:rsidP="00A33723">
      <w:pPr>
        <w:spacing w:after="0" w:line="360" w:lineRule="auto"/>
        <w:ind w:firstLine="2268"/>
        <w:jc w:val="both"/>
        <w:rPr>
          <w:del w:id="1385" w:author="Assessor GDSXSR" w:date="2026-10-31T19:49:48Z"/>
          <w:rFonts w:ascii="Arial" w:hAnsi="Arial" w:cs="Arial"/>
          <w:color w:val="000000" w:themeColor="text1"/>
          <w:sz w:val="28"/>
          <w:szCs w:val="28"/>
        </w:rPr>
      </w:pPr>
      <w:del w:id="1379" w:author="Assessor GDSXSR" w:date="2026-10-31T19:49:48Z">
        <w:r>
          <w:rPr>
            <w:rFonts w:ascii="Arial" w:hAnsi="Arial" w:cs="Arial"/>
            <w:color w:val="000000" w:themeColor="text1"/>
            <w:sz w:val="28"/>
            <w:szCs w:val="28"/>
          </w:rPr>
          <w:delText>A propósito, o próprio relator</w:delText>
        </w:r>
      </w:del>
      <w:del w:id="1380" w:author="Assessor GDSXSR" w:date="2026-10-31T19:49:48Z">
        <w:r w:rsidR="00A33723">
          <w:rPr>
            <w:rFonts w:ascii="Arial" w:hAnsi="Arial" w:cs="Arial"/>
            <w:color w:val="000000" w:themeColor="text1"/>
            <w:sz w:val="28"/>
            <w:szCs w:val="28"/>
          </w:rPr>
          <w:delText xml:space="preserve"> do recurso repetitivo, </w:delText>
        </w:r>
      </w:del>
      <w:del w:id="1381" w:author="Assessor GDSXSR" w:date="2026-10-31T19:49:48Z">
        <w:r w:rsidR="0026080A">
          <w:rPr>
            <w:rFonts w:ascii="Arial" w:hAnsi="Arial" w:cs="Arial"/>
            <w:color w:val="000000" w:themeColor="text1"/>
            <w:sz w:val="28"/>
            <w:szCs w:val="28"/>
          </w:rPr>
          <w:delText xml:space="preserve">o eminente </w:delText>
        </w:r>
      </w:del>
      <w:del w:id="1382" w:author="Assessor GDSXSR" w:date="2026-10-31T19:49:48Z">
        <w:r w:rsidR="00A33723">
          <w:rPr>
            <w:rFonts w:ascii="Arial" w:hAnsi="Arial" w:cs="Arial"/>
            <w:color w:val="000000" w:themeColor="text1"/>
            <w:sz w:val="28"/>
            <w:szCs w:val="28"/>
          </w:rPr>
          <w:delText xml:space="preserve">Min. </w:delText>
        </w:r>
      </w:del>
      <w:del w:id="1383" w:author="Assessor GDSXSR" w:date="2026-10-31T19:49:48Z">
        <w:r w:rsidR="00B030D8">
          <w:rPr>
            <w:rFonts w:ascii="Arial" w:hAnsi="Arial" w:cs="Arial"/>
            <w:color w:val="000000" w:themeColor="text1"/>
            <w:sz w:val="28"/>
            <w:szCs w:val="28"/>
          </w:rPr>
          <w:delText>Marcos Buzzi</w:delText>
        </w:r>
      </w:del>
      <w:del w:id="1384" w:author="Assessor GDSXSR" w:date="2026-10-31T19:49:48Z">
        <w:r w:rsidR="00A33723">
          <w:rPr>
            <w:rFonts w:ascii="Arial" w:hAnsi="Arial" w:cs="Arial"/>
            <w:color w:val="000000" w:themeColor="text1"/>
            <w:sz w:val="28"/>
            <w:szCs w:val="28"/>
          </w:rPr>
          <w:delText>, deixou clara a delimitação do enquadramento fático para a tese então fixada:</w:delText>
        </w:r>
      </w:del>
    </w:p>
    <w:p w14:paraId="7F4D9D0F" w14:textId="77777777" w:rsidR="00A33723" w:rsidRDefault="00A33723" w:rsidP="00A33723">
      <w:pPr>
        <w:spacing w:after="0" w:line="360" w:lineRule="auto"/>
        <w:ind w:firstLine="2268"/>
        <w:jc w:val="both"/>
        <w:rPr>
          <w:del w:id="1386" w:author="Assessor GDSXSR" w:date="2026-10-31T19:49:48Z"/>
          <w:rFonts w:ascii="Arial" w:hAnsi="Arial" w:cs="Arial"/>
          <w:color w:val="000000" w:themeColor="text1"/>
          <w:sz w:val="28"/>
          <w:szCs w:val="28"/>
        </w:rPr>
      </w:pPr>
    </w:p>
    <w:p w14:paraId="6C2D54B4" w14:textId="2D51C10F" w:rsidR="00977DCF" w:rsidRPr="00E17404" w:rsidRDefault="00A33723" w:rsidP="00977DCF">
      <w:pPr>
        <w:spacing w:after="0" w:line="360" w:lineRule="auto"/>
        <w:ind w:left="2268"/>
        <w:jc w:val="both"/>
        <w:rPr>
          <w:del w:id="1394" w:author="Assessor GDSXSR" w:date="2026-10-31T19:49:48Z"/>
          <w:rFonts w:ascii="Arial" w:hAnsi="Arial" w:cs="Arial"/>
          <w:i/>
          <w:iCs/>
          <w:color w:val="000000" w:themeColor="text1"/>
          <w:sz w:val="26"/>
          <w:szCs w:val="26"/>
        </w:rPr>
      </w:pPr>
      <w:del w:id="1387" w:author="Assessor GDSXSR" w:date="2026-10-31T19:49:48Z">
        <w:r w:rsidRPr="00E17404">
          <w:rPr>
            <w:rFonts w:ascii="Arial" w:hAnsi="Arial" w:cs="Arial"/>
            <w:i/>
            <w:iCs/>
            <w:color w:val="000000" w:themeColor="text1"/>
            <w:sz w:val="26"/>
            <w:szCs w:val="26"/>
          </w:rPr>
          <w:delText>“</w:delText>
        </w:r>
      </w:del>
      <w:del w:id="1388" w:author="Assessor GDSXSR" w:date="2026-10-31T19:49:48Z">
        <w:r w:rsidR="00E17404" w:rsidRPr="00E17404">
          <w:rPr>
            <w:rFonts w:ascii="Arial" w:hAnsi="Arial" w:cs="Arial"/>
            <w:i/>
            <w:iCs/>
            <w:color w:val="000000" w:themeColor="text1"/>
            <w:sz w:val="26"/>
            <w:szCs w:val="26"/>
          </w:rPr>
          <w:delText xml:space="preserve">(...) </w:delText>
        </w:r>
      </w:del>
      <w:del w:id="1389" w:author="Assessor GDSXSR" w:date="2026-10-31T19:49:48Z">
        <w:r w:rsidR="00977DCF" w:rsidRPr="00E17404">
          <w:rPr>
            <w:rFonts w:ascii="Arial" w:hAnsi="Arial" w:cs="Arial"/>
            <w:i/>
            <w:iCs/>
            <w:color w:val="000000" w:themeColor="text1"/>
            <w:sz w:val="26"/>
            <w:szCs w:val="26"/>
          </w:rPr>
          <w:delText xml:space="preserve">O reclamo, no caso específico dos autos, merece acolhida, dada a incidência da legislação especial (Lei nº 9.514/97) na resolução do ajuste firmado, </w:delText>
        </w:r>
      </w:del>
      <w:del w:id="1390" w:author="Assessor GDSXSR" w:date="2026-10-31T19:49:48Z">
        <w:r w:rsidR="00977DCF" w:rsidRPr="00E17404">
          <w:rPr>
            <w:rFonts w:ascii="Arial" w:hAnsi="Arial" w:cs="Arial"/>
            <w:b/>
            <w:bCs/>
            <w:i/>
            <w:iCs/>
            <w:color w:val="000000" w:themeColor="text1"/>
            <w:sz w:val="26"/>
            <w:szCs w:val="26"/>
          </w:rPr>
          <w:delText xml:space="preserve">pois são incontroversos o inadimplemento dos devedores (autores), a ausência de purgação da mora e a </w:delText>
        </w:r>
      </w:del>
      <w:del w:id="1391" w:author="Assessor GDSXSR" w:date="2026-10-31T19:49:48Z">
        <w:r w:rsidR="00977DCF" w:rsidRPr="00E17404">
          <w:rPr>
            <w:rFonts w:ascii="Arial" w:hAnsi="Arial" w:cs="Arial"/>
            <w:b/>
            <w:bCs/>
            <w:i/>
            <w:iCs/>
            <w:color w:val="000000" w:themeColor="text1"/>
            <w:sz w:val="26"/>
            <w:szCs w:val="26"/>
          </w:rPr>
          <w:lastRenderedPageBreak/>
          <w:delText>averbação da consolidação da propriedade</w:delText>
        </w:r>
      </w:del>
      <w:del w:id="1392" w:author="Assessor GDSXSR" w:date="2026-10-31T19:49:48Z">
        <w:r w:rsidR="00977DCF" w:rsidRPr="00E17404">
          <w:rPr>
            <w:rFonts w:ascii="Arial" w:hAnsi="Arial" w:cs="Arial"/>
            <w:i/>
            <w:iCs/>
            <w:color w:val="000000" w:themeColor="text1"/>
            <w:sz w:val="26"/>
            <w:szCs w:val="26"/>
          </w:rPr>
          <w:delText xml:space="preserve"> do bem em nome da credora fiduciária.</w:delText>
        </w:r>
      </w:del>
      <w:del w:id="1393" w:author="Assessor GDSXSR" w:date="2026-10-31T19:49:48Z">
        <w:r w:rsidR="004F4F52" w:rsidRPr="00E17404">
          <w:rPr>
            <w:rFonts w:ascii="Arial" w:hAnsi="Arial" w:cs="Arial"/>
            <w:i/>
            <w:iCs/>
            <w:color w:val="000000" w:themeColor="text1"/>
            <w:sz w:val="26"/>
            <w:szCs w:val="26"/>
          </w:rPr>
          <w:delText xml:space="preserve"> (...)</w:delText>
        </w:r>
      </w:del>
    </w:p>
    <w:p w14:paraId="184A502D" w14:textId="6FC5079D" w:rsidR="00A33723" w:rsidRPr="00E17404" w:rsidRDefault="00A33723" w:rsidP="00A33723">
      <w:pPr>
        <w:spacing w:after="0" w:line="360" w:lineRule="auto"/>
        <w:ind w:left="2268"/>
        <w:jc w:val="both"/>
        <w:rPr>
          <w:del w:id="1405" w:author="Assessor GDSXSR" w:date="2026-10-31T19:49:48Z"/>
          <w:rFonts w:ascii="Arial" w:hAnsi="Arial" w:cs="Arial"/>
          <w:i/>
          <w:iCs/>
          <w:color w:val="000000" w:themeColor="text1"/>
          <w:sz w:val="26"/>
          <w:szCs w:val="26"/>
        </w:rPr>
      </w:pPr>
      <w:del w:id="1395" w:author="Assessor GDSXSR" w:date="2026-10-31T19:49:48Z">
        <w:r w:rsidRPr="00E17404">
          <w:rPr>
            <w:rFonts w:ascii="Arial" w:hAnsi="Arial" w:cs="Arial"/>
            <w:i/>
            <w:iCs/>
            <w:color w:val="000000" w:themeColor="text1"/>
            <w:sz w:val="26"/>
            <w:szCs w:val="26"/>
          </w:rPr>
          <w:delText xml:space="preserve">1. Preliminarmente, é relevante destacar a limitação ao rito repetitivo, nesse julgamento, apenas da temática alusiva à resolução do pacto de compra e venda, proposta por adquirente de imóvel, quando houver no ajuste cláusula de alienação fiduciária em garantia, afastando-se, desta análise, por imperativo lógico, o exame de questões atinentes, por exemplo, ao inadimplemento da incorporadora imobiliária/construtora, ao atraso na entrega de obra residencial, </w:delText>
        </w:r>
      </w:del>
      <w:del w:id="1396" w:author="Assessor GDSXSR" w:date="2026-10-31T19:49:48Z">
        <w:r w:rsidRPr="00E17404">
          <w:rPr>
            <w:rFonts w:ascii="Arial" w:hAnsi="Arial" w:cs="Arial"/>
            <w:b/>
            <w:bCs/>
            <w:i/>
            <w:iCs/>
            <w:color w:val="000000" w:themeColor="text1"/>
            <w:sz w:val="26"/>
            <w:szCs w:val="26"/>
          </w:rPr>
          <w:delText>entre outras</w:delText>
        </w:r>
      </w:del>
      <w:del w:id="1397" w:author="Assessor GDSXSR" w:date="2026-10-31T19:49:48Z">
        <w:r w:rsidRPr="00E17404">
          <w:rPr>
            <w:rFonts w:ascii="Arial" w:hAnsi="Arial" w:cs="Arial"/>
            <w:i/>
            <w:iCs/>
            <w:color w:val="000000" w:themeColor="text1"/>
            <w:sz w:val="26"/>
            <w:szCs w:val="26"/>
          </w:rPr>
          <w:delText>, cujas temáticas, poderão, em tempo oportuno, com a maturidade e consolidação necessária da jurisprudência, ser objeto de afetação ao rito dos repetitivos</w:delText>
        </w:r>
      </w:del>
      <w:del w:id="1398" w:author="Assessor GDSXSR" w:date="2026-10-31T19:49:48Z">
        <w:r w:rsidR="00E17404" w:rsidRPr="00E17404">
          <w:rPr>
            <w:rFonts w:ascii="Arial" w:hAnsi="Arial" w:cs="Arial"/>
            <w:i/>
            <w:iCs/>
            <w:color w:val="000000" w:themeColor="text1"/>
            <w:sz w:val="26"/>
            <w:szCs w:val="26"/>
          </w:rPr>
          <w:delText>.</w:delText>
        </w:r>
      </w:del>
      <w:del w:id="1399" w:author="Assessor GDSXSR" w:date="2026-10-31T19:49:48Z">
        <w:r w:rsidR="003823DA">
          <w:rPr>
            <w:rFonts w:ascii="Arial" w:hAnsi="Arial" w:cs="Arial"/>
            <w:i/>
            <w:iCs/>
            <w:color w:val="000000" w:themeColor="text1"/>
            <w:sz w:val="26"/>
            <w:szCs w:val="26"/>
          </w:rPr>
          <w:delText xml:space="preserve"> (...).</w:delText>
        </w:r>
      </w:del>
      <w:del w:id="1400" w:author="Assessor GDSXSR" w:date="2026-10-31T19:49:48Z">
        <w:r w:rsidRPr="00E17404">
          <w:rPr>
            <w:rFonts w:ascii="Arial" w:hAnsi="Arial" w:cs="Arial"/>
            <w:i/>
            <w:iCs/>
            <w:color w:val="000000" w:themeColor="text1"/>
            <w:sz w:val="26"/>
            <w:szCs w:val="26"/>
          </w:rPr>
          <w:delText>”</w:delText>
        </w:r>
      </w:del>
      <w:del w:id="1401" w:author="Assessor GDSXSR" w:date="2026-10-31T19:49:48Z">
        <w:r w:rsidR="00E17404" w:rsidRPr="00E17404">
          <w:rPr>
            <w:rFonts w:ascii="Arial" w:hAnsi="Arial" w:cs="Arial"/>
            <w:i/>
            <w:iCs/>
            <w:color w:val="000000" w:themeColor="text1"/>
            <w:sz w:val="26"/>
            <w:szCs w:val="26"/>
          </w:rPr>
          <w:delText xml:space="preserve"> </w:delText>
        </w:r>
      </w:del>
      <w:del w:id="1402" w:author="Assessor GDSXSR" w:date="2026-10-31T19:49:48Z">
        <w:r w:rsidR="002C5F5C" w:rsidRPr="00E17404">
          <w:rPr>
            <w:rFonts w:ascii="Arial" w:hAnsi="Arial" w:cs="Arial"/>
            <w:i/>
            <w:iCs/>
            <w:color w:val="000000" w:themeColor="text1"/>
            <w:sz w:val="26"/>
            <w:szCs w:val="26"/>
          </w:rPr>
          <w:delText xml:space="preserve">(REsp n. 1.891.498/SP, p. </w:delText>
        </w:r>
      </w:del>
      <w:del w:id="1403" w:author="Assessor GDSXSR" w:date="2026-10-31T19:49:48Z">
        <w:r w:rsidR="0026080A" w:rsidRPr="00E17404">
          <w:rPr>
            <w:rFonts w:ascii="Arial" w:hAnsi="Arial" w:cs="Arial"/>
            <w:i/>
            <w:iCs/>
            <w:color w:val="000000" w:themeColor="text1"/>
            <w:sz w:val="26"/>
            <w:szCs w:val="26"/>
          </w:rPr>
          <w:delText xml:space="preserve">10, </w:delText>
        </w:r>
      </w:del>
      <w:del w:id="1404" w:author="Assessor GDSXSR" w:date="2026-10-31T19:49:48Z">
        <w:r w:rsidR="002C5F5C" w:rsidRPr="00E17404">
          <w:rPr>
            <w:rFonts w:ascii="Arial" w:hAnsi="Arial" w:cs="Arial"/>
            <w:i/>
            <w:iCs/>
            <w:color w:val="000000" w:themeColor="text1"/>
            <w:sz w:val="26"/>
            <w:szCs w:val="26"/>
          </w:rPr>
          <w:delText>relator Ministro Marco Buzzi, Segunda Seção, julgado em 26/10/2022, DJe de 19/12/2022)</w:delText>
        </w:r>
      </w:del>
    </w:p>
    <w:p w14:paraId="7B8EDD2C" w14:textId="77777777" w:rsidR="00EA2FD8" w:rsidRDefault="00EA2FD8" w:rsidP="0033735F">
      <w:pPr>
        <w:spacing w:after="0" w:line="360" w:lineRule="auto"/>
        <w:ind w:firstLine="2268"/>
        <w:jc w:val="both"/>
        <w:rPr>
          <w:rFonts w:ascii="Arial" w:hAnsi="Arial" w:cs="Arial"/>
          <w:color w:val="000000" w:themeColor="text1"/>
          <w:sz w:val="28"/>
          <w:szCs w:val="28"/>
        </w:rPr>
      </w:pPr>
    </w:p>
    <w:p w14:paraId="6FBF4245" w14:textId="782C83E3" w:rsidR="00977DCF" w:rsidRDefault="007B2339" w:rsidP="0033735F">
      <w:pPr>
        <w:spacing w:after="0" w:line="360" w:lineRule="auto"/>
        <w:ind w:firstLine="2268"/>
        <w:jc w:val="both"/>
        <w:rPr>
          <w:rFonts w:ascii="Arial" w:hAnsi="Arial" w:cs="Arial"/>
          <w:color w:val="000000" w:themeColor="text1"/>
          <w:sz w:val="28"/>
          <w:szCs w:val="28"/>
          <w:u w:val="single"/>
        </w:rPr>
      </w:pPr>
      <w:commentRangeStart w:id="4"/>
      <w:r>
        <w:rPr>
          <w:rFonts w:ascii="Arial" w:hAnsi="Arial" w:cs="Arial"/>
          <w:color w:val="000000" w:themeColor="text1"/>
          <w:sz w:val="28"/>
          <w:szCs w:val="28"/>
          <w:highlight w:val="yellow"/>
        </w:rPr>
        <w:t xml:space="preserve">Assim</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a tese </w:t>
      </w:r>
      <w:del w:id="1406" w:author="Assessor GDSXSR" w:date="2026-10-31T19:49:48Z">
        <w:r>
          <w:rPr>
            <w:rFonts w:ascii="Arial" w:hAnsi="Arial" w:cs="Arial"/>
            <w:color w:val="000000" w:themeColor="text1"/>
            <w:sz w:val="28"/>
            <w:szCs w:val="28"/>
          </w:rPr>
          <w:delText xml:space="preserve">referida </w:delText>
        </w:r>
      </w:del>
      <w:r>
        <w:rPr>
          <w:rFonts w:ascii="Arial" w:hAnsi="Arial" w:cs="Arial"/>
          <w:color w:val="000000" w:themeColor="text1"/>
          <w:sz w:val="28"/>
          <w:szCs w:val="28"/>
          <w:highlight w:val="yellow"/>
        </w:rPr>
        <w:t xml:space="preserve">se aplica </w:t>
      </w:r>
      <w:del w:id="1407" w:author="Assessor GDSXSR" w:date="2026-10-31T19:49:48Z">
        <w:r>
          <w:rPr>
            <w:rFonts w:ascii="Arial" w:hAnsi="Arial" w:cs="Arial"/>
            <w:color w:val="000000" w:themeColor="text1"/>
            <w:sz w:val="28"/>
            <w:szCs w:val="28"/>
          </w:rPr>
          <w:delText xml:space="preserve">apenas</w:delText>
        </w:r>
      </w:del>
      <w:ins w:id="1408" w:author="Assessor GDSXSR" w:date="2026-10-31T19:49:48Z">
        <w:r>
          <w:rPr>
            <w:rFonts w:ascii="Arial" w:hAnsi="Arial" w:cs="Arial"/>
            <w:color w:val="808080"/>
            <w:sz w:val="28"/>
            <w:szCs w:val="28"/>
            <w:highlight w:val="yellow"/>
          </w:rPr>
          <w:t xml:space="preserve">só</w:t>
        </w:r>
      </w:ins>
      <w:r>
        <w:rPr>
          <w:rFonts w:ascii="Arial" w:hAnsi="Arial" w:cs="Arial"/>
          <w:color w:val="000000" w:themeColor="text1"/>
          <w:sz w:val="28"/>
          <w:szCs w:val="28"/>
          <w:highlight w:val="yellow"/>
        </w:rPr>
        <w:t xml:space="preserve"> </w:t>
      </w:r>
      <w:del w:id="1409" w:author="Assessor GDSXSR" w:date="2026-10-31T19:49:48Z">
        <w:r>
          <w:rPr>
            <w:rFonts w:ascii="Arial" w:hAnsi="Arial" w:cs="Arial"/>
            <w:color w:val="000000" w:themeColor="text1"/>
            <w:sz w:val="28"/>
            <w:szCs w:val="28"/>
          </w:rPr>
          <w:delText xml:space="preserve">às situações em que</w:delText>
        </w:r>
      </w:del>
      <w:ins w:id="1410" w:author="Assessor GDSXSR" w:date="2026-10-31T19:49:48Z">
        <w:r>
          <w:rPr>
            <w:rFonts w:ascii="Arial" w:hAnsi="Arial" w:cs="Arial"/>
            <w:color w:val="808080"/>
            <w:sz w:val="28"/>
            <w:szCs w:val="28"/>
            <w:highlight w:val="yellow"/>
          </w:rPr>
          <w:t xml:space="preserve">quando</w:t>
        </w:r>
      </w:ins>
      <w:r>
        <w:rPr>
          <w:rFonts w:ascii="Arial" w:hAnsi="Arial" w:cs="Arial"/>
          <w:color w:val="000000" w:themeColor="text1"/>
          <w:sz w:val="28"/>
          <w:szCs w:val="28"/>
          <w:highlight w:val="yellow"/>
        </w:rPr>
        <w:t xml:space="preserve"> a mora, não purgada oportunamente, conduz à retomada do </w:t>
      </w:r>
      <w:r>
        <w:rPr>
          <w:rFonts w:ascii="Arial" w:hAnsi="Arial" w:cs="Arial"/>
          <w:color w:val="000000" w:themeColor="text1"/>
          <w:sz w:val="28"/>
          <w:szCs w:val="28"/>
          <w:highlight w:val="yellow"/>
        </w:rPr>
        <w:t xml:space="preserve">imóvel e </w:t>
      </w:r>
      <w:ins w:id="1411" w:author="Assessor GDSXSR" w:date="2026-10-31T19:49:48Z">
        <w:r>
          <w:rPr>
            <w:rFonts w:ascii="Arial" w:hAnsi="Arial" w:cs="Arial"/>
            <w:color w:val="808080"/>
            <w:sz w:val="28"/>
            <w:szCs w:val="28"/>
            <w:highlight w:val="yellow"/>
          </w:rPr>
          <w:t xml:space="preserve">à </w:t>
        </w:r>
      </w:ins>
      <w:r>
        <w:rPr>
          <w:rFonts w:ascii="Arial" w:hAnsi="Arial" w:cs="Arial"/>
          <w:color w:val="000000" w:themeColor="text1"/>
          <w:sz w:val="28"/>
          <w:szCs w:val="28"/>
          <w:highlight w:val="yellow"/>
        </w:rPr>
        <w:t xml:space="preserve">consolidação da propriedade fiduciária</w:t>
      </w:r>
      <w:del w:id="1412" w:author="Assessor GDSXSR" w:date="2026-10-31T19:49:48Z">
        <w:r>
          <w:rPr>
            <w:rFonts w:ascii="Arial" w:hAnsi="Arial" w:cs="Arial"/>
            <w:color w:val="000000" w:themeColor="text1"/>
            <w:sz w:val="28"/>
            <w:szCs w:val="28"/>
          </w:rPr>
          <w:delText xml:space="preserve">, ou seja</w:delText>
        </w:r>
      </w:del>
      <w:r>
        <w:rPr>
          <w:rFonts w:ascii="Arial" w:hAnsi="Arial" w:cs="Arial"/>
          <w:color w:val="000000" w:themeColor="text1"/>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hipótese diversa da mera desistência do adquirente </w:t>
      </w:r>
      <w:r>
        <w:rPr>
          <w:rFonts w:ascii="Arial" w:hAnsi="Arial" w:cs="Arial"/>
          <w:color w:val="000000" w:themeColor="text1"/>
          <w:sz w:val="28"/>
          <w:szCs w:val="28"/>
          <w:highlight w:val="yellow"/>
        </w:rPr>
        <w:t xml:space="preserve">adimplente</w:t>
      </w:r>
      <w:r>
        <w:rPr>
          <w:rFonts w:ascii="Arial" w:hAnsi="Arial" w:cs="Arial"/>
          <w:color w:val="000000" w:themeColor="text1"/>
          <w:sz w:val="28"/>
          <w:szCs w:val="28"/>
          <w:highlight w:val="yellow"/>
        </w:rPr>
        <w:t xml:space="preserve">.</w:t>
      </w:r>
      <w:commentRangeEnd w:id="4"/>
      <w:r w:rsidR="00BB0B39">
        <w:rPr>
          <w:rStyle w:val="Refdecomentrio"/>
          <w:rFonts w:ascii="Arial" w:hAnsi="Arial" w:cs="Arial"/>
          <w:color w:val="000000" w:themeColor="text1"/>
          <w:sz w:val="28"/>
          <w:szCs w:val="28"/>
        </w:rPr>
        <w:commentReference w:id="4"/>
      </w:r>
    </w:p>
    <w:p w14:paraId="1489820C" w14:textId="77777777" w:rsidR="00977DCF" w:rsidRDefault="00977DCF" w:rsidP="0033735F">
      <w:pPr>
        <w:spacing w:after="0" w:line="360" w:lineRule="auto"/>
        <w:ind w:firstLine="2268"/>
        <w:jc w:val="both"/>
        <w:rPr>
          <w:rFonts w:ascii="Arial" w:hAnsi="Arial" w:cs="Arial"/>
          <w:color w:val="000000" w:themeColor="text1"/>
          <w:sz w:val="28"/>
          <w:szCs w:val="28"/>
          <w:u w:val="single"/>
        </w:rPr>
      </w:pPr>
    </w:p>
    <w:p w14:paraId="4FDE7D87" w14:textId="175E37A5" w:rsidR="009A5BDD" w:rsidRDefault="009A5BDD"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u w:val="single"/>
        </w:rPr>
        <w:t xml:space="preserve">Assim, nego provimento ao apelo</w:t>
      </w:r>
      <w:ins w:id="1413" w:author="Assessor GDSXSR" w:date="2026-10-31T19:49:48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7599A2F3" w14:textId="77777777" w:rsidR="00716375" w:rsidRDefault="00716375" w:rsidP="0033735F">
      <w:pPr>
        <w:spacing w:after="0" w:line="360" w:lineRule="auto"/>
        <w:ind w:firstLine="2268"/>
        <w:jc w:val="both"/>
        <w:rPr>
          <w:rFonts w:ascii="Arial" w:hAnsi="Arial" w:cs="Arial"/>
          <w:color w:val="000000" w:themeColor="text1"/>
          <w:sz w:val="28"/>
          <w:szCs w:val="28"/>
        </w:rPr>
      </w:pPr>
    </w:p>
    <w:p w14:paraId="44CA66B2" w14:textId="5076F003" w:rsidR="00716375" w:rsidRDefault="00716375" w:rsidP="00716375">
      <w:pPr>
        <w:spacing w:after="0" w:line="360" w:lineRule="auto"/>
        <w:jc w:val="center"/>
        <w:rPr>
          <w:rFonts w:ascii="Arial" w:hAnsi="Arial" w:cs="Arial"/>
          <w:sz w:val="28"/>
          <w:szCs w:val="28"/>
        </w:rPr>
      </w:pPr>
      <w:r>
        <w:rPr>
          <w:rFonts w:ascii="Arial" w:hAnsi="Arial" w:cs="Arial"/>
          <w:sz w:val="28"/>
          <w:szCs w:val="28"/>
          <w:highlight w:val="yellow"/>
        </w:rPr>
        <w:t xml:space="preserve">DA </w:t>
      </w:r>
      <w:del w:id="1414" w:author="Assessor GDSXSR" w:date="2026-10-31T19:49:48Z">
        <w:r>
          <w:rPr>
            <w:rFonts w:ascii="Arial" w:hAnsi="Arial" w:cs="Arial"/>
            <w:sz w:val="28"/>
            <w:szCs w:val="28"/>
          </w:rPr>
          <w:delText xml:space="preserve">REDUÇÃO EQUITATIVA</w:delText>
        </w:r>
      </w:del>
      <w:ins w:id="1415" w:author="Assessor GDSXSR" w:date="2026-10-31T19:49:48Z">
        <w:r>
          <w:rPr>
            <w:rFonts w:ascii="Arial" w:hAnsi="Arial" w:cs="Arial"/>
            <w:color w:val="808080"/>
            <w:sz w:val="28"/>
            <w:szCs w:val="28"/>
            <w:highlight w:val="yellow"/>
          </w:rPr>
          <w:t xml:space="preserve">MANUTENÇÃO</w:t>
        </w:r>
      </w:ins>
      <w:r>
        <w:rPr>
          <w:rFonts w:ascii="Arial" w:hAnsi="Arial" w:cs="Arial"/>
          <w:sz w:val="28"/>
          <w:szCs w:val="28"/>
          <w:highlight w:val="yellow"/>
        </w:rPr>
        <w:t xml:space="preserve"> DA </w:t>
      </w:r>
      <w:del w:id="1416" w:author="Assessor GDSXSR" w:date="2026-10-31T19:49:48Z">
        <w:r>
          <w:rPr>
            <w:rFonts w:ascii="Arial" w:hAnsi="Arial" w:cs="Arial"/>
            <w:sz w:val="28"/>
            <w:szCs w:val="28"/>
          </w:rPr>
          <w:delText xml:space="preserve">PENA</w:delText>
        </w:r>
      </w:del>
      <w:ins w:id="1417" w:author="Assessor GDSXSR" w:date="2026-10-31T19:49:48Z">
        <w:r>
          <w:rPr>
            <w:rFonts w:ascii="Arial" w:hAnsi="Arial" w:cs="Arial"/>
            <w:color w:val="808080"/>
            <w:sz w:val="28"/>
            <w:szCs w:val="28"/>
            <w:highlight w:val="yellow"/>
          </w:rPr>
          <w:t xml:space="preserve">RETENÇÃO</w:t>
        </w:r>
      </w:ins>
      <w:r>
        <w:rPr>
          <w:rFonts w:ascii="Arial" w:hAnsi="Arial" w:cs="Arial"/>
          <w:sz w:val="28"/>
          <w:szCs w:val="28"/>
          <w:highlight w:val="yellow"/>
        </w:rPr>
        <w:t xml:space="preserve"> </w:t>
      </w:r>
      <w:del w:id="1418" w:author="Assessor GDSXSR" w:date="2026-10-31T19:49:48Z">
        <w:r>
          <w:rPr>
            <w:rFonts w:ascii="Arial" w:hAnsi="Arial" w:cs="Arial"/>
            <w:sz w:val="28"/>
            <w:szCs w:val="28"/>
          </w:rPr>
          <w:delText xml:space="preserve">CONVENCIONAL</w:delText>
        </w:r>
      </w:del>
      <w:ins w:id="1419" w:author="Assessor GDSXSR" w:date="2026-10-31T19:49:48Z">
        <w:r>
          <w:rPr>
            <w:rFonts w:ascii="Arial" w:hAnsi="Arial" w:cs="Arial"/>
            <w:color w:val="808080"/>
            <w:sz w:val="28"/>
            <w:szCs w:val="28"/>
            <w:highlight w:val="yellow"/>
          </w:rPr>
          <w:t xml:space="preserve">DE</w:t>
        </w:r>
      </w:ins>
      <w:r>
        <w:rPr>
          <w:rFonts w:ascii="Arial" w:hAnsi="Arial" w:cs="Arial"/>
          <w:sz w:val="28"/>
          <w:szCs w:val="28"/>
          <w:highlight w:val="yellow"/>
        </w:rPr>
        <w:t xml:space="preserve"> </w:t>
      </w:r>
      <w:del w:id="1420" w:author="Assessor GDSXSR" w:date="2026-10-31T19:49:48Z">
        <w:r>
          <w:rPr>
            <w:rFonts w:ascii="Arial" w:hAnsi="Arial" w:cs="Arial"/>
            <w:sz w:val="28"/>
            <w:szCs w:val="28"/>
          </w:rPr>
          <w:delText xml:space="preserve">– RAZOABILIDADE DO PERCENTUAL FIXADO (</w:delText>
        </w:r>
      </w:del>
      <w:r>
        <w:rPr>
          <w:rFonts w:ascii="Arial" w:hAnsi="Arial" w:cs="Arial"/>
          <w:sz w:val="28"/>
          <w:szCs w:val="28"/>
          <w:highlight w:val="yellow"/>
        </w:rPr>
        <w:t xml:space="preserve">25%</w:t>
      </w:r>
      <w:del w:id="1421" w:author="Assessor GDSXSR" w:date="2026-10-31T19:49:48Z">
        <w:r>
          <w:rPr>
            <w:rFonts w:ascii="Arial" w:hAnsi="Arial" w:cs="Arial"/>
            <w:sz w:val="28"/>
            <w:szCs w:val="28"/>
          </w:rPr>
          <w:delText xml:space="preserve">)</w:delText>
        </w:r>
      </w:del>
      <w:ins w:id="1422" w:author="Assessor GDSXSR" w:date="2026-10-31T19:49:48Z">
        <w:r>
          <w:rPr>
            <w:rFonts w:ascii="Arial" w:hAnsi="Arial" w:cs="Arial"/>
            <w:color w:val="808080"/>
            <w:sz w:val="28"/>
            <w:szCs w:val="28"/>
            <w:highlight w:val="yellow"/>
          </w:rPr>
          <w:t xml:space="preserve"> DOS VALORES PAGOS, SEM O PATAMAR MÁXIMO LEGAL</w:t>
        </w:r>
      </w:ins>
    </w:p>
    <w:p w14:paraId="7305E90C" w14:textId="77777777" w:rsidR="00716375" w:rsidRPr="007E1C8C" w:rsidRDefault="00716375" w:rsidP="0033735F">
      <w:pPr>
        <w:spacing w:after="0" w:line="360" w:lineRule="auto"/>
        <w:ind w:firstLine="2268"/>
        <w:jc w:val="both"/>
        <w:rPr>
          <w:rFonts w:ascii="Arial" w:hAnsi="Arial" w:cs="Arial"/>
          <w:color w:val="000000" w:themeColor="text1"/>
          <w:sz w:val="28"/>
          <w:szCs w:val="28"/>
        </w:rPr>
      </w:pPr>
    </w:p>
    <w:p w14:paraId="20CD441D" w14:textId="12B70190" w:rsidR="004862E5" w:rsidRDefault="00C539BC" w:rsidP="00EC307B">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sz w:val="28"/>
          <w:szCs w:val="28"/>
        </w:rPr>
        <w:t xml:space="preserve">ré</w:t>
      </w:r>
      <w:r>
        <w:rPr>
          <w:rFonts w:ascii="Arial" w:hAnsi="Arial" w:cs="Arial"/>
          <w:sz w:val="28"/>
          <w:szCs w:val="28"/>
        </w:rPr>
        <w:t xml:space="preserve">/apelante alega que </w:t>
      </w:r>
      <w:del w:id="1423" w:author="Assessor GDSXSR" w:date="2026-10-31T19:49:48Z">
        <w:r>
          <w:rPr>
            <w:rFonts w:ascii="Arial" w:hAnsi="Arial" w:cs="Arial"/>
            <w:sz w:val="28"/>
            <w:szCs w:val="28"/>
          </w:rPr>
          <w:delText xml:space="preserve">previsão contratual de</w:delText>
        </w:r>
      </w:del>
      <w:ins w:id="1424" w:author="Assessor GDSXSR" w:date="2026-10-31T19:49:48Z">
        <w:r>
          <w:rPr>
            <w:rFonts w:ascii="Arial" w:hAnsi="Arial" w:cs="Arial"/>
            <w:color w:val="808080"/>
            <w:sz w:val="28"/>
            <w:szCs w:val="28"/>
          </w:rPr>
          <w:t xml:space="preserve">a</w:t>
        </w:r>
      </w:ins>
      <w:r>
        <w:rPr>
          <w:rFonts w:ascii="Arial" w:hAnsi="Arial" w:cs="Arial"/>
          <w:sz w:val="28"/>
          <w:szCs w:val="28"/>
        </w:rPr>
        <w:t xml:space="preserve"> retenção </w:t>
      </w:r>
      <w:r>
        <w:rPr>
          <w:rFonts w:ascii="Arial" w:hAnsi="Arial" w:cs="Arial"/>
          <w:sz w:val="28"/>
          <w:szCs w:val="28"/>
        </w:rPr>
        <w:t xml:space="preserve">de </w:t>
      </w:r>
      <w:r>
        <w:rPr>
          <w:rFonts w:ascii="Arial" w:hAnsi="Arial" w:cs="Arial"/>
          <w:sz w:val="28"/>
          <w:szCs w:val="28"/>
        </w:rPr>
        <w:t xml:space="preserve">50%</w:t>
      </w:r>
      <w:r>
        <w:rPr>
          <w:rFonts w:ascii="Arial" w:hAnsi="Arial" w:cs="Arial"/>
          <w:sz w:val="28"/>
          <w:szCs w:val="28"/>
        </w:rPr>
        <w:t xml:space="preserve"> dos valores pagos</w:t>
      </w:r>
      <w:del w:id="1425" w:author="Assessor GDSXSR" w:date="2026-10-31T19:49:48Z">
        <w:r>
          <w:rPr>
            <w:rFonts w:ascii="Arial" w:hAnsi="Arial" w:cs="Arial"/>
            <w:sz w:val="28"/>
            <w:szCs w:val="28"/>
          </w:rPr>
          <w:delText xml:space="preserve"> pela autora/apelada</w:delText>
        </w:r>
      </w:del>
      <w:r>
        <w:rPr>
          <w:rFonts w:ascii="Arial" w:hAnsi="Arial" w:cs="Arial"/>
          <w:sz w:val="28"/>
          <w:szCs w:val="28"/>
        </w:rPr>
        <w:t xml:space="preserve"> encontra </w:t>
      </w:r>
      <w:r>
        <w:rPr>
          <w:rFonts w:ascii="Arial" w:hAnsi="Arial" w:cs="Arial"/>
          <w:sz w:val="28"/>
          <w:szCs w:val="28"/>
        </w:rPr>
        <w:t xml:space="preserve">amparo no art. </w:t>
      </w:r>
      <w:r>
        <w:rPr>
          <w:rFonts w:ascii="Arial" w:hAnsi="Arial" w:cs="Arial"/>
          <w:sz w:val="28"/>
          <w:szCs w:val="28"/>
        </w:rPr>
        <w:t xml:space="preserve">67-A, § 5º, da Lei nº 4.591/64, incluído pela Lei nº 13.</w:t>
      </w:r>
      <w:r>
        <w:rPr>
          <w:rFonts w:ascii="Arial" w:hAnsi="Arial" w:cs="Arial"/>
          <w:sz w:val="28"/>
          <w:szCs w:val="28"/>
        </w:rPr>
        <w:t xml:space="preserve">786/18, </w:t>
      </w:r>
      <w:del w:id="1426" w:author="Assessor GDSXSR" w:date="2026-10-31T19:49:48Z">
        <w:r>
          <w:rPr>
            <w:rFonts w:ascii="Arial" w:hAnsi="Arial" w:cs="Arial"/>
            <w:sz w:val="28"/>
            <w:szCs w:val="28"/>
          </w:rPr>
          <w:delText xml:space="preserve">haja</w:delText>
        </w:r>
      </w:del>
      <w:ins w:id="1427" w:author="Assessor GDSXSR" w:date="2026-10-31T19:49:48Z">
        <w:r>
          <w:rPr>
            <w:rFonts w:ascii="Arial" w:hAnsi="Arial" w:cs="Arial"/>
            <w:color w:val="808080"/>
            <w:sz w:val="28"/>
            <w:szCs w:val="28"/>
          </w:rPr>
          <w:t xml:space="preserve">pois</w:t>
        </w:r>
      </w:ins>
      <w:r>
        <w:rPr>
          <w:rFonts w:ascii="Arial" w:hAnsi="Arial" w:cs="Arial"/>
          <w:sz w:val="28"/>
          <w:szCs w:val="28"/>
        </w:rPr>
        <w:t xml:space="preserve"> </w:t>
      </w:r>
      <w:del w:id="1428" w:author="Assessor GDSXSR" w:date="2026-10-31T19:49:48Z">
        <w:r>
          <w:rPr>
            <w:rFonts w:ascii="Arial" w:hAnsi="Arial" w:cs="Arial"/>
            <w:sz w:val="28"/>
            <w:szCs w:val="28"/>
          </w:rPr>
          <w:delText xml:space="preserve">vista se tratar de</w:delText>
        </w:r>
      </w:del>
      <w:ins w:id="1429" w:author="Assessor GDSXSR" w:date="2026-10-31T19:49:48Z">
        <w:r>
          <w:rPr>
            <w:rFonts w:ascii="Arial" w:hAnsi="Arial" w:cs="Arial"/>
            <w:color w:val="808080"/>
            <w:sz w:val="28"/>
            <w:szCs w:val="28"/>
          </w:rPr>
          <w:t xml:space="preserve">o</w:t>
        </w:r>
      </w:ins>
      <w:r>
        <w:rPr>
          <w:rFonts w:ascii="Arial" w:hAnsi="Arial" w:cs="Arial"/>
          <w:sz w:val="28"/>
          <w:szCs w:val="28"/>
        </w:rPr>
        <w:t xml:space="preserve"> empreendimento </w:t>
      </w:r>
      <w:del w:id="1430" w:author="Assessor GDSXSR" w:date="2026-10-31T19:49:48Z">
        <w:r>
          <w:rPr>
            <w:rFonts w:ascii="Arial" w:hAnsi="Arial" w:cs="Arial"/>
            <w:sz w:val="28"/>
            <w:szCs w:val="28"/>
          </w:rPr>
          <w:delText xml:space="preserve">submetido ao regime de incorporação com</w:delText>
        </w:r>
      </w:del>
      <w:ins w:id="1431" w:author="Assessor GDSXSR" w:date="2026-10-31T19:49:48Z">
        <w:r>
          <w:rPr>
            <w:rFonts w:ascii="Arial" w:hAnsi="Arial" w:cs="Arial"/>
            <w:color w:val="808080"/>
            <w:sz w:val="28"/>
            <w:szCs w:val="28"/>
          </w:rPr>
          <w:t xml:space="preserve">tem</w:t>
        </w:r>
      </w:ins>
      <w:r>
        <w:rPr>
          <w:rFonts w:ascii="Arial" w:hAnsi="Arial" w:cs="Arial"/>
          <w:sz w:val="28"/>
          <w:szCs w:val="28"/>
        </w:rPr>
        <w:t xml:space="preserve"> patrimônio de afetação</w:t>
      </w:r>
      <w:ins w:id="1432" w:author="Assessor GDSXSR" w:date="2026-10-31T19:49:48Z">
        <w:r>
          <w:rPr>
            <w:rFonts w:ascii="Arial" w:hAnsi="Arial" w:cs="Arial"/>
            <w:color w:val="808080"/>
            <w:sz w:val="28"/>
            <w:szCs w:val="28"/>
          </w:rPr>
          <w:t xml:space="preserve"> (ID 89808536)</w:t>
        </w:r>
      </w:ins>
      <w:r>
        <w:rPr>
          <w:rFonts w:ascii="Arial" w:hAnsi="Arial" w:cs="Arial"/>
          <w:sz w:val="28"/>
          <w:szCs w:val="28"/>
        </w:rPr>
        <w:t xml:space="preserve">.</w:t>
      </w:r>
    </w:p>
    <w:p w14:paraId="629290DD" w14:textId="77777777" w:rsidR="00C539BC" w:rsidRDefault="00C539BC" w:rsidP="00506A7D">
      <w:pPr>
        <w:spacing w:after="0" w:line="360" w:lineRule="auto"/>
        <w:ind w:firstLine="2268"/>
        <w:jc w:val="both"/>
        <w:rPr>
          <w:rFonts w:ascii="Arial" w:hAnsi="Arial" w:cs="Arial"/>
          <w:sz w:val="28"/>
          <w:szCs w:val="28"/>
        </w:rPr>
      </w:pPr>
    </w:p>
    <w:p w14:paraId="1751BF6D" w14:textId="009D87D4" w:rsidR="00506A7D" w:rsidRPr="007F4412" w:rsidRDefault="004862E5" w:rsidP="00506A7D">
      <w:pPr>
        <w:spacing w:after="0" w:line="360" w:lineRule="auto"/>
        <w:ind w:firstLine="2268"/>
        <w:jc w:val="both"/>
        <w:rPr>
          <w:rFonts w:ascii="Arial" w:hAnsi="Arial" w:cs="Arial"/>
          <w:color w:val="7030A0"/>
          <w:sz w:val="28"/>
          <w:szCs w:val="28"/>
        </w:rPr>
      </w:pPr>
      <w:r>
        <w:rPr>
          <w:rFonts w:ascii="Arial" w:hAnsi="Arial" w:cs="Arial"/>
          <w:sz w:val="28"/>
          <w:szCs w:val="28"/>
          <w:highlight w:val="yellow"/>
        </w:rPr>
        <w:t xml:space="preserve">Sem</w:t>
      </w:r>
      <w:r w:rsidR="00506A7D">
        <w:rPr>
          <w:rFonts w:ascii="Arial" w:hAnsi="Arial" w:cs="Arial"/>
          <w:sz w:val="28"/>
          <w:szCs w:val="28"/>
          <w:highlight w:val="yellow"/>
        </w:rPr>
        <w:t xml:space="preserve"> razão</w:t>
      </w:r>
      <w:r w:rsidR="00506A7D" w:rsidRPr="007F4412">
        <w:rPr>
          <w:rFonts w:ascii="Arial" w:hAnsi="Arial" w:cs="Arial"/>
          <w:color w:val="7030A0"/>
          <w:sz w:val="28"/>
          <w:szCs w:val="28"/>
          <w:highlight w:val="yellow"/>
        </w:rPr>
        <w:t xml:space="preserve"> </w:t>
      </w:r>
      <w:r w:rsidR="004E578E">
        <w:rPr>
          <w:rFonts w:ascii="Arial" w:hAnsi="Arial" w:cs="Arial"/>
          <w:sz w:val="28"/>
          <w:szCs w:val="28"/>
          <w:highlight w:val="yellow"/>
        </w:rPr>
        <w:t xml:space="preserve">a</w:t>
      </w:r>
      <w:r w:rsidR="00506A7D" w:rsidRPr="009B7564">
        <w:rPr>
          <w:rFonts w:ascii="Arial" w:hAnsi="Arial" w:cs="Arial"/>
          <w:sz w:val="28"/>
          <w:szCs w:val="28"/>
          <w:highlight w:val="yellow"/>
        </w:rPr>
        <w:t xml:space="preserve"> apelante</w:t>
      </w:r>
      <w:r w:rsidR="00506A7D" w:rsidRPr="007F4412">
        <w:rPr>
          <w:rFonts w:ascii="Arial" w:hAnsi="Arial" w:cs="Arial"/>
          <w:color w:val="7030A0"/>
          <w:sz w:val="28"/>
          <w:szCs w:val="28"/>
          <w:highlight w:val="yellow"/>
        </w:rPr>
        <w:t xml:space="preserve">.</w:t>
      </w:r>
    </w:p>
    <w:p w14:paraId="371C2566" w14:textId="77777777" w:rsidR="00506A7D" w:rsidRDefault="00506A7D" w:rsidP="00DB1301">
      <w:pPr>
        <w:spacing w:after="0" w:line="360" w:lineRule="auto"/>
        <w:ind w:firstLine="2268"/>
        <w:jc w:val="both"/>
        <w:rPr>
          <w:rFonts w:ascii="Arial" w:hAnsi="Arial" w:cs="Arial"/>
          <w:sz w:val="28"/>
          <w:szCs w:val="28"/>
        </w:rPr>
      </w:pPr>
    </w:p>
    <w:p w14:paraId="765755A0" w14:textId="0A901CAD" w:rsidR="006B4EA8" w:rsidRDefault="005A7BA2" w:rsidP="00C10020">
      <w:pPr>
        <w:spacing w:after="0" w:line="360" w:lineRule="auto"/>
        <w:ind w:firstLine="2268"/>
        <w:jc w:val="both"/>
        <w:rPr>
          <w:ins w:id="1463" w:author="Assessor GDSXSR" w:date="2026-10-31T19:49:48Z"/>
          <w:rFonts w:ascii="Arial" w:hAnsi="Arial" w:cs="Arial"/>
          <w:sz w:val="28"/>
          <w:szCs w:val="28"/>
        </w:rPr>
      </w:pPr>
      <w:del w:id="1433" w:author="Assessor GDSXSR" w:date="2026-10-31T19:49:48Z">
        <w:r>
          <w:rPr>
            <w:rFonts w:ascii="Arial" w:hAnsi="Arial" w:cs="Arial"/>
            <w:sz w:val="28"/>
            <w:szCs w:val="28"/>
          </w:rPr>
          <w:delText xml:space="preserve">Em</w:delText>
        </w:r>
      </w:del>
      <w:ins w:id="1434" w:author="Assessor GDSXSR" w:date="2026-10-31T19:49:48Z">
        <w:r>
          <w:rPr>
            <w:rFonts w:ascii="Arial" w:hAnsi="Arial" w:cs="Arial"/>
            <w:color w:val="808080"/>
            <w:sz w:val="28"/>
            <w:szCs w:val="28"/>
          </w:rPr>
          <w:t xml:space="preserve">Dispõem</w:t>
        </w:r>
      </w:ins>
      <w:commentRangeStart w:id="16"/>
      <w:r>
        <w:rPr>
          <w:rFonts w:ascii="Arial" w:hAnsi="Arial" w:cs="Arial"/>
          <w:sz w:val="28"/>
          <w:szCs w:val="28"/>
        </w:rPr>
        <w:t xml:space="preserve"> </w:t>
      </w:r>
      <w:commentRangeEnd w:id="16"/>
      <w:r>
        <w:rPr>
          <w:rStyle w:val="CommentReference"/>
        </w:rPr>
        <w:commentReference w:id="16"/>
      </w:r>
      <w:del w:id="1435" w:author="Assessor GDSXSR" w:date="2026-10-31T19:49:48Z">
        <w:r>
          <w:rPr>
            <w:rFonts w:ascii="Arial" w:hAnsi="Arial" w:cs="Arial"/>
            <w:sz w:val="28"/>
            <w:szCs w:val="28"/>
          </w:rPr>
          <w:delText xml:space="preserve">que</w:delText>
        </w:r>
      </w:del>
      <w:ins w:id="1436"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437" w:author="Assessor GDSXSR" w:date="2026-10-31T19:49:48Z">
        <w:r>
          <w:rPr>
            <w:rFonts w:ascii="Arial" w:hAnsi="Arial" w:cs="Arial"/>
            <w:sz w:val="28"/>
            <w:szCs w:val="28"/>
          </w:rPr>
          <w:delText xml:space="preserve">pese</w:delText>
        </w:r>
      </w:del>
      <w:ins w:id="1438" w:author="Assessor GDSXSR" w:date="2026-10-31T19:49:48Z">
        <w:r>
          <w:rPr>
            <w:rFonts w:ascii="Arial" w:hAnsi="Arial" w:cs="Arial"/>
            <w:color w:val="808080"/>
            <w:sz w:val="28"/>
            <w:szCs w:val="28"/>
          </w:rPr>
          <w:t xml:space="preserve">art.</w:t>
        </w:r>
      </w:ins>
      <w:r>
        <w:rPr>
          <w:rFonts w:ascii="Arial" w:hAnsi="Arial" w:cs="Arial"/>
          <w:sz w:val="28"/>
          <w:szCs w:val="28"/>
        </w:rPr>
        <w:t xml:space="preserve"> </w:t>
      </w:r>
      <w:del w:id="1439" w:author="Assessor GDSXSR" w:date="2026-10-31T19:49:48Z">
        <w:r>
          <w:rPr>
            <w:rFonts w:ascii="Arial" w:hAnsi="Arial" w:cs="Arial"/>
            <w:sz w:val="28"/>
            <w:szCs w:val="28"/>
          </w:rPr>
          <w:delText xml:space="preserve">a</w:delText>
        </w:r>
      </w:del>
      <w:ins w:id="1440" w:author="Assessor GDSXSR" w:date="2026-10-31T19:49:48Z">
        <w:r>
          <w:rPr>
            <w:rFonts w:ascii="Arial" w:hAnsi="Arial" w:cs="Arial"/>
            <w:color w:val="808080"/>
            <w:sz w:val="28"/>
            <w:szCs w:val="28"/>
          </w:rPr>
          <w:t xml:space="preserve">67-A,</w:t>
        </w:r>
      </w:ins>
      <w:r>
        <w:rPr>
          <w:rFonts w:ascii="Arial" w:hAnsi="Arial" w:cs="Arial"/>
          <w:sz w:val="28"/>
          <w:szCs w:val="28"/>
        </w:rPr>
        <w:t xml:space="preserve"> </w:t>
      </w:r>
      <w:del w:id="1441" w:author="Assessor GDSXSR" w:date="2026-10-31T19:49:48Z">
        <w:r>
          <w:rPr>
            <w:rFonts w:ascii="Arial" w:hAnsi="Arial" w:cs="Arial"/>
            <w:sz w:val="28"/>
            <w:szCs w:val="28"/>
          </w:rPr>
          <w:delText xml:space="preserve">norma</w:delText>
        </w:r>
      </w:del>
      <w:ins w:id="1442" w:author="Assessor GDSXSR" w:date="2026-10-31T19:49:48Z">
        <w:r>
          <w:rPr>
            <w:rFonts w:ascii="Arial" w:hAnsi="Arial" w:cs="Arial"/>
            <w:color w:val="808080"/>
            <w:sz w:val="28"/>
            <w:szCs w:val="28"/>
          </w:rPr>
          <w:t xml:space="preserve">§</w:t>
        </w:r>
      </w:ins>
      <w:r>
        <w:rPr>
          <w:rFonts w:ascii="Arial" w:hAnsi="Arial" w:cs="Arial"/>
          <w:sz w:val="28"/>
          <w:szCs w:val="28"/>
        </w:rPr>
        <w:t xml:space="preserve"> </w:t>
      </w:r>
      <w:del w:id="1443" w:author="Assessor GDSXSR" w:date="2026-10-31T19:49:48Z">
        <w:r>
          <w:rPr>
            <w:rFonts w:ascii="Arial" w:hAnsi="Arial" w:cs="Arial"/>
            <w:sz w:val="28"/>
            <w:szCs w:val="28"/>
          </w:rPr>
          <w:delText xml:space="preserve">citada </w:delText>
        </w:r>
        <w:r>
          <w:rPr>
            <w:rFonts w:ascii="Arial" w:hAnsi="Arial" w:cs="Arial"/>
            <w:sz w:val="28"/>
            <w:szCs w:val="28"/>
          </w:rPr>
          <w:delText xml:space="preserve">possibilitar a fixação</w:delText>
        </w:r>
      </w:del>
      <w:ins w:id="1444" w:author="Assessor GDSXSR" w:date="2026-10-31T19:49:48Z">
        <w:r>
          <w:rPr>
            <w:rFonts w:ascii="Arial" w:hAnsi="Arial" w:cs="Arial"/>
            <w:color w:val="808080"/>
            <w:sz w:val="28"/>
            <w:szCs w:val="28"/>
          </w:rPr>
          <w:t xml:space="preserve">5º,</w:t>
        </w:r>
      </w:ins>
      <w:r>
        <w:rPr>
          <w:rFonts w:ascii="Arial" w:hAnsi="Arial" w:cs="Arial"/>
          <w:sz w:val="28"/>
          <w:szCs w:val="28"/>
        </w:rPr>
        <w:t xml:space="preserve"> da </w:t>
      </w:r>
      <w:del w:id="1445" w:author="Assessor GDSXSR" w:date="2026-10-31T19:49:48Z">
        <w:r>
          <w:rPr>
            <w:rFonts w:ascii="Arial" w:hAnsi="Arial" w:cs="Arial"/>
            <w:sz w:val="28"/>
            <w:szCs w:val="28"/>
          </w:rPr>
          <w:delText xml:space="preserve">pena</w:delText>
        </w:r>
      </w:del>
      <w:ins w:id="1446" w:author="Assessor GDSXSR" w:date="2026-10-31T19:49:48Z">
        <w:r>
          <w:rPr>
            <w:rFonts w:ascii="Arial" w:hAnsi="Arial" w:cs="Arial"/>
            <w:color w:val="808080"/>
            <w:sz w:val="28"/>
            <w:szCs w:val="28"/>
          </w:rPr>
          <w:t xml:space="preserve">Lei</w:t>
        </w:r>
      </w:ins>
      <w:r>
        <w:rPr>
          <w:rFonts w:ascii="Arial" w:hAnsi="Arial" w:cs="Arial"/>
          <w:sz w:val="28"/>
          <w:szCs w:val="28"/>
        </w:rPr>
        <w:t xml:space="preserve"> </w:t>
      </w:r>
      <w:del w:id="1447" w:author="Assessor GDSXSR" w:date="2026-10-31T19:49:48Z">
        <w:r>
          <w:rPr>
            <w:rFonts w:ascii="Arial" w:hAnsi="Arial" w:cs="Arial"/>
            <w:sz w:val="28"/>
            <w:szCs w:val="28"/>
          </w:rPr>
          <w:delText xml:space="preserve">convencional</w:delText>
        </w:r>
      </w:del>
      <w:ins w:id="1448" w:author="Assessor GDSXSR" w:date="2026-10-31T19:49:48Z">
        <w:r>
          <w:rPr>
            <w:rFonts w:ascii="Arial" w:hAnsi="Arial" w:cs="Arial"/>
            <w:color w:val="808080"/>
            <w:sz w:val="28"/>
            <w:szCs w:val="28"/>
          </w:rPr>
          <w:t xml:space="preserve">nº</w:t>
        </w:r>
      </w:ins>
      <w:r>
        <w:rPr>
          <w:rFonts w:ascii="Arial" w:hAnsi="Arial" w:cs="Arial"/>
          <w:sz w:val="28"/>
          <w:szCs w:val="28"/>
        </w:rPr>
        <w:t xml:space="preserve"> </w:t>
      </w:r>
      <w:del w:id="1449" w:author="Assessor GDSXSR" w:date="2026-10-31T19:49:48Z">
        <w:r>
          <w:rPr>
            <w:rFonts w:ascii="Arial" w:hAnsi="Arial" w:cs="Arial"/>
            <w:sz w:val="28"/>
            <w:szCs w:val="28"/>
          </w:rPr>
          <w:delText xml:space="preserve">em</w:delText>
        </w:r>
      </w:del>
      <w:ins w:id="1450" w:author="Assessor GDSXSR" w:date="2026-10-31T19:49:48Z">
        <w:r>
          <w:rPr>
            <w:rFonts w:ascii="Arial" w:hAnsi="Arial" w:cs="Arial"/>
            <w:color w:val="808080"/>
            <w:sz w:val="28"/>
            <w:szCs w:val="28"/>
          </w:rPr>
          <w:t xml:space="preserve">4.591/64</w:t>
        </w:r>
      </w:ins>
      <w:r>
        <w:rPr>
          <w:rFonts w:ascii="Arial" w:hAnsi="Arial" w:cs="Arial"/>
          <w:sz w:val="28"/>
          <w:szCs w:val="28"/>
        </w:rPr>
        <w:t xml:space="preserve"> </w:t>
      </w:r>
      <w:del w:id="1451" w:author="Assessor GDSXSR" w:date="2026-10-31T19:49:48Z">
        <w:r>
          <w:rPr>
            <w:rFonts w:ascii="Arial" w:hAnsi="Arial" w:cs="Arial"/>
            <w:sz w:val="28"/>
            <w:szCs w:val="28"/>
          </w:rPr>
          <w:delText xml:space="preserve">até</w:delText>
        </w:r>
      </w:del>
      <w:ins w:id="1452"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453" w:author="Assessor GDSXSR" w:date="2026-10-31T19:49:48Z">
        <w:r>
          <w:rPr>
            <w:rFonts w:ascii="Arial" w:hAnsi="Arial" w:cs="Arial"/>
            <w:sz w:val="28"/>
            <w:szCs w:val="28"/>
          </w:rPr>
          <w:delText xml:space="preserve">50%</w:delText>
        </w:r>
      </w:del>
      <w:ins w:id="1454" w:author="Assessor GDSXSR" w:date="2026-10-31T19:49:48Z">
        <w:r>
          <w:rPr>
            <w:rFonts w:ascii="Arial" w:hAnsi="Arial" w:cs="Arial"/>
            <w:color w:val="808080"/>
            <w:sz w:val="28"/>
            <w:szCs w:val="28"/>
          </w:rPr>
          <w:t xml:space="preserve">o</w:t>
        </w:r>
      </w:ins>
      <w:r>
        <w:rPr>
          <w:rFonts w:ascii="Arial" w:hAnsi="Arial" w:cs="Arial"/>
          <w:sz w:val="28"/>
          <w:szCs w:val="28"/>
        </w:rPr>
        <w:t xml:space="preserve"> </w:t>
      </w:r>
      <w:del w:id="1455" w:author="Assessor GDSXSR" w:date="2026-10-31T19:49:48Z">
        <w:r>
          <w:rPr>
            <w:rFonts w:ascii="Arial" w:hAnsi="Arial" w:cs="Arial"/>
            <w:sz w:val="28"/>
            <w:szCs w:val="28"/>
          </w:rPr>
          <w:delText xml:space="preserve">da</w:delText>
        </w:r>
      </w:del>
      <w:ins w:id="1456" w:author="Assessor GDSXSR" w:date="2026-10-31T19:49:48Z">
        <w:r>
          <w:rPr>
            <w:rFonts w:ascii="Arial" w:hAnsi="Arial" w:cs="Arial"/>
            <w:color w:val="808080"/>
            <w:sz w:val="28"/>
            <w:szCs w:val="28"/>
          </w:rPr>
          <w:t xml:space="preserve">art.</w:t>
        </w:r>
      </w:ins>
      <w:r>
        <w:rPr>
          <w:rFonts w:ascii="Arial" w:hAnsi="Arial" w:cs="Arial"/>
          <w:sz w:val="28"/>
          <w:szCs w:val="28"/>
        </w:rPr>
        <w:t xml:space="preserve"> </w:t>
      </w:r>
      <w:del w:id="1457" w:author="Assessor GDSXSR" w:date="2026-10-31T19:49:48Z">
        <w:r>
          <w:rPr>
            <w:rFonts w:ascii="Arial" w:hAnsi="Arial" w:cs="Arial"/>
            <w:sz w:val="28"/>
            <w:szCs w:val="28"/>
          </w:rPr>
          <w:delText xml:space="preserve">quantia paga</w:delText>
        </w:r>
        <w:r>
          <w:rPr>
            <w:rFonts w:ascii="Arial" w:hAnsi="Arial" w:cs="Arial"/>
            <w:sz w:val="28"/>
            <w:szCs w:val="28"/>
          </w:rPr>
          <w:delText xml:space="preserve">, a sua incidência, no caso concreto, pressupõe demonstração de motivos justificados para a adoção</w:delText>
        </w:r>
      </w:del>
      <w:ins w:id="1458" w:author="Assessor GDSXSR" w:date="2026-10-31T19:49:48Z">
        <w:r>
          <w:rPr>
            <w:rFonts w:ascii="Arial" w:hAnsi="Arial" w:cs="Arial"/>
            <w:color w:val="808080"/>
            <w:sz w:val="28"/>
            <w:szCs w:val="28"/>
          </w:rPr>
          <w:t xml:space="preserve">413</w:t>
        </w:r>
      </w:ins>
      <w:r>
        <w:rPr>
          <w:rFonts w:ascii="Arial" w:hAnsi="Arial" w:cs="Arial"/>
          <w:sz w:val="28"/>
          <w:szCs w:val="28"/>
        </w:rPr>
        <w:t xml:space="preserve"> do </w:t>
      </w:r>
      <w:del w:id="1459" w:author="Assessor GDSXSR" w:date="2026-10-31T19:49:48Z">
        <w:r>
          <w:rPr>
            <w:rFonts w:ascii="Arial" w:hAnsi="Arial" w:cs="Arial"/>
            <w:sz w:val="28"/>
            <w:szCs w:val="28"/>
          </w:rPr>
          <w:delText xml:space="preserve">patamar</w:delText>
        </w:r>
      </w:del>
      <w:ins w:id="1460" w:author="Assessor GDSXSR" w:date="2026-10-31T19:49:48Z">
        <w:r>
          <w:rPr>
            <w:rFonts w:ascii="Arial" w:hAnsi="Arial" w:cs="Arial"/>
            <w:color w:val="808080"/>
            <w:sz w:val="28"/>
            <w:szCs w:val="28"/>
          </w:rPr>
          <w:t xml:space="preserve">Código</w:t>
        </w:r>
      </w:ins>
      <w:r>
        <w:rPr>
          <w:rFonts w:ascii="Arial" w:hAnsi="Arial" w:cs="Arial"/>
          <w:sz w:val="28"/>
          <w:szCs w:val="28"/>
        </w:rPr>
        <w:t xml:space="preserve"> </w:t>
      </w:r>
      <w:del w:id="1461" w:author="Assessor GDSXSR" w:date="2026-10-31T19:49:48Z">
        <w:r>
          <w:rPr>
            <w:rFonts w:ascii="Arial" w:hAnsi="Arial" w:cs="Arial"/>
            <w:sz w:val="28"/>
            <w:szCs w:val="28"/>
          </w:rPr>
          <w:delText xml:space="preserve">máximo, cabendo o controle judicial da</w:delText>
        </w:r>
        <w:r>
          <w:rPr>
            <w:rFonts w:ascii="Arial" w:hAnsi="Arial" w:cs="Arial"/>
            <w:sz w:val="28"/>
            <w:szCs w:val="28"/>
          </w:rPr>
          <w:delText xml:space="preserve"> </w:delText>
        </w:r>
        <w:r>
          <w:rPr>
            <w:rFonts w:ascii="Arial" w:hAnsi="Arial" w:cs="Arial"/>
            <w:sz w:val="28"/>
            <w:szCs w:val="28"/>
          </w:rPr>
          <w:delText xml:space="preserve">abusividade</w:delText>
        </w:r>
        <w:r>
          <w:rPr>
            <w:rFonts w:ascii="Arial" w:hAnsi="Arial" w:cs="Arial"/>
            <w:sz w:val="28"/>
            <w:szCs w:val="28"/>
          </w:rPr>
          <w:delText xml:space="preserve"> </w:delText>
        </w:r>
        <w:r>
          <w:rPr>
            <w:rFonts w:ascii="Arial" w:hAnsi="Arial" w:cs="Arial"/>
            <w:sz w:val="28"/>
            <w:szCs w:val="28"/>
          </w:rPr>
          <w:delText xml:space="preserve">potencial</w:delText>
        </w:r>
        <w:r>
          <w:rPr>
            <w:rFonts w:ascii="Arial" w:hAnsi="Arial" w:cs="Arial"/>
            <w:sz w:val="28"/>
            <w:szCs w:val="28"/>
          </w:rPr>
          <w:delText xml:space="preserve">.</w:delText>
        </w:r>
      </w:del>
      <w:ins w:id="1462" w:author="Assessor GDSXSR" w:date="2026-10-31T19:49:48Z">
        <w:r>
          <w:rPr>
            <w:rFonts w:ascii="Arial" w:hAnsi="Arial" w:cs="Arial"/>
            <w:color w:val="808080"/>
            <w:sz w:val="28"/>
            <w:szCs w:val="28"/>
          </w:rPr>
          <w:t xml:space="preserve">Civil:</w:t>
        </w:r>
      </w:ins>
    </w:p>
    <w:p>
      <w:pPr>
        <w:spacing w:after="0" w:line="360" w:lineRule="auto"/>
        <w:ind w:left="2268" w:firstLine="0"/>
        <w:jc w:val="both"/>
        <w:rPr>
          <w:ins w:id="1465" w:author="Assessor GDSXSR" w:date="2026-10-31T19:49:48Z"/>
          <w:rFonts w:ascii="Arial" w:hAnsi="Arial" w:cs="Arial"/>
          <w:sz w:val="28"/>
          <w:szCs w:val="28"/>
        </w:rPr>
      </w:pPr>
      <w:ins w:id="1464" w:author="Assessor GDSXSR" w:date="2026-10-31T19:49:48Z">
        <w:r>
          <w:rPr>
            <w:rFonts w:ascii="Arial" w:hAnsi="Arial" w:cs="Arial"/>
            <w:i/>
            <w:color w:val="808080"/>
            <w:sz w:val="26"/>
            <w:szCs w:val="28"/>
          </w:rPr>
          <w:t xml:space="preserve">“Art. 67-A. (...) § 5º Quando a incorporação estiver submetida ao regime do patrimônio de afetação (...), </w:t>
        </w:r>
        <w:r>
          <w:rPr>
            <w:rFonts w:ascii="Arial" w:hAnsi="Arial" w:cs="Arial"/>
            <w:i/>
            <w:color w:val="808080"/>
            <w:sz w:val="26"/>
            <w:szCs w:val="28"/>
            <w:u w:val="single"/>
          </w:rPr>
          <w:t xml:space="preserve">admitindo-se, nessa hipótese, que a pena referida no inciso II do caput deste artigo seja estabelecida até o limite de 50% (cinquenta por cento) da quantia paga</w:t>
        </w:r>
        <w:r>
          <w:rPr>
            <w:rFonts w:ascii="Arial" w:hAnsi="Arial" w:cs="Arial"/>
            <w:i/>
            <w:color w:val="808080"/>
            <w:sz w:val="26"/>
            <w:szCs w:val="28"/>
          </w:rPr>
          <w:t xml:space="preserve">.” – Grifei</w:t>
        </w:r>
      </w:ins>
    </w:p>
    <w:p>
      <w:pPr>
        <w:spacing w:after="0" w:line="360" w:lineRule="auto"/>
        <w:ind w:left="2268" w:firstLine="0"/>
        <w:jc w:val="both"/>
        <w:rPr>
          <w:ins w:id="1467" w:author="Assessor GDSXSR" w:date="2026-10-31T19:49:48Z"/>
          <w:rFonts w:ascii="Arial" w:hAnsi="Arial" w:cs="Arial"/>
          <w:sz w:val="28"/>
          <w:szCs w:val="28"/>
        </w:rPr>
      </w:pPr>
      <w:ins w:id="1466" w:author="Assessor GDSXSR" w:date="2026-10-31T19:49:48Z">
        <w:r>
          <w:rPr>
            <w:i/>
            <w:color w:val="808080"/>
            <w:sz w:val="26"/>
          </w:rPr>
          <w:t xml:space="preserve">“Art. 413. A penalidade deve ser reduzida eqüitativamente pelo juiz se a obrigação principal tiver sido cumprida em parte, ou se o montante da penalidade for manifestamente excessivo, tendo-se em vista a natureza e a finalidade do negócio.”</w:t>
        </w:r>
      </w:ins>
    </w:p>
    <w:p>
      <w:pPr>
        <w:spacing w:after="0" w:line="360" w:lineRule="auto"/>
        <w:ind w:left="2268" w:firstLine="0"/>
        <w:jc w:val="both"/>
        <w:rPr>
          <w:ins w:id="1468" w:author="Assessor GDSXSR" w:date="2026-10-31T19:49:48Z"/>
          <w:rFonts w:ascii="Arial" w:hAnsi="Arial" w:cs="Arial"/>
          <w:sz w:val="28"/>
          <w:szCs w:val="28"/>
        </w:rPr>
      </w:pPr>
    </w:p>
    <w:p>
      <w:pPr>
        <w:spacing w:after="0" w:line="360" w:lineRule="auto"/>
        <w:ind w:firstLine="2268"/>
        <w:jc w:val="both"/>
        <w:rPr>
          <w:rFonts w:ascii="Arial" w:hAnsi="Arial" w:cs="Arial"/>
          <w:sz w:val="28"/>
          <w:szCs w:val="28"/>
        </w:rPr>
      </w:pPr>
      <w:ins w:id="1469" w:author="Assessor GDSXSR" w:date="2026-10-31T19:49:48Z">
        <w:r>
          <w:rPr>
            <w:i w:val="0"/>
            <w:color w:val="808080"/>
            <w:sz w:val="28"/>
            <w:highlight w:val="yellow"/>
          </w:rPr>
          <w:t xml:space="preserve">Embora o § 5º admita pena convencional de até 50% da quantia paga, o limite é teto abstrato: o patamar máximo exige motivos justificados no caso concreto e se sujeita ao controle judicial da abusividade (CC 413; CDC 6º V e 51 IV).</w:t>
        </w:r>
      </w:ins>
    </w:p>
    <w:p w14:paraId="222A2E1F" w14:textId="77777777" w:rsidR="003C531E" w:rsidRPr="003C531E" w:rsidRDefault="003C531E" w:rsidP="003C531E">
      <w:pPr>
        <w:spacing w:after="0" w:line="360" w:lineRule="auto"/>
        <w:ind w:firstLine="2268"/>
        <w:jc w:val="both"/>
        <w:rPr>
          <w:rFonts w:ascii="Arial" w:hAnsi="Arial" w:cs="Arial"/>
          <w:sz w:val="28"/>
          <w:szCs w:val="28"/>
        </w:rPr>
      </w:pPr>
      <w:r w:rsidRPr="003C531E">
        <w:rPr>
          <w:rFonts w:ascii="Arial" w:hAnsi="Arial" w:cs="Arial"/>
          <w:sz w:val="28"/>
          <w:szCs w:val="28"/>
        </w:rPr>
        <w:t> </w:t>
      </w:r>
    </w:p>
    <w:p w14:paraId="473822F8" w14:textId="77777777" w:rsidR="003C531E" w:rsidRDefault="003C531E" w:rsidP="003C531E">
      <w:pPr>
        <w:spacing w:after="0" w:line="360" w:lineRule="auto"/>
        <w:ind w:firstLine="2268"/>
        <w:jc w:val="both"/>
        <w:rPr>
          <w:rFonts w:ascii="Arial" w:hAnsi="Arial" w:cs="Arial"/>
          <w:sz w:val="28"/>
          <w:szCs w:val="28"/>
        </w:rPr>
      </w:pPr>
      <w:del w:id="1470" w:author="Assessor GDSXSR" w:date="2026-10-31T19:49:48Z">
        <w:r>
          <w:rPr>
            <w:rFonts w:ascii="Arial" w:hAnsi="Arial" w:cs="Arial"/>
            <w:sz w:val="28"/>
            <w:szCs w:val="28"/>
          </w:rPr>
          <w:delText xml:space="preserve">Assim</w:delText>
        </w:r>
      </w:del>
      <w:ins w:id="1471" w:author="Assessor GDSXSR" w:date="2026-10-31T19:49:48Z">
        <w:r>
          <w:rPr>
            <w:rFonts w:ascii="Arial" w:hAnsi="Arial" w:cs="Arial"/>
            <w:color w:val="808080"/>
            <w:sz w:val="28"/>
            <w:szCs w:val="28"/>
          </w:rPr>
          <w:t xml:space="preserve">Nesse</w:t>
        </w:r>
      </w:ins>
      <w:r>
        <w:rPr>
          <w:rFonts w:ascii="Arial" w:hAnsi="Arial" w:cs="Arial"/>
          <w:sz w:val="28"/>
          <w:szCs w:val="28"/>
        </w:rPr>
        <w:t xml:space="preserve"> </w:t>
      </w:r>
      <w:del w:id="1472" w:author="Assessor GDSXSR" w:date="2026-10-31T19:49:48Z">
        <w:r>
          <w:rPr>
            <w:rFonts w:ascii="Arial" w:hAnsi="Arial" w:cs="Arial"/>
            <w:sz w:val="28"/>
            <w:szCs w:val="28"/>
          </w:rPr>
          <w:delText xml:space="preserve">decide esta Casa</w:delText>
        </w:r>
      </w:del>
      <w:ins w:id="1473" w:author="Assessor GDSXSR" w:date="2026-10-31T19:49:48Z">
        <w:r>
          <w:rPr>
            <w:rFonts w:ascii="Arial" w:hAnsi="Arial" w:cs="Arial"/>
            <w:color w:val="808080"/>
            <w:sz w:val="28"/>
            <w:szCs w:val="28"/>
          </w:rPr>
          <w:t xml:space="preserve">sentido</w:t>
        </w:r>
      </w:ins>
      <w:r>
        <w:rPr>
          <w:rFonts w:ascii="Arial" w:hAnsi="Arial" w:cs="Arial"/>
          <w:sz w:val="28"/>
          <w:szCs w:val="28"/>
        </w:rPr>
        <w:t xml:space="preserve">:</w:t>
      </w:r>
    </w:p>
    <w:p w14:paraId="7308FFFA" w14:textId="77777777" w:rsidR="00B938DD" w:rsidRDefault="00B938DD" w:rsidP="003C531E">
      <w:pPr>
        <w:spacing w:after="0" w:line="360" w:lineRule="auto"/>
        <w:ind w:firstLine="2268"/>
        <w:jc w:val="both"/>
        <w:rPr>
          <w:rFonts w:ascii="Arial" w:hAnsi="Arial" w:cs="Arial"/>
          <w:sz w:val="28"/>
          <w:szCs w:val="28"/>
        </w:rPr>
      </w:pPr>
    </w:p>
    <w:p w14:paraId="4666FF8B" w14:textId="367DAE51" w:rsidR="004A7FAF" w:rsidRPr="003823DA" w:rsidRDefault="004A7FAF" w:rsidP="004A7FAF">
      <w:pPr>
        <w:spacing w:after="0" w:line="360" w:lineRule="auto"/>
        <w:ind w:left="2268"/>
        <w:jc w:val="both"/>
        <w:rPr>
          <w:del w:id="1477" w:author="Assessor GDSXSR" w:date="2026-10-31T19:49:48Z"/>
          <w:rFonts w:ascii="Arial" w:hAnsi="Arial" w:cs="Arial"/>
          <w:i/>
          <w:iCs/>
          <w:sz w:val="26"/>
          <w:szCs w:val="26"/>
        </w:rPr>
      </w:pPr>
      <w:del w:id="1474" w:author="Assessor GDSXSR" w:date="2026-10-31T19:49:48Z">
        <w:r w:rsidRPr="003823DA">
          <w:rPr>
            <w:rFonts w:ascii="Arial" w:hAnsi="Arial" w:cs="Arial"/>
            <w:i/>
            <w:iCs/>
            <w:sz w:val="26"/>
            <w:szCs w:val="26"/>
          </w:rPr>
          <w:delText>“</w:delText>
        </w:r>
      </w:del>
      <w:del w:id="1475" w:author="Assessor GDSXSR" w:date="2026-10-31T19:49:48Z">
        <w:r w:rsidR="003823DA" w:rsidRPr="003823DA">
          <w:rPr>
            <w:rFonts w:ascii="Arial" w:hAnsi="Arial" w:cs="Arial"/>
            <w:i/>
            <w:iCs/>
            <w:sz w:val="26"/>
            <w:szCs w:val="26"/>
          </w:rPr>
          <w:delText xml:space="preserve">(...) </w:delText>
        </w:r>
      </w:del>
      <w:del w:id="1476" w:author="Assessor GDSXSR" w:date="2026-10-31T19:49:48Z">
        <w:r w:rsidRPr="003823DA">
          <w:rPr>
            <w:rFonts w:ascii="Arial" w:hAnsi="Arial" w:cs="Arial"/>
            <w:i/>
            <w:iCs/>
            <w:sz w:val="26"/>
            <w:szCs w:val="26"/>
          </w:rPr>
          <w:delText>12. O efeito imediato da resolução do compromisso de compra e venda motivada por iniciativa da promitente compradora proveniente de desistência na manutenção do negócio é a restituição dos contratantes ao estado em que se encontravam antes da sua formalização, modulados os efeitos do distrato em conformidade com a inadimplência da adquirente, que ensejara a frustração do negócio, determinando que seja responsabilizada por eventuais prejuízos advindos de sua conduta à alienante.</w:delText>
        </w:r>
      </w:del>
    </w:p>
    <w:p w14:paraId="78664532" w14:textId="77777777" w:rsidR="004A7FAF" w:rsidRPr="003823DA" w:rsidRDefault="004A7FAF" w:rsidP="004A7FAF">
      <w:pPr>
        <w:spacing w:after="0" w:line="360" w:lineRule="auto"/>
        <w:ind w:left="2268"/>
        <w:jc w:val="both"/>
        <w:rPr>
          <w:del w:id="1480" w:author="Assessor GDSXSR" w:date="2026-10-31T19:49:48Z"/>
          <w:rFonts w:ascii="Arial" w:hAnsi="Arial" w:cs="Arial"/>
          <w:i/>
          <w:iCs/>
          <w:sz w:val="26"/>
          <w:szCs w:val="26"/>
        </w:rPr>
      </w:pPr>
      <w:del w:id="1478" w:author="Assessor GDSXSR" w:date="2026-10-31T19:49:48Z">
        <w:r w:rsidRPr="003823DA">
          <w:rPr>
            <w:rFonts w:ascii="Arial" w:hAnsi="Arial" w:cs="Arial"/>
            <w:i/>
            <w:iCs/>
            <w:sz w:val="26"/>
            <w:szCs w:val="26"/>
          </w:rPr>
          <w:delText xml:space="preserve">13. Conquanto constituída a incorporação sob o regime do patrimônio de afetação mediante averbação no Registro de Imóveis, o que atrai a incidência da regra estampada no art. 67-A, § 5º, da Lei nº 4.591/1964, incluído pela Lei nº 13.786/2018, e prevista contratualmente a multa de 50% (cinquenta </w:delText>
        </w:r>
      </w:del>
      <w:del w:id="1479" w:author="Assessor GDSXSR" w:date="2026-10-31T19:49:48Z">
        <w:r w:rsidRPr="003823DA">
          <w:rPr>
            <w:rFonts w:ascii="Arial" w:hAnsi="Arial" w:cs="Arial"/>
            <w:i/>
            <w:iCs/>
            <w:sz w:val="26"/>
            <w:szCs w:val="26"/>
          </w:rPr>
          <w:lastRenderedPageBreak/>
          <w:delText>por cento) dos valores pagos em decorrência do desfazimento do negócio, mostrando-se aludido percentual manifestamente abusivo, porquanto apto a encerrar desvantagem excessiva ao consumidor, sobeja admissível interseção judicial para revisar o percentual fixado, em observância ao princípio da razoabilidade e ao silogismo delineado pelo art. 413 do Código Civil.</w:delText>
        </w:r>
      </w:del>
    </w:p>
    <w:p w14:paraId="067976DE" w14:textId="77777777" w:rsidR="004A7FAF" w:rsidRPr="003823DA" w:rsidRDefault="004A7FAF" w:rsidP="004A7FAF">
      <w:pPr>
        <w:spacing w:after="0" w:line="360" w:lineRule="auto"/>
        <w:ind w:left="2268"/>
        <w:jc w:val="both"/>
        <w:rPr>
          <w:del w:id="1482" w:author="Assessor GDSXSR" w:date="2026-10-31T19:49:48Z"/>
          <w:rFonts w:ascii="Arial" w:hAnsi="Arial" w:cs="Arial"/>
          <w:i/>
          <w:iCs/>
          <w:sz w:val="26"/>
          <w:szCs w:val="26"/>
        </w:rPr>
      </w:pPr>
      <w:del w:id="1481" w:author="Assessor GDSXSR" w:date="2026-10-31T19:49:48Z">
        <w:r w:rsidRPr="003823DA">
          <w:rPr>
            <w:rFonts w:ascii="Arial" w:hAnsi="Arial" w:cs="Arial"/>
            <w:i/>
            <w:iCs/>
            <w:sz w:val="26"/>
            <w:szCs w:val="26"/>
          </w:rPr>
          <w:delText>14. Aferindo-se que a fixação da pena convencional no percentual máximo permitido às incorporações submetidas ao regime do patrimônio de afetação revela-se apta a acarretar, no caso concreto, desvantagem excessiva à consumidora, de modo a ocasionar desequilíbrio contratual e enriquecimento sem causa em favor das alienantes, que, a par de retomarem a posse do imóvel após o desfazimento contratual, tampouco demonstraram a ocorrência de prejuízos, ressoa, portanto, necessária a redução do percentual estipulado à guisa de cláusula penal, de molde a fixá-lo em fração proporcional e consentânea à compensação que deve ser assegurada às partes ante a rescisão contratual havida, à luz, ainda, do estatuto consumerista.</w:delText>
        </w:r>
      </w:del>
    </w:p>
    <w:p w14:paraId="3209C25F" w14:textId="2BB9DDF1" w:rsidR="00B938DD" w:rsidRPr="003823DA" w:rsidRDefault="004A7FAF" w:rsidP="004A7FAF">
      <w:pPr>
        <w:spacing w:after="0" w:line="360" w:lineRule="auto"/>
        <w:ind w:left="2268"/>
        <w:jc w:val="both"/>
        <w:rPr>
          <w:del w:id="1488" w:author="Assessor GDSXSR" w:date="2026-10-31T19:49:48Z"/>
          <w:rFonts w:ascii="Arial" w:hAnsi="Arial" w:cs="Arial"/>
          <w:i/>
          <w:iCs/>
          <w:sz w:val="26"/>
          <w:szCs w:val="26"/>
        </w:rPr>
      </w:pPr>
      <w:del w:id="1483" w:author="Assessor GDSXSR" w:date="2026-10-31T19:49:48Z">
        <w:r w:rsidRPr="003823DA">
          <w:rPr>
            <w:rFonts w:ascii="Arial" w:hAnsi="Arial" w:cs="Arial"/>
            <w:i/>
            <w:iCs/>
            <w:sz w:val="26"/>
            <w:szCs w:val="26"/>
          </w:rPr>
          <w:delText xml:space="preserve">15. A cláusula penal de conteúdo compensatório destina-se a sancionar o inadimplente de forma proporcional ao inadimplemento e assegurar a composição dos prejuízos experimentados pela contraparte, e não fomentar ganho indevido ao contratante adimplente, derivando que, resolvida a promessa de compra e venda de unidade imobiliária em regime de multipropriedade em razão da </w:delText>
        </w:r>
      </w:del>
      <w:del w:id="1484" w:author="Assessor GDSXSR" w:date="2026-10-31T19:49:48Z">
        <w:r w:rsidRPr="003823DA">
          <w:rPr>
            <w:rFonts w:ascii="Arial" w:hAnsi="Arial" w:cs="Arial"/>
            <w:i/>
            <w:iCs/>
            <w:sz w:val="26"/>
            <w:szCs w:val="26"/>
          </w:rPr>
          <w:lastRenderedPageBreak/>
          <w:delText>desistência manifestada pela adquirente, deve sofrer a incidência da disposição penal, que, contudo, encerrando natureza compensatória, não comporta cumulação com a cláusula que prevê o pagamento de importe destinado a compensar a utilização e fruição da unidade imobiliária pela adquirente se não evidenciado que a compensação assegurada não fora suficiente para compor as perdas e danos provocados pela resolução do negócio (CC, art. 416, parágrafo único)</w:delText>
        </w:r>
      </w:del>
      <w:del w:id="1485" w:author="Assessor GDSXSR" w:date="2026-10-31T19:49:48Z">
        <w:r w:rsidR="003823DA">
          <w:rPr>
            <w:rFonts w:ascii="Arial" w:hAnsi="Arial" w:cs="Arial"/>
            <w:i/>
            <w:iCs/>
            <w:sz w:val="26"/>
            <w:szCs w:val="26"/>
          </w:rPr>
          <w:delText>. (...).</w:delText>
        </w:r>
      </w:del>
      <w:del w:id="1486" w:author="Assessor GDSXSR" w:date="2026-10-31T19:49:48Z">
        <w:r w:rsidR="00077C84" w:rsidRPr="003823DA">
          <w:rPr>
            <w:rFonts w:ascii="Arial" w:hAnsi="Arial" w:cs="Arial"/>
            <w:i/>
            <w:iCs/>
            <w:sz w:val="26"/>
            <w:szCs w:val="26"/>
          </w:rPr>
          <w:delText xml:space="preserve">” </w:delText>
        </w:r>
      </w:del>
      <w:del w:id="1487" w:author="Assessor GDSXSR" w:date="2026-10-31T19:49:48Z">
        <w:r w:rsidRPr="003823DA">
          <w:rPr>
            <w:rFonts w:ascii="Arial" w:hAnsi="Arial" w:cs="Arial"/>
            <w:i/>
            <w:iCs/>
            <w:sz w:val="26"/>
            <w:szCs w:val="26"/>
          </w:rPr>
          <w:delText>(Acórdão 2169484, 0724600-51.2023.8.07.0007, Relator(a): TEÓFILO CAETANO, 1ª TURMA CÍVEL, data de julgamento: 26/8/2026, publicado no DJe: 14/9/2026)</w:delText>
        </w:r>
      </w:del>
    </w:p>
    <w:p w14:paraId="1420D686" w14:textId="77777777" w:rsidR="00077C84" w:rsidRPr="003823DA" w:rsidRDefault="00077C84" w:rsidP="004A7FAF">
      <w:pPr>
        <w:spacing w:after="0" w:line="360" w:lineRule="auto"/>
        <w:ind w:left="2268"/>
        <w:jc w:val="both"/>
        <w:rPr>
          <w:del w:id="1489" w:author="Assessor GDSXSR" w:date="2026-10-31T19:49:48Z"/>
          <w:rFonts w:ascii="Arial" w:hAnsi="Arial" w:cs="Arial"/>
          <w:i/>
          <w:iCs/>
          <w:sz w:val="26"/>
          <w:szCs w:val="26"/>
        </w:rPr>
      </w:pPr>
    </w:p>
    <w:p w14:paraId="180D5DD8" w14:textId="25ABF1B4" w:rsidR="00301B43" w:rsidRPr="003823DA" w:rsidRDefault="00077C84" w:rsidP="00301B43">
      <w:pPr>
        <w:spacing w:after="0" w:line="360" w:lineRule="auto"/>
        <w:ind w:left="2268"/>
        <w:jc w:val="both"/>
        <w:rPr>
          <w:del w:id="1493" w:author="Assessor GDSXSR" w:date="2026-10-31T19:49:48Z"/>
          <w:rFonts w:ascii="Arial" w:hAnsi="Arial" w:cs="Arial"/>
          <w:i/>
          <w:iCs/>
          <w:sz w:val="26"/>
          <w:szCs w:val="26"/>
        </w:rPr>
      </w:pPr>
      <w:del w:id="1490" w:author="Assessor GDSXSR" w:date="2026-10-31T19:49:48Z">
        <w:r w:rsidRPr="003823DA">
          <w:rPr>
            <w:rFonts w:ascii="Arial" w:hAnsi="Arial" w:cs="Arial"/>
            <w:i/>
            <w:iCs/>
            <w:sz w:val="26"/>
            <w:szCs w:val="26"/>
          </w:rPr>
          <w:delText>“</w:delText>
        </w:r>
      </w:del>
      <w:del w:id="1491" w:author="Assessor GDSXSR" w:date="2026-10-31T19:49:48Z">
        <w:r w:rsidR="003823DA">
          <w:rPr>
            <w:rFonts w:ascii="Arial" w:hAnsi="Arial" w:cs="Arial"/>
            <w:i/>
            <w:iCs/>
            <w:sz w:val="26"/>
            <w:szCs w:val="26"/>
          </w:rPr>
          <w:delText xml:space="preserve">(...) </w:delText>
        </w:r>
      </w:del>
      <w:del w:id="1492" w:author="Assessor GDSXSR" w:date="2026-10-31T19:49:48Z">
        <w:r w:rsidR="00301B43" w:rsidRPr="003823DA">
          <w:rPr>
            <w:rFonts w:ascii="Arial" w:hAnsi="Arial" w:cs="Arial"/>
            <w:i/>
            <w:iCs/>
            <w:sz w:val="26"/>
            <w:szCs w:val="26"/>
          </w:rPr>
          <w:delText>3. A relação jurídica possui natureza consumerista, submetendo-se às normas do Código de Defesa do Consumidor, que autorizam o controle judicial das cláusulas predispostas em contratos de adesão quando impuserem vantagem exagerada ao fornecedor ou afrontarem os princípios da boa-fé objetiva e do equilíbrio contratual.</w:delText>
        </w:r>
      </w:del>
    </w:p>
    <w:p w14:paraId="53D5E98E" w14:textId="77777777" w:rsidR="00301B43" w:rsidRPr="003823DA" w:rsidRDefault="00301B43" w:rsidP="00301B43">
      <w:pPr>
        <w:spacing w:after="0" w:line="360" w:lineRule="auto"/>
        <w:ind w:left="2268"/>
        <w:jc w:val="both"/>
        <w:rPr>
          <w:rFonts w:ascii="Arial" w:hAnsi="Arial" w:cs="Arial"/>
          <w:i/>
          <w:iCs/>
          <w:sz w:val="26"/>
          <w:szCs w:val="26"/>
        </w:rPr>
      </w:pPr>
      <w:ins w:id="1494" w:author="Assessor GDSXSR" w:date="2026-10-31T19:49:48Z">
        <w:r>
          <w:rPr>
            <w:rFonts w:ascii="Arial" w:hAnsi="Arial" w:cs="Arial"/>
            <w:i/>
            <w:iCs/>
            <w:color w:val="808080"/>
            <w:sz w:val="26"/>
            <w:szCs w:val="26"/>
          </w:rPr>
          <w:t xml:space="preserve">“(...) </w:t>
        </w:r>
      </w:ins>
      <w:r>
        <w:rPr>
          <w:rFonts w:ascii="Arial" w:hAnsi="Arial" w:cs="Arial"/>
          <w:i/>
          <w:iCs/>
          <w:sz w:val="26"/>
          <w:szCs w:val="26"/>
        </w:rPr>
        <w:t xml:space="preserve">4. A autonomia privada, a força obrigatória dos contratos e a disciplina introduzida pela Lei nº 13.786/2018 não afastam a incidência do art. 413 do Código Civil nem dos arts. 6º, inciso V, e 51, inciso IV, do Código de Defesa do Consumidor, permanecendo íntegro o controle jurisdicional da proporcionalidade da cláusula penal.</w:t>
      </w:r>
    </w:p>
    <w:p w14:paraId="506DCE5E" w14:textId="77777777" w:rsidR="00301B43" w:rsidRPr="003823DA" w:rsidRDefault="00301B43" w:rsidP="00301B43">
      <w:pPr>
        <w:spacing w:after="0" w:line="360" w:lineRule="auto"/>
        <w:ind w:left="2268"/>
        <w:jc w:val="both"/>
        <w:rPr>
          <w:rFonts w:ascii="Arial" w:hAnsi="Arial" w:cs="Arial"/>
          <w:i/>
          <w:iCs/>
          <w:sz w:val="26"/>
          <w:szCs w:val="26"/>
        </w:rPr>
      </w:pPr>
      <w:commentRangeStart w:id="17"/>
      <w:r>
        <w:rPr>
          <w:rFonts w:ascii="Arial" w:hAnsi="Arial" w:cs="Arial"/>
          <w:i/>
          <w:iCs/>
          <w:sz w:val="26"/>
          <w:szCs w:val="26"/>
        </w:rPr>
        <w:t xml:space="preserve">5. O limite de retenção de até 50% previsto no art. 67-A, § 5º, da Lei nº 4.591/1964 </w:t>
      </w:r>
      <w:commentRangeEnd w:id="17"/>
      <w:r>
        <w:rPr>
          <w:rStyle w:val="CommentReference"/>
        </w:rPr>
        <w:commentReference w:id="17"/>
      </w:r>
      <w:r>
        <w:rPr>
          <w:rFonts w:ascii="Arial" w:hAnsi="Arial" w:cs="Arial"/>
          <w:i/>
          <w:iCs/>
          <w:sz w:val="26"/>
          <w:szCs w:val="26"/>
          <w:u w:val="single"/>
        </w:rPr>
        <w:t xml:space="preserve">constitui teto legal abstrato, não impondo percentual obrigatório nem </w:t>
      </w:r>
      <w:r>
        <w:rPr>
          <w:rFonts w:ascii="Arial" w:hAnsi="Arial" w:cs="Arial"/>
          <w:i/>
          <w:iCs/>
          <w:sz w:val="26"/>
          <w:szCs w:val="26"/>
          <w:u w:val="single"/>
        </w:rPr>
        <w:t xml:space="preserve">afastando a aferição das circunstâncias concretas do caso</w:t>
      </w:r>
      <w:r>
        <w:rPr>
          <w:rFonts w:ascii="Arial" w:hAnsi="Arial" w:cs="Arial"/>
          <w:i/>
          <w:iCs/>
          <w:sz w:val="26"/>
          <w:szCs w:val="26"/>
        </w:rPr>
        <w:t xml:space="preserve">.</w:t>
      </w:r>
      <w:ins w:id="1495" w:author="Assessor GDSXSR" w:date="2026-10-31T19:49:48Z">
        <w:r>
          <w:rPr>
            <w:rFonts w:ascii="Arial" w:hAnsi="Arial" w:cs="Arial"/>
            <w:i/>
            <w:iCs/>
            <w:color w:val="808080"/>
            <w:sz w:val="26"/>
            <w:szCs w:val="26"/>
          </w:rPr>
          <w:t xml:space="preserve"> (...).” (Acórdão 2167845, 0710804-31.2025.8.07.0004, Relator(a): RENATO SCUSSEL, 2ª TURMA CÍVEL, data de julgamento: 19/8/2026, publicado no DJe: 8/9/2026.) – Grifei</w:t>
        </w:r>
      </w:ins>
    </w:p>
    <w:p w14:paraId="1F92C790" w14:textId="77777777" w:rsidR="00301B43" w:rsidRPr="003823DA" w:rsidRDefault="00301B43" w:rsidP="00301B43">
      <w:pPr>
        <w:spacing w:after="0" w:line="360" w:lineRule="auto"/>
        <w:ind w:left="2268"/>
        <w:jc w:val="both"/>
        <w:rPr>
          <w:del w:id="1497" w:author="Assessor GDSXSR" w:date="2026-10-31T19:49:48Z"/>
          <w:rFonts w:ascii="Arial" w:hAnsi="Arial" w:cs="Arial"/>
          <w:i/>
          <w:iCs/>
          <w:sz w:val="26"/>
          <w:szCs w:val="26"/>
        </w:rPr>
      </w:pPr>
      <w:del w:id="1496" w:author="Assessor GDSXSR" w:date="2026-10-31T19:49:48Z">
        <w:r w:rsidRPr="003823DA">
          <w:rPr>
            <w:rFonts w:ascii="Arial" w:hAnsi="Arial" w:cs="Arial"/>
            <w:i/>
            <w:iCs/>
            <w:sz w:val="26"/>
            <w:szCs w:val="26"/>
          </w:rPr>
          <w:delText>6. No caso concreto, os adquirentes manifestaram a intenção de resilir o contrato aproximadamente quinze dias após sua celebração, tendo realizado apenas o pagamento da entrada, sem posse, utilização do imóvel, inadimplemento prolongado ou demonstração de prejuízo excepcional suportado pela incorporadora, circunstâncias que evidenciam a manifesta excessividade da retenção de metade dos valores pagos.</w:delText>
        </w:r>
      </w:del>
    </w:p>
    <w:p w14:paraId="08E78FEA" w14:textId="0BAC1A0C" w:rsidR="00077C84" w:rsidRPr="003823DA" w:rsidRDefault="00301B43" w:rsidP="00301B43">
      <w:pPr>
        <w:spacing w:after="0" w:line="360" w:lineRule="auto"/>
        <w:ind w:left="2268"/>
        <w:jc w:val="both"/>
        <w:rPr>
          <w:del w:id="1501" w:author="Assessor GDSXSR" w:date="2026-10-31T19:49:48Z"/>
          <w:rFonts w:ascii="Arial" w:hAnsi="Arial" w:cs="Arial"/>
          <w:i/>
          <w:iCs/>
          <w:sz w:val="26"/>
          <w:szCs w:val="26"/>
        </w:rPr>
      </w:pPr>
      <w:del w:id="1498" w:author="Assessor GDSXSR" w:date="2026-10-31T19:49:48Z">
        <w:r w:rsidRPr="003823DA">
          <w:rPr>
            <w:rFonts w:ascii="Arial" w:hAnsi="Arial" w:cs="Arial"/>
            <w:i/>
            <w:iCs/>
            <w:sz w:val="26"/>
            <w:szCs w:val="26"/>
          </w:rPr>
          <w:delText>7. A retenção de 10% revela-se suficiente para ressarcir despesas administrativas e comerciais inerentes ao desfazimento do negócio, preservando a função compensatória da cláusula penal e impedindo enriquecimento sem causa do fornecedor.</w:delText>
        </w:r>
      </w:del>
      <w:del w:id="1499" w:author="Assessor GDSXSR" w:date="2026-10-31T19:49:48Z">
        <w:r w:rsidR="003823DA">
          <w:rPr>
            <w:rFonts w:ascii="Arial" w:hAnsi="Arial" w:cs="Arial"/>
            <w:i/>
            <w:iCs/>
            <w:sz w:val="26"/>
            <w:szCs w:val="26"/>
          </w:rPr>
          <w:delText xml:space="preserve"> (...).</w:delText>
        </w:r>
      </w:del>
      <w:del w:id="1500" w:author="Assessor GDSXSR" w:date="2026-10-31T19:49:48Z">
        <w:r w:rsidRPr="003823DA">
          <w:rPr>
            <w:rFonts w:ascii="Arial" w:hAnsi="Arial" w:cs="Arial"/>
            <w:i/>
            <w:iCs/>
            <w:sz w:val="26"/>
            <w:szCs w:val="26"/>
          </w:rPr>
          <w:delText>” (Acórdão 2167845, 0710804-31.2025.8.07.0004, Relator(a): RENATO SCUSSEL, 2ª TURMA CÍVEL, data de julgamento: 19/8/2026, publicado no DJe: 8/9/2026.)</w:delText>
        </w:r>
      </w:del>
    </w:p>
    <w:p w14:paraId="7D279B53" w14:textId="77777777" w:rsidR="00766C79" w:rsidRDefault="00766C79" w:rsidP="00B938DD">
      <w:pPr>
        <w:spacing w:after="0" w:line="360" w:lineRule="auto"/>
        <w:ind w:left="2268"/>
        <w:jc w:val="both"/>
        <w:rPr>
          <w:rFonts w:ascii="Arial" w:hAnsi="Arial" w:cs="Arial"/>
          <w:sz w:val="28"/>
          <w:szCs w:val="28"/>
        </w:rPr>
      </w:pPr>
    </w:p>
    <w:p>
      <w:pPr>
        <w:spacing w:after="0" w:line="360" w:lineRule="auto"/>
        <w:ind w:firstLine="2268"/>
        <w:jc w:val="both"/>
        <w:rPr>
          <w:ins w:id="1520" w:author="Assessor GDSXSR" w:date="2026-10-31T19:49:48Z"/>
        </w:rPr>
      </w:pPr>
      <w:r>
        <w:rPr>
          <w:rFonts w:ascii="Arial" w:hAnsi="Arial" w:cs="Arial"/>
          <w:sz w:val="28"/>
          <w:szCs w:val="28"/>
        </w:rPr>
        <w:t xml:space="preserve">No caso, </w:t>
      </w:r>
      <w:r>
        <w:rPr>
          <w:rFonts w:ascii="Arial" w:hAnsi="Arial" w:cs="Arial"/>
          <w:sz w:val="28"/>
          <w:szCs w:val="28"/>
        </w:rPr>
        <w:t xml:space="preserve">a autora </w:t>
      </w:r>
      <w:del w:id="1502" w:author="Assessor GDSXSR" w:date="2026-10-31T19:49:48Z">
        <w:r>
          <w:rPr>
            <w:rFonts w:ascii="Arial" w:hAnsi="Arial" w:cs="Arial"/>
            <w:sz w:val="28"/>
            <w:szCs w:val="28"/>
          </w:rPr>
          <w:delText xml:space="preserve">havia </w:delText>
        </w:r>
        <w:r>
          <w:rPr>
            <w:rFonts w:ascii="Arial" w:hAnsi="Arial" w:cs="Arial"/>
            <w:sz w:val="28"/>
            <w:szCs w:val="28"/>
          </w:rPr>
          <w:delText xml:space="preserve">pagado</w:delText>
        </w:r>
        <w:r>
          <w:rPr>
            <w:rFonts w:ascii="Arial" w:hAnsi="Arial" w:cs="Arial"/>
            <w:sz w:val="28"/>
            <w:szCs w:val="28"/>
          </w:rPr>
          <w:delText xml:space="preserve"> o total de</w:delText>
        </w:r>
      </w:del>
      <w:ins w:id="1503" w:author="Assessor GDSXSR" w:date="2026-10-31T19:49:48Z">
        <w:r>
          <w:rPr>
            <w:rFonts w:ascii="Arial" w:hAnsi="Arial" w:cs="Arial"/>
            <w:color w:val="808080"/>
            <w:sz w:val="28"/>
            <w:szCs w:val="28"/>
          </w:rPr>
          <w:t xml:space="preserve">pagou</w:t>
        </w:r>
      </w:ins>
      <w:r>
        <w:rPr>
          <w:rFonts w:ascii="Arial" w:hAnsi="Arial" w:cs="Arial"/>
          <w:sz w:val="28"/>
          <w:szCs w:val="28"/>
        </w:rPr>
        <w:t xml:space="preserve"> R$ 203.355,03</w:t>
      </w:r>
      <w:del w:id="1504" w:author="Assessor GDSXSR" w:date="2026-10-31T19:49:48Z">
        <w:r>
          <w:rPr>
            <w:rFonts w:ascii="Arial" w:hAnsi="Arial" w:cs="Arial"/>
            <w:sz w:val="28"/>
            <w:szCs w:val="28"/>
          </w:rPr>
          <w:delText xml:space="preserve"> (ID 89808235</w:delText>
        </w:r>
        <w:r>
          <w:rPr>
            <w:rFonts w:ascii="Arial" w:hAnsi="Arial" w:cs="Arial"/>
            <w:sz w:val="28"/>
            <w:szCs w:val="28"/>
          </w:rPr>
          <w:delText xml:space="preserve">)</w:delText>
        </w:r>
        <w:r>
          <w:rPr>
            <w:rFonts w:ascii="Arial" w:hAnsi="Arial" w:cs="Arial"/>
            <w:sz w:val="28"/>
            <w:szCs w:val="28"/>
          </w:rPr>
          <w:delText xml:space="preserve"> </w:delText>
        </w:r>
        <w:r>
          <w:rPr>
            <w:rFonts w:ascii="Arial" w:hAnsi="Arial" w:cs="Arial"/>
            <w:sz w:val="28"/>
            <w:szCs w:val="28"/>
          </w:rPr>
          <w:delText xml:space="preserve">até o ajuizamento da ação</w:delText>
        </w:r>
      </w:del>
      <w:r>
        <w:rPr>
          <w:rFonts w:ascii="Arial" w:hAnsi="Arial" w:cs="Arial"/>
          <w:sz w:val="28"/>
          <w:szCs w:val="28"/>
        </w:rPr>
        <w:t xml:space="preserve">, </w:t>
      </w:r>
      <w:del w:id="1505" w:author="Assessor GDSXSR" w:date="2026-10-31T19:49:48Z">
        <w:r>
          <w:rPr>
            <w:rFonts w:ascii="Arial" w:hAnsi="Arial" w:cs="Arial"/>
            <w:sz w:val="28"/>
            <w:szCs w:val="28"/>
          </w:rPr>
          <w:delText xml:space="preserve">de sorte que</w:delText>
        </w:r>
      </w:del>
      <w:ins w:id="1506" w:author="Assessor GDSXSR" w:date="2026-10-31T19:49:48Z">
        <w:r>
          <w:rPr>
            <w:rFonts w:ascii="Arial" w:hAnsi="Arial" w:cs="Arial"/>
            <w:color w:val="808080"/>
            <w:sz w:val="28"/>
            <w:szCs w:val="28"/>
          </w:rPr>
          <w:t xml:space="preserve">e</w:t>
        </w:r>
      </w:ins>
      <w:r>
        <w:rPr>
          <w:rFonts w:ascii="Arial" w:hAnsi="Arial" w:cs="Arial"/>
          <w:sz w:val="28"/>
          <w:szCs w:val="28"/>
        </w:rPr>
        <w:t xml:space="preserve"> a pe</w:t>
      </w:r>
      <w:r>
        <w:rPr>
          <w:rFonts w:ascii="Arial" w:hAnsi="Arial" w:cs="Arial"/>
          <w:sz w:val="28"/>
          <w:szCs w:val="28"/>
        </w:rPr>
        <w:t xml:space="preserve">na convencional, reduzida </w:t>
      </w:r>
      <w:del w:id="1507" w:author="Assessor GDSXSR" w:date="2026-10-31T19:49:48Z">
        <w:r>
          <w:rPr>
            <w:rFonts w:ascii="Arial" w:hAnsi="Arial" w:cs="Arial"/>
            <w:sz w:val="28"/>
            <w:szCs w:val="28"/>
          </w:rPr>
          <w:delText xml:space="preserve">pela</w:delText>
        </w:r>
      </w:del>
      <w:ins w:id="1508" w:author="Assessor GDSXSR" w:date="2026-10-31T19:49:48Z">
        <w:r>
          <w:rPr>
            <w:rFonts w:ascii="Arial" w:hAnsi="Arial" w:cs="Arial"/>
            <w:color w:val="808080"/>
            <w:sz w:val="28"/>
            <w:szCs w:val="28"/>
          </w:rPr>
          <w:t xml:space="preserve">na</w:t>
        </w:r>
      </w:ins>
      <w:r>
        <w:rPr>
          <w:rFonts w:ascii="Arial" w:hAnsi="Arial" w:cs="Arial"/>
          <w:sz w:val="28"/>
          <w:szCs w:val="28"/>
        </w:rPr>
        <w:t xml:space="preserve"> sentença para 25%</w:t>
      </w:r>
      <w:del w:id="1509" w:author="Assessor GDSXSR" w:date="2026-10-31T19:49:48Z">
        <w:r>
          <w:rPr>
            <w:rFonts w:ascii="Arial" w:hAnsi="Arial" w:cs="Arial"/>
            <w:sz w:val="28"/>
            <w:szCs w:val="28"/>
          </w:rPr>
          <w:delText xml:space="preserve"> de tal quantia</w:delText>
        </w:r>
      </w:del>
      <w:r>
        <w:rPr>
          <w:rFonts w:ascii="Arial" w:hAnsi="Arial" w:cs="Arial"/>
          <w:sz w:val="28"/>
          <w:szCs w:val="28"/>
        </w:rPr>
        <w:t xml:space="preserve">, equivale </w:t>
      </w:r>
      <w:r>
        <w:rPr>
          <w:rFonts w:ascii="Arial" w:hAnsi="Arial" w:cs="Arial"/>
          <w:sz w:val="28"/>
          <w:szCs w:val="28"/>
        </w:rPr>
        <w:t xml:space="preserve">a R$ </w:t>
      </w:r>
      <w:r>
        <w:rPr>
          <w:rFonts w:ascii="Arial" w:hAnsi="Arial" w:cs="Arial"/>
          <w:sz w:val="28"/>
          <w:szCs w:val="28"/>
        </w:rPr>
        <w:t xml:space="preserve">50.838,</w:t>
      </w:r>
      <w:del w:id="1510" w:author="Assessor GDSXSR" w:date="2026-10-31T19:49:48Z">
        <w:r>
          <w:rPr>
            <w:rFonts w:ascii="Arial" w:hAnsi="Arial" w:cs="Arial"/>
            <w:sz w:val="28"/>
            <w:szCs w:val="28"/>
          </w:rPr>
          <w:delText xml:space="preserve">75</w:delText>
        </w:r>
        <w:r>
          <w:rPr>
            <w:rFonts w:ascii="Arial" w:hAnsi="Arial" w:cs="Arial"/>
            <w:sz w:val="28"/>
            <w:szCs w:val="28"/>
          </w:rPr>
          <w:delText xml:space="preserve">,</w:delText>
        </w:r>
      </w:del>
      <w:ins w:id="1511" w:author="Assessor GDSXSR" w:date="2026-10-31T19:49:48Z">
        <w:r>
          <w:rPr>
            <w:rFonts w:ascii="Arial" w:hAnsi="Arial" w:cs="Arial"/>
            <w:color w:val="808080"/>
            <w:sz w:val="28"/>
            <w:szCs w:val="28"/>
          </w:rPr>
          <w:t xml:space="preserve">76 (ID 89808235).</w:t>
        </w:r>
      </w:ins>
    </w:p>
    <w:p>
      <w:pPr>
        <w:spacing w:after="0" w:line="360" w:lineRule="auto"/>
        <w:ind w:firstLine="2268"/>
        <w:jc w:val="both"/>
        <w:rPr>
          <w:ins w:id="1521" w:author="Assessor GDSXSR" w:date="2026-10-31T19:49:48Z"/>
        </w:rPr>
      </w:pPr>
    </w:p>
    <w:p w14:paraId="7BDC66FF" w14:textId="67E238CC" w:rsidR="00301B43" w:rsidRDefault="00301B43" w:rsidP="00DB1301">
      <w:pPr>
        <w:spacing w:after="0" w:line="360" w:lineRule="auto"/>
        <w:ind w:firstLine="2268"/>
        <w:jc w:val="both"/>
        <w:rPr>
          <w:rFonts w:ascii="Arial" w:hAnsi="Arial" w:cs="Arial"/>
          <w:sz w:val="28"/>
          <w:szCs w:val="28"/>
        </w:rPr>
      </w:pPr>
      <w:ins w:id="1512" w:author="Assessor GDSXSR" w:date="2026-10-31T19:49:48Z">
        <w:r>
          <w:rPr>
            <w:rFonts w:ascii="Arial" w:hAnsi="Arial" w:cs="Arial"/>
            <w:color w:val="808080"/>
            <w:sz w:val="28"/>
            <w:szCs w:val="28"/>
          </w:rPr>
          <w:t xml:space="preserve">Esse valor supera em</w:t>
        </w:r>
      </w:ins>
      <w:commentRangeStart w:id="18"/>
      <w:r>
        <w:rPr>
          <w:rFonts w:ascii="Arial" w:hAnsi="Arial" w:cs="Arial"/>
          <w:sz w:val="28"/>
          <w:szCs w:val="28"/>
        </w:rPr>
        <w:t xml:space="preserve"> </w:t>
      </w:r>
      <w:commentRangeEnd w:id="18"/>
      <w:r>
        <w:rPr>
          <w:rStyle w:val="CommentReference"/>
        </w:rPr>
        <w:commentReference w:id="18"/>
      </w:r>
      <w:r>
        <w:rPr>
          <w:rFonts w:ascii="Arial" w:hAnsi="Arial" w:cs="Arial"/>
          <w:sz w:val="28"/>
          <w:szCs w:val="28"/>
        </w:rPr>
        <w:t xml:space="preserve">mais </w:t>
      </w:r>
      <w:del w:id="1513" w:author="Assessor GDSXSR" w:date="2026-10-31T19:49:48Z">
        <w:r>
          <w:rPr>
            <w:rFonts w:ascii="Arial" w:hAnsi="Arial" w:cs="Arial"/>
            <w:sz w:val="28"/>
            <w:szCs w:val="28"/>
          </w:rPr>
          <w:delText xml:space="preserve">as</w:delText>
        </w:r>
      </w:del>
      <w:ins w:id="1514" w:author="Assessor GDSXSR" w:date="2026-10-31T19:49:48Z">
        <w:r>
          <w:rPr>
            <w:rFonts w:ascii="Arial" w:hAnsi="Arial" w:cs="Arial"/>
            <w:color w:val="808080"/>
            <w:sz w:val="28"/>
            <w:szCs w:val="28"/>
          </w:rPr>
          <w:t xml:space="preserve">de</w:t>
        </w:r>
      </w:ins>
      <w:r>
        <w:rPr>
          <w:rFonts w:ascii="Arial" w:hAnsi="Arial" w:cs="Arial"/>
          <w:sz w:val="28"/>
          <w:szCs w:val="28"/>
        </w:rPr>
        <w:t xml:space="preserve"> </w:t>
      </w:r>
      <w:del w:id="1515" w:author="Assessor GDSXSR" w:date="2026-10-31T19:49:48Z">
        <w:r>
          <w:rPr>
            <w:rFonts w:ascii="Arial" w:hAnsi="Arial" w:cs="Arial"/>
            <w:sz w:val="28"/>
            <w:szCs w:val="28"/>
          </w:rPr>
          <w:delText xml:space="preserve">atualizações</w:delText>
        </w:r>
      </w:del>
      <w:ins w:id="1516" w:author="Assessor GDSXSR" w:date="2026-10-31T19:49:48Z">
        <w:r>
          <w:rPr>
            <w:rFonts w:ascii="Arial" w:hAnsi="Arial" w:cs="Arial"/>
            <w:color w:val="808080"/>
            <w:sz w:val="28"/>
            <w:szCs w:val="28"/>
          </w:rPr>
          <w:t xml:space="preserve">R$</w:t>
        </w:r>
      </w:ins>
      <w:r>
        <w:rPr>
          <w:rFonts w:ascii="Arial" w:hAnsi="Arial" w:cs="Arial"/>
          <w:sz w:val="28"/>
          <w:szCs w:val="28"/>
        </w:rPr>
        <w:t xml:space="preserve"> </w:t>
      </w:r>
      <w:del w:id="1517" w:author="Assessor GDSXSR" w:date="2026-10-31T19:49:48Z">
        <w:r>
          <w:rPr>
            <w:rFonts w:ascii="Arial" w:hAnsi="Arial" w:cs="Arial"/>
            <w:sz w:val="28"/>
            <w:szCs w:val="28"/>
          </w:rPr>
          <w:delText xml:space="preserve">estabelecidas</w:delText>
        </w:r>
      </w:del>
      <w:ins w:id="1518" w:author="Assessor GDSXSR" w:date="2026-10-31T19:49:48Z">
        <w:r>
          <w:rPr>
            <w:rFonts w:ascii="Arial" w:hAnsi="Arial" w:cs="Arial"/>
            <w:color w:val="808080"/>
            <w:sz w:val="28"/>
            <w:szCs w:val="28"/>
          </w:rPr>
          <w:t xml:space="preserve">5 mil o sinal e princípio de pagamento, de R$ 45</w:t>
        </w:r>
      </w:ins>
      <w:r>
        <w:rPr>
          <w:rFonts w:ascii="Arial" w:hAnsi="Arial" w:cs="Arial"/>
          <w:sz w:val="28"/>
          <w:szCs w:val="28"/>
        </w:rPr>
        <w:t xml:space="preserve">.</w:t>
      </w:r>
      <w:ins w:id="1519" w:author="Assessor GDSXSR" w:date="2026-10-31T19:49:48Z">
        <w:r>
          <w:rPr>
            <w:rFonts w:ascii="Arial" w:hAnsi="Arial" w:cs="Arial"/>
            <w:color w:val="808080"/>
            <w:sz w:val="28"/>
            <w:szCs w:val="28"/>
          </w:rPr>
          <w:t xml:space="preserve">000,00, a denotar compensação superior à das simples arras (ID 89808238, p. 4).</w:t>
        </w:r>
      </w:ins>
    </w:p>
    <w:p w14:paraId="42E40532" w14:textId="77777777" w:rsidR="00CB2B91" w:rsidRDefault="00CB2B91" w:rsidP="00DB1301">
      <w:pPr>
        <w:spacing w:after="0" w:line="360" w:lineRule="auto"/>
        <w:ind w:firstLine="2268"/>
        <w:jc w:val="both"/>
        <w:rPr>
          <w:rFonts w:ascii="Arial" w:hAnsi="Arial" w:cs="Arial"/>
          <w:sz w:val="28"/>
          <w:szCs w:val="28"/>
        </w:rPr>
      </w:pPr>
    </w:p>
    <w:p w14:paraId="0E95D8E6" w14:textId="294048E9" w:rsidR="00CB2B91" w:rsidRDefault="00CB2B91" w:rsidP="00DB1301">
      <w:pPr>
        <w:spacing w:after="0" w:line="360" w:lineRule="auto"/>
        <w:ind w:firstLine="2268"/>
        <w:jc w:val="both"/>
        <w:rPr>
          <w:del w:id="1525" w:author="Assessor GDSXSR" w:date="2026-10-31T19:49:48Z"/>
          <w:rFonts w:ascii="Arial" w:hAnsi="Arial" w:cs="Arial"/>
          <w:sz w:val="28"/>
          <w:szCs w:val="28"/>
        </w:rPr>
      </w:pPr>
      <w:del w:id="1522" w:author="Assessor GDSXSR" w:date="2026-10-31T19:49:48Z">
        <w:r>
          <w:rPr>
            <w:rFonts w:ascii="Arial" w:hAnsi="Arial" w:cs="Arial"/>
            <w:sz w:val="28"/>
            <w:szCs w:val="28"/>
          </w:rPr>
          <w:delText>O sinal e princípio de pagamento previsto no contrato era de R$ 45 mil</w:delText>
        </w:r>
      </w:del>
      <w:del w:id="1523" w:author="Assessor GDSXSR" w:date="2026-10-31T19:49:48Z">
        <w:r w:rsidR="005A397C">
          <w:rPr>
            <w:rFonts w:ascii="Arial" w:hAnsi="Arial" w:cs="Arial"/>
            <w:sz w:val="28"/>
            <w:szCs w:val="28"/>
          </w:rPr>
          <w:delText xml:space="preserve"> (ID </w:delText>
        </w:r>
      </w:del>
      <w:del w:id="1524" w:author="Assessor GDSXSR" w:date="2026-10-31T19:49:48Z">
        <w:r w:rsidR="00380538">
          <w:rPr>
            <w:rFonts w:ascii="Arial" w:hAnsi="Arial" w:cs="Arial"/>
            <w:sz w:val="28"/>
            <w:szCs w:val="28"/>
          </w:rPr>
          <w:delText>89808238, p. 4).</w:delText>
        </w:r>
      </w:del>
    </w:p>
    <w:p w14:paraId="1E6C79AF" w14:textId="77777777" w:rsidR="00380538" w:rsidRDefault="00380538" w:rsidP="00DB1301">
      <w:pPr>
        <w:spacing w:after="0" w:line="360" w:lineRule="auto"/>
        <w:ind w:firstLine="2268"/>
        <w:jc w:val="both"/>
        <w:rPr>
          <w:del w:id="1526" w:author="Assessor GDSXSR" w:date="2026-10-31T19:49:48Z"/>
          <w:rFonts w:ascii="Arial" w:hAnsi="Arial" w:cs="Arial"/>
          <w:sz w:val="28"/>
          <w:szCs w:val="28"/>
        </w:rPr>
      </w:pPr>
    </w:p>
    <w:p w14:paraId="029293DA" w14:textId="3B532862" w:rsidR="00380538" w:rsidRDefault="00380538" w:rsidP="00DB1301">
      <w:pPr>
        <w:spacing w:after="0" w:line="360" w:lineRule="auto"/>
        <w:ind w:firstLine="2268"/>
        <w:jc w:val="both"/>
        <w:rPr>
          <w:del w:id="1532" w:author="Assessor GDSXSR" w:date="2026-10-31T19:49:48Z"/>
          <w:rFonts w:ascii="Arial" w:hAnsi="Arial" w:cs="Arial"/>
          <w:sz w:val="28"/>
          <w:szCs w:val="28"/>
        </w:rPr>
      </w:pPr>
      <w:del w:id="1527" w:author="Assessor GDSXSR" w:date="2026-10-31T19:49:48Z">
        <w:r>
          <w:rPr>
            <w:rFonts w:ascii="Arial" w:hAnsi="Arial" w:cs="Arial"/>
            <w:sz w:val="28"/>
            <w:szCs w:val="28"/>
          </w:rPr>
          <w:lastRenderedPageBreak/>
          <w:delText xml:space="preserve">Como se vê, a pena convencional, mesmo após a redução determinada na sentença, supera o valor </w:delText>
        </w:r>
      </w:del>
      <w:del w:id="1528" w:author="Assessor GDSXSR" w:date="2026-10-31T19:49:48Z">
        <w:r w:rsidR="004C40B0">
          <w:rPr>
            <w:rFonts w:ascii="Arial" w:hAnsi="Arial" w:cs="Arial"/>
            <w:sz w:val="28"/>
            <w:szCs w:val="28"/>
          </w:rPr>
          <w:delText>do sinal</w:delText>
        </w:r>
      </w:del>
      <w:del w:id="1529" w:author="Assessor GDSXSR" w:date="2026-10-31T19:49:48Z">
        <w:r>
          <w:rPr>
            <w:rFonts w:ascii="Arial" w:hAnsi="Arial" w:cs="Arial"/>
            <w:sz w:val="28"/>
            <w:szCs w:val="28"/>
          </w:rPr>
          <w:delText xml:space="preserve"> em mais de R$ 5 mil</w:delText>
        </w:r>
      </w:del>
      <w:del w:id="1530" w:author="Assessor GDSXSR" w:date="2026-10-31T19:49:48Z">
        <w:r w:rsidR="004C40B0">
          <w:rPr>
            <w:rFonts w:ascii="Arial" w:hAnsi="Arial" w:cs="Arial"/>
            <w:sz w:val="28"/>
            <w:szCs w:val="28"/>
          </w:rPr>
          <w:delText>, a denotar que</w:delText>
        </w:r>
      </w:del>
      <w:del w:id="1531" w:author="Assessor GDSXSR" w:date="2026-10-31T19:49:48Z">
        <w:r w:rsidR="003429BD">
          <w:rPr>
            <w:rFonts w:ascii="Arial" w:hAnsi="Arial" w:cs="Arial"/>
            <w:sz w:val="28"/>
            <w:szCs w:val="28"/>
          </w:rPr>
          <w:delText xml:space="preserve"> foi assegurada compensação superior à das simples arras.</w:delText>
        </w:r>
      </w:del>
    </w:p>
    <w:p w14:paraId="5B3B6E3D" w14:textId="77777777" w:rsidR="003429BD" w:rsidRDefault="003429BD" w:rsidP="00DB1301">
      <w:pPr>
        <w:spacing w:after="0" w:line="360" w:lineRule="auto"/>
        <w:ind w:firstLine="2268"/>
        <w:jc w:val="both"/>
        <w:rPr>
          <w:del w:id="1533" w:author="Assessor GDSXSR" w:date="2026-10-31T19:49:48Z"/>
          <w:rFonts w:ascii="Arial" w:hAnsi="Arial" w:cs="Arial"/>
          <w:sz w:val="28"/>
          <w:szCs w:val="28"/>
        </w:rPr>
      </w:pPr>
    </w:p>
    <w:p w14:paraId="4C04A862" w14:textId="7054A3A5" w:rsidR="003429BD" w:rsidRPr="00301B43" w:rsidRDefault="003429BD" w:rsidP="00DB1301">
      <w:pPr>
        <w:spacing w:after="0" w:line="360" w:lineRule="auto"/>
        <w:ind w:firstLine="2268"/>
        <w:jc w:val="both"/>
        <w:rPr>
          <w:rFonts w:ascii="Arial" w:hAnsi="Arial" w:cs="Arial"/>
          <w:sz w:val="28"/>
          <w:szCs w:val="28"/>
        </w:rPr>
      </w:pPr>
      <w:del w:id="1534" w:author="Assessor GDSXSR" w:date="2026-10-31T19:49:48Z">
        <w:r>
          <w:rPr>
            <w:rFonts w:ascii="Arial" w:hAnsi="Arial" w:cs="Arial"/>
            <w:sz w:val="28"/>
            <w:szCs w:val="28"/>
          </w:rPr>
          <w:delText xml:space="preserve">Assim</w:delText>
        </w:r>
      </w:del>
      <w:ins w:id="1535" w:author="Assessor GDSXSR" w:date="2026-10-31T19:49:48Z">
        <w:r>
          <w:rPr>
            <w:rFonts w:ascii="Arial" w:hAnsi="Arial" w:cs="Arial"/>
            <w:color w:val="808080"/>
            <w:sz w:val="28"/>
            <w:szCs w:val="28"/>
            <w:highlight w:val="yellow"/>
          </w:rPr>
          <w:t xml:space="preserve">Além disso</w:t>
        </w:r>
      </w:ins>
      <w:r>
        <w:rPr>
          <w:rFonts w:ascii="Arial" w:hAnsi="Arial" w:cs="Arial"/>
          <w:sz w:val="28"/>
          <w:szCs w:val="28"/>
          <w:highlight w:val="yellow"/>
        </w:rPr>
        <w:t xml:space="preserve">, </w:t>
      </w:r>
      <w:del w:id="1536" w:author="Assessor GDSXSR" w:date="2026-10-31T19:49:48Z">
        <w:r>
          <w:rPr>
            <w:rFonts w:ascii="Arial" w:hAnsi="Arial" w:cs="Arial"/>
            <w:sz w:val="28"/>
            <w:szCs w:val="28"/>
          </w:rPr>
          <w:delText xml:space="preserve">considerando que</w:delText>
        </w:r>
      </w:del>
      <w:ins w:id="1537" w:author="Assessor GDSXSR" w:date="2026-10-31T19:49:48Z">
        <w:r>
          <w:rPr>
            <w:rFonts w:ascii="Arial" w:hAnsi="Arial" w:cs="Arial"/>
            <w:color w:val="808080"/>
            <w:sz w:val="28"/>
            <w:szCs w:val="28"/>
            <w:highlight w:val="yellow"/>
          </w:rPr>
          <w:t xml:space="preserve">como</w:t>
        </w:r>
      </w:ins>
      <w:r>
        <w:rPr>
          <w:rFonts w:ascii="Arial" w:hAnsi="Arial" w:cs="Arial"/>
          <w:sz w:val="28"/>
          <w:szCs w:val="28"/>
          <w:highlight w:val="yellow"/>
        </w:rPr>
        <w:t xml:space="preserve"> o imóvel será retomado e novamente colocado à venda</w:t>
      </w:r>
      <w:r>
        <w:rPr>
          <w:rFonts w:ascii="Arial" w:hAnsi="Arial" w:cs="Arial"/>
          <w:sz w:val="28"/>
          <w:szCs w:val="28"/>
          <w:highlight w:val="yellow"/>
        </w:rPr>
        <w:t xml:space="preserve"> pelo valor atual de mercado, não se vislumbra</w:t>
      </w:r>
      <w:r>
        <w:rPr>
          <w:rFonts w:ascii="Arial" w:hAnsi="Arial" w:cs="Arial"/>
          <w:sz w:val="28"/>
          <w:szCs w:val="28"/>
          <w:highlight w:val="yellow"/>
        </w:rPr>
        <w:t xml:space="preserve">m</w:t>
      </w:r>
      <w:r>
        <w:rPr>
          <w:rFonts w:ascii="Arial" w:hAnsi="Arial" w:cs="Arial"/>
          <w:sz w:val="28"/>
          <w:szCs w:val="28"/>
          <w:highlight w:val="yellow"/>
        </w:rPr>
        <w:t xml:space="preserve"> prejuízos excepcionais que justifiquem a retenção de 50%</w:t>
      </w:r>
      <w:del w:id="1538" w:author="Assessor GDSXSR" w:date="2026-10-31T19:49:48Z">
        <w:r>
          <w:rPr>
            <w:rFonts w:ascii="Arial" w:hAnsi="Arial" w:cs="Arial"/>
            <w:sz w:val="28"/>
            <w:szCs w:val="28"/>
          </w:rPr>
          <w:delText xml:space="preserve"> prevista no contrato</w:delText>
        </w:r>
      </w:del>
      <w:r>
        <w:rPr>
          <w:rFonts w:ascii="Arial" w:hAnsi="Arial" w:cs="Arial"/>
          <w:sz w:val="28"/>
          <w:szCs w:val="28"/>
          <w:highlight w:val="yellow"/>
        </w:rPr>
        <w:t xml:space="preserve">.</w:t>
      </w:r>
    </w:p>
    <w:p w14:paraId="268210BC" w14:textId="77777777" w:rsidR="00301B43" w:rsidRDefault="00301B43" w:rsidP="00DB1301">
      <w:pPr>
        <w:spacing w:after="0" w:line="360" w:lineRule="auto"/>
        <w:ind w:firstLine="2268"/>
        <w:jc w:val="both"/>
        <w:rPr>
          <w:rFonts w:ascii="Arial" w:hAnsi="Arial" w:cs="Arial"/>
          <w:sz w:val="28"/>
          <w:szCs w:val="28"/>
          <w:u w:val="single"/>
        </w:rPr>
      </w:pPr>
    </w:p>
    <w:p w14:paraId="54EF783E" w14:textId="516839E6" w:rsidR="00BA3FC5" w:rsidRDefault="00941419" w:rsidP="00DB1301">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
        <w:t xml:space="preserve">Assim, nego provimento ao apelo</w:t>
      </w:r>
      <w:ins w:id="1539" w:author="Assessor GDSXSR" w:date="2026-10-31T19:49:48Z">
        <w:r>
          <w:rPr>
            <w:rFonts w:ascii="Arial" w:hAnsi="Arial" w:cs="Arial"/>
            <w:color w:val="808080"/>
            <w:sz w:val="28"/>
            <w:szCs w:val="28"/>
            <w:highlight w:val="yellow"/>
            <w:u w:val="single"/>
          </w:rPr>
          <w:t xml:space="preserve">,</w:t>
        </w:r>
      </w:ins>
      <w:r>
        <w:rPr>
          <w:rFonts w:ascii="Arial" w:hAnsi="Arial" w:cs="Arial"/>
          <w:sz w:val="28"/>
          <w:szCs w:val="28"/>
          <w:highlight w:val="yellow"/>
          <w:u w:val="single"/>
        </w:rPr>
        <w:t xml:space="preserve"> nesse ponto</w:t>
      </w:r>
      <w:r>
        <w:rPr>
          <w:rFonts w:ascii="Arial" w:hAnsi="Arial" w:cs="Arial"/>
          <w:sz w:val="28"/>
          <w:szCs w:val="28"/>
          <w:highlight w:val="yellow"/>
          <w:u w:val="single"/>
        </w:rPr>
        <w:t xml:space="preserve">.</w:t>
      </w:r>
    </w:p>
    <w:p w14:paraId="6FDA9522" w14:textId="77777777" w:rsidR="007D02D0" w:rsidRDefault="007D02D0" w:rsidP="002A5E3E">
      <w:pPr>
        <w:spacing w:after="0" w:line="360" w:lineRule="auto"/>
        <w:jc w:val="center"/>
        <w:rPr>
          <w:rFonts w:ascii="Arial" w:hAnsi="Arial" w:cs="Arial"/>
          <w:sz w:val="28"/>
          <w:szCs w:val="28"/>
        </w:rPr>
      </w:pPr>
    </w:p>
    <w:p w14:paraId="23054A00" w14:textId="270116F6" w:rsidR="002A5E3E" w:rsidRDefault="002A5E3E" w:rsidP="002A5E3E">
      <w:pPr>
        <w:spacing w:after="0" w:line="360" w:lineRule="auto"/>
        <w:jc w:val="center"/>
        <w:rPr>
          <w:rFonts w:ascii="Arial" w:hAnsi="Arial" w:cs="Arial"/>
          <w:sz w:val="28"/>
          <w:szCs w:val="28"/>
        </w:rPr>
      </w:pPr>
      <w:r>
        <w:rPr>
          <w:rFonts w:ascii="Arial" w:hAnsi="Arial" w:cs="Arial"/>
          <w:sz w:val="28"/>
          <w:szCs w:val="28"/>
          <w:highlight w:val="yellow"/>
        </w:rPr>
        <w:t xml:space="preserve">DA </w:t>
      </w:r>
      <w:r>
        <w:rPr>
          <w:rFonts w:ascii="Arial" w:hAnsi="Arial" w:cs="Arial"/>
          <w:sz w:val="28"/>
          <w:szCs w:val="28"/>
          <w:highlight w:val="yellow"/>
        </w:rPr>
        <w:t xml:space="preserve">REDISTRIBUIÇÃO </w:t>
      </w:r>
      <w:ins w:id="1540" w:author="Assessor GDSXSR" w:date="2026-10-31T19:49:48Z">
        <w:r>
          <w:rPr>
            <w:rFonts w:ascii="Arial" w:hAnsi="Arial" w:cs="Arial"/>
            <w:color w:val="808080"/>
            <w:sz w:val="28"/>
            <w:szCs w:val="28"/>
            <w:highlight w:val="yellow"/>
          </w:rPr>
          <w:t xml:space="preserve">IGUALITÁRIA </w:t>
        </w:r>
      </w:ins>
      <w:r>
        <w:rPr>
          <w:rFonts w:ascii="Arial" w:hAnsi="Arial" w:cs="Arial"/>
          <w:sz w:val="28"/>
          <w:szCs w:val="28"/>
          <w:highlight w:val="yellow"/>
        </w:rPr>
        <w:t xml:space="preserve">DA SUCUMBÊNCIA</w:t>
      </w:r>
      <w:ins w:id="1541" w:author="Assessor GDSXSR" w:date="2026-10-31T19:49:48Z">
        <w:r>
          <w:rPr>
            <w:rFonts w:ascii="Arial" w:hAnsi="Arial" w:cs="Arial"/>
            <w:color w:val="808080"/>
            <w:sz w:val="28"/>
            <w:szCs w:val="28"/>
            <w:highlight w:val="yellow"/>
          </w:rPr>
          <w:t xml:space="preserve">,</w:t>
        </w:r>
      </w:ins>
      <w:r>
        <w:rPr>
          <w:rFonts w:ascii="Arial" w:hAnsi="Arial" w:cs="Arial"/>
          <w:sz w:val="28"/>
          <w:szCs w:val="28"/>
          <w:highlight w:val="yellow"/>
        </w:rPr>
        <w:t xml:space="preserve"> </w:t>
      </w:r>
      <w:del w:id="1542" w:author="Assessor GDSXSR" w:date="2026-10-31T19:49:48Z">
        <w:r>
          <w:rPr>
            <w:rFonts w:ascii="Arial" w:hAnsi="Arial" w:cs="Arial"/>
            <w:sz w:val="28"/>
            <w:szCs w:val="28"/>
          </w:rPr>
          <w:delText xml:space="preserve">–</w:delText>
        </w:r>
      </w:del>
      <w:ins w:id="1543" w:author="Assessor GDSXSR" w:date="2026-10-31T19:49:48Z">
        <w:r>
          <w:rPr>
            <w:rFonts w:ascii="Arial" w:hAnsi="Arial" w:cs="Arial"/>
            <w:color w:val="808080"/>
            <w:sz w:val="28"/>
            <w:szCs w:val="28"/>
            <w:highlight w:val="yellow"/>
          </w:rPr>
          <w:t xml:space="preserve">SEM</w:t>
        </w:r>
      </w:ins>
      <w:r>
        <w:rPr>
          <w:rFonts w:ascii="Arial" w:hAnsi="Arial" w:cs="Arial"/>
          <w:sz w:val="28"/>
          <w:szCs w:val="28"/>
          <w:highlight w:val="yellow"/>
        </w:rPr>
        <w:t xml:space="preserve"> DECAIMENTO </w:t>
      </w:r>
      <w:del w:id="1544" w:author="Assessor GDSXSR" w:date="2026-10-31T19:49:48Z">
        <w:r>
          <w:rPr>
            <w:rFonts w:ascii="Arial" w:hAnsi="Arial" w:cs="Arial"/>
            <w:sz w:val="28"/>
            <w:szCs w:val="28"/>
          </w:rPr>
          <w:delText xml:space="preserve">RELEVANTE</w:delText>
        </w:r>
      </w:del>
      <w:ins w:id="1545" w:author="Assessor GDSXSR" w:date="2026-10-31T19:49:48Z">
        <w:r>
          <w:rPr>
            <w:rFonts w:ascii="Arial" w:hAnsi="Arial" w:cs="Arial"/>
            <w:color w:val="808080"/>
            <w:sz w:val="28"/>
            <w:szCs w:val="28"/>
            <w:highlight w:val="yellow"/>
          </w:rPr>
          <w:t xml:space="preserve">MÍNIMO</w:t>
        </w:r>
      </w:ins>
      <w:r>
        <w:rPr>
          <w:rFonts w:ascii="Arial" w:hAnsi="Arial" w:cs="Arial"/>
          <w:sz w:val="28"/>
          <w:szCs w:val="28"/>
          <w:highlight w:val="yellow"/>
        </w:rPr>
        <w:t xml:space="preserve"> </w:t>
      </w:r>
      <w:del w:id="1546" w:author="Assessor GDSXSR" w:date="2026-10-31T19:49:48Z">
        <w:r>
          <w:rPr>
            <w:rFonts w:ascii="Arial" w:hAnsi="Arial" w:cs="Arial"/>
            <w:sz w:val="28"/>
            <w:szCs w:val="28"/>
          </w:rPr>
          <w:delText xml:space="preserve">PELA PARTE</w:delText>
        </w:r>
      </w:del>
      <w:ins w:id="1547" w:author="Assessor GDSXSR" w:date="2026-10-31T19:49:48Z">
        <w:r>
          <w:rPr>
            <w:rFonts w:ascii="Arial" w:hAnsi="Arial" w:cs="Arial"/>
            <w:color w:val="808080"/>
            <w:sz w:val="28"/>
            <w:szCs w:val="28"/>
            <w:highlight w:val="yellow"/>
          </w:rPr>
          <w:t xml:space="preserve">DA</w:t>
        </w:r>
      </w:ins>
      <w:r>
        <w:rPr>
          <w:rFonts w:ascii="Arial" w:hAnsi="Arial" w:cs="Arial"/>
          <w:sz w:val="28"/>
          <w:szCs w:val="28"/>
          <w:highlight w:val="yellow"/>
        </w:rPr>
        <w:t xml:space="preserve"> AUTORA</w:t>
      </w:r>
    </w:p>
    <w:p w14:paraId="1CF4A1C4" w14:textId="77777777" w:rsidR="002A5E3E" w:rsidRPr="007E1C8C" w:rsidRDefault="002A5E3E" w:rsidP="002A5E3E">
      <w:pPr>
        <w:spacing w:after="0" w:line="360" w:lineRule="auto"/>
        <w:ind w:firstLine="2268"/>
        <w:jc w:val="both"/>
        <w:rPr>
          <w:rFonts w:ascii="Arial" w:hAnsi="Arial" w:cs="Arial"/>
          <w:color w:val="000000" w:themeColor="text1"/>
          <w:sz w:val="28"/>
          <w:szCs w:val="28"/>
        </w:rPr>
      </w:pPr>
    </w:p>
    <w:p w14:paraId="2477CD22" w14:textId="7C1135EF" w:rsidR="002A5E3E" w:rsidRDefault="002A5E3E" w:rsidP="00050287">
      <w:pPr>
        <w:spacing w:after="0" w:line="360" w:lineRule="auto"/>
        <w:ind w:firstLine="2268"/>
        <w:jc w:val="both"/>
        <w:rPr>
          <w:rFonts w:ascii="Arial" w:hAnsi="Arial" w:cs="Arial"/>
          <w:sz w:val="28"/>
          <w:szCs w:val="28"/>
        </w:rPr>
      </w:pPr>
      <w:commentRangeStart w:id="19"/>
      <w:r>
        <w:rPr>
          <w:rFonts w:ascii="Arial" w:hAnsi="Arial" w:cs="Arial"/>
          <w:sz w:val="28"/>
          <w:szCs w:val="28"/>
        </w:rPr>
        <w:t xml:space="preserve">A ré/apelante alega que</w:t>
      </w:r>
      <w:commentRangeEnd w:id="19"/>
      <w:r>
        <w:rPr>
          <w:rStyle w:val="CommentReference"/>
        </w:rPr>
        <w:commentReference w:id="19"/>
      </w:r>
      <w:ins w:id="1548" w:author="Assessor GDSXSR" w:date="2026-10-31T19:49:48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sz w:val="28"/>
          <w:szCs w:val="28"/>
        </w:rPr>
        <w:t xml:space="preserve"> a autora</w:t>
      </w:r>
      <w:del w:id="1549" w:author="Assessor GDSXSR" w:date="2026-10-31T19:49:48Z">
        <w:r>
          <w:rPr>
            <w:rFonts w:ascii="Arial" w:hAnsi="Arial" w:cs="Arial"/>
            <w:sz w:val="28"/>
            <w:szCs w:val="28"/>
          </w:rPr>
          <w:delText xml:space="preserve">/apelada</w:delText>
        </w:r>
      </w:del>
      <w:r>
        <w:rPr>
          <w:rFonts w:ascii="Arial" w:hAnsi="Arial" w:cs="Arial"/>
          <w:sz w:val="28"/>
          <w:szCs w:val="28"/>
        </w:rPr>
        <w:t xml:space="preserve"> </w:t>
      </w:r>
      <w:r>
        <w:rPr>
          <w:rFonts w:ascii="Arial" w:hAnsi="Arial" w:cs="Arial"/>
          <w:sz w:val="28"/>
          <w:szCs w:val="28"/>
        </w:rPr>
        <w:t xml:space="preserve">“</w:t>
      </w:r>
      <w:r>
        <w:rPr>
          <w:rFonts w:ascii="Arial" w:hAnsi="Arial" w:cs="Arial"/>
          <w:i/>
          <w:iCs/>
          <w:sz w:val="28"/>
          <w:szCs w:val="28"/>
        </w:rPr>
        <w:t xml:space="preserve">buscava, em verdade, </w:t>
      </w:r>
      <w:r>
        <w:rPr>
          <w:rFonts w:ascii="Arial" w:hAnsi="Arial" w:cs="Arial"/>
          <w:i/>
          <w:iCs/>
          <w:sz w:val="28"/>
          <w:szCs w:val="28"/>
        </w:rPr>
        <w:t xml:space="preserve">a rescisão contratual sem que houvesse a incidência das multas e encargos devidos,</w:t>
      </w:r>
      <w:r>
        <w:rPr>
          <w:rFonts w:ascii="Arial" w:hAnsi="Arial" w:cs="Arial"/>
          <w:i/>
          <w:iCs/>
          <w:sz w:val="28"/>
          <w:szCs w:val="28"/>
        </w:rPr>
        <w:t xml:space="preserve"> </w:t>
      </w:r>
      <w:r>
        <w:rPr>
          <w:rFonts w:ascii="Arial" w:hAnsi="Arial" w:cs="Arial"/>
          <w:i/>
          <w:iCs/>
          <w:sz w:val="28"/>
          <w:szCs w:val="28"/>
        </w:rPr>
        <w:t xml:space="preserve">com a restituição integral dos valores pagos</w:t>
      </w:r>
      <w:r>
        <w:rPr>
          <w:rFonts w:ascii="Arial" w:hAnsi="Arial" w:cs="Arial"/>
          <w:sz w:val="28"/>
          <w:szCs w:val="28"/>
        </w:rPr>
        <w:t xml:space="preserve">”</w:t>
      </w:r>
      <w:del w:id="1550" w:author="Assessor GDSXSR" w:date="2026-10-31T19:49:48Z">
        <w:r>
          <w:rPr>
            <w:rFonts w:ascii="Arial" w:hAnsi="Arial" w:cs="Arial"/>
            <w:sz w:val="28"/>
            <w:szCs w:val="28"/>
          </w:rPr>
          <w:delText xml:space="preserve">,</w:delText>
        </w:r>
      </w:del>
      <w:ins w:id="1551" w:author="Assessor GDSXSR" w:date="2026-10-31T19:49:48Z">
        <w:r>
          <w:rPr>
            <w:rFonts w:ascii="Arial" w:hAnsi="Arial" w:cs="Arial"/>
            <w:color w:val="808080"/>
            <w:sz w:val="28"/>
            <w:szCs w:val="28"/>
          </w:rPr>
          <w:t xml:space="preserve">;</w:t>
        </w:r>
      </w:ins>
      <w:r>
        <w:rPr>
          <w:rFonts w:ascii="Arial" w:hAnsi="Arial" w:cs="Arial"/>
          <w:sz w:val="28"/>
          <w:szCs w:val="28"/>
        </w:rPr>
        <w:t xml:space="preserve"> </w:t>
      </w:r>
      <w:del w:id="1552" w:author="Assessor GDSXSR" w:date="2026-10-31T19:49:48Z">
        <w:r>
          <w:rPr>
            <w:rFonts w:ascii="Arial" w:hAnsi="Arial" w:cs="Arial"/>
            <w:sz w:val="28"/>
            <w:szCs w:val="28"/>
          </w:rPr>
          <w:delText xml:space="preserve">ao</w:delText>
        </w:r>
      </w:del>
      <w:ins w:id="1553"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554" w:author="Assessor GDSXSR" w:date="2026-10-31T19:49:48Z">
        <w:r>
          <w:rPr>
            <w:rFonts w:ascii="Arial" w:hAnsi="Arial" w:cs="Arial"/>
            <w:sz w:val="28"/>
            <w:szCs w:val="28"/>
          </w:rPr>
          <w:delText xml:space="preserve">fundamento de culpa exclusiva da incorporadora</w:delText>
        </w:r>
        <w:r>
          <w:rPr>
            <w:rFonts w:ascii="Arial" w:hAnsi="Arial" w:cs="Arial"/>
            <w:sz w:val="28"/>
            <w:szCs w:val="28"/>
          </w:rPr>
          <w:delText xml:space="preserve">, decorrente da ausência de registro do contrato. Afirma qu</w:delText>
        </w:r>
        <w:r>
          <w:rPr>
            <w:rFonts w:ascii="Arial" w:hAnsi="Arial" w:cs="Arial"/>
            <w:sz w:val="28"/>
            <w:szCs w:val="28"/>
          </w:rPr>
          <w:delText xml:space="preserve">e a sentença, ao admitir a retenção, mas em valor inferior ao previsto contratualmente, acarretou</w:delText>
        </w:r>
      </w:del>
      <w:ins w:id="1555" w:author="Assessor GDSXSR" w:date="2026-10-31T19:49:48Z">
        <w:r>
          <w:rPr>
            <w:b/>
            <w:rFonts w:ascii="Arial" w:hAnsi="Arial" w:cs="Arial"/>
            <w:color w:val="808080"/>
            <w:sz w:val="28"/>
            <w:szCs w:val="28"/>
          </w:rPr>
          <w:t xml:space="preserve">2)</w:t>
        </w:r>
      </w:ins>
      <w:r>
        <w:rPr>
          <w:rFonts w:ascii="Arial" w:hAnsi="Arial" w:cs="Arial"/>
          <w:sz w:val="28"/>
          <w:szCs w:val="28"/>
        </w:rPr>
        <w:t xml:space="preserve"> a sucumbência </w:t>
      </w:r>
      <w:del w:id="1556" w:author="Assessor GDSXSR" w:date="2026-10-31T19:49:48Z">
        <w:r>
          <w:rPr>
            <w:rFonts w:ascii="Arial" w:hAnsi="Arial" w:cs="Arial"/>
            <w:sz w:val="28"/>
            <w:szCs w:val="28"/>
          </w:rPr>
          <w:delText xml:space="preserve">recíproca das partes</w:delText>
        </w:r>
        <w:r>
          <w:rPr>
            <w:rFonts w:ascii="Arial" w:hAnsi="Arial" w:cs="Arial"/>
            <w:sz w:val="28"/>
            <w:szCs w:val="28"/>
          </w:rPr>
          <w:delText xml:space="preserve">, mas em extensão</w:delText>
        </w:r>
      </w:del>
      <w:ins w:id="1557" w:author="Assessor GDSXSR" w:date="2026-10-31T19:49:48Z">
        <w:r>
          <w:rPr>
            <w:rFonts w:ascii="Arial" w:hAnsi="Arial" w:cs="Arial"/>
            <w:color w:val="808080"/>
            <w:sz w:val="28"/>
            <w:szCs w:val="28"/>
          </w:rPr>
          <w:t xml:space="preserve">foi</w:t>
        </w:r>
      </w:ins>
      <w:r>
        <w:rPr>
          <w:rFonts w:ascii="Arial" w:hAnsi="Arial" w:cs="Arial"/>
          <w:sz w:val="28"/>
          <w:szCs w:val="28"/>
        </w:rPr>
        <w:t xml:space="preserve"> mais desfavorável à autora</w:t>
      </w:r>
      <w:del w:id="1558" w:author="Assessor GDSXSR" w:date="2026-10-31T19:49:48Z">
        <w:r>
          <w:rPr>
            <w:rFonts w:ascii="Arial" w:hAnsi="Arial" w:cs="Arial"/>
            <w:sz w:val="28"/>
            <w:szCs w:val="28"/>
          </w:rPr>
          <w:delText xml:space="preserve">.</w:delText>
        </w:r>
        <w:r>
          <w:rPr>
            <w:rFonts w:ascii="Arial" w:hAnsi="Arial" w:cs="Arial"/>
            <w:sz w:val="28"/>
            <w:szCs w:val="28"/>
          </w:rPr>
          <w:delText xml:space="preserve"> Entende ter havido sucumbência mínima de sua parte</w:delText>
        </w:r>
      </w:del>
      <w:r>
        <w:rPr>
          <w:rFonts w:ascii="Arial" w:hAnsi="Arial" w:cs="Arial"/>
          <w:sz w:val="28"/>
          <w:szCs w:val="28"/>
        </w:rPr>
        <w:t xml:space="preserve">, </w:t>
      </w:r>
      <w:del w:id="1559" w:author="Assessor GDSXSR" w:date="2026-10-31T19:49:48Z">
        <w:r>
          <w:rPr>
            <w:rFonts w:ascii="Arial" w:hAnsi="Arial" w:cs="Arial"/>
            <w:sz w:val="28"/>
            <w:szCs w:val="28"/>
          </w:rPr>
          <w:delText xml:space="preserve">de modo </w:delText>
        </w:r>
      </w:del>
      <w:r>
        <w:rPr>
          <w:rFonts w:ascii="Arial" w:hAnsi="Arial" w:cs="Arial"/>
          <w:sz w:val="28"/>
          <w:szCs w:val="28"/>
        </w:rPr>
        <w:t xml:space="preserve">que</w:t>
      </w:r>
      <w:del w:id="1560" w:author="Assessor GDSXSR" w:date="2026-10-31T19:49:48Z">
        <w:r>
          <w:rPr>
            <w:rFonts w:ascii="Arial" w:hAnsi="Arial" w:cs="Arial"/>
            <w:sz w:val="28"/>
            <w:szCs w:val="28"/>
          </w:rPr>
          <w:delText xml:space="preserve"> a autora</w:delText>
        </w:r>
      </w:del>
      <w:r>
        <w:rPr>
          <w:rFonts w:ascii="Arial" w:hAnsi="Arial" w:cs="Arial"/>
          <w:sz w:val="28"/>
          <w:szCs w:val="28"/>
        </w:rPr>
        <w:t xml:space="preserve"> deve arcar com todos os ônus</w:t>
      </w:r>
      <w:del w:id="1561" w:author="Assessor GDSXSR" w:date="2026-10-31T19:49:48Z">
        <w:r>
          <w:rPr>
            <w:rFonts w:ascii="Arial" w:hAnsi="Arial" w:cs="Arial"/>
            <w:sz w:val="28"/>
            <w:szCs w:val="28"/>
          </w:rPr>
          <w:delText xml:space="preserve">,</w:delText>
        </w:r>
      </w:del>
      <w:r>
        <w:rPr>
          <w:rFonts w:ascii="Arial" w:hAnsi="Arial" w:cs="Arial"/>
          <w:sz w:val="28"/>
          <w:szCs w:val="28"/>
        </w:rPr>
        <w:t xml:space="preserve"> ou, </w:t>
      </w:r>
      <w:del w:id="1562" w:author="Assessor GDSXSR" w:date="2026-10-31T19:49:48Z">
        <w:r>
          <w:rPr>
            <w:rFonts w:ascii="Arial" w:hAnsi="Arial" w:cs="Arial"/>
            <w:sz w:val="28"/>
            <w:szCs w:val="28"/>
          </w:rPr>
          <w:delText xml:space="preserve">pelo</w:delText>
        </w:r>
      </w:del>
      <w:ins w:id="1563" w:author="Assessor GDSXSR" w:date="2026-10-31T19:49:48Z">
        <w:r>
          <w:rPr>
            <w:rFonts w:ascii="Arial" w:hAnsi="Arial" w:cs="Arial"/>
            <w:color w:val="808080"/>
            <w:sz w:val="28"/>
            <w:szCs w:val="28"/>
          </w:rPr>
          <w:t xml:space="preserve">ao</w:t>
        </w:r>
      </w:ins>
      <w:r>
        <w:rPr>
          <w:rFonts w:ascii="Arial" w:hAnsi="Arial" w:cs="Arial"/>
          <w:sz w:val="28"/>
          <w:szCs w:val="28"/>
        </w:rPr>
        <w:t xml:space="preserve"> menos</w:t>
      </w:r>
      <w:r>
        <w:rPr>
          <w:rFonts w:ascii="Arial" w:hAnsi="Arial" w:cs="Arial"/>
          <w:sz w:val="28"/>
          <w:szCs w:val="28"/>
        </w:rPr>
        <w:t xml:space="preserve">,</w:t>
      </w:r>
      <w:ins w:id="1564" w:author="Assessor GDSXSR" w:date="2026-10-31T19:49:48Z">
        <w:r>
          <w:rPr>
            <w:rFonts w:ascii="Arial" w:hAnsi="Arial" w:cs="Arial"/>
            <w:color w:val="808080"/>
            <w:sz w:val="28"/>
            <w:szCs w:val="28"/>
          </w:rPr>
          <w:t xml:space="preserve"> com</w:t>
        </w:r>
      </w:ins>
      <w:r>
        <w:rPr>
          <w:rFonts w:ascii="Arial" w:hAnsi="Arial" w:cs="Arial"/>
          <w:sz w:val="28"/>
          <w:szCs w:val="28"/>
        </w:rPr>
        <w:t xml:space="preserve"> 70% deles</w:t>
      </w:r>
      <w:ins w:id="1565" w:author="Assessor GDSXSR" w:date="2026-10-31T19:49:48Z">
        <w:r>
          <w:rPr>
            <w:rFonts w:ascii="Arial" w:hAnsi="Arial" w:cs="Arial"/>
            <w:color w:val="808080"/>
            <w:sz w:val="28"/>
            <w:szCs w:val="28"/>
          </w:rPr>
          <w:t xml:space="preserve"> (ID 89808536)</w:t>
        </w:r>
      </w:ins>
      <w:r>
        <w:rPr>
          <w:rFonts w:ascii="Arial" w:hAnsi="Arial" w:cs="Arial"/>
          <w:sz w:val="28"/>
          <w:szCs w:val="28"/>
        </w:rPr>
        <w:t xml:space="preserve">.</w:t>
      </w:r>
    </w:p>
    <w:p w14:paraId="622E96FA" w14:textId="77777777" w:rsidR="005F1D5C" w:rsidRDefault="005F1D5C" w:rsidP="00050287">
      <w:pPr>
        <w:spacing w:after="0" w:line="360" w:lineRule="auto"/>
        <w:ind w:firstLine="2268"/>
        <w:jc w:val="both"/>
        <w:rPr>
          <w:rFonts w:ascii="Arial" w:hAnsi="Arial" w:cs="Arial"/>
          <w:sz w:val="28"/>
          <w:szCs w:val="28"/>
        </w:rPr>
      </w:pPr>
    </w:p>
    <w:p w14:paraId="5C707A9B" w14:textId="1FCBA9C5" w:rsidR="005F1D5C" w:rsidRDefault="005F1D5C" w:rsidP="00050287">
      <w:pPr>
        <w:spacing w:after="0" w:line="360" w:lineRule="auto"/>
        <w:ind w:firstLine="2268"/>
        <w:jc w:val="both"/>
        <w:rPr>
          <w:rFonts w:ascii="Arial" w:hAnsi="Arial" w:cs="Arial"/>
          <w:sz w:val="28"/>
          <w:szCs w:val="28"/>
        </w:rPr>
      </w:pPr>
      <w:r>
        <w:rPr>
          <w:rFonts w:ascii="Arial" w:hAnsi="Arial" w:cs="Arial"/>
          <w:sz w:val="28"/>
          <w:szCs w:val="28"/>
          <w:highlight w:val="yellow"/>
        </w:rPr>
        <w:t xml:space="preserve">Com parcial razão a apelante.</w:t>
      </w:r>
    </w:p>
    <w:p w14:paraId="280C17B9" w14:textId="77777777" w:rsidR="005F1D5C" w:rsidRDefault="005F1D5C" w:rsidP="00050287">
      <w:pPr>
        <w:spacing w:after="0" w:line="360" w:lineRule="auto"/>
        <w:ind w:firstLine="2268"/>
        <w:jc w:val="both"/>
        <w:rPr>
          <w:rFonts w:ascii="Arial" w:hAnsi="Arial" w:cs="Arial"/>
          <w:sz w:val="28"/>
          <w:szCs w:val="28"/>
        </w:rPr>
      </w:pPr>
    </w:p>
    <w:p w14:paraId="009C5325" w14:textId="1D3EB38E" w:rsidR="005F1D5C" w:rsidRDefault="005F1D5C" w:rsidP="00050287">
      <w:pPr>
        <w:spacing w:after="0" w:line="360" w:lineRule="auto"/>
        <w:ind w:firstLine="2268"/>
        <w:jc w:val="both"/>
        <w:rPr>
          <w:rFonts w:ascii="Arial" w:hAnsi="Arial" w:cs="Arial"/>
          <w:sz w:val="28"/>
          <w:szCs w:val="28"/>
        </w:rPr>
      </w:pPr>
      <w:r>
        <w:rPr>
          <w:rFonts w:ascii="Arial" w:hAnsi="Arial" w:cs="Arial"/>
          <w:sz w:val="28"/>
          <w:szCs w:val="28"/>
        </w:rPr>
        <w:t xml:space="preserve">A pretensão </w:t>
      </w:r>
      <w:r>
        <w:rPr>
          <w:rFonts w:ascii="Arial" w:hAnsi="Arial" w:cs="Arial"/>
          <w:sz w:val="28"/>
          <w:szCs w:val="28"/>
        </w:rPr>
        <w:t xml:space="preserve">da autora de imputar </w:t>
      </w:r>
      <w:ins w:id="1566" w:author="Assessor GDSXSR" w:date="2026-10-31T19:49:48Z">
        <w:r>
          <w:rPr>
            <w:rFonts w:ascii="Arial" w:hAnsi="Arial" w:cs="Arial"/>
            <w:color w:val="808080"/>
            <w:sz w:val="28"/>
            <w:szCs w:val="28"/>
          </w:rPr>
          <w:t xml:space="preserve">à ré </w:t>
        </w:r>
      </w:ins>
      <w:r>
        <w:rPr>
          <w:rFonts w:ascii="Arial" w:hAnsi="Arial" w:cs="Arial"/>
          <w:sz w:val="28"/>
          <w:szCs w:val="28"/>
        </w:rPr>
        <w:t xml:space="preserve">a culpa exclusiva pelo desfazimento </w:t>
      </w:r>
      <w:del w:id="1567" w:author="Assessor GDSXSR" w:date="2026-10-31T19:49:48Z">
        <w:r>
          <w:rPr>
            <w:rFonts w:ascii="Arial" w:hAnsi="Arial" w:cs="Arial"/>
            <w:sz w:val="28"/>
            <w:szCs w:val="28"/>
          </w:rPr>
          <w:delText xml:space="preserve">do negócio à conduta da ré </w:delText>
        </w:r>
      </w:del>
      <w:r>
        <w:rPr>
          <w:rFonts w:ascii="Arial" w:hAnsi="Arial" w:cs="Arial"/>
          <w:sz w:val="28"/>
          <w:szCs w:val="28"/>
        </w:rPr>
        <w:t xml:space="preserve">foi rechaçada, </w:t>
      </w:r>
      <w:del w:id="1568" w:author="Assessor GDSXSR" w:date="2026-10-31T19:49:48Z">
        <w:r>
          <w:rPr>
            <w:rFonts w:ascii="Arial" w:hAnsi="Arial" w:cs="Arial"/>
            <w:sz w:val="28"/>
            <w:szCs w:val="28"/>
          </w:rPr>
          <w:delText xml:space="preserve">sendo certo que</w:delText>
        </w:r>
      </w:del>
      <w:ins w:id="1569" w:author="Assessor GDSXSR" w:date="2026-10-31T19:49:48Z">
        <w:r>
          <w:rPr>
            <w:rFonts w:ascii="Arial" w:hAnsi="Arial" w:cs="Arial"/>
            <w:color w:val="808080"/>
            <w:sz w:val="28"/>
            <w:szCs w:val="28"/>
          </w:rPr>
          <w:t xml:space="preserve">e</w:t>
        </w:r>
      </w:ins>
      <w:r>
        <w:rPr>
          <w:rFonts w:ascii="Arial" w:hAnsi="Arial" w:cs="Arial"/>
          <w:sz w:val="28"/>
          <w:szCs w:val="28"/>
        </w:rPr>
        <w:t xml:space="preserve"> a </w:t>
      </w:r>
      <w:r>
        <w:rPr>
          <w:rFonts w:ascii="Arial" w:hAnsi="Arial" w:cs="Arial"/>
          <w:sz w:val="28"/>
          <w:szCs w:val="28"/>
        </w:rPr>
        <w:t xml:space="preserve">retenção </w:t>
      </w:r>
      <w:del w:id="1570" w:author="Assessor GDSXSR" w:date="2026-10-31T19:49:48Z">
        <w:r>
          <w:rPr>
            <w:rFonts w:ascii="Arial" w:hAnsi="Arial" w:cs="Arial"/>
            <w:sz w:val="28"/>
            <w:szCs w:val="28"/>
          </w:rPr>
          <w:delText xml:space="preserve">determinada, mesmo reduzida a</w:delText>
        </w:r>
      </w:del>
      <w:ins w:id="1571" w:author="Assessor GDSXSR" w:date="2026-10-31T19:49:48Z">
        <w:r>
          <w:rPr>
            <w:rFonts w:ascii="Arial" w:hAnsi="Arial" w:cs="Arial"/>
            <w:color w:val="808080"/>
            <w:sz w:val="28"/>
            <w:szCs w:val="28"/>
          </w:rPr>
          <w:t xml:space="preserve">de</w:t>
        </w:r>
      </w:ins>
      <w:r>
        <w:rPr>
          <w:rFonts w:ascii="Arial" w:hAnsi="Arial" w:cs="Arial"/>
          <w:sz w:val="28"/>
          <w:szCs w:val="28"/>
        </w:rPr>
        <w:t xml:space="preserve"> 25%</w:t>
      </w:r>
      <w:del w:id="1572" w:author="Assessor GDSXSR" w:date="2026-10-31T19:49:48Z">
        <w:r>
          <w:rPr>
            <w:rFonts w:ascii="Arial" w:hAnsi="Arial" w:cs="Arial"/>
            <w:sz w:val="28"/>
            <w:szCs w:val="28"/>
          </w:rPr>
          <w:delText xml:space="preserve"> dos valores pagos</w:delText>
        </w:r>
      </w:del>
      <w:r>
        <w:rPr>
          <w:rFonts w:ascii="Arial" w:hAnsi="Arial" w:cs="Arial"/>
          <w:sz w:val="28"/>
          <w:szCs w:val="28"/>
        </w:rPr>
        <w:t xml:space="preserve">,</w:t>
      </w:r>
      <w:del w:id="1573" w:author="Assessor GDSXSR" w:date="2026-10-31T19:49:48Z">
        <w:r>
          <w:rPr>
            <w:rFonts w:ascii="Arial" w:hAnsi="Arial" w:cs="Arial"/>
            <w:sz w:val="28"/>
            <w:szCs w:val="28"/>
          </w:rPr>
          <w:delText xml:space="preserve"> não equivale a uma derrota insignificante.</w:delText>
        </w:r>
        <w:r>
          <w:rPr>
            <w:rFonts w:ascii="Arial" w:hAnsi="Arial" w:cs="Arial"/>
            <w:sz w:val="28"/>
            <w:szCs w:val="28"/>
          </w:rPr>
          <w:delText xml:space="preserve"> Lembre-se</w:delText>
        </w:r>
      </w:del>
      <w:r>
        <w:rPr>
          <w:rFonts w:ascii="Arial" w:hAnsi="Arial" w:cs="Arial"/>
          <w:sz w:val="28"/>
          <w:szCs w:val="28"/>
        </w:rPr>
        <w:t xml:space="preserve"> que </w:t>
      </w:r>
      <w:del w:id="1574" w:author="Assessor GDSXSR" w:date="2026-10-31T19:49:48Z">
        <w:r>
          <w:rPr>
            <w:rFonts w:ascii="Arial" w:hAnsi="Arial" w:cs="Arial"/>
            <w:sz w:val="28"/>
            <w:szCs w:val="28"/>
          </w:rPr>
          <w:delText xml:space="preserve">o valor da pena convencional </w:delText>
        </w:r>
      </w:del>
      <w:r>
        <w:rPr>
          <w:rFonts w:ascii="Arial" w:hAnsi="Arial" w:cs="Arial"/>
          <w:sz w:val="28"/>
          <w:szCs w:val="28"/>
        </w:rPr>
        <w:t xml:space="preserve">supera</w:t>
      </w:r>
      <w:del w:id="1575" w:author="Assessor GDSXSR" w:date="2026-10-31T19:49:48Z">
        <w:r>
          <w:rPr>
            <w:rFonts w:ascii="Arial" w:hAnsi="Arial" w:cs="Arial"/>
            <w:sz w:val="28"/>
            <w:szCs w:val="28"/>
          </w:rPr>
          <w:delText xml:space="preserve"> os</w:delText>
        </w:r>
      </w:del>
      <w:r>
        <w:rPr>
          <w:rFonts w:ascii="Arial" w:hAnsi="Arial" w:cs="Arial"/>
          <w:sz w:val="28"/>
          <w:szCs w:val="28"/>
        </w:rPr>
        <w:t xml:space="preserve"> R$ 50 mil</w:t>
      </w:r>
      <w:r>
        <w:rPr>
          <w:rFonts w:ascii="Arial" w:hAnsi="Arial" w:cs="Arial"/>
          <w:sz w:val="28"/>
          <w:szCs w:val="28"/>
        </w:rPr>
        <w:t xml:space="preserve">, não </w:t>
      </w:r>
      <w:del w:id="1576" w:author="Assessor GDSXSR" w:date="2026-10-31T19:49:48Z">
        <w:r>
          <w:rPr>
            <w:rFonts w:ascii="Arial" w:hAnsi="Arial" w:cs="Arial"/>
            <w:sz w:val="28"/>
            <w:szCs w:val="28"/>
          </w:rPr>
          <w:delText xml:space="preserve">havendo,</w:delText>
        </w:r>
      </w:del>
      <w:ins w:id="1577" w:author="Assessor GDSXSR" w:date="2026-10-31T19:49:48Z">
        <w:r>
          <w:rPr>
            <w:rFonts w:ascii="Arial" w:hAnsi="Arial" w:cs="Arial"/>
            <w:color w:val="808080"/>
            <w:sz w:val="28"/>
            <w:szCs w:val="28"/>
          </w:rPr>
          <w:t xml:space="preserve">é</w:t>
        </w:r>
      </w:ins>
      <w:r>
        <w:rPr>
          <w:rFonts w:ascii="Arial" w:hAnsi="Arial" w:cs="Arial"/>
          <w:sz w:val="28"/>
          <w:szCs w:val="28"/>
        </w:rPr>
        <w:t xml:space="preserve"> </w:t>
      </w:r>
      <w:del w:id="1578" w:author="Assessor GDSXSR" w:date="2026-10-31T19:49:48Z">
        <w:r>
          <w:rPr>
            <w:rFonts w:ascii="Arial" w:hAnsi="Arial" w:cs="Arial"/>
            <w:sz w:val="28"/>
            <w:szCs w:val="28"/>
          </w:rPr>
          <w:delText xml:space="preserve">portanto,</w:delText>
        </w:r>
      </w:del>
      <w:ins w:id="1579" w:author="Assessor GDSXSR" w:date="2026-10-31T19:49:48Z">
        <w:r>
          <w:rPr>
            <w:rFonts w:ascii="Arial" w:hAnsi="Arial" w:cs="Arial"/>
            <w:color w:val="808080"/>
            <w:sz w:val="28"/>
            <w:szCs w:val="28"/>
          </w:rPr>
          <w:t xml:space="preserve">derrota</w:t>
        </w:r>
      </w:ins>
      <w:r>
        <w:rPr>
          <w:rFonts w:ascii="Arial" w:hAnsi="Arial" w:cs="Arial"/>
          <w:sz w:val="28"/>
          <w:szCs w:val="28"/>
        </w:rPr>
        <w:t xml:space="preserve"> </w:t>
      </w:r>
      <w:del w:id="1580" w:author="Assessor GDSXSR" w:date="2026-10-31T19:49:48Z">
        <w:r>
          <w:rPr>
            <w:rFonts w:ascii="Arial" w:hAnsi="Arial" w:cs="Arial"/>
            <w:sz w:val="28"/>
            <w:szCs w:val="28"/>
          </w:rPr>
          <w:delText xml:space="preserve">sucumbência mínima pela autora</w:delText>
        </w:r>
      </w:del>
      <w:ins w:id="1581" w:author="Assessor GDSXSR" w:date="2026-10-31T19:49:48Z">
        <w:r>
          <w:rPr>
            <w:rFonts w:ascii="Arial" w:hAnsi="Arial" w:cs="Arial"/>
            <w:color w:val="808080"/>
            <w:sz w:val="28"/>
            <w:szCs w:val="28"/>
          </w:rPr>
          <w:t xml:space="preserve">insignificante</w:t>
        </w:r>
      </w:ins>
      <w:r>
        <w:rPr>
          <w:rFonts w:ascii="Arial" w:hAnsi="Arial" w:cs="Arial"/>
          <w:sz w:val="28"/>
          <w:szCs w:val="28"/>
        </w:rPr>
        <w:t xml:space="preserve">.</w:t>
      </w:r>
    </w:p>
    <w:p w14:paraId="5277AA0A" w14:textId="77777777" w:rsidR="0083438E" w:rsidRDefault="0083438E" w:rsidP="00050287">
      <w:pPr>
        <w:spacing w:after="0" w:line="360" w:lineRule="auto"/>
        <w:ind w:firstLine="2268"/>
        <w:jc w:val="both"/>
        <w:rPr>
          <w:rFonts w:ascii="Arial" w:hAnsi="Arial" w:cs="Arial"/>
          <w:sz w:val="28"/>
          <w:szCs w:val="28"/>
        </w:rPr>
      </w:pPr>
    </w:p>
    <w:p w14:paraId="004C53C3" w14:textId="5DE45BE2" w:rsidR="0083438E" w:rsidRDefault="0083438E" w:rsidP="00050287">
      <w:pPr>
        <w:spacing w:after="0" w:line="360" w:lineRule="auto"/>
        <w:ind w:firstLine="2268"/>
        <w:jc w:val="both"/>
        <w:rPr>
          <w:rFonts w:ascii="Arial" w:hAnsi="Arial" w:cs="Arial"/>
          <w:sz w:val="28"/>
          <w:szCs w:val="28"/>
        </w:rPr>
      </w:pPr>
      <w:r>
        <w:rPr>
          <w:rFonts w:ascii="Arial" w:hAnsi="Arial" w:cs="Arial"/>
          <w:sz w:val="28"/>
          <w:szCs w:val="28"/>
        </w:rPr>
        <w:t xml:space="preserve">Por outro lado, a pretensão de atribuir 70% </w:t>
      </w:r>
      <w:r>
        <w:rPr>
          <w:rFonts w:ascii="Arial" w:hAnsi="Arial" w:cs="Arial"/>
          <w:sz w:val="28"/>
          <w:szCs w:val="28"/>
        </w:rPr>
        <w:t xml:space="preserve">da</w:t>
      </w:r>
      <w:r>
        <w:rPr>
          <w:rFonts w:ascii="Arial" w:hAnsi="Arial" w:cs="Arial"/>
          <w:sz w:val="28"/>
          <w:szCs w:val="28"/>
        </w:rPr>
        <w:t xml:space="preserve">s despesas </w:t>
      </w:r>
      <w:r>
        <w:rPr>
          <w:rFonts w:ascii="Arial" w:hAnsi="Arial" w:cs="Arial"/>
          <w:sz w:val="28"/>
          <w:szCs w:val="28"/>
        </w:rPr>
        <w:t xml:space="preserve">à autora </w:t>
      </w:r>
      <w:del w:id="1582" w:author="Assessor GDSXSR" w:date="2026-10-31T19:49:48Z">
        <w:r>
          <w:rPr>
            <w:rFonts w:ascii="Arial" w:hAnsi="Arial" w:cs="Arial"/>
            <w:sz w:val="28"/>
            <w:szCs w:val="28"/>
          </w:rPr>
          <w:delText xml:space="preserve">também </w:delText>
        </w:r>
      </w:del>
      <w:r>
        <w:rPr>
          <w:rFonts w:ascii="Arial" w:hAnsi="Arial" w:cs="Arial"/>
          <w:sz w:val="28"/>
          <w:szCs w:val="28"/>
        </w:rPr>
        <w:t xml:space="preserve">não se coaduna com o resultado da sentença, </w:t>
      </w:r>
      <w:del w:id="1583" w:author="Assessor GDSXSR" w:date="2026-10-31T19:49:48Z">
        <w:r>
          <w:rPr>
            <w:rFonts w:ascii="Arial" w:hAnsi="Arial" w:cs="Arial"/>
            <w:sz w:val="28"/>
            <w:szCs w:val="28"/>
          </w:rPr>
          <w:delText xml:space="preserve">haja vista que</w:delText>
        </w:r>
      </w:del>
      <w:ins w:id="1584" w:author="Assessor GDSXSR" w:date="2026-10-31T19:49:48Z">
        <w:r>
          <w:rPr>
            <w:rFonts w:ascii="Arial" w:hAnsi="Arial" w:cs="Arial"/>
            <w:color w:val="808080"/>
            <w:sz w:val="28"/>
            <w:szCs w:val="28"/>
          </w:rPr>
          <w:t xml:space="preserve">pois</w:t>
        </w:r>
      </w:ins>
      <w:r>
        <w:rPr>
          <w:rFonts w:ascii="Arial" w:hAnsi="Arial" w:cs="Arial"/>
          <w:sz w:val="28"/>
          <w:szCs w:val="28"/>
        </w:rPr>
        <w:t xml:space="preserve"> </w:t>
      </w:r>
      <w:r>
        <w:rPr>
          <w:rFonts w:ascii="Arial" w:hAnsi="Arial" w:cs="Arial"/>
          <w:sz w:val="28"/>
          <w:szCs w:val="28"/>
        </w:rPr>
        <w:t xml:space="preserve">a ré</w:t>
      </w:r>
      <w:del w:id="1585" w:author="Assessor GDSXSR" w:date="2026-10-31T19:49:48Z">
        <w:r>
          <w:rPr>
            <w:rFonts w:ascii="Arial" w:hAnsi="Arial" w:cs="Arial"/>
            <w:sz w:val="28"/>
            <w:szCs w:val="28"/>
          </w:rPr>
          <w:delText xml:space="preserve"> somente</w:delText>
        </w:r>
      </w:del>
      <w:r>
        <w:rPr>
          <w:rFonts w:ascii="Arial" w:hAnsi="Arial" w:cs="Arial"/>
          <w:sz w:val="28"/>
          <w:szCs w:val="28"/>
        </w:rPr>
        <w:t xml:space="preserve"> foi autorizada a reter</w:t>
      </w:r>
      <w:ins w:id="1586" w:author="Assessor GDSXSR" w:date="2026-10-31T19:49:48Z">
        <w:r>
          <w:rPr>
            <w:rFonts w:ascii="Arial" w:hAnsi="Arial" w:cs="Arial"/>
            <w:color w:val="808080"/>
            <w:sz w:val="28"/>
            <w:szCs w:val="28"/>
          </w:rPr>
          <w:t xml:space="preserve"> somente</w:t>
        </w:r>
      </w:ins>
      <w:r>
        <w:rPr>
          <w:rFonts w:ascii="Arial" w:hAnsi="Arial" w:cs="Arial"/>
          <w:sz w:val="28"/>
          <w:szCs w:val="28"/>
        </w:rPr>
        <w:t xml:space="preserve"> metade da quantia</w:t>
      </w:r>
      <w:r>
        <w:rPr>
          <w:rFonts w:ascii="Arial" w:hAnsi="Arial" w:cs="Arial"/>
          <w:sz w:val="28"/>
          <w:szCs w:val="28"/>
        </w:rPr>
        <w:t xml:space="preserve"> prevista contratualmente.</w:t>
      </w:r>
    </w:p>
    <w:p w14:paraId="22C48F93" w14:textId="77777777" w:rsidR="00921319" w:rsidRDefault="00921319" w:rsidP="00050287">
      <w:pPr>
        <w:spacing w:after="0" w:line="360" w:lineRule="auto"/>
        <w:ind w:firstLine="2268"/>
        <w:jc w:val="both"/>
        <w:rPr>
          <w:rFonts w:ascii="Arial" w:hAnsi="Arial" w:cs="Arial"/>
          <w:sz w:val="28"/>
          <w:szCs w:val="28"/>
        </w:rPr>
      </w:pPr>
    </w:p>
    <w:p w14:paraId="39B3FDE2" w14:textId="38FDF9D0" w:rsidR="00921319" w:rsidRDefault="00921319" w:rsidP="00050287">
      <w:pPr>
        <w:spacing w:after="0" w:line="360" w:lineRule="auto"/>
        <w:ind w:firstLine="2268"/>
        <w:jc w:val="both"/>
        <w:rPr>
          <w:rFonts w:ascii="Arial" w:hAnsi="Arial" w:cs="Arial"/>
          <w:sz w:val="28"/>
          <w:szCs w:val="28"/>
        </w:rPr>
      </w:pPr>
      <w:r>
        <w:rPr>
          <w:rFonts w:ascii="Arial" w:hAnsi="Arial" w:cs="Arial"/>
          <w:sz w:val="28"/>
          <w:szCs w:val="28"/>
          <w:highlight w:val="yellow"/>
        </w:rPr>
        <w:t xml:space="preserve">Nesse caso, a sucumbência das partes foi de expressão econômica equivalente</w:t>
      </w:r>
      <w:r w:rsidR="00BE5585">
        <w:rPr>
          <w:rFonts w:ascii="Arial" w:hAnsi="Arial" w:cs="Arial"/>
          <w:sz w:val="28"/>
          <w:szCs w:val="28"/>
          <w:highlight w:val="yellow"/>
        </w:rPr>
        <w:t xml:space="preserve">, impondo-se a distribuição igualitária das despesas processuais (CPC 86</w:t>
      </w:r>
      <w:r w:rsidR="000D2C94">
        <w:rPr>
          <w:rFonts w:ascii="Arial" w:hAnsi="Arial" w:cs="Arial"/>
          <w:sz w:val="28"/>
          <w:szCs w:val="28"/>
          <w:highlight w:val="yellow"/>
        </w:rPr>
        <w:t xml:space="preserve"> </w:t>
      </w:r>
      <w:r w:rsidR="000D2C94">
        <w:rPr>
          <w:rFonts w:ascii="Arial" w:hAnsi="Arial" w:cs="Arial"/>
          <w:i/>
          <w:iCs/>
          <w:sz w:val="28"/>
          <w:szCs w:val="28"/>
          <w:highlight w:val="yellow"/>
        </w:rPr>
        <w:t xml:space="preserve">caput</w:t>
      </w:r>
      <w:r w:rsidR="00BE5585">
        <w:rPr>
          <w:rFonts w:ascii="Arial" w:hAnsi="Arial" w:cs="Arial"/>
          <w:sz w:val="28"/>
          <w:szCs w:val="28"/>
          <w:highlight w:val="yellow"/>
        </w:rPr>
        <w:t xml:space="preserve">).</w:t>
      </w:r>
    </w:p>
    <w:p w14:paraId="3BF1BD22" w14:textId="77777777" w:rsidR="000D2C94" w:rsidRDefault="000D2C94" w:rsidP="00050287">
      <w:pPr>
        <w:spacing w:after="0" w:line="360" w:lineRule="auto"/>
        <w:ind w:firstLine="2268"/>
        <w:jc w:val="both"/>
        <w:rPr>
          <w:rFonts w:ascii="Arial" w:hAnsi="Arial" w:cs="Arial"/>
          <w:sz w:val="28"/>
          <w:szCs w:val="28"/>
        </w:rPr>
      </w:pPr>
    </w:p>
    <w:p w14:paraId="23634070" w14:textId="119BE1D7" w:rsidR="000D2C94" w:rsidRPr="00050287" w:rsidRDefault="000D2C94" w:rsidP="00050287">
      <w:pPr>
        <w:spacing w:after="0" w:line="360" w:lineRule="auto"/>
        <w:ind w:firstLine="2268"/>
        <w:jc w:val="both"/>
        <w:rPr>
          <w:rFonts w:ascii="Arial" w:hAnsi="Arial" w:cs="Arial"/>
          <w:sz w:val="28"/>
          <w:szCs w:val="28"/>
          <w:u w:val="single"/>
        </w:rPr>
      </w:pPr>
      <w:commentRangeStart w:id="20"/>
      <w:r>
        <w:rPr>
          <w:rFonts w:ascii="Arial" w:hAnsi="Arial" w:cs="Arial"/>
          <w:sz w:val="28"/>
          <w:szCs w:val="28"/>
          <w:highlight w:val="yellow"/>
          <w:u w:val="single"/>
        </w:rPr>
        <w:t xml:space="preserve">Assim, </w:t>
      </w:r>
      <w:commentRangeEnd w:id="20"/>
      <w:r>
        <w:rPr>
          <w:rStyle w:val="CommentReference"/>
        </w:rPr>
        <w:commentReference w:id="20"/>
      </w:r>
      <w:r>
        <w:rPr>
          <w:rFonts w:ascii="Arial" w:hAnsi="Arial" w:cs="Arial"/>
          <w:sz w:val="28"/>
          <w:szCs w:val="28"/>
          <w:highlight w:val="yellow"/>
          <w:u w:val="single"/>
        </w:rPr>
        <w:t xml:space="preserve">dou parcial</w:t>
      </w:r>
      <w:r>
        <w:rPr>
          <w:rFonts w:ascii="Arial" w:hAnsi="Arial" w:cs="Arial"/>
          <w:sz w:val="28"/>
          <w:szCs w:val="28"/>
          <w:highlight w:val="yellow"/>
          <w:u w:val="single"/>
        </w:rPr>
        <w:t xml:space="preserve"> provimento ao apelo</w:t>
      </w:r>
      <w:ins w:id="1587" w:author="Assessor GDSXSR" w:date="2026-10-31T19:49:48Z">
        <w:r>
          <w:rPr>
            <w:rFonts w:ascii="Arial" w:hAnsi="Arial" w:cs="Arial"/>
            <w:color w:val="808080"/>
            <w:sz w:val="28"/>
            <w:szCs w:val="28"/>
            <w:highlight w:val="yellow"/>
            <w:u w:val="single"/>
          </w:rPr>
          <w:t xml:space="preserve">,</w:t>
        </w:r>
      </w:ins>
      <w:r>
        <w:rPr>
          <w:rFonts w:ascii="Arial" w:hAnsi="Arial" w:cs="Arial"/>
          <w:sz w:val="28"/>
          <w:szCs w:val="28"/>
          <w:highlight w:val="yellow"/>
          <w:u w:val="single"/>
        </w:rPr>
        <w:t xml:space="preserve"> nesse ponto</w:t>
      </w:r>
      <w:ins w:id="1588" w:author="Assessor GDSXSR" w:date="2026-10-31T19:49:48Z">
        <w:r>
          <w:rPr>
            <w:rFonts w:ascii="Arial" w:hAnsi="Arial" w:cs="Arial"/>
            <w:color w:val="808080"/>
            <w:sz w:val="28"/>
            <w:szCs w:val="28"/>
            <w:highlight w:val="yellow"/>
            <w:u w:val="single"/>
          </w:rPr>
          <w:t xml:space="preserve">,</w:t>
        </w:r>
      </w:ins>
      <w:r>
        <w:rPr>
          <w:rFonts w:ascii="Arial" w:hAnsi="Arial" w:cs="Arial"/>
          <w:sz w:val="28"/>
          <w:szCs w:val="28"/>
          <w:highlight w:val="yellow"/>
          <w:u w:val="single"/>
        </w:rPr>
        <w:t xml:space="preserve"> para </w:t>
      </w:r>
      <w:r>
        <w:rPr>
          <w:rFonts w:ascii="Arial" w:hAnsi="Arial" w:cs="Arial"/>
          <w:sz w:val="28"/>
          <w:szCs w:val="28"/>
          <w:highlight w:val="yellow"/>
          <w:u w:val="single"/>
        </w:rPr>
        <w:t xml:space="preserve">redistribuir a sucumbência, arbitrando-a em 50% das custas processuais e dos honorários advocatícios para cada </w:t>
      </w:r>
      <w:del w:id="1589" w:author="Assessor GDSXSR" w:date="2026-10-31T19:49:48Z">
        <w:r>
          <w:rPr>
            <w:rFonts w:ascii="Arial" w:hAnsi="Arial" w:cs="Arial"/>
            <w:sz w:val="28"/>
            <w:szCs w:val="28"/>
            <w:u w:val="single"/>
          </w:rPr>
          <w:delText xml:space="preserve">uma das partes</w:delText>
        </w:r>
      </w:del>
      <w:ins w:id="1590" w:author="Assessor GDSXSR" w:date="2026-10-31T19:49:48Z">
        <w:r>
          <w:rPr>
            <w:rFonts w:ascii="Arial" w:hAnsi="Arial" w:cs="Arial"/>
            <w:color w:val="808080"/>
            <w:sz w:val="28"/>
            <w:szCs w:val="28"/>
            <w:highlight w:val="yellow"/>
            <w:u w:val="single"/>
          </w:rPr>
          <w:t xml:space="preserve">parte</w:t>
        </w:r>
      </w:ins>
      <w:r>
        <w:rPr>
          <w:rFonts w:ascii="Arial" w:hAnsi="Arial" w:cs="Arial"/>
          <w:sz w:val="28"/>
          <w:szCs w:val="28"/>
          <w:highlight w:val="yellow"/>
          <w:u w:val="single"/>
        </w:rPr>
        <w:t xml:space="preserve">, mantida a base de cálculo dos honorários em 10% do valor </w:t>
      </w:r>
      <w:del w:id="1591" w:author="Assessor GDSXSR" w:date="2026-10-31T19:49:48Z">
        <w:r>
          <w:rPr>
            <w:rFonts w:ascii="Arial" w:hAnsi="Arial" w:cs="Arial"/>
            <w:sz w:val="28"/>
            <w:szCs w:val="28"/>
            <w:u w:val="single"/>
          </w:rPr>
          <w:delText xml:space="preserve">atualizado </w:delText>
        </w:r>
      </w:del>
      <w:r>
        <w:rPr>
          <w:rFonts w:ascii="Arial" w:hAnsi="Arial" w:cs="Arial"/>
          <w:sz w:val="28"/>
          <w:szCs w:val="28"/>
          <w:highlight w:val="yellow"/>
          <w:u w:val="single"/>
        </w:rPr>
        <w:t xml:space="preserve">da condenação</w:t>
      </w:r>
      <w:r>
        <w:rPr>
          <w:rFonts w:ascii="Arial" w:hAnsi="Arial" w:cs="Arial"/>
          <w:sz w:val="28"/>
          <w:szCs w:val="28"/>
          <w:highlight w:val="yellow"/>
          <w:u w:val="single"/>
        </w:rPr>
        <w:t xml:space="preserve">.</w:t>
      </w:r>
    </w:p>
    <w:p w14:paraId="7A404565" w14:textId="77777777" w:rsidR="00941419" w:rsidRDefault="00941419" w:rsidP="00DB1301">
      <w:pPr>
        <w:spacing w:after="0" w:line="360" w:lineRule="auto"/>
        <w:ind w:firstLine="2268"/>
        <w:jc w:val="both"/>
        <w:rPr>
          <w:rFonts w:ascii="Arial" w:hAnsi="Arial" w:cs="Arial"/>
          <w:sz w:val="28"/>
          <w:szCs w:val="28"/>
          <w:u w:val="single"/>
        </w:rPr>
      </w:pPr>
    </w:p>
    <w:p w14:paraId="09E96064" w14:textId="32EA0F42" w:rsidR="00941419" w:rsidRDefault="00396099" w:rsidP="000D5D8B">
      <w:pPr>
        <w:spacing w:after="0" w:line="360" w:lineRule="auto"/>
        <w:jc w:val="center"/>
        <w:rPr>
          <w:rFonts w:ascii="Arial" w:hAnsi="Arial" w:cs="Arial"/>
          <w:b/>
          <w:bCs/>
          <w:sz w:val="28"/>
          <w:szCs w:val="28"/>
        </w:rPr>
      </w:pPr>
      <w:r>
        <w:rPr>
          <w:rFonts w:ascii="Arial" w:hAnsi="Arial" w:cs="Arial"/>
          <w:b/>
          <w:bCs/>
          <w:sz w:val="28"/>
          <w:szCs w:val="28"/>
        </w:rPr>
        <w:t>RECURSO ADESIVO</w:t>
      </w:r>
      <w:r w:rsidR="000D5D8B" w:rsidRPr="000D5D8B">
        <w:rPr>
          <w:rFonts w:ascii="Arial" w:hAnsi="Arial" w:cs="Arial"/>
          <w:b/>
          <w:bCs/>
          <w:sz w:val="28"/>
          <w:szCs w:val="28"/>
        </w:rPr>
        <w:t xml:space="preserve"> D</w:t>
      </w:r>
      <w:r w:rsidR="00492932">
        <w:rPr>
          <w:rFonts w:ascii="Arial" w:hAnsi="Arial" w:cs="Arial"/>
          <w:b/>
          <w:bCs/>
          <w:sz w:val="28"/>
          <w:szCs w:val="28"/>
        </w:rPr>
        <w:t>A</w:t>
      </w:r>
      <w:r w:rsidR="000D5D8B" w:rsidRPr="000D5D8B">
        <w:rPr>
          <w:rFonts w:ascii="Arial" w:hAnsi="Arial" w:cs="Arial"/>
          <w:b/>
          <w:bCs/>
          <w:sz w:val="28"/>
          <w:szCs w:val="28"/>
        </w:rPr>
        <w:t xml:space="preserve"> AUTOR</w:t>
      </w:r>
      <w:r w:rsidR="00492932">
        <w:rPr>
          <w:rFonts w:ascii="Arial" w:hAnsi="Arial" w:cs="Arial"/>
          <w:b/>
          <w:bCs/>
          <w:sz w:val="28"/>
          <w:szCs w:val="28"/>
        </w:rPr>
        <w:t>A</w:t>
      </w:r>
      <w:r w:rsidR="000D5D8B" w:rsidRPr="000D5D8B">
        <w:rPr>
          <w:rFonts w:ascii="Arial" w:hAnsi="Arial" w:cs="Arial"/>
          <w:b/>
          <w:bCs/>
          <w:sz w:val="28"/>
          <w:szCs w:val="28"/>
        </w:rPr>
        <w:t xml:space="preserve">, </w:t>
      </w:r>
      <w:r>
        <w:rPr>
          <w:rFonts w:ascii="Arial" w:hAnsi="Arial" w:cs="Arial"/>
          <w:b/>
          <w:bCs/>
          <w:sz w:val="28"/>
          <w:szCs w:val="28"/>
        </w:rPr>
        <w:t>DÉBORA CAMILO MUNIZ</w:t>
      </w:r>
    </w:p>
    <w:p w14:paraId="7CE3C645" w14:textId="77777777" w:rsidR="002B197E" w:rsidRDefault="002B197E" w:rsidP="000D5D8B">
      <w:pPr>
        <w:spacing w:after="0" w:line="360" w:lineRule="auto"/>
        <w:jc w:val="center"/>
        <w:rPr>
          <w:rFonts w:ascii="Arial" w:hAnsi="Arial" w:cs="Arial"/>
          <w:sz w:val="28"/>
          <w:szCs w:val="28"/>
        </w:rPr>
      </w:pPr>
    </w:p>
    <w:p w14:paraId="6D77052E" w14:textId="7D17E92D" w:rsidR="002B197E" w:rsidRDefault="002B197E" w:rsidP="002B197E">
      <w:pPr>
        <w:spacing w:after="0" w:line="360" w:lineRule="auto"/>
        <w:ind w:firstLine="2268"/>
        <w:jc w:val="both"/>
        <w:rPr>
          <w:rFonts w:ascii="Arial" w:hAnsi="Arial" w:cs="Arial"/>
          <w:sz w:val="28"/>
          <w:szCs w:val="28"/>
        </w:rPr>
      </w:pPr>
      <w:r w:rsidRPr="009977BD">
        <w:rPr>
          <w:rFonts w:ascii="Arial" w:hAnsi="Arial" w:cs="Arial"/>
          <w:sz w:val="28"/>
          <w:szCs w:val="28"/>
        </w:rPr>
        <w:t>Presentes os pressupostos de admissibilidade, conheço do apelo</w:t>
      </w:r>
      <w:r>
        <w:rPr>
          <w:rFonts w:ascii="Arial" w:hAnsi="Arial" w:cs="Arial"/>
          <w:sz w:val="28"/>
          <w:szCs w:val="28"/>
        </w:rPr>
        <w:t xml:space="preserve"> adesivo</w:t>
      </w:r>
      <w:r w:rsidRPr="009977BD">
        <w:rPr>
          <w:rFonts w:ascii="Arial" w:hAnsi="Arial" w:cs="Arial"/>
          <w:sz w:val="28"/>
          <w:szCs w:val="28"/>
        </w:rPr>
        <w:t xml:space="preserve"> interposto</w:t>
      </w:r>
      <w:r>
        <w:rPr>
          <w:rFonts w:ascii="Arial" w:hAnsi="Arial" w:cs="Arial"/>
          <w:sz w:val="28"/>
          <w:szCs w:val="28"/>
        </w:rPr>
        <w:t xml:space="preserve"> pela autora</w:t>
      </w:r>
      <w:r w:rsidRPr="009977BD">
        <w:rPr>
          <w:rFonts w:ascii="Arial" w:hAnsi="Arial" w:cs="Arial"/>
          <w:sz w:val="28"/>
          <w:szCs w:val="28"/>
        </w:rPr>
        <w:t>.</w:t>
      </w:r>
    </w:p>
    <w:p w14:paraId="58D138A5" w14:textId="77777777" w:rsidR="002B197E" w:rsidRDefault="002B197E" w:rsidP="000D5D8B">
      <w:pPr>
        <w:spacing w:after="0" w:line="360" w:lineRule="auto"/>
        <w:jc w:val="center"/>
        <w:rPr>
          <w:rFonts w:ascii="Arial" w:hAnsi="Arial" w:cs="Arial"/>
          <w:sz w:val="28"/>
          <w:szCs w:val="28"/>
        </w:rPr>
      </w:pPr>
    </w:p>
    <w:p w14:paraId="1AC7AD64" w14:textId="18E0128A" w:rsidR="005F41C5" w:rsidRDefault="00396099" w:rsidP="005F41C5">
      <w:pPr>
        <w:spacing w:after="0" w:line="360" w:lineRule="auto"/>
        <w:jc w:val="center"/>
        <w:rPr>
          <w:rFonts w:ascii="Arial" w:hAnsi="Arial" w:cs="Arial"/>
          <w:sz w:val="28"/>
          <w:szCs w:val="28"/>
        </w:rPr>
      </w:pPr>
      <w:r>
        <w:rPr>
          <w:rFonts w:ascii="Arial" w:hAnsi="Arial" w:cs="Arial"/>
          <w:sz w:val="28"/>
          <w:szCs w:val="28"/>
          <w:highlight w:val="yellow"/>
        </w:rPr>
        <w:lastRenderedPageBreak/>
        <w:t xml:space="preserve">DA AUSÊNCIA DE CULPA DA INCORPORADORA</w:t>
      </w:r>
      <w:r w:rsidR="005F41C5">
        <w:rPr>
          <w:rFonts w:ascii="Arial" w:hAnsi="Arial" w:cs="Arial"/>
          <w:sz w:val="28"/>
          <w:szCs w:val="28"/>
          <w:highlight w:val="yellow"/>
        </w:rPr>
        <w:t xml:space="preserve"> E DA IMPOSSIBILIDADE DE DEVOLUÇÃO DA COMISSÃO DE CORRETAGEM</w:t>
      </w:r>
    </w:p>
    <w:p w14:paraId="19183EB1" w14:textId="77777777" w:rsidR="000D5D8B" w:rsidRDefault="000D5D8B" w:rsidP="00201EBF">
      <w:pPr>
        <w:spacing w:after="0" w:line="360" w:lineRule="auto"/>
        <w:jc w:val="both"/>
        <w:rPr>
          <w:rFonts w:ascii="Arial" w:hAnsi="Arial" w:cs="Arial"/>
          <w:sz w:val="28"/>
          <w:szCs w:val="28"/>
        </w:rPr>
      </w:pPr>
    </w:p>
    <w:p w14:paraId="142D14FC" w14:textId="289C7CEC" w:rsidR="00FC4BE7" w:rsidRDefault="00396099" w:rsidP="00DB1301">
      <w:pPr>
        <w:spacing w:after="0" w:line="360" w:lineRule="auto"/>
        <w:ind w:firstLine="2268"/>
        <w:jc w:val="both"/>
        <w:rPr>
          <w:rFonts w:ascii="Arial" w:hAnsi="Arial" w:cs="Arial"/>
          <w:sz w:val="28"/>
          <w:szCs w:val="28"/>
        </w:rPr>
      </w:pPr>
      <w:r>
        <w:rPr>
          <w:rFonts w:ascii="Arial" w:hAnsi="Arial" w:cs="Arial"/>
          <w:sz w:val="28"/>
          <w:szCs w:val="28"/>
        </w:rPr>
        <w:t xml:space="preserve">A autora/apelante alega que</w:t>
      </w:r>
      <w:ins w:id="1592" w:author="Assessor GDSXSR" w:date="2026-10-31T19:49:48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sz w:val="28"/>
          <w:szCs w:val="28"/>
        </w:rPr>
        <w:t xml:space="preserve"> a culpa pelo desfazimento</w:t>
      </w:r>
      <w:del w:id="1593" w:author="Assessor GDSXSR" w:date="2026-10-31T19:49:48Z">
        <w:r>
          <w:rPr>
            <w:rFonts w:ascii="Arial" w:hAnsi="Arial" w:cs="Arial"/>
            <w:sz w:val="28"/>
            <w:szCs w:val="28"/>
          </w:rPr>
          <w:delText xml:space="preserve"> do negócio</w:delText>
        </w:r>
      </w:del>
      <w:r>
        <w:rPr>
          <w:rFonts w:ascii="Arial" w:hAnsi="Arial" w:cs="Arial"/>
          <w:sz w:val="28"/>
          <w:szCs w:val="28"/>
        </w:rPr>
        <w:t xml:space="preserve"> deve ser imputada à ré</w:t>
      </w:r>
      <w:del w:id="1594" w:author="Assessor GDSXSR" w:date="2026-10-31T19:49:48Z">
        <w:r>
          <w:rPr>
            <w:rFonts w:ascii="Arial" w:hAnsi="Arial" w:cs="Arial"/>
            <w:sz w:val="28"/>
            <w:szCs w:val="28"/>
          </w:rPr>
          <w:delText xml:space="preserve">/apelada</w:delText>
        </w:r>
      </w:del>
      <w:r>
        <w:rPr>
          <w:rFonts w:ascii="Arial" w:hAnsi="Arial" w:cs="Arial"/>
          <w:sz w:val="28"/>
          <w:szCs w:val="28"/>
        </w:rPr>
        <w:t xml:space="preserve">, </w:t>
      </w:r>
      <w:del w:id="1595" w:author="Assessor GDSXSR" w:date="2026-10-31T19:49:48Z">
        <w:r>
          <w:rPr>
            <w:rFonts w:ascii="Arial" w:hAnsi="Arial" w:cs="Arial"/>
            <w:sz w:val="28"/>
            <w:szCs w:val="28"/>
          </w:rPr>
          <w:delText xml:space="preserve">porque</w:delText>
        </w:r>
      </w:del>
      <w:ins w:id="1596" w:author="Assessor GDSXSR" w:date="2026-10-31T19:49:48Z">
        <w:r>
          <w:rPr>
            <w:rFonts w:ascii="Arial" w:hAnsi="Arial" w:cs="Arial"/>
            <w:color w:val="808080"/>
            <w:sz w:val="28"/>
            <w:szCs w:val="28"/>
          </w:rPr>
          <w:t xml:space="preserve">que</w:t>
        </w:r>
      </w:ins>
      <w:r>
        <w:rPr>
          <w:rFonts w:ascii="Arial" w:hAnsi="Arial" w:cs="Arial"/>
          <w:sz w:val="28"/>
          <w:szCs w:val="28"/>
        </w:rPr>
        <w:t xml:space="preserve"> </w:t>
      </w:r>
      <w:del w:id="1597" w:author="Assessor GDSXSR" w:date="2026-10-31T19:49:48Z">
        <w:r>
          <w:rPr>
            <w:rFonts w:ascii="Arial" w:hAnsi="Arial" w:cs="Arial"/>
            <w:sz w:val="28"/>
            <w:szCs w:val="28"/>
          </w:rPr>
          <w:delText xml:space="preserve">esta teria deixado</w:delText>
        </w:r>
      </w:del>
      <w:ins w:id="1598" w:author="Assessor GDSXSR" w:date="2026-10-31T19:49:48Z">
        <w:r>
          <w:rPr>
            <w:rFonts w:ascii="Arial" w:hAnsi="Arial" w:cs="Arial"/>
            <w:color w:val="808080"/>
            <w:sz w:val="28"/>
            <w:szCs w:val="28"/>
          </w:rPr>
          <w:t xml:space="preserve">deixou</w:t>
        </w:r>
      </w:ins>
      <w:r>
        <w:rPr>
          <w:rFonts w:ascii="Arial" w:hAnsi="Arial" w:cs="Arial"/>
          <w:sz w:val="28"/>
          <w:szCs w:val="28"/>
        </w:rPr>
        <w:t xml:space="preserve"> de registrar o contrato, requisito indispensável </w:t>
      </w:r>
      <w:del w:id="1599" w:author="Assessor GDSXSR" w:date="2026-10-31T19:49:48Z">
        <w:r>
          <w:rPr>
            <w:rFonts w:ascii="Arial" w:hAnsi="Arial" w:cs="Arial"/>
            <w:sz w:val="28"/>
            <w:szCs w:val="28"/>
          </w:rPr>
          <w:delText xml:space="preserve">a</w:delText>
        </w:r>
      </w:del>
      <w:ins w:id="1600" w:author="Assessor GDSXSR" w:date="2026-10-31T19:49:48Z">
        <w:r>
          <w:rPr>
            <w:rFonts w:ascii="Arial" w:hAnsi="Arial" w:cs="Arial"/>
            <w:color w:val="808080"/>
            <w:sz w:val="28"/>
            <w:szCs w:val="28"/>
          </w:rPr>
          <w:t xml:space="preserve">à</w:t>
        </w:r>
      </w:ins>
      <w:r>
        <w:rPr>
          <w:rFonts w:ascii="Arial" w:hAnsi="Arial" w:cs="Arial"/>
          <w:sz w:val="28"/>
          <w:szCs w:val="28"/>
        </w:rPr>
        <w:t xml:space="preserve"> transferência de direitos reais e </w:t>
      </w:r>
      <w:ins w:id="1601" w:author="Assessor GDSXSR" w:date="2026-10-31T19:49:48Z">
        <w:r>
          <w:rPr>
            <w:rFonts w:ascii="Arial" w:hAnsi="Arial" w:cs="Arial"/>
            <w:color w:val="808080"/>
            <w:sz w:val="28"/>
            <w:szCs w:val="28"/>
          </w:rPr>
          <w:t xml:space="preserve">à </w:t>
        </w:r>
      </w:ins>
      <w:r>
        <w:rPr>
          <w:rFonts w:ascii="Arial" w:hAnsi="Arial" w:cs="Arial"/>
          <w:sz w:val="28"/>
          <w:szCs w:val="28"/>
        </w:rPr>
        <w:t xml:space="preserve">constituição</w:t>
      </w:r>
      <w:r>
        <w:rPr>
          <w:rFonts w:ascii="Arial" w:hAnsi="Arial" w:cs="Arial"/>
          <w:sz w:val="28"/>
          <w:szCs w:val="28"/>
        </w:rPr>
        <w:t xml:space="preserve"> da garantia fiduciária</w:t>
      </w:r>
      <w:del w:id="1602" w:author="Assessor GDSXSR" w:date="2026-10-31T19:49:48Z">
        <w:r>
          <w:rPr>
            <w:rFonts w:ascii="Arial" w:hAnsi="Arial" w:cs="Arial"/>
            <w:sz w:val="28"/>
            <w:szCs w:val="28"/>
          </w:rPr>
          <w:delText xml:space="preserve">.</w:delText>
        </w:r>
      </w:del>
      <w:ins w:id="1603" w:author="Assessor GDSXSR" w:date="2026-10-31T19:49:48Z">
        <w:r>
          <w:rPr>
            <w:rFonts w:ascii="Arial" w:hAnsi="Arial" w:cs="Arial"/>
            <w:color w:val="808080"/>
            <w:sz w:val="28"/>
            <w:szCs w:val="28"/>
          </w:rPr>
          <w:t xml:space="preserve">;</w:t>
        </w:r>
      </w:ins>
      <w:r>
        <w:rPr>
          <w:rFonts w:ascii="Arial" w:hAnsi="Arial" w:cs="Arial"/>
          <w:sz w:val="28"/>
          <w:szCs w:val="28"/>
        </w:rPr>
        <w:t xml:space="preserve"> </w:t>
      </w:r>
      <w:del w:id="1604" w:author="Assessor GDSXSR" w:date="2026-10-31T19:49:48Z">
        <w:r>
          <w:rPr>
            <w:rFonts w:ascii="Arial" w:hAnsi="Arial" w:cs="Arial"/>
            <w:sz w:val="28"/>
            <w:szCs w:val="28"/>
          </w:rPr>
          <w:delText xml:space="preserve">Para</w:delText>
        </w:r>
      </w:del>
      <w:ins w:id="1605"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606" w:author="Assessor GDSXSR" w:date="2026-10-31T19:49:48Z">
        <w:r>
          <w:rPr>
            <w:rFonts w:ascii="Arial" w:hAnsi="Arial" w:cs="Arial"/>
            <w:sz w:val="28"/>
            <w:szCs w:val="28"/>
          </w:rPr>
          <w:delText xml:space="preserve">além</w:delText>
        </w:r>
      </w:del>
      <w:ins w:id="1607" w:author="Assessor GDSXSR" w:date="2026-10-31T19:49:48Z">
        <w:r>
          <w:rPr>
            <w:b/>
            <w:rFonts w:ascii="Arial" w:hAnsi="Arial" w:cs="Arial"/>
            <w:color w:val="808080"/>
            <w:sz w:val="28"/>
            <w:szCs w:val="28"/>
          </w:rPr>
          <w:t xml:space="preserve">2)</w:t>
        </w:r>
      </w:ins>
      <w:r>
        <w:rPr>
          <w:rFonts w:ascii="Arial" w:hAnsi="Arial" w:cs="Arial"/>
          <w:sz w:val="28"/>
          <w:szCs w:val="28"/>
        </w:rPr>
        <w:t xml:space="preserve"> </w:t>
      </w:r>
      <w:del w:id="1608" w:author="Assessor GDSXSR" w:date="2026-10-31T19:49:48Z">
        <w:r>
          <w:rPr>
            <w:rFonts w:ascii="Arial" w:hAnsi="Arial" w:cs="Arial"/>
            <w:sz w:val="28"/>
            <w:szCs w:val="28"/>
          </w:rPr>
          <w:delText xml:space="preserve">da</w:delText>
        </w:r>
      </w:del>
      <w:ins w:id="1609" w:author="Assessor GDSXSR" w:date="2026-10-31T19:49:48Z">
        <w:r>
          <w:rPr>
            <w:rFonts w:ascii="Arial" w:hAnsi="Arial" w:cs="Arial"/>
            <w:color w:val="808080"/>
            <w:sz w:val="28"/>
            <w:szCs w:val="28"/>
          </w:rPr>
          <w:t xml:space="preserve">faz jus à</w:t>
        </w:r>
      </w:ins>
      <w:r>
        <w:rPr>
          <w:rFonts w:ascii="Arial" w:hAnsi="Arial" w:cs="Arial"/>
          <w:sz w:val="28"/>
          <w:szCs w:val="28"/>
        </w:rPr>
        <w:t xml:space="preserve"> restituição integral </w:t>
      </w:r>
      <w:del w:id="1610" w:author="Assessor GDSXSR" w:date="2026-10-31T19:49:48Z">
        <w:r>
          <w:rPr>
            <w:rFonts w:ascii="Arial" w:hAnsi="Arial" w:cs="Arial"/>
            <w:sz w:val="28"/>
            <w:szCs w:val="28"/>
          </w:rPr>
          <w:delText xml:space="preserve">das</w:delText>
        </w:r>
      </w:del>
      <w:ins w:id="1611" w:author="Assessor GDSXSR" w:date="2026-10-31T19:49:48Z">
        <w:r>
          <w:rPr>
            <w:rFonts w:ascii="Arial" w:hAnsi="Arial" w:cs="Arial"/>
            <w:color w:val="808080"/>
            <w:sz w:val="28"/>
            <w:szCs w:val="28"/>
          </w:rPr>
          <w:t xml:space="preserve">dos</w:t>
        </w:r>
      </w:ins>
      <w:r>
        <w:rPr>
          <w:rFonts w:ascii="Arial" w:hAnsi="Arial" w:cs="Arial"/>
          <w:sz w:val="28"/>
          <w:szCs w:val="28"/>
        </w:rPr>
        <w:t xml:space="preserve"> </w:t>
      </w:r>
      <w:del w:id="1612" w:author="Assessor GDSXSR" w:date="2026-10-31T19:49:48Z">
        <w:r>
          <w:rPr>
            <w:rFonts w:ascii="Arial" w:hAnsi="Arial" w:cs="Arial"/>
            <w:sz w:val="28"/>
            <w:szCs w:val="28"/>
          </w:rPr>
          <w:delText xml:space="preserve">quantias</w:delText>
        </w:r>
      </w:del>
      <w:ins w:id="1613" w:author="Assessor GDSXSR" w:date="2026-10-31T19:49:48Z">
        <w:r>
          <w:rPr>
            <w:rFonts w:ascii="Arial" w:hAnsi="Arial" w:cs="Arial"/>
            <w:color w:val="808080"/>
            <w:sz w:val="28"/>
            <w:szCs w:val="28"/>
          </w:rPr>
          <w:t xml:space="preserve">valores</w:t>
        </w:r>
      </w:ins>
      <w:r>
        <w:rPr>
          <w:rFonts w:ascii="Arial" w:hAnsi="Arial" w:cs="Arial"/>
          <w:sz w:val="28"/>
          <w:szCs w:val="28"/>
        </w:rPr>
        <w:t xml:space="preserve"> </w:t>
      </w:r>
      <w:del w:id="1614" w:author="Assessor GDSXSR" w:date="2026-10-31T19:49:48Z">
        <w:r>
          <w:rPr>
            <w:rFonts w:ascii="Arial" w:hAnsi="Arial" w:cs="Arial"/>
            <w:sz w:val="28"/>
            <w:szCs w:val="28"/>
          </w:rPr>
          <w:delText xml:space="preserve">que</w:delText>
        </w:r>
      </w:del>
      <w:ins w:id="1615" w:author="Assessor GDSXSR" w:date="2026-10-31T19:49:48Z">
        <w:r>
          <w:rPr>
            <w:rFonts w:ascii="Arial" w:hAnsi="Arial" w:cs="Arial"/>
            <w:color w:val="808080"/>
            <w:sz w:val="28"/>
            <w:szCs w:val="28"/>
          </w:rPr>
          <w:t xml:space="preserve">pagos</w:t>
        </w:r>
      </w:ins>
      <w:r>
        <w:rPr>
          <w:rFonts w:ascii="Arial" w:hAnsi="Arial" w:cs="Arial"/>
          <w:sz w:val="28"/>
          <w:szCs w:val="28"/>
        </w:rPr>
        <w:t xml:space="preserve"> </w:t>
      </w:r>
      <w:del w:id="1616" w:author="Assessor GDSXSR" w:date="2026-10-31T19:49:48Z">
        <w:r>
          <w:rPr>
            <w:rFonts w:ascii="Arial" w:hAnsi="Arial" w:cs="Arial"/>
            <w:sz w:val="28"/>
            <w:szCs w:val="28"/>
          </w:rPr>
          <w:delText xml:space="preserve">pagou à ré, entende fazer jus também</w:delText>
        </w:r>
      </w:del>
      <w:ins w:id="1617" w:author="Assessor GDSXSR" w:date="2026-10-31T19:49:48Z">
        <w:r>
          <w:rPr>
            <w:rFonts w:ascii="Arial" w:hAnsi="Arial" w:cs="Arial"/>
            <w:color w:val="808080"/>
            <w:sz w:val="28"/>
            <w:szCs w:val="28"/>
          </w:rPr>
          <w:t xml:space="preserve">e</w:t>
        </w:r>
      </w:ins>
      <w:r>
        <w:rPr>
          <w:rFonts w:ascii="Arial" w:hAnsi="Arial" w:cs="Arial"/>
          <w:sz w:val="28"/>
          <w:szCs w:val="28"/>
        </w:rPr>
        <w:t xml:space="preserve"> à devolução da comissão de corretagem, como decorrência </w:t>
      </w:r>
      <w:del w:id="1618" w:author="Assessor GDSXSR" w:date="2026-10-31T19:49:48Z">
        <w:r>
          <w:rPr>
            <w:rFonts w:ascii="Arial" w:hAnsi="Arial" w:cs="Arial"/>
            <w:sz w:val="28"/>
            <w:szCs w:val="28"/>
          </w:rPr>
          <w:delText xml:space="preserve">do reconhecimento </w:delText>
        </w:r>
      </w:del>
      <w:r>
        <w:rPr>
          <w:rFonts w:ascii="Arial" w:hAnsi="Arial" w:cs="Arial"/>
          <w:sz w:val="28"/>
          <w:szCs w:val="28"/>
        </w:rPr>
        <w:t xml:space="preserve">da culpa exclusiva</w:t>
      </w:r>
      <w:r>
        <w:rPr>
          <w:rFonts w:ascii="Arial" w:hAnsi="Arial" w:cs="Arial"/>
          <w:sz w:val="28"/>
          <w:szCs w:val="28"/>
        </w:rPr>
        <w:t xml:space="preserve"> da incorporadora</w:t>
      </w:r>
      <w:ins w:id="1619" w:author="Assessor GDSXSR" w:date="2026-10-31T19:49:48Z">
        <w:r>
          <w:rPr>
            <w:rFonts w:ascii="Arial" w:hAnsi="Arial" w:cs="Arial"/>
            <w:color w:val="808080"/>
            <w:sz w:val="28"/>
            <w:szCs w:val="28"/>
          </w:rPr>
          <w:t xml:space="preserve"> (ID 89808544)</w:t>
        </w:r>
      </w:ins>
      <w:r>
        <w:rPr>
          <w:rFonts w:ascii="Arial" w:hAnsi="Arial" w:cs="Arial"/>
          <w:sz w:val="28"/>
          <w:szCs w:val="28"/>
        </w:rPr>
        <w:t xml:space="preserve">.</w:t>
      </w:r>
    </w:p>
    <w:p w14:paraId="19CD03E4" w14:textId="77777777" w:rsidR="00884FFC" w:rsidRDefault="00884FFC" w:rsidP="00DB1301">
      <w:pPr>
        <w:spacing w:after="0" w:line="360" w:lineRule="auto"/>
        <w:ind w:firstLine="2268"/>
        <w:jc w:val="both"/>
        <w:rPr>
          <w:rFonts w:ascii="Arial" w:hAnsi="Arial" w:cs="Arial"/>
          <w:sz w:val="28"/>
          <w:szCs w:val="28"/>
        </w:rPr>
      </w:pPr>
    </w:p>
    <w:p w14:paraId="4BFF0EF6" w14:textId="2EF3BCBE" w:rsidR="00884FFC" w:rsidRDefault="00884FFC" w:rsidP="00DB1301">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a apelante.</w:t>
      </w:r>
    </w:p>
    <w:p w14:paraId="2A90A39C" w14:textId="77777777" w:rsidR="00884FFC" w:rsidRDefault="00884FFC" w:rsidP="00DB1301">
      <w:pPr>
        <w:spacing w:after="0" w:line="360" w:lineRule="auto"/>
        <w:ind w:firstLine="2268"/>
        <w:jc w:val="both"/>
        <w:rPr>
          <w:rFonts w:ascii="Arial" w:hAnsi="Arial" w:cs="Arial"/>
          <w:sz w:val="28"/>
          <w:szCs w:val="28"/>
        </w:rPr>
      </w:pPr>
    </w:p>
    <w:p>
      <w:pPr>
        <w:spacing w:after="0" w:line="360" w:lineRule="auto"/>
        <w:ind w:firstLine="2268"/>
        <w:jc w:val="both"/>
        <w:rPr>
          <w:ins w:id="1637" w:author="Assessor GDSXSR" w:date="2026-10-31T19:49:48Z"/>
        </w:rPr>
      </w:pPr>
      <w:r>
        <w:rPr>
          <w:rFonts w:ascii="Arial" w:hAnsi="Arial" w:cs="Arial"/>
          <w:sz w:val="28"/>
          <w:szCs w:val="28"/>
        </w:rPr>
        <w:t xml:space="preserve">Primeiramente,</w:t>
      </w:r>
      <w:del w:id="1620" w:author="Assessor GDSXSR" w:date="2026-10-31T19:49:48Z">
        <w:r>
          <w:rPr>
            <w:rFonts w:ascii="Arial" w:hAnsi="Arial" w:cs="Arial"/>
            <w:sz w:val="28"/>
            <w:szCs w:val="28"/>
          </w:rPr>
          <w:delText xml:space="preserve"> esclareça-se que, apesar de</w:delText>
        </w:r>
      </w:del>
      <w:r>
        <w:rPr>
          <w:rFonts w:ascii="Arial" w:hAnsi="Arial" w:cs="Arial"/>
          <w:sz w:val="28"/>
          <w:szCs w:val="28"/>
        </w:rPr>
        <w:t xml:space="preserve"> a sentença </w:t>
      </w:r>
      <w:del w:id="1621" w:author="Assessor GDSXSR" w:date="2026-10-31T19:49:48Z">
        <w:r>
          <w:rPr>
            <w:rFonts w:ascii="Arial" w:hAnsi="Arial" w:cs="Arial"/>
            <w:sz w:val="28"/>
            <w:szCs w:val="28"/>
          </w:rPr>
          <w:delText xml:space="preserve">mencionar que</w:delText>
        </w:r>
      </w:del>
      <w:ins w:id="1622" w:author="Assessor GDSXSR" w:date="2026-10-31T19:49:48Z">
        <w:r>
          <w:rPr>
            <w:rFonts w:ascii="Arial" w:hAnsi="Arial" w:cs="Arial"/>
            <w:color w:val="808080"/>
            <w:sz w:val="28"/>
            <w:szCs w:val="28"/>
          </w:rPr>
          <w:t xml:space="preserve">tratou</w:t>
        </w:r>
      </w:ins>
      <w:r>
        <w:rPr>
          <w:rFonts w:ascii="Arial" w:hAnsi="Arial" w:cs="Arial"/>
          <w:sz w:val="28"/>
          <w:szCs w:val="28"/>
        </w:rPr>
        <w:t xml:space="preserve"> o contrato </w:t>
      </w:r>
      <w:del w:id="1623" w:author="Assessor GDSXSR" w:date="2026-10-31T19:49:48Z">
        <w:r>
          <w:rPr>
            <w:rFonts w:ascii="Arial" w:hAnsi="Arial" w:cs="Arial"/>
            <w:sz w:val="28"/>
            <w:szCs w:val="28"/>
          </w:rPr>
          <w:delText xml:space="preserve">em questão se trataria de</w:delText>
        </w:r>
      </w:del>
      <w:ins w:id="1624" w:author="Assessor GDSXSR" w:date="2026-10-31T19:49:48Z">
        <w:r>
          <w:rPr>
            <w:rFonts w:ascii="Arial" w:hAnsi="Arial" w:cs="Arial"/>
            <w:color w:val="808080"/>
            <w:sz w:val="28"/>
            <w:szCs w:val="28"/>
          </w:rPr>
          <w:t xml:space="preserve">como</w:t>
        </w:r>
      </w:ins>
      <w:r>
        <w:rPr>
          <w:rFonts w:ascii="Arial" w:hAnsi="Arial" w:cs="Arial"/>
          <w:sz w:val="28"/>
          <w:szCs w:val="28"/>
        </w:rPr>
        <w:t xml:space="preserve"> promessa de compra e venda, </w:t>
      </w:r>
      <w:del w:id="1625" w:author="Assessor GDSXSR" w:date="2026-10-31T19:49:48Z">
        <w:r>
          <w:rPr>
            <w:rFonts w:ascii="Arial" w:hAnsi="Arial" w:cs="Arial"/>
            <w:sz w:val="28"/>
            <w:szCs w:val="28"/>
          </w:rPr>
          <w:delText xml:space="preserve">em</w:delText>
        </w:r>
      </w:del>
      <w:ins w:id="1626" w:author="Assessor GDSXSR" w:date="2026-10-31T19:49:48Z">
        <w:r>
          <w:rPr>
            <w:rFonts w:ascii="Arial" w:hAnsi="Arial" w:cs="Arial"/>
            <w:color w:val="808080"/>
            <w:sz w:val="28"/>
            <w:szCs w:val="28"/>
          </w:rPr>
          <w:t xml:space="preserve">mas</w:t>
        </w:r>
      </w:ins>
      <w:r>
        <w:rPr>
          <w:rFonts w:ascii="Arial" w:hAnsi="Arial" w:cs="Arial"/>
          <w:sz w:val="28"/>
          <w:szCs w:val="28"/>
        </w:rPr>
        <w:t xml:space="preserve"> </w:t>
      </w:r>
      <w:del w:id="1627" w:author="Assessor GDSXSR" w:date="2026-10-31T19:49:48Z">
        <w:r>
          <w:rPr>
            <w:rFonts w:ascii="Arial" w:hAnsi="Arial" w:cs="Arial"/>
            <w:sz w:val="28"/>
            <w:szCs w:val="28"/>
          </w:rPr>
          <w:delText xml:space="preserve">verdade,</w:delText>
        </w:r>
      </w:del>
      <w:ins w:id="1628" w:author="Assessor GDSXSR" w:date="2026-10-31T19:49:48Z">
        <w:r>
          <w:rPr>
            <w:rFonts w:ascii="Arial" w:hAnsi="Arial" w:cs="Arial"/>
            <w:color w:val="808080"/>
            <w:sz w:val="28"/>
            <w:szCs w:val="28"/>
          </w:rPr>
          <w:t xml:space="preserve">se</w:t>
        </w:r>
      </w:ins>
      <w:r>
        <w:rPr>
          <w:rFonts w:ascii="Arial" w:hAnsi="Arial" w:cs="Arial"/>
          <w:sz w:val="28"/>
          <w:szCs w:val="28"/>
        </w:rPr>
        <w:t xml:space="preserve"> trata</w:t>
      </w:r>
      <w:del w:id="1629" w:author="Assessor GDSXSR" w:date="2026-10-31T19:49:48Z">
        <w:r>
          <w:rPr>
            <w:rFonts w:ascii="Arial" w:hAnsi="Arial" w:cs="Arial"/>
            <w:sz w:val="28"/>
            <w:szCs w:val="28"/>
          </w:rPr>
          <w:delText xml:space="preserve">-se</w:delText>
        </w:r>
      </w:del>
      <w:r>
        <w:rPr>
          <w:rFonts w:ascii="Arial" w:hAnsi="Arial" w:cs="Arial"/>
          <w:sz w:val="28"/>
          <w:szCs w:val="28"/>
        </w:rPr>
        <w:t xml:space="preserve"> de compra e venda perfeita</w:t>
      </w:r>
      <w:r>
        <w:rPr>
          <w:rFonts w:ascii="Arial" w:hAnsi="Arial" w:cs="Arial"/>
          <w:sz w:val="28"/>
          <w:szCs w:val="28"/>
        </w:rPr>
        <w:t xml:space="preserve"> e acabada, </w:t>
      </w:r>
      <w:del w:id="1630" w:author="Assessor GDSXSR" w:date="2026-10-31T19:49:48Z">
        <w:r>
          <w:rPr>
            <w:rFonts w:ascii="Arial" w:hAnsi="Arial" w:cs="Arial"/>
            <w:sz w:val="28"/>
            <w:szCs w:val="28"/>
          </w:rPr>
          <w:delText xml:space="preserve">embora o</w:delText>
        </w:r>
      </w:del>
      <w:ins w:id="1631" w:author="Assessor GDSXSR" w:date="2026-10-31T19:49:48Z">
        <w:r>
          <w:rPr>
            <w:rFonts w:ascii="Arial" w:hAnsi="Arial" w:cs="Arial"/>
            <w:color w:val="808080"/>
            <w:sz w:val="28"/>
            <w:szCs w:val="28"/>
          </w:rPr>
          <w:t xml:space="preserve">com</w:t>
        </w:r>
      </w:ins>
      <w:r>
        <w:rPr>
          <w:rFonts w:ascii="Arial" w:hAnsi="Arial" w:cs="Arial"/>
          <w:sz w:val="28"/>
          <w:szCs w:val="28"/>
        </w:rPr>
        <w:t xml:space="preserve"> preço</w:t>
      </w:r>
      <w:del w:id="1632" w:author="Assessor GDSXSR" w:date="2026-10-31T19:49:48Z">
        <w:r>
          <w:rPr>
            <w:rFonts w:ascii="Arial" w:hAnsi="Arial" w:cs="Arial"/>
            <w:sz w:val="28"/>
            <w:szCs w:val="28"/>
          </w:rPr>
          <w:delText xml:space="preserve"> tenha sido pactuado para pagamento</w:delText>
        </w:r>
      </w:del>
      <w:r>
        <w:rPr>
          <w:rFonts w:ascii="Arial" w:hAnsi="Arial" w:cs="Arial"/>
          <w:sz w:val="28"/>
          <w:szCs w:val="28"/>
        </w:rPr>
        <w:t xml:space="preserve"> parcelado</w:t>
      </w:r>
      <w:r>
        <w:rPr>
          <w:rFonts w:ascii="Arial" w:hAnsi="Arial" w:cs="Arial"/>
          <w:sz w:val="28"/>
          <w:szCs w:val="28"/>
        </w:rPr>
        <w:t xml:space="preserve"> e</w:t>
      </w:r>
      <w:del w:id="1633" w:author="Assessor GDSXSR" w:date="2026-10-31T19:49:48Z">
        <w:r>
          <w:rPr>
            <w:rFonts w:ascii="Arial" w:hAnsi="Arial" w:cs="Arial"/>
            <w:sz w:val="28"/>
            <w:szCs w:val="28"/>
          </w:rPr>
          <w:delText xml:space="preserve"> o negócio tenha sido</w:delText>
        </w:r>
      </w:del>
      <w:r>
        <w:rPr>
          <w:rFonts w:ascii="Arial" w:hAnsi="Arial" w:cs="Arial"/>
          <w:sz w:val="28"/>
          <w:szCs w:val="28"/>
        </w:rPr>
        <w:t xml:space="preserve"> garantido por alienação fiduciária </w:t>
      </w:r>
      <w:del w:id="1634" w:author="Assessor GDSXSR" w:date="2026-10-31T19:49:48Z">
        <w:r>
          <w:rPr>
            <w:rFonts w:ascii="Arial" w:hAnsi="Arial" w:cs="Arial"/>
            <w:sz w:val="28"/>
            <w:szCs w:val="28"/>
          </w:rPr>
          <w:delText xml:space="preserve">a</w:delText>
        </w:r>
      </w:del>
      <w:ins w:id="1635" w:author="Assessor GDSXSR" w:date="2026-10-31T19:49:48Z">
        <w:r>
          <w:rPr>
            <w:rFonts w:ascii="Arial" w:hAnsi="Arial" w:cs="Arial"/>
            <w:color w:val="808080"/>
            <w:sz w:val="28"/>
            <w:szCs w:val="28"/>
          </w:rPr>
          <w:t xml:space="preserve">em</w:t>
        </w:r>
      </w:ins>
      <w:r>
        <w:rPr>
          <w:rFonts w:ascii="Arial" w:hAnsi="Arial" w:cs="Arial"/>
          <w:sz w:val="28"/>
          <w:szCs w:val="28"/>
        </w:rPr>
        <w:t xml:space="preserve"> favor da própria vendedora</w:t>
      </w:r>
      <w:r>
        <w:rPr>
          <w:rFonts w:ascii="Arial" w:hAnsi="Arial" w:cs="Arial"/>
          <w:sz w:val="28"/>
          <w:szCs w:val="28"/>
        </w:rPr>
        <w:t xml:space="preserve">.</w:t>
      </w:r>
      <w:del w:id="1636" w:author="Assessor GDSXSR" w:date="2026-10-31T19:49:48Z">
        <w:r>
          <w:rPr>
            <w:rFonts w:ascii="Arial" w:hAnsi="Arial" w:cs="Arial"/>
            <w:sz w:val="28"/>
            <w:szCs w:val="28"/>
          </w:rPr>
          <w:delText xml:space="preserve"> </w:delText>
        </w:r>
      </w:del>
    </w:p>
    <w:p>
      <w:pPr>
        <w:spacing w:after="0" w:line="360" w:lineRule="auto"/>
        <w:ind w:firstLine="2268"/>
        <w:jc w:val="both"/>
        <w:rPr>
          <w:ins w:id="1638" w:author="Assessor GDSXSR" w:date="2026-10-31T19:49:48Z"/>
        </w:rPr>
      </w:pPr>
    </w:p>
    <w:p w14:paraId="3BA2B076" w14:textId="2B7CE551" w:rsidR="005558E9" w:rsidRDefault="005558E9" w:rsidP="00DB1301">
      <w:pPr>
        <w:spacing w:after="0" w:line="360" w:lineRule="auto"/>
        <w:ind w:firstLine="2268"/>
        <w:jc w:val="both"/>
        <w:rPr>
          <w:rFonts w:ascii="Arial" w:hAnsi="Arial" w:cs="Arial"/>
          <w:sz w:val="28"/>
          <w:szCs w:val="28"/>
        </w:rPr>
      </w:pPr>
      <w:commentRangeStart w:id="21"/>
      <w:r>
        <w:rPr>
          <w:rFonts w:ascii="Arial" w:hAnsi="Arial" w:cs="Arial"/>
          <w:sz w:val="28"/>
          <w:szCs w:val="28"/>
        </w:rPr>
        <w:t xml:space="preserve">Tal instrumento particular te</w:t>
      </w:r>
      <w:commentRangeEnd w:id="21"/>
      <w:r>
        <w:rPr>
          <w:rStyle w:val="CommentReference"/>
        </w:rPr>
        <w:commentReference w:id="21"/>
      </w:r>
      <w:r>
        <w:rPr>
          <w:rFonts w:ascii="Arial" w:hAnsi="Arial" w:cs="Arial"/>
          <w:sz w:val="28"/>
          <w:szCs w:val="28"/>
        </w:rPr>
        <w:t xml:space="preserve">m os mesmos efeitos de escritura pública, conforme o art. 38 da Lei nº 9.514/97, na redação dada pela Lei nº </w:t>
      </w:r>
      <w:r>
        <w:rPr>
          <w:rFonts w:ascii="Arial" w:hAnsi="Arial" w:cs="Arial"/>
          <w:sz w:val="28"/>
          <w:szCs w:val="28"/>
        </w:rPr>
        <w:t xml:space="preserve">11.076/04.</w:t>
      </w:r>
    </w:p>
    <w:p w14:paraId="3B2174AD" w14:textId="77777777" w:rsidR="005558E9" w:rsidRDefault="005558E9" w:rsidP="00DB1301">
      <w:pPr>
        <w:spacing w:after="0" w:line="360" w:lineRule="auto"/>
        <w:ind w:firstLine="2268"/>
        <w:jc w:val="both"/>
        <w:rPr>
          <w:rFonts w:ascii="Arial" w:hAnsi="Arial" w:cs="Arial"/>
          <w:sz w:val="28"/>
          <w:szCs w:val="28"/>
        </w:rPr>
      </w:pPr>
    </w:p>
    <w:p w14:paraId="14EDB7EF" w14:textId="63B9B577" w:rsidR="00B76FFA" w:rsidRDefault="00AE263C" w:rsidP="00DB1301">
      <w:pPr>
        <w:spacing w:after="0" w:line="360" w:lineRule="auto"/>
        <w:ind w:firstLine="2268"/>
        <w:jc w:val="both"/>
        <w:rPr>
          <w:rFonts w:ascii="Arial" w:hAnsi="Arial" w:cs="Arial"/>
          <w:sz w:val="28"/>
          <w:szCs w:val="28"/>
        </w:rPr>
      </w:pPr>
      <w:del w:id="1639" w:author="Assessor GDSXSR" w:date="2026-10-31T19:49:48Z">
        <w:r>
          <w:rPr>
            <w:rFonts w:ascii="Arial" w:hAnsi="Arial" w:cs="Arial"/>
            <w:sz w:val="28"/>
            <w:szCs w:val="28"/>
          </w:rPr>
          <w:delText xml:space="preserve">Feito este esclarecimento, o</w:delText>
        </w:r>
      </w:del>
      <w:ins w:id="1640" w:author="Assessor GDSXSR" w:date="2026-10-31T19:49:48Z">
        <w:r>
          <w:rPr>
            <w:rFonts w:ascii="Arial" w:hAnsi="Arial" w:cs="Arial"/>
            <w:color w:val="808080"/>
            <w:sz w:val="28"/>
            <w:szCs w:val="28"/>
          </w:rPr>
          <w:t xml:space="preserve">O</w:t>
        </w:r>
      </w:ins>
      <w:r>
        <w:rPr>
          <w:rFonts w:ascii="Arial" w:hAnsi="Arial" w:cs="Arial"/>
          <w:sz w:val="28"/>
          <w:szCs w:val="28"/>
        </w:rPr>
        <w:t xml:space="preserve"> registro do contrato </w:t>
      </w:r>
      <w:del w:id="1641" w:author="Assessor GDSXSR" w:date="2026-10-31T19:49:48Z">
        <w:r>
          <w:rPr>
            <w:rFonts w:ascii="Arial" w:hAnsi="Arial" w:cs="Arial"/>
            <w:sz w:val="28"/>
            <w:szCs w:val="28"/>
          </w:rPr>
          <w:delText xml:space="preserve">é providência que </w:delText>
        </w:r>
      </w:del>
      <w:r>
        <w:rPr>
          <w:rFonts w:ascii="Arial" w:hAnsi="Arial" w:cs="Arial"/>
          <w:sz w:val="28"/>
          <w:szCs w:val="28"/>
        </w:rPr>
        <w:t xml:space="preserve">serve aos interesses</w:t>
      </w:r>
      <w:del w:id="1642" w:author="Assessor GDSXSR" w:date="2026-10-31T19:49:48Z">
        <w:r>
          <w:rPr>
            <w:rFonts w:ascii="Arial" w:hAnsi="Arial" w:cs="Arial"/>
            <w:sz w:val="28"/>
            <w:szCs w:val="28"/>
          </w:rPr>
          <w:delText xml:space="preserve"> jurídicos</w:delText>
        </w:r>
      </w:del>
      <w:r>
        <w:rPr>
          <w:rFonts w:ascii="Arial" w:hAnsi="Arial" w:cs="Arial"/>
          <w:sz w:val="28"/>
          <w:szCs w:val="28"/>
        </w:rPr>
        <w:t xml:space="preserve"> de ambos os contratantes</w:t>
      </w:r>
      <w:ins w:id="1643" w:author="Assessor GDSXSR" w:date="2026-10-31T19:49:48Z">
        <w:r>
          <w:rPr>
            <w:rFonts w:ascii="Arial" w:hAnsi="Arial" w:cs="Arial"/>
            <w:color w:val="808080"/>
            <w:sz w:val="28"/>
            <w:szCs w:val="28"/>
          </w:rPr>
          <w:t xml:space="preserve">: para o comprador, é a única forma de transferir a propriedade, sem a qual seus direitos ficam restritos ao campo obrigacional</w:t>
        </w:r>
      </w:ins>
      <w:r>
        <w:rPr>
          <w:rFonts w:ascii="Arial" w:hAnsi="Arial" w:cs="Arial"/>
          <w:sz w:val="28"/>
          <w:szCs w:val="28"/>
        </w:rPr>
        <w:t xml:space="preserve">.</w:t>
      </w:r>
    </w:p>
    <w:p w14:paraId="26CB01C0" w14:textId="77777777" w:rsidR="00B76FFA" w:rsidRDefault="00B76FFA" w:rsidP="00DB1301">
      <w:pPr>
        <w:spacing w:after="0" w:line="360" w:lineRule="auto"/>
        <w:ind w:firstLine="2268"/>
        <w:jc w:val="both"/>
        <w:rPr>
          <w:del w:id="1644" w:author="Assessor GDSXSR" w:date="2026-10-31T19:49:48Z"/>
          <w:rFonts w:ascii="Arial" w:hAnsi="Arial" w:cs="Arial"/>
          <w:sz w:val="28"/>
          <w:szCs w:val="28"/>
        </w:rPr>
      </w:pPr>
    </w:p>
    <w:p w14:paraId="28456657" w14:textId="7EB5FD80" w:rsidR="00884FFC" w:rsidRDefault="00884FFC" w:rsidP="00DB1301">
      <w:pPr>
        <w:spacing w:after="0" w:line="360" w:lineRule="auto"/>
        <w:ind w:firstLine="2268"/>
        <w:jc w:val="both"/>
        <w:rPr>
          <w:del w:id="1652" w:author="Assessor GDSXSR" w:date="2026-10-31T19:49:48Z"/>
          <w:rFonts w:ascii="Arial" w:hAnsi="Arial" w:cs="Arial"/>
          <w:sz w:val="28"/>
          <w:szCs w:val="28"/>
        </w:rPr>
      </w:pPr>
      <w:del w:id="1645" w:author="Assessor GDSXSR" w:date="2026-10-31T19:49:48Z">
        <w:r>
          <w:rPr>
            <w:rFonts w:ascii="Arial" w:hAnsi="Arial" w:cs="Arial"/>
            <w:sz w:val="28"/>
            <w:szCs w:val="28"/>
          </w:rPr>
          <w:lastRenderedPageBreak/>
          <w:delText xml:space="preserve">Para o comprador, é a única forma de </w:delText>
        </w:r>
      </w:del>
      <w:del w:id="1646" w:author="Assessor GDSXSR" w:date="2026-10-31T19:49:48Z">
        <w:r w:rsidR="00EF12CC">
          <w:rPr>
            <w:rFonts w:ascii="Arial" w:hAnsi="Arial" w:cs="Arial"/>
            <w:sz w:val="28"/>
            <w:szCs w:val="28"/>
          </w:rPr>
          <w:delText>transferir a propriedade</w:delText>
        </w:r>
      </w:del>
      <w:del w:id="1647" w:author="Assessor GDSXSR" w:date="2026-10-31T19:49:48Z">
        <w:r w:rsidR="0014374D">
          <w:rPr>
            <w:rFonts w:ascii="Arial" w:hAnsi="Arial" w:cs="Arial"/>
            <w:sz w:val="28"/>
            <w:szCs w:val="28"/>
          </w:rPr>
          <w:delText>,</w:delText>
        </w:r>
      </w:del>
      <w:del w:id="1648" w:author="Assessor GDSXSR" w:date="2026-10-31T19:49:48Z">
        <w:r w:rsidR="00B76FFA">
          <w:rPr>
            <w:rFonts w:ascii="Arial" w:hAnsi="Arial" w:cs="Arial"/>
            <w:sz w:val="28"/>
            <w:szCs w:val="28"/>
          </w:rPr>
          <w:delText xml:space="preserve"> constituindo</w:delText>
        </w:r>
      </w:del>
      <w:del w:id="1649" w:author="Assessor GDSXSR" w:date="2026-10-31T19:49:48Z">
        <w:r w:rsidR="0014374D">
          <w:rPr>
            <w:rFonts w:ascii="Arial" w:hAnsi="Arial" w:cs="Arial"/>
            <w:sz w:val="28"/>
            <w:szCs w:val="28"/>
          </w:rPr>
          <w:delText xml:space="preserve"> formalidade</w:delText>
        </w:r>
      </w:del>
      <w:del w:id="1650" w:author="Assessor GDSXSR" w:date="2026-10-31T19:49:48Z">
        <w:r w:rsidR="00EF12CC">
          <w:rPr>
            <w:rFonts w:ascii="Arial" w:hAnsi="Arial" w:cs="Arial"/>
            <w:sz w:val="28"/>
            <w:szCs w:val="28"/>
          </w:rPr>
          <w:delText xml:space="preserve"> sem a qual seus eventuais direitos </w:delText>
        </w:r>
      </w:del>
      <w:del w:id="1651" w:author="Assessor GDSXSR" w:date="2026-10-31T19:49:48Z">
        <w:r w:rsidR="0014374D">
          <w:rPr>
            <w:rFonts w:ascii="Arial" w:hAnsi="Arial" w:cs="Arial"/>
            <w:sz w:val="28"/>
            <w:szCs w:val="28"/>
          </w:rPr>
          <w:delText>ficariam restritos ao campo obrigacional, e não real.</w:delText>
        </w:r>
      </w:del>
    </w:p>
    <w:p w14:paraId="38849AFB" w14:textId="77777777" w:rsidR="00B76FFA" w:rsidRDefault="00B76FFA" w:rsidP="00DB1301">
      <w:pPr>
        <w:spacing w:after="0" w:line="360" w:lineRule="auto"/>
        <w:ind w:firstLine="2268"/>
        <w:jc w:val="both"/>
        <w:rPr>
          <w:rFonts w:ascii="Arial" w:hAnsi="Arial" w:cs="Arial"/>
          <w:sz w:val="28"/>
          <w:szCs w:val="28"/>
        </w:rPr>
      </w:pPr>
    </w:p>
    <w:p w14:paraId="3BF67BE9" w14:textId="77777777" w:rsidR="000B2B96" w:rsidRDefault="00B76FFA" w:rsidP="00DB1301">
      <w:pPr>
        <w:spacing w:after="0" w:line="360" w:lineRule="auto"/>
        <w:ind w:firstLine="2268"/>
        <w:jc w:val="both"/>
        <w:rPr>
          <w:rFonts w:ascii="Arial" w:hAnsi="Arial" w:cs="Arial"/>
          <w:sz w:val="28"/>
          <w:szCs w:val="28"/>
        </w:rPr>
      </w:pPr>
      <w:del w:id="1653" w:author="Assessor GDSXSR" w:date="2026-10-31T19:49:48Z">
        <w:r>
          <w:rPr>
            <w:rFonts w:ascii="Arial" w:hAnsi="Arial" w:cs="Arial"/>
            <w:sz w:val="28"/>
            <w:szCs w:val="28"/>
          </w:rPr>
          <w:delText xml:space="preserve">Na</w:delText>
        </w:r>
      </w:del>
      <w:ins w:id="1654" w:author="Assessor GDSXSR" w:date="2026-10-31T19:49:48Z">
        <w:r>
          <w:rPr>
            <w:rFonts w:ascii="Arial" w:hAnsi="Arial" w:cs="Arial"/>
            <w:color w:val="808080"/>
            <w:sz w:val="28"/>
            <w:szCs w:val="28"/>
          </w:rPr>
          <w:t xml:space="preserve">Para</w:t>
        </w:r>
      </w:ins>
      <w:r>
        <w:rPr>
          <w:rFonts w:ascii="Arial" w:hAnsi="Arial" w:cs="Arial"/>
          <w:sz w:val="28"/>
          <w:szCs w:val="28"/>
        </w:rPr>
        <w:t xml:space="preserve"> </w:t>
      </w:r>
      <w:del w:id="1655" w:author="Assessor GDSXSR" w:date="2026-10-31T19:49:48Z">
        <w:r>
          <w:rPr>
            <w:rFonts w:ascii="Arial" w:hAnsi="Arial" w:cs="Arial"/>
            <w:sz w:val="28"/>
            <w:szCs w:val="28"/>
          </w:rPr>
          <w:delText xml:space="preserve">perspectiva do</w:delText>
        </w:r>
      </w:del>
      <w:ins w:id="1656" w:author="Assessor GDSXSR" w:date="2026-10-31T19:49:48Z">
        <w:r>
          <w:rPr>
            <w:rFonts w:ascii="Arial" w:hAnsi="Arial" w:cs="Arial"/>
            <w:color w:val="808080"/>
            <w:sz w:val="28"/>
            <w:szCs w:val="28"/>
          </w:rPr>
          <w:t xml:space="preserve">o</w:t>
        </w:r>
      </w:ins>
      <w:r>
        <w:rPr>
          <w:rFonts w:ascii="Arial" w:hAnsi="Arial" w:cs="Arial"/>
          <w:sz w:val="28"/>
          <w:szCs w:val="28"/>
        </w:rPr>
        <w:t xml:space="preserve"> vendedor, </w:t>
      </w:r>
      <w:del w:id="1657" w:author="Assessor GDSXSR" w:date="2026-10-31T19:49:48Z">
        <w:r>
          <w:rPr>
            <w:rFonts w:ascii="Arial" w:hAnsi="Arial" w:cs="Arial"/>
            <w:sz w:val="28"/>
            <w:szCs w:val="28"/>
          </w:rPr>
          <w:delText xml:space="preserve">serve para evitar</w:delText>
        </w:r>
      </w:del>
      <w:ins w:id="1658" w:author="Assessor GDSXSR" w:date="2026-10-31T19:49:48Z">
        <w:r>
          <w:rPr>
            <w:rFonts w:ascii="Arial" w:hAnsi="Arial" w:cs="Arial"/>
            <w:color w:val="808080"/>
            <w:sz w:val="28"/>
            <w:szCs w:val="28"/>
          </w:rPr>
          <w:t xml:space="preserve">evita</w:t>
        </w:r>
      </w:ins>
      <w:r>
        <w:rPr>
          <w:rFonts w:ascii="Arial" w:hAnsi="Arial" w:cs="Arial"/>
          <w:sz w:val="28"/>
          <w:szCs w:val="28"/>
        </w:rPr>
        <w:t xml:space="preserve"> a</w:t>
      </w:r>
      <w:del w:id="1659" w:author="Assessor GDSXSR" w:date="2026-10-31T19:49:48Z">
        <w:r>
          <w:rPr>
            <w:rFonts w:ascii="Arial" w:hAnsi="Arial" w:cs="Arial"/>
            <w:sz w:val="28"/>
            <w:szCs w:val="28"/>
          </w:rPr>
          <w:delText xml:space="preserve"> sua</w:delText>
        </w:r>
      </w:del>
      <w:r>
        <w:rPr>
          <w:rFonts w:ascii="Arial" w:hAnsi="Arial" w:cs="Arial"/>
          <w:sz w:val="28"/>
          <w:szCs w:val="28"/>
        </w:rPr>
        <w:t xml:space="preserve"> sujeição a obrigações </w:t>
      </w:r>
      <w:r>
        <w:rPr>
          <w:rFonts w:ascii="Arial" w:hAnsi="Arial" w:cs="Arial"/>
          <w:i/>
          <w:iCs/>
          <w:sz w:val="28"/>
          <w:szCs w:val="28"/>
        </w:rPr>
        <w:t xml:space="preserve">propter rem</w:t>
      </w:r>
      <w:del w:id="1660" w:author="Assessor GDSXSR" w:date="2026-10-31T19:49:48Z">
        <w:r>
          <w:rPr>
            <w:rFonts w:ascii="Arial" w:hAnsi="Arial" w:cs="Arial"/>
            <w:i/>
            <w:iCs/>
            <w:sz w:val="28"/>
            <w:szCs w:val="28"/>
          </w:rPr>
          <w:delText xml:space="preserve"> </w:delText>
        </w:r>
        <w:r>
          <w:rPr>
            <w:rFonts w:ascii="Arial" w:hAnsi="Arial" w:cs="Arial"/>
            <w:sz w:val="28"/>
            <w:szCs w:val="28"/>
          </w:rPr>
          <w:delText xml:space="preserve">atreladas ao imóvel</w:delText>
        </w:r>
      </w:del>
      <w:r>
        <w:rPr>
          <w:rFonts w:ascii="Arial" w:hAnsi="Arial" w:cs="Arial"/>
          <w:sz w:val="28"/>
          <w:szCs w:val="28"/>
        </w:rPr>
        <w:t xml:space="preserve">, como tributos e encargos condominiais</w:t>
      </w:r>
      <w:r>
        <w:rPr>
          <w:rFonts w:ascii="Arial" w:hAnsi="Arial" w:cs="Arial"/>
          <w:sz w:val="28"/>
          <w:szCs w:val="28"/>
        </w:rPr>
        <w:t xml:space="preserve">.</w:t>
      </w:r>
      <w:del w:id="1661" w:author="Assessor GDSXSR" w:date="2026-10-31T19:49:48Z">
        <w:r>
          <w:rPr>
            <w:rFonts w:ascii="Arial" w:hAnsi="Arial" w:cs="Arial"/>
            <w:sz w:val="28"/>
            <w:szCs w:val="28"/>
          </w:rPr>
          <w:delText xml:space="preserve"> </w:delText>
        </w:r>
      </w:del>
    </w:p>
    <w:p w14:paraId="65E9E214" w14:textId="77777777" w:rsidR="000B2B96" w:rsidRDefault="000B2B96" w:rsidP="00DB1301">
      <w:pPr>
        <w:spacing w:after="0" w:line="360" w:lineRule="auto"/>
        <w:ind w:firstLine="2268"/>
        <w:jc w:val="both"/>
        <w:rPr>
          <w:rFonts w:ascii="Arial" w:hAnsi="Arial" w:cs="Arial"/>
          <w:sz w:val="28"/>
          <w:szCs w:val="28"/>
        </w:rPr>
      </w:pPr>
    </w:p>
    <w:p>
      <w:pPr>
        <w:spacing w:after="0" w:line="360" w:lineRule="auto"/>
        <w:ind w:firstLine="2268"/>
        <w:jc w:val="both"/>
        <w:rPr>
          <w:ins w:id="1680" w:author="Assessor GDSXSR" w:date="2026-10-31T19:49:48Z"/>
        </w:rPr>
      </w:pPr>
      <w:del w:id="1662" w:author="Assessor GDSXSR" w:date="2026-10-31T19:49:48Z">
        <w:r>
          <w:rPr>
            <w:rFonts w:ascii="Arial" w:hAnsi="Arial" w:cs="Arial"/>
            <w:sz w:val="28"/>
            <w:szCs w:val="28"/>
          </w:rPr>
          <w:delText xml:space="preserve">Especificamente porque</w:delText>
        </w:r>
      </w:del>
      <w:ins w:id="1663" w:author="Assessor GDSXSR" w:date="2026-10-31T19:49:48Z">
        <w:r>
          <w:rPr>
            <w:rFonts w:ascii="Arial" w:hAnsi="Arial" w:cs="Arial"/>
            <w:color w:val="808080"/>
            <w:sz w:val="28"/>
            <w:szCs w:val="28"/>
          </w:rPr>
          <w:t xml:space="preserve">Como</w:t>
        </w:r>
      </w:ins>
      <w:r>
        <w:rPr>
          <w:rFonts w:ascii="Arial" w:hAnsi="Arial" w:cs="Arial"/>
          <w:sz w:val="28"/>
          <w:szCs w:val="28"/>
        </w:rPr>
        <w:t xml:space="preserve"> </w:t>
      </w:r>
      <w:r>
        <w:rPr>
          <w:rFonts w:ascii="Arial" w:hAnsi="Arial" w:cs="Arial"/>
          <w:sz w:val="28"/>
          <w:szCs w:val="28"/>
        </w:rPr>
        <w:t xml:space="preserve">o financiamento foi oferecido diretamente pela incorporadora</w:t>
      </w:r>
      <w:r>
        <w:rPr>
          <w:rFonts w:ascii="Arial" w:hAnsi="Arial" w:cs="Arial"/>
          <w:sz w:val="28"/>
          <w:szCs w:val="28"/>
        </w:rPr>
        <w:t xml:space="preserve">, o registro </w:t>
      </w:r>
      <w:r>
        <w:rPr>
          <w:rFonts w:ascii="Arial" w:hAnsi="Arial" w:cs="Arial"/>
          <w:sz w:val="28"/>
          <w:szCs w:val="28"/>
        </w:rPr>
        <w:t xml:space="preserve">não </w:t>
      </w:r>
      <w:r>
        <w:rPr>
          <w:rFonts w:ascii="Arial" w:hAnsi="Arial" w:cs="Arial"/>
          <w:sz w:val="28"/>
          <w:szCs w:val="28"/>
        </w:rPr>
        <w:t xml:space="preserve">é </w:t>
      </w:r>
      <w:del w:id="1664" w:author="Assessor GDSXSR" w:date="2026-10-31T19:49:48Z">
        <w:r>
          <w:rPr>
            <w:rFonts w:ascii="Arial" w:hAnsi="Arial" w:cs="Arial"/>
            <w:sz w:val="28"/>
            <w:szCs w:val="28"/>
          </w:rPr>
          <w:delText xml:space="preserve">estritamente </w:delText>
        </w:r>
      </w:del>
      <w:r>
        <w:rPr>
          <w:rFonts w:ascii="Arial" w:hAnsi="Arial" w:cs="Arial"/>
          <w:sz w:val="28"/>
          <w:szCs w:val="28"/>
        </w:rPr>
        <w:t xml:space="preserve">necessário para </w:t>
      </w:r>
      <w:del w:id="1665" w:author="Assessor GDSXSR" w:date="2026-10-31T19:49:48Z">
        <w:r>
          <w:rPr>
            <w:rFonts w:ascii="Arial" w:hAnsi="Arial" w:cs="Arial"/>
            <w:sz w:val="28"/>
            <w:szCs w:val="28"/>
          </w:rPr>
          <w:delText xml:space="preserve">que </w:delText>
        </w:r>
      </w:del>
      <w:r>
        <w:rPr>
          <w:rFonts w:ascii="Arial" w:hAnsi="Arial" w:cs="Arial"/>
          <w:sz w:val="28"/>
          <w:szCs w:val="28"/>
        </w:rPr>
        <w:t xml:space="preserve">a </w:t>
      </w:r>
      <w:ins w:id="1666" w:author="Assessor GDSXSR" w:date="2026-10-31T19:49:48Z">
        <w:r>
          <w:rPr>
            <w:rFonts w:ascii="Arial" w:hAnsi="Arial" w:cs="Arial"/>
            <w:color w:val="808080"/>
            <w:sz w:val="28"/>
            <w:szCs w:val="28"/>
          </w:rPr>
          <w:t xml:space="preserve">eficácia da </w:t>
        </w:r>
      </w:ins>
      <w:r>
        <w:rPr>
          <w:rFonts w:ascii="Arial" w:hAnsi="Arial" w:cs="Arial"/>
          <w:sz w:val="28"/>
          <w:szCs w:val="28"/>
        </w:rPr>
        <w:t xml:space="preserve">garantia</w:t>
      </w:r>
      <w:del w:id="1667" w:author="Assessor GDSXSR" w:date="2026-10-31T19:49:48Z">
        <w:r>
          <w:rPr>
            <w:rFonts w:ascii="Arial" w:hAnsi="Arial" w:cs="Arial"/>
            <w:sz w:val="28"/>
            <w:szCs w:val="28"/>
          </w:rPr>
          <w:delText xml:space="preserve"> seja eficaz</w:delText>
        </w:r>
      </w:del>
      <w:r>
        <w:rPr>
          <w:rFonts w:ascii="Arial" w:hAnsi="Arial" w:cs="Arial"/>
          <w:sz w:val="28"/>
          <w:szCs w:val="28"/>
        </w:rPr>
        <w:t xml:space="preserve"> perante terceiros, </w:t>
      </w:r>
      <w:del w:id="1668" w:author="Assessor GDSXSR" w:date="2026-10-31T19:49:48Z">
        <w:r>
          <w:rPr>
            <w:rFonts w:ascii="Arial" w:hAnsi="Arial" w:cs="Arial"/>
            <w:sz w:val="28"/>
            <w:szCs w:val="28"/>
          </w:rPr>
          <w:delText xml:space="preserve">já que</w:delText>
        </w:r>
      </w:del>
      <w:ins w:id="1669" w:author="Assessor GDSXSR" w:date="2026-10-31T19:49:48Z">
        <w:r>
          <w:rPr>
            <w:rFonts w:ascii="Arial" w:hAnsi="Arial" w:cs="Arial"/>
            <w:color w:val="808080"/>
            <w:sz w:val="28"/>
            <w:szCs w:val="28"/>
          </w:rPr>
          <w:t xml:space="preserve">pois</w:t>
        </w:r>
      </w:ins>
      <w:r>
        <w:rPr>
          <w:rFonts w:ascii="Arial" w:hAnsi="Arial" w:cs="Arial"/>
          <w:sz w:val="28"/>
          <w:szCs w:val="28"/>
        </w:rPr>
        <w:t xml:space="preserve"> o domínio permanece</w:t>
      </w:r>
      <w:r>
        <w:rPr>
          <w:rFonts w:ascii="Arial" w:hAnsi="Arial" w:cs="Arial"/>
          <w:sz w:val="28"/>
          <w:szCs w:val="28"/>
        </w:rPr>
        <w:t xml:space="preserve">u </w:t>
      </w:r>
      <w:del w:id="1670" w:author="Assessor GDSXSR" w:date="2026-10-31T19:49:48Z">
        <w:r>
          <w:rPr>
            <w:rFonts w:ascii="Arial" w:hAnsi="Arial" w:cs="Arial"/>
            <w:sz w:val="28"/>
            <w:szCs w:val="28"/>
          </w:rPr>
          <w:delText xml:space="preserve">sob</w:delText>
        </w:r>
      </w:del>
      <w:ins w:id="1671" w:author="Assessor GDSXSR" w:date="2026-10-31T19:49:48Z">
        <w:r>
          <w:rPr>
            <w:rFonts w:ascii="Arial" w:hAnsi="Arial" w:cs="Arial"/>
            <w:color w:val="808080"/>
            <w:sz w:val="28"/>
            <w:szCs w:val="28"/>
          </w:rPr>
          <w:t xml:space="preserve">com</w:t>
        </w:r>
      </w:ins>
      <w:r>
        <w:rPr>
          <w:rFonts w:ascii="Arial" w:hAnsi="Arial" w:cs="Arial"/>
          <w:sz w:val="28"/>
          <w:szCs w:val="28"/>
        </w:rPr>
        <w:t xml:space="preserve"> a </w:t>
      </w:r>
      <w:del w:id="1672" w:author="Assessor GDSXSR" w:date="2026-10-31T19:49:48Z">
        <w:r>
          <w:rPr>
            <w:rFonts w:ascii="Arial" w:hAnsi="Arial" w:cs="Arial"/>
            <w:sz w:val="28"/>
            <w:szCs w:val="28"/>
          </w:rPr>
          <w:delText xml:space="preserve">titularidade do vendedor</w:delText>
        </w:r>
      </w:del>
      <w:ins w:id="1673" w:author="Assessor GDSXSR" w:date="2026-10-31T19:49:48Z">
        <w:r>
          <w:rPr>
            <w:rFonts w:ascii="Arial" w:hAnsi="Arial" w:cs="Arial"/>
            <w:color w:val="808080"/>
            <w:sz w:val="28"/>
            <w:szCs w:val="28"/>
          </w:rPr>
          <w:t xml:space="preserve">vendedora</w:t>
        </w:r>
      </w:ins>
      <w:r>
        <w:rPr>
          <w:rFonts w:ascii="Arial" w:hAnsi="Arial" w:cs="Arial"/>
          <w:sz w:val="28"/>
          <w:szCs w:val="28"/>
        </w:rPr>
        <w:t xml:space="preserve">.</w:t>
      </w:r>
      <w:del w:id="1674" w:author="Assessor GDSXSR" w:date="2026-10-31T19:49:48Z">
        <w:r>
          <w:rPr>
            <w:rFonts w:ascii="Arial" w:hAnsi="Arial" w:cs="Arial"/>
            <w:sz w:val="28"/>
            <w:szCs w:val="28"/>
          </w:rPr>
          <w:delText xml:space="preserve"> </w:delText>
        </w:r>
      </w:del>
    </w:p>
    <w:p>
      <w:pPr>
        <w:spacing w:after="0" w:line="360" w:lineRule="auto"/>
        <w:ind w:firstLine="2268"/>
        <w:jc w:val="both"/>
        <w:rPr>
          <w:ins w:id="1681" w:author="Assessor GDSXSR" w:date="2026-10-31T19:49:48Z"/>
        </w:rPr>
      </w:pPr>
    </w:p>
    <w:p w14:paraId="23AE35F1" w14:textId="19A68CC5" w:rsidR="00B76FFA" w:rsidRDefault="000B2B96" w:rsidP="00DB1301">
      <w:pPr>
        <w:spacing w:after="0" w:line="360" w:lineRule="auto"/>
        <w:ind w:firstLine="2268"/>
        <w:jc w:val="both"/>
        <w:rPr>
          <w:rFonts w:ascii="Arial" w:hAnsi="Arial" w:cs="Arial"/>
          <w:sz w:val="28"/>
          <w:szCs w:val="28"/>
        </w:rPr>
      </w:pPr>
      <w:r>
        <w:rPr>
          <w:rFonts w:ascii="Arial" w:hAnsi="Arial" w:cs="Arial"/>
          <w:sz w:val="28"/>
          <w:szCs w:val="28"/>
        </w:rPr>
        <w:t xml:space="preserve">Assim, eventuais credores da compradora </w:t>
      </w:r>
      <w:del w:id="1675" w:author="Assessor GDSXSR" w:date="2026-10-31T19:49:48Z">
        <w:r>
          <w:rPr>
            <w:rFonts w:ascii="Arial" w:hAnsi="Arial" w:cs="Arial"/>
            <w:sz w:val="28"/>
            <w:szCs w:val="28"/>
          </w:rPr>
          <w:delText xml:space="preserve">não</w:delText>
        </w:r>
      </w:del>
      <w:ins w:id="1676" w:author="Assessor GDSXSR" w:date="2026-10-31T19:49:48Z">
        <w:r>
          <w:rPr>
            <w:rFonts w:ascii="Arial" w:hAnsi="Arial" w:cs="Arial"/>
            <w:color w:val="808080"/>
            <w:sz w:val="28"/>
            <w:szCs w:val="28"/>
          </w:rPr>
          <w:t xml:space="preserve">só</w:t>
        </w:r>
      </w:ins>
      <w:r>
        <w:rPr>
          <w:rFonts w:ascii="Arial" w:hAnsi="Arial" w:cs="Arial"/>
          <w:sz w:val="28"/>
          <w:szCs w:val="28"/>
        </w:rPr>
        <w:t xml:space="preserve"> poderiam </w:t>
      </w:r>
      <w:del w:id="1677" w:author="Assessor GDSXSR" w:date="2026-10-31T19:49:48Z">
        <w:r>
          <w:rPr>
            <w:rFonts w:ascii="Arial" w:hAnsi="Arial" w:cs="Arial"/>
            <w:sz w:val="28"/>
            <w:szCs w:val="28"/>
          </w:rPr>
          <w:delText xml:space="preserve">buscar a constrição do imóvel para pagamento de dívidas dela, mas, quando muito, </w:delText>
        </w:r>
        <w:r>
          <w:rPr>
            <w:rFonts w:ascii="Arial" w:hAnsi="Arial" w:cs="Arial"/>
            <w:sz w:val="28"/>
            <w:szCs w:val="28"/>
          </w:rPr>
          <w:delText xml:space="preserve">de</w:delText>
        </w:r>
      </w:del>
      <w:ins w:id="1678" w:author="Assessor GDSXSR" w:date="2026-10-31T19:49:48Z">
        <w:r>
          <w:rPr>
            <w:rFonts w:ascii="Arial" w:hAnsi="Arial" w:cs="Arial"/>
            <w:color w:val="808080"/>
            <w:sz w:val="28"/>
            <w:szCs w:val="28"/>
          </w:rPr>
          <w:t xml:space="preserve">alcançar</w:t>
        </w:r>
      </w:ins>
      <w:r>
        <w:rPr>
          <w:rFonts w:ascii="Arial" w:hAnsi="Arial" w:cs="Arial"/>
          <w:sz w:val="28"/>
          <w:szCs w:val="28"/>
        </w:rPr>
        <w:t xml:space="preserve"> seus direitos obrigacionais</w:t>
      </w:r>
      <w:del w:id="1679" w:author="Assessor GDSXSR" w:date="2026-10-31T19:49:48Z">
        <w:r>
          <w:rPr>
            <w:rFonts w:ascii="Arial" w:hAnsi="Arial" w:cs="Arial"/>
            <w:sz w:val="28"/>
            <w:szCs w:val="28"/>
          </w:rPr>
          <w:delText xml:space="preserve"> decorrentes do contrato – como </w:delText>
        </w:r>
        <w:r>
          <w:rPr>
            <w:rFonts w:ascii="Arial" w:hAnsi="Arial" w:cs="Arial"/>
            <w:sz w:val="28"/>
            <w:szCs w:val="28"/>
          </w:rPr>
          <w:delText xml:space="preserve">a adjudicação condicionada </w:delText>
        </w:r>
        <w:r>
          <w:rPr>
            <w:rFonts w:ascii="Arial" w:hAnsi="Arial" w:cs="Arial"/>
            <w:sz w:val="28"/>
            <w:szCs w:val="28"/>
          </w:rPr>
          <w:delText xml:space="preserve">à quitação do saldo</w:delText>
        </w:r>
        <w:r>
          <w:rPr>
            <w:rFonts w:ascii="Arial" w:hAnsi="Arial" w:cs="Arial"/>
            <w:sz w:val="28"/>
            <w:szCs w:val="28"/>
          </w:rPr>
          <w:delText xml:space="preserve"> devedor</w:delText>
        </w:r>
        <w:r>
          <w:rPr>
            <w:rFonts w:ascii="Arial" w:hAnsi="Arial" w:cs="Arial"/>
            <w:sz w:val="28"/>
            <w:szCs w:val="28"/>
          </w:rPr>
          <w:delText xml:space="preserve">, ou o montante </w:delText>
        </w:r>
        <w:r>
          <w:rPr>
            <w:rFonts w:ascii="Arial" w:hAnsi="Arial" w:cs="Arial"/>
            <w:sz w:val="28"/>
            <w:szCs w:val="28"/>
          </w:rPr>
          <w:delText xml:space="preserve">a ser restituído em caso de resolução, por exemplo</w:delText>
        </w:r>
      </w:del>
      <w:r>
        <w:rPr>
          <w:rFonts w:ascii="Arial" w:hAnsi="Arial" w:cs="Arial"/>
          <w:sz w:val="28"/>
          <w:szCs w:val="28"/>
        </w:rPr>
        <w:t xml:space="preserve">.</w:t>
      </w:r>
    </w:p>
    <w:p w14:paraId="4DA1EDCF" w14:textId="77777777" w:rsidR="00FB5CDD" w:rsidRDefault="00FB5CDD" w:rsidP="00DB1301">
      <w:pPr>
        <w:spacing w:after="0" w:line="360" w:lineRule="auto"/>
        <w:ind w:firstLine="2268"/>
        <w:jc w:val="both"/>
        <w:rPr>
          <w:rFonts w:ascii="Arial" w:hAnsi="Arial" w:cs="Arial"/>
          <w:sz w:val="28"/>
          <w:szCs w:val="28"/>
        </w:rPr>
      </w:pPr>
    </w:p>
    <w:p w14:paraId="53A401BB" w14:textId="2388E45D" w:rsidR="00FB5CDD" w:rsidRDefault="00FB5CDD" w:rsidP="00DB1301">
      <w:pPr>
        <w:spacing w:after="0" w:line="360" w:lineRule="auto"/>
        <w:ind w:firstLine="2268"/>
        <w:jc w:val="both"/>
        <w:rPr>
          <w:ins w:id="1697" w:author="Assessor GDSXSR" w:date="2026-10-31T19:49:48Z"/>
          <w:rFonts w:ascii="Arial" w:hAnsi="Arial" w:cs="Arial"/>
          <w:sz w:val="28"/>
          <w:szCs w:val="28"/>
        </w:rPr>
      </w:pPr>
      <w:commentRangeStart w:id="22"/>
      <w:r>
        <w:rPr>
          <w:rFonts w:ascii="Arial" w:hAnsi="Arial" w:cs="Arial"/>
          <w:sz w:val="28"/>
          <w:szCs w:val="28"/>
          <w:highlight w:val="yellow"/>
        </w:rPr>
        <w:t xml:space="preserve">De qualquer sorte, </w:t>
      </w:r>
      <w:commentRangeEnd w:id="22"/>
      <w:r>
        <w:rPr>
          <w:rStyle w:val="CommentReference"/>
        </w:rPr>
        <w:commentReference w:id="22"/>
      </w:r>
      <w:del w:id="1682" w:author="Assessor GDSXSR" w:date="2026-10-31T19:49:48Z">
        <w:r>
          <w:rPr>
            <w:rFonts w:ascii="Arial" w:hAnsi="Arial" w:cs="Arial"/>
            <w:sz w:val="28"/>
            <w:szCs w:val="28"/>
          </w:rPr>
          <w:delText xml:space="preserve">servindo</w:delText>
        </w:r>
      </w:del>
      <w:ins w:id="1683" w:author="Assessor GDSXSR" w:date="2026-10-31T19:49:48Z">
        <w:r>
          <w:rPr>
            <w:rFonts w:ascii="Arial" w:hAnsi="Arial" w:cs="Arial"/>
            <w:color w:val="808080"/>
            <w:sz w:val="28"/>
            <w:szCs w:val="28"/>
            <w:highlight w:val="yellow"/>
          </w:rPr>
          <w:t xml:space="preserve">qualquer das partes poderia providenciar</w:t>
        </w:r>
      </w:ins>
      <w:r>
        <w:rPr>
          <w:rFonts w:ascii="Arial" w:hAnsi="Arial" w:cs="Arial"/>
          <w:sz w:val="28"/>
          <w:szCs w:val="28"/>
          <w:highlight w:val="yellow"/>
        </w:rPr>
        <w:t xml:space="preserve"> o </w:t>
      </w:r>
      <w:r>
        <w:rPr>
          <w:rFonts w:ascii="Arial" w:hAnsi="Arial" w:cs="Arial"/>
          <w:sz w:val="28"/>
          <w:szCs w:val="28"/>
          <w:highlight w:val="yellow"/>
        </w:rPr>
        <w:t xml:space="preserve">registro</w:t>
      </w:r>
      <w:del w:id="1684" w:author="Assessor GDSXSR" w:date="2026-10-31T19:49:48Z">
        <w:r>
          <w:rPr>
            <w:rFonts w:ascii="Arial" w:hAnsi="Arial" w:cs="Arial"/>
            <w:sz w:val="28"/>
            <w:szCs w:val="28"/>
          </w:rPr>
          <w:delText xml:space="preserve"> ao interesse de ambas as partes</w:delText>
        </w:r>
      </w:del>
      <w:r>
        <w:rPr>
          <w:rFonts w:ascii="Arial" w:hAnsi="Arial" w:cs="Arial"/>
          <w:sz w:val="28"/>
          <w:szCs w:val="28"/>
          <w:highlight w:val="yellow"/>
        </w:rPr>
        <w:t xml:space="preserve">, </w:t>
      </w:r>
      <w:del w:id="1685" w:author="Assessor GDSXSR" w:date="2026-10-31T19:49:48Z">
        <w:r>
          <w:rPr>
            <w:rFonts w:ascii="Arial" w:hAnsi="Arial" w:cs="Arial"/>
            <w:sz w:val="28"/>
            <w:szCs w:val="28"/>
          </w:rPr>
          <w:delText xml:space="preserve">qualquer delas</w:delText>
        </w:r>
        <w:r>
          <w:rPr>
            <w:rFonts w:ascii="Arial" w:hAnsi="Arial" w:cs="Arial"/>
            <w:sz w:val="28"/>
            <w:szCs w:val="28"/>
          </w:rPr>
          <w:delText xml:space="preserve"> poderia tê-lo providenciado, cabendo discutir apenas </w:delText>
        </w:r>
        <w:r>
          <w:rPr>
            <w:rFonts w:ascii="Arial" w:hAnsi="Arial" w:cs="Arial"/>
            <w:sz w:val="28"/>
            <w:szCs w:val="28"/>
          </w:rPr>
          <w:delText xml:space="preserve">a responsabilidade pelo pagamento dos emolumentos correspondentes. E, quanto a isto,</w:delText>
        </w:r>
      </w:del>
      <w:ins w:id="1686" w:author="Assessor GDSXSR" w:date="2026-10-31T19:49:48Z">
        <w:r>
          <w:rPr>
            <w:rFonts w:ascii="Arial" w:hAnsi="Arial" w:cs="Arial"/>
            <w:color w:val="808080"/>
            <w:sz w:val="28"/>
            <w:szCs w:val="28"/>
            <w:highlight w:val="yellow"/>
          </w:rPr>
          <w:t xml:space="preserve">e</w:t>
        </w:r>
      </w:ins>
      <w:r>
        <w:rPr>
          <w:rFonts w:ascii="Arial" w:hAnsi="Arial" w:cs="Arial"/>
          <w:sz w:val="28"/>
          <w:szCs w:val="28"/>
          <w:highlight w:val="yellow"/>
        </w:rPr>
        <w:t xml:space="preserve"> o contrato </w:t>
      </w:r>
      <w:del w:id="1687" w:author="Assessor GDSXSR" w:date="2026-10-31T19:49:48Z">
        <w:r>
          <w:rPr>
            <w:rFonts w:ascii="Arial" w:hAnsi="Arial" w:cs="Arial"/>
            <w:sz w:val="28"/>
            <w:szCs w:val="28"/>
          </w:rPr>
          <w:delText xml:space="preserve">não</w:delText>
        </w:r>
      </w:del>
      <w:ins w:id="1688" w:author="Assessor GDSXSR" w:date="2026-10-31T19:49:48Z">
        <w:r>
          <w:rPr>
            <w:rFonts w:ascii="Arial" w:hAnsi="Arial" w:cs="Arial"/>
            <w:color w:val="808080"/>
            <w:sz w:val="28"/>
            <w:szCs w:val="28"/>
            <w:highlight w:val="yellow"/>
          </w:rPr>
          <w:t xml:space="preserve">repassou</w:t>
        </w:r>
      </w:ins>
      <w:r>
        <w:rPr>
          <w:rFonts w:ascii="Arial" w:hAnsi="Arial" w:cs="Arial"/>
          <w:sz w:val="28"/>
          <w:szCs w:val="28"/>
          <w:highlight w:val="yellow"/>
        </w:rPr>
        <w:t xml:space="preserve"> </w:t>
      </w:r>
      <w:del w:id="1689" w:author="Assessor GDSXSR" w:date="2026-10-31T19:49:48Z">
        <w:r>
          <w:rPr>
            <w:rFonts w:ascii="Arial" w:hAnsi="Arial" w:cs="Arial"/>
            <w:sz w:val="28"/>
            <w:szCs w:val="28"/>
          </w:rPr>
          <w:delText xml:space="preserve">deixa</w:delText>
        </w:r>
      </w:del>
      <w:ins w:id="1690" w:author="Assessor GDSXSR" w:date="2026-10-31T19:49:48Z">
        <w:r>
          <w:rPr>
            <w:rFonts w:ascii="Arial" w:hAnsi="Arial" w:cs="Arial"/>
            <w:color w:val="808080"/>
            <w:sz w:val="28"/>
            <w:szCs w:val="28"/>
            <w:highlight w:val="yellow"/>
          </w:rPr>
          <w:t xml:space="preserve">à</w:t>
        </w:r>
      </w:ins>
      <w:r>
        <w:rPr>
          <w:rFonts w:ascii="Arial" w:hAnsi="Arial" w:cs="Arial"/>
          <w:sz w:val="28"/>
          <w:szCs w:val="28"/>
          <w:highlight w:val="yellow"/>
        </w:rPr>
        <w:t xml:space="preserve"> </w:t>
      </w:r>
      <w:del w:id="1691" w:author="Assessor GDSXSR" w:date="2026-10-31T19:49:48Z">
        <w:r>
          <w:rPr>
            <w:rFonts w:ascii="Arial" w:hAnsi="Arial" w:cs="Arial"/>
            <w:sz w:val="28"/>
            <w:szCs w:val="28"/>
          </w:rPr>
          <w:delText xml:space="preserve">dúvidas de que</w:delText>
        </w:r>
      </w:del>
      <w:ins w:id="1692" w:author="Assessor GDSXSR" w:date="2026-10-31T19:49:48Z">
        <w:r>
          <w:rPr>
            <w:rFonts w:ascii="Arial" w:hAnsi="Arial" w:cs="Arial"/>
            <w:color w:val="808080"/>
            <w:sz w:val="28"/>
            <w:szCs w:val="28"/>
            <w:highlight w:val="yellow"/>
          </w:rPr>
          <w:t xml:space="preserve">compradora</w:t>
        </w:r>
      </w:ins>
      <w:r>
        <w:rPr>
          <w:rFonts w:ascii="Arial" w:hAnsi="Arial" w:cs="Arial"/>
          <w:sz w:val="28"/>
          <w:szCs w:val="28"/>
          <w:highlight w:val="yellow"/>
        </w:rPr>
        <w:t xml:space="preserve"> o custo </w:t>
      </w:r>
      <w:del w:id="1693" w:author="Assessor GDSXSR" w:date="2026-10-31T19:49:48Z">
        <w:r>
          <w:rPr>
            <w:rFonts w:ascii="Arial" w:hAnsi="Arial" w:cs="Arial"/>
            <w:sz w:val="28"/>
            <w:szCs w:val="28"/>
          </w:rPr>
          <w:delText xml:space="preserve">correspondente foi </w:delText>
        </w:r>
        <w:r>
          <w:rPr>
            <w:rFonts w:ascii="Arial" w:hAnsi="Arial" w:cs="Arial"/>
            <w:sz w:val="28"/>
            <w:szCs w:val="28"/>
          </w:rPr>
          <w:delText xml:space="preserve">expressamente </w:delText>
        </w:r>
        <w:r>
          <w:rPr>
            <w:rFonts w:ascii="Arial" w:hAnsi="Arial" w:cs="Arial"/>
            <w:sz w:val="28"/>
            <w:szCs w:val="28"/>
          </w:rPr>
          <w:delText xml:space="preserve">repassado à compradora,</w:delText>
        </w:r>
        <w:r>
          <w:rPr>
            <w:rFonts w:ascii="Arial" w:hAnsi="Arial" w:cs="Arial"/>
            <w:sz w:val="28"/>
            <w:szCs w:val="28"/>
          </w:rPr>
          <w:delText xml:space="preserve"> uma decorrência econômica do negócio</w:delText>
        </w:r>
      </w:del>
      <w:ins w:id="1694" w:author="Assessor GDSXSR" w:date="2026-10-31T19:49:48Z">
        <w:r>
          <w:rPr>
            <w:rFonts w:ascii="Arial" w:hAnsi="Arial" w:cs="Arial"/>
            <w:color w:val="808080"/>
            <w:sz w:val="28"/>
            <w:szCs w:val="28"/>
            <w:highlight w:val="yellow"/>
          </w:rPr>
          <w:t xml:space="preserve">respectivo</w:t>
        </w:r>
      </w:ins>
      <w:r>
        <w:rPr>
          <w:rFonts w:ascii="Arial" w:hAnsi="Arial" w:cs="Arial"/>
          <w:sz w:val="28"/>
          <w:szCs w:val="28"/>
          <w:highlight w:val="yellow"/>
        </w:rPr>
        <w:t xml:space="preserve">, sem traços de abusividade</w:t>
      </w:r>
      <w:r>
        <w:rPr>
          <w:rFonts w:ascii="Arial" w:hAnsi="Arial" w:cs="Arial"/>
          <w:sz w:val="28"/>
          <w:szCs w:val="28"/>
          <w:highlight w:val="yellow"/>
        </w:rPr>
        <w:t xml:space="preserve"> (ID 89808238, p. 7, cláusula terceira, parágrafo </w:t>
      </w:r>
      <w:r>
        <w:rPr>
          <w:rFonts w:ascii="Arial" w:hAnsi="Arial" w:cs="Arial"/>
          <w:sz w:val="28"/>
          <w:szCs w:val="28"/>
          <w:highlight w:val="yellow"/>
        </w:rPr>
        <w:t xml:space="preserve">segundo</w:t>
      </w:r>
      <w:r>
        <w:rPr>
          <w:rFonts w:ascii="Arial" w:hAnsi="Arial" w:cs="Arial"/>
          <w:sz w:val="28"/>
          <w:szCs w:val="28"/>
          <w:highlight w:val="yellow"/>
        </w:rPr>
        <w:t xml:space="preserve">)</w:t>
      </w:r>
      <w:del w:id="1695" w:author="Assessor GDSXSR" w:date="2026-10-31T19:49:48Z">
        <w:r>
          <w:rPr>
            <w:rFonts w:ascii="Arial" w:hAnsi="Arial" w:cs="Arial"/>
            <w:sz w:val="28"/>
            <w:szCs w:val="28"/>
          </w:rPr>
          <w:delText xml:space="preserve">.</w:delText>
        </w:r>
      </w:del>
      <w:ins w:id="1696" w:author="Assessor GDSXSR" w:date="2026-10-31T19:49:48Z">
        <w:r>
          <w:rPr>
            <w:rFonts w:ascii="Arial" w:hAnsi="Arial" w:cs="Arial"/>
            <w:color w:val="808080"/>
            <w:sz w:val="28"/>
            <w:szCs w:val="28"/>
            <w:highlight w:val="yellow"/>
          </w:rPr>
          <w:t xml:space="preserve">:</w:t>
        </w:r>
      </w:ins>
    </w:p>
    <w:p>
      <w:pPr>
        <w:spacing w:after="0" w:line="360" w:lineRule="auto"/>
        <w:ind w:firstLine="2268"/>
        <w:jc w:val="both"/>
        <w:rPr>
          <w:ins w:id="1698" w:author="Assessor GDSXSR" w:date="2026-10-31T19:49:48Z"/>
          <w:rFonts w:ascii="Arial" w:hAnsi="Arial" w:cs="Arial"/>
          <w:sz w:val="28"/>
          <w:szCs w:val="28"/>
        </w:rPr>
      </w:pPr>
    </w:p>
    <w:p>
      <w:pPr>
        <w:spacing w:after="0" w:line="360" w:lineRule="auto"/>
        <w:ind w:left="2268" w:firstLine="1134"/>
        <w:jc w:val="both"/>
        <w:rPr>
          <w:rFonts w:ascii="Arial" w:hAnsi="Arial" w:cs="Arial"/>
          <w:sz w:val="28"/>
          <w:szCs w:val="28"/>
        </w:rPr>
      </w:pPr>
      <w:ins w:id="1699" w:author="Assessor GDSXSR" w:date="2026-10-31T19:49:48Z">
        <w:r>
          <w:rPr>
            <w:rFonts w:ascii="Arial" w:hAnsi="Arial" w:cs="Arial"/>
            <w:i/>
            <w:color w:val="808080"/>
            <w:sz w:val="26"/>
            <w:szCs w:val="28"/>
          </w:rPr>
          <w:t xml:space="preserve">“PARÁGRAFO SEGUNDO - É de responsabilidade do(a,s) COMPRADORA(A,ES) o registro do presente Instrumento perante o Cartório de Registro de Imóveis competente no prazo de 90 (noventa) dias (...), bem como o pagamento de todas as despesas necessárias para tal (...). Contudo, é facultado à VENDEDORA (...) realizar o registro da compra e venda junto ao Cartório de Registro de Imóveis competente (...)”</w:t>
        </w:r>
      </w:ins>
    </w:p>
    <w:p w14:paraId="35D11D2E" w14:textId="77777777" w:rsidR="00005E61" w:rsidRDefault="00005E61" w:rsidP="00DB1301">
      <w:pPr>
        <w:spacing w:after="0" w:line="360" w:lineRule="auto"/>
        <w:ind w:firstLine="2268"/>
        <w:jc w:val="both"/>
        <w:rPr>
          <w:rFonts w:ascii="Arial" w:hAnsi="Arial" w:cs="Arial"/>
          <w:sz w:val="28"/>
          <w:szCs w:val="28"/>
        </w:rPr>
      </w:pPr>
    </w:p>
    <w:p w14:paraId="23B39993" w14:textId="1E6DD2E6" w:rsidR="00005E61" w:rsidRDefault="00005E61" w:rsidP="00DB1301">
      <w:pPr>
        <w:spacing w:after="0" w:line="360" w:lineRule="auto"/>
        <w:ind w:firstLine="2268"/>
        <w:jc w:val="both"/>
        <w:rPr>
          <w:del w:id="1703" w:author="Assessor GDSXSR" w:date="2026-10-31T19:49:48Z"/>
          <w:rFonts w:ascii="Arial" w:hAnsi="Arial" w:cs="Arial"/>
          <w:sz w:val="28"/>
          <w:szCs w:val="28"/>
        </w:rPr>
      </w:pPr>
      <w:del w:id="1700" w:author="Assessor GDSXSR" w:date="2026-10-31T19:49:48Z">
        <w:r>
          <w:rPr>
            <w:rFonts w:ascii="Arial" w:hAnsi="Arial" w:cs="Arial"/>
            <w:sz w:val="28"/>
            <w:szCs w:val="28"/>
          </w:rPr>
          <w:lastRenderedPageBreak/>
          <w:delText xml:space="preserve">A bem da verdade, a argumentação da autora </w:delText>
        </w:r>
      </w:del>
      <w:del w:id="1701" w:author="Assessor GDSXSR" w:date="2026-10-31T19:49:48Z">
        <w:r w:rsidR="002D12F9">
          <w:rPr>
            <w:rFonts w:ascii="Arial" w:hAnsi="Arial" w:cs="Arial"/>
            <w:sz w:val="28"/>
            <w:szCs w:val="28"/>
          </w:rPr>
          <w:delText>visa apenas afastar as consequências decorrentes da sua desistência do negócio, o que não encontra amparo</w:delText>
        </w:r>
      </w:del>
      <w:del w:id="1702" w:author="Assessor GDSXSR" w:date="2026-10-31T19:49:48Z">
        <w:r w:rsidR="008F1E4E">
          <w:rPr>
            <w:rFonts w:ascii="Arial" w:hAnsi="Arial" w:cs="Arial"/>
            <w:sz w:val="28"/>
            <w:szCs w:val="28"/>
          </w:rPr>
          <w:delText xml:space="preserve"> jurídico.</w:delText>
        </w:r>
      </w:del>
    </w:p>
    <w:p w14:paraId="110C5DA8" w14:textId="77777777" w:rsidR="00505E88" w:rsidRDefault="00505E88" w:rsidP="00DB1301">
      <w:pPr>
        <w:spacing w:after="0" w:line="360" w:lineRule="auto"/>
        <w:ind w:firstLine="2268"/>
        <w:jc w:val="both"/>
        <w:rPr>
          <w:del w:id="1704" w:author="Assessor GDSXSR" w:date="2026-10-31T19:49:48Z"/>
          <w:rFonts w:ascii="Arial" w:hAnsi="Arial" w:cs="Arial"/>
          <w:sz w:val="28"/>
          <w:szCs w:val="28"/>
        </w:rPr>
      </w:pPr>
    </w:p>
    <w:p w14:paraId="7F0A802D" w14:textId="42F6B360" w:rsidR="00505E88" w:rsidRPr="00B76FFA" w:rsidRDefault="00505E88" w:rsidP="00DB1301">
      <w:pPr>
        <w:spacing w:after="0" w:line="360" w:lineRule="auto"/>
        <w:ind w:firstLine="2268"/>
        <w:jc w:val="both"/>
        <w:rPr>
          <w:rFonts w:ascii="Arial" w:hAnsi="Arial" w:cs="Arial"/>
          <w:sz w:val="28"/>
          <w:szCs w:val="28"/>
        </w:rPr>
      </w:pPr>
      <w:del w:id="1705" w:author="Assessor GDSXSR" w:date="2026-10-31T19:49:48Z">
        <w:r>
          <w:rPr>
            <w:rFonts w:ascii="Arial" w:hAnsi="Arial" w:cs="Arial"/>
            <w:sz w:val="28"/>
            <w:szCs w:val="28"/>
          </w:rPr>
          <w:delText xml:space="preserve">Ademais</w:delText>
        </w:r>
      </w:del>
      <w:ins w:id="1706" w:author="Assessor GDSXSR" w:date="2026-10-31T19:49:48Z">
        <w:r>
          <w:rPr>
            <w:rFonts w:ascii="Arial" w:hAnsi="Arial" w:cs="Arial"/>
            <w:color w:val="808080"/>
            <w:sz w:val="28"/>
            <w:szCs w:val="28"/>
          </w:rPr>
          <w:t xml:space="preserve">Por fim</w:t>
        </w:r>
      </w:ins>
      <w:r>
        <w:rPr>
          <w:rFonts w:ascii="Arial" w:hAnsi="Arial" w:cs="Arial"/>
          <w:sz w:val="28"/>
          <w:szCs w:val="28"/>
        </w:rPr>
        <w:t xml:space="preserve">, não </w:t>
      </w:r>
      <w:del w:id="1707" w:author="Assessor GDSXSR" w:date="2026-10-31T19:49:48Z">
        <w:r>
          <w:rPr>
            <w:rFonts w:ascii="Arial" w:hAnsi="Arial" w:cs="Arial"/>
            <w:sz w:val="28"/>
            <w:szCs w:val="28"/>
          </w:rPr>
          <w:delText xml:space="preserve">se imputando</w:delText>
        </w:r>
      </w:del>
      <w:ins w:id="1708" w:author="Assessor GDSXSR" w:date="2026-10-31T19:49:48Z">
        <w:r>
          <w:rPr>
            <w:rFonts w:ascii="Arial" w:hAnsi="Arial" w:cs="Arial"/>
            <w:color w:val="808080"/>
            <w:sz w:val="28"/>
            <w:szCs w:val="28"/>
          </w:rPr>
          <w:t xml:space="preserve">imputada</w:t>
        </w:r>
      </w:ins>
      <w:r>
        <w:rPr>
          <w:rFonts w:ascii="Arial" w:hAnsi="Arial" w:cs="Arial"/>
          <w:sz w:val="28"/>
          <w:szCs w:val="28"/>
        </w:rPr>
        <w:t xml:space="preserve"> culpa à ré</w:t>
      </w:r>
      <w:r>
        <w:rPr>
          <w:rFonts w:ascii="Arial" w:hAnsi="Arial" w:cs="Arial"/>
          <w:sz w:val="28"/>
          <w:szCs w:val="28"/>
        </w:rPr>
        <w:t xml:space="preserve"> pela resolução do contrato</w:t>
      </w:r>
      <w:r>
        <w:rPr>
          <w:rFonts w:ascii="Arial" w:hAnsi="Arial" w:cs="Arial"/>
          <w:sz w:val="28"/>
          <w:szCs w:val="28"/>
        </w:rPr>
        <w:t xml:space="preserve">, </w:t>
      </w:r>
      <w:del w:id="1709" w:author="Assessor GDSXSR" w:date="2026-10-31T19:49:48Z">
        <w:r>
          <w:rPr>
            <w:rFonts w:ascii="Arial" w:hAnsi="Arial" w:cs="Arial"/>
            <w:sz w:val="28"/>
            <w:szCs w:val="28"/>
          </w:rPr>
          <w:delText xml:space="preserve">resta</w:delText>
        </w:r>
      </w:del>
      <w:ins w:id="1710" w:author="Assessor GDSXSR" w:date="2026-10-31T19:49:48Z">
        <w:r>
          <w:rPr>
            <w:rFonts w:ascii="Arial" w:hAnsi="Arial" w:cs="Arial"/>
            <w:color w:val="808080"/>
            <w:sz w:val="28"/>
            <w:szCs w:val="28"/>
          </w:rPr>
          <w:t xml:space="preserve">fica</w:t>
        </w:r>
      </w:ins>
      <w:r>
        <w:rPr>
          <w:rFonts w:ascii="Arial" w:hAnsi="Arial" w:cs="Arial"/>
          <w:sz w:val="28"/>
          <w:szCs w:val="28"/>
        </w:rPr>
        <w:t xml:space="preserve"> prejudicado o </w:t>
      </w:r>
      <w:del w:id="1711" w:author="Assessor GDSXSR" w:date="2026-10-31T19:49:48Z">
        <w:r>
          <w:rPr>
            <w:rFonts w:ascii="Arial" w:hAnsi="Arial" w:cs="Arial"/>
            <w:sz w:val="28"/>
            <w:szCs w:val="28"/>
          </w:rPr>
          <w:delText xml:space="preserve">tópico</w:delText>
        </w:r>
      </w:del>
      <w:ins w:id="1712" w:author="Assessor GDSXSR" w:date="2026-10-31T19:49:48Z">
        <w:r>
          <w:rPr>
            <w:rFonts w:ascii="Arial" w:hAnsi="Arial" w:cs="Arial"/>
            <w:color w:val="808080"/>
            <w:sz w:val="28"/>
            <w:szCs w:val="28"/>
          </w:rPr>
          <w:t xml:space="preserve">pedido</w:t>
        </w:r>
      </w:ins>
      <w:r>
        <w:rPr>
          <w:rFonts w:ascii="Arial" w:hAnsi="Arial" w:cs="Arial"/>
          <w:sz w:val="28"/>
          <w:szCs w:val="28"/>
        </w:rPr>
        <w:t xml:space="preserve"> </w:t>
      </w:r>
      <w:del w:id="1713" w:author="Assessor GDSXSR" w:date="2026-10-31T19:49:48Z">
        <w:r>
          <w:rPr>
            <w:rFonts w:ascii="Arial" w:hAnsi="Arial" w:cs="Arial"/>
            <w:sz w:val="28"/>
            <w:szCs w:val="28"/>
          </w:rPr>
          <w:delText xml:space="preserve">relativo</w:delText>
        </w:r>
      </w:del>
      <w:ins w:id="1714" w:author="Assessor GDSXSR" w:date="2026-10-31T19:49:48Z">
        <w:r>
          <w:rPr>
            <w:rFonts w:ascii="Arial" w:hAnsi="Arial" w:cs="Arial"/>
            <w:color w:val="808080"/>
            <w:sz w:val="28"/>
            <w:szCs w:val="28"/>
          </w:rPr>
          <w:t xml:space="preserve">de</w:t>
        </w:r>
      </w:ins>
      <w:r>
        <w:rPr>
          <w:rFonts w:ascii="Arial" w:hAnsi="Arial" w:cs="Arial"/>
          <w:sz w:val="28"/>
          <w:szCs w:val="28"/>
        </w:rPr>
        <w:t xml:space="preserve"> </w:t>
      </w:r>
      <w:del w:id="1715" w:author="Assessor GDSXSR" w:date="2026-10-31T19:49:48Z">
        <w:r>
          <w:rPr>
            <w:rFonts w:ascii="Arial" w:hAnsi="Arial" w:cs="Arial"/>
            <w:sz w:val="28"/>
            <w:szCs w:val="28"/>
          </w:rPr>
          <w:delText xml:space="preserve">à</w:delText>
        </w:r>
      </w:del>
      <w:ins w:id="1716" w:author="Assessor GDSXSR" w:date="2026-10-31T19:49:48Z">
        <w:r>
          <w:rPr>
            <w:rFonts w:ascii="Arial" w:hAnsi="Arial" w:cs="Arial"/>
            <w:color w:val="808080"/>
            <w:sz w:val="28"/>
            <w:szCs w:val="28"/>
          </w:rPr>
          <w:t xml:space="preserve">devolução da</w:t>
        </w:r>
      </w:ins>
      <w:r>
        <w:rPr>
          <w:rFonts w:ascii="Arial" w:hAnsi="Arial" w:cs="Arial"/>
          <w:sz w:val="28"/>
          <w:szCs w:val="28"/>
        </w:rPr>
        <w:t xml:space="preserve"> comissão de corretagem</w:t>
      </w:r>
      <w:del w:id="1717" w:author="Assessor GDSXSR" w:date="2026-10-31T19:49:48Z">
        <w:r>
          <w:rPr>
            <w:rFonts w:ascii="Arial" w:hAnsi="Arial" w:cs="Arial"/>
            <w:sz w:val="28"/>
            <w:szCs w:val="28"/>
          </w:rPr>
          <w:delText xml:space="preserve">.</w:delText>
        </w:r>
        <w:r>
          <w:rPr>
            <w:rFonts w:ascii="Arial" w:hAnsi="Arial" w:cs="Arial"/>
            <w:sz w:val="28"/>
            <w:szCs w:val="28"/>
          </w:rPr>
          <w:delText xml:space="preserve"> </w:delText>
        </w:r>
        <w:r>
          <w:rPr>
            <w:rFonts w:ascii="Arial" w:hAnsi="Arial" w:cs="Arial"/>
            <w:sz w:val="28"/>
            <w:szCs w:val="28"/>
          </w:rPr>
          <w:delText xml:space="preserve">A</w:delText>
        </w:r>
        <w:r>
          <w:rPr>
            <w:rFonts w:ascii="Arial" w:hAnsi="Arial" w:cs="Arial"/>
            <w:sz w:val="28"/>
            <w:szCs w:val="28"/>
          </w:rPr>
          <w:delText xml:space="preserve">crescente-se</w:delText>
        </w:r>
      </w:del>
      <w:r>
        <w:rPr>
          <w:rFonts w:ascii="Arial" w:hAnsi="Arial" w:cs="Arial"/>
          <w:sz w:val="28"/>
          <w:szCs w:val="28"/>
        </w:rPr>
        <w:t xml:space="preserve">, </w:t>
      </w:r>
      <w:del w:id="1718" w:author="Assessor GDSXSR" w:date="2026-10-31T19:49:48Z">
        <w:r>
          <w:rPr>
            <w:rFonts w:ascii="Arial" w:hAnsi="Arial" w:cs="Arial"/>
            <w:sz w:val="28"/>
            <w:szCs w:val="28"/>
          </w:rPr>
          <w:delText xml:space="preserve">apenas,</w:delText>
        </w:r>
      </w:del>
      <w:ins w:id="1719" w:author="Assessor GDSXSR" w:date="2026-10-31T19:49:48Z">
        <w:r>
          <w:rPr>
            <w:rFonts w:ascii="Arial" w:hAnsi="Arial" w:cs="Arial"/>
            <w:color w:val="808080"/>
            <w:sz w:val="28"/>
            <w:szCs w:val="28"/>
          </w:rPr>
          <w:t xml:space="preserve">até</w:t>
        </w:r>
      </w:ins>
      <w:r>
        <w:rPr>
          <w:rFonts w:ascii="Arial" w:hAnsi="Arial" w:cs="Arial"/>
          <w:sz w:val="28"/>
          <w:szCs w:val="28"/>
        </w:rPr>
        <w:t xml:space="preserve"> </w:t>
      </w:r>
      <w:del w:id="1720" w:author="Assessor GDSXSR" w:date="2026-10-31T19:49:48Z">
        <w:r>
          <w:rPr>
            <w:rFonts w:ascii="Arial" w:hAnsi="Arial" w:cs="Arial"/>
            <w:sz w:val="28"/>
            <w:szCs w:val="28"/>
          </w:rPr>
          <w:delText xml:space="preserve">que</w:delText>
        </w:r>
      </w:del>
      <w:ins w:id="1721" w:author="Assessor GDSXSR" w:date="2026-10-31T19:49:48Z">
        <w:r>
          <w:rPr>
            <w:rFonts w:ascii="Arial" w:hAnsi="Arial" w:cs="Arial"/>
            <w:color w:val="808080"/>
            <w:sz w:val="28"/>
            <w:szCs w:val="28"/>
          </w:rPr>
          <w:t xml:space="preserve">porque</w:t>
        </w:r>
      </w:ins>
      <w:r>
        <w:rPr>
          <w:rFonts w:ascii="Arial" w:hAnsi="Arial" w:cs="Arial"/>
          <w:sz w:val="28"/>
          <w:szCs w:val="28"/>
        </w:rPr>
        <w:t xml:space="preserve"> a autora sequer apresentou o contrato </w:t>
      </w:r>
      <w:del w:id="1722" w:author="Assessor GDSXSR" w:date="2026-10-31T19:49:48Z">
        <w:r>
          <w:rPr>
            <w:rFonts w:ascii="Arial" w:hAnsi="Arial" w:cs="Arial"/>
            <w:sz w:val="28"/>
            <w:szCs w:val="28"/>
          </w:rPr>
          <w:delText xml:space="preserve">que teria sido firmado </w:delText>
        </w:r>
      </w:del>
      <w:r>
        <w:rPr>
          <w:rFonts w:ascii="Arial" w:hAnsi="Arial" w:cs="Arial"/>
          <w:sz w:val="28"/>
          <w:szCs w:val="28"/>
        </w:rPr>
        <w:t xml:space="preserve">com os corretores</w:t>
      </w:r>
      <w:r>
        <w:rPr>
          <w:rFonts w:ascii="Arial" w:hAnsi="Arial" w:cs="Arial"/>
          <w:sz w:val="28"/>
          <w:szCs w:val="28"/>
        </w:rPr>
        <w:t xml:space="preserve"> ou o recibo </w:t>
      </w:r>
      <w:del w:id="1723" w:author="Assessor GDSXSR" w:date="2026-10-31T19:49:48Z">
        <w:r>
          <w:rPr>
            <w:rFonts w:ascii="Arial" w:hAnsi="Arial" w:cs="Arial"/>
            <w:sz w:val="28"/>
            <w:szCs w:val="28"/>
          </w:rPr>
          <w:delText xml:space="preserve">correspondente</w:delText>
        </w:r>
        <w:r>
          <w:rPr>
            <w:rFonts w:ascii="Arial" w:hAnsi="Arial" w:cs="Arial"/>
            <w:sz w:val="28"/>
            <w:szCs w:val="28"/>
          </w:rPr>
          <w:delText xml:space="preserve">,</w:delText>
        </w:r>
      </w:del>
      <w:ins w:id="1724" w:author="Assessor GDSXSR" w:date="2026-10-31T19:49:48Z">
        <w:r>
          <w:rPr>
            <w:rFonts w:ascii="Arial" w:hAnsi="Arial" w:cs="Arial"/>
            <w:color w:val="808080"/>
            <w:sz w:val="28"/>
            <w:szCs w:val="28"/>
          </w:rPr>
          <w:t xml:space="preserve">que</w:t>
        </w:r>
      </w:ins>
      <w:r>
        <w:rPr>
          <w:rFonts w:ascii="Arial" w:hAnsi="Arial" w:cs="Arial"/>
          <w:sz w:val="28"/>
          <w:szCs w:val="28"/>
        </w:rPr>
        <w:t xml:space="preserve"> </w:t>
      </w:r>
      <w:del w:id="1725" w:author="Assessor GDSXSR" w:date="2026-10-31T19:49:48Z">
        <w:r>
          <w:rPr>
            <w:rFonts w:ascii="Arial" w:hAnsi="Arial" w:cs="Arial"/>
            <w:sz w:val="28"/>
            <w:szCs w:val="28"/>
          </w:rPr>
          <w:delText xml:space="preserve">de</w:delText>
        </w:r>
      </w:del>
      <w:ins w:id="1726" w:author="Assessor GDSXSR" w:date="2026-10-31T19:49:48Z">
        <w:r>
          <w:rPr>
            <w:rFonts w:ascii="Arial" w:hAnsi="Arial" w:cs="Arial"/>
            <w:color w:val="808080"/>
            <w:sz w:val="28"/>
            <w:szCs w:val="28"/>
          </w:rPr>
          <w:t xml:space="preserve">comprovasse</w:t>
        </w:r>
      </w:ins>
      <w:r>
        <w:rPr>
          <w:rFonts w:ascii="Arial" w:hAnsi="Arial" w:cs="Arial"/>
          <w:sz w:val="28"/>
          <w:szCs w:val="28"/>
        </w:rPr>
        <w:t xml:space="preserve"> </w:t>
      </w:r>
      <w:del w:id="1727" w:author="Assessor GDSXSR" w:date="2026-10-31T19:49:48Z">
        <w:r>
          <w:rPr>
            <w:rFonts w:ascii="Arial" w:hAnsi="Arial" w:cs="Arial"/>
            <w:sz w:val="28"/>
            <w:szCs w:val="28"/>
          </w:rPr>
          <w:delText xml:space="preserve">modo a corroborar a alegação de</w:delText>
        </w:r>
      </w:del>
      <w:ins w:id="1728" w:author="Assessor GDSXSR" w:date="2026-10-31T19:49:48Z">
        <w:r>
          <w:rPr>
            <w:rFonts w:ascii="Arial" w:hAnsi="Arial" w:cs="Arial"/>
            <w:color w:val="808080"/>
            <w:sz w:val="28"/>
            <w:szCs w:val="28"/>
          </w:rPr>
          <w:t xml:space="preserve">o</w:t>
        </w:r>
      </w:ins>
      <w:r>
        <w:rPr>
          <w:rFonts w:ascii="Arial" w:hAnsi="Arial" w:cs="Arial"/>
          <w:sz w:val="28"/>
          <w:szCs w:val="28"/>
        </w:rPr>
        <w:t xml:space="preserve"> pagamento</w:t>
      </w:r>
      <w:del w:id="1729" w:author="Assessor GDSXSR" w:date="2026-10-31T19:49:48Z">
        <w:r>
          <w:rPr>
            <w:rFonts w:ascii="Arial" w:hAnsi="Arial" w:cs="Arial"/>
            <w:sz w:val="28"/>
            <w:szCs w:val="28"/>
          </w:rPr>
          <w:delText xml:space="preserve"> a título de comissão, em acréscimo ao sinal pago à vendedora</w:delText>
        </w:r>
      </w:del>
      <w:r>
        <w:rPr>
          <w:rFonts w:ascii="Arial" w:hAnsi="Arial" w:cs="Arial"/>
          <w:sz w:val="28"/>
          <w:szCs w:val="28"/>
        </w:rPr>
        <w:t xml:space="preserve">.</w:t>
      </w:r>
    </w:p>
    <w:p w14:paraId="08F68B8F" w14:textId="77777777" w:rsidR="000D407E" w:rsidRDefault="000D407E" w:rsidP="00DB1301">
      <w:pPr>
        <w:spacing w:after="0" w:line="360" w:lineRule="auto"/>
        <w:ind w:firstLine="2268"/>
        <w:jc w:val="both"/>
        <w:rPr>
          <w:rFonts w:ascii="Arial" w:hAnsi="Arial" w:cs="Arial"/>
          <w:sz w:val="28"/>
          <w:szCs w:val="28"/>
        </w:rPr>
      </w:pPr>
    </w:p>
    <w:p w14:paraId="370D259B" w14:textId="5F48C0BC" w:rsidR="00DD16D2" w:rsidRPr="00DD16D2" w:rsidRDefault="00DD16D2" w:rsidP="00DD16D2">
      <w:pPr>
        <w:spacing w:after="0" w:line="360" w:lineRule="auto"/>
        <w:ind w:firstLine="2268"/>
        <w:jc w:val="both"/>
        <w:rPr>
          <w:rFonts w:ascii="Arial" w:hAnsi="Arial" w:cs="Arial"/>
          <w:sz w:val="28"/>
          <w:szCs w:val="28"/>
        </w:rPr>
      </w:pPr>
      <w:r>
        <w:rPr>
          <w:rFonts w:ascii="Arial" w:hAnsi="Arial" w:cs="Arial"/>
          <w:sz w:val="28"/>
          <w:szCs w:val="28"/>
          <w:highlight w:val="yellow"/>
          <w:u w:val="single"/>
        </w:rPr>
        <w:t xml:space="preserve">Assim, </w:t>
      </w:r>
      <w:r>
        <w:rPr>
          <w:rFonts w:ascii="Arial" w:hAnsi="Arial" w:cs="Arial"/>
          <w:sz w:val="28"/>
          <w:szCs w:val="28"/>
          <w:highlight w:val="yellow"/>
          <w:u w:val="single"/>
        </w:rPr>
        <w:t xml:space="preserve">nego provimento ao apelo adesivo</w:t>
      </w:r>
      <w:ins w:id="1730" w:author="Assessor GDSXSR" w:date="2026-10-31T19:49:48Z">
        <w:r>
          <w:rPr>
            <w:rFonts w:ascii="Arial" w:hAnsi="Arial" w:cs="Arial"/>
            <w:color w:val="808080"/>
            <w:sz w:val="28"/>
            <w:szCs w:val="28"/>
            <w:highlight w:val="yellow"/>
            <w:u w:val="single"/>
          </w:rPr>
          <w:t xml:space="preserve">,</w:t>
        </w:r>
      </w:ins>
      <w:r>
        <w:rPr>
          <w:rFonts w:ascii="Arial" w:hAnsi="Arial" w:cs="Arial"/>
          <w:sz w:val="28"/>
          <w:szCs w:val="28"/>
          <w:highlight w:val="yellow"/>
          <w:u w:val="single"/>
        </w:rPr>
        <w:t xml:space="preserve"> </w:t>
      </w:r>
      <w:del w:id="1731" w:author="Assessor GDSXSR" w:date="2026-10-31T19:49:48Z">
        <w:r>
          <w:rPr>
            <w:rFonts w:ascii="Arial" w:hAnsi="Arial" w:cs="Arial"/>
            <w:sz w:val="28"/>
            <w:szCs w:val="28"/>
            <w:u w:val="single"/>
          </w:rPr>
          <w:delText xml:space="preserve">quanto</w:delText>
        </w:r>
      </w:del>
      <w:ins w:id="1732" w:author="Assessor GDSXSR" w:date="2026-10-31T19:49:48Z">
        <w:r>
          <w:rPr>
            <w:rFonts w:ascii="Arial" w:hAnsi="Arial" w:cs="Arial"/>
            <w:color w:val="808080"/>
            <w:sz w:val="28"/>
            <w:szCs w:val="28"/>
            <w:highlight w:val="yellow"/>
            <w:u w:val="single"/>
          </w:rPr>
          <w:t xml:space="preserve">nesse</w:t>
        </w:r>
      </w:ins>
      <w:r>
        <w:rPr>
          <w:rFonts w:ascii="Arial" w:hAnsi="Arial" w:cs="Arial"/>
          <w:sz w:val="28"/>
          <w:szCs w:val="28"/>
          <w:highlight w:val="yellow"/>
          <w:u w:val="single"/>
        </w:rPr>
        <w:t xml:space="preserve"> </w:t>
      </w:r>
      <w:del w:id="1733" w:author="Assessor GDSXSR" w:date="2026-10-31T19:49:48Z">
        <w:r>
          <w:rPr>
            <w:rFonts w:ascii="Arial" w:hAnsi="Arial" w:cs="Arial"/>
            <w:sz w:val="28"/>
            <w:szCs w:val="28"/>
            <w:u w:val="single"/>
          </w:rPr>
          <w:delText xml:space="preserve">ao</w:delText>
        </w:r>
        <w:r>
          <w:rPr>
            <w:rFonts w:ascii="Arial" w:hAnsi="Arial" w:cs="Arial"/>
            <w:sz w:val="28"/>
            <w:szCs w:val="28"/>
            <w:u w:val="single"/>
          </w:rPr>
          <w:delText xml:space="preserve">s</w:delText>
        </w:r>
        <w:r>
          <w:rPr>
            <w:rFonts w:ascii="Arial" w:hAnsi="Arial" w:cs="Arial"/>
            <w:sz w:val="28"/>
            <w:szCs w:val="28"/>
            <w:u w:val="single"/>
          </w:rPr>
          <w:delText xml:space="preserve"> ponto</w:delText>
        </w:r>
        <w:r>
          <w:rPr>
            <w:rFonts w:ascii="Arial" w:hAnsi="Arial" w:cs="Arial"/>
            <w:sz w:val="28"/>
            <w:szCs w:val="28"/>
            <w:u w:val="single"/>
          </w:rPr>
          <w:delText xml:space="preserve">s</w:delText>
        </w:r>
      </w:del>
      <w:ins w:id="1734" w:author="Assessor GDSXSR" w:date="2026-10-31T19:49:48Z">
        <w:r>
          <w:rPr>
            <w:rFonts w:ascii="Arial" w:hAnsi="Arial" w:cs="Arial"/>
            <w:color w:val="808080"/>
            <w:sz w:val="28"/>
            <w:szCs w:val="28"/>
            <w:highlight w:val="yellow"/>
            <w:u w:val="single"/>
          </w:rPr>
          <w:t xml:space="preserve">ponto</w:t>
        </w:r>
      </w:ins>
      <w:r>
        <w:rPr>
          <w:rFonts w:ascii="Arial" w:hAnsi="Arial" w:cs="Arial"/>
          <w:sz w:val="28"/>
          <w:szCs w:val="28"/>
          <w:highlight w:val="yellow"/>
          <w:u w:val="single"/>
        </w:rPr>
        <w:t xml:space="preserve">.</w:t>
      </w:r>
    </w:p>
    <w:p w14:paraId="0715B142" w14:textId="77777777" w:rsidR="00FC4BE7" w:rsidRDefault="00FC4BE7" w:rsidP="00DB1301">
      <w:pPr>
        <w:spacing w:after="0" w:line="360" w:lineRule="auto"/>
        <w:ind w:firstLine="2268"/>
        <w:jc w:val="both"/>
        <w:rPr>
          <w:rFonts w:ascii="Arial" w:hAnsi="Arial" w:cs="Arial"/>
          <w:sz w:val="28"/>
          <w:szCs w:val="28"/>
        </w:rPr>
      </w:pPr>
    </w:p>
    <w:p w14:paraId="2F38ADF1" w14:textId="77777777" w:rsidR="00F4408A" w:rsidRDefault="00F4408A" w:rsidP="00F4408A">
      <w:pPr>
        <w:spacing w:after="0" w:line="360" w:lineRule="auto"/>
        <w:jc w:val="center"/>
        <w:rPr>
          <w:rFonts w:ascii="Arial" w:hAnsi="Arial" w:cs="Arial"/>
          <w:sz w:val="28"/>
          <w:szCs w:val="28"/>
        </w:rPr>
      </w:pPr>
      <w:del w:id="1735" w:author="Assessor GDSXSR" w:date="2026-10-31T19:49:48Z">
        <w:r>
          <w:rPr>
            <w:rFonts w:ascii="Arial" w:hAnsi="Arial" w:cs="Arial"/>
            <w:sz w:val="28"/>
            <w:szCs w:val="28"/>
          </w:rPr>
          <w:delText xml:space="preserve">DO</w:delText>
        </w:r>
      </w:del>
      <w:ins w:id="1736" w:author="Assessor GDSXSR" w:date="2026-10-31T19:49:48Z">
        <w:r>
          <w:rPr>
            <w:rFonts w:ascii="Arial" w:hAnsi="Arial" w:cs="Arial"/>
            <w:color w:val="808080"/>
            <w:sz w:val="28"/>
            <w:szCs w:val="28"/>
            <w:highlight w:val="yellow"/>
          </w:rPr>
          <w:t xml:space="preserve">DA</w:t>
        </w:r>
      </w:ins>
      <w:commentRangeStart w:id="23"/>
      <w:r>
        <w:rPr>
          <w:rFonts w:ascii="Arial" w:hAnsi="Arial" w:cs="Arial"/>
          <w:sz w:val="28"/>
          <w:szCs w:val="28"/>
          <w:highlight w:val="yellow"/>
        </w:rPr>
        <w:t xml:space="preserve"> </w:t>
      </w:r>
      <w:commentRangeEnd w:id="23"/>
      <w:r>
        <w:rPr>
          <w:rStyle w:val="CommentReference"/>
        </w:rPr>
        <w:commentReference w:id="23"/>
      </w:r>
      <w:del w:id="1737" w:author="Assessor GDSXSR" w:date="2026-10-31T19:49:48Z">
        <w:r>
          <w:rPr>
            <w:rFonts w:ascii="Arial" w:hAnsi="Arial" w:cs="Arial"/>
            <w:sz w:val="28"/>
            <w:szCs w:val="28"/>
          </w:rPr>
          <w:delText xml:space="preserve">NÃO</w:delText>
        </w:r>
      </w:del>
      <w:ins w:id="1738" w:author="Assessor GDSXSR" w:date="2026-10-31T19:49:48Z">
        <w:r>
          <w:rPr>
            <w:rFonts w:ascii="Arial" w:hAnsi="Arial" w:cs="Arial"/>
            <w:color w:val="808080"/>
            <w:sz w:val="28"/>
            <w:szCs w:val="28"/>
            <w:highlight w:val="yellow"/>
          </w:rPr>
          <w:t xml:space="preserve">MANUTENÇÃO</w:t>
        </w:r>
      </w:ins>
      <w:r>
        <w:rPr>
          <w:rFonts w:ascii="Arial" w:hAnsi="Arial" w:cs="Arial"/>
          <w:sz w:val="28"/>
          <w:szCs w:val="28"/>
          <w:highlight w:val="yellow"/>
        </w:rPr>
        <w:t xml:space="preserve"> </w:t>
      </w:r>
      <w:del w:id="1739" w:author="Assessor GDSXSR" w:date="2026-10-31T19:49:48Z">
        <w:r>
          <w:rPr>
            <w:rFonts w:ascii="Arial" w:hAnsi="Arial" w:cs="Arial"/>
            <w:sz w:val="28"/>
            <w:szCs w:val="28"/>
          </w:rPr>
          <w:delText xml:space="preserve">CABIMENTO</w:delText>
        </w:r>
      </w:del>
      <w:ins w:id="1740" w:author="Assessor GDSXSR" w:date="2026-10-31T19:49:48Z">
        <w:r>
          <w:rPr>
            <w:rFonts w:ascii="Arial" w:hAnsi="Arial" w:cs="Arial"/>
            <w:color w:val="808080"/>
            <w:sz w:val="28"/>
            <w:szCs w:val="28"/>
            <w:highlight w:val="yellow"/>
          </w:rPr>
          <w:t xml:space="preserve">DA RETENÇÃO</w:t>
        </w:r>
      </w:ins>
      <w:r>
        <w:rPr>
          <w:rFonts w:ascii="Arial" w:hAnsi="Arial" w:cs="Arial"/>
          <w:sz w:val="28"/>
          <w:szCs w:val="28"/>
          <w:highlight w:val="yellow"/>
        </w:rPr>
        <w:t xml:space="preserve"> DE </w:t>
      </w:r>
      <w:ins w:id="1741" w:author="Assessor GDSXSR" w:date="2026-10-31T19:49:48Z">
        <w:r>
          <w:rPr>
            <w:rFonts w:ascii="Arial" w:hAnsi="Arial" w:cs="Arial"/>
            <w:color w:val="808080"/>
            <w:sz w:val="28"/>
            <w:szCs w:val="28"/>
            <w:highlight w:val="yellow"/>
          </w:rPr>
          <w:t xml:space="preserve">25%, SEM </w:t>
        </w:r>
      </w:ins>
      <w:r>
        <w:rPr>
          <w:rFonts w:ascii="Arial" w:hAnsi="Arial" w:cs="Arial"/>
          <w:sz w:val="28"/>
          <w:szCs w:val="28"/>
          <w:highlight w:val="yellow"/>
        </w:rPr>
        <w:t xml:space="preserve">REDUÇÃO </w:t>
      </w:r>
      <w:del w:id="1742" w:author="Assessor GDSXSR" w:date="2026-10-31T19:49:48Z">
        <w:r>
          <w:rPr>
            <w:rFonts w:ascii="Arial" w:hAnsi="Arial" w:cs="Arial"/>
            <w:sz w:val="28"/>
            <w:szCs w:val="28"/>
          </w:rPr>
          <w:delText xml:space="preserve">MAIOR</w:delText>
        </w:r>
      </w:del>
      <w:ins w:id="1743" w:author="Assessor GDSXSR" w:date="2026-10-31T19:49:48Z">
        <w:r>
          <w:rPr>
            <w:rFonts w:ascii="Arial" w:hAnsi="Arial" w:cs="Arial"/>
            <w:color w:val="808080"/>
            <w:sz w:val="28"/>
            <w:szCs w:val="28"/>
            <w:highlight w:val="yellow"/>
          </w:rPr>
          <w:t xml:space="preserve">PARA</w:t>
        </w:r>
      </w:ins>
      <w:r>
        <w:rPr>
          <w:rFonts w:ascii="Arial" w:hAnsi="Arial" w:cs="Arial"/>
          <w:sz w:val="28"/>
          <w:szCs w:val="28"/>
          <w:highlight w:val="yellow"/>
        </w:rPr>
        <w:t xml:space="preserve"> </w:t>
      </w:r>
      <w:del w:id="1744" w:author="Assessor GDSXSR" w:date="2026-10-31T19:49:48Z">
        <w:r>
          <w:rPr>
            <w:rFonts w:ascii="Arial" w:hAnsi="Arial" w:cs="Arial"/>
            <w:sz w:val="28"/>
            <w:szCs w:val="28"/>
          </w:rPr>
          <w:delText xml:space="preserve">DA MULTA – RAZOABILIDADE DO PERCENTUAL FIXADO (25</w:delText>
        </w:r>
      </w:del>
      <w:ins w:id="1745" w:author="Assessor GDSXSR" w:date="2026-10-31T19:49:48Z">
        <w:r>
          <w:rPr>
            <w:rFonts w:ascii="Arial" w:hAnsi="Arial" w:cs="Arial"/>
            <w:color w:val="808080"/>
            <w:sz w:val="28"/>
            <w:szCs w:val="28"/>
            <w:highlight w:val="yellow"/>
          </w:rPr>
          <w:t xml:space="preserve">10</w:t>
        </w:r>
      </w:ins>
      <w:r>
        <w:rPr>
          <w:rFonts w:ascii="Arial" w:hAnsi="Arial" w:cs="Arial"/>
          <w:sz w:val="28"/>
          <w:szCs w:val="28"/>
          <w:highlight w:val="yellow"/>
        </w:rPr>
        <w:t xml:space="preserve">%</w:t>
      </w:r>
      <w:del w:id="1746" w:author="Assessor GDSXSR" w:date="2026-10-31T19:49:48Z">
        <w:r>
          <w:rPr>
            <w:rFonts w:ascii="Arial" w:hAnsi="Arial" w:cs="Arial"/>
            <w:sz w:val="28"/>
            <w:szCs w:val="28"/>
          </w:rPr>
          <w:delText xml:space="preserve">)</w:delText>
        </w:r>
      </w:del>
    </w:p>
    <w:p w14:paraId="2C75C3A7" w14:textId="77777777" w:rsidR="00F4408A" w:rsidRDefault="00F4408A" w:rsidP="00F4408A">
      <w:pPr>
        <w:spacing w:after="0" w:line="360" w:lineRule="auto"/>
        <w:jc w:val="center"/>
        <w:rPr>
          <w:rFonts w:ascii="Arial" w:hAnsi="Arial" w:cs="Arial"/>
          <w:sz w:val="28"/>
          <w:szCs w:val="28"/>
        </w:rPr>
      </w:pPr>
    </w:p>
    <w:p w14:paraId="3CDFB3FC" w14:textId="6931F3E6" w:rsidR="00F4408A" w:rsidRDefault="00F4408A" w:rsidP="00F4408A">
      <w:pPr>
        <w:spacing w:after="0" w:line="360" w:lineRule="auto"/>
        <w:ind w:firstLine="2268"/>
        <w:jc w:val="both"/>
        <w:rPr>
          <w:rFonts w:ascii="Arial" w:hAnsi="Arial" w:cs="Arial"/>
          <w:sz w:val="28"/>
          <w:szCs w:val="28"/>
        </w:rPr>
      </w:pPr>
      <w:r>
        <w:rPr>
          <w:rFonts w:ascii="Arial" w:hAnsi="Arial" w:cs="Arial"/>
          <w:sz w:val="28"/>
          <w:szCs w:val="28"/>
        </w:rPr>
        <w:t xml:space="preserve">Em caráter subsidiário, a autora/apelante alega que</w:t>
      </w:r>
      <w:ins w:id="1747" w:author="Assessor GDSXSR" w:date="2026-10-31T19:49:48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sz w:val="28"/>
          <w:szCs w:val="28"/>
        </w:rPr>
        <w:t xml:space="preserve"> a pena convencional deve ser reduzida </w:t>
      </w:r>
      <w:del w:id="1748" w:author="Assessor GDSXSR" w:date="2026-10-31T19:49:48Z">
        <w:r>
          <w:rPr>
            <w:rFonts w:ascii="Arial" w:hAnsi="Arial" w:cs="Arial"/>
            <w:sz w:val="28"/>
            <w:szCs w:val="28"/>
          </w:rPr>
          <w:delText xml:space="preserve">ainda mais, para</w:delText>
        </w:r>
      </w:del>
      <w:ins w:id="1749" w:author="Assessor GDSXSR" w:date="2026-10-31T19:49:48Z">
        <w:r>
          <w:rPr>
            <w:rFonts w:ascii="Arial" w:hAnsi="Arial" w:cs="Arial"/>
            <w:color w:val="808080"/>
            <w:sz w:val="28"/>
            <w:szCs w:val="28"/>
          </w:rPr>
          <w:t xml:space="preserve">a</w:t>
        </w:r>
      </w:ins>
      <w:r>
        <w:rPr>
          <w:rFonts w:ascii="Arial" w:hAnsi="Arial" w:cs="Arial"/>
          <w:sz w:val="28"/>
          <w:szCs w:val="28"/>
        </w:rPr>
        <w:t xml:space="preserve"> 10%, </w:t>
      </w:r>
      <w:del w:id="1750" w:author="Assessor GDSXSR" w:date="2026-10-31T19:49:48Z">
        <w:r>
          <w:rPr>
            <w:rFonts w:ascii="Arial" w:hAnsi="Arial" w:cs="Arial"/>
            <w:sz w:val="28"/>
            <w:szCs w:val="28"/>
          </w:rPr>
          <w:delText xml:space="preserve">que seria</w:delText>
        </w:r>
      </w:del>
      <w:ins w:id="1751" w:author="Assessor GDSXSR" w:date="2026-10-31T19:49:48Z">
        <w:r>
          <w:rPr>
            <w:rFonts w:ascii="Arial" w:hAnsi="Arial" w:cs="Arial"/>
            <w:color w:val="808080"/>
            <w:sz w:val="28"/>
            <w:szCs w:val="28"/>
          </w:rPr>
          <w:t xml:space="preserve">percentual</w:t>
        </w:r>
      </w:ins>
      <w:r>
        <w:rPr>
          <w:rFonts w:ascii="Arial" w:hAnsi="Arial" w:cs="Arial"/>
          <w:sz w:val="28"/>
          <w:szCs w:val="28"/>
        </w:rPr>
        <w:t xml:space="preserve"> “</w:t>
      </w:r>
      <w:r>
        <w:rPr>
          <w:rFonts w:ascii="Arial" w:hAnsi="Arial" w:cs="Arial"/>
          <w:i/>
          <w:iCs/>
          <w:sz w:val="28"/>
          <w:szCs w:val="28"/>
        </w:rPr>
        <w:t xml:space="preserve">suficiente para compensar eventual prejuízo decorrente da resolução, sem ultrapassar os limites da razoabilidade e da proporcionalidade</w:t>
      </w:r>
      <w:r>
        <w:rPr>
          <w:rFonts w:ascii="Arial" w:hAnsi="Arial" w:cs="Arial"/>
          <w:sz w:val="28"/>
          <w:szCs w:val="28"/>
        </w:rPr>
        <w:t xml:space="preserve">”</w:t>
      </w:r>
      <w:del w:id="1752" w:author="Assessor GDSXSR" w:date="2026-10-31T19:49:48Z">
        <w:r>
          <w:rPr>
            <w:rFonts w:ascii="Arial" w:hAnsi="Arial" w:cs="Arial"/>
            <w:sz w:val="28"/>
            <w:szCs w:val="28"/>
          </w:rPr>
          <w:delText xml:space="preserve">.</w:delText>
        </w:r>
      </w:del>
      <w:ins w:id="1753" w:author="Assessor GDSXSR" w:date="2026-10-31T19:49:48Z">
        <w:r>
          <w:rPr>
            <w:rFonts w:ascii="Arial" w:hAnsi="Arial" w:cs="Arial"/>
            <w:color w:val="808080"/>
            <w:sz w:val="28"/>
            <w:szCs w:val="28"/>
          </w:rPr>
          <w:t xml:space="preserve">;</w:t>
        </w:r>
      </w:ins>
      <w:r>
        <w:rPr>
          <w:rFonts w:ascii="Arial" w:hAnsi="Arial" w:cs="Arial"/>
          <w:sz w:val="28"/>
          <w:szCs w:val="28"/>
        </w:rPr>
        <w:t xml:space="preserve"> </w:t>
      </w:r>
      <w:del w:id="1754" w:author="Assessor GDSXSR" w:date="2026-10-31T19:49:48Z">
        <w:r>
          <w:rPr>
            <w:rFonts w:ascii="Arial" w:hAnsi="Arial" w:cs="Arial"/>
            <w:sz w:val="28"/>
            <w:szCs w:val="28"/>
          </w:rPr>
          <w:delText xml:space="preserve">Pondera</w:delText>
        </w:r>
      </w:del>
      <w:ins w:id="1755" w:author="Assessor GDSXSR" w:date="2026-10-31T19:49:48Z">
        <w:r>
          <w:rPr>
            <w:rFonts w:ascii="Arial" w:hAnsi="Arial" w:cs="Arial"/>
            <w:color w:val="808080"/>
            <w:sz w:val="28"/>
            <w:szCs w:val="28"/>
          </w:rPr>
          <w:t xml:space="preserve">e</w:t>
        </w:r>
      </w:ins>
      <w:r>
        <w:rPr>
          <w:rFonts w:ascii="Arial" w:hAnsi="Arial" w:cs="Arial"/>
          <w:sz w:val="28"/>
          <w:szCs w:val="28"/>
        </w:rPr>
        <w:t xml:space="preserve"> </w:t>
      </w:r>
      <w:del w:id="1756" w:author="Assessor GDSXSR" w:date="2026-10-31T19:49:48Z">
        <w:r>
          <w:rPr>
            <w:rFonts w:ascii="Arial" w:hAnsi="Arial" w:cs="Arial"/>
            <w:sz w:val="28"/>
            <w:szCs w:val="28"/>
          </w:rPr>
          <w:delText xml:space="preserve">que</w:delText>
        </w:r>
      </w:del>
      <w:ins w:id="1757" w:author="Assessor GDSXSR" w:date="2026-10-31T19:49:48Z">
        <w:r>
          <w:rPr>
            <w:b/>
            <w:rFonts w:ascii="Arial" w:hAnsi="Arial" w:cs="Arial"/>
            <w:color w:val="808080"/>
            <w:sz w:val="28"/>
            <w:szCs w:val="28"/>
          </w:rPr>
          <w:t xml:space="preserve">2)</w:t>
        </w:r>
      </w:ins>
      <w:r>
        <w:rPr>
          <w:rFonts w:ascii="Arial" w:hAnsi="Arial" w:cs="Arial"/>
          <w:sz w:val="28"/>
          <w:szCs w:val="28"/>
        </w:rPr>
        <w:t xml:space="preserve"> a questão deve ser analisada em conjunto com a comissão de corretagem, </w:t>
      </w:r>
      <w:r>
        <w:rPr>
          <w:rFonts w:ascii="Arial" w:hAnsi="Arial" w:cs="Arial"/>
          <w:sz w:val="28"/>
          <w:szCs w:val="28"/>
        </w:rPr>
        <w:t xml:space="preserve">que agrava</w:t>
      </w:r>
      <w:r>
        <w:rPr>
          <w:rFonts w:ascii="Arial" w:hAnsi="Arial" w:cs="Arial"/>
          <w:sz w:val="28"/>
          <w:szCs w:val="28"/>
        </w:rPr>
        <w:t xml:space="preserve"> o prejuízo suportado pela compradora</w:t>
      </w:r>
      <w:ins w:id="1758" w:author="Assessor GDSXSR" w:date="2026-10-31T19:49:48Z">
        <w:r>
          <w:rPr>
            <w:rFonts w:ascii="Arial" w:hAnsi="Arial" w:cs="Arial"/>
            <w:color w:val="808080"/>
            <w:sz w:val="28"/>
            <w:szCs w:val="28"/>
          </w:rPr>
          <w:t xml:space="preserve"> (ID 89808544)</w:t>
        </w:r>
      </w:ins>
      <w:r>
        <w:rPr>
          <w:rFonts w:ascii="Arial" w:hAnsi="Arial" w:cs="Arial"/>
          <w:sz w:val="28"/>
          <w:szCs w:val="28"/>
        </w:rPr>
        <w:t xml:space="preserve">.</w:t>
      </w:r>
    </w:p>
    <w:p w14:paraId="6D08ADF9" w14:textId="77777777" w:rsidR="00F4408A" w:rsidRDefault="00F4408A" w:rsidP="00F4408A">
      <w:pPr>
        <w:spacing w:after="0" w:line="360" w:lineRule="auto"/>
        <w:ind w:firstLine="2268"/>
        <w:jc w:val="both"/>
        <w:rPr>
          <w:rFonts w:ascii="Arial" w:hAnsi="Arial" w:cs="Arial"/>
          <w:sz w:val="28"/>
          <w:szCs w:val="28"/>
        </w:rPr>
      </w:pPr>
    </w:p>
    <w:p w14:paraId="01072B16" w14:textId="77777777" w:rsidR="00F4408A" w:rsidRDefault="00F4408A" w:rsidP="00F4408A">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a apelante.</w:t>
      </w:r>
    </w:p>
    <w:p w14:paraId="0B0CA7C3" w14:textId="77777777" w:rsidR="00F4408A" w:rsidRDefault="00F4408A" w:rsidP="00F4408A">
      <w:pPr>
        <w:spacing w:after="0" w:line="360" w:lineRule="auto"/>
        <w:ind w:firstLine="2268"/>
        <w:jc w:val="both"/>
        <w:rPr>
          <w:rFonts w:ascii="Arial" w:hAnsi="Arial" w:cs="Arial"/>
          <w:sz w:val="28"/>
          <w:szCs w:val="28"/>
        </w:rPr>
      </w:pPr>
    </w:p>
    <w:p w14:paraId="7F8CA33A" w14:textId="57672917" w:rsidR="00F4408A" w:rsidRDefault="00F4408A" w:rsidP="00F4408A">
      <w:pPr>
        <w:spacing w:after="0" w:line="360" w:lineRule="auto"/>
        <w:ind w:firstLine="2268"/>
        <w:jc w:val="both"/>
        <w:rPr>
          <w:rFonts w:ascii="Arial" w:hAnsi="Arial" w:cs="Arial"/>
          <w:sz w:val="28"/>
          <w:szCs w:val="28"/>
        </w:rPr>
      </w:pPr>
      <w:r>
        <w:rPr>
          <w:rFonts w:ascii="Arial" w:hAnsi="Arial" w:cs="Arial"/>
          <w:sz w:val="28"/>
          <w:szCs w:val="28"/>
        </w:rPr>
        <w:t xml:space="preserve">Como já mencionado</w:t>
      </w:r>
      <w:del w:id="1759" w:author="Assessor GDSXSR" w:date="2026-10-31T19:49:48Z">
        <w:r>
          <w:rPr>
            <w:rFonts w:ascii="Arial" w:hAnsi="Arial" w:cs="Arial"/>
            <w:sz w:val="28"/>
            <w:szCs w:val="28"/>
          </w:rPr>
          <w:delText xml:space="preserve"> no exame do apelo da ré</w:delText>
        </w:r>
      </w:del>
      <w:r>
        <w:rPr>
          <w:rFonts w:ascii="Arial" w:hAnsi="Arial" w:cs="Arial"/>
          <w:sz w:val="28"/>
          <w:szCs w:val="28"/>
        </w:rPr>
        <w:t xml:space="preserve">, o</w:t>
      </w:r>
      <w:del w:id="1760" w:author="Assessor GDSXSR" w:date="2026-10-31T19:49:48Z">
        <w:r>
          <w:rPr>
            <w:rFonts w:ascii="Arial" w:hAnsi="Arial" w:cs="Arial"/>
            <w:sz w:val="28"/>
            <w:szCs w:val="28"/>
          </w:rPr>
          <w:delText xml:space="preserve"> valor do</w:delText>
        </w:r>
      </w:del>
      <w:r>
        <w:rPr>
          <w:rFonts w:ascii="Arial" w:hAnsi="Arial" w:cs="Arial"/>
          <w:sz w:val="28"/>
          <w:szCs w:val="28"/>
        </w:rPr>
        <w:t xml:space="preserve"> sinal foi de R$ 45 mil</w:t>
      </w:r>
      <w:del w:id="1761" w:author="Assessor GDSXSR" w:date="2026-10-31T19:49:48Z">
        <w:r>
          <w:rPr>
            <w:rFonts w:ascii="Arial" w:hAnsi="Arial" w:cs="Arial"/>
            <w:sz w:val="28"/>
            <w:szCs w:val="28"/>
          </w:rPr>
          <w:delText xml:space="preserve">.</w:delText>
        </w:r>
      </w:del>
      <w:ins w:id="1762" w:author="Assessor GDSXSR" w:date="2026-10-31T19:49:48Z">
        <w:r>
          <w:rPr>
            <w:rFonts w:ascii="Arial" w:hAnsi="Arial" w:cs="Arial"/>
            <w:color w:val="808080"/>
            <w:sz w:val="28"/>
            <w:szCs w:val="28"/>
          </w:rPr>
          <w:t xml:space="preserve">,</w:t>
        </w:r>
      </w:ins>
      <w:r>
        <w:rPr>
          <w:rFonts w:ascii="Arial" w:hAnsi="Arial" w:cs="Arial"/>
          <w:sz w:val="28"/>
          <w:szCs w:val="28"/>
        </w:rPr>
        <w:t xml:space="preserve"> </w:t>
      </w:r>
      <w:del w:id="1763" w:author="Assessor GDSXSR" w:date="2026-10-31T19:49:48Z">
        <w:r>
          <w:rPr>
            <w:rFonts w:ascii="Arial" w:hAnsi="Arial" w:cs="Arial"/>
            <w:sz w:val="28"/>
            <w:szCs w:val="28"/>
          </w:rPr>
          <w:delText xml:space="preserve">Assim,</w:delText>
        </w:r>
      </w:del>
      <w:ins w:id="1764" w:author="Assessor GDSXSR" w:date="2026-10-31T19:49:48Z">
        <w:r>
          <w:rPr>
            <w:rFonts w:ascii="Arial" w:hAnsi="Arial" w:cs="Arial"/>
            <w:color w:val="808080"/>
            <w:sz w:val="28"/>
            <w:szCs w:val="28"/>
          </w:rPr>
          <w:t xml:space="preserve">de modo que</w:t>
        </w:r>
      </w:ins>
      <w:r>
        <w:rPr>
          <w:rFonts w:ascii="Arial" w:hAnsi="Arial" w:cs="Arial"/>
          <w:sz w:val="28"/>
          <w:szCs w:val="28"/>
        </w:rPr>
        <w:t xml:space="preserve"> a redução da multa para 10% dos valores pagos (R$ 203.355,03)</w:t>
      </w:r>
      <w:r>
        <w:rPr>
          <w:rFonts w:ascii="Arial" w:hAnsi="Arial" w:cs="Arial"/>
          <w:sz w:val="28"/>
          <w:szCs w:val="28"/>
        </w:rPr>
        <w:t xml:space="preserve">, que</w:t>
      </w:r>
      <w:r>
        <w:rPr>
          <w:rFonts w:ascii="Arial" w:hAnsi="Arial" w:cs="Arial"/>
          <w:sz w:val="28"/>
          <w:szCs w:val="28"/>
        </w:rPr>
        <w:t xml:space="preserve"> equivaleria a apenas R$ 20.</w:t>
      </w:r>
      <w:r>
        <w:rPr>
          <w:rFonts w:ascii="Arial" w:hAnsi="Arial" w:cs="Arial"/>
          <w:sz w:val="28"/>
          <w:szCs w:val="28"/>
        </w:rPr>
        <w:t xml:space="preserve">335,50</w:t>
      </w:r>
      <w:del w:id="1765" w:author="Assessor GDSXSR" w:date="2026-10-31T19:49:48Z">
        <w:r>
          <w:rPr>
            <w:rFonts w:ascii="Arial" w:hAnsi="Arial" w:cs="Arial"/>
            <w:sz w:val="28"/>
            <w:szCs w:val="28"/>
          </w:rPr>
          <w:delText xml:space="preserve">)</w:delText>
        </w:r>
      </w:del>
      <w:r>
        <w:rPr>
          <w:rFonts w:ascii="Arial" w:hAnsi="Arial" w:cs="Arial"/>
          <w:sz w:val="28"/>
          <w:szCs w:val="28"/>
        </w:rPr>
        <w:t xml:space="preserve">, </w:t>
      </w:r>
      <w:del w:id="1766" w:author="Assessor GDSXSR" w:date="2026-10-31T19:49:48Z">
        <w:r>
          <w:rPr>
            <w:rFonts w:ascii="Arial" w:hAnsi="Arial" w:cs="Arial"/>
            <w:sz w:val="28"/>
            <w:szCs w:val="28"/>
          </w:rPr>
          <w:delText xml:space="preserve">corresponderia a penalizar</w:delText>
        </w:r>
      </w:del>
      <w:ins w:id="1767" w:author="Assessor GDSXSR" w:date="2026-10-31T19:49:48Z">
        <w:r>
          <w:rPr>
            <w:rFonts w:ascii="Arial" w:hAnsi="Arial" w:cs="Arial"/>
            <w:color w:val="808080"/>
            <w:sz w:val="28"/>
            <w:szCs w:val="28"/>
          </w:rPr>
          <w:t xml:space="preserve">penalizaria</w:t>
        </w:r>
      </w:ins>
      <w:r>
        <w:rPr>
          <w:rFonts w:ascii="Arial" w:hAnsi="Arial" w:cs="Arial"/>
          <w:sz w:val="28"/>
          <w:szCs w:val="28"/>
        </w:rPr>
        <w:t xml:space="preserve"> a parte desistente com </w:t>
      </w:r>
      <w:r>
        <w:rPr>
          <w:rFonts w:ascii="Arial" w:hAnsi="Arial" w:cs="Arial"/>
          <w:sz w:val="28"/>
          <w:szCs w:val="28"/>
        </w:rPr>
        <w:t xml:space="preserve">menos da metade do que </w:t>
      </w:r>
      <w:del w:id="1768" w:author="Assessor GDSXSR" w:date="2026-10-31T19:49:48Z">
        <w:r>
          <w:rPr>
            <w:rFonts w:ascii="Arial" w:hAnsi="Arial" w:cs="Arial"/>
            <w:sz w:val="28"/>
            <w:szCs w:val="28"/>
          </w:rPr>
          <w:delText xml:space="preserve">é</w:delText>
        </w:r>
      </w:del>
      <w:ins w:id="1769" w:author="Assessor GDSXSR" w:date="2026-10-31T19:49:48Z">
        <w:r>
          <w:rPr>
            <w:rFonts w:ascii="Arial" w:hAnsi="Arial" w:cs="Arial"/>
            <w:color w:val="808080"/>
            <w:sz w:val="28"/>
            <w:szCs w:val="28"/>
          </w:rPr>
          <w:t xml:space="preserve">se fixa</w:t>
        </w:r>
      </w:ins>
      <w:r>
        <w:rPr>
          <w:rFonts w:ascii="Arial" w:hAnsi="Arial" w:cs="Arial"/>
          <w:sz w:val="28"/>
          <w:szCs w:val="28"/>
        </w:rPr>
        <w:t xml:space="preserve"> usualmente</w:t>
      </w:r>
      <w:del w:id="1770" w:author="Assessor GDSXSR" w:date="2026-10-31T19:49:48Z">
        <w:r>
          <w:rPr>
            <w:rFonts w:ascii="Arial" w:hAnsi="Arial" w:cs="Arial"/>
            <w:sz w:val="28"/>
            <w:szCs w:val="28"/>
          </w:rPr>
          <w:delText xml:space="preserve"> fixado</w:delText>
        </w:r>
      </w:del>
      <w:r>
        <w:rPr>
          <w:rFonts w:ascii="Arial" w:hAnsi="Arial" w:cs="Arial"/>
          <w:sz w:val="28"/>
          <w:szCs w:val="28"/>
        </w:rPr>
        <w:t xml:space="preserve"> como arras</w:t>
      </w:r>
      <w:r>
        <w:rPr>
          <w:rFonts w:ascii="Arial" w:hAnsi="Arial" w:cs="Arial"/>
          <w:sz w:val="28"/>
          <w:szCs w:val="28"/>
        </w:rPr>
        <w:t xml:space="preserve">, o que não se admite</w:t>
      </w:r>
      <w:r>
        <w:rPr>
          <w:rFonts w:ascii="Arial" w:hAnsi="Arial" w:cs="Arial"/>
          <w:sz w:val="28"/>
          <w:szCs w:val="28"/>
        </w:rPr>
        <w:t xml:space="preserve">.</w:t>
      </w:r>
    </w:p>
    <w:p w14:paraId="3B5B3F09" w14:textId="77777777" w:rsidR="00607B90" w:rsidRDefault="00607B90" w:rsidP="00F4408A">
      <w:pPr>
        <w:spacing w:after="0" w:line="360" w:lineRule="auto"/>
        <w:ind w:firstLine="2268"/>
        <w:jc w:val="both"/>
        <w:rPr>
          <w:rFonts w:ascii="Arial" w:hAnsi="Arial" w:cs="Arial"/>
          <w:sz w:val="28"/>
          <w:szCs w:val="28"/>
        </w:rPr>
      </w:pPr>
    </w:p>
    <w:p w14:paraId="02E1EE22" w14:textId="2688CF9D" w:rsidR="00607B90" w:rsidRDefault="00607B90" w:rsidP="00F4408A">
      <w:pPr>
        <w:spacing w:after="0" w:line="360" w:lineRule="auto"/>
        <w:ind w:firstLine="2268"/>
        <w:jc w:val="both"/>
        <w:rPr>
          <w:rFonts w:ascii="Arial" w:hAnsi="Arial" w:cs="Arial"/>
          <w:sz w:val="28"/>
          <w:szCs w:val="28"/>
        </w:rPr>
      </w:pPr>
      <w:r>
        <w:rPr>
          <w:rFonts w:ascii="Arial" w:hAnsi="Arial" w:cs="Arial"/>
          <w:sz w:val="28"/>
          <w:szCs w:val="28"/>
          <w:highlight w:val="yellow"/>
        </w:rPr>
        <w:t xml:space="preserve">Portanto, sendo </w:t>
      </w:r>
      <w:del w:id="1771" w:author="Assessor GDSXSR" w:date="2026-10-31T19:49:48Z">
        <w:r>
          <w:rPr>
            <w:rFonts w:ascii="Arial" w:hAnsi="Arial" w:cs="Arial"/>
            <w:sz w:val="28"/>
            <w:szCs w:val="28"/>
          </w:rPr>
          <w:delText xml:space="preserve">certo que</w:delText>
        </w:r>
      </w:del>
      <w:ins w:id="1772" w:author="Assessor GDSXSR" w:date="2026-10-31T19:49:48Z">
        <w:r>
          <w:rPr>
            <w:rFonts w:ascii="Arial" w:hAnsi="Arial" w:cs="Arial"/>
            <w:color w:val="808080"/>
            <w:sz w:val="28"/>
            <w:szCs w:val="28"/>
            <w:highlight w:val="yellow"/>
          </w:rPr>
          <w:t xml:space="preserve">razoável</w:t>
        </w:r>
      </w:ins>
      <w:r>
        <w:rPr>
          <w:rFonts w:ascii="Arial" w:hAnsi="Arial" w:cs="Arial"/>
          <w:sz w:val="28"/>
          <w:szCs w:val="28"/>
          <w:highlight w:val="yellow"/>
        </w:rPr>
        <w:t xml:space="preserve"> o percentual fixado na sentença</w:t>
      </w:r>
      <w:del w:id="1773" w:author="Assessor GDSXSR" w:date="2026-10-31T19:49:48Z">
        <w:r>
          <w:rPr>
            <w:rFonts w:ascii="Arial" w:hAnsi="Arial" w:cs="Arial"/>
            <w:sz w:val="28"/>
            <w:szCs w:val="28"/>
          </w:rPr>
          <w:delText xml:space="preserve"> é </w:delText>
        </w:r>
        <w:r>
          <w:rPr>
            <w:rFonts w:ascii="Arial" w:hAnsi="Arial" w:cs="Arial"/>
            <w:sz w:val="28"/>
            <w:szCs w:val="28"/>
          </w:rPr>
          <w:delText xml:space="preserve">razoável para as circunstâncias do caso</w:delText>
        </w:r>
      </w:del>
      <w:r>
        <w:rPr>
          <w:rFonts w:ascii="Arial" w:hAnsi="Arial" w:cs="Arial"/>
          <w:sz w:val="28"/>
          <w:szCs w:val="28"/>
          <w:highlight w:val="yellow"/>
        </w:rPr>
        <w:t xml:space="preserve">, descabe redução ainda maior da pena convencional.</w:t>
      </w:r>
    </w:p>
    <w:p w14:paraId="443BEBE9" w14:textId="77777777" w:rsidR="008C7158" w:rsidRDefault="008C7158" w:rsidP="00316826">
      <w:pPr>
        <w:spacing w:after="0" w:line="360" w:lineRule="auto"/>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32F07E70" w14:textId="04E4E32A" w:rsidR="00A927D1" w:rsidRPr="00A25869" w:rsidRDefault="00D516B2" w:rsidP="00A80D77">
      <w:pPr>
        <w:spacing w:after="0" w:line="360" w:lineRule="auto"/>
        <w:ind w:firstLine="2268"/>
        <w:jc w:val="both"/>
        <w:rPr>
          <w:rFonts w:ascii="Arial" w:hAnsi="Arial" w:cs="Arial"/>
          <w:sz w:val="28"/>
          <w:szCs w:val="28"/>
        </w:rPr>
      </w:pPr>
      <w:r>
        <w:rPr>
          <w:rFonts w:ascii="Arial" w:hAnsi="Arial" w:cs="Arial"/>
          <w:sz w:val="28"/>
          <w:szCs w:val="28"/>
        </w:rPr>
        <w:t xml:space="preserve">Ante o exposto,</w:t>
      </w:r>
      <w:r>
        <w:t xml:space="preserve"> </w:t>
      </w:r>
      <w:r>
        <w:rPr>
          <w:rFonts w:ascii="Arial" w:hAnsi="Arial" w:cs="Arial"/>
          <w:b/>
          <w:bCs/>
          <w:sz w:val="28"/>
          <w:szCs w:val="28"/>
        </w:rPr>
        <w:t xml:space="preserve">dou parcial </w:t>
      </w:r>
      <w:r>
        <w:rPr>
          <w:rFonts w:ascii="Arial" w:hAnsi="Arial" w:cs="Arial"/>
          <w:b/>
          <w:bCs/>
          <w:sz w:val="28"/>
          <w:szCs w:val="28"/>
        </w:rPr>
        <w:t xml:space="preserve">provimento </w:t>
      </w:r>
      <w:r>
        <w:rPr>
          <w:rFonts w:ascii="Arial" w:hAnsi="Arial" w:cs="Arial"/>
          <w:sz w:val="28"/>
          <w:szCs w:val="28"/>
        </w:rPr>
        <w:t xml:space="preserve">ao apelo da ré</w:t>
      </w:r>
      <w:r>
        <w:rPr>
          <w:rFonts w:ascii="Arial" w:hAnsi="Arial" w:cs="Arial"/>
          <w:sz w:val="28"/>
          <w:szCs w:val="28"/>
        </w:rPr>
        <w:t xml:space="preserve">, </w:t>
      </w:r>
      <w:r>
        <w:rPr>
          <w:rFonts w:ascii="Arial" w:hAnsi="Arial" w:cs="Arial"/>
          <w:sz w:val="28"/>
          <w:szCs w:val="28"/>
        </w:rPr>
        <w:t xml:space="preserve">FGR Urbanismo Centro-Sul S.A.</w:t>
      </w:r>
      <w:r>
        <w:rPr>
          <w:rFonts w:ascii="Arial" w:hAnsi="Arial" w:cs="Arial"/>
          <w:sz w:val="28"/>
          <w:szCs w:val="28"/>
        </w:rPr>
        <w:t xml:space="preserve">,</w:t>
      </w:r>
      <w:r>
        <w:rPr>
          <w:rFonts w:ascii="Arial" w:hAnsi="Arial" w:cs="Arial"/>
          <w:sz w:val="28"/>
          <w:szCs w:val="28"/>
        </w:rPr>
        <w:t xml:space="preserve"> para redistribuir a sucumbência,</w:t>
      </w:r>
      <w:r>
        <w:t xml:space="preserve"> </w:t>
      </w:r>
      <w:r>
        <w:rPr>
          <w:rFonts w:ascii="Arial" w:hAnsi="Arial" w:cs="Arial"/>
          <w:sz w:val="28"/>
          <w:szCs w:val="28"/>
        </w:rPr>
        <w:t xml:space="preserve">arbitrando-a em 50% das custas processuais e dos honorários advocatícios para cada uma das partes, mantida a base de cálculo dos honorários em 10% do valor </w:t>
      </w:r>
      <w:del w:id="1774" w:author="Assessor GDSXSR" w:date="2026-10-31T19:49:48Z">
        <w:r>
          <w:rPr>
            <w:rFonts w:ascii="Arial" w:hAnsi="Arial" w:cs="Arial"/>
            <w:sz w:val="28"/>
            <w:szCs w:val="28"/>
          </w:rPr>
          <w:delText xml:space="preserve">atualizado </w:delText>
        </w:r>
      </w:del>
      <w:r>
        <w:rPr>
          <w:rFonts w:ascii="Arial" w:hAnsi="Arial" w:cs="Arial"/>
          <w:sz w:val="28"/>
          <w:szCs w:val="28"/>
        </w:rPr>
        <w:t xml:space="preserve">da condenação.</w:t>
      </w:r>
      <w:r>
        <w:rPr>
          <w:rFonts w:ascii="Arial" w:hAnsi="Arial" w:cs="Arial"/>
          <w:sz w:val="28"/>
          <w:szCs w:val="28"/>
        </w:rPr>
        <w:t xml:space="preserve"> Ainda,</w:t>
      </w:r>
      <w:r>
        <w:rPr>
          <w:rFonts w:ascii="Arial" w:hAnsi="Arial" w:cs="Arial"/>
          <w:b/>
          <w:bCs/>
          <w:sz w:val="28"/>
          <w:szCs w:val="28"/>
        </w:rPr>
        <w:t xml:space="preserve"> </w:t>
      </w:r>
      <w:r>
        <w:rPr>
          <w:rFonts w:ascii="Arial" w:hAnsi="Arial" w:cs="Arial"/>
          <w:b/>
          <w:bCs/>
          <w:sz w:val="28"/>
          <w:szCs w:val="28"/>
        </w:rPr>
        <w:t xml:space="preserve">nego </w:t>
      </w:r>
      <w:r>
        <w:rPr>
          <w:rFonts w:ascii="Arial" w:hAnsi="Arial" w:cs="Arial"/>
          <w:b/>
          <w:bCs/>
          <w:sz w:val="28"/>
          <w:szCs w:val="28"/>
        </w:rPr>
        <w:t xml:space="preserve">provimento </w:t>
      </w:r>
      <w:r>
        <w:rPr>
          <w:rFonts w:ascii="Arial" w:hAnsi="Arial" w:cs="Arial"/>
          <w:sz w:val="28"/>
          <w:szCs w:val="28"/>
        </w:rPr>
        <w:t xml:space="preserve">ao apelo </w:t>
      </w:r>
      <w:r>
        <w:rPr>
          <w:rFonts w:ascii="Arial" w:hAnsi="Arial" w:cs="Arial"/>
          <w:sz w:val="28"/>
          <w:szCs w:val="28"/>
        </w:rPr>
        <w:t xml:space="preserve">adesivo </w:t>
      </w:r>
      <w:r>
        <w:rPr>
          <w:rFonts w:ascii="Arial" w:hAnsi="Arial" w:cs="Arial"/>
          <w:sz w:val="28"/>
          <w:szCs w:val="28"/>
        </w:rPr>
        <w:t xml:space="preserve">da autora</w:t>
      </w:r>
      <w:r>
        <w:rPr>
          <w:rFonts w:ascii="Arial" w:hAnsi="Arial" w:cs="Arial"/>
          <w:sz w:val="28"/>
          <w:szCs w:val="28"/>
        </w:rPr>
        <w:t xml:space="preserve">, </w:t>
      </w:r>
      <w:r>
        <w:rPr>
          <w:rFonts w:ascii="Arial" w:hAnsi="Arial" w:cs="Arial"/>
          <w:sz w:val="28"/>
          <w:szCs w:val="28"/>
        </w:rPr>
        <w:t xml:space="preserve">Débora Camilo Muni</w:t>
      </w:r>
      <w:r>
        <w:rPr>
          <w:rFonts w:ascii="Arial" w:hAnsi="Arial" w:cs="Arial"/>
          <w:sz w:val="28"/>
          <w:szCs w:val="28"/>
        </w:rPr>
        <w:t xml:space="preserve">z</w:t>
      </w:r>
      <w:r>
        <w:rPr>
          <w:rFonts w:ascii="Arial" w:hAnsi="Arial" w:cs="Arial"/>
          <w:sz w:val="28"/>
          <w:szCs w:val="28"/>
        </w:rPr>
        <w:t xml:space="preserve">.</w:t>
      </w:r>
    </w:p>
    <w:p w14:paraId="4739795E" w14:textId="77777777" w:rsidR="00357622" w:rsidRDefault="00357622" w:rsidP="00DB1301">
      <w:pPr>
        <w:spacing w:after="0" w:line="360" w:lineRule="auto"/>
        <w:ind w:firstLine="2268"/>
        <w:jc w:val="both"/>
        <w:rPr>
          <w:rFonts w:ascii="Arial" w:hAnsi="Arial" w:cs="Arial"/>
          <w:sz w:val="28"/>
          <w:szCs w:val="28"/>
        </w:rPr>
      </w:pPr>
    </w:p>
    <w:p w14:paraId="1410196A" w14:textId="743E1C85" w:rsidR="00357622" w:rsidRPr="008D6AF0" w:rsidRDefault="00C95A6C" w:rsidP="00DB1301">
      <w:pPr>
        <w:spacing w:after="0" w:line="360" w:lineRule="auto"/>
        <w:ind w:firstLine="2268"/>
        <w:jc w:val="both"/>
        <w:rPr>
          <w:rFonts w:ascii="Arial" w:hAnsi="Arial" w:cs="Arial"/>
          <w:sz w:val="28"/>
          <w:szCs w:val="28"/>
        </w:rPr>
      </w:pPr>
      <w:commentRangeStart w:id="24"/>
      <w:r>
        <w:rPr>
          <w:rFonts w:ascii="Arial" w:hAnsi="Arial" w:cs="Arial"/>
          <w:b/>
          <w:bCs/>
          <w:sz w:val="28"/>
          <w:szCs w:val="28"/>
        </w:rPr>
        <w:t xml:space="preserve">C</w:t>
      </w:r>
      <w:commentRangeEnd w:id="24"/>
      <w:r>
        <w:rPr>
          <w:rStyle w:val="CommentReference"/>
        </w:rPr>
        <w:commentReference w:id="24"/>
      </w:r>
      <w:r>
        <w:rPr>
          <w:rFonts w:ascii="Arial" w:hAnsi="Arial" w:cs="Arial"/>
          <w:b/>
          <w:bCs/>
          <w:sz w:val="28"/>
          <w:szCs w:val="28"/>
        </w:rPr>
        <w:t xml:space="preserve">ondeno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autora</w:t>
      </w:r>
      <w:r>
        <w:rPr>
          <w:rFonts w:ascii="Arial" w:hAnsi="Arial" w:cs="Arial"/>
          <w:sz w:val="28"/>
          <w:szCs w:val="28"/>
        </w:rPr>
        <w:t xml:space="preserve">/apelante</w:t>
      </w:r>
      <w:r>
        <w:rPr>
          <w:rFonts w:ascii="Arial" w:hAnsi="Arial" w:cs="Arial"/>
          <w:sz w:val="28"/>
          <w:szCs w:val="28"/>
        </w:rPr>
        <w:t xml:space="preserve"> ao pagamento de honorários </w:t>
      </w:r>
      <w:r>
        <w:rPr>
          <w:rFonts w:ascii="Arial" w:hAnsi="Arial" w:cs="Arial"/>
          <w:sz w:val="28"/>
          <w:szCs w:val="28"/>
        </w:rPr>
        <w:t xml:space="preserve">recursais</w:t>
      </w:r>
      <w:r>
        <w:rPr>
          <w:rFonts w:ascii="Arial" w:hAnsi="Arial" w:cs="Arial"/>
          <w:sz w:val="28"/>
          <w:szCs w:val="28"/>
        </w:rPr>
        <w:t xml:space="preserve"> que </w:t>
      </w:r>
      <w:r>
        <w:rPr>
          <w:rFonts w:ascii="Arial" w:hAnsi="Arial" w:cs="Arial"/>
          <w:sz w:val="28"/>
          <w:szCs w:val="28"/>
        </w:rPr>
        <w:t xml:space="preserve">fix</w:t>
      </w:r>
      <w:r>
        <w:rPr>
          <w:rFonts w:ascii="Arial" w:hAnsi="Arial" w:cs="Arial"/>
          <w:sz w:val="28"/>
          <w:szCs w:val="28"/>
        </w:rPr>
        <w:t xml:space="preserve">o em </w:t>
      </w:r>
      <w:r>
        <w:rPr>
          <w:rFonts w:ascii="Arial" w:hAnsi="Arial" w:cs="Arial"/>
          <w:sz w:val="28"/>
          <w:szCs w:val="28"/>
        </w:rPr>
        <w:t xml:space="preserve">2%</w:t>
      </w:r>
      <w:r>
        <w:rPr>
          <w:rFonts w:ascii="Arial" w:hAnsi="Arial" w:cs="Arial"/>
          <w:sz w:val="28"/>
          <w:szCs w:val="28"/>
        </w:rPr>
        <w:t xml:space="preserve"> </w:t>
      </w:r>
      <w:ins w:id="1775" w:author="Assessor GDSXSR" w:date="2026-10-31T19:49:48Z">
        <w:r>
          <w:rPr>
            <w:rFonts w:ascii="Arial" w:hAnsi="Arial" w:cs="Arial"/>
            <w:color w:val="808080"/>
            <w:sz w:val="28"/>
            <w:szCs w:val="28"/>
          </w:rPr>
          <w:t xml:space="preserve">sobre o </w:t>
        </w:r>
      </w:ins>
      <w:r>
        <w:rPr>
          <w:rFonts w:ascii="Arial" w:hAnsi="Arial" w:cs="Arial"/>
          <w:sz w:val="28"/>
          <w:szCs w:val="28"/>
        </w:rPr>
        <w:t xml:space="preserve">valor </w:t>
      </w:r>
      <w:r>
        <w:rPr>
          <w:rFonts w:ascii="Arial" w:hAnsi="Arial" w:cs="Arial"/>
          <w:sz w:val="28"/>
          <w:szCs w:val="28"/>
        </w:rPr>
        <w:t xml:space="preserve">da condenação</w:t>
      </w:r>
      <w:r>
        <w:rPr>
          <w:rFonts w:ascii="Arial" w:hAnsi="Arial" w:cs="Arial"/>
          <w:sz w:val="28"/>
          <w:szCs w:val="28"/>
        </w:rPr>
        <w:t xml:space="preserve"> (CPC</w:t>
      </w:r>
      <w:del w:id="1776" w:author="Assessor GDSXSR" w:date="2026-10-31T19:49:48Z">
        <w:r>
          <w:rPr>
            <w:rFonts w:ascii="Arial" w:hAnsi="Arial" w:cs="Arial"/>
            <w:sz w:val="28"/>
            <w:szCs w:val="28"/>
          </w:rPr>
          <w:delText xml:space="preserve">/2015</w:delText>
        </w:r>
      </w:del>
      <w:r>
        <w:rPr>
          <w:rFonts w:ascii="Arial" w:hAnsi="Arial" w:cs="Arial"/>
          <w:sz w:val="28"/>
          <w:szCs w:val="28"/>
        </w:rPr>
        <w:t xml:space="preserve"> 85 § </w:t>
      </w:r>
      <w:r>
        <w:rPr>
          <w:rFonts w:ascii="Arial" w:hAnsi="Arial" w:cs="Arial"/>
          <w:sz w:val="28"/>
          <w:szCs w:val="28"/>
        </w:rPr>
        <w:t xml:space="preserve">11</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em acréscimo à quantia fixada acima</w:t>
      </w:r>
      <w:r>
        <w:rPr>
          <w:rFonts w:ascii="Arial" w:hAnsi="Arial" w:cs="Arial"/>
          <w:sz w:val="28"/>
          <w:szCs w:val="28"/>
        </w:rPr>
        <w:t xml:space="preserve">.</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0C5D2EF7" w14:textId="70791231" w:rsidR="00693B0D" w:rsidRDefault="00693B0D" w:rsidP="00693B0D">
      <w:pPr>
        <w:ind w:right="-96"/>
        <w:jc w:val="both"/>
        <w:rPr>
          <w:b/>
          <w:color w:val="008000"/>
        </w:rPr>
      </w:pPr>
      <w:r>
        <w:rPr>
          <w:b/>
          <w:color w:val="008000"/>
        </w:rPr>
        <w:lastRenderedPageBreak/>
        <w:t xml:space="preserve">SENTENÇA </w:t>
      </w:r>
    </w:p>
    <w:p w14:paraId="10688A6F" w14:textId="77777777" w:rsidR="00030444" w:rsidRPr="00030444" w:rsidRDefault="00030444" w:rsidP="00030444">
      <w:pPr>
        <w:ind w:right="-96"/>
        <w:jc w:val="both"/>
        <w:rPr>
          <w:bCs/>
          <w:color w:val="008000"/>
        </w:rPr>
      </w:pPr>
      <w:r w:rsidRPr="00030444">
        <w:rPr>
          <w:bCs/>
          <w:color w:val="008000"/>
        </w:rPr>
        <w:t>Cuida-se de ação de rescisão contratual, cumulada com pedidos de restituição de valores e de tutela de urgência, proposta por DEBORA CAMILO MUNIZ em desfavor de FGR URBANISMO CENTRO-SUL S/A, partes qualificadas.</w:t>
      </w:r>
    </w:p>
    <w:p w14:paraId="54878F3B" w14:textId="77777777" w:rsidR="00030444" w:rsidRPr="00030444" w:rsidRDefault="00030444" w:rsidP="00030444">
      <w:pPr>
        <w:ind w:right="-96"/>
        <w:jc w:val="both"/>
        <w:rPr>
          <w:bCs/>
          <w:color w:val="008000"/>
        </w:rPr>
      </w:pPr>
      <w:r w:rsidRPr="00030444">
        <w:rPr>
          <w:bCs/>
          <w:color w:val="008000"/>
        </w:rPr>
        <w:t>A autora relata que celebrou com a ré contrato de promessa de compra e venda em 20.5.2023, relativo a lote no Condomínio Jardins Genebra, pelo valor total de R$ 855.000,00 (oitocentos e cinquenta e cinco mil reais).</w:t>
      </w:r>
    </w:p>
    <w:p w14:paraId="505D4ACA" w14:textId="77777777" w:rsidR="00030444" w:rsidRPr="00030444" w:rsidRDefault="00030444" w:rsidP="00030444">
      <w:pPr>
        <w:ind w:right="-96"/>
        <w:jc w:val="both"/>
        <w:rPr>
          <w:bCs/>
          <w:color w:val="008000"/>
        </w:rPr>
      </w:pPr>
      <w:r w:rsidRPr="00030444">
        <w:rPr>
          <w:bCs/>
          <w:color w:val="008000"/>
        </w:rPr>
        <w:t>Aduz que efetuou pagamentos no montante de R$ 203.355,03 (duzentos e três mil, trezentos e cinquenta e cinco reais e três centavos), correspondentes a entrada e parcelas contratuais.</w:t>
      </w:r>
    </w:p>
    <w:p w14:paraId="0E0FC6D5" w14:textId="77777777" w:rsidR="00030444" w:rsidRPr="00030444" w:rsidRDefault="00030444" w:rsidP="00030444">
      <w:pPr>
        <w:ind w:right="-96"/>
        <w:jc w:val="both"/>
        <w:rPr>
          <w:bCs/>
          <w:color w:val="008000"/>
        </w:rPr>
      </w:pPr>
      <w:r w:rsidRPr="00030444">
        <w:rPr>
          <w:bCs/>
          <w:color w:val="008000"/>
        </w:rPr>
        <w:t>Sustenta que a ré deixou de promover o registro do contrato com alienação fiduciária junto à matrícula do imóvel, o que impede a constituição válida da garantia fiduciária.</w:t>
      </w:r>
    </w:p>
    <w:p w14:paraId="045334A1" w14:textId="77777777" w:rsidR="00030444" w:rsidRPr="00030444" w:rsidRDefault="00030444" w:rsidP="00030444">
      <w:pPr>
        <w:ind w:right="-96"/>
        <w:jc w:val="both"/>
        <w:rPr>
          <w:bCs/>
          <w:color w:val="008000"/>
        </w:rPr>
      </w:pPr>
      <w:r w:rsidRPr="00030444">
        <w:rPr>
          <w:bCs/>
          <w:color w:val="008000"/>
        </w:rPr>
        <w:t>Defende que a ausência de registro configura inadimplemento da ré, justificando a rescisão com devolução integral dos valores pagos.</w:t>
      </w:r>
    </w:p>
    <w:p w14:paraId="0EA4C482" w14:textId="77777777" w:rsidR="00030444" w:rsidRPr="00030444" w:rsidRDefault="00030444" w:rsidP="00030444">
      <w:pPr>
        <w:ind w:right="-96"/>
        <w:jc w:val="both"/>
        <w:rPr>
          <w:bCs/>
          <w:color w:val="008000"/>
        </w:rPr>
      </w:pPr>
      <w:r w:rsidRPr="00030444">
        <w:rPr>
          <w:bCs/>
          <w:color w:val="008000"/>
        </w:rPr>
        <w:t>Alega alteração superveniente de sua capacidade financeira, tornando o contrato excessivamente oneroso, com risco de inadimplemento.</w:t>
      </w:r>
    </w:p>
    <w:p w14:paraId="1D599E15" w14:textId="77777777" w:rsidR="00030444" w:rsidRPr="00030444" w:rsidRDefault="00030444" w:rsidP="00030444">
      <w:pPr>
        <w:ind w:right="-96"/>
        <w:jc w:val="both"/>
        <w:rPr>
          <w:bCs/>
          <w:color w:val="008000"/>
        </w:rPr>
      </w:pPr>
      <w:r w:rsidRPr="00030444">
        <w:rPr>
          <w:bCs/>
          <w:color w:val="008000"/>
        </w:rPr>
        <w:t>Requer, assim, a título de tutela de urgência, a suspensão das cobranças, abstenção de negativação e interrupção da exigibilidade das parcelas. No mérito, pugna pela confirmação da medida antecipatória, pela rescisão do contrato por culpa da ré, com devolução integral de R$ 203.355,03 (duzentos e três mil e trezentos e cinquenta e cinco reais e três centavos). Subsidiariamente, requer devolução com retenção de até 10% (dez por cento) do montante pago.</w:t>
      </w:r>
    </w:p>
    <w:p w14:paraId="621FB410" w14:textId="77777777" w:rsidR="00030444" w:rsidRPr="00030444" w:rsidRDefault="00030444" w:rsidP="00030444">
      <w:pPr>
        <w:ind w:right="-96"/>
        <w:jc w:val="both"/>
        <w:rPr>
          <w:bCs/>
          <w:color w:val="008000"/>
        </w:rPr>
      </w:pPr>
      <w:r w:rsidRPr="00030444">
        <w:rPr>
          <w:bCs/>
          <w:color w:val="008000"/>
        </w:rPr>
        <w:t>Com a inicial foram juntados documentos nos IDs 275390516 a 275390533. Custas iniciais recolhidas no ID 275397261.</w:t>
      </w:r>
    </w:p>
    <w:p w14:paraId="75B4A297" w14:textId="77777777" w:rsidR="00030444" w:rsidRPr="00030444" w:rsidRDefault="00030444" w:rsidP="00030444">
      <w:pPr>
        <w:ind w:right="-96"/>
        <w:jc w:val="both"/>
        <w:rPr>
          <w:bCs/>
          <w:color w:val="008000"/>
        </w:rPr>
      </w:pPr>
      <w:r w:rsidRPr="00030444">
        <w:rPr>
          <w:bCs/>
          <w:color w:val="008000"/>
        </w:rPr>
        <w:t>A decisão de ID 275428230 deferiu o pedido de tutela de urgência.</w:t>
      </w:r>
    </w:p>
    <w:p w14:paraId="644B4C18" w14:textId="77777777" w:rsidR="00030444" w:rsidRPr="00030444" w:rsidRDefault="00030444" w:rsidP="00030444">
      <w:pPr>
        <w:ind w:right="-96"/>
        <w:jc w:val="both"/>
        <w:rPr>
          <w:bCs/>
          <w:color w:val="008000"/>
        </w:rPr>
      </w:pPr>
      <w:r w:rsidRPr="00030444">
        <w:rPr>
          <w:bCs/>
          <w:color w:val="008000"/>
        </w:rPr>
        <w:t>A ré interpôs agravo de instrumento dessa decisão, ao qual fora negada a concessão de efeito suspensivo por este E. TJDFT (ID 278324024).</w:t>
      </w:r>
    </w:p>
    <w:p w14:paraId="6B8FF220" w14:textId="77777777" w:rsidR="00030444" w:rsidRPr="00030444" w:rsidRDefault="00030444" w:rsidP="00030444">
      <w:pPr>
        <w:ind w:right="-96"/>
        <w:jc w:val="both"/>
        <w:rPr>
          <w:bCs/>
          <w:color w:val="008000"/>
        </w:rPr>
      </w:pPr>
      <w:r w:rsidRPr="00030444">
        <w:rPr>
          <w:bCs/>
          <w:color w:val="008000"/>
        </w:rPr>
        <w:t>Citada, a ré apresentou contestação no ID 277983610 e documentos nos IDs 277983611 a 277983621.</w:t>
      </w:r>
    </w:p>
    <w:p w14:paraId="5CF5B1DE" w14:textId="77777777" w:rsidR="00030444" w:rsidRPr="00030444" w:rsidRDefault="00030444" w:rsidP="00030444">
      <w:pPr>
        <w:ind w:right="-96"/>
        <w:jc w:val="both"/>
        <w:rPr>
          <w:bCs/>
          <w:color w:val="008000"/>
        </w:rPr>
      </w:pPr>
      <w:r w:rsidRPr="00030444">
        <w:rPr>
          <w:bCs/>
          <w:color w:val="008000"/>
        </w:rPr>
        <w:t>Defende a ré que: a) carece a autora de interesse de agir; b) a obrigação de registro do contrato era da autora, conforme cláusula contratual expressa; c) a ausência de registro não invalida o contrato, sendo irrelevante entre as partes, mantendo-se a eficácia da alienação fiduciária; d) a rescisão decorre exclusivamente da vontade da autora; e) eventual rescisão deve observar o procedimento dos artigos 26 e 27 da Lei 9.514/97, com leilão do imóvel e eventual restituição do saldo remanescente; e) deve haver a retenção integral da comissão de corretagem e o pagamento de taxa de fruição. Requer, ao final, o acolhimento da preliminar suscitada e, no mérito, o julgamento de improcedência dos pedidos.</w:t>
      </w:r>
    </w:p>
    <w:p w14:paraId="43CC81DE" w14:textId="77777777" w:rsidR="00030444" w:rsidRPr="00030444" w:rsidRDefault="00030444" w:rsidP="00030444">
      <w:pPr>
        <w:ind w:right="-96"/>
        <w:jc w:val="both"/>
        <w:rPr>
          <w:bCs/>
          <w:color w:val="008000"/>
        </w:rPr>
      </w:pPr>
      <w:r w:rsidRPr="00030444">
        <w:rPr>
          <w:bCs/>
          <w:color w:val="008000"/>
        </w:rPr>
        <w:t>Réplica no ID 279634995.</w:t>
      </w:r>
    </w:p>
    <w:p w14:paraId="4645BD0F" w14:textId="77777777" w:rsidR="00030444" w:rsidRPr="00030444" w:rsidRDefault="00030444" w:rsidP="00030444">
      <w:pPr>
        <w:ind w:right="-96"/>
        <w:jc w:val="both"/>
        <w:rPr>
          <w:bCs/>
          <w:color w:val="008000"/>
        </w:rPr>
      </w:pPr>
      <w:r w:rsidRPr="00030444">
        <w:rPr>
          <w:bCs/>
          <w:color w:val="008000"/>
        </w:rPr>
        <w:t>A decisão de ID 279804000 rejeitou a preliminar suscitada, inverteu o ônus da prova em desfavor da ré e intimou as partes a especificar provas. Não houve requerimentos nesse sentido.</w:t>
      </w:r>
    </w:p>
    <w:p w14:paraId="5BC4E956" w14:textId="77777777" w:rsidR="00030444" w:rsidRPr="00030444" w:rsidRDefault="00030444" w:rsidP="00030444">
      <w:pPr>
        <w:ind w:right="-96"/>
        <w:jc w:val="both"/>
        <w:rPr>
          <w:bCs/>
          <w:color w:val="008000"/>
        </w:rPr>
      </w:pPr>
      <w:r w:rsidRPr="00030444">
        <w:rPr>
          <w:bCs/>
          <w:color w:val="008000"/>
        </w:rPr>
        <w:t>Vieram os autos conclusos.</w:t>
      </w:r>
    </w:p>
    <w:p w14:paraId="0A56CE76" w14:textId="77777777" w:rsidR="00030444" w:rsidRPr="00030444" w:rsidRDefault="00030444" w:rsidP="00030444">
      <w:pPr>
        <w:ind w:right="-96"/>
        <w:jc w:val="both"/>
        <w:rPr>
          <w:bCs/>
          <w:color w:val="008000"/>
        </w:rPr>
      </w:pPr>
      <w:r w:rsidRPr="00030444">
        <w:rPr>
          <w:bCs/>
          <w:color w:val="008000"/>
        </w:rPr>
        <w:lastRenderedPageBreak/>
        <w:t>É o relatório. Decido.</w:t>
      </w:r>
    </w:p>
    <w:p w14:paraId="5BC57278" w14:textId="77777777" w:rsidR="00030444" w:rsidRPr="00030444" w:rsidRDefault="00030444" w:rsidP="00030444">
      <w:pPr>
        <w:ind w:right="-96"/>
        <w:jc w:val="both"/>
        <w:rPr>
          <w:bCs/>
          <w:color w:val="008000"/>
        </w:rPr>
      </w:pPr>
      <w:r w:rsidRPr="00030444">
        <w:rPr>
          <w:bCs/>
          <w:color w:val="008000"/>
        </w:rPr>
        <w:t>Promovo o julgamento antecipado da lide, na forma do art. 355, I, do CPC, pois as partes não manifestaram interesse na produção de provas, sendo a questão debatida principalmente de direito e, no que tangencia o campo dos fatos, pode ser solucionada à luz da documentação já acostada aos autos.</w:t>
      </w:r>
    </w:p>
    <w:p w14:paraId="6DA5EE63" w14:textId="77777777" w:rsidR="00030444" w:rsidRPr="00030444" w:rsidRDefault="00030444" w:rsidP="00030444">
      <w:pPr>
        <w:ind w:right="-96"/>
        <w:jc w:val="both"/>
        <w:rPr>
          <w:bCs/>
          <w:color w:val="008000"/>
        </w:rPr>
      </w:pPr>
      <w:r w:rsidRPr="00030444">
        <w:rPr>
          <w:bCs/>
          <w:color w:val="008000"/>
        </w:rPr>
        <w:t>Verifico presentes os pressupostos processuais e sigo ao exame do mérito.</w:t>
      </w:r>
    </w:p>
    <w:p w14:paraId="3BAD9083" w14:textId="77777777" w:rsidR="00030444" w:rsidRPr="00030444" w:rsidRDefault="00030444" w:rsidP="00030444">
      <w:pPr>
        <w:ind w:right="-96"/>
        <w:jc w:val="both"/>
        <w:rPr>
          <w:bCs/>
          <w:color w:val="008000"/>
        </w:rPr>
      </w:pPr>
      <w:r w:rsidRPr="00030444">
        <w:rPr>
          <w:bCs/>
          <w:color w:val="008000"/>
        </w:rPr>
        <w:t>A relação de consumo caracteriza-se pelo estabelecimento de um vínculo jurídico entre consumidor e fornecedor, com base nas normas do Código de Defesa do Consumidor (Lei 8.078/90).</w:t>
      </w:r>
    </w:p>
    <w:p w14:paraId="36B3AD48" w14:textId="77777777" w:rsidR="00030444" w:rsidRPr="00030444" w:rsidRDefault="00030444" w:rsidP="00030444">
      <w:pPr>
        <w:ind w:right="-96"/>
        <w:jc w:val="both"/>
        <w:rPr>
          <w:bCs/>
          <w:color w:val="008000"/>
        </w:rPr>
      </w:pPr>
      <w:r w:rsidRPr="00030444">
        <w:rPr>
          <w:bCs/>
          <w:color w:val="008000"/>
        </w:rPr>
        <w:t>O consumidor, à luz da teoria finalista e do artigo 2º do CDC, é o destinatário fático e econômico do bem ou serviço.</w:t>
      </w:r>
    </w:p>
    <w:p w14:paraId="1F0C93BD" w14:textId="77777777" w:rsidR="00030444" w:rsidRPr="00030444" w:rsidRDefault="00030444" w:rsidP="00030444">
      <w:pPr>
        <w:ind w:right="-96"/>
        <w:jc w:val="both"/>
        <w:rPr>
          <w:bCs/>
          <w:color w:val="008000"/>
        </w:rPr>
      </w:pPr>
      <w:r w:rsidRPr="00030444">
        <w:rPr>
          <w:bCs/>
          <w:color w:val="008000"/>
        </w:rPr>
        <w:t>O fornecedor, a seu turno, nos termos do artigo 3º daquele Diploma Legal,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p w14:paraId="66CAC34E" w14:textId="77777777" w:rsidR="00030444" w:rsidRPr="00030444" w:rsidRDefault="00030444" w:rsidP="00030444">
      <w:pPr>
        <w:ind w:right="-96"/>
        <w:jc w:val="both"/>
        <w:rPr>
          <w:bCs/>
          <w:color w:val="008000"/>
        </w:rPr>
      </w:pPr>
      <w:r w:rsidRPr="00030444">
        <w:rPr>
          <w:bCs/>
          <w:color w:val="008000"/>
        </w:rPr>
        <w:t>No caso em tela, os conceitos de consumidor e fornecedor descritos nos artigos 2° e 3° da Lei 8.078/90 estão presentes, na medida em que a autora adquiriu como destinatária final o imóvel comercializado pela ré no mercado de consumo.</w:t>
      </w:r>
    </w:p>
    <w:p w14:paraId="010A6ED1" w14:textId="77777777" w:rsidR="00030444" w:rsidRPr="00030444" w:rsidRDefault="00030444" w:rsidP="00030444">
      <w:pPr>
        <w:ind w:right="-96"/>
        <w:jc w:val="both"/>
        <w:rPr>
          <w:bCs/>
          <w:color w:val="008000"/>
        </w:rPr>
      </w:pPr>
      <w:r w:rsidRPr="00030444">
        <w:rPr>
          <w:bCs/>
          <w:color w:val="008000"/>
        </w:rPr>
        <w:t>Consignadas essas premissas, o negócio jurídico entabulado entre as partes está demonstrado pelo contrato de IDs 275390527 a 275390533, o qual tem por objeto a aquisição de unidade imobiliária de titularidade da ré.</w:t>
      </w:r>
    </w:p>
    <w:p w14:paraId="1B12FB03" w14:textId="77777777" w:rsidR="00030444" w:rsidRPr="00030444" w:rsidRDefault="00030444" w:rsidP="00030444">
      <w:pPr>
        <w:ind w:right="-96"/>
        <w:jc w:val="both"/>
        <w:rPr>
          <w:bCs/>
          <w:color w:val="008000"/>
        </w:rPr>
      </w:pPr>
      <w:r w:rsidRPr="00030444">
        <w:rPr>
          <w:bCs/>
          <w:color w:val="008000"/>
        </w:rPr>
        <w:t>De início, deve-se esclarecer se a controvérsia envolve a incidência, ou não, do regramento estabelecido pela Lei 9.514/1997, especialmente à luz do entendimento firmado pelo col. Superior Tribunal de Justiça no julgamento do Tema 1.095.</w:t>
      </w:r>
    </w:p>
    <w:p w14:paraId="713CE9CF" w14:textId="77777777" w:rsidR="00030444" w:rsidRPr="00030444" w:rsidRDefault="00030444" w:rsidP="00030444">
      <w:pPr>
        <w:ind w:right="-96"/>
        <w:jc w:val="both"/>
        <w:rPr>
          <w:bCs/>
          <w:color w:val="008000"/>
        </w:rPr>
      </w:pPr>
      <w:r w:rsidRPr="00030444">
        <w:rPr>
          <w:bCs/>
          <w:color w:val="008000"/>
        </w:rPr>
        <w:t>O aludido precedente vinculante assentou que, nas hipóteses de compra e venda de imóveis com cláusula de alienação fiduciária devidamente constituída e registrada, o desfazimento do contrato por inadimplemento deve, necessariamente, observar o rito específico da Lei 9.514/1997, o qual compreende a consolidação da propriedade em favor do credor fiduciário e a subsequente realização de leilão do bem.</w:t>
      </w:r>
    </w:p>
    <w:p w14:paraId="38DB782C" w14:textId="77777777" w:rsidR="00030444" w:rsidRPr="00030444" w:rsidRDefault="00030444" w:rsidP="00030444">
      <w:pPr>
        <w:ind w:right="-96"/>
        <w:jc w:val="both"/>
        <w:rPr>
          <w:bCs/>
          <w:color w:val="008000"/>
        </w:rPr>
      </w:pPr>
      <w:r w:rsidRPr="00030444">
        <w:rPr>
          <w:bCs/>
          <w:color w:val="008000"/>
        </w:rPr>
        <w:t>Entretanto, a incidência de tal regime jurídico pressupõe, de forma indispensável, a efetiva constituição da garantia fiduciária, a qual somente se aperfeiçoa mediante o competente registro do contrato na matrícula do imóvel, nos termos do artigo 23 da Lei 9.514/1997.</w:t>
      </w:r>
    </w:p>
    <w:p w14:paraId="0508F691" w14:textId="77777777" w:rsidR="00030444" w:rsidRPr="00030444" w:rsidRDefault="00030444" w:rsidP="00030444">
      <w:pPr>
        <w:ind w:right="-96"/>
        <w:jc w:val="both"/>
        <w:rPr>
          <w:bCs/>
          <w:color w:val="008000"/>
        </w:rPr>
      </w:pPr>
      <w:r w:rsidRPr="00030444">
        <w:rPr>
          <w:bCs/>
          <w:color w:val="008000"/>
        </w:rPr>
        <w:t>Examinando-se os documentos constantes dos autos, especialmente a certidão de matrícula do imóvel de ID 275390522, verifica-se que o contrato firmado entre as partes não foi objeto de averbação na matrícula respectiva, circunstância que impede o reconhecimento da constituição da propriedade fiduciária e, por conseguinte, afasta a aplicação do regime jurídico previsto na mencionada legislação especial.</w:t>
      </w:r>
    </w:p>
    <w:p w14:paraId="2C3CC09D" w14:textId="77777777" w:rsidR="00030444" w:rsidRPr="00030444" w:rsidRDefault="00030444" w:rsidP="00030444">
      <w:pPr>
        <w:ind w:right="-96"/>
        <w:jc w:val="both"/>
        <w:rPr>
          <w:bCs/>
          <w:color w:val="008000"/>
        </w:rPr>
      </w:pPr>
      <w:r w:rsidRPr="00030444">
        <w:rPr>
          <w:bCs/>
          <w:color w:val="008000"/>
        </w:rPr>
        <w:t>Com efeito, inexistindo o registro do contrato, não se perfectibilizou a garantia fiduciária, de modo que a relação jurídica entre as partes não se subsume ao rito previsto na Lei 9.514/1997.</w:t>
      </w:r>
    </w:p>
    <w:p w14:paraId="2EA2D664" w14:textId="77777777" w:rsidR="00030444" w:rsidRPr="00030444" w:rsidRDefault="00030444" w:rsidP="00030444">
      <w:pPr>
        <w:ind w:right="-96"/>
        <w:jc w:val="both"/>
        <w:rPr>
          <w:bCs/>
          <w:color w:val="008000"/>
        </w:rPr>
      </w:pPr>
      <w:r w:rsidRPr="00030444">
        <w:rPr>
          <w:bCs/>
          <w:color w:val="008000"/>
        </w:rPr>
        <w:t>Ademais, cumpre destacar que o rito do leilão, tal como previsto na Lei 9.514/1997, encontra-se adstrito à hipótese de inadimplemento do devedor fiduciante.</w:t>
      </w:r>
    </w:p>
    <w:p w14:paraId="13B27F7B" w14:textId="77777777" w:rsidR="00030444" w:rsidRPr="00030444" w:rsidRDefault="00030444" w:rsidP="00030444">
      <w:pPr>
        <w:ind w:right="-96"/>
        <w:jc w:val="both"/>
        <w:rPr>
          <w:bCs/>
          <w:color w:val="008000"/>
        </w:rPr>
      </w:pPr>
      <w:r w:rsidRPr="00030444">
        <w:rPr>
          <w:bCs/>
          <w:color w:val="008000"/>
        </w:rPr>
        <w:lastRenderedPageBreak/>
        <w:t>No entanto, a análise dos autos não revela inadimplemento da autora que autorize a adoção de dessa medida coercitiva, o que, por si só, já afastaria a possibilidade de sua aplicação ao caso concreto.</w:t>
      </w:r>
    </w:p>
    <w:p w14:paraId="14C72287" w14:textId="77777777" w:rsidR="00030444" w:rsidRPr="00030444" w:rsidRDefault="00030444" w:rsidP="00030444">
      <w:pPr>
        <w:ind w:right="-96"/>
        <w:jc w:val="both"/>
        <w:rPr>
          <w:bCs/>
          <w:color w:val="008000"/>
        </w:rPr>
      </w:pPr>
      <w:r w:rsidRPr="00030444">
        <w:rPr>
          <w:bCs/>
          <w:color w:val="008000"/>
        </w:rPr>
        <w:t>Dessa forma, à míngua dos requisitos legais indispensáveis, mostra-se descabida a adoção do procedimento de leilão extrajudicial pretendido pela ré, devendo a controvérsia ser dirimida à luz do regime jurídico ordinário aplicável aos contratos de promessa de compra e venda.</w:t>
      </w:r>
    </w:p>
    <w:p w14:paraId="0AB6D550" w14:textId="77777777" w:rsidR="00030444" w:rsidRPr="00030444" w:rsidRDefault="00030444" w:rsidP="00030444">
      <w:pPr>
        <w:ind w:right="-96"/>
        <w:jc w:val="both"/>
        <w:rPr>
          <w:bCs/>
          <w:color w:val="008000"/>
        </w:rPr>
      </w:pPr>
      <w:r w:rsidRPr="00030444">
        <w:rPr>
          <w:bCs/>
          <w:color w:val="008000"/>
        </w:rPr>
        <w:t>A respeito do tema, oportuno citar o Enunciado 543 da Súmula do col. Superior Tribunal de Justiça, cuja incidência se faz necessária por força do artigo 927, IV, do Código de Processo Civil: na hipótese de resolução de contrato de promessa de compra e venda de imóvel submetido ao Código de Defesa do Consumidor, deve ocorrer a imediata restituição das parcelas pagas pelo promitente comprador – integralmente, em caso de culpa exclusiva do promitente vendedor/construtor, ou parcialmente, caso tenha sido o comprador quem deu causa ao desfazimento.</w:t>
      </w:r>
    </w:p>
    <w:p w14:paraId="6D55494F" w14:textId="77777777" w:rsidR="00030444" w:rsidRPr="00030444" w:rsidRDefault="00030444" w:rsidP="00030444">
      <w:pPr>
        <w:ind w:right="-96"/>
        <w:jc w:val="both"/>
        <w:rPr>
          <w:bCs/>
          <w:color w:val="008000"/>
        </w:rPr>
      </w:pPr>
      <w:r w:rsidRPr="00030444">
        <w:rPr>
          <w:bCs/>
          <w:color w:val="008000"/>
        </w:rPr>
        <w:t>Defende a autora, nesse particular, que a ausência de averbação do contrato na matrícula do imóvel justifica a rescisão do contrato por culpa da ré.</w:t>
      </w:r>
    </w:p>
    <w:p w14:paraId="6955D8C5" w14:textId="77777777" w:rsidR="00030444" w:rsidRPr="00030444" w:rsidRDefault="00030444" w:rsidP="00030444">
      <w:pPr>
        <w:ind w:right="-96"/>
        <w:jc w:val="both"/>
        <w:rPr>
          <w:bCs/>
          <w:color w:val="008000"/>
        </w:rPr>
      </w:pPr>
      <w:r w:rsidRPr="00030444">
        <w:rPr>
          <w:bCs/>
          <w:color w:val="008000"/>
        </w:rPr>
        <w:t>Contudo, essa providência, além de constituir obrigação contratualmente atribuída à própria autora (cláusula terceira, parágrafo segundo), ostenta natureza de garantia instituída em benefício exclusivo ré, na condição de credora.</w:t>
      </w:r>
    </w:p>
    <w:p w14:paraId="015F781C" w14:textId="77777777" w:rsidR="00030444" w:rsidRPr="00030444" w:rsidRDefault="00030444" w:rsidP="00030444">
      <w:pPr>
        <w:ind w:right="-96"/>
        <w:jc w:val="both"/>
        <w:rPr>
          <w:bCs/>
          <w:color w:val="008000"/>
        </w:rPr>
      </w:pPr>
      <w:r w:rsidRPr="00030444">
        <w:rPr>
          <w:bCs/>
          <w:color w:val="008000"/>
        </w:rPr>
        <w:t>Nesse contexto, a sua não efetivação não configura inadimplemento imputável à ré, tampouco autoriza, por si só, a resolução do ajuste por culpa desta.</w:t>
      </w:r>
    </w:p>
    <w:p w14:paraId="0C18C0DB" w14:textId="77777777" w:rsidR="00030444" w:rsidRPr="00030444" w:rsidRDefault="00030444" w:rsidP="00030444">
      <w:pPr>
        <w:ind w:right="-96"/>
        <w:jc w:val="both"/>
        <w:rPr>
          <w:bCs/>
          <w:color w:val="008000"/>
        </w:rPr>
      </w:pPr>
      <w:r w:rsidRPr="00030444">
        <w:rPr>
          <w:bCs/>
          <w:color w:val="008000"/>
        </w:rPr>
        <w:t>Ao contrário, trata-se de circunstância que, se produz algum efeito jurídico, o faz em detrimento da própria ré, que deixa de aperfeiçoar a garantia fiduciária, não sendo possível extrair daí fundamento idôneo para legitimar a pretensão rescisória posta.</w:t>
      </w:r>
    </w:p>
    <w:p w14:paraId="44E57504" w14:textId="77777777" w:rsidR="00030444" w:rsidRPr="00030444" w:rsidRDefault="00030444" w:rsidP="00030444">
      <w:pPr>
        <w:ind w:right="-96"/>
        <w:jc w:val="both"/>
        <w:rPr>
          <w:bCs/>
          <w:color w:val="008000"/>
        </w:rPr>
      </w:pPr>
      <w:r w:rsidRPr="00030444">
        <w:rPr>
          <w:bCs/>
          <w:color w:val="008000"/>
        </w:rPr>
        <w:t>Logo, tem-se que a rescisão do contrato se deu por iniciativa da autora, de modo que a restituição das parcelas pagas deverá ser parcial e imediata, em consonância com o entendimento sumular acima esposado e em detrimento do disposto no artigo 67-A, §6º, da Lei 4.591/64.</w:t>
      </w:r>
    </w:p>
    <w:p w14:paraId="3699E9CF" w14:textId="77777777" w:rsidR="00030444" w:rsidRPr="00030444" w:rsidRDefault="00030444" w:rsidP="00030444">
      <w:pPr>
        <w:ind w:right="-96"/>
        <w:jc w:val="both"/>
        <w:rPr>
          <w:bCs/>
          <w:color w:val="008000"/>
        </w:rPr>
      </w:pPr>
      <w:r w:rsidRPr="00030444">
        <w:rPr>
          <w:bCs/>
          <w:color w:val="008000"/>
        </w:rPr>
        <w:t>Nessa esteira, prevê a cláusula terceira, parágrafo primeiro, multa no importe de 50% (cinquenta por cento) da quantia paga, a título de prefixação genérica de perdas e danos, taxa de fruição, além de retenção da comissão de corretagem.</w:t>
      </w:r>
    </w:p>
    <w:p w14:paraId="53F8252D" w14:textId="77777777" w:rsidR="00030444" w:rsidRPr="00030444" w:rsidRDefault="00030444" w:rsidP="00030444">
      <w:pPr>
        <w:ind w:right="-96"/>
        <w:jc w:val="both"/>
        <w:rPr>
          <w:bCs/>
          <w:color w:val="008000"/>
        </w:rPr>
      </w:pPr>
      <w:r w:rsidRPr="00030444">
        <w:rPr>
          <w:bCs/>
          <w:color w:val="008000"/>
        </w:rPr>
        <w:t>A multa no percentual de 50% (cinquenta por cento) possui natureza compensatória, traduzindo-se na prefixação dos danos experimentados pela ré com a rescisão antecipada da avença.</w:t>
      </w:r>
    </w:p>
    <w:p w14:paraId="1538F000" w14:textId="77777777" w:rsidR="00030444" w:rsidRPr="00030444" w:rsidRDefault="00030444" w:rsidP="00030444">
      <w:pPr>
        <w:ind w:right="-96"/>
        <w:jc w:val="both"/>
        <w:rPr>
          <w:bCs/>
          <w:color w:val="008000"/>
        </w:rPr>
      </w:pPr>
      <w:r w:rsidRPr="00030444">
        <w:rPr>
          <w:bCs/>
          <w:color w:val="008000"/>
        </w:rPr>
        <w:t>A Lei 4.591/64, que dispõe sobre o condomínio em edificações e as incorporações imobiliárias, nesse particular, preceitua, em seu artigo 67-A, alterado pela Lei 13.786/2018, a legalidade da retenção de até 25% (vinte e cinco por cento) da quantia paga pelo promitente comprador responsável pela resolução do contrato. Confira-se:</w:t>
      </w:r>
    </w:p>
    <w:p w14:paraId="29465FD3" w14:textId="77777777" w:rsidR="00030444" w:rsidRDefault="00030444" w:rsidP="00030444">
      <w:pPr>
        <w:ind w:right="-96"/>
        <w:jc w:val="both"/>
        <w:rPr>
          <w:bCs/>
          <w:color w:val="008000"/>
        </w:rPr>
      </w:pPr>
    </w:p>
    <w:p w14:paraId="1751AD0B" w14:textId="2723F3A2" w:rsidR="00030444" w:rsidRPr="00030444" w:rsidRDefault="00030444" w:rsidP="00030444">
      <w:pPr>
        <w:ind w:right="-96"/>
        <w:jc w:val="both"/>
        <w:rPr>
          <w:bCs/>
          <w:color w:val="008000"/>
        </w:rPr>
      </w:pPr>
      <w:r w:rsidRPr="00030444">
        <w:rPr>
          <w:bCs/>
          <w:color w:val="008000"/>
        </w:rPr>
        <w:t>Art. 67-A. Em caso de desfazimento do contrato celebrado exclusivamente com o incorporador,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w:t>
      </w:r>
    </w:p>
    <w:p w14:paraId="401D155A" w14:textId="77777777" w:rsidR="00030444" w:rsidRPr="00030444" w:rsidRDefault="00030444" w:rsidP="00030444">
      <w:pPr>
        <w:ind w:right="-96"/>
        <w:jc w:val="both"/>
        <w:rPr>
          <w:bCs/>
          <w:color w:val="008000"/>
        </w:rPr>
      </w:pPr>
      <w:r w:rsidRPr="00030444">
        <w:rPr>
          <w:bCs/>
          <w:color w:val="008000"/>
        </w:rPr>
        <w:lastRenderedPageBreak/>
        <w:t>I - a integralidade da comissão de corretagem;</w:t>
      </w:r>
    </w:p>
    <w:p w14:paraId="5773CCF0" w14:textId="77777777" w:rsidR="00030444" w:rsidRPr="00030444" w:rsidRDefault="00030444" w:rsidP="00030444">
      <w:pPr>
        <w:ind w:right="-96"/>
        <w:jc w:val="both"/>
        <w:rPr>
          <w:bCs/>
          <w:color w:val="008000"/>
        </w:rPr>
      </w:pPr>
      <w:r w:rsidRPr="00030444">
        <w:rPr>
          <w:bCs/>
          <w:color w:val="008000"/>
        </w:rPr>
        <w:t>II - a pena convencional, que não poderá exceder a 25% (vinte e cinco por cento) da quantia paga. (grifou-se)</w:t>
      </w:r>
    </w:p>
    <w:p w14:paraId="440F4FF3" w14:textId="77777777" w:rsidR="00030444" w:rsidRPr="00030444" w:rsidRDefault="00030444" w:rsidP="00030444">
      <w:pPr>
        <w:ind w:right="-96"/>
        <w:jc w:val="both"/>
        <w:rPr>
          <w:bCs/>
          <w:color w:val="008000"/>
        </w:rPr>
      </w:pPr>
    </w:p>
    <w:p w14:paraId="1A7AE36A" w14:textId="77777777" w:rsidR="00030444" w:rsidRPr="00030444" w:rsidRDefault="00030444" w:rsidP="00030444">
      <w:pPr>
        <w:ind w:right="-96"/>
        <w:jc w:val="both"/>
        <w:rPr>
          <w:bCs/>
          <w:color w:val="008000"/>
        </w:rPr>
      </w:pPr>
      <w:r w:rsidRPr="00030444">
        <w:rPr>
          <w:bCs/>
          <w:color w:val="008000"/>
        </w:rPr>
        <w:t>Por outro lado, em caso de regime do patrimônio de afetação, a legislação autoriza a retenção de até 50% (cinquenta por cento) da quantia paga:</w:t>
      </w:r>
    </w:p>
    <w:p w14:paraId="77730D94" w14:textId="77777777" w:rsidR="00030444" w:rsidRPr="00030444" w:rsidRDefault="00030444" w:rsidP="00030444">
      <w:pPr>
        <w:ind w:right="-96"/>
        <w:jc w:val="both"/>
        <w:rPr>
          <w:bCs/>
          <w:color w:val="008000"/>
        </w:rPr>
      </w:pPr>
    </w:p>
    <w:p w14:paraId="13DCF030" w14:textId="77777777" w:rsidR="00030444" w:rsidRPr="00030444" w:rsidRDefault="00030444" w:rsidP="00030444">
      <w:pPr>
        <w:ind w:right="-96"/>
        <w:jc w:val="both"/>
        <w:rPr>
          <w:bCs/>
          <w:color w:val="008000"/>
        </w:rPr>
      </w:pPr>
      <w:r w:rsidRPr="00030444">
        <w:rPr>
          <w:bCs/>
          <w:color w:val="008000"/>
        </w:rPr>
        <w:t xml:space="preserve">§5º Quando a incorporação estiver submetida ao regime do patrimônio de afetação, de que tratam os arts. 31-A a 31-F desta Lei, o incorporador restituirá os valores pagos pelo adquirente, deduzidos os valores descritos neste artigo e atualizados com base no índice contratualmente estabelecido para a correção monetária das parcelas do preço do imóvel, no prazo máximo de 30 (trinta) dias após o habite-se ou documento equivalente expedido pelo órgão público municipal competente, admitindo­-se, nessa hipótese, que a pena referida no inciso II do caput deste artigo seja estabelecida até o limite de 50% (cinquenta por cento) da quantia paga.   </w:t>
      </w:r>
    </w:p>
    <w:p w14:paraId="57E5FDD0" w14:textId="77777777" w:rsidR="00030444" w:rsidRDefault="00030444" w:rsidP="00030444">
      <w:pPr>
        <w:ind w:right="-96"/>
        <w:jc w:val="both"/>
        <w:rPr>
          <w:bCs/>
          <w:color w:val="008000"/>
        </w:rPr>
      </w:pPr>
    </w:p>
    <w:p w14:paraId="097AC1F6" w14:textId="4BDF7DB2" w:rsidR="00030444" w:rsidRPr="00030444" w:rsidRDefault="00030444" w:rsidP="00030444">
      <w:pPr>
        <w:ind w:right="-96"/>
        <w:jc w:val="both"/>
        <w:rPr>
          <w:bCs/>
          <w:color w:val="008000"/>
        </w:rPr>
      </w:pPr>
      <w:r w:rsidRPr="00030444">
        <w:rPr>
          <w:bCs/>
          <w:color w:val="008000"/>
        </w:rPr>
        <w:t>Na espécie, o contrato entabulado entre as partes é ulterior à referida alteração legislativa, a fazê-la incidir no caso concreto.</w:t>
      </w:r>
    </w:p>
    <w:p w14:paraId="6AABEF46" w14:textId="77777777" w:rsidR="00030444" w:rsidRPr="00030444" w:rsidRDefault="00030444" w:rsidP="00030444">
      <w:pPr>
        <w:ind w:right="-96"/>
        <w:jc w:val="both"/>
        <w:rPr>
          <w:bCs/>
          <w:color w:val="008000"/>
        </w:rPr>
      </w:pPr>
      <w:r w:rsidRPr="00030444">
        <w:rPr>
          <w:bCs/>
          <w:color w:val="008000"/>
        </w:rPr>
        <w:t>Todavia, embora a Lei 13.786/2018 discipline a matéria, essa previsão não afasta o controle judicial da abusividade, especialmente à luz do Código de Defesa do Consumidor (artigos 51, IV, e 53).</w:t>
      </w:r>
    </w:p>
    <w:p w14:paraId="6DD3095F" w14:textId="77777777" w:rsidR="00030444" w:rsidRPr="00030444" w:rsidRDefault="00030444" w:rsidP="00030444">
      <w:pPr>
        <w:ind w:right="-96"/>
        <w:jc w:val="both"/>
        <w:rPr>
          <w:bCs/>
          <w:color w:val="008000"/>
        </w:rPr>
      </w:pPr>
      <w:r w:rsidRPr="00030444">
        <w:rPr>
          <w:bCs/>
          <w:color w:val="008000"/>
        </w:rPr>
        <w:t>Nessa toada, a retenção de multa no percentual de 50% (cinquenta por cento) dos valores pagos, ainda que prevista na legislação específica, não pode ser aplicada de forma automática, devendo ser aferida à luz da boa-fé objetiva e da vedação ao enriquecimento sem causa.</w:t>
      </w:r>
    </w:p>
    <w:p w14:paraId="3A1ECB56" w14:textId="77777777" w:rsidR="00030444" w:rsidRPr="00030444" w:rsidRDefault="00030444" w:rsidP="00030444">
      <w:pPr>
        <w:ind w:right="-96"/>
        <w:jc w:val="both"/>
        <w:rPr>
          <w:bCs/>
          <w:color w:val="008000"/>
        </w:rPr>
      </w:pPr>
      <w:r w:rsidRPr="00030444">
        <w:rPr>
          <w:bCs/>
          <w:color w:val="008000"/>
        </w:rPr>
        <w:t>Revelando-se excessiva, como no caso concreto, em que implicaria perda substancial do montante já adimplido, impõe-se sua redução equitativa.</w:t>
      </w:r>
    </w:p>
    <w:p w14:paraId="19449AA3" w14:textId="77777777" w:rsidR="00030444" w:rsidRPr="00030444" w:rsidRDefault="00030444" w:rsidP="00030444">
      <w:pPr>
        <w:ind w:right="-96"/>
        <w:jc w:val="both"/>
        <w:rPr>
          <w:bCs/>
          <w:color w:val="008000"/>
        </w:rPr>
      </w:pPr>
      <w:r w:rsidRPr="00030444">
        <w:rPr>
          <w:bCs/>
          <w:color w:val="008000"/>
        </w:rPr>
        <w:t>Confira-se, a respeito, o seguinte aresto, prolatado por este E. TJDFT:</w:t>
      </w:r>
    </w:p>
    <w:p w14:paraId="617F0D98" w14:textId="77777777" w:rsidR="00030444" w:rsidRPr="00030444" w:rsidRDefault="00030444" w:rsidP="00030444">
      <w:pPr>
        <w:ind w:right="-96"/>
        <w:jc w:val="both"/>
        <w:rPr>
          <w:bCs/>
          <w:color w:val="008000"/>
        </w:rPr>
      </w:pPr>
      <w:r w:rsidRPr="00030444">
        <w:rPr>
          <w:bCs/>
          <w:color w:val="008000"/>
        </w:rPr>
        <w:t xml:space="preserve">DIREITO CIVIL E DO CONSUMIDOR. APELAÇÃO CÍVEL. AÇÃO DE RESTITUIÇÃO DE VALORES. PROMESSA DE COMPRA E VENDA DE IMÓVEL. RESOLUÇÃO MOTIVADA PELA DESISTÊNCIA DA ADQUIRENTE. CLÁUSULA PENAL. EMPREENDIMENTO SUBMETIDO AO REGIME DE PATRIMÔNIO DE AFETAÇÃO. RETENÇÃO DE 50%. POSSIBILIDADE LEGAL. EXCESSIVIDADE. ARTIGO 413 DO CÓDIGO CIVIL. REDUÇÃO JUDICIAL PARA 25%. ADEQUAÇÃO. JUROS DE MORA DESDE A CITAÇÃO. </w:t>
      </w:r>
    </w:p>
    <w:p w14:paraId="5009A30C" w14:textId="77777777" w:rsidR="00030444" w:rsidRPr="00030444" w:rsidRDefault="00030444" w:rsidP="00030444">
      <w:pPr>
        <w:ind w:right="-96"/>
        <w:jc w:val="both"/>
        <w:rPr>
          <w:bCs/>
          <w:color w:val="008000"/>
        </w:rPr>
      </w:pPr>
      <w:r w:rsidRPr="00030444">
        <w:rPr>
          <w:bCs/>
          <w:color w:val="008000"/>
        </w:rPr>
        <w:t xml:space="preserve">I. CASO EM EXAME </w:t>
      </w:r>
    </w:p>
    <w:p w14:paraId="2FF2682E" w14:textId="77777777" w:rsidR="00030444" w:rsidRPr="00030444" w:rsidRDefault="00030444" w:rsidP="00030444">
      <w:pPr>
        <w:ind w:right="-96"/>
        <w:jc w:val="both"/>
        <w:rPr>
          <w:bCs/>
          <w:color w:val="008000"/>
        </w:rPr>
      </w:pPr>
      <w:r w:rsidRPr="00030444">
        <w:rPr>
          <w:bCs/>
          <w:color w:val="008000"/>
        </w:rPr>
        <w:t xml:space="preserve">1. Apelação cível interposta pela promitente vendedora contra sentença que, em ação de conhecimento com pedido de restituição de valores decorrente de rescisão de contrato de promessa de compra e venda de imóvel por iniciativa da compradora, revisou cláusula penal de retenção de 50% para 25% dos valores pagos, condenando a ré à restituição de 75% das quantias adimplidas, com correção monetária desde o desembolso e juros moratórios desde a citação. </w:t>
      </w:r>
    </w:p>
    <w:p w14:paraId="12DA29B1" w14:textId="77777777" w:rsidR="00030444" w:rsidRPr="00030444" w:rsidRDefault="00030444" w:rsidP="00030444">
      <w:pPr>
        <w:ind w:right="-96"/>
        <w:jc w:val="both"/>
        <w:rPr>
          <w:bCs/>
          <w:color w:val="008000"/>
        </w:rPr>
      </w:pPr>
      <w:r w:rsidRPr="00030444">
        <w:rPr>
          <w:bCs/>
          <w:color w:val="008000"/>
        </w:rPr>
        <w:t xml:space="preserve">II. QUESTÃO EM DISCUSSÃO </w:t>
      </w:r>
    </w:p>
    <w:p w14:paraId="411EC211" w14:textId="77777777" w:rsidR="00030444" w:rsidRPr="00030444" w:rsidRDefault="00030444" w:rsidP="00030444">
      <w:pPr>
        <w:ind w:right="-96"/>
        <w:jc w:val="both"/>
        <w:rPr>
          <w:bCs/>
          <w:color w:val="008000"/>
        </w:rPr>
      </w:pPr>
      <w:r w:rsidRPr="00030444">
        <w:rPr>
          <w:bCs/>
          <w:color w:val="008000"/>
        </w:rPr>
        <w:lastRenderedPageBreak/>
        <w:t xml:space="preserve">2. Há duas questões em discussão: (i) aferir se é válida e aplicável, sem mitigação, a cláusula penal que prevê retenção de 50% dos valores pagos em contrato de promessa de compra e venda de imóvel submetido ao regime de patrimônio de afetação, rescindido por iniciativa da adquirente; (ii) estabelecer o termo inicial de incidência dos juros de mora sobre os valores a serem restituídos. </w:t>
      </w:r>
    </w:p>
    <w:p w14:paraId="4EA25A2F" w14:textId="77777777" w:rsidR="00030444" w:rsidRPr="00030444" w:rsidRDefault="00030444" w:rsidP="00030444">
      <w:pPr>
        <w:ind w:right="-96"/>
        <w:jc w:val="both"/>
        <w:rPr>
          <w:bCs/>
          <w:color w:val="008000"/>
        </w:rPr>
      </w:pPr>
      <w:r w:rsidRPr="00030444">
        <w:rPr>
          <w:bCs/>
          <w:color w:val="008000"/>
        </w:rPr>
        <w:t xml:space="preserve">III. RAZÕES DE DECIDIR1.  </w:t>
      </w:r>
    </w:p>
    <w:p w14:paraId="24B0C63E" w14:textId="77777777" w:rsidR="00030444" w:rsidRPr="00030444" w:rsidRDefault="00030444" w:rsidP="00030444">
      <w:pPr>
        <w:ind w:right="-96"/>
        <w:jc w:val="both"/>
        <w:rPr>
          <w:bCs/>
          <w:color w:val="008000"/>
        </w:rPr>
      </w:pPr>
      <w:r w:rsidRPr="00030444">
        <w:rPr>
          <w:bCs/>
          <w:color w:val="008000"/>
        </w:rPr>
        <w:t xml:space="preserve">3. A cláusula penal estipulada nos contratos pode ser: i) moratória, quando o cumprimento da penalidade juntamente com o pagamento da prestação ainda se mostra possível para a manutenção do negócio ou ii) compensatória, na situação de inviabilidade de prosseguir-se com a execução do contrato.  </w:t>
      </w:r>
    </w:p>
    <w:p w14:paraId="44358574" w14:textId="77777777" w:rsidR="00030444" w:rsidRPr="00030444" w:rsidRDefault="00030444" w:rsidP="00030444">
      <w:pPr>
        <w:ind w:right="-96"/>
        <w:jc w:val="both"/>
        <w:rPr>
          <w:bCs/>
          <w:color w:val="008000"/>
        </w:rPr>
      </w:pPr>
      <w:r w:rsidRPr="00030444">
        <w:rPr>
          <w:bCs/>
          <w:color w:val="008000"/>
        </w:rPr>
        <w:t xml:space="preserve">4. Tendo a rescisão se dado por culpa exclusiva da compradora, esta deve arcar com o pagamento da cláusula penal que pré-fixa os danos (lucros cessantes e danos emergentes) decorrentes do inadimplemento. </w:t>
      </w:r>
    </w:p>
    <w:p w14:paraId="3BBC46A9" w14:textId="77777777" w:rsidR="00030444" w:rsidRPr="00030444" w:rsidRDefault="00030444" w:rsidP="00030444">
      <w:pPr>
        <w:ind w:right="-96"/>
        <w:jc w:val="both"/>
        <w:rPr>
          <w:bCs/>
          <w:color w:val="008000"/>
        </w:rPr>
      </w:pPr>
      <w:r w:rsidRPr="00030444">
        <w:rPr>
          <w:bCs/>
          <w:color w:val="008000"/>
        </w:rPr>
        <w:t xml:space="preserve">5. A estipulação de cláusula penal compensatória não pode acarretar desvantagem exagerada ao consumidor, ocasionando o desequilíbrio contratual entre as partes e o enriquecimento sem causa do fornecedor (artigo 51, IV, do Código de Defesa do Consumidor), sendo admissível a intervenção do Judiciário para determinar a revisão do percentual adotado para fins de retenção.  </w:t>
      </w:r>
    </w:p>
    <w:p w14:paraId="439EB8E8" w14:textId="77777777" w:rsidR="00030444" w:rsidRPr="00030444" w:rsidRDefault="00030444" w:rsidP="00030444">
      <w:pPr>
        <w:ind w:right="-96"/>
        <w:jc w:val="both"/>
        <w:rPr>
          <w:bCs/>
          <w:color w:val="008000"/>
        </w:rPr>
      </w:pPr>
      <w:r w:rsidRPr="00030444">
        <w:rPr>
          <w:bCs/>
          <w:color w:val="008000"/>
        </w:rPr>
        <w:t xml:space="preserve">6. A Lei nº 13.786/2018, ao introduzir o art. 67-A, § 5º, da Lei nº 4.591/1964, admite a estipulação de cláusula penal de até 50% dos valores pagos nos empreendimentos submetidos ao regime de patrimônio de afetação, malgrado nessas hipóteses também se afigure plenamente possível a redução do percentual de retenção quando verificada excessividade. </w:t>
      </w:r>
    </w:p>
    <w:p w14:paraId="1C679C7E" w14:textId="77777777" w:rsidR="00030444" w:rsidRPr="00030444" w:rsidRDefault="00030444" w:rsidP="00030444">
      <w:pPr>
        <w:ind w:right="-96"/>
        <w:jc w:val="both"/>
        <w:rPr>
          <w:bCs/>
          <w:color w:val="008000"/>
        </w:rPr>
      </w:pPr>
      <w:r w:rsidRPr="00030444">
        <w:rPr>
          <w:bCs/>
          <w:color w:val="008000"/>
        </w:rPr>
        <w:t xml:space="preserve">7. No caso concreto, a retenção do percentual de 25% (vinte e cinco por cento) dos valores pagos pela autora afigura-se correta e suficiente para ressarcir os prejuízos decorrentes da inexecução do contrato pela compradora, sobretudo porque o vendedor irá retomar a posse do imóvel, e não foram comprovados outros prejuízos, tais como inadimplemento de tributos ou taxas condominiais. </w:t>
      </w:r>
    </w:p>
    <w:p w14:paraId="5923F887" w14:textId="77777777" w:rsidR="00030444" w:rsidRPr="00030444" w:rsidRDefault="00030444" w:rsidP="00030444">
      <w:pPr>
        <w:ind w:right="-96"/>
        <w:jc w:val="both"/>
        <w:rPr>
          <w:bCs/>
          <w:color w:val="008000"/>
        </w:rPr>
      </w:pPr>
      <w:r w:rsidRPr="00030444">
        <w:rPr>
          <w:bCs/>
          <w:color w:val="008000"/>
        </w:rPr>
        <w:t xml:space="preserve">8. Em contratos firmados após a vigência da Lei nº 13.786/2018, os juros de mora incidentes sobre a restituição de valores, nas ações de rescisão ajuizadas pelo comprador, fluem a partir da citação, conforme entendimento consolidado em precedente repetitivo e em incidente de resolução de demandas repetitivas. </w:t>
      </w:r>
    </w:p>
    <w:p w14:paraId="74217905" w14:textId="77777777" w:rsidR="00030444" w:rsidRPr="00030444" w:rsidRDefault="00030444" w:rsidP="00030444">
      <w:pPr>
        <w:ind w:right="-96"/>
        <w:jc w:val="both"/>
        <w:rPr>
          <w:bCs/>
          <w:color w:val="008000"/>
        </w:rPr>
      </w:pPr>
      <w:r w:rsidRPr="00030444">
        <w:rPr>
          <w:bCs/>
          <w:color w:val="008000"/>
        </w:rPr>
        <w:t xml:space="preserve">IV. DISPOSITIVO E TESE </w:t>
      </w:r>
    </w:p>
    <w:p w14:paraId="21C81991" w14:textId="77777777" w:rsidR="00030444" w:rsidRPr="00030444" w:rsidRDefault="00030444" w:rsidP="00030444">
      <w:pPr>
        <w:ind w:right="-96"/>
        <w:jc w:val="both"/>
        <w:rPr>
          <w:bCs/>
          <w:color w:val="008000"/>
        </w:rPr>
      </w:pPr>
      <w:r w:rsidRPr="00030444">
        <w:rPr>
          <w:bCs/>
          <w:color w:val="008000"/>
        </w:rPr>
        <w:t xml:space="preserve">9. Apelação cível conhecida e desprovida. Sentença mantida. Honorários sucumbenciais majorados. </w:t>
      </w:r>
    </w:p>
    <w:p w14:paraId="7E6A3371" w14:textId="77777777" w:rsidR="00030444" w:rsidRPr="00030444" w:rsidRDefault="00030444" w:rsidP="00030444">
      <w:pPr>
        <w:ind w:right="-96"/>
        <w:jc w:val="both"/>
        <w:rPr>
          <w:bCs/>
          <w:color w:val="008000"/>
        </w:rPr>
      </w:pPr>
      <w:r w:rsidRPr="00030444">
        <w:rPr>
          <w:bCs/>
          <w:color w:val="008000"/>
        </w:rPr>
        <w:t xml:space="preserve">Tese de julgamento: </w:t>
      </w:r>
    </w:p>
    <w:p w14:paraId="1E1A3A89" w14:textId="77777777" w:rsidR="00030444" w:rsidRPr="00030444" w:rsidRDefault="00030444" w:rsidP="00030444">
      <w:pPr>
        <w:ind w:right="-96"/>
        <w:jc w:val="both"/>
        <w:rPr>
          <w:bCs/>
          <w:color w:val="008000"/>
        </w:rPr>
      </w:pPr>
      <w:r w:rsidRPr="00030444">
        <w:rPr>
          <w:bCs/>
          <w:color w:val="008000"/>
        </w:rPr>
        <w:t xml:space="preserve">1. Embora válida a cláusula penal que prevê retenção de até 50% dos valores pagos em contratos de promessa de compra e venda de imóvel submetidos ao regime de patrimônio de afetação, é admissível sua redução judicial quando se mostrar abusiva à luz do Código de Defesa do Consumidor. </w:t>
      </w:r>
    </w:p>
    <w:p w14:paraId="2CB2C046" w14:textId="77777777" w:rsidR="00030444" w:rsidRPr="00030444" w:rsidRDefault="00030444" w:rsidP="00030444">
      <w:pPr>
        <w:ind w:right="-96"/>
        <w:jc w:val="both"/>
        <w:rPr>
          <w:bCs/>
          <w:color w:val="008000"/>
        </w:rPr>
      </w:pPr>
      <w:r w:rsidRPr="00030444">
        <w:rPr>
          <w:bCs/>
          <w:color w:val="008000"/>
        </w:rPr>
        <w:t xml:space="preserve">2. Na rescisão contratual por iniciativa do comprador, a retenção de 25% dos valores pagos revela-se, em regra, proporcional e suficiente para compensar os prejuízos do vendedor, ausente demonstração de danos adicionais. </w:t>
      </w:r>
    </w:p>
    <w:p w14:paraId="35B1F07C" w14:textId="77777777" w:rsidR="00030444" w:rsidRPr="00030444" w:rsidRDefault="00030444" w:rsidP="00030444">
      <w:pPr>
        <w:ind w:right="-96"/>
        <w:jc w:val="both"/>
        <w:rPr>
          <w:bCs/>
          <w:color w:val="008000"/>
        </w:rPr>
      </w:pPr>
      <w:r w:rsidRPr="00030444">
        <w:rPr>
          <w:bCs/>
          <w:color w:val="008000"/>
        </w:rPr>
        <w:lastRenderedPageBreak/>
        <w:t>3. Nos contratos celebrados após a Lei nº 13.786/2018, os juros de mora sobre os valores a serem restituídos incidem a partir da citação.</w:t>
      </w:r>
    </w:p>
    <w:p w14:paraId="37B931CB" w14:textId="77777777" w:rsidR="00030444" w:rsidRPr="00030444" w:rsidRDefault="00030444" w:rsidP="00030444">
      <w:pPr>
        <w:ind w:right="-96"/>
        <w:jc w:val="both"/>
        <w:rPr>
          <w:bCs/>
          <w:color w:val="008000"/>
        </w:rPr>
      </w:pPr>
      <w:r w:rsidRPr="00030444">
        <w:rPr>
          <w:bCs/>
          <w:color w:val="008000"/>
        </w:rPr>
        <w:t>(Acórdão 2117887, 0714987-54.2025.8.07.0001, Relator(a): CARMEN BITTENCOURT, 8ª TURMA CÍVEL, data de julgamento: 07/05/2026, publicado no DJe: 18/05/2026.) (Grifou-se)</w:t>
      </w:r>
    </w:p>
    <w:p w14:paraId="6DA937E7" w14:textId="77777777" w:rsidR="00030444" w:rsidRDefault="00030444" w:rsidP="00030444">
      <w:pPr>
        <w:ind w:right="-96"/>
        <w:jc w:val="both"/>
        <w:rPr>
          <w:bCs/>
          <w:color w:val="008000"/>
        </w:rPr>
      </w:pPr>
    </w:p>
    <w:p w14:paraId="3183A9C0" w14:textId="69FEC3C4" w:rsidR="00030444" w:rsidRPr="00030444" w:rsidRDefault="00030444" w:rsidP="00030444">
      <w:pPr>
        <w:ind w:right="-96"/>
        <w:jc w:val="both"/>
        <w:rPr>
          <w:bCs/>
          <w:color w:val="008000"/>
        </w:rPr>
      </w:pPr>
      <w:r w:rsidRPr="00030444">
        <w:rPr>
          <w:bCs/>
          <w:color w:val="008000"/>
        </w:rPr>
        <w:t>Diante de tal quadro, revela-se adequada e razoável a revisão judicial da cláusula penal para o patamar de 25% (vinte e cinco por cento) sobre o valor das prestações adimplidas pela autora.</w:t>
      </w:r>
    </w:p>
    <w:p w14:paraId="4DD0B6C4" w14:textId="77777777" w:rsidR="00030444" w:rsidRPr="00030444" w:rsidRDefault="00030444" w:rsidP="00030444">
      <w:pPr>
        <w:ind w:right="-96"/>
        <w:jc w:val="both"/>
        <w:rPr>
          <w:bCs/>
          <w:color w:val="008000"/>
        </w:rPr>
      </w:pPr>
      <w:r w:rsidRPr="00030444">
        <w:rPr>
          <w:bCs/>
          <w:color w:val="008000"/>
        </w:rPr>
        <w:t>No que diz respeito à taxa de fruição convencionada, ainda que se concluísse pela sua legalidade, a sua fixação em conjunto com a cláusula penal compensatória extrapola a razoabilidade, sujeitando o consumidor a uma desvantagem excessiva, porquanto majora de forma exorbitante os encargos rescisórios, nos termos do artigo 51, IV, do CDC:</w:t>
      </w:r>
    </w:p>
    <w:p w14:paraId="2C768A3B" w14:textId="77777777" w:rsidR="00030444" w:rsidRDefault="00030444" w:rsidP="00030444">
      <w:pPr>
        <w:ind w:right="-96"/>
        <w:jc w:val="both"/>
        <w:rPr>
          <w:bCs/>
          <w:color w:val="008000"/>
        </w:rPr>
      </w:pPr>
    </w:p>
    <w:p w14:paraId="376B6EEB" w14:textId="383D8DD2" w:rsidR="00030444" w:rsidRPr="00030444" w:rsidRDefault="00030444" w:rsidP="00030444">
      <w:pPr>
        <w:ind w:right="-96"/>
        <w:jc w:val="both"/>
        <w:rPr>
          <w:bCs/>
          <w:color w:val="008000"/>
        </w:rPr>
      </w:pPr>
      <w:r w:rsidRPr="00030444">
        <w:rPr>
          <w:bCs/>
          <w:color w:val="008000"/>
        </w:rPr>
        <w:t>Art. 51. São nulas de pleno direito, entre outras, as cláusulas contratuais relativas ao fornecimento de produtos e serviços que:</w:t>
      </w:r>
    </w:p>
    <w:p w14:paraId="02E59CB3" w14:textId="77777777" w:rsidR="00030444" w:rsidRPr="00030444" w:rsidRDefault="00030444" w:rsidP="00030444">
      <w:pPr>
        <w:ind w:right="-96"/>
        <w:jc w:val="both"/>
        <w:rPr>
          <w:bCs/>
          <w:color w:val="008000"/>
        </w:rPr>
      </w:pPr>
      <w:r w:rsidRPr="00030444">
        <w:rPr>
          <w:bCs/>
          <w:color w:val="008000"/>
        </w:rPr>
        <w:t>(...)</w:t>
      </w:r>
    </w:p>
    <w:p w14:paraId="04A8327B" w14:textId="77777777" w:rsidR="00030444" w:rsidRPr="00030444" w:rsidRDefault="00030444" w:rsidP="00030444">
      <w:pPr>
        <w:ind w:right="-96"/>
        <w:jc w:val="both"/>
        <w:rPr>
          <w:bCs/>
          <w:color w:val="008000"/>
        </w:rPr>
      </w:pPr>
      <w:r w:rsidRPr="00030444">
        <w:rPr>
          <w:bCs/>
          <w:color w:val="008000"/>
        </w:rPr>
        <w:t>IV - estabeleçam obrigações consideradas iníquas, abusivas, que coloquem o consumidor em desvantagem exagerada, ou sejam incompatíveis com a boa-fé ou a eqüidade;</w:t>
      </w:r>
    </w:p>
    <w:p w14:paraId="0B7CCEEB" w14:textId="77777777" w:rsidR="00030444" w:rsidRPr="00030444" w:rsidRDefault="00030444" w:rsidP="00030444">
      <w:pPr>
        <w:ind w:right="-96"/>
        <w:jc w:val="both"/>
        <w:rPr>
          <w:bCs/>
          <w:color w:val="008000"/>
        </w:rPr>
      </w:pPr>
    </w:p>
    <w:p w14:paraId="4E1AB515" w14:textId="77777777" w:rsidR="00030444" w:rsidRPr="00030444" w:rsidRDefault="00030444" w:rsidP="00030444">
      <w:pPr>
        <w:ind w:right="-96"/>
        <w:jc w:val="both"/>
        <w:rPr>
          <w:bCs/>
          <w:color w:val="008000"/>
        </w:rPr>
      </w:pPr>
      <w:r w:rsidRPr="00030444">
        <w:rPr>
          <w:bCs/>
          <w:color w:val="008000"/>
        </w:rPr>
        <w:t>Confira-se, nessa senda, aresto proferido por este E. TJDFT:</w:t>
      </w:r>
    </w:p>
    <w:p w14:paraId="71A1CACE" w14:textId="77777777" w:rsidR="00030444" w:rsidRPr="00030444" w:rsidRDefault="00030444" w:rsidP="00030444">
      <w:pPr>
        <w:ind w:right="-96"/>
        <w:jc w:val="both"/>
        <w:rPr>
          <w:bCs/>
          <w:color w:val="008000"/>
        </w:rPr>
      </w:pPr>
    </w:p>
    <w:p w14:paraId="66EE3B6B" w14:textId="77777777" w:rsidR="00030444" w:rsidRPr="00030444" w:rsidRDefault="00030444" w:rsidP="00030444">
      <w:pPr>
        <w:ind w:right="-96"/>
        <w:jc w:val="both"/>
        <w:rPr>
          <w:bCs/>
          <w:color w:val="008000"/>
        </w:rPr>
      </w:pPr>
      <w:r w:rsidRPr="00030444">
        <w:rPr>
          <w:bCs/>
          <w:color w:val="008000"/>
        </w:rPr>
        <w:t xml:space="preserve">APELAÇÃO CÍVEL. CIVIL E CONSUMIDOR. PROMESSA DE COMPRA E VENDA EM REGIME DE MULTIPROPRIEDADE. DESISTÊNCIA DO COMPRADOR. RETENÇÃO 20% (VINTE POR CENTO). POSSIBILIDADE. TAXA DE FRUIÇÃO. INDEVIDA. SENTENÇA MANTIDA. 1. Não se aplica ao caso as normas referentes a Lei n. 13.786/2018. O contrato foi celebrado em 2016, antes da vigência da referida norma. 2. Aplica-se o Código de Defesa do Consumidor quando o vinculo jurídico estabelecido entre as partes se enquadra nos conceitos de consumidor, fornecedor e produto, nos termos dos artigos 2º e 3º da Lei 8.078/90. 3. "Na hipótese de resolução de contrato de promessa de compra e venda de imóvel submetido ao Código de Defesa do Consumidor, deve ocorrer a imediata restituição das parcelas pagas pelo promitente comprador - integralmente, em caso de culpa exclusiva do promitente vendedor/construtor, ou parcialmente, caso tenha sido o comprador quem deu causa ao desfazimento. (Súmula n. 543, do Superior Tribunal de Justiça). 4. O Superior Tribunal de Justiça - STJ fixou entendimento no sentido de que é possível a retenção pelo promitente vendedor de até 25% (vinte e cinco por cento) dos valores pagos pelo promitente comprador. No caso, correta a sentença que reduziu o valor de 30% (trinta por cento) para 20% (vinte por cento) da quantia paga pelo consumidor, além de ter excluído a cobrança da taxa de fruição. 5. Na hipótese, a fixação de taxa de fruição, em imóvel sob regime de multipropriedade, se revela indevida, já que não há prova de utilização efetiva do imóvel e, além disso, a taxa, após rescisão do contrato, ganha natureza de cláusula penal compensatória com valor exorbitante.  6. Recurso conhecido e não provido. Sentença mantida. Honorários advocatícios majorados. (Acórdão 1376839, 07034596620208070011, Relator: LEONARDO ROSCOE BESSA, 6ª Turma </w:t>
      </w:r>
      <w:r w:rsidRPr="00030444">
        <w:rPr>
          <w:bCs/>
          <w:color w:val="008000"/>
        </w:rPr>
        <w:lastRenderedPageBreak/>
        <w:t>Cível, data de julgamento: 29/9/2021, publicado no DJE: 15/10/2021. Pág.: Sem Página Cadastrada, (Grifou-se)</w:t>
      </w:r>
    </w:p>
    <w:p w14:paraId="330B4890" w14:textId="77777777" w:rsidR="00030444" w:rsidRDefault="00030444" w:rsidP="00030444">
      <w:pPr>
        <w:ind w:right="-96"/>
        <w:jc w:val="both"/>
        <w:rPr>
          <w:bCs/>
          <w:color w:val="008000"/>
        </w:rPr>
      </w:pPr>
    </w:p>
    <w:p w14:paraId="2A235544" w14:textId="3270F8F3" w:rsidR="00030444" w:rsidRPr="00030444" w:rsidRDefault="00030444" w:rsidP="00030444">
      <w:pPr>
        <w:ind w:right="-96"/>
        <w:jc w:val="both"/>
        <w:rPr>
          <w:bCs/>
          <w:color w:val="008000"/>
        </w:rPr>
      </w:pPr>
      <w:r w:rsidRPr="00030444">
        <w:rPr>
          <w:bCs/>
          <w:color w:val="008000"/>
        </w:rPr>
        <w:t>Descabida, portanto, a sua cumulação com os demais encargos rescisórios.</w:t>
      </w:r>
    </w:p>
    <w:p w14:paraId="6F53A087" w14:textId="77777777" w:rsidR="00030444" w:rsidRPr="00030444" w:rsidRDefault="00030444" w:rsidP="00030444">
      <w:pPr>
        <w:ind w:right="-96"/>
        <w:jc w:val="both"/>
        <w:rPr>
          <w:bCs/>
          <w:color w:val="008000"/>
        </w:rPr>
      </w:pPr>
      <w:r w:rsidRPr="00030444">
        <w:rPr>
          <w:bCs/>
          <w:color w:val="008000"/>
        </w:rPr>
        <w:t>O col. Superior Tribunal de Justiça, no julgamento do REsp 1.599.511/SP, pelo rito dos recursos repetitivos, firmou tese no sentido de que deve ser considerada válida a cláusula contratual que transfere ao promitente-comprador a obrigação de pagar a comissão de corretagem nos contratos de promessa de compra e venda de unidade autônoma em regime de incorporação imobiliária, desde que previamente informado o preço total da aquisição da unidade autônoma, com o destaque do valor da comissão de corretagem (REsp n. 1.599.511/SP, relator Ministro Paulo de Tarso Sanseverino, Segunda Seção, julgado em 24/8/2016, DJe de 6/9/2016).</w:t>
      </w:r>
    </w:p>
    <w:p w14:paraId="66A5A065" w14:textId="77777777" w:rsidR="00030444" w:rsidRPr="00030444" w:rsidRDefault="00030444" w:rsidP="00030444">
      <w:pPr>
        <w:ind w:right="-96"/>
        <w:jc w:val="both"/>
        <w:rPr>
          <w:bCs/>
          <w:color w:val="008000"/>
        </w:rPr>
      </w:pPr>
      <w:r w:rsidRPr="00030444">
        <w:rPr>
          <w:bCs/>
          <w:color w:val="008000"/>
        </w:rPr>
        <w:t>O contrato em análise prevê expressamente o pagamento de comissão de corretagem, havendo destaque na cláusula V do quadro-resumo, em consonância com o referido entendimento, de modo que, uma vez prestados os serviços pelo corretor, revela-se descabida a devolução do montante correspondente à autora.</w:t>
      </w:r>
    </w:p>
    <w:p w14:paraId="5BA1D648" w14:textId="77777777" w:rsidR="00030444" w:rsidRPr="00030444" w:rsidRDefault="00030444" w:rsidP="00030444">
      <w:pPr>
        <w:ind w:right="-96"/>
        <w:jc w:val="both"/>
        <w:rPr>
          <w:bCs/>
          <w:color w:val="008000"/>
        </w:rPr>
      </w:pPr>
      <w:r w:rsidRPr="00030444">
        <w:rPr>
          <w:bCs/>
          <w:color w:val="008000"/>
        </w:rPr>
        <w:t>Por fim, em contrato celebrado após a vigência da Lei 13.786/2018, não se aplica o Tema 1.002/STJ para fixar o termo inicial dos juros de mora a partir do trânsito em julgado, de modo que os juros incidem desde a citação.</w:t>
      </w:r>
    </w:p>
    <w:p w14:paraId="6AA67C5E" w14:textId="77777777" w:rsidR="00030444" w:rsidRPr="00030444" w:rsidRDefault="00030444" w:rsidP="00030444">
      <w:pPr>
        <w:ind w:right="-96"/>
        <w:jc w:val="both"/>
        <w:rPr>
          <w:bCs/>
          <w:color w:val="008000"/>
        </w:rPr>
      </w:pPr>
    </w:p>
    <w:p w14:paraId="0FFE17CA" w14:textId="77777777" w:rsidR="00030444" w:rsidRPr="00030444" w:rsidRDefault="00030444" w:rsidP="00030444">
      <w:pPr>
        <w:ind w:right="-96"/>
        <w:jc w:val="both"/>
        <w:rPr>
          <w:bCs/>
          <w:color w:val="008000"/>
        </w:rPr>
      </w:pPr>
      <w:r w:rsidRPr="00030444">
        <w:rPr>
          <w:bCs/>
          <w:color w:val="008000"/>
        </w:rPr>
        <w:t>DISPOSITIVO</w:t>
      </w:r>
    </w:p>
    <w:p w14:paraId="2A17A4F5" w14:textId="77777777" w:rsidR="00030444" w:rsidRPr="00030444" w:rsidRDefault="00030444" w:rsidP="00030444">
      <w:pPr>
        <w:ind w:right="-96"/>
        <w:jc w:val="both"/>
        <w:rPr>
          <w:bCs/>
          <w:color w:val="008000"/>
        </w:rPr>
      </w:pPr>
      <w:r w:rsidRPr="00030444">
        <w:rPr>
          <w:bCs/>
          <w:color w:val="008000"/>
        </w:rPr>
        <w:t>Do exposto, nos termos do artigo 487, I, do CPC, resolvo o mérito e, CONFIRMANDO a tutela de urgência concedida, JULGO PARCIALMENTE PROCEDENTES os pedidos para:</w:t>
      </w:r>
    </w:p>
    <w:p w14:paraId="3049F126" w14:textId="77777777" w:rsidR="00030444" w:rsidRPr="00030444" w:rsidRDefault="00030444" w:rsidP="00030444">
      <w:pPr>
        <w:ind w:right="-96"/>
        <w:jc w:val="both"/>
        <w:rPr>
          <w:bCs/>
          <w:color w:val="008000"/>
        </w:rPr>
      </w:pPr>
      <w:r w:rsidRPr="00030444">
        <w:rPr>
          <w:bCs/>
          <w:color w:val="008000"/>
        </w:rPr>
        <w:t>a) DECRETAR a rescisão do contrato de IDs 275390527 a 275390533, com efeitos a partir da decisão de ID 275428230;</w:t>
      </w:r>
    </w:p>
    <w:p w14:paraId="7DE1AD41" w14:textId="77777777" w:rsidR="00030444" w:rsidRPr="00030444" w:rsidRDefault="00030444" w:rsidP="00030444">
      <w:pPr>
        <w:ind w:right="-96"/>
        <w:jc w:val="both"/>
        <w:rPr>
          <w:bCs/>
          <w:color w:val="008000"/>
        </w:rPr>
      </w:pPr>
      <w:r w:rsidRPr="00030444">
        <w:rPr>
          <w:bCs/>
          <w:color w:val="008000"/>
        </w:rPr>
        <w:t>b) DECLARAR a abusividade da cláusula terceira, parágrafo primeiro, do contrato, tão somente para reduzir o valor da cláusula penal e afastar a taxa de fruição e a forma ali proposta de restituição das parcelas devidas à autora;</w:t>
      </w:r>
    </w:p>
    <w:p w14:paraId="55F9BD9B" w14:textId="77777777" w:rsidR="00030444" w:rsidRPr="00030444" w:rsidRDefault="00030444" w:rsidP="00030444">
      <w:pPr>
        <w:ind w:right="-96"/>
        <w:jc w:val="both"/>
        <w:rPr>
          <w:bCs/>
          <w:color w:val="008000"/>
        </w:rPr>
      </w:pPr>
      <w:r w:rsidRPr="00030444">
        <w:rPr>
          <w:bCs/>
          <w:color w:val="008000"/>
        </w:rPr>
        <w:t>c) CONDENAR a ré à devolução dos valores pagos pela autora – retido o percentual de 25% (vinte e cinco por cento) da quantia já quitada, a título de cláusula penal –, em parcela única, corrigidos pelos mesmos índices utilizados no contrato, a partir de cada desembolso, e acrescidos de juros de mora correspondente à taxa Selic, deduzido o índice contratual, a contar da citação.</w:t>
      </w:r>
    </w:p>
    <w:p w14:paraId="38E933C7" w14:textId="77777777" w:rsidR="00030444" w:rsidRPr="00030444" w:rsidRDefault="00030444" w:rsidP="00030444">
      <w:pPr>
        <w:ind w:right="-96"/>
        <w:jc w:val="both"/>
        <w:rPr>
          <w:bCs/>
          <w:color w:val="008000"/>
        </w:rPr>
      </w:pPr>
      <w:r w:rsidRPr="00030444">
        <w:rPr>
          <w:bCs/>
          <w:color w:val="008000"/>
        </w:rPr>
        <w:t>Em razão da sucumbência mínima da autora, condeno a ré ao pagamento das custas e despesas do processo, bem como honorários advocatícios, estes ora arbitrados em 10% (dez por cento) sobre o valor da condenação, nos termos do artigo 85, §2º, do CPC.</w:t>
      </w:r>
    </w:p>
    <w:p w14:paraId="5515EFC3" w14:textId="32CF7412" w:rsidR="008A321A" w:rsidRDefault="00030444" w:rsidP="00030444">
      <w:pPr>
        <w:ind w:right="-96"/>
        <w:jc w:val="both"/>
        <w:rPr>
          <w:bCs/>
          <w:color w:val="008000"/>
        </w:rPr>
      </w:pPr>
      <w:r w:rsidRPr="00030444">
        <w:rPr>
          <w:bCs/>
          <w:color w:val="008000"/>
        </w:rPr>
        <w:t>Sentença publicada e registrada eletronicamente. Após o trânsito em julgado, se nada mais for requerido, arquivem-se com as cautelas de estilo.</w:t>
      </w:r>
    </w:p>
    <w:p w14:paraId="70AC3A83" w14:textId="77777777" w:rsidR="001F49D4" w:rsidRDefault="001F49D4" w:rsidP="00030444">
      <w:pPr>
        <w:ind w:right="-96"/>
        <w:jc w:val="both"/>
        <w:rPr>
          <w:bCs/>
          <w:color w:val="008000"/>
        </w:rPr>
      </w:pPr>
    </w:p>
    <w:p w14:paraId="3136AD16" w14:textId="71FC990C" w:rsidR="001F49D4" w:rsidRDefault="001F49D4" w:rsidP="00030444">
      <w:pPr>
        <w:ind w:right="-96"/>
        <w:jc w:val="both"/>
        <w:rPr>
          <w:ins w:id="1777" w:author="Assessor GDSXSR" w:date="2026-10-31T19:49:48Z"/>
          <w:b/>
          <w:color w:val="008000"/>
        </w:rPr>
      </w:pPr>
      <w:r>
        <w:rPr>
          <w:bCs/>
          <w:color w:val="008000"/>
        </w:rPr>
        <w:t>Obs.: ED NÃO PROVIDO (ID</w:t>
      </w:r>
      <w:r w:rsidR="00906879">
        <w:rPr>
          <w:bCs/>
          <w:color w:val="008000"/>
        </w:rPr>
        <w:t xml:space="preserve"> 89808533)</w:t>
      </w:r>
    </w:p>
    <w:p>
      <w:pPr>
        <w:ind w:right="-96"/>
        <w:jc w:val="both"/>
        <w:rPr>
          <w:ins w:id="1778" w:author="Assessor GDSXSR" w:date="2026-10-31T19:49:48Z"/>
          <w:b/>
          <w:color w:val="008000"/>
        </w:rPr>
      </w:pPr>
    </w:p>
    <w:p>
      <w:pPr>
        <w:ind w:right="-96"/>
        <w:jc w:val="center"/>
        <w:rPr>
          <w:ins w:id="1780" w:author="Assessor GDSXSR" w:date="2026-10-31T19:49:48Z"/>
          <w:b/>
          <w:color w:val="008000"/>
        </w:rPr>
      </w:pPr>
      <w:ins w:id="1779" w:author="Assessor GDSXSR" w:date="2026-10-31T19:49:48Z">
        <w:commentRangeStart w:id="25"/>
        <w:r>
          <w:rPr>
            <w:b/>
            <w:bCs/>
            <w:color w:val="800080"/>
          </w:rPr>
          <w:t xml:space="preserve">PRECEDENTES CONTRÁRIOS AO VOTO</w:t>
        </w:r>
        <w:commentRangeEnd w:id="25"/>
        <w:r>
          <w:rPr>
            <w:rStyle w:val="CommentReference"/>
            <w:color w:val="808080"/>
          </w:rPr>
          <w:commentReference w:id="25"/>
        </w:r>
      </w:ins>
    </w:p>
    <w:p>
      <w:pPr>
        <w:ind w:right="-96" w:firstLine="0"/>
        <w:jc w:val="center"/>
        <w:rPr>
          <w:ins w:id="1782" w:author="Assessor GDSXSR" w:date="2026-10-31T19:49:48Z"/>
          <w:b/>
          <w:color w:val="008000"/>
        </w:rPr>
      </w:pPr>
      <w:ins w:id="1781" w:author="Assessor GDSXSR" w:date="2026-10-31T19:49:48Z">
        <w:r>
          <w:rPr>
            <w:color w:val="800080"/>
          </w:rPr>
          <w:t xml:space="preserve">Ementa. CIVIL. CONSUMIDOR. COMPRA E VENDA DE IMÓVEL. LOTE URBANO. ALIENAÇÃO FIDUCIÁRIA. REGISTRO DO CONTRATO. AUSÊNCIA. RESCISÃO CONTRATUAL POR INICIATIVA DO ADQUIRENTE. ART. 32-A 6.766/1979. INAPLICABILIDADE. REGIME DA LEI Nº 9.514/1997. APLICAÇÃO. TEMA 1.095 DO STJ.</w:t>
        </w:r>
      </w:ins>
    </w:p>
    <w:p>
      <w:pPr>
        <w:ind w:right="-96" w:firstLine="0"/>
        <w:jc w:val="center"/>
        <w:rPr>
          <w:ins w:id="1784" w:author="Assessor GDSXSR" w:date="2026-10-31T19:49:48Z"/>
          <w:b/>
          <w:color w:val="008000"/>
        </w:rPr>
      </w:pPr>
      <w:ins w:id="1783" w:author="Assessor GDSXSR" w:date="2026-10-31T19:49:48Z">
        <w:r>
          <w:rPr>
            <w:color w:val="800080"/>
          </w:rPr>
          <w:t xml:space="preserve">I. CASO EM EXAME</w:t>
        </w:r>
      </w:ins>
    </w:p>
    <w:p>
      <w:pPr>
        <w:ind w:right="-96" w:firstLine="0"/>
        <w:jc w:val="center"/>
        <w:rPr>
          <w:ins w:id="1786" w:author="Assessor GDSXSR" w:date="2026-10-31T19:49:48Z"/>
          <w:b/>
          <w:color w:val="008000"/>
        </w:rPr>
      </w:pPr>
      <w:ins w:id="1785" w:author="Assessor GDSXSR" w:date="2026-10-31T19:49:48Z">
        <w:r>
          <w:rPr>
            <w:color w:val="800080"/>
          </w:rPr>
          <w:t xml:space="preserve">1. Trata-se de recurso de apelação interposto da sentença que julgou procedentes os pedidos formulados em ação de rescisão contratual c/c restituição de valores, declarando rescindido o compromisso de compra e venda de lote e condenando a apelante a restituir 90% do total das parcelas pagas, autorizada a retenção de 10%, sob o fundamento de que a ausência de registro do contrato na matrícula do imóvel afastaria o regime da Lei nº 9.514/1997.</w:t>
        </w:r>
      </w:ins>
    </w:p>
    <w:p>
      <w:pPr>
        <w:ind w:right="-96" w:firstLine="0"/>
        <w:jc w:val="center"/>
        <w:rPr>
          <w:ins w:id="1788" w:author="Assessor GDSXSR" w:date="2026-10-31T19:49:48Z"/>
          <w:b/>
          <w:color w:val="008000"/>
        </w:rPr>
      </w:pPr>
      <w:ins w:id="1787" w:author="Assessor GDSXSR" w:date="2026-10-31T19:49:48Z">
        <w:r>
          <w:rPr>
            <w:color w:val="800080"/>
          </w:rPr>
          <w:t xml:space="preserve">II. QUESTÃO EM DISCUSSÃO</w:t>
        </w:r>
      </w:ins>
    </w:p>
    <w:p>
      <w:pPr>
        <w:ind w:right="-96" w:firstLine="0"/>
        <w:jc w:val="center"/>
        <w:rPr>
          <w:ins w:id="1790" w:author="Assessor GDSXSR" w:date="2026-10-31T19:49:48Z"/>
          <w:b/>
          <w:color w:val="008000"/>
        </w:rPr>
      </w:pPr>
      <w:ins w:id="1789" w:author="Assessor GDSXSR" w:date="2026-10-31T19:49:48Z">
        <w:r>
          <w:rPr>
            <w:color w:val="800080"/>
          </w:rPr>
          <w:t xml:space="preserve">2.  Incidência da Lei nº 9.514/1997, do Código de Defesa do Consumidor e da Lei nº 6.766/1979 sobre contrato de compra e venda com cláusula de alienação fiduciária não registrado no competente Cartório de Registro de Imóveis.</w:t>
        </w:r>
      </w:ins>
    </w:p>
    <w:p>
      <w:pPr>
        <w:ind w:right="-96" w:firstLine="0"/>
        <w:jc w:val="center"/>
        <w:rPr>
          <w:ins w:id="1792" w:author="Assessor GDSXSR" w:date="2026-10-31T19:49:48Z"/>
          <w:b/>
          <w:color w:val="008000"/>
        </w:rPr>
      </w:pPr>
      <w:ins w:id="1791" w:author="Assessor GDSXSR" w:date="2026-10-31T19:49:48Z">
        <w:r>
          <w:rPr>
            <w:color w:val="800080"/>
          </w:rPr>
          <w:t xml:space="preserve">III. RAZÕES DE DECIDIR</w:t>
        </w:r>
      </w:ins>
    </w:p>
    <w:p>
      <w:pPr>
        <w:ind w:right="-96" w:firstLine="0"/>
        <w:jc w:val="center"/>
        <w:rPr>
          <w:ins w:id="1794" w:author="Assessor GDSXSR" w:date="2026-10-31T19:49:48Z"/>
          <w:b/>
          <w:color w:val="008000"/>
        </w:rPr>
      </w:pPr>
      <w:ins w:id="1793" w:author="Assessor GDSXSR" w:date="2026-10-31T19:49:48Z">
        <w:r>
          <w:rPr>
            <w:color w:val="800080"/>
          </w:rPr>
          <w:t xml:space="preserve">3. O sistema registral brasileiro, herdeiro da tradição romana, adota a teoria do título e do modo, segundo a qual a propriedade imóvel somente se transmite entre vivos mediante o registro do título aquisitivo no Registro de Imóveis, que atua como elemento constitutivo do direito real, conforme artigos 1.227 e 1.245 do Código Civil, conferindo publicidade, presunção relativa de veracidade e oponibilidade erga omnes.</w:t>
        </w:r>
      </w:ins>
    </w:p>
    <w:p>
      <w:pPr>
        <w:ind w:right="-96" w:firstLine="0"/>
        <w:jc w:val="center"/>
        <w:rPr>
          <w:ins w:id="1796" w:author="Assessor GDSXSR" w:date="2026-10-31T19:49:48Z"/>
          <w:b/>
          <w:color w:val="008000"/>
        </w:rPr>
      </w:pPr>
      <w:ins w:id="1795" w:author="Assessor GDSXSR" w:date="2026-10-31T19:49:48Z">
        <w:r>
          <w:rPr>
            <w:color w:val="800080"/>
          </w:rPr>
          <w:t xml:space="preserve">4. O registro é indispensável para a constituição do direito real de propriedade fiduciária e para a deflagração do procedimento extrajudicial de consolidação da propriedade e leilão, conforme artigos 23, 26 e 27 da Lei nº 9.514/1997, mas sua ausência não retira a validade e a eficácia dos termos livre e previamente ajustados entre os contratantes, servindo a providência apenas para que a avença produza efeitos perante terceiros.</w:t>
        </w:r>
      </w:ins>
    </w:p>
    <w:p>
      <w:pPr>
        <w:ind w:right="-96" w:firstLine="0"/>
        <w:jc w:val="center"/>
        <w:rPr>
          <w:ins w:id="1798" w:author="Assessor GDSXSR" w:date="2026-10-31T19:49:48Z"/>
          <w:b/>
          <w:color w:val="008000"/>
        </w:rPr>
      </w:pPr>
      <w:ins w:id="1797" w:author="Assessor GDSXSR" w:date="2026-10-31T19:49:48Z">
        <w:r>
          <w:rPr>
            <w:color w:val="800080"/>
          </w:rPr>
          <w:t xml:space="preserve">5. O artigo 32-A, § 3º, da Lei nº 6.766/1979, introduzido pela Lei nº 13.786/2018, exclui expressamente da disciplina comum os contratos e escrituras de compra e venda de lote sob a modalidade de alienação fiduciária, remetendo-os ao regime da Lei nº 9.514/1997.</w:t>
        </w:r>
      </w:ins>
    </w:p>
    <w:p>
      <w:pPr>
        <w:ind w:right="-96" w:firstLine="0"/>
        <w:jc w:val="center"/>
        <w:rPr>
          <w:ins w:id="1800" w:author="Assessor GDSXSR" w:date="2026-10-31T19:49:48Z"/>
          <w:b/>
          <w:color w:val="008000"/>
        </w:rPr>
      </w:pPr>
      <w:ins w:id="1799" w:author="Assessor GDSXSR" w:date="2026-10-31T19:49:48Z">
        <w:r>
          <w:rPr>
            <w:color w:val="800080"/>
          </w:rPr>
          <w:t xml:space="preserve">6. A desistência da aquisição pelo devedor fiduciante, à míngua de previsão legal ou contratual de retratação, deve ser equiparada à inadimplência, com todas as consequências legais dela advindas, impondo-se a observância do procedimento especial de resolução previsto nos artigos 26 e 27 da Lei nº 9.514/1997, e não das regras gerais de rescisão do CDC, nos termos do Tema Repetitivo 1.095 do Superior Tribunal de Justiça.</w:t>
        </w:r>
      </w:ins>
    </w:p>
    <w:p>
      <w:pPr>
        <w:ind w:right="-96" w:firstLine="0"/>
        <w:jc w:val="center"/>
        <w:rPr>
          <w:ins w:id="1802" w:author="Assessor GDSXSR" w:date="2026-10-31T19:49:48Z"/>
          <w:b/>
          <w:color w:val="008000"/>
        </w:rPr>
      </w:pPr>
      <w:ins w:id="1801" w:author="Assessor GDSXSR" w:date="2026-10-31T19:49:48Z">
        <w:r>
          <w:rPr>
            <w:color w:val="800080"/>
          </w:rPr>
          <w:t xml:space="preserve">IV. DISPOSITIVO E TESE</w:t>
        </w:r>
      </w:ins>
    </w:p>
    <w:p>
      <w:pPr>
        <w:ind w:right="-96" w:firstLine="0"/>
        <w:jc w:val="center"/>
        <w:rPr>
          <w:ins w:id="1804" w:author="Assessor GDSXSR" w:date="2026-10-31T19:49:48Z"/>
          <w:b/>
          <w:color w:val="008000"/>
        </w:rPr>
      </w:pPr>
      <w:ins w:id="1803" w:author="Assessor GDSXSR" w:date="2026-10-31T19:49:48Z">
        <w:r>
          <w:rPr>
            <w:color w:val="800080"/>
          </w:rPr>
          <w:t xml:space="preserve">7. Recurso conhecido e parcialmente provido.</w:t>
        </w:r>
      </w:ins>
    </w:p>
    <w:p>
      <w:pPr>
        <w:ind w:right="-96" w:firstLine="0"/>
        <w:jc w:val="center"/>
        <w:rPr>
          <w:ins w:id="1806" w:author="Assessor GDSXSR" w:date="2026-10-31T19:49:48Z"/>
          <w:b/>
          <w:color w:val="008000"/>
        </w:rPr>
      </w:pPr>
      <w:ins w:id="1805" w:author="Assessor GDSXSR" w:date="2026-10-31T19:49:48Z">
        <w:r>
          <w:rPr>
            <w:color w:val="800080"/>
          </w:rPr>
          <w:t xml:space="preserve">Teses de Julgamento:</w:t>
        </w:r>
      </w:ins>
    </w:p>
    <w:p>
      <w:pPr>
        <w:ind w:right="-96" w:firstLine="0"/>
        <w:jc w:val="center"/>
        <w:rPr>
          <w:ins w:id="1808" w:author="Assessor GDSXSR" w:date="2026-10-31T19:49:48Z"/>
          <w:b/>
          <w:color w:val="008000"/>
        </w:rPr>
      </w:pPr>
      <w:ins w:id="1807" w:author="Assessor GDSXSR" w:date="2026-10-31T19:49:48Z">
        <w:r>
          <w:rPr>
            <w:color w:val="800080"/>
          </w:rPr>
          <w:t xml:space="preserve">"1. A ausência de registro do contrato de compra e venda com cláusula de alienação fiduciária não afasta a eficácia do pacto entre os contratantes nem autoriza a aplicação do regime geral de rescisão contratual.</w:t>
        </w:r>
      </w:ins>
    </w:p>
    <w:p>
      <w:pPr>
        <w:ind w:right="-96" w:firstLine="0"/>
        <w:jc w:val="center"/>
        <w:rPr>
          <w:ins w:id="1810" w:author="Assessor GDSXSR" w:date="2026-10-31T19:49:48Z"/>
          <w:b/>
          <w:color w:val="008000"/>
        </w:rPr>
      </w:pPr>
      <w:ins w:id="1809" w:author="Assessor GDSXSR" w:date="2026-10-31T19:49:48Z">
        <w:r>
          <w:rPr>
            <w:color w:val="800080"/>
          </w:rPr>
          <w:t xml:space="preserve">2. É inviável a rescisão unilateral do contrato pelo adquirente com fundamento no Código de Defesa do Consumidor ou no art. 32-A da Lei nº 6.766/1979 quando pactuada alienação fiduciária.”</w:t>
        </w:r>
      </w:ins>
    </w:p>
    <w:p>
      <w:pPr>
        <w:ind w:right="-96" w:firstLine="0"/>
        <w:jc w:val="center"/>
        <w:rPr>
          <w:ins w:id="1812" w:author="Assessor GDSXSR" w:date="2026-10-31T19:49:48Z"/>
          <w:b/>
          <w:color w:val="008000"/>
        </w:rPr>
      </w:pPr>
      <w:ins w:id="1811" w:author="Assessor GDSXSR" w:date="2026-10-31T19:49:48Z">
        <w:r>
          <w:rPr>
            <w:color w:val="800080"/>
          </w:rPr>
          <w:t xml:space="preserve">Dispositivos relevantes citados: CC, arts. 1.227 e 1.245; Lei nº 9.514/1997, arts. 22, § 1º, 23, 25, 26, § 8º, 27, 29 e 38; Lei nº 6.766/1979, art. 32-A, § 3º; Lei nº 13.786/2018; Lei nº 10.931/2004, art. 51; CDC, art. 53; CPC, arts. 85, § 2º, 98, § 3º, 1.012 e 1.013.</w:t>
        </w:r>
      </w:ins>
    </w:p>
    <w:p>
      <w:pPr>
        <w:ind w:right="-96" w:firstLine="0"/>
        <w:jc w:val="center"/>
        <w:rPr>
          <w:ins w:id="1814" w:author="Assessor GDSXSR" w:date="2026-10-31T19:49:48Z"/>
          <w:b/>
          <w:color w:val="008000"/>
        </w:rPr>
      </w:pPr>
      <w:ins w:id="1813" w:author="Assessor GDSXSR" w:date="2026-10-31T19:49:48Z">
        <w:r>
          <w:rPr>
            <w:color w:val="800080"/>
          </w:rPr>
          <w:t xml:space="preserve">Jurisprudência relevante citada: STJ, Tema Repetitivo 1.095; STJ, EREsp n. 1.866.844/SP, relatora Ministra Nancy Andrighi, relator para acórdão Ministro Ricardo Villas Bôas Cueva, Segunda Seção, julgado em 27/9/2023, DJe de 9/10/2023; STJ, AgInt no REsp n. 2.215.935/SP, relatora Ministra Daniela Teixeira, Terceira Turma, julgado em 15/6/2026, DJEN de 18/6/2026; STJ, REsp n. 2.180.761/SP, relator Ministro Ricardo Villas Bôas Cueva, Terceira Turma, julgado em 31/3/2025, DJEN de 4/4/2025; TJDFT, Acórdão 2114144, 0749826-11.2025.8.07.0000, Relator(a): ROBERTO FREITAS FILHO, 3ª TURMA CÍVEL, data de julgamento: 15/04/2026, publicado no DJe: 30/04/2026; TJDFT, Acórdão 2137365, 0703759-89.2024.8.07.0010, Relator(a): AISTON HENRIQUE DE SOUSA, 4ª TURMA CÍVEL, data de julgamento: 10/06/2026, publicado no DJe: 26/06/2026; TJDFT, Acórdão 2060295, 0730266-83.2025.8.07.0000, Relator(a): LEONOR AGUENA, 5ª TURMA CÍVEL, data de julgamento: 30/10/2025, publicado no DJe: 12/11/2025."</w:t>
        </w:r>
      </w:ins>
    </w:p>
    <w:p>
      <w:pPr>
        <w:ind w:right="-96" w:firstLine="0"/>
        <w:jc w:val="center"/>
        <w:rPr>
          <w:b/>
          <w:color w:val="008000"/>
        </w:rPr>
      </w:pPr>
      <w:ins w:id="1815" w:author="Assessor GDSXSR" w:date="2026-10-31T19:49:48Z">
        <w:r>
          <w:rPr>
            <w:color w:val="800080"/>
          </w:rPr>
          <w:t xml:space="preserve">(Acórdão 2172460, 0703542-15.2025.8.07.0009, Relator(a): FLÁVIO FERNANDO ALMEIDA DA FONSECA, 3ª TURMA CÍVEL, data de julgamento: 02/09/2026, publicado no DJe: 18/09/2026.)</w:t>
        </w:r>
      </w:ins>
    </w:p>
    <w:p w14:paraId="787D42ED" w14:textId="68F26745" w:rsidR="007E1C8C" w:rsidRDefault="007E1C8C" w:rsidP="004873E8">
      <w:pPr>
        <w:ind w:right="-96"/>
        <w:jc w:val="both"/>
        <w:rPr>
          <w:b/>
          <w:color w:val="C45911"/>
        </w:rPr>
      </w:pPr>
    </w:p>
    <w:sectPr w:rsidR="007E1C8C">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Gabriel Passos Sesana - GDACA" w:date="2026-07-15T17:23:00Z" w:initials="GP">
    <w:p w14:paraId="6E9D4AC3" w14:textId="77777777" w:rsidR="0046190A" w:rsidRDefault="00C54C8C" w:rsidP="0046190A">
      <w:pPr>
        <w:pStyle w:val="Textodecomentrio"/>
      </w:pPr>
      <w:r>
        <w:rPr>
          <w:rStyle w:val="Refdecomentrio"/>
        </w:rPr>
        <w:annotationRef/>
      </w:r>
      <w:r w:rsidR="0046190A">
        <w:t>Conclusão: 23/set</w:t>
      </w:r>
    </w:p>
    <w:p w14:paraId="234A1859" w14:textId="77777777" w:rsidR="0046190A" w:rsidRDefault="0046190A" w:rsidP="0046190A">
      <w:pPr>
        <w:pStyle w:val="Textodecomentrio"/>
      </w:pPr>
      <w:r>
        <w:t>Entrega:</w:t>
      </w:r>
    </w:p>
    <w:p w14:paraId="4C116AAE" w14:textId="77777777" w:rsidR="0046190A" w:rsidRDefault="0046190A" w:rsidP="0046190A">
      <w:pPr>
        <w:pStyle w:val="Textodecomentrio"/>
      </w:pPr>
      <w:r>
        <w:t>Certeza:</w:t>
      </w:r>
    </w:p>
  </w:comment>
  <w:comment w:id="2" w:author="Marcia Vilela Alves - GDACA" w:date="2026-10-08T13:35:00Z" w:initials="MV">
    <w:p w14:paraId="03D44D72" w14:textId="77777777" w:rsidR="008C5600" w:rsidRDefault="008C5600" w:rsidP="008C5600">
      <w:pPr>
        <w:pStyle w:val="Textodecomentrio"/>
      </w:pPr>
      <w:r>
        <w:rPr>
          <w:rStyle w:val="Refdecomentrio"/>
        </w:rPr>
        <w:annotationRef/>
      </w:r>
      <w:r>
        <w:t>Corrigido.</w:t>
      </w:r>
    </w:p>
  </w:comment>
  <w:comment w:id="3" w:author="Gabriel Passos Sesana - GDACA" w:date="2026-10-06T15:30:00Z" w:initials="GP">
    <w:p w14:paraId="5FE9971B" w14:textId="77777777" w:rsidR="008141DF" w:rsidRDefault="008141DF" w:rsidP="008141DF">
      <w:pPr>
        <w:pStyle w:val="Textodecomentrio"/>
      </w:pPr>
      <w:r>
        <w:rPr>
          <w:rStyle w:val="Refdecomentrio"/>
        </w:rPr>
        <w:annotationRef/>
      </w:r>
      <w:r>
        <w:t xml:space="preserve">Questão submetida a julgamento </w:t>
      </w:r>
    </w:p>
    <w:p w14:paraId="1F56C54C" w14:textId="77777777" w:rsidR="008141DF" w:rsidRDefault="008141DF" w:rsidP="008141DF">
      <w:pPr>
        <w:pStyle w:val="Textodecomentrio"/>
      </w:pPr>
      <w:r>
        <w:t>Definição da tese alusiva à prevalência, ou não, do Código de Defesa do Consumidor na hipótese de resolução do contrato de compra e venda de bem imóvel com cláusula de alienação fiduciária em garantia.</w:t>
      </w:r>
    </w:p>
    <w:p w14:paraId="5EDBA9F5" w14:textId="77777777" w:rsidR="008141DF" w:rsidRDefault="008141DF" w:rsidP="008141DF">
      <w:pPr>
        <w:pStyle w:val="Textodecomentrio"/>
      </w:pPr>
    </w:p>
    <w:p w14:paraId="2C14026F" w14:textId="77777777" w:rsidR="008141DF" w:rsidRDefault="008141DF" w:rsidP="008141DF">
      <w:pPr>
        <w:pStyle w:val="Textodecomentrio"/>
      </w:pPr>
      <w:r>
        <w:t xml:space="preserve">Tese Firmada </w:t>
      </w:r>
    </w:p>
    <w:p w14:paraId="260BFA3D" w14:textId="77777777" w:rsidR="008141DF" w:rsidRDefault="008141DF" w:rsidP="008141DF">
      <w:pPr>
        <w:pStyle w:val="Textodecomentrio"/>
      </w:pPr>
      <w:r>
        <w:t>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Código de Defesa do Consumidor.</w:t>
      </w:r>
    </w:p>
  </w:comment>
  <w:comment w:id="4" w:author="Gabriel Passos Sesana - GDACA" w:date="2026-10-06T15:39:00Z" w:initials="GP">
    <w:p w14:paraId="561B49EE" w14:textId="77777777" w:rsidR="00BB0B39" w:rsidRDefault="00BB0B39" w:rsidP="00BB0B39">
      <w:pPr>
        <w:pStyle w:val="Textodecomentrio"/>
      </w:pPr>
      <w:r>
        <w:rPr>
          <w:rStyle w:val="Refdecomentrio"/>
        </w:rPr>
        <w:annotationRef/>
      </w:r>
      <w:r>
        <w:t>Em sentido contrário:</w:t>
      </w:r>
    </w:p>
    <w:p w14:paraId="6FF01D01" w14:textId="77777777" w:rsidR="00BB0B39" w:rsidRDefault="00BB0B39" w:rsidP="00BB0B39">
      <w:pPr>
        <w:pStyle w:val="Textodecomentrio"/>
      </w:pPr>
    </w:p>
    <w:p w14:paraId="69959EA1" w14:textId="77777777" w:rsidR="00BB0B39" w:rsidRDefault="00BB0B39" w:rsidP="00BB0B39">
      <w:pPr>
        <w:pStyle w:val="Textodecomentrio"/>
      </w:pPr>
      <w:r>
        <w:t>"Ementa. CIVIL. CONSUMIDOR. COMPRA E VENDA DE IMÓVEL. LOTE URBANO. ALIENAÇÃO FIDUCIÁRIA. REGISTRO DO CONTRATO. AUSÊNCIA. RESCISÃO CONTRATUAL POR INICIATIVA DO ADQUIRENTE. ART. 32-A 6.766/1979. INAPLICABILIDADE. REGIME DA LEI Nº 9.514/1997. APLICAÇÃO. TEMA 1.095 DO STJ. </w:t>
      </w:r>
    </w:p>
    <w:p w14:paraId="2BF37CA7" w14:textId="77777777" w:rsidR="00BB0B39" w:rsidRDefault="00BB0B39" w:rsidP="00BB0B39">
      <w:pPr>
        <w:pStyle w:val="Textodecomentrio"/>
      </w:pPr>
      <w:r>
        <w:t>I. CASO EM EXAME  </w:t>
      </w:r>
    </w:p>
    <w:p w14:paraId="3701D74E" w14:textId="77777777" w:rsidR="00BB0B39" w:rsidRDefault="00BB0B39" w:rsidP="00BB0B39">
      <w:pPr>
        <w:pStyle w:val="Textodecomentrio"/>
      </w:pPr>
      <w:r>
        <w:t>1. Trata-se de recurso de apelação interposto da sentença que julgou procedentes os pedidos formulados em ação de rescisão contratual c/c restituição de valores, declarando rescindido o compromisso de compra e venda de lote e condenando a apelante a restituir 90% do total das parcelas pagas, autorizada a retenção de 10%, sob o fundamento de que a ausência de registro do contrato na matrícula do imóvel afastaria o regime da Lei nº 9.514/1997.</w:t>
      </w:r>
    </w:p>
    <w:p w14:paraId="5CAD8D7F" w14:textId="77777777" w:rsidR="00BB0B39" w:rsidRDefault="00BB0B39" w:rsidP="00BB0B39">
      <w:pPr>
        <w:pStyle w:val="Textodecomentrio"/>
      </w:pPr>
      <w:r>
        <w:t>II. QUESTÃO EM DISCUSSÃO </w:t>
      </w:r>
    </w:p>
    <w:p w14:paraId="091A29E4" w14:textId="77777777" w:rsidR="00BB0B39" w:rsidRDefault="00BB0B39" w:rsidP="00BB0B39">
      <w:pPr>
        <w:pStyle w:val="Textodecomentrio"/>
      </w:pPr>
      <w:r>
        <w:t>2.  Incidência da Lei nº 9.514/1997, do Código de Defesa do Consumidor e da Lei nº 6.766/1979 sobre contrato de compra e venda com cláusula de alienação fiduciária não registrado no competente Cartório de Registro de Imóveis.</w:t>
      </w:r>
    </w:p>
    <w:p w14:paraId="4BC5C0C2" w14:textId="77777777" w:rsidR="00BB0B39" w:rsidRDefault="00BB0B39" w:rsidP="00BB0B39">
      <w:pPr>
        <w:pStyle w:val="Textodecomentrio"/>
      </w:pPr>
      <w:r>
        <w:t>III. RAZÕES DE DECIDIR </w:t>
      </w:r>
    </w:p>
    <w:p w14:paraId="7C809D67" w14:textId="77777777" w:rsidR="00BB0B39" w:rsidRDefault="00BB0B39" w:rsidP="00BB0B39">
      <w:pPr>
        <w:pStyle w:val="Textodecomentrio"/>
      </w:pPr>
      <w:r>
        <w:t>3. O sistema registral brasileiro, herdeiro da tradição romana, adota a teoria do título e do modo, segundo a qual a propriedade imóvel somente se transmite entre vivos mediante o registro do título aquisitivo no Registro de Imóveis, que atua como elemento constitutivo do direito real, conforme artigos 1.227 e 1.245 do Código Civil, conferindo publicidade, presunção relativa de veracidade e oponibilidade erga omnes.</w:t>
      </w:r>
    </w:p>
    <w:p w14:paraId="6D236AD5" w14:textId="77777777" w:rsidR="00BB0B39" w:rsidRDefault="00BB0B39" w:rsidP="00BB0B39">
      <w:pPr>
        <w:pStyle w:val="Textodecomentrio"/>
      </w:pPr>
      <w:r>
        <w:t>4. O registro é indispensável para a constituição do direito real de propriedade fiduciária e para a deflagração do procedimento extrajudicial de consolidação da propriedade e leilão, conforme artigos 23, 26 e 27 da Lei nº 9.514/1997, mas sua ausência não retira a validade e a eficácia dos termos livre e previamente ajustados entre os contratantes, servindo a providência apenas para que a avença produza efeitos perante terceiros.</w:t>
      </w:r>
    </w:p>
    <w:p w14:paraId="02C6554F" w14:textId="77777777" w:rsidR="00BB0B39" w:rsidRDefault="00BB0B39" w:rsidP="00BB0B39">
      <w:pPr>
        <w:pStyle w:val="Textodecomentrio"/>
      </w:pPr>
      <w:r>
        <w:t>5. O artigo 32-A, § 3º, da Lei nº 6.766/1979, introduzido pela Lei nº 13.786/2018, exclui expressamente da disciplina comum os contratos e escrituras de compra e venda de lote sob a modalidade de alienação fiduciária, remetendo-os ao regime da Lei nº 9.514/1997.</w:t>
      </w:r>
    </w:p>
    <w:p w14:paraId="0DC368C8" w14:textId="77777777" w:rsidR="00BB0B39" w:rsidRDefault="00BB0B39" w:rsidP="00BB0B39">
      <w:pPr>
        <w:pStyle w:val="Textodecomentrio"/>
      </w:pPr>
      <w:r>
        <w:t>6. A desistência da aquisição pelo devedor fiduciante, à míngua de previsão legal ou contratual de retratação, deve ser equiparada à inadimplência, com todas as consequências legais dela advindas, impondo-se a observância do procedimento especial de resolução previsto nos artigos 26 e 27 da Lei nº 9.514/1997, e não das regras gerais de rescisão do CDC, nos termos do Tema Repetitivo 1.095 do Superior Tribunal de Justiça.</w:t>
      </w:r>
    </w:p>
    <w:p w14:paraId="1C97732A" w14:textId="77777777" w:rsidR="00BB0B39" w:rsidRDefault="00BB0B39" w:rsidP="00BB0B39">
      <w:pPr>
        <w:pStyle w:val="Textodecomentrio"/>
      </w:pPr>
      <w:r>
        <w:t>IV. DISPOSITIVO E TESE </w:t>
      </w:r>
    </w:p>
    <w:p w14:paraId="7929C6B4" w14:textId="77777777" w:rsidR="00BB0B39" w:rsidRDefault="00BB0B39" w:rsidP="00BB0B39">
      <w:pPr>
        <w:pStyle w:val="Textodecomentrio"/>
      </w:pPr>
      <w:r>
        <w:t>7. Recurso conhecido e parcialmente provido.</w:t>
      </w:r>
    </w:p>
    <w:p w14:paraId="52B8ED49" w14:textId="77777777" w:rsidR="00BB0B39" w:rsidRDefault="00BB0B39" w:rsidP="00BB0B39">
      <w:pPr>
        <w:pStyle w:val="Textodecomentrio"/>
      </w:pPr>
      <w:r>
        <w:t>Teses de Julgamento:</w:t>
      </w:r>
    </w:p>
    <w:p w14:paraId="1B73FA24" w14:textId="77777777" w:rsidR="00BB0B39" w:rsidRDefault="00BB0B39" w:rsidP="00BB0B39">
      <w:pPr>
        <w:pStyle w:val="Textodecomentrio"/>
      </w:pPr>
      <w:r>
        <w:t>"1. A ausência de registro do contrato de compra e venda com cláusula de alienação fiduciária não afasta a eficácia do pacto entre os contratantes nem autoriza a aplicação do regime geral de rescisão contratual.</w:t>
      </w:r>
    </w:p>
    <w:p w14:paraId="4B4FEAC7" w14:textId="77777777" w:rsidR="00BB0B39" w:rsidRDefault="00BB0B39" w:rsidP="00BB0B39">
      <w:pPr>
        <w:pStyle w:val="Textodecomentrio"/>
      </w:pPr>
      <w:r>
        <w:t>2. É inviável a rescisão unilateral do contrato pelo adquirente com fundamento no Código de Defesa do Consumidor ou no art. 32-A da Lei nº 6.766/1979 quando pactuada alienação fiduciária.”</w:t>
      </w:r>
    </w:p>
    <w:p w14:paraId="53EEBADE" w14:textId="77777777" w:rsidR="00BB0B39" w:rsidRDefault="00BB0B39" w:rsidP="00BB0B39">
      <w:pPr>
        <w:pStyle w:val="Textodecomentrio"/>
      </w:pPr>
      <w:r>
        <w:t>Dispositivos relevantes citados: CC, arts. 1.227 e 1.245; Lei nº 9.514/1997, arts. 22, § 1º, 23, 25, 26, § 8º, 27, 29 e 38; Lei nº 6.766/1979, art. 32-A, § 3º; Lei nº 13.786/2018; Lei nº 10.931/2004, art. 51; CDC, art. 53; CPC, arts. 85, § 2º, 98, § 3º, 1.012 e 1.013.</w:t>
      </w:r>
    </w:p>
    <w:p w14:paraId="0883CA0B" w14:textId="77777777" w:rsidR="00BB0B39" w:rsidRDefault="00BB0B39" w:rsidP="00BB0B39">
      <w:pPr>
        <w:pStyle w:val="Textodecomentrio"/>
      </w:pPr>
      <w:r>
        <w:t>Jurisprudência relevante citada: STJ, Tema Repetitivo 1.095; STJ, EREsp n. 1.866.844/SP, relatora Ministra Nancy Andrighi, relator para acórdão Ministro Ricardo Villas Bôas Cueva, Segunda Seção, julgado em 27/9/2023, DJe de 9/10/2023; STJ, AgInt no REsp n. 2.215.935/SP, relatora Ministra Daniela Teixeira, Terceira Turma, julgado em 15/6/2026, DJEN de 18/6/2026; STJ, REsp n. 2.180.761/SP, relator Ministro Ricardo Villas Bôas Cueva, Terceira Turma, julgado em 31/3/2025, DJEN de 4/4/2025; TJDFT, Acórdão 2114144, 0749826-11.2025.8.07.0000, Relator(a): ROBERTO FREITAS FILHO, 3ª TURMA CÍVEL, data de julgamento: 15/04/2026, publicado no DJe: 30/04/2026; TJDFT, Acórdão 2137365, 0703759-89.2024.8.07.0010, Relator(a): AISTON HENRIQUE DE SOUSA, 4ª TURMA CÍVEL, data de julgamento: 10/06/2026, publicado no DJe: 26/06/2026; TJDFT, Acórdão 2060295, 0730266-83.2025.8.07.0000, Relator(a): LEONOR AGUENA, 5ª TURMA CÍVEL, data de julgamento: 30/10/2025, publicado no DJe: 12/11/2025."</w:t>
      </w:r>
    </w:p>
    <w:p w14:paraId="4DBFCEBF" w14:textId="77777777" w:rsidR="00BB0B39" w:rsidRDefault="00BB0B39" w:rsidP="00BB0B39">
      <w:pPr>
        <w:pStyle w:val="Textodecomentrio"/>
      </w:pPr>
      <w:r>
        <w:t>(Acórdão 2172460, 0703542-15.2025.8.07.0009, Relator(a): FLÁVIO FERNANDO ALMEIDA DA FONSECA, 3ª TURMA CÍVEL, data de julgamento: 02/09/2026, publicado no DJe: 18/09/2026.)</w:t>
      </w:r>
    </w:p>
  </w:comment>
  <w:comment w:id="5" w:author="Assessor GDSXSR" w:initials="RG" w:date="2026-10-31T19:49:49Z">
    <w:p>
      <w:pPr>
        <w:pStyle w:val="CommentText"/>
      </w:pPr>
      <w:r>
        <w:rPr>
          <w:rStyle w:val="CommentReference"/>
        </w:rPr>
        <w:annotationRef/>
      </w:r>
      <w:r>
        <w:t>ASSESSOR GDSXSR — Enxuguei a ementa (780 para 564 palavras, −28%) e a fundamentação do voto (2.475 para 1.482, −40%), a pedido de Marcos para minutas ACA (C-02), sem suprimir norma, ID, documento do processo ou trecho da sentença: saíram repetições, o segundo acórdão transcrito, o trecho do relator do Tema 1.095 e parágrafos que antecipavam a conclusão. Resultado e fatos inalterados (C-03). Jurisprudência contrária que a minuta trazia em comentário (Acórdão 2172460, 3ª Turma) foi ao final, em violeta (C-46, C-53).</w:t>
      </w:r>
    </w:p>
  </w:comment>
  <w:comment w:id="6" w:author="Assessor GDSXSR" w:initials="RG" w:date="2026-10-31T19:49:49Z">
    <w:p>
      <w:pPr>
        <w:pStyle w:val="CommentText"/>
      </w:pPr>
      <w:r>
        <w:rPr>
          <w:rStyle w:val="CommentReference"/>
        </w:rPr>
        <w:annotationRef/>
      </w:r>
      <w:r>
        <w:t>ASSESSOR GDSXSR — Item 1: nomeei as partes, tirei data, preço do lote e alegações da inicial e fechei com o valor da causa (C-34, C-34A). Mantive 'pessoa natural', pois a autora não tem outra qualificação (C-34 v60).</w:t>
      </w:r>
    </w:p>
  </w:comment>
  <w:comment w:id="7" w:author="Assessor GDSXSR" w:initials="RG" w:date="2026-10-31T19:49:49Z">
    <w:p>
      <w:pPr>
        <w:pStyle w:val="CommentText"/>
      </w:pPr>
      <w:r>
        <w:rPr>
          <w:rStyle w:val="CommentReference"/>
        </w:rPr>
        <w:annotationRef/>
      </w:r>
      <w:r>
        <w:t>ASSESSOR GDSXSR — Corrigi R$ 50.838,75 para R$ 50.838,76: 25% de R$ 203.355,03 é R$ 50.838,7575 (C-03). Valor igual no voto.</w:t>
      </w:r>
    </w:p>
  </w:comment>
  <w:comment w:id="8" w:author="Assessor GDSXSR" w:initials="RG" w:date="2026-10-31T19:49:49Z">
    <w:p>
      <w:pPr>
        <w:pStyle w:val="CommentText"/>
      </w:pPr>
      <w:r>
        <w:rPr>
          <w:rStyle w:val="CommentReference"/>
        </w:rPr>
        <w:annotationRef/>
      </w:r>
      <w:r>
        <w:t>ASSESSOR GDSXSR — Rodapé ajustado ao que o voto cita (C-33): saíram CPC 85 § 2º e 487 I e entrou CPC 85 § 11 (dispositivo). Texto literal (C-63), fonte Planalto via iajus: CPC, art. 86: “Se cada litigante for, em parte, vencedor e vencido, serão proporcionalmente distribuídas entre eles as despesas.”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CDC, art. 6º, V: “a modificação das cláusulas contratuais que estabeleçam prestações desproporcionais ou sua revisão em razão de fatos supervenientes que as tornem excessivamente onerosas;” CDC, art. 51, IV: “estabeleçam obrigações consideradas iníquas, abusivas, que coloquem o consumidor em desvantagem exagerada, ou sejam incompatíveis com a boa-fé ou a eqüidade;” A Lei 4.591/1964 67-A § 5º e o CC 413 estão transcritos no corpo (C-66). PENDENTE (C-52): Lei 9.514/1997, arts. 26, 27 e 38 (e a redação da Lei 11.076/2004 citada no voto): iajus devolveu erro e o Planalto não abriu; conferir o texto literal.</w:t>
      </w:r>
    </w:p>
  </w:comment>
  <w:comment w:id="9" w:author="Assessor GDSXSR" w:initials="RG" w:date="2026-10-31T19:49:49Z">
    <w:p>
      <w:pPr>
        <w:pStyle w:val="CommentText"/>
      </w:pPr>
      <w:r>
        <w:rPr>
          <w:rStyle w:val="CommentReference"/>
        </w:rPr>
        <w:annotationRef/>
      </w:r>
      <w:r>
        <w:t>ASSESSOR GDSXSR — Conferido no iajus: Tema 1.095/STJ (tese literal, vigente) e Acórdão 1935745 (TJDFT, 5ª Turma, j. 17/10/2024; ementa conferida). PENDENTE (C-52): o iajus não devolveu número do acórdão nem DJe do 1935745 (mantive os da minuta) e registra o julgamento do Tema 1.095 em 25/10/2022, ao passo que a minuta traz 26/10/2022 e DJe 19/12/2022 para o REsp 1.891.498/SP; conferir no SCON/STJ. PENDENTE (C-72): o Acórdão 2167845 (2ª Turma, 0710804-31.2025.8.07.0004) não foi localizado no iajus nem em duas buscas na web; mantive-o por constar da minuta e sua ementa não contrariar o voto, e retirei o Acórdão 2169484 (um precedente por tese, C-65) sem conferi-lo; conferir o 2167845 no JurisDF. Lista na ordem em que aparecem no voto.</w:t>
      </w:r>
    </w:p>
  </w:comment>
  <w:comment w:id="10" w:author="Assessor GDSXSR" w:initials="RG" w:date="2026-10-31T19:49:49Z">
    <w:p>
      <w:pPr>
        <w:pStyle w:val="CommentText"/>
      </w:pPr>
      <w:r>
        <w:rPr>
          <w:rStyle w:val="CommentReference"/>
        </w:rPr>
        <w:annotationRef/>
      </w:r>
      <w:r>
        <w:t>ASSESSOR GDSXSR — Linha de dados conferida nos autos: ajuizamento 11/05/2026, sentença de 26/06/2026 (ID 89808527), embargos rejeitados em 16/07/2026 (ID 89808533), apelo de 06/08/2026 (ID 89808536), adesivo de 27/08/2026 (ID 89808544); valor da causa R$ 203.355,03. A minuta dizia sentença 'complementada' pelos embargos, mas foram rejeitados (C-03); datas com quatro dígitos no ano.</w:t>
      </w:r>
    </w:p>
  </w:comment>
  <w:comment w:id="11" w:author="Assessor GDSXSR" w:initials="RG" w:date="2026-10-31T19:49:49Z">
    <w:p>
      <w:pPr>
        <w:pStyle w:val="CommentText"/>
      </w:pPr>
      <w:r>
        <w:rPr>
          <w:rStyle w:val="CommentReference"/>
        </w:rPr>
        <w:annotationRef/>
      </w:r>
      <w:r>
        <w:t>ASSESSOR GDSXSR — Títulos dos capítulos 1, 2, 3 e 5 passaram a dizer a decisão sobre o pedido (C-3W b) e receberam realce amarelo, como subtítulos, vereditos e mini-dispositivos (C-42, C-3A).</w:t>
      </w:r>
    </w:p>
  </w:comment>
  <w:comment w:id="12" w:author="Assessor GDSXSR" w:initials="RG" w:date="2026-10-31T19:49:49Z">
    <w:p>
      <w:pPr>
        <w:pStyle w:val="CommentText"/>
      </w:pPr>
      <w:r>
        <w:rPr>
          <w:rStyle w:val="CommentReference"/>
        </w:rPr>
        <w:annotationRef/>
      </w:r>
      <w:r>
        <w:t>ASSESSOR GDSXSR — Alegações em parágrafo único, enumeradas, com ID do apelo (89808536) e sem repetir o nome da apelante, que consta do título (C-3W c, C-30, C-43). Em todos os capítulos.</w:t>
      </w:r>
    </w:p>
  </w:comment>
  <w:comment w:id="13" w:author="Assessor GDSXSR" w:initials="RG" w:date="2026-10-31T19:49:49Z">
    <w:p>
      <w:pPr>
        <w:pStyle w:val="CommentText"/>
      </w:pPr>
      <w:r>
        <w:rPr>
          <w:rStyle w:val="CommentReference"/>
        </w:rPr>
        <w:annotationRef/>
      </w:r>
      <w:r>
        <w:t>ASSESSOR GDSXSR — Reduzi a ementa do Acórdão 1935745 aos itens 1 e 1.2, sem o cabeçalho, com '(...)' e '– Grifei' (C-62, C-65).</w:t>
      </w:r>
    </w:p>
  </w:comment>
  <w:comment w:id="14" w:author="Assessor GDSXSR" w:initials="RG" w:date="2026-10-31T19:49:49Z">
    <w:p>
      <w:pPr>
        <w:pStyle w:val="CommentText"/>
      </w:pPr>
      <w:r>
        <w:rPr>
          <w:rStyle w:val="CommentReference"/>
        </w:rPr>
        <w:annotationRef/>
      </w:r>
      <w:r>
        <w:t>ASSESSOR GDSXSR — PENDENTE (C-52): o extrato de valores pagos (ID 89808235) é imagem nos autos recebidos e não consegui lê-lo; mantive a afirmação da minuta, apoiada na inicial (ID 89808230: pagamentos até a parcela 35 e 'regular adimplemento') e na sentença (ID 89808527: 'a análise dos autos não revela inadimplemento'). Conferir a data da última parcela paga (abril/2026).</w:t>
      </w:r>
    </w:p>
  </w:comment>
  <w:comment w:id="15" w:author="Assessor GDSXSR" w:initials="RG" w:date="2026-10-31T19:49:49Z">
    <w:p>
      <w:pPr>
        <w:pStyle w:val="CommentText"/>
      </w:pPr>
      <w:r>
        <w:rPr>
          <w:rStyle w:val="CommentReference"/>
        </w:rPr>
        <w:annotationRef/>
      </w:r>
      <w:r>
        <w:t>ASSESSOR GDSXSR — A minuta só parafraseava o Tema 1.095; transcrevi a tese literal com o leading case (C-61), conferida no iajus. Retirei o trecho do voto do relator do repetitivo (REsp 1.891.498/SP, p. 10) e a frase que o apresentava, por repetir a conclusão do parágrafo seguinte (C-62, C-65).</w:t>
      </w:r>
    </w:p>
  </w:comment>
  <w:comment w:id="16" w:author="Assessor GDSXSR" w:initials="RG" w:date="2026-10-31T19:49:49Z">
    <w:p>
      <w:pPr>
        <w:pStyle w:val="CommentText"/>
      </w:pPr>
      <w:r>
        <w:rPr>
          <w:rStyle w:val="CommentReference"/>
        </w:rPr>
        <w:annotationRef/>
      </w:r>
      <w:r>
        <w:t>ASSESSOR GDSXSR — Norma que sustenta o capítulo transcrita no corpo, em bloco (C-66 a): Lei 4.591/1964, art. 67-A, § 5º (redação da Lei 13.786/2018) e CC, art. 413, conferidos no iajus (fonte Planalto). O parágrafo seguinte aplica as normas, citando CDC 6º V e 51 IV (texto literal no comentário da ementa).</w:t>
      </w:r>
    </w:p>
  </w:comment>
  <w:comment w:id="17" w:author="Assessor GDSXSR" w:initials="RG" w:date="2026-10-31T19:49:49Z">
    <w:p>
      <w:pPr>
        <w:pStyle w:val="CommentText"/>
      </w:pPr>
      <w:r>
        <w:rPr>
          <w:rStyle w:val="CommentReference"/>
        </w:rPr>
        <w:annotationRef/>
      </w:r>
      <w:r>
        <w:t>ASSESSOR GDSXSR — Mantive só os itens 4 e 5 do Acórdão 2167845, que sustentam o ponto, e retirei o Acórdão 2169484 (um precedente por tese, C-65). Pendência de conferência no comentário da jurisprudência da ementa (C-72).</w:t>
      </w:r>
    </w:p>
  </w:comment>
  <w:comment w:id="18" w:author="Assessor GDSXSR" w:initials="RG" w:date="2026-10-31T19:49:49Z">
    <w:p>
      <w:pPr>
        <w:pStyle w:val="CommentText"/>
      </w:pPr>
      <w:r>
        <w:rPr>
          <w:rStyle w:val="CommentReference"/>
        </w:rPr>
        <w:annotationRef/>
      </w:r>
      <w:r>
        <w:t>ASSESSOR GDSXSR — Fundi os parágrafos do cálculo. O sinal de R$ 45.000,00 foi conferido no contrato (ID 89808238, p. 4: 'Valor da parcela sinal: R$ 45.000,00'). Valor da pena convencional corrigido para R$ 50.838,76 (C-03).</w:t>
      </w:r>
    </w:p>
  </w:comment>
  <w:comment w:id="19" w:author="Assessor GDSXSR" w:initials="RG" w:date="2026-10-31T19:49:49Z">
    <w:p>
      <w:pPr>
        <w:pStyle w:val="CommentText"/>
      </w:pPr>
      <w:r>
        <w:rPr>
          <w:rStyle w:val="CommentReference"/>
        </w:rPr>
        <w:annotationRef/>
      </w:r>
      <w:r>
        <w:t>ASSESSOR GDSXSR — Condensei a alegação e mantive a citação literal do apelo (ID 89808536).</w:t>
      </w:r>
    </w:p>
  </w:comment>
  <w:comment w:id="20" w:author="Assessor GDSXSR" w:initials="RG" w:date="2026-10-31T19:49:49Z">
    <w:p>
      <w:pPr>
        <w:pStyle w:val="CommentText"/>
      </w:pPr>
      <w:r>
        <w:rPr>
          <w:rStyle w:val="CommentReference"/>
        </w:rPr>
        <w:annotationRef/>
      </w:r>
      <w:r>
        <w:t>ASSESSOR GDSXSR — 'Valor atualizado da condenação' passou a 'valor da condenação', como na sentença (ID 89808527: 'honorários ... 10% sobre o valor da condenação') e no item 9 da ementa (C-33). Igual no dispositivo.</w:t>
      </w:r>
    </w:p>
  </w:comment>
  <w:comment w:id="21" w:author="Assessor GDSXSR" w:initials="RG" w:date="2026-10-31T19:49:49Z">
    <w:p>
      <w:pPr>
        <w:pStyle w:val="CommentText"/>
      </w:pPr>
      <w:r>
        <w:rPr>
          <w:rStyle w:val="CommentReference"/>
        </w:rPr>
        <w:annotationRef/>
      </w:r>
      <w:r>
        <w:t>ASSESSOR GDSXSR — Mantidos da minuta o art. 38 da Lei 9.514/97 e a redação da Lei 11.076/04: texto literal pendente de conferência (ver comentário da ementa).</w:t>
      </w:r>
    </w:p>
  </w:comment>
  <w:comment w:id="22" w:author="Assessor GDSXSR" w:initials="RG" w:date="2026-10-31T19:49:49Z">
    <w:p>
      <w:pPr>
        <w:pStyle w:val="CommentText"/>
      </w:pPr>
      <w:r>
        <w:rPr>
          <w:rStyle w:val="CommentReference"/>
        </w:rPr>
        <w:annotationRef/>
      </w:r>
      <w:r>
        <w:t>ASSESSOR GDSXSR — Cláusula terceira, parágrafo segundo, transcrita no corpo (C-66 b), porque o capítulo se apoia nela. PENDENTE (C-52): o texto veio da leitura óptica (OCR) do contrato (ID 89808238, p. 7), com 'do(a,s) COMPRADORA(A,ES)' como no original; conferir pontuação no PDF. Cortes com '(...)'.</w:t>
      </w:r>
    </w:p>
  </w:comment>
  <w:comment w:id="23" w:author="Assessor GDSXSR" w:initials="RG" w:date="2026-10-31T19:49:49Z">
    <w:p>
      <w:pPr>
        <w:pStyle w:val="CommentText"/>
      </w:pPr>
      <w:r>
        <w:rPr>
          <w:rStyle w:val="CommentReference"/>
        </w:rPr>
        <w:annotationRef/>
      </w:r>
      <w:r>
        <w:t>ASSESSOR GDSXSR — Capítulo final: segue direto ao dispositivo, sem mini-dispositivo (C-3A).</w:t>
      </w:r>
    </w:p>
  </w:comment>
  <w:comment w:id="24" w:author="Assessor GDSXSR" w:initials="RG" w:date="2026-10-31T19:49:49Z">
    <w:p>
      <w:pPr>
        <w:pStyle w:val="CommentText"/>
      </w:pPr>
      <w:r>
        <w:rPr>
          <w:rStyle w:val="CommentReference"/>
        </w:rPr>
        <w:annotationRef/>
      </w:r>
      <w:r>
        <w:t>ASSESSOR GDSXSR — Honorários recursais (C-51): mantive os 2% propostos, sobre o valor da condenação. Base: R$ 152.516,27 (R$ 203.355,03 menos a retenção de 25%, conforme a sentença, ID 89808527). Trecho da sentença: “Em razão da sucumbência mínima da autora, condeno a ré ao pagamento das custas e despesas do processo, bem como honorários advocatícios, estes ora arbitrados em 10% (dez por cento) sobre o valor da condenação, nos termos do artigo 85, § 2º, do CPC.” Não há gratuidade (PJe: 'Justiça gratuita? NÃO'), logo sem suspensão de exigibilidade. 'Condeno' em negrito e 'CPC/2015 85' compactado em 'CPC 85' (C-20, C-43).</w:t>
      </w:r>
    </w:p>
  </w:comment>
  <w:comment w:id="25" w:author="Assessor GDSXSR" w:initials="RG" w:date="2026-10-31T19:49:49Z">
    <w:p>
      <w:pPr>
        <w:pStyle w:val="CommentText"/>
      </w:pPr>
      <w:r>
        <w:rPr>
          <w:rStyle w:val="CommentReference"/>
        </w:rPr>
        <w:annotationRef/>
      </w:r>
      <w:r>
        <w:t>ASSESSOR GDSXSR — Jurisprudência em sentido contrário ao voto (Acórdão 2172460, 3ª Turma Cível, j. 02/09/2026), que a minuta trazia só em comentário: transcrevi a ementa e a identificação ao final, em violeta (C-46, C-53). Não escrevi parágrafo de distinção. PENDENTE (C-52): não localizado no iajus; conferir no JurisDF. O comentário original do assessor foi mantido.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4C116AAE" w15:paraIdParent="448DA02E" w15:done="0"/>
  <w15:commentEx w15:paraId="03D44D72" w15:paraIdParent="448DA02E" w15:done="0"/>
  <w15:commentEx w15:paraId="260BFA3D" w15:done="0"/>
  <w15:commentEx w15:paraId="4DBFCE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219103AB" w16cex:dateUtc="2026-07-15T20:23:00Z"/>
  <w16cex:commentExtensible w16cex:durableId="4B099903" w16cex:dateUtc="2026-10-08T16:35:00Z"/>
  <w16cex:commentExtensible w16cex:durableId="70DDEC52" w16cex:dateUtc="2026-10-06T18:30:00Z"/>
  <w16cex:commentExtensible w16cex:durableId="685B8154" w16cex:dateUtc="2026-10-06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4C116AAE" w16cid:durableId="219103AB"/>
  <w16cid:commentId w16cid:paraId="03D44D72" w16cid:durableId="4B099903"/>
  <w16cid:commentId w16cid:paraId="260BFA3D" w16cid:durableId="70DDEC52"/>
  <w16cid:commentId w16cid:paraId="4DBFCEBF" w16cid:durableId="685B81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7F92B" w14:textId="77777777" w:rsidR="00324C9F" w:rsidRDefault="00324C9F" w:rsidP="003A42DE">
      <w:pPr>
        <w:spacing w:after="0" w:line="240" w:lineRule="auto"/>
      </w:pPr>
      <w:r>
        <w:separator/>
      </w:r>
    </w:p>
  </w:endnote>
  <w:endnote w:type="continuationSeparator" w:id="0">
    <w:p w14:paraId="6AA02163" w14:textId="77777777" w:rsidR="00324C9F" w:rsidRDefault="00324C9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C9AC" w14:textId="77777777" w:rsidR="00C77A91" w:rsidRDefault="00C77A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4AD3" w14:textId="77777777" w:rsidR="00C77A91" w:rsidRDefault="00C77A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A687" w14:textId="77777777" w:rsidR="00324C9F" w:rsidRDefault="00324C9F" w:rsidP="003A42DE">
      <w:pPr>
        <w:spacing w:after="0" w:line="240" w:lineRule="auto"/>
      </w:pPr>
      <w:r>
        <w:separator/>
      </w:r>
    </w:p>
  </w:footnote>
  <w:footnote w:type="continuationSeparator" w:id="0">
    <w:p w14:paraId="1D619EBA" w14:textId="77777777" w:rsidR="00324C9F" w:rsidRDefault="00324C9F"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4547" w14:textId="77777777" w:rsidR="00C77A91" w:rsidRDefault="00C77A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5FB9" w14:textId="77777777" w:rsidR="00C77A91" w:rsidRDefault="00C77A9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86A2" w14:textId="77777777" w:rsidR="00C77A91" w:rsidRDefault="00C77A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7F2"/>
    <w:multiLevelType w:val="multilevel"/>
    <w:tmpl w:val="DFD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C80A10"/>
    <w:multiLevelType w:val="hybridMultilevel"/>
    <w:tmpl w:val="94E21A8E"/>
    <w:lvl w:ilvl="0" w:tplc="3962DA20">
      <w:start w:val="1"/>
      <w:numFmt w:val="decimal"/>
      <w:lvlText w:val="%1."/>
      <w:lvlJc w:val="left"/>
      <w:pPr>
        <w:ind w:left="1440" w:hanging="360"/>
      </w:pPr>
    </w:lvl>
    <w:lvl w:ilvl="1" w:tplc="936898F2">
      <w:start w:val="1"/>
      <w:numFmt w:val="decimal"/>
      <w:lvlText w:val="%2."/>
      <w:lvlJc w:val="left"/>
      <w:pPr>
        <w:ind w:left="1440" w:hanging="360"/>
      </w:pPr>
    </w:lvl>
    <w:lvl w:ilvl="2" w:tplc="0C600296">
      <w:start w:val="1"/>
      <w:numFmt w:val="decimal"/>
      <w:lvlText w:val="%3."/>
      <w:lvlJc w:val="left"/>
      <w:pPr>
        <w:ind w:left="1440" w:hanging="360"/>
      </w:pPr>
    </w:lvl>
    <w:lvl w:ilvl="3" w:tplc="6FF44494">
      <w:start w:val="1"/>
      <w:numFmt w:val="decimal"/>
      <w:lvlText w:val="%4."/>
      <w:lvlJc w:val="left"/>
      <w:pPr>
        <w:ind w:left="1440" w:hanging="360"/>
      </w:pPr>
    </w:lvl>
    <w:lvl w:ilvl="4" w:tplc="63ECC94E">
      <w:start w:val="1"/>
      <w:numFmt w:val="decimal"/>
      <w:lvlText w:val="%5."/>
      <w:lvlJc w:val="left"/>
      <w:pPr>
        <w:ind w:left="1440" w:hanging="360"/>
      </w:pPr>
    </w:lvl>
    <w:lvl w:ilvl="5" w:tplc="697C573C">
      <w:start w:val="1"/>
      <w:numFmt w:val="decimal"/>
      <w:lvlText w:val="%6."/>
      <w:lvlJc w:val="left"/>
      <w:pPr>
        <w:ind w:left="1440" w:hanging="360"/>
      </w:pPr>
    </w:lvl>
    <w:lvl w:ilvl="6" w:tplc="0EFC5F46">
      <w:start w:val="1"/>
      <w:numFmt w:val="decimal"/>
      <w:lvlText w:val="%7."/>
      <w:lvlJc w:val="left"/>
      <w:pPr>
        <w:ind w:left="1440" w:hanging="360"/>
      </w:pPr>
    </w:lvl>
    <w:lvl w:ilvl="7" w:tplc="81DE8D5C">
      <w:start w:val="1"/>
      <w:numFmt w:val="decimal"/>
      <w:lvlText w:val="%8."/>
      <w:lvlJc w:val="left"/>
      <w:pPr>
        <w:ind w:left="1440" w:hanging="360"/>
      </w:pPr>
    </w:lvl>
    <w:lvl w:ilvl="8" w:tplc="7C56800E">
      <w:start w:val="1"/>
      <w:numFmt w:val="decimal"/>
      <w:lvlText w:val="%9."/>
      <w:lvlJc w:val="left"/>
      <w:pPr>
        <w:ind w:left="1440" w:hanging="360"/>
      </w:pPr>
    </w:lvl>
  </w:abstractNum>
  <w:abstractNum w:abstractNumId="6" w15:restartNumberingAfterBreak="0">
    <w:nsid w:val="5A1A6FAB"/>
    <w:multiLevelType w:val="multilevel"/>
    <w:tmpl w:val="A338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2"/>
  </w:num>
  <w:num w:numId="2" w16cid:durableId="1365403601">
    <w:abstractNumId w:val="1"/>
  </w:num>
  <w:num w:numId="3" w16cid:durableId="1699744316">
    <w:abstractNumId w:val="7"/>
  </w:num>
  <w:num w:numId="4" w16cid:durableId="1036810075">
    <w:abstractNumId w:val="3"/>
  </w:num>
  <w:num w:numId="5" w16cid:durableId="1881167072">
    <w:abstractNumId w:val="4"/>
  </w:num>
  <w:num w:numId="6" w16cid:durableId="1234513711">
    <w:abstractNumId w:val="0"/>
  </w:num>
  <w:num w:numId="7" w16cid:durableId="618801200">
    <w:abstractNumId w:val="6"/>
  </w:num>
  <w:num w:numId="8" w16cid:durableId="19091634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Gabriel Passos Sesana - GDACA">
    <w15:presenceInfo w15:providerId="AD" w15:userId="S::t318556@tjdft.jus.br::98268d75-773c-423e-bbc3-55d5340811be"/>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6D8"/>
    <w:rsid w:val="00005E61"/>
    <w:rsid w:val="00007D8F"/>
    <w:rsid w:val="00010CA0"/>
    <w:rsid w:val="00012123"/>
    <w:rsid w:val="0002189B"/>
    <w:rsid w:val="0002738F"/>
    <w:rsid w:val="000301C2"/>
    <w:rsid w:val="00030444"/>
    <w:rsid w:val="000305FF"/>
    <w:rsid w:val="00033421"/>
    <w:rsid w:val="00033AFD"/>
    <w:rsid w:val="00034BF6"/>
    <w:rsid w:val="000361EC"/>
    <w:rsid w:val="000376FD"/>
    <w:rsid w:val="00037F34"/>
    <w:rsid w:val="00040FA3"/>
    <w:rsid w:val="00041EF8"/>
    <w:rsid w:val="000427FF"/>
    <w:rsid w:val="00042AAB"/>
    <w:rsid w:val="000440B8"/>
    <w:rsid w:val="00046107"/>
    <w:rsid w:val="00047E27"/>
    <w:rsid w:val="00050287"/>
    <w:rsid w:val="00051D1E"/>
    <w:rsid w:val="00051ECE"/>
    <w:rsid w:val="0005271C"/>
    <w:rsid w:val="00052AE3"/>
    <w:rsid w:val="00057E78"/>
    <w:rsid w:val="0006080C"/>
    <w:rsid w:val="00060D5E"/>
    <w:rsid w:val="00060F64"/>
    <w:rsid w:val="000618D9"/>
    <w:rsid w:val="000619E0"/>
    <w:rsid w:val="00063145"/>
    <w:rsid w:val="0006322C"/>
    <w:rsid w:val="00064301"/>
    <w:rsid w:val="0006572E"/>
    <w:rsid w:val="00071A43"/>
    <w:rsid w:val="000741D8"/>
    <w:rsid w:val="00074E18"/>
    <w:rsid w:val="00075703"/>
    <w:rsid w:val="000761D9"/>
    <w:rsid w:val="00076D7D"/>
    <w:rsid w:val="00077C84"/>
    <w:rsid w:val="00080E29"/>
    <w:rsid w:val="00083471"/>
    <w:rsid w:val="000841FA"/>
    <w:rsid w:val="00085B2C"/>
    <w:rsid w:val="0009174A"/>
    <w:rsid w:val="00091ABC"/>
    <w:rsid w:val="00093163"/>
    <w:rsid w:val="000949E5"/>
    <w:rsid w:val="00097239"/>
    <w:rsid w:val="0009778B"/>
    <w:rsid w:val="00097BBF"/>
    <w:rsid w:val="000A1ABA"/>
    <w:rsid w:val="000A4FF8"/>
    <w:rsid w:val="000A5ABC"/>
    <w:rsid w:val="000A7009"/>
    <w:rsid w:val="000B0FC6"/>
    <w:rsid w:val="000B2B96"/>
    <w:rsid w:val="000B2DCF"/>
    <w:rsid w:val="000B7AF7"/>
    <w:rsid w:val="000C1C9D"/>
    <w:rsid w:val="000C45A8"/>
    <w:rsid w:val="000C78DB"/>
    <w:rsid w:val="000D0D30"/>
    <w:rsid w:val="000D1B57"/>
    <w:rsid w:val="000D2C94"/>
    <w:rsid w:val="000D2E62"/>
    <w:rsid w:val="000D407E"/>
    <w:rsid w:val="000D59B2"/>
    <w:rsid w:val="000D5BCB"/>
    <w:rsid w:val="000D5D8B"/>
    <w:rsid w:val="000D783B"/>
    <w:rsid w:val="000D7A93"/>
    <w:rsid w:val="000E11ED"/>
    <w:rsid w:val="000F1358"/>
    <w:rsid w:val="000F1817"/>
    <w:rsid w:val="000F1CB2"/>
    <w:rsid w:val="000F2C91"/>
    <w:rsid w:val="000F59BF"/>
    <w:rsid w:val="000F6570"/>
    <w:rsid w:val="000F6CFC"/>
    <w:rsid w:val="000F7241"/>
    <w:rsid w:val="000F7AD2"/>
    <w:rsid w:val="001009CC"/>
    <w:rsid w:val="00103006"/>
    <w:rsid w:val="00105F01"/>
    <w:rsid w:val="00106A5A"/>
    <w:rsid w:val="001104E1"/>
    <w:rsid w:val="001118A2"/>
    <w:rsid w:val="0011527A"/>
    <w:rsid w:val="00115458"/>
    <w:rsid w:val="00115569"/>
    <w:rsid w:val="00116FEE"/>
    <w:rsid w:val="00120DC8"/>
    <w:rsid w:val="00121F1D"/>
    <w:rsid w:val="00122133"/>
    <w:rsid w:val="001234B7"/>
    <w:rsid w:val="00125329"/>
    <w:rsid w:val="001254C0"/>
    <w:rsid w:val="00126492"/>
    <w:rsid w:val="00127440"/>
    <w:rsid w:val="00127D59"/>
    <w:rsid w:val="00131A63"/>
    <w:rsid w:val="00137A7E"/>
    <w:rsid w:val="00137BF8"/>
    <w:rsid w:val="0014236E"/>
    <w:rsid w:val="0014374D"/>
    <w:rsid w:val="00151611"/>
    <w:rsid w:val="0015424D"/>
    <w:rsid w:val="0015519F"/>
    <w:rsid w:val="00157CB4"/>
    <w:rsid w:val="00161CD2"/>
    <w:rsid w:val="00166B65"/>
    <w:rsid w:val="0016757E"/>
    <w:rsid w:val="001676A4"/>
    <w:rsid w:val="00167F3A"/>
    <w:rsid w:val="00170DFE"/>
    <w:rsid w:val="001801E9"/>
    <w:rsid w:val="00183700"/>
    <w:rsid w:val="00183B77"/>
    <w:rsid w:val="00186E0B"/>
    <w:rsid w:val="00187B5A"/>
    <w:rsid w:val="00192AC3"/>
    <w:rsid w:val="00197080"/>
    <w:rsid w:val="001A09B8"/>
    <w:rsid w:val="001A1D2F"/>
    <w:rsid w:val="001A4A65"/>
    <w:rsid w:val="001A4DD7"/>
    <w:rsid w:val="001B3BCD"/>
    <w:rsid w:val="001B6A1D"/>
    <w:rsid w:val="001B7B04"/>
    <w:rsid w:val="001C04C4"/>
    <w:rsid w:val="001C22A3"/>
    <w:rsid w:val="001C4363"/>
    <w:rsid w:val="001C45E3"/>
    <w:rsid w:val="001C466B"/>
    <w:rsid w:val="001C5E20"/>
    <w:rsid w:val="001D2162"/>
    <w:rsid w:val="001D526A"/>
    <w:rsid w:val="001E01AE"/>
    <w:rsid w:val="001E0D41"/>
    <w:rsid w:val="001E0FEA"/>
    <w:rsid w:val="001E4974"/>
    <w:rsid w:val="001E7903"/>
    <w:rsid w:val="001F175A"/>
    <w:rsid w:val="001F296D"/>
    <w:rsid w:val="001F49D4"/>
    <w:rsid w:val="001F52A5"/>
    <w:rsid w:val="001F5EAF"/>
    <w:rsid w:val="001F7AC9"/>
    <w:rsid w:val="001F7E85"/>
    <w:rsid w:val="001F7FC8"/>
    <w:rsid w:val="00201EBF"/>
    <w:rsid w:val="00203B1D"/>
    <w:rsid w:val="0020478E"/>
    <w:rsid w:val="00206304"/>
    <w:rsid w:val="00210B55"/>
    <w:rsid w:val="002126F1"/>
    <w:rsid w:val="00214D24"/>
    <w:rsid w:val="0021526A"/>
    <w:rsid w:val="00225F15"/>
    <w:rsid w:val="00226BB1"/>
    <w:rsid w:val="00230A7D"/>
    <w:rsid w:val="002328FD"/>
    <w:rsid w:val="00232EEB"/>
    <w:rsid w:val="00240AED"/>
    <w:rsid w:val="00241409"/>
    <w:rsid w:val="002437F6"/>
    <w:rsid w:val="00245496"/>
    <w:rsid w:val="00246032"/>
    <w:rsid w:val="0024665A"/>
    <w:rsid w:val="0024691B"/>
    <w:rsid w:val="00247596"/>
    <w:rsid w:val="00253496"/>
    <w:rsid w:val="00253AA1"/>
    <w:rsid w:val="00254195"/>
    <w:rsid w:val="00254E51"/>
    <w:rsid w:val="0025755E"/>
    <w:rsid w:val="0026080A"/>
    <w:rsid w:val="002614EA"/>
    <w:rsid w:val="00264107"/>
    <w:rsid w:val="0026577F"/>
    <w:rsid w:val="0027313A"/>
    <w:rsid w:val="00274644"/>
    <w:rsid w:val="0027503D"/>
    <w:rsid w:val="00277029"/>
    <w:rsid w:val="00280A4B"/>
    <w:rsid w:val="0028319F"/>
    <w:rsid w:val="00285E8D"/>
    <w:rsid w:val="00291367"/>
    <w:rsid w:val="002926F9"/>
    <w:rsid w:val="00292E82"/>
    <w:rsid w:val="00296DAE"/>
    <w:rsid w:val="002A023C"/>
    <w:rsid w:val="002A1E8E"/>
    <w:rsid w:val="002A2038"/>
    <w:rsid w:val="002A275D"/>
    <w:rsid w:val="002A3D11"/>
    <w:rsid w:val="002A5205"/>
    <w:rsid w:val="002A5E3E"/>
    <w:rsid w:val="002B0C3B"/>
    <w:rsid w:val="002B1184"/>
    <w:rsid w:val="002B197E"/>
    <w:rsid w:val="002B210E"/>
    <w:rsid w:val="002B2700"/>
    <w:rsid w:val="002B3410"/>
    <w:rsid w:val="002B35FE"/>
    <w:rsid w:val="002C0DB7"/>
    <w:rsid w:val="002C1091"/>
    <w:rsid w:val="002C218F"/>
    <w:rsid w:val="002C2464"/>
    <w:rsid w:val="002C2AB0"/>
    <w:rsid w:val="002C42D2"/>
    <w:rsid w:val="002C5F5C"/>
    <w:rsid w:val="002C64EC"/>
    <w:rsid w:val="002D02BB"/>
    <w:rsid w:val="002D127E"/>
    <w:rsid w:val="002D12F9"/>
    <w:rsid w:val="002D2044"/>
    <w:rsid w:val="002D2D56"/>
    <w:rsid w:val="002D3FE2"/>
    <w:rsid w:val="002D3FF3"/>
    <w:rsid w:val="002D4351"/>
    <w:rsid w:val="002D5ABE"/>
    <w:rsid w:val="002D5E8C"/>
    <w:rsid w:val="002E0E32"/>
    <w:rsid w:val="002E21D6"/>
    <w:rsid w:val="002F13AB"/>
    <w:rsid w:val="002F1C97"/>
    <w:rsid w:val="002F327C"/>
    <w:rsid w:val="002F4C59"/>
    <w:rsid w:val="002F544D"/>
    <w:rsid w:val="002F66EA"/>
    <w:rsid w:val="002F7666"/>
    <w:rsid w:val="002F772F"/>
    <w:rsid w:val="00300581"/>
    <w:rsid w:val="003009CB"/>
    <w:rsid w:val="00301B43"/>
    <w:rsid w:val="00302029"/>
    <w:rsid w:val="00302C28"/>
    <w:rsid w:val="00303FAE"/>
    <w:rsid w:val="003067D3"/>
    <w:rsid w:val="0031063D"/>
    <w:rsid w:val="0031209C"/>
    <w:rsid w:val="00312291"/>
    <w:rsid w:val="00312DE6"/>
    <w:rsid w:val="00316826"/>
    <w:rsid w:val="00316B1F"/>
    <w:rsid w:val="00321068"/>
    <w:rsid w:val="00321747"/>
    <w:rsid w:val="00323779"/>
    <w:rsid w:val="00323D27"/>
    <w:rsid w:val="00324C9F"/>
    <w:rsid w:val="003259C5"/>
    <w:rsid w:val="00325BA6"/>
    <w:rsid w:val="0032626F"/>
    <w:rsid w:val="0032642A"/>
    <w:rsid w:val="003306B5"/>
    <w:rsid w:val="00333780"/>
    <w:rsid w:val="003343F9"/>
    <w:rsid w:val="0033495F"/>
    <w:rsid w:val="0033735F"/>
    <w:rsid w:val="0034247B"/>
    <w:rsid w:val="003429BD"/>
    <w:rsid w:val="00342DB1"/>
    <w:rsid w:val="00343C5C"/>
    <w:rsid w:val="0034511C"/>
    <w:rsid w:val="00347818"/>
    <w:rsid w:val="00351653"/>
    <w:rsid w:val="003524E5"/>
    <w:rsid w:val="00352D66"/>
    <w:rsid w:val="00352DCC"/>
    <w:rsid w:val="00354AA2"/>
    <w:rsid w:val="00355B03"/>
    <w:rsid w:val="00355C73"/>
    <w:rsid w:val="003566D2"/>
    <w:rsid w:val="00357622"/>
    <w:rsid w:val="003624B4"/>
    <w:rsid w:val="00370C48"/>
    <w:rsid w:val="003717FC"/>
    <w:rsid w:val="00371CD1"/>
    <w:rsid w:val="00372459"/>
    <w:rsid w:val="00372975"/>
    <w:rsid w:val="003749AB"/>
    <w:rsid w:val="0037617E"/>
    <w:rsid w:val="00377D96"/>
    <w:rsid w:val="00380538"/>
    <w:rsid w:val="003823DA"/>
    <w:rsid w:val="0038650B"/>
    <w:rsid w:val="00396099"/>
    <w:rsid w:val="003964A0"/>
    <w:rsid w:val="00396901"/>
    <w:rsid w:val="003A42DE"/>
    <w:rsid w:val="003A4E55"/>
    <w:rsid w:val="003B3398"/>
    <w:rsid w:val="003C531E"/>
    <w:rsid w:val="003C6B16"/>
    <w:rsid w:val="003D11BE"/>
    <w:rsid w:val="003D14F3"/>
    <w:rsid w:val="003D3FEE"/>
    <w:rsid w:val="003D4740"/>
    <w:rsid w:val="003E436D"/>
    <w:rsid w:val="003E62B4"/>
    <w:rsid w:val="003E73A8"/>
    <w:rsid w:val="003F1050"/>
    <w:rsid w:val="003F1870"/>
    <w:rsid w:val="00400A96"/>
    <w:rsid w:val="0040424D"/>
    <w:rsid w:val="004073E2"/>
    <w:rsid w:val="00413928"/>
    <w:rsid w:val="004164D1"/>
    <w:rsid w:val="0042078C"/>
    <w:rsid w:val="00423092"/>
    <w:rsid w:val="00423538"/>
    <w:rsid w:val="00423912"/>
    <w:rsid w:val="004257CC"/>
    <w:rsid w:val="00430D00"/>
    <w:rsid w:val="00430EF0"/>
    <w:rsid w:val="004341B4"/>
    <w:rsid w:val="004410A1"/>
    <w:rsid w:val="00441258"/>
    <w:rsid w:val="00443BF8"/>
    <w:rsid w:val="00445ED9"/>
    <w:rsid w:val="00446262"/>
    <w:rsid w:val="00451A6D"/>
    <w:rsid w:val="004541F9"/>
    <w:rsid w:val="00455039"/>
    <w:rsid w:val="00455501"/>
    <w:rsid w:val="0046190A"/>
    <w:rsid w:val="00464C1E"/>
    <w:rsid w:val="00465A25"/>
    <w:rsid w:val="0046633D"/>
    <w:rsid w:val="0047216B"/>
    <w:rsid w:val="004736C2"/>
    <w:rsid w:val="00474004"/>
    <w:rsid w:val="00475F37"/>
    <w:rsid w:val="004762F1"/>
    <w:rsid w:val="00480A33"/>
    <w:rsid w:val="00484CF4"/>
    <w:rsid w:val="00485185"/>
    <w:rsid w:val="004862E5"/>
    <w:rsid w:val="00486457"/>
    <w:rsid w:val="004873E8"/>
    <w:rsid w:val="004921CD"/>
    <w:rsid w:val="00492932"/>
    <w:rsid w:val="00495349"/>
    <w:rsid w:val="00495EB5"/>
    <w:rsid w:val="00496EB5"/>
    <w:rsid w:val="004A7FAF"/>
    <w:rsid w:val="004B2A9C"/>
    <w:rsid w:val="004B2B6F"/>
    <w:rsid w:val="004B3A4F"/>
    <w:rsid w:val="004B6EEC"/>
    <w:rsid w:val="004C0465"/>
    <w:rsid w:val="004C0A2B"/>
    <w:rsid w:val="004C2CF8"/>
    <w:rsid w:val="004C40B0"/>
    <w:rsid w:val="004C591E"/>
    <w:rsid w:val="004C7418"/>
    <w:rsid w:val="004D17AD"/>
    <w:rsid w:val="004E0915"/>
    <w:rsid w:val="004E1B41"/>
    <w:rsid w:val="004E1E2D"/>
    <w:rsid w:val="004E578E"/>
    <w:rsid w:val="004E7369"/>
    <w:rsid w:val="004F1CCA"/>
    <w:rsid w:val="004F3097"/>
    <w:rsid w:val="004F33AD"/>
    <w:rsid w:val="004F4F52"/>
    <w:rsid w:val="004F4FD4"/>
    <w:rsid w:val="004F69AD"/>
    <w:rsid w:val="004F69EE"/>
    <w:rsid w:val="00501243"/>
    <w:rsid w:val="0050201F"/>
    <w:rsid w:val="00503BFC"/>
    <w:rsid w:val="00504971"/>
    <w:rsid w:val="00504ED8"/>
    <w:rsid w:val="00505E88"/>
    <w:rsid w:val="00505F5F"/>
    <w:rsid w:val="00506A7D"/>
    <w:rsid w:val="00506D76"/>
    <w:rsid w:val="005111CC"/>
    <w:rsid w:val="00511630"/>
    <w:rsid w:val="00511EA9"/>
    <w:rsid w:val="00517F10"/>
    <w:rsid w:val="00523CBF"/>
    <w:rsid w:val="00523D39"/>
    <w:rsid w:val="00523D82"/>
    <w:rsid w:val="00525A8B"/>
    <w:rsid w:val="00525FCB"/>
    <w:rsid w:val="00526A6E"/>
    <w:rsid w:val="00527970"/>
    <w:rsid w:val="00530C7C"/>
    <w:rsid w:val="00531A65"/>
    <w:rsid w:val="0053247D"/>
    <w:rsid w:val="00532E4A"/>
    <w:rsid w:val="00534CD9"/>
    <w:rsid w:val="0054085D"/>
    <w:rsid w:val="005410BE"/>
    <w:rsid w:val="0054119A"/>
    <w:rsid w:val="00542DD5"/>
    <w:rsid w:val="00546398"/>
    <w:rsid w:val="0055172B"/>
    <w:rsid w:val="005558E9"/>
    <w:rsid w:val="005571B1"/>
    <w:rsid w:val="00557342"/>
    <w:rsid w:val="00560289"/>
    <w:rsid w:val="00560427"/>
    <w:rsid w:val="00564552"/>
    <w:rsid w:val="00564DA7"/>
    <w:rsid w:val="0056574C"/>
    <w:rsid w:val="005664AE"/>
    <w:rsid w:val="00573C5D"/>
    <w:rsid w:val="00575207"/>
    <w:rsid w:val="00575319"/>
    <w:rsid w:val="00575C42"/>
    <w:rsid w:val="00576A45"/>
    <w:rsid w:val="0057726B"/>
    <w:rsid w:val="005776DF"/>
    <w:rsid w:val="005824ED"/>
    <w:rsid w:val="00583945"/>
    <w:rsid w:val="00586EB6"/>
    <w:rsid w:val="005925FC"/>
    <w:rsid w:val="00595166"/>
    <w:rsid w:val="0059689A"/>
    <w:rsid w:val="00597448"/>
    <w:rsid w:val="00597864"/>
    <w:rsid w:val="005A1443"/>
    <w:rsid w:val="005A1AD9"/>
    <w:rsid w:val="005A397C"/>
    <w:rsid w:val="005A686C"/>
    <w:rsid w:val="005A7BA2"/>
    <w:rsid w:val="005B3D8D"/>
    <w:rsid w:val="005B7851"/>
    <w:rsid w:val="005B7C2E"/>
    <w:rsid w:val="005C18A7"/>
    <w:rsid w:val="005C31C4"/>
    <w:rsid w:val="005C5C2E"/>
    <w:rsid w:val="005C69F8"/>
    <w:rsid w:val="005C73BF"/>
    <w:rsid w:val="005D0CEF"/>
    <w:rsid w:val="005D305E"/>
    <w:rsid w:val="005D55BE"/>
    <w:rsid w:val="005D5D52"/>
    <w:rsid w:val="005D73AA"/>
    <w:rsid w:val="005E3F4E"/>
    <w:rsid w:val="005E5A03"/>
    <w:rsid w:val="005E69E9"/>
    <w:rsid w:val="005E6BD9"/>
    <w:rsid w:val="005E6E31"/>
    <w:rsid w:val="005F1D5C"/>
    <w:rsid w:val="005F3C77"/>
    <w:rsid w:val="005F41C5"/>
    <w:rsid w:val="005F4B4F"/>
    <w:rsid w:val="005F58C7"/>
    <w:rsid w:val="00601B09"/>
    <w:rsid w:val="0060333D"/>
    <w:rsid w:val="00606DC0"/>
    <w:rsid w:val="00606FFB"/>
    <w:rsid w:val="00607B90"/>
    <w:rsid w:val="00611216"/>
    <w:rsid w:val="00611520"/>
    <w:rsid w:val="0061262D"/>
    <w:rsid w:val="00615051"/>
    <w:rsid w:val="00615F11"/>
    <w:rsid w:val="006205E2"/>
    <w:rsid w:val="006226C6"/>
    <w:rsid w:val="006235E0"/>
    <w:rsid w:val="0062424E"/>
    <w:rsid w:val="006255CC"/>
    <w:rsid w:val="00626C98"/>
    <w:rsid w:val="00631015"/>
    <w:rsid w:val="00632EAA"/>
    <w:rsid w:val="00633703"/>
    <w:rsid w:val="0063376A"/>
    <w:rsid w:val="00634358"/>
    <w:rsid w:val="00634A73"/>
    <w:rsid w:val="006351F4"/>
    <w:rsid w:val="00635215"/>
    <w:rsid w:val="00635527"/>
    <w:rsid w:val="00637DEB"/>
    <w:rsid w:val="00641BB6"/>
    <w:rsid w:val="006504EC"/>
    <w:rsid w:val="0065266B"/>
    <w:rsid w:val="00652F61"/>
    <w:rsid w:val="00661CF3"/>
    <w:rsid w:val="006625CF"/>
    <w:rsid w:val="006634B1"/>
    <w:rsid w:val="006658A2"/>
    <w:rsid w:val="00666326"/>
    <w:rsid w:val="0067424F"/>
    <w:rsid w:val="00674B26"/>
    <w:rsid w:val="00675CFD"/>
    <w:rsid w:val="00686C60"/>
    <w:rsid w:val="00687C70"/>
    <w:rsid w:val="00691BE3"/>
    <w:rsid w:val="006921E1"/>
    <w:rsid w:val="00692D6E"/>
    <w:rsid w:val="00693B0D"/>
    <w:rsid w:val="006968EA"/>
    <w:rsid w:val="00696DD6"/>
    <w:rsid w:val="006A0700"/>
    <w:rsid w:val="006A20E6"/>
    <w:rsid w:val="006A2AAA"/>
    <w:rsid w:val="006A7DCB"/>
    <w:rsid w:val="006B021E"/>
    <w:rsid w:val="006B2A89"/>
    <w:rsid w:val="006B344E"/>
    <w:rsid w:val="006B35B2"/>
    <w:rsid w:val="006B4EA8"/>
    <w:rsid w:val="006B555B"/>
    <w:rsid w:val="006B605E"/>
    <w:rsid w:val="006B6799"/>
    <w:rsid w:val="006C28E9"/>
    <w:rsid w:val="006C6E29"/>
    <w:rsid w:val="006D07B9"/>
    <w:rsid w:val="006D0993"/>
    <w:rsid w:val="006D3824"/>
    <w:rsid w:val="006D595E"/>
    <w:rsid w:val="006D71F1"/>
    <w:rsid w:val="006E179D"/>
    <w:rsid w:val="006E27BD"/>
    <w:rsid w:val="006E2D1D"/>
    <w:rsid w:val="006E3498"/>
    <w:rsid w:val="006E6449"/>
    <w:rsid w:val="006F1158"/>
    <w:rsid w:val="006F1190"/>
    <w:rsid w:val="006F2D0E"/>
    <w:rsid w:val="006F4523"/>
    <w:rsid w:val="006F6A2E"/>
    <w:rsid w:val="006F725D"/>
    <w:rsid w:val="006F7717"/>
    <w:rsid w:val="00711FE9"/>
    <w:rsid w:val="0071280C"/>
    <w:rsid w:val="00716375"/>
    <w:rsid w:val="00716EF2"/>
    <w:rsid w:val="0072001C"/>
    <w:rsid w:val="00721BDC"/>
    <w:rsid w:val="00726567"/>
    <w:rsid w:val="007271B1"/>
    <w:rsid w:val="00730800"/>
    <w:rsid w:val="00731342"/>
    <w:rsid w:val="007318A4"/>
    <w:rsid w:val="00732EE4"/>
    <w:rsid w:val="00742EA2"/>
    <w:rsid w:val="00743DE7"/>
    <w:rsid w:val="00744BDF"/>
    <w:rsid w:val="007455ED"/>
    <w:rsid w:val="00745808"/>
    <w:rsid w:val="00747176"/>
    <w:rsid w:val="007518FA"/>
    <w:rsid w:val="007551CC"/>
    <w:rsid w:val="00755508"/>
    <w:rsid w:val="007559B8"/>
    <w:rsid w:val="00757AEB"/>
    <w:rsid w:val="007609E1"/>
    <w:rsid w:val="007618AD"/>
    <w:rsid w:val="0076369E"/>
    <w:rsid w:val="00763A8F"/>
    <w:rsid w:val="00763FD7"/>
    <w:rsid w:val="00765709"/>
    <w:rsid w:val="00766C79"/>
    <w:rsid w:val="00770E7F"/>
    <w:rsid w:val="00771BB0"/>
    <w:rsid w:val="00775074"/>
    <w:rsid w:val="007755C3"/>
    <w:rsid w:val="0077693D"/>
    <w:rsid w:val="0077719E"/>
    <w:rsid w:val="00777828"/>
    <w:rsid w:val="00777EE4"/>
    <w:rsid w:val="007804D7"/>
    <w:rsid w:val="00782446"/>
    <w:rsid w:val="007844F9"/>
    <w:rsid w:val="00785806"/>
    <w:rsid w:val="007871A5"/>
    <w:rsid w:val="007911FD"/>
    <w:rsid w:val="00791D48"/>
    <w:rsid w:val="00796C28"/>
    <w:rsid w:val="007A0B2E"/>
    <w:rsid w:val="007A2511"/>
    <w:rsid w:val="007A3AF9"/>
    <w:rsid w:val="007A3F4D"/>
    <w:rsid w:val="007A5C88"/>
    <w:rsid w:val="007A7966"/>
    <w:rsid w:val="007B17CF"/>
    <w:rsid w:val="007B2339"/>
    <w:rsid w:val="007B265E"/>
    <w:rsid w:val="007C0FEF"/>
    <w:rsid w:val="007C196D"/>
    <w:rsid w:val="007C250E"/>
    <w:rsid w:val="007C264C"/>
    <w:rsid w:val="007C45BB"/>
    <w:rsid w:val="007C4990"/>
    <w:rsid w:val="007D00F1"/>
    <w:rsid w:val="007D02D0"/>
    <w:rsid w:val="007D059B"/>
    <w:rsid w:val="007D0874"/>
    <w:rsid w:val="007D2091"/>
    <w:rsid w:val="007D27C7"/>
    <w:rsid w:val="007D2D27"/>
    <w:rsid w:val="007D3BA7"/>
    <w:rsid w:val="007D4432"/>
    <w:rsid w:val="007D4BBB"/>
    <w:rsid w:val="007D7FEA"/>
    <w:rsid w:val="007E1C8C"/>
    <w:rsid w:val="007E1D13"/>
    <w:rsid w:val="007E3BF9"/>
    <w:rsid w:val="007E6A78"/>
    <w:rsid w:val="007E701F"/>
    <w:rsid w:val="007F0B05"/>
    <w:rsid w:val="007F0F43"/>
    <w:rsid w:val="007F4412"/>
    <w:rsid w:val="007F4468"/>
    <w:rsid w:val="007F5600"/>
    <w:rsid w:val="007F6285"/>
    <w:rsid w:val="007F699B"/>
    <w:rsid w:val="007F7839"/>
    <w:rsid w:val="00800051"/>
    <w:rsid w:val="00804386"/>
    <w:rsid w:val="00805029"/>
    <w:rsid w:val="00806F8F"/>
    <w:rsid w:val="00812292"/>
    <w:rsid w:val="008134CE"/>
    <w:rsid w:val="008141DF"/>
    <w:rsid w:val="008151BB"/>
    <w:rsid w:val="00816329"/>
    <w:rsid w:val="00820E14"/>
    <w:rsid w:val="008235A6"/>
    <w:rsid w:val="00825BFF"/>
    <w:rsid w:val="00830E4F"/>
    <w:rsid w:val="0083218F"/>
    <w:rsid w:val="0083438E"/>
    <w:rsid w:val="00834513"/>
    <w:rsid w:val="00834E0F"/>
    <w:rsid w:val="00835110"/>
    <w:rsid w:val="00836582"/>
    <w:rsid w:val="0083785E"/>
    <w:rsid w:val="008407E1"/>
    <w:rsid w:val="008419CD"/>
    <w:rsid w:val="008463AA"/>
    <w:rsid w:val="00847576"/>
    <w:rsid w:val="0085138F"/>
    <w:rsid w:val="0085425F"/>
    <w:rsid w:val="00854C7D"/>
    <w:rsid w:val="00863202"/>
    <w:rsid w:val="0086390F"/>
    <w:rsid w:val="00864389"/>
    <w:rsid w:val="008713D5"/>
    <w:rsid w:val="00871486"/>
    <w:rsid w:val="00872D25"/>
    <w:rsid w:val="00874B10"/>
    <w:rsid w:val="008763B7"/>
    <w:rsid w:val="00877CCC"/>
    <w:rsid w:val="00877F2B"/>
    <w:rsid w:val="008809C2"/>
    <w:rsid w:val="00882188"/>
    <w:rsid w:val="00884FFC"/>
    <w:rsid w:val="00886546"/>
    <w:rsid w:val="00886ABA"/>
    <w:rsid w:val="00892825"/>
    <w:rsid w:val="008966E3"/>
    <w:rsid w:val="00897AEE"/>
    <w:rsid w:val="008A01E9"/>
    <w:rsid w:val="008A321A"/>
    <w:rsid w:val="008A403A"/>
    <w:rsid w:val="008A4445"/>
    <w:rsid w:val="008A49BC"/>
    <w:rsid w:val="008A56A3"/>
    <w:rsid w:val="008A6E38"/>
    <w:rsid w:val="008B45C4"/>
    <w:rsid w:val="008B62DA"/>
    <w:rsid w:val="008B64C8"/>
    <w:rsid w:val="008C29EA"/>
    <w:rsid w:val="008C306F"/>
    <w:rsid w:val="008C34E5"/>
    <w:rsid w:val="008C4183"/>
    <w:rsid w:val="008C5600"/>
    <w:rsid w:val="008C641E"/>
    <w:rsid w:val="008C65FE"/>
    <w:rsid w:val="008C7158"/>
    <w:rsid w:val="008D0C9F"/>
    <w:rsid w:val="008D4483"/>
    <w:rsid w:val="008D51A3"/>
    <w:rsid w:val="008D6AF0"/>
    <w:rsid w:val="008D721A"/>
    <w:rsid w:val="008D7960"/>
    <w:rsid w:val="008E3A8C"/>
    <w:rsid w:val="008E5F86"/>
    <w:rsid w:val="008E70A6"/>
    <w:rsid w:val="008F0772"/>
    <w:rsid w:val="008F1E4E"/>
    <w:rsid w:val="008F1E98"/>
    <w:rsid w:val="008F40C1"/>
    <w:rsid w:val="008F43F4"/>
    <w:rsid w:val="008F4440"/>
    <w:rsid w:val="00900491"/>
    <w:rsid w:val="00904541"/>
    <w:rsid w:val="009056F9"/>
    <w:rsid w:val="00906879"/>
    <w:rsid w:val="009113EA"/>
    <w:rsid w:val="00911601"/>
    <w:rsid w:val="00911F3D"/>
    <w:rsid w:val="009156BF"/>
    <w:rsid w:val="00921319"/>
    <w:rsid w:val="0092538F"/>
    <w:rsid w:val="00925543"/>
    <w:rsid w:val="009267F7"/>
    <w:rsid w:val="009300C5"/>
    <w:rsid w:val="00931BEC"/>
    <w:rsid w:val="00933600"/>
    <w:rsid w:val="00937017"/>
    <w:rsid w:val="00937F2D"/>
    <w:rsid w:val="00941419"/>
    <w:rsid w:val="0094148E"/>
    <w:rsid w:val="009431B2"/>
    <w:rsid w:val="00945171"/>
    <w:rsid w:val="00945DCA"/>
    <w:rsid w:val="00946FF7"/>
    <w:rsid w:val="00947F51"/>
    <w:rsid w:val="009506E0"/>
    <w:rsid w:val="00951C86"/>
    <w:rsid w:val="00951CAD"/>
    <w:rsid w:val="009521EC"/>
    <w:rsid w:val="00957DB4"/>
    <w:rsid w:val="00962A91"/>
    <w:rsid w:val="009641CB"/>
    <w:rsid w:val="00966A46"/>
    <w:rsid w:val="00972EF3"/>
    <w:rsid w:val="00973637"/>
    <w:rsid w:val="0097780C"/>
    <w:rsid w:val="009778A4"/>
    <w:rsid w:val="00977DCF"/>
    <w:rsid w:val="00981285"/>
    <w:rsid w:val="00981F08"/>
    <w:rsid w:val="00987373"/>
    <w:rsid w:val="00987B61"/>
    <w:rsid w:val="009919CE"/>
    <w:rsid w:val="0099680F"/>
    <w:rsid w:val="00997198"/>
    <w:rsid w:val="009977BD"/>
    <w:rsid w:val="009A136D"/>
    <w:rsid w:val="009A1618"/>
    <w:rsid w:val="009A37F4"/>
    <w:rsid w:val="009A5BDD"/>
    <w:rsid w:val="009A7BC7"/>
    <w:rsid w:val="009B0A72"/>
    <w:rsid w:val="009B1009"/>
    <w:rsid w:val="009B32B7"/>
    <w:rsid w:val="009B7564"/>
    <w:rsid w:val="009B7C68"/>
    <w:rsid w:val="009C0A3E"/>
    <w:rsid w:val="009C1026"/>
    <w:rsid w:val="009C116C"/>
    <w:rsid w:val="009C16BF"/>
    <w:rsid w:val="009C4045"/>
    <w:rsid w:val="009C5CB4"/>
    <w:rsid w:val="009C6B23"/>
    <w:rsid w:val="009C7443"/>
    <w:rsid w:val="009C761E"/>
    <w:rsid w:val="009D0BA0"/>
    <w:rsid w:val="009D1137"/>
    <w:rsid w:val="009E0416"/>
    <w:rsid w:val="009E1D8D"/>
    <w:rsid w:val="009E3373"/>
    <w:rsid w:val="009E3613"/>
    <w:rsid w:val="009E3BE9"/>
    <w:rsid w:val="009E4DAA"/>
    <w:rsid w:val="009F054D"/>
    <w:rsid w:val="009F2BB1"/>
    <w:rsid w:val="009F2F64"/>
    <w:rsid w:val="009F36E1"/>
    <w:rsid w:val="009F684C"/>
    <w:rsid w:val="009F759D"/>
    <w:rsid w:val="009F7660"/>
    <w:rsid w:val="009F7AEC"/>
    <w:rsid w:val="00A014B0"/>
    <w:rsid w:val="00A025C2"/>
    <w:rsid w:val="00A03057"/>
    <w:rsid w:val="00A05467"/>
    <w:rsid w:val="00A07D04"/>
    <w:rsid w:val="00A13481"/>
    <w:rsid w:val="00A145C2"/>
    <w:rsid w:val="00A14A40"/>
    <w:rsid w:val="00A15528"/>
    <w:rsid w:val="00A17671"/>
    <w:rsid w:val="00A21267"/>
    <w:rsid w:val="00A25869"/>
    <w:rsid w:val="00A2661C"/>
    <w:rsid w:val="00A304AB"/>
    <w:rsid w:val="00A31C13"/>
    <w:rsid w:val="00A330C4"/>
    <w:rsid w:val="00A33723"/>
    <w:rsid w:val="00A33D3E"/>
    <w:rsid w:val="00A343DE"/>
    <w:rsid w:val="00A344FD"/>
    <w:rsid w:val="00A3595E"/>
    <w:rsid w:val="00A424A0"/>
    <w:rsid w:val="00A4416F"/>
    <w:rsid w:val="00A448BF"/>
    <w:rsid w:val="00A44A87"/>
    <w:rsid w:val="00A470CF"/>
    <w:rsid w:val="00A4720D"/>
    <w:rsid w:val="00A5055D"/>
    <w:rsid w:val="00A627C7"/>
    <w:rsid w:val="00A63E24"/>
    <w:rsid w:val="00A6481B"/>
    <w:rsid w:val="00A662CA"/>
    <w:rsid w:val="00A67696"/>
    <w:rsid w:val="00A67F92"/>
    <w:rsid w:val="00A722B8"/>
    <w:rsid w:val="00A72414"/>
    <w:rsid w:val="00A7624B"/>
    <w:rsid w:val="00A76A8B"/>
    <w:rsid w:val="00A77289"/>
    <w:rsid w:val="00A773CE"/>
    <w:rsid w:val="00A77751"/>
    <w:rsid w:val="00A80091"/>
    <w:rsid w:val="00A80852"/>
    <w:rsid w:val="00A80D77"/>
    <w:rsid w:val="00A80FDB"/>
    <w:rsid w:val="00A837E3"/>
    <w:rsid w:val="00A83864"/>
    <w:rsid w:val="00A87227"/>
    <w:rsid w:val="00A927D1"/>
    <w:rsid w:val="00A9296F"/>
    <w:rsid w:val="00A958AF"/>
    <w:rsid w:val="00A96CB3"/>
    <w:rsid w:val="00A97525"/>
    <w:rsid w:val="00AA0908"/>
    <w:rsid w:val="00AA1C23"/>
    <w:rsid w:val="00AA4328"/>
    <w:rsid w:val="00AA5CDB"/>
    <w:rsid w:val="00AA6D92"/>
    <w:rsid w:val="00AA7E81"/>
    <w:rsid w:val="00AB1DE4"/>
    <w:rsid w:val="00AB481D"/>
    <w:rsid w:val="00AB7E65"/>
    <w:rsid w:val="00AC12FA"/>
    <w:rsid w:val="00AC20E1"/>
    <w:rsid w:val="00AC5B20"/>
    <w:rsid w:val="00AD01B2"/>
    <w:rsid w:val="00AD204F"/>
    <w:rsid w:val="00AD4282"/>
    <w:rsid w:val="00AE263C"/>
    <w:rsid w:val="00AE47D7"/>
    <w:rsid w:val="00AE5539"/>
    <w:rsid w:val="00AE56A6"/>
    <w:rsid w:val="00AE6380"/>
    <w:rsid w:val="00AF09F4"/>
    <w:rsid w:val="00AF2476"/>
    <w:rsid w:val="00AF5FE8"/>
    <w:rsid w:val="00B030BB"/>
    <w:rsid w:val="00B030D8"/>
    <w:rsid w:val="00B04942"/>
    <w:rsid w:val="00B06D13"/>
    <w:rsid w:val="00B120D4"/>
    <w:rsid w:val="00B12695"/>
    <w:rsid w:val="00B17310"/>
    <w:rsid w:val="00B22F1B"/>
    <w:rsid w:val="00B238CB"/>
    <w:rsid w:val="00B23B9F"/>
    <w:rsid w:val="00B30DAE"/>
    <w:rsid w:val="00B329E6"/>
    <w:rsid w:val="00B34FD5"/>
    <w:rsid w:val="00B359C8"/>
    <w:rsid w:val="00B41866"/>
    <w:rsid w:val="00B5469B"/>
    <w:rsid w:val="00B55BA5"/>
    <w:rsid w:val="00B5663B"/>
    <w:rsid w:val="00B5678F"/>
    <w:rsid w:val="00B606B1"/>
    <w:rsid w:val="00B60851"/>
    <w:rsid w:val="00B62BA9"/>
    <w:rsid w:val="00B635D0"/>
    <w:rsid w:val="00B643CE"/>
    <w:rsid w:val="00B64EEA"/>
    <w:rsid w:val="00B6575C"/>
    <w:rsid w:val="00B65B9F"/>
    <w:rsid w:val="00B67DB4"/>
    <w:rsid w:val="00B67FB8"/>
    <w:rsid w:val="00B70927"/>
    <w:rsid w:val="00B70A15"/>
    <w:rsid w:val="00B73FA8"/>
    <w:rsid w:val="00B73FAD"/>
    <w:rsid w:val="00B74FB6"/>
    <w:rsid w:val="00B75D6D"/>
    <w:rsid w:val="00B76FFA"/>
    <w:rsid w:val="00B87A9F"/>
    <w:rsid w:val="00B92B7A"/>
    <w:rsid w:val="00B938DD"/>
    <w:rsid w:val="00B941C2"/>
    <w:rsid w:val="00B95CB8"/>
    <w:rsid w:val="00B96353"/>
    <w:rsid w:val="00B96AEB"/>
    <w:rsid w:val="00BA029A"/>
    <w:rsid w:val="00BA3360"/>
    <w:rsid w:val="00BA34F8"/>
    <w:rsid w:val="00BA3FC5"/>
    <w:rsid w:val="00BA541C"/>
    <w:rsid w:val="00BA65D0"/>
    <w:rsid w:val="00BA6B0A"/>
    <w:rsid w:val="00BA700C"/>
    <w:rsid w:val="00BA7A80"/>
    <w:rsid w:val="00BB0B39"/>
    <w:rsid w:val="00BB2608"/>
    <w:rsid w:val="00BB6749"/>
    <w:rsid w:val="00BB74BA"/>
    <w:rsid w:val="00BB7B55"/>
    <w:rsid w:val="00BC3459"/>
    <w:rsid w:val="00BC49D3"/>
    <w:rsid w:val="00BC608C"/>
    <w:rsid w:val="00BC647C"/>
    <w:rsid w:val="00BC6D66"/>
    <w:rsid w:val="00BD0117"/>
    <w:rsid w:val="00BD3039"/>
    <w:rsid w:val="00BD49DF"/>
    <w:rsid w:val="00BD56C3"/>
    <w:rsid w:val="00BD646A"/>
    <w:rsid w:val="00BD64F5"/>
    <w:rsid w:val="00BD6CE5"/>
    <w:rsid w:val="00BD7314"/>
    <w:rsid w:val="00BD757A"/>
    <w:rsid w:val="00BE2B39"/>
    <w:rsid w:val="00BE376C"/>
    <w:rsid w:val="00BE41E2"/>
    <w:rsid w:val="00BE51E4"/>
    <w:rsid w:val="00BE5585"/>
    <w:rsid w:val="00BE5A12"/>
    <w:rsid w:val="00BE5F75"/>
    <w:rsid w:val="00BE5F9C"/>
    <w:rsid w:val="00BE75D7"/>
    <w:rsid w:val="00BF1494"/>
    <w:rsid w:val="00BF173F"/>
    <w:rsid w:val="00BF4903"/>
    <w:rsid w:val="00BF7139"/>
    <w:rsid w:val="00BF7595"/>
    <w:rsid w:val="00C00DEA"/>
    <w:rsid w:val="00C01659"/>
    <w:rsid w:val="00C02566"/>
    <w:rsid w:val="00C04A6F"/>
    <w:rsid w:val="00C10020"/>
    <w:rsid w:val="00C11601"/>
    <w:rsid w:val="00C12218"/>
    <w:rsid w:val="00C138A9"/>
    <w:rsid w:val="00C164A4"/>
    <w:rsid w:val="00C2065A"/>
    <w:rsid w:val="00C21B40"/>
    <w:rsid w:val="00C22469"/>
    <w:rsid w:val="00C22DE6"/>
    <w:rsid w:val="00C24777"/>
    <w:rsid w:val="00C249B8"/>
    <w:rsid w:val="00C276BA"/>
    <w:rsid w:val="00C31E18"/>
    <w:rsid w:val="00C33B77"/>
    <w:rsid w:val="00C341CF"/>
    <w:rsid w:val="00C35BE5"/>
    <w:rsid w:val="00C374FA"/>
    <w:rsid w:val="00C4035B"/>
    <w:rsid w:val="00C404CE"/>
    <w:rsid w:val="00C40A19"/>
    <w:rsid w:val="00C4378B"/>
    <w:rsid w:val="00C4687B"/>
    <w:rsid w:val="00C478E6"/>
    <w:rsid w:val="00C53737"/>
    <w:rsid w:val="00C539BC"/>
    <w:rsid w:val="00C53A21"/>
    <w:rsid w:val="00C543A0"/>
    <w:rsid w:val="00C54C8C"/>
    <w:rsid w:val="00C57E17"/>
    <w:rsid w:val="00C64C16"/>
    <w:rsid w:val="00C64C2B"/>
    <w:rsid w:val="00C6664A"/>
    <w:rsid w:val="00C66B99"/>
    <w:rsid w:val="00C67598"/>
    <w:rsid w:val="00C67849"/>
    <w:rsid w:val="00C701AF"/>
    <w:rsid w:val="00C70CE7"/>
    <w:rsid w:val="00C711EA"/>
    <w:rsid w:val="00C7169B"/>
    <w:rsid w:val="00C72047"/>
    <w:rsid w:val="00C76846"/>
    <w:rsid w:val="00C76D71"/>
    <w:rsid w:val="00C77A91"/>
    <w:rsid w:val="00C805FA"/>
    <w:rsid w:val="00C852B9"/>
    <w:rsid w:val="00C876E6"/>
    <w:rsid w:val="00C87E21"/>
    <w:rsid w:val="00C90731"/>
    <w:rsid w:val="00C94119"/>
    <w:rsid w:val="00C94B59"/>
    <w:rsid w:val="00C95A6C"/>
    <w:rsid w:val="00C9633C"/>
    <w:rsid w:val="00C96E7A"/>
    <w:rsid w:val="00C971BE"/>
    <w:rsid w:val="00C97360"/>
    <w:rsid w:val="00C979A4"/>
    <w:rsid w:val="00CA324E"/>
    <w:rsid w:val="00CA3CE5"/>
    <w:rsid w:val="00CA5FB7"/>
    <w:rsid w:val="00CB0848"/>
    <w:rsid w:val="00CB25C4"/>
    <w:rsid w:val="00CB2B91"/>
    <w:rsid w:val="00CB4E4C"/>
    <w:rsid w:val="00CB6BB3"/>
    <w:rsid w:val="00CB6D91"/>
    <w:rsid w:val="00CB7FF8"/>
    <w:rsid w:val="00CC520A"/>
    <w:rsid w:val="00CC7150"/>
    <w:rsid w:val="00CC7378"/>
    <w:rsid w:val="00CD2C92"/>
    <w:rsid w:val="00CD309F"/>
    <w:rsid w:val="00CD3D6D"/>
    <w:rsid w:val="00CD7061"/>
    <w:rsid w:val="00CD79FF"/>
    <w:rsid w:val="00CE17BC"/>
    <w:rsid w:val="00CE1EEC"/>
    <w:rsid w:val="00CF0053"/>
    <w:rsid w:val="00CF036D"/>
    <w:rsid w:val="00CF0581"/>
    <w:rsid w:val="00CF247F"/>
    <w:rsid w:val="00CF736C"/>
    <w:rsid w:val="00CF7F8B"/>
    <w:rsid w:val="00D01E8A"/>
    <w:rsid w:val="00D04BD8"/>
    <w:rsid w:val="00D07310"/>
    <w:rsid w:val="00D101EF"/>
    <w:rsid w:val="00D1067B"/>
    <w:rsid w:val="00D11BEA"/>
    <w:rsid w:val="00D12D71"/>
    <w:rsid w:val="00D135AB"/>
    <w:rsid w:val="00D14CE7"/>
    <w:rsid w:val="00D14D52"/>
    <w:rsid w:val="00D15799"/>
    <w:rsid w:val="00D16EE6"/>
    <w:rsid w:val="00D17039"/>
    <w:rsid w:val="00D17E79"/>
    <w:rsid w:val="00D21983"/>
    <w:rsid w:val="00D23B65"/>
    <w:rsid w:val="00D24A1C"/>
    <w:rsid w:val="00D26147"/>
    <w:rsid w:val="00D3394F"/>
    <w:rsid w:val="00D34492"/>
    <w:rsid w:val="00D35044"/>
    <w:rsid w:val="00D358CF"/>
    <w:rsid w:val="00D37D1B"/>
    <w:rsid w:val="00D4104B"/>
    <w:rsid w:val="00D415F8"/>
    <w:rsid w:val="00D42B4A"/>
    <w:rsid w:val="00D516B2"/>
    <w:rsid w:val="00D51D0D"/>
    <w:rsid w:val="00D527D8"/>
    <w:rsid w:val="00D52E56"/>
    <w:rsid w:val="00D57E55"/>
    <w:rsid w:val="00D60396"/>
    <w:rsid w:val="00D64231"/>
    <w:rsid w:val="00D65DB2"/>
    <w:rsid w:val="00D709D0"/>
    <w:rsid w:val="00D7279C"/>
    <w:rsid w:val="00D73067"/>
    <w:rsid w:val="00D73F94"/>
    <w:rsid w:val="00D747D7"/>
    <w:rsid w:val="00D766FA"/>
    <w:rsid w:val="00D80481"/>
    <w:rsid w:val="00D80EBC"/>
    <w:rsid w:val="00D8318A"/>
    <w:rsid w:val="00D8334B"/>
    <w:rsid w:val="00D83B30"/>
    <w:rsid w:val="00D84490"/>
    <w:rsid w:val="00D85E07"/>
    <w:rsid w:val="00D863D6"/>
    <w:rsid w:val="00D866EB"/>
    <w:rsid w:val="00D86DC0"/>
    <w:rsid w:val="00D90A3B"/>
    <w:rsid w:val="00D956C6"/>
    <w:rsid w:val="00DA5484"/>
    <w:rsid w:val="00DA688F"/>
    <w:rsid w:val="00DA6AEA"/>
    <w:rsid w:val="00DA6D24"/>
    <w:rsid w:val="00DB05B2"/>
    <w:rsid w:val="00DB1301"/>
    <w:rsid w:val="00DB342D"/>
    <w:rsid w:val="00DC71DB"/>
    <w:rsid w:val="00DD1387"/>
    <w:rsid w:val="00DD16D2"/>
    <w:rsid w:val="00DD18B4"/>
    <w:rsid w:val="00DD39C7"/>
    <w:rsid w:val="00DE1DBD"/>
    <w:rsid w:val="00DE5D1E"/>
    <w:rsid w:val="00DF0654"/>
    <w:rsid w:val="00DF0F89"/>
    <w:rsid w:val="00DF2216"/>
    <w:rsid w:val="00DF2670"/>
    <w:rsid w:val="00DF2730"/>
    <w:rsid w:val="00DF30E2"/>
    <w:rsid w:val="00DF58F2"/>
    <w:rsid w:val="00DF5AD8"/>
    <w:rsid w:val="00E001EF"/>
    <w:rsid w:val="00E069F2"/>
    <w:rsid w:val="00E07B96"/>
    <w:rsid w:val="00E13A6E"/>
    <w:rsid w:val="00E142D3"/>
    <w:rsid w:val="00E15FAB"/>
    <w:rsid w:val="00E17404"/>
    <w:rsid w:val="00E211F5"/>
    <w:rsid w:val="00E251CB"/>
    <w:rsid w:val="00E25FB3"/>
    <w:rsid w:val="00E2611F"/>
    <w:rsid w:val="00E26735"/>
    <w:rsid w:val="00E30825"/>
    <w:rsid w:val="00E40579"/>
    <w:rsid w:val="00E4374A"/>
    <w:rsid w:val="00E437CF"/>
    <w:rsid w:val="00E44FF9"/>
    <w:rsid w:val="00E5189D"/>
    <w:rsid w:val="00E53472"/>
    <w:rsid w:val="00E53CAF"/>
    <w:rsid w:val="00E541D6"/>
    <w:rsid w:val="00E57AF3"/>
    <w:rsid w:val="00E611E9"/>
    <w:rsid w:val="00E63CC0"/>
    <w:rsid w:val="00E647A0"/>
    <w:rsid w:val="00E64DB7"/>
    <w:rsid w:val="00E7286F"/>
    <w:rsid w:val="00E742F2"/>
    <w:rsid w:val="00E745AB"/>
    <w:rsid w:val="00E74EC1"/>
    <w:rsid w:val="00E7774D"/>
    <w:rsid w:val="00E806F5"/>
    <w:rsid w:val="00E81D78"/>
    <w:rsid w:val="00E82DD1"/>
    <w:rsid w:val="00E86190"/>
    <w:rsid w:val="00E8695D"/>
    <w:rsid w:val="00E87018"/>
    <w:rsid w:val="00E87B28"/>
    <w:rsid w:val="00E91CD1"/>
    <w:rsid w:val="00E9239E"/>
    <w:rsid w:val="00E93F33"/>
    <w:rsid w:val="00E963CE"/>
    <w:rsid w:val="00E96D12"/>
    <w:rsid w:val="00E97CB9"/>
    <w:rsid w:val="00EA106E"/>
    <w:rsid w:val="00EA2F74"/>
    <w:rsid w:val="00EA2FD8"/>
    <w:rsid w:val="00EA3C52"/>
    <w:rsid w:val="00EB1943"/>
    <w:rsid w:val="00EB3378"/>
    <w:rsid w:val="00EB3F6A"/>
    <w:rsid w:val="00EB460F"/>
    <w:rsid w:val="00EB54B5"/>
    <w:rsid w:val="00EB7594"/>
    <w:rsid w:val="00EC0320"/>
    <w:rsid w:val="00EC307B"/>
    <w:rsid w:val="00EC5447"/>
    <w:rsid w:val="00EC5732"/>
    <w:rsid w:val="00EC7E14"/>
    <w:rsid w:val="00ED0A9E"/>
    <w:rsid w:val="00ED44BA"/>
    <w:rsid w:val="00ED5E8E"/>
    <w:rsid w:val="00ED70FB"/>
    <w:rsid w:val="00EE027D"/>
    <w:rsid w:val="00EE0F06"/>
    <w:rsid w:val="00EE11C4"/>
    <w:rsid w:val="00EE4E36"/>
    <w:rsid w:val="00EE760E"/>
    <w:rsid w:val="00EE7B0F"/>
    <w:rsid w:val="00EF12CC"/>
    <w:rsid w:val="00EF1336"/>
    <w:rsid w:val="00EF15B0"/>
    <w:rsid w:val="00EF2715"/>
    <w:rsid w:val="00EF361D"/>
    <w:rsid w:val="00EF4824"/>
    <w:rsid w:val="00EF4B14"/>
    <w:rsid w:val="00EF4CE1"/>
    <w:rsid w:val="00EF6CCA"/>
    <w:rsid w:val="00F041BA"/>
    <w:rsid w:val="00F05516"/>
    <w:rsid w:val="00F06FD9"/>
    <w:rsid w:val="00F07B06"/>
    <w:rsid w:val="00F07F11"/>
    <w:rsid w:val="00F10D23"/>
    <w:rsid w:val="00F1149F"/>
    <w:rsid w:val="00F12768"/>
    <w:rsid w:val="00F143F5"/>
    <w:rsid w:val="00F1627D"/>
    <w:rsid w:val="00F16B82"/>
    <w:rsid w:val="00F20A80"/>
    <w:rsid w:val="00F21A4B"/>
    <w:rsid w:val="00F237D7"/>
    <w:rsid w:val="00F2521F"/>
    <w:rsid w:val="00F3251E"/>
    <w:rsid w:val="00F32608"/>
    <w:rsid w:val="00F340D4"/>
    <w:rsid w:val="00F3776A"/>
    <w:rsid w:val="00F41D6A"/>
    <w:rsid w:val="00F43DDE"/>
    <w:rsid w:val="00F4408A"/>
    <w:rsid w:val="00F46720"/>
    <w:rsid w:val="00F4710E"/>
    <w:rsid w:val="00F5064E"/>
    <w:rsid w:val="00F51BA9"/>
    <w:rsid w:val="00F51F47"/>
    <w:rsid w:val="00F538A7"/>
    <w:rsid w:val="00F547F1"/>
    <w:rsid w:val="00F60089"/>
    <w:rsid w:val="00F626C0"/>
    <w:rsid w:val="00F639CF"/>
    <w:rsid w:val="00F63CDB"/>
    <w:rsid w:val="00F66640"/>
    <w:rsid w:val="00F767FE"/>
    <w:rsid w:val="00F77295"/>
    <w:rsid w:val="00F77898"/>
    <w:rsid w:val="00F81C1F"/>
    <w:rsid w:val="00F84974"/>
    <w:rsid w:val="00F85374"/>
    <w:rsid w:val="00F85D8A"/>
    <w:rsid w:val="00F87022"/>
    <w:rsid w:val="00F8735B"/>
    <w:rsid w:val="00F90DC1"/>
    <w:rsid w:val="00F920B6"/>
    <w:rsid w:val="00F9351B"/>
    <w:rsid w:val="00F962E6"/>
    <w:rsid w:val="00FA1D9A"/>
    <w:rsid w:val="00FA1FCB"/>
    <w:rsid w:val="00FA22AF"/>
    <w:rsid w:val="00FA2FF5"/>
    <w:rsid w:val="00FA67C0"/>
    <w:rsid w:val="00FB21FF"/>
    <w:rsid w:val="00FB3518"/>
    <w:rsid w:val="00FB4D3E"/>
    <w:rsid w:val="00FB4E6E"/>
    <w:rsid w:val="00FB5CDD"/>
    <w:rsid w:val="00FC0069"/>
    <w:rsid w:val="00FC0273"/>
    <w:rsid w:val="00FC0C0F"/>
    <w:rsid w:val="00FC2DF0"/>
    <w:rsid w:val="00FC2E80"/>
    <w:rsid w:val="00FC4725"/>
    <w:rsid w:val="00FC4A68"/>
    <w:rsid w:val="00FC4BE7"/>
    <w:rsid w:val="00FC613E"/>
    <w:rsid w:val="00FC6B80"/>
    <w:rsid w:val="00FD1F68"/>
    <w:rsid w:val="00FD420E"/>
    <w:rsid w:val="00FD5831"/>
    <w:rsid w:val="00FD6FD5"/>
    <w:rsid w:val="00FD708B"/>
    <w:rsid w:val="00FE3203"/>
    <w:rsid w:val="00FE476F"/>
    <w:rsid w:val="00FF1E97"/>
    <w:rsid w:val="00FF4064"/>
    <w:rsid w:val="00FF4546"/>
    <w:rsid w:val="00FF5221"/>
    <w:rsid w:val="00FF5783"/>
    <w:rsid w:val="00FF64CD"/>
    <w:rsid w:val="00FF6C39"/>
    <w:rsid w:val="00FF7D2A"/>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C7764F2F-1A08-4C29-83F1-491EEA67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F9"/>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EC7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EC7E1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3DA57F0700AF4FF19E863920AE3A1C3A"/>
        <w:category>
          <w:name w:val="Geral"/>
          <w:gallery w:val="placeholder"/>
        </w:category>
        <w:types>
          <w:type w:val="bbPlcHdr"/>
        </w:types>
        <w:behaviors>
          <w:behavior w:val="content"/>
        </w:behaviors>
        <w:guid w:val="{547F03E0-D3AE-42CE-A254-FEBA4AB49739}"/>
      </w:docPartPr>
      <w:docPartBody>
        <w:p w:rsidR="00721677" w:rsidRDefault="00294A73" w:rsidP="00294A73">
          <w:pPr>
            <w:pStyle w:val="3DA57F0700AF4FF19E863920AE3A1C3A"/>
          </w:pPr>
          <w:r>
            <w:rPr>
              <w:rFonts w:cs="Arial"/>
            </w:rPr>
            <w:t>Escolher um item</w:t>
          </w:r>
        </w:p>
      </w:docPartBody>
    </w:docPart>
    <w:docPart>
      <w:docPartPr>
        <w:name w:val="5CB31B9652BE4D2CA1201C1E939440FC"/>
        <w:category>
          <w:name w:val="Geral"/>
          <w:gallery w:val="placeholder"/>
        </w:category>
        <w:types>
          <w:type w:val="bbPlcHdr"/>
        </w:types>
        <w:behaviors>
          <w:behavior w:val="content"/>
        </w:behaviors>
        <w:guid w:val="{CBB8EC7D-AF1A-438E-B752-324E8291F8AD}"/>
      </w:docPartPr>
      <w:docPartBody>
        <w:p w:rsidR="00721677" w:rsidRDefault="00294A73" w:rsidP="00294A73">
          <w:pPr>
            <w:pStyle w:val="5CB31B9652BE4D2CA1201C1E939440FC"/>
          </w:pPr>
          <w:r>
            <w:rPr>
              <w:rFonts w:cs="Arial"/>
            </w:rPr>
            <w:t>Escolher um item</w:t>
          </w:r>
        </w:p>
      </w:docPartBody>
    </w:docPart>
    <w:docPart>
      <w:docPartPr>
        <w:name w:val="48B7193A1162473BA494279F3202596D"/>
        <w:category>
          <w:name w:val="Geral"/>
          <w:gallery w:val="placeholder"/>
        </w:category>
        <w:types>
          <w:type w:val="bbPlcHdr"/>
        </w:types>
        <w:behaviors>
          <w:behavior w:val="content"/>
        </w:behaviors>
        <w:guid w:val="{1402AF8F-4346-4B5A-9B10-3155DDEC6A7C}"/>
      </w:docPartPr>
      <w:docPartBody>
        <w:p w:rsidR="00000000" w:rsidRDefault="0024403F" w:rsidP="0024403F">
          <w:pPr>
            <w:pStyle w:val="48B7193A1162473BA494279F3202596D"/>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37BF8"/>
    <w:rsid w:val="00187B5A"/>
    <w:rsid w:val="001E2AC0"/>
    <w:rsid w:val="0024403F"/>
    <w:rsid w:val="0024665A"/>
    <w:rsid w:val="00277029"/>
    <w:rsid w:val="00294A73"/>
    <w:rsid w:val="002F13AB"/>
    <w:rsid w:val="00355B03"/>
    <w:rsid w:val="003B38E0"/>
    <w:rsid w:val="003F5FE1"/>
    <w:rsid w:val="004214D0"/>
    <w:rsid w:val="00465A25"/>
    <w:rsid w:val="004C209E"/>
    <w:rsid w:val="004C591E"/>
    <w:rsid w:val="005055C9"/>
    <w:rsid w:val="00523D82"/>
    <w:rsid w:val="00617896"/>
    <w:rsid w:val="00721677"/>
    <w:rsid w:val="00730800"/>
    <w:rsid w:val="00772614"/>
    <w:rsid w:val="0077693D"/>
    <w:rsid w:val="007D5396"/>
    <w:rsid w:val="007E66CB"/>
    <w:rsid w:val="007F6529"/>
    <w:rsid w:val="008076BA"/>
    <w:rsid w:val="00836582"/>
    <w:rsid w:val="008C4978"/>
    <w:rsid w:val="008D51A3"/>
    <w:rsid w:val="00962A91"/>
    <w:rsid w:val="00981DE3"/>
    <w:rsid w:val="009A37F4"/>
    <w:rsid w:val="009F054D"/>
    <w:rsid w:val="00A63FE9"/>
    <w:rsid w:val="00A77751"/>
    <w:rsid w:val="00AD6FB4"/>
    <w:rsid w:val="00B92B7A"/>
    <w:rsid w:val="00BA77AB"/>
    <w:rsid w:val="00C11601"/>
    <w:rsid w:val="00C2065A"/>
    <w:rsid w:val="00C30190"/>
    <w:rsid w:val="00DE7A8F"/>
    <w:rsid w:val="00DF3A61"/>
    <w:rsid w:val="00DF51C9"/>
    <w:rsid w:val="00E47B6F"/>
    <w:rsid w:val="00E7286F"/>
    <w:rsid w:val="00E87B28"/>
    <w:rsid w:val="00F0551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DA57F0700AF4FF19E863920AE3A1C3A">
    <w:name w:val="3DA57F0700AF4FF19E863920AE3A1C3A"/>
    <w:rsid w:val="00294A73"/>
    <w:pPr>
      <w:spacing w:line="278" w:lineRule="auto"/>
    </w:pPr>
    <w:rPr>
      <w:kern w:val="2"/>
      <w:sz w:val="24"/>
      <w:szCs w:val="24"/>
      <w14:ligatures w14:val="standardContextual"/>
    </w:rPr>
  </w:style>
  <w:style w:type="paragraph" w:customStyle="1" w:styleId="5CB31B9652BE4D2CA1201C1E939440FC">
    <w:name w:val="5CB31B9652BE4D2CA1201C1E939440FC"/>
    <w:rsid w:val="00294A73"/>
    <w:pPr>
      <w:spacing w:line="278" w:lineRule="auto"/>
    </w:pPr>
    <w:rPr>
      <w:kern w:val="2"/>
      <w:sz w:val="24"/>
      <w:szCs w:val="24"/>
      <w14:ligatures w14:val="standardContextual"/>
    </w:rPr>
  </w:style>
  <w:style w:type="paragraph" w:customStyle="1" w:styleId="48B7193A1162473BA494279F3202596D">
    <w:name w:val="48B7193A1162473BA494279F3202596D"/>
    <w:rsid w:val="0024403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FF233E47-C657-47A4-B627-F006984E0A29}">
  <ds:schemaRefs>
    <ds:schemaRef ds:uri="http://schemas.openxmlformats.org/officeDocument/2006/bibliography"/>
  </ds:schemaRefs>
</ds:datastoreItem>
</file>

<file path=customXml/itemProps4.xml><?xml version="1.0" encoding="utf-8"?>
<ds:datastoreItem xmlns:ds="http://schemas.openxmlformats.org/officeDocument/2006/customXml" ds:itemID="{20DB8EAE-63D0-4330-8163-AA753CA55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37</Pages>
  <Words>10450</Words>
  <Characters>56433</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t318556</dc:creator>
  <cp:keywords/>
  <dc:description/>
  <cp:lastModifiedBy>Marcia Vilela Alves - GDACA</cp:lastModifiedBy>
  <cp:revision>201</cp:revision>
  <dcterms:created xsi:type="dcterms:W3CDTF">2026-10-05T21:59:00Z</dcterms:created>
  <dcterms:modified xsi:type="dcterms:W3CDTF">2026-10-08T16:35:00Z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