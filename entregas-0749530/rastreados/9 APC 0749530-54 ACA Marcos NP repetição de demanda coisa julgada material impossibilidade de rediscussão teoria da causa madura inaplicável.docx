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50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2"/>
        <w:gridCol w:w="5682"/>
      </w:tblGrid>
      <w:tr w:rsidR="00264107" w14:paraId="4680266B" w14:textId="77777777" w:rsidTr="4F3CC75C">
        <w:tc>
          <w:tcPr>
            <w:tcW w:w="28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DE29C9C" w14:textId="7A7CF8CF" w:rsidR="00264107" w:rsidRDefault="00264107" w:rsidP="4F3CC75C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15C07C5B" wp14:editId="5CB1E9A6">
                  <wp:extent cx="1647825" cy="504825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4F3CC75C">
              <w:rPr>
                <w:rStyle w:val="eop"/>
                <w:rFonts w:ascii="Arial" w:hAnsi="Arial" w:cs="Arial"/>
                <w:sz w:val="28"/>
                <w:szCs w:val="28"/>
              </w:rPr>
              <w:t> </w:t>
            </w:r>
          </w:p>
        </w:tc>
        <w:tc>
          <w:tcPr>
            <w:tcW w:w="568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99F0D40" w14:textId="77777777" w:rsidR="00264107" w:rsidRDefault="00264107" w:rsidP="00D80FA9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b/>
                <w:bCs/>
                <w:color w:val="595959"/>
                <w:sz w:val="20"/>
                <w:szCs w:val="20"/>
              </w:rPr>
              <w:t>Poder Judiciário da União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  <w:p w14:paraId="55CC1E66" w14:textId="77777777" w:rsidR="00264107" w:rsidRDefault="00264107" w:rsidP="62C261FF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62C261FF">
              <w:rPr>
                <w:rStyle w:val="normaltextrun"/>
                <w:rFonts w:ascii="Calibri" w:hAnsi="Calibri" w:cs="Calibri"/>
                <w:color w:val="595959" w:themeColor="text1" w:themeTint="A6"/>
                <w:sz w:val="20"/>
                <w:szCs w:val="20"/>
              </w:rPr>
              <w:t>Tribunal de Justiça do Distrito Federal e dos Territóri</w:t>
            </w:r>
            <w:commentRangeStart w:id="0"/>
            <w:commentRangeStart w:id="1"/>
            <w:commentRangeStart w:id="2"/>
            <w:r w:rsidRPr="62C261FF">
              <w:rPr>
                <w:rStyle w:val="normaltextrun"/>
                <w:rFonts w:ascii="Calibri" w:hAnsi="Calibri" w:cs="Calibri"/>
                <w:color w:val="595959" w:themeColor="text1" w:themeTint="A6"/>
                <w:sz w:val="20"/>
                <w:szCs w:val="20"/>
              </w:rPr>
              <w:t>o</w:t>
            </w:r>
            <w:commentRangeEnd w:id="0"/>
            <w:r w:rsidR="00370C48" w:rsidRPr="62C261FF">
              <w:rPr>
                <w:rStyle w:val="Refdecomentrio"/>
                <w:rFonts w:ascii="Calibri" w:hAnsi="Calibri" w:cs="Calibri"/>
                <w:color w:val="595959" w:themeColor="text1" w:themeTint="A6"/>
                <w:sz w:val="20"/>
                <w:szCs w:val="20"/>
              </w:rPr>
              <w:commentReference w:id="0"/>
            </w:r>
            <w:commentRangeEnd w:id="1"/>
            <w:r w:rsidRPr="62C261FF">
              <w:rPr>
                <w:rStyle w:val="Refdecomentrio"/>
                <w:rFonts w:ascii="Calibri" w:hAnsi="Calibri" w:cs="Calibri"/>
                <w:color w:val="595959" w:themeColor="text1" w:themeTint="A6"/>
                <w:sz w:val="20"/>
                <w:szCs w:val="20"/>
              </w:rPr>
              <w:commentReference w:id="1"/>
            </w:r>
            <w:commentRangeEnd w:id="2"/>
            <w:r w:rsidRPr="62C261FF">
              <w:rPr>
                <w:rStyle w:val="Refdecomentrio"/>
                <w:rFonts w:ascii="Calibri" w:hAnsi="Calibri" w:cs="Calibri"/>
                <w:color w:val="595959" w:themeColor="text1" w:themeTint="A6"/>
                <w:sz w:val="20"/>
                <w:szCs w:val="20"/>
              </w:rPr>
              <w:commentReference w:id="2"/>
            </w:r>
            <w:r w:rsidRPr="62C261FF">
              <w:rPr>
                <w:rStyle w:val="normaltextrun"/>
                <w:rFonts w:ascii="Calibri" w:hAnsi="Calibri" w:cs="Calibri"/>
                <w:color w:val="595959" w:themeColor="text1" w:themeTint="A6"/>
                <w:sz w:val="20"/>
                <w:szCs w:val="20"/>
              </w:rPr>
              <w:t>s</w:t>
            </w:r>
            <w:r w:rsidRPr="62C261FF">
              <w:rPr>
                <w:rStyle w:val="eop"/>
                <w:rFonts w:ascii="Calibri" w:hAnsi="Calibri" w:cs="Calibri"/>
                <w:color w:val="595959" w:themeColor="text1" w:themeTint="A6"/>
                <w:sz w:val="20"/>
                <w:szCs w:val="20"/>
              </w:rPr>
              <w:t> </w:t>
            </w:r>
          </w:p>
          <w:p w14:paraId="12B71A35" w14:textId="77777777" w:rsidR="00264107" w:rsidRDefault="00264107" w:rsidP="00D80FA9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>GDSXSR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  <w:p w14:paraId="15750CFE" w14:textId="77777777" w:rsidR="00264107" w:rsidRDefault="00264107" w:rsidP="00D80FA9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>GABINETE DO DESEMBARGADOR SÉRGIO ROCHA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</w:tc>
      </w:tr>
    </w:tbl>
    <w:p w14:paraId="3D4EAEEA" w14:textId="77777777" w:rsidR="00DB1301" w:rsidRDefault="00DB1301" w:rsidP="00DB1301">
      <w:pPr>
        <w:spacing w:after="0" w:line="360" w:lineRule="auto"/>
        <w:rPr>
          <w:rFonts w:ascii="Arial" w:hAnsi="Arial" w:cs="Arial"/>
          <w:sz w:val="28"/>
          <w:szCs w:val="28"/>
        </w:rPr>
      </w:pPr>
    </w:p>
    <w:tbl>
      <w:tblPr>
        <w:tblW w:w="8723" w:type="dxa"/>
        <w:tblLayout w:type="fixed"/>
        <w:tblLook w:val="0000" w:firstRow="0" w:lastRow="0" w:firstColumn="0" w:lastColumn="0" w:noHBand="0" w:noVBand="0"/>
      </w:tblPr>
      <w:tblGrid>
        <w:gridCol w:w="3686"/>
        <w:gridCol w:w="447"/>
        <w:gridCol w:w="4590"/>
      </w:tblGrid>
      <w:tr w:rsidR="00770E7F" w:rsidRPr="009F36E1" w14:paraId="39579C6E" w14:textId="77777777" w:rsidTr="21E019B6">
        <w:trPr>
          <w:cantSplit/>
          <w:trHeight w:val="397"/>
        </w:trPr>
        <w:tc>
          <w:tcPr>
            <w:tcW w:w="3686" w:type="dxa"/>
            <w:vAlign w:val="center"/>
          </w:tcPr>
          <w:p w14:paraId="0E990AE5" w14:textId="77777777" w:rsidR="00770E7F" w:rsidRPr="009F36E1" w:rsidRDefault="00770E7F" w:rsidP="00D80FA9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Órgão</w:t>
            </w:r>
          </w:p>
        </w:tc>
        <w:tc>
          <w:tcPr>
            <w:tcW w:w="447" w:type="dxa"/>
            <w:vAlign w:val="center"/>
          </w:tcPr>
          <w:p w14:paraId="2043BC66" w14:textId="77777777" w:rsidR="00770E7F" w:rsidRPr="009F36E1" w:rsidRDefault="00770E7F" w:rsidP="00D80FA9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p w14:paraId="619F5A49" w14:textId="77777777" w:rsidR="00770E7F" w:rsidRPr="009F36E1" w:rsidRDefault="00000000" w:rsidP="00D80FA9">
            <w:pPr>
              <w:spacing w:line="240" w:lineRule="auto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hAnsi="Arial" w:cs="Arial"/>
                  <w:sz w:val="28"/>
                  <w:szCs w:val="28"/>
                </w:rPr>
                <w:alias w:val="Órgão"/>
                <w:tag w:val="Órgão"/>
                <w:id w:val="-940843638"/>
                <w:placeholder>
                  <w:docPart w:val="A3B9A70FAF5543A087E733AB63B30A08"/>
                </w:placeholder>
                <w15:color w:val="000000"/>
                <w:dropDownList>
                  <w:listItem w:value="Escolher um item."/>
                  <w:listItem w:displayText="4ª Turma Cível" w:value="4ª Turma Cível"/>
                  <w:listItem w:displayText="2ª Câmara Cível" w:value="2ª Câmara Cível"/>
                  <w:listItem w:displayText="Conselho Especial Jurisdicional" w:value="Conselho Especial Jurisdicional"/>
                  <w:listItem w:displayText="Conselho Especial Administrativo" w:value="Conselho Especial Administrativo"/>
                  <w:listItem w:displayText="Tribunal Pleno" w:value="Tribunal Pleno"/>
                  <w:listItem w:displayText="Conselho da Magistratura" w:value="Conselho da Magistratura"/>
                </w:dropDownList>
              </w:sdtPr>
              <w:sdtContent>
                <w:r w:rsidR="00770E7F" w:rsidRPr="009F36E1">
                  <w:rPr>
                    <w:rFonts w:ascii="Arial" w:hAnsi="Arial" w:cs="Arial"/>
                    <w:sz w:val="28"/>
                    <w:szCs w:val="28"/>
                  </w:rPr>
                  <w:t>4ª Turma Cível</w:t>
                </w:r>
              </w:sdtContent>
            </w:sdt>
          </w:p>
        </w:tc>
      </w:tr>
      <w:tr w:rsidR="00770E7F" w:rsidRPr="009F36E1" w14:paraId="1234CB9C" w14:textId="77777777" w:rsidTr="21E019B6">
        <w:trPr>
          <w:cantSplit/>
          <w:trHeight w:val="570"/>
        </w:trPr>
        <w:tc>
          <w:tcPr>
            <w:tcW w:w="3686" w:type="dxa"/>
            <w:vAlign w:val="center"/>
          </w:tcPr>
          <w:p w14:paraId="7118EFBD" w14:textId="77777777" w:rsidR="00770E7F" w:rsidRPr="009F36E1" w:rsidRDefault="00770E7F" w:rsidP="00D80FA9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Classe</w:t>
            </w:r>
          </w:p>
        </w:tc>
        <w:tc>
          <w:tcPr>
            <w:tcW w:w="447" w:type="dxa"/>
            <w:vAlign w:val="center"/>
          </w:tcPr>
          <w:p w14:paraId="64B2264F" w14:textId="77777777" w:rsidR="00770E7F" w:rsidRPr="009F36E1" w:rsidRDefault="00770E7F" w:rsidP="00D80FA9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sdt>
            <w:sdtPr>
              <w:rPr>
                <w:rFonts w:cs="Arial"/>
                <w:i w:val="0"/>
                <w:iCs w:val="0"/>
                <w:sz w:val="28"/>
                <w:szCs w:val="28"/>
              </w:rPr>
              <w:id w:val="1558446301"/>
              <w:placeholder>
                <w:docPart w:val="3FA3A92DAD524C3DB57C04BE729E38DD"/>
              </w:placeholder>
              <w15:color w:val="000000"/>
              <w:comboBox>
                <w:listItem w:value="Escolher um item."/>
                <w:listItem w:displayText="Apelação Cível" w:value="Apelação Cível"/>
                <w:listItem w:displayText="Agravo de Instrumento" w:value="Agravo de Instrumento"/>
                <w:listItem w:displayText="Embargos de Declaração" w:value="Embargos de Declaração"/>
                <w:listItem w:displayText="Agravo Interno" w:value="Agravo Interno"/>
                <w:listItem w:displayText="Agravo de Instrumento e Agravo Interno" w:value="Agravo de Instrumento e Agravo Interno"/>
                <w:listItem w:displayText="Apelação e Reexame Necessário" w:value="Apelação e Reexame Necessário"/>
                <w:listItem w:displayText="Reexame Necessário" w:value="Reexame Necessário"/>
                <w:listItem w:displayText="Mandado de Segurança" w:value="Mandado de Segurança"/>
                <w:listItem w:displayText="Mandado de Injunção" w:value="Mandado de Injunção"/>
                <w:listItem w:displayText="Ação Direta de Constitucionalidade" w:value="Ação Direta de Constitucionalidade"/>
                <w:listItem w:displayText="Ação Declaratória de Constitucionalidade" w:value="Ação Declaratória de Constitucionalidade"/>
                <w:listItem w:displayText="Ação Penal Originária" w:value="Ação Penal Originária"/>
                <w:listItem w:displayText="Conflito de Competência" w:value="Conflito de Competência"/>
                <w:listItem w:displayText="Ação Rescisória" w:value="Ação Rescisória"/>
                <w:listItem w:displayText="Reclamação" w:value="Reclamação"/>
                <w:listItem w:displayText="Petição" w:value="Petição"/>
              </w:comboBox>
            </w:sdtPr>
            <w:sdtContent>
              <w:p w14:paraId="2174A042" w14:textId="4BD4FA6E" w:rsidR="00770E7F" w:rsidRPr="009F36E1" w:rsidRDefault="00F63CDB" w:rsidP="00D80FA9">
                <w:pPr>
                  <w:pStyle w:val="Citao"/>
                  <w:ind w:left="0" w:firstLine="0"/>
                  <w:jc w:val="both"/>
                  <w:rPr>
                    <w:rFonts w:cs="Arial"/>
                    <w:i w:val="0"/>
                    <w:iCs w:val="0"/>
                    <w:sz w:val="28"/>
                    <w:szCs w:val="28"/>
                  </w:rPr>
                </w:pPr>
                <w:r>
                  <w:rPr>
                    <w:rFonts w:cs="Arial"/>
                    <w:i w:val="0"/>
                    <w:iCs w:val="0"/>
                    <w:sz w:val="28"/>
                    <w:szCs w:val="28"/>
                  </w:rPr>
                  <w:t>Apelação Cível</w:t>
                </w:r>
              </w:p>
            </w:sdtContent>
          </w:sdt>
        </w:tc>
      </w:tr>
      <w:tr w:rsidR="00770E7F" w:rsidRPr="009F36E1" w14:paraId="32B00EA9" w14:textId="77777777" w:rsidTr="21E019B6">
        <w:trPr>
          <w:cantSplit/>
          <w:trHeight w:val="397"/>
        </w:trPr>
        <w:tc>
          <w:tcPr>
            <w:tcW w:w="3686" w:type="dxa"/>
            <w:vAlign w:val="center"/>
          </w:tcPr>
          <w:p w14:paraId="0E73EC07" w14:textId="77777777" w:rsidR="00770E7F" w:rsidRPr="009F36E1" w:rsidRDefault="00770E7F" w:rsidP="00D80FA9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Processo nº</w:t>
            </w:r>
          </w:p>
        </w:tc>
        <w:tc>
          <w:tcPr>
            <w:tcW w:w="447" w:type="dxa"/>
            <w:vAlign w:val="center"/>
          </w:tcPr>
          <w:p w14:paraId="10327F8B" w14:textId="5A82C08D" w:rsidR="00770E7F" w:rsidRPr="009F36E1" w:rsidRDefault="00770E7F" w:rsidP="00D80FA9">
            <w:pPr>
              <w:rPr>
                <w:rFonts w:ascii="Arial" w:hAnsi="Arial" w:cs="Arial"/>
                <w:sz w:val="28"/>
                <w:szCs w:val="28"/>
              </w:rPr>
            </w:pPr>
            <w:r w:rsidRPr="20EF5200">
              <w:rPr>
                <w:rFonts w:ascii="Arial" w:hAnsi="Arial" w:cs="Arial"/>
                <w:sz w:val="28"/>
                <w:szCs w:val="28"/>
              </w:rPr>
              <w:t>:</w:t>
            </w:r>
            <w:r w:rsidR="3757F389" w:rsidRPr="20EF5200"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4590" w:type="dxa"/>
            <w:vAlign w:val="center"/>
          </w:tcPr>
          <w:p w14:paraId="7C53B768" w14:textId="6FDCA2C1" w:rsidR="00770E7F" w:rsidRPr="009F36E1" w:rsidRDefault="0015641E" w:rsidP="00D80FA9">
            <w:pPr>
              <w:ind w:right="-675"/>
              <w:rPr>
                <w:rFonts w:ascii="Arial" w:hAnsi="Arial" w:cs="Arial"/>
                <w:sz w:val="28"/>
                <w:szCs w:val="28"/>
              </w:rPr>
            </w:pPr>
            <w:r w:rsidRPr="0015641E">
              <w:rPr>
                <w:rFonts w:ascii="Arial" w:hAnsi="Arial" w:cs="Arial"/>
                <w:sz w:val="28"/>
                <w:szCs w:val="28"/>
              </w:rPr>
              <w:t>0749530-54.2023.8.07.0001</w:t>
            </w:r>
          </w:p>
        </w:tc>
      </w:tr>
      <w:tr w:rsidR="00770E7F" w:rsidRPr="009F36E1" w14:paraId="48ED7BFE" w14:textId="77777777" w:rsidTr="21E019B6">
        <w:trPr>
          <w:cantSplit/>
          <w:trHeight w:val="397"/>
        </w:trPr>
        <w:tc>
          <w:tcPr>
            <w:tcW w:w="3686" w:type="dxa"/>
            <w:vAlign w:val="center"/>
          </w:tcPr>
          <w:p w14:paraId="272F493B" w14:textId="1AD7452F" w:rsidR="00770E7F" w:rsidRPr="00F63CDB" w:rsidRDefault="00000000" w:rsidP="00D80FA9">
            <w:pPr>
              <w:spacing w:line="240" w:lineRule="auto"/>
              <w:ind w:right="34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eastAsia="Times New Roman" w:hAnsi="Arial" w:cs="Arial"/>
                  <w:sz w:val="28"/>
                  <w:szCs w:val="28"/>
                  <w:lang w:eastAsia="zh-CN"/>
                </w:rPr>
                <w:id w:val="-254128301"/>
                <w:placeholder>
                  <w:docPart w:val="D299773260594DFB838BAFD35996AEEF"/>
                </w:placeholder>
                <w15:color w:val="808080"/>
                <w:comboBox>
                  <w:listItem w:value="Escolher um item."/>
                  <w:listItem w:displayText="Apelante" w:value="Apelante"/>
                  <w:listItem w:displayText="Agravante" w:value="Agravante"/>
                  <w:listItem w:displayText="Requerente" w:value="Requerente"/>
                  <w:listItem w:displayText="Autor" w:value="Autor"/>
                  <w:listItem w:displayText="Embargante" w:value="Embargante"/>
                  <w:listItem w:displayText="Suscitante" w:value="Suscitante"/>
                  <w:listItem w:displayText="Impetrante" w:value="Impetrante"/>
                  <w:listItem w:displayText="Exequente" w:value="Exequente"/>
                </w:comboBox>
              </w:sdtPr>
              <w:sdtContent>
                <w:r w:rsidR="00F63CDB" w:rsidRPr="00F63CDB">
                  <w:rPr>
                    <w:rFonts w:ascii="Arial" w:eastAsia="Times New Roman" w:hAnsi="Arial" w:cs="Arial"/>
                    <w:sz w:val="28"/>
                    <w:szCs w:val="28"/>
                    <w:lang w:eastAsia="zh-CN"/>
                  </w:rPr>
                  <w:t>Apelante</w:t>
                </w:r>
              </w:sdtContent>
            </w:sdt>
            <w:r w:rsidR="00770E7F" w:rsidRPr="00F63CDB">
              <w:rPr>
                <w:rFonts w:ascii="Arial" w:hAnsi="Arial" w:cs="Arial"/>
                <w:sz w:val="28"/>
                <w:szCs w:val="28"/>
              </w:rPr>
              <w:t xml:space="preserve"> (s)</w:t>
            </w:r>
          </w:p>
        </w:tc>
        <w:tc>
          <w:tcPr>
            <w:tcW w:w="447" w:type="dxa"/>
            <w:vAlign w:val="center"/>
          </w:tcPr>
          <w:p w14:paraId="5C191C1F" w14:textId="77777777" w:rsidR="00770E7F" w:rsidRPr="009F36E1" w:rsidRDefault="00770E7F" w:rsidP="00D80FA9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p w14:paraId="4A58BA3C" w14:textId="4F9D7167" w:rsidR="00770E7F" w:rsidRPr="009F36E1" w:rsidRDefault="0015641E" w:rsidP="00D80FA9">
            <w:pPr>
              <w:rPr>
                <w:rFonts w:ascii="Arial" w:hAnsi="Arial" w:cs="Arial"/>
                <w:sz w:val="28"/>
                <w:szCs w:val="28"/>
              </w:rPr>
            </w:pPr>
            <w:r w:rsidRPr="0015641E">
              <w:rPr>
                <w:rFonts w:ascii="Arial" w:hAnsi="Arial" w:cs="Arial"/>
                <w:sz w:val="28"/>
                <w:szCs w:val="28"/>
              </w:rPr>
              <w:t>JESSICA ANDRADE SANTOS</w:t>
            </w:r>
          </w:p>
        </w:tc>
      </w:tr>
      <w:tr w:rsidR="00770E7F" w:rsidRPr="009F36E1" w14:paraId="55763F2D" w14:textId="77777777" w:rsidTr="21E019B6">
        <w:trPr>
          <w:cantSplit/>
          <w:trHeight w:val="397"/>
        </w:trPr>
        <w:tc>
          <w:tcPr>
            <w:tcW w:w="3686" w:type="dxa"/>
            <w:vAlign w:val="center"/>
          </w:tcPr>
          <w:p w14:paraId="59BAA433" w14:textId="5D3E5176" w:rsidR="00770E7F" w:rsidRPr="009F36E1" w:rsidRDefault="00000000" w:rsidP="009F36E1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eastAsia="Times New Roman" w:hAnsi="Arial" w:cs="Arial"/>
                  <w:sz w:val="28"/>
                  <w:szCs w:val="28"/>
                  <w:lang w:eastAsia="zh-CN"/>
                </w:rPr>
                <w:id w:val="-1351640470"/>
                <w:placeholder>
                  <w:docPart w:val="7AA328237CE04ECF8850841618042D0C"/>
                </w:placeholder>
                <w15:color w:val="000000"/>
                <w:comboBox>
                  <w:listItem w:value="Escolher um item."/>
                  <w:listItem w:displayText="Apelado" w:value="Apelado"/>
                  <w:listItem w:displayText="Agravado" w:value="Agravado"/>
                  <w:listItem w:displayText="Autoridade coatora" w:value="Autoridade coatora"/>
                  <w:listItem w:displayText="Embargado" w:value="Embargado"/>
                  <w:listItem w:displayText="Requerido" w:value="Requerido"/>
                  <w:listItem w:displayText="Executado" w:value="Executado"/>
                  <w:listItem w:displayText="Suscitado" w:value="Suscitado"/>
                </w:comboBox>
              </w:sdtPr>
              <w:sdtContent>
                <w:r w:rsidR="00F63CDB">
                  <w:rPr>
                    <w:rFonts w:ascii="Arial" w:eastAsia="Times New Roman" w:hAnsi="Arial" w:cs="Arial"/>
                    <w:sz w:val="28"/>
                    <w:szCs w:val="28"/>
                    <w:lang w:eastAsia="zh-CN"/>
                  </w:rPr>
                  <w:t>Apelado</w:t>
                </w:r>
              </w:sdtContent>
            </w:sdt>
            <w:r w:rsidR="00770E7F" w:rsidRPr="009F36E1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="009F36E1">
              <w:rPr>
                <w:rFonts w:ascii="Arial" w:hAnsi="Arial" w:cs="Arial"/>
                <w:sz w:val="28"/>
                <w:szCs w:val="28"/>
              </w:rPr>
              <w:t>(</w:t>
            </w:r>
            <w:r w:rsidR="00770E7F" w:rsidRPr="009F36E1">
              <w:rPr>
                <w:rFonts w:ascii="Arial" w:hAnsi="Arial" w:cs="Arial"/>
                <w:sz w:val="28"/>
                <w:szCs w:val="28"/>
              </w:rPr>
              <w:t>a)(s)</w:t>
            </w:r>
          </w:p>
        </w:tc>
        <w:tc>
          <w:tcPr>
            <w:tcW w:w="447" w:type="dxa"/>
            <w:vAlign w:val="center"/>
          </w:tcPr>
          <w:p w14:paraId="683A2C11" w14:textId="77777777" w:rsidR="00770E7F" w:rsidRPr="009F36E1" w:rsidRDefault="00770E7F" w:rsidP="00D80FA9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p w14:paraId="1AB96577" w14:textId="616296F3" w:rsidR="00770E7F" w:rsidRPr="009F36E1" w:rsidRDefault="0015641E" w:rsidP="00D80FA9">
            <w:pPr>
              <w:ind w:right="-74"/>
              <w:rPr>
                <w:rFonts w:ascii="Arial" w:hAnsi="Arial" w:cs="Arial"/>
                <w:sz w:val="28"/>
                <w:szCs w:val="28"/>
              </w:rPr>
            </w:pPr>
            <w:r w:rsidRPr="0015641E">
              <w:rPr>
                <w:rFonts w:ascii="Arial" w:hAnsi="Arial" w:cs="Arial"/>
                <w:sz w:val="28"/>
                <w:szCs w:val="28"/>
              </w:rPr>
              <w:t>RAFAEL NASCIMENTO RAMALHO</w:t>
            </w:r>
          </w:p>
        </w:tc>
      </w:tr>
      <w:tr w:rsidR="00770E7F" w:rsidRPr="009F36E1" w14:paraId="640EA867" w14:textId="77777777" w:rsidTr="21E019B6">
        <w:trPr>
          <w:cantSplit/>
          <w:trHeight w:val="397"/>
        </w:trPr>
        <w:tc>
          <w:tcPr>
            <w:tcW w:w="3686" w:type="dxa"/>
            <w:vAlign w:val="center"/>
          </w:tcPr>
          <w:p w14:paraId="34627CFC" w14:textId="77777777" w:rsidR="00770E7F" w:rsidRPr="009F36E1" w:rsidRDefault="00770E7F" w:rsidP="00D80FA9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Relator(a)</w:t>
            </w:r>
          </w:p>
        </w:tc>
        <w:tc>
          <w:tcPr>
            <w:tcW w:w="447" w:type="dxa"/>
            <w:vAlign w:val="center"/>
          </w:tcPr>
          <w:p w14:paraId="4161AF01" w14:textId="77777777" w:rsidR="00770E7F" w:rsidRPr="009F36E1" w:rsidRDefault="00770E7F" w:rsidP="00D80FA9">
            <w:pPr>
              <w:ind w:right="-11"/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p w14:paraId="5B83A2F0" w14:textId="77777777" w:rsidR="00770E7F" w:rsidRPr="009F36E1" w:rsidRDefault="00770E7F" w:rsidP="00D80FA9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9F36E1">
              <w:rPr>
                <w:rFonts w:ascii="Arial" w:hAnsi="Arial" w:cs="Arial"/>
                <w:b/>
                <w:bCs/>
                <w:sz w:val="28"/>
                <w:szCs w:val="28"/>
              </w:rPr>
              <w:t>Des. Sérgio Rocha</w:t>
            </w:r>
          </w:p>
        </w:tc>
      </w:tr>
    </w:tbl>
    <w:p w14:paraId="638734C5" w14:textId="77777777" w:rsidR="00886ABA" w:rsidRDefault="00886ABA" w:rsidP="00886ABA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14:paraId="06BF179A" w14:textId="1524493D" w:rsidR="00886ABA" w:rsidRDefault="00886ABA" w:rsidP="00F04D88">
      <w:pPr>
        <w:spacing w:after="0" w:line="360" w:lineRule="auto"/>
        <w:rPr>
          <w:rFonts w:ascii="Arial" w:hAnsi="Arial" w:cs="Arial"/>
          <w:sz w:val="28"/>
          <w:szCs w:val="28"/>
        </w:rPr>
      </w:pPr>
      <w:commentRangeStart w:id="3"/>
      <w:r w:rsidRPr="45CC8256">
        <w:rPr>
          <w:rFonts w:ascii="Arial" w:hAnsi="Arial" w:cs="Arial"/>
          <w:b/>
          <w:bCs/>
          <w:sz w:val="28"/>
          <w:szCs w:val="28"/>
        </w:rPr>
        <w:t>EMENT</w:t>
      </w:r>
      <w:r w:rsidR="00893332">
        <w:rPr>
          <w:rFonts w:ascii="Arial" w:hAnsi="Arial" w:cs="Arial"/>
          <w:b/>
          <w:bCs/>
          <w:sz w:val="28"/>
          <w:szCs w:val="28"/>
        </w:rPr>
        <w:t>A</w:t>
      </w:r>
      <w:commentRangeEnd w:id="3"/>
      <w:r w:rsidR="00893332">
        <w:rPr>
          <w:rStyle w:val="Refdecomentrio"/>
          <w:rFonts w:ascii="Arial" w:hAnsi="Arial" w:cs="Arial"/>
          <w:sz w:val="28"/>
          <w:szCs w:val="28"/>
        </w:rPr>
        <w:commentReference w:id="3"/>
      </w:r>
    </w:p>
    <w:p w14:paraId="6BF92DBC" w14:textId="76A3C1E2" w:rsidR="00886ABA" w:rsidRDefault="00893332" w:rsidP="00886ABA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APELAÇÃO CÍVEL. DIREITO PROCESSUAL CIVIL. RESOLUÇÃO DE CONTRATO DE COMPRA E VENDA DE IMÓVEL. REPETIÇÃO DE DEMANDA. COISA JULGADA MATERIAL. </w:t>
      </w:r>
      <w:del w:id="1018" w:author="Assessor GDSXSR" w:date="2026-10-30T16:17:35Z">
        <w:r>
          <w:rPr>
            <w:rFonts w:ascii="Arial" w:hAnsi="Arial" w:cs="Arial"/>
            <w:sz w:val="28"/>
            <w:szCs w:val="28"/>
          </w:rPr>
          <w:delText xml:space="preserve">IMP</w:delText>
        </w:r>
        <w:r>
          <w:rPr>
            <w:rFonts w:ascii="Arial" w:hAnsi="Arial" w:cs="Arial"/>
            <w:sz w:val="28"/>
            <w:szCs w:val="28"/>
          </w:rPr>
          <w:delText xml:space="preserve">OSSIBILIDADE DE REDISCUSSÃO</w:delText>
        </w:r>
        <w:r>
          <w:rPr>
            <w:rFonts w:ascii="Arial" w:hAnsi="Arial" w:cs="Arial"/>
            <w:sz w:val="28"/>
            <w:szCs w:val="28"/>
          </w:rPr>
          <w:delText xml:space="preserve">. </w:delText>
        </w:r>
      </w:del>
      <w:r>
        <w:rPr>
          <w:rFonts w:ascii="Arial" w:hAnsi="Arial" w:cs="Arial"/>
          <w:sz w:val="28"/>
          <w:szCs w:val="28"/>
        </w:rPr>
        <w:t xml:space="preserve">TEORIA DA CAUSA MADURA INAPLICÁVEL. RECURSO NÃO PROVIDO.</w:t>
      </w:r>
      <w:del w:id="1019" w:author="Assessor GDSXSR" w:date="2026-10-30T16:17:35Z">
        <w:r>
          <w:rPr>
            <w:rFonts w:ascii="Arial" w:hAnsi="Arial" w:cs="Arial"/>
            <w:sz w:val="28"/>
            <w:szCs w:val="28"/>
          </w:rPr>
          <w:delText xml:space="preserve"> </w:delText>
        </w:r>
      </w:del>
    </w:p>
    <w:p w14:paraId="515C6761" w14:textId="77777777" w:rsidR="00886ABA" w:rsidRPr="0034247B" w:rsidRDefault="00886ABA" w:rsidP="00886ABA">
      <w:pPr>
        <w:spacing w:after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34247B">
        <w:rPr>
          <w:rFonts w:ascii="Arial" w:hAnsi="Arial" w:cs="Arial"/>
          <w:b/>
          <w:bCs/>
          <w:sz w:val="28"/>
          <w:szCs w:val="28"/>
        </w:rPr>
        <w:t>I. Caso em exame</w:t>
      </w:r>
    </w:p>
    <w:p w14:paraId="60F6C53C" w14:textId="2C1A5824" w:rsidR="00886ABA" w:rsidRDefault="00893332" w:rsidP="00886ABA">
      <w:pPr>
        <w:pStyle w:val="PargrafodaLista"/>
        <w:spacing w:after="0" w:line="360" w:lineRule="auto"/>
        <w:ind w:left="0"/>
        <w:jc w:val="both"/>
        <w:rPr>
          <w:rFonts w:ascii="Arial" w:hAnsi="Arial" w:cs="Arial"/>
          <w:sz w:val="28"/>
          <w:szCs w:val="28"/>
        </w:rPr>
      </w:pPr>
      <w:commentRangeStart w:id="4"/>
      <w:r>
        <w:rPr>
          <w:rFonts w:ascii="Arial" w:hAnsi="Arial" w:cs="Arial"/>
          <w:sz w:val="28"/>
          <w:szCs w:val="28"/>
        </w:rPr>
        <w:t xml:space="preserve">1. Ação </w:t>
      </w:r>
      <w:r>
        <w:rPr>
          <w:rFonts w:ascii="Arial" w:hAnsi="Arial" w:cs="Arial"/>
          <w:color w:val="808080"/>
          <w:sz w:val="28"/>
          <w:szCs w:val="28"/>
        </w:rPr>
        <w:t xml:space="preserve">proposta</w:t>
      </w:r>
      <w:r>
        <w:rPr>
          <w:rFonts w:ascii="Arial" w:hAnsi="Arial" w:cs="Arial"/>
          <w:sz w:val="28"/>
          <w:szCs w:val="28"/>
        </w:rPr>
        <w:t xml:space="preserve"> por</w:t>
      </w:r>
      <w:r>
        <w:rPr>
          <w:rFonts w:ascii="Arial" w:hAnsi="Arial" w:cs="Arial"/>
          <w:color w:val="808080"/>
          <w:sz w:val="28"/>
          <w:szCs w:val="28"/>
        </w:rPr>
        <w:t xml:space="preserve"> consumidora</w:t>
      </w:r>
      <w:r>
        <w:rPr>
          <w:rFonts w:ascii="Arial" w:hAnsi="Arial" w:cs="Arial"/>
          <w:sz w:val="28"/>
          <w:szCs w:val="28"/>
        </w:rPr>
        <w:t xml:space="preserve"> contra pessoa natural, responsável pelo ativo e passivo de sociedade empresária extinta, </w:t>
      </w:r>
      <w:del w:id="1020" w:author="Assessor GDSXSR" w:date="2026-10-30T16:17:35Z">
        <w:r>
          <w:rPr>
            <w:rFonts w:ascii="Arial" w:hAnsi="Arial" w:cs="Arial"/>
            <w:sz w:val="28"/>
            <w:szCs w:val="28"/>
          </w:rPr>
          <w:delText xml:space="preserve">visando</w:delText>
        </w:r>
      </w:del>
      <w:ins w:id="1021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para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022" w:author="Assessor GDSXSR" w:date="2026-10-30T16:17:35Z">
        <w:r>
          <w:rPr>
            <w:rFonts w:ascii="Arial" w:hAnsi="Arial" w:cs="Arial"/>
            <w:sz w:val="28"/>
            <w:szCs w:val="28"/>
          </w:rPr>
          <w:delText xml:space="preserve">à resolução de</w:delText>
        </w:r>
      </w:del>
      <w:ins w:id="1023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resolver</w:t>
        </w:r>
      </w:ins>
      <w:r>
        <w:rPr>
          <w:rFonts w:ascii="Arial" w:hAnsi="Arial" w:cs="Arial"/>
          <w:sz w:val="28"/>
          <w:szCs w:val="28"/>
        </w:rPr>
        <w:t xml:space="preserve"> contrato de compra e venda de imóvel, </w:t>
      </w:r>
      <w:del w:id="1024" w:author="Assessor GDSXSR" w:date="2026-10-30T16:17:35Z">
        <w:r>
          <w:rPr>
            <w:rFonts w:ascii="Arial" w:hAnsi="Arial" w:cs="Arial"/>
            <w:sz w:val="28"/>
            <w:szCs w:val="28"/>
          </w:rPr>
          <w:delText xml:space="preserve">à restituição de</w:delText>
        </w:r>
      </w:del>
      <w:ins w:id="1025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restituir</w:t>
        </w:r>
      </w:ins>
      <w:r>
        <w:rPr>
          <w:rFonts w:ascii="Arial" w:hAnsi="Arial" w:cs="Arial"/>
          <w:sz w:val="28"/>
          <w:szCs w:val="28"/>
        </w:rPr>
        <w:t xml:space="preserve"> R$ 25.000,00, </w:t>
      </w:r>
      <w:del w:id="1026" w:author="Assessor GDSXSR" w:date="2026-10-30T16:17:35Z">
        <w:r>
          <w:rPr>
            <w:rFonts w:ascii="Arial" w:hAnsi="Arial" w:cs="Arial"/>
            <w:sz w:val="28"/>
            <w:szCs w:val="28"/>
          </w:rPr>
          <w:delText xml:space="preserve">ao ressarcimento de</w:delText>
        </w:r>
      </w:del>
      <w:ins w:id="1027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ressarcir</w:t>
        </w:r>
      </w:ins>
      <w:r>
        <w:rPr>
          <w:rFonts w:ascii="Arial" w:hAnsi="Arial" w:cs="Arial"/>
          <w:sz w:val="28"/>
          <w:szCs w:val="28"/>
        </w:rPr>
        <w:t xml:space="preserve"> aluguéis e </w:t>
      </w:r>
      <w:del w:id="1028" w:author="Assessor GDSXSR" w:date="2026-10-30T16:17:35Z">
        <w:r>
          <w:rPr>
            <w:rFonts w:ascii="Arial" w:hAnsi="Arial" w:cs="Arial"/>
            <w:sz w:val="28"/>
            <w:szCs w:val="28"/>
          </w:rPr>
          <w:delText xml:space="preserve">à compensação por</w:delText>
        </w:r>
      </w:del>
      <w:ins w:id="1029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compensar</w:t>
        </w:r>
      </w:ins>
      <w:r>
        <w:rPr>
          <w:rFonts w:ascii="Arial" w:hAnsi="Arial" w:cs="Arial"/>
          <w:sz w:val="28"/>
          <w:szCs w:val="28"/>
        </w:rPr>
        <w:t xml:space="preserve"> danos morais, </w:t>
      </w:r>
      <w:del w:id="1030" w:author="Assessor GDSXSR" w:date="2026-10-30T16:17:35Z">
        <w:r>
          <w:rPr>
            <w:rFonts w:ascii="Arial" w:hAnsi="Arial" w:cs="Arial"/>
            <w:sz w:val="28"/>
            <w:szCs w:val="28"/>
          </w:rPr>
          <w:delText xml:space="preserve">em razão da alegada</w:delText>
        </w:r>
      </w:del>
      <w:ins w:id="1031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pela</w:t>
        </w:r>
      </w:ins>
      <w:r>
        <w:rPr>
          <w:rFonts w:ascii="Arial" w:hAnsi="Arial" w:cs="Arial"/>
          <w:sz w:val="28"/>
          <w:szCs w:val="28"/>
        </w:rPr>
        <w:t xml:space="preserve"> falta de entrega do bem no prazo contratado</w:t>
      </w:r>
      <w:r>
        <w:rPr>
          <w:rFonts w:ascii="Arial" w:hAnsi="Arial" w:cs="Arial"/>
          <w:color w:val="808080"/>
          <w:sz w:val="28"/>
          <w:szCs w:val="28"/>
        </w:rPr>
        <w:t xml:space="preserve"> (R$ 160</w:t>
      </w:r>
      <w:r>
        <w:rPr>
          <w:rFonts w:ascii="Arial" w:hAnsi="Arial" w:cs="Arial"/>
          <w:sz w:val="28"/>
          <w:szCs w:val="28"/>
        </w:rPr>
        <w:t xml:space="preserve">.</w:t>
      </w:r>
      <w:r>
        <w:rPr>
          <w:rFonts w:ascii="Arial" w:hAnsi="Arial" w:cs="Arial"/>
          <w:color w:val="808080"/>
          <w:sz w:val="28"/>
          <w:szCs w:val="28"/>
        </w:rPr>
        <w:t xml:space="preserve">000,00).</w:t>
      </w:r>
      <w:commentRangeEnd w:id="4"/>
      <w:r>
        <w:rPr>
          <w:rStyle w:val="Refdecomentrio"/>
          <w:rFonts w:ascii="Arial" w:hAnsi="Arial" w:cs="Arial"/>
          <w:color w:val="808080"/>
          <w:sz w:val="28"/>
          <w:szCs w:val="28"/>
        </w:rPr>
        <w:commentReference w:id="4"/>
      </w:r>
    </w:p>
    <w:p w14:paraId="7A5E7795" w14:textId="30F6106C" w:rsidR="00511630" w:rsidRDefault="00511630" w:rsidP="00886ABA">
      <w:pPr>
        <w:pStyle w:val="PargrafodaLista"/>
        <w:spacing w:after="0" w:line="360" w:lineRule="auto"/>
        <w:ind w:left="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2.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A sentença extinguiu o processo sem resolução do mérito, por </w:t>
      </w:r>
      <w:del w:id="1032" w:author="Assessor GDSXSR" w:date="2026-10-30T16:17:35Z">
        <w:r>
          <w:rPr>
            <w:rFonts w:ascii="Arial" w:hAnsi="Arial" w:cs="Arial"/>
            <w:sz w:val="28"/>
            <w:szCs w:val="28"/>
          </w:rPr>
          <w:delText xml:space="preserve">reconhecer a </w:delText>
        </w:r>
      </w:del>
      <w:r>
        <w:rPr>
          <w:rFonts w:ascii="Arial" w:hAnsi="Arial" w:cs="Arial"/>
          <w:sz w:val="28"/>
          <w:szCs w:val="28"/>
        </w:rPr>
        <w:t xml:space="preserve">coisa julgada decorrente de ação anterior fundada no mesmo contrato e </w:t>
      </w:r>
      <w:del w:id="1033" w:author="Assessor GDSXSR" w:date="2026-10-30T16:17:35Z">
        <w:r>
          <w:rPr>
            <w:rFonts w:ascii="Arial" w:hAnsi="Arial" w:cs="Arial"/>
            <w:sz w:val="28"/>
            <w:szCs w:val="28"/>
          </w:rPr>
          <w:delText xml:space="preserve">no mesmo </w:delText>
        </w:r>
      </w:del>
      <w:r>
        <w:rPr>
          <w:rFonts w:ascii="Arial" w:hAnsi="Arial" w:cs="Arial"/>
          <w:sz w:val="28"/>
          <w:szCs w:val="28"/>
        </w:rPr>
        <w:t xml:space="preserve">inadimplemento.</w:t>
      </w:r>
      <w:r>
        <w:rPr>
          <w:rFonts w:ascii="Arial" w:hAnsi="Arial" w:cs="Arial"/>
          <w:sz w:val="28"/>
          <w:szCs w:val="28"/>
        </w:rPr>
        <w:t xml:space="preserve"> Embargos de declaração rejeitados.</w:t>
      </w:r>
    </w:p>
    <w:p w14:paraId="3CC7FA98" w14:textId="43C1B41D" w:rsidR="00511630" w:rsidRDefault="00511630" w:rsidP="00886ABA">
      <w:pPr>
        <w:pStyle w:val="PargrafodaLista"/>
        <w:spacing w:after="0" w:line="360" w:lineRule="auto"/>
        <w:ind w:left="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3.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A autora apelou</w:t>
      </w:r>
      <w:r>
        <w:rPr>
          <w:rFonts w:ascii="Arial" w:hAnsi="Arial" w:cs="Arial"/>
          <w:sz w:val="28"/>
          <w:szCs w:val="28"/>
        </w:rPr>
        <w:t xml:space="preserve">, </w:t>
      </w:r>
      <w:del w:id="1034" w:author="Assessor GDSXSR" w:date="2026-10-30T16:17:35Z">
        <w:r>
          <w:rPr>
            <w:rFonts w:ascii="Arial" w:hAnsi="Arial" w:cs="Arial"/>
            <w:sz w:val="28"/>
            <w:szCs w:val="28"/>
          </w:rPr>
          <w:delText xml:space="preserve">s</w:delText>
        </w:r>
        <w:r>
          <w:rPr>
            <w:rFonts w:ascii="Arial" w:hAnsi="Arial" w:cs="Arial"/>
            <w:sz w:val="28"/>
            <w:szCs w:val="28"/>
          </w:rPr>
          <w:delText xml:space="preserve">ustent</w:delText>
        </w:r>
        <w:r>
          <w:rPr>
            <w:rFonts w:ascii="Arial" w:hAnsi="Arial" w:cs="Arial"/>
            <w:sz w:val="28"/>
            <w:szCs w:val="28"/>
          </w:rPr>
          <w:delText xml:space="preserve">ando</w:delText>
        </w:r>
      </w:del>
      <w:ins w:id="1035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alegando</w:t>
        </w:r>
      </w:ins>
      <w:r>
        <w:rPr>
          <w:rFonts w:ascii="Arial" w:hAnsi="Arial" w:cs="Arial"/>
          <w:sz w:val="28"/>
          <w:szCs w:val="28"/>
        </w:rPr>
        <w:t xml:space="preserve"> afronta </w:t>
      </w:r>
      <w:del w:id="1036" w:author="Assessor GDSXSR" w:date="2026-10-30T16:17:35Z">
        <w:r>
          <w:rPr>
            <w:rFonts w:ascii="Arial" w:hAnsi="Arial" w:cs="Arial"/>
            <w:sz w:val="28"/>
            <w:szCs w:val="28"/>
          </w:rPr>
          <w:delText xml:space="preserve">a</w:delText>
        </w:r>
      </w:del>
      <w:ins w:id="1037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ao</w:t>
        </w:r>
      </w:ins>
      <w:r>
        <w:rPr>
          <w:rFonts w:ascii="Arial" w:hAnsi="Arial" w:cs="Arial"/>
          <w:sz w:val="28"/>
          <w:szCs w:val="28"/>
        </w:rPr>
        <w:t xml:space="preserve"> acórdão anterior</w:t>
      </w:r>
      <w:del w:id="1038" w:author="Assessor GDSXSR" w:date="2026-10-30T16:17:35Z">
        <w:r>
          <w:rPr>
            <w:rFonts w:ascii="Arial" w:hAnsi="Arial" w:cs="Arial"/>
            <w:sz w:val="28"/>
            <w:szCs w:val="28"/>
          </w:rPr>
          <w:delText xml:space="preserve"> da 4ª Turma Cível</w:delText>
        </w:r>
      </w:del>
      <w:r>
        <w:rPr>
          <w:rFonts w:ascii="Arial" w:hAnsi="Arial" w:cs="Arial"/>
          <w:sz w:val="28"/>
          <w:szCs w:val="28"/>
        </w:rPr>
        <w:t xml:space="preserve">, inexistência de coisa julgada</w:t>
      </w:r>
      <w:del w:id="1039" w:author="Assessor GDSXSR" w:date="2026-10-30T16:17:35Z">
        <w:r>
          <w:rPr>
            <w:rFonts w:ascii="Arial" w:hAnsi="Arial" w:cs="Arial"/>
            <w:sz w:val="28"/>
            <w:szCs w:val="28"/>
          </w:rPr>
          <w:delText xml:space="preserve"> material, possibilidade de renovar a demanda com novas provas</w:delText>
        </w:r>
      </w:del>
      <w:r>
        <w:rPr>
          <w:rFonts w:ascii="Arial" w:hAnsi="Arial" w:cs="Arial"/>
          <w:sz w:val="28"/>
          <w:szCs w:val="28"/>
        </w:rPr>
        <w:t xml:space="preserve">, inadimplemento continuado, efeitos</w:t>
      </w:r>
      <w:del w:id="1040" w:author="Assessor GDSXSR" w:date="2026-10-30T16:17:35Z">
        <w:r>
          <w:rPr>
            <w:rFonts w:ascii="Arial" w:hAnsi="Arial" w:cs="Arial"/>
            <w:sz w:val="28"/>
            <w:szCs w:val="28"/>
          </w:rPr>
          <w:delText xml:space="preserve"> materiais</w:delText>
        </w:r>
      </w:del>
      <w:r>
        <w:rPr>
          <w:rFonts w:ascii="Arial" w:hAnsi="Arial" w:cs="Arial"/>
          <w:sz w:val="28"/>
          <w:szCs w:val="28"/>
        </w:rPr>
        <w:t xml:space="preserve"> da revelia, deficiência da </w:t>
      </w:r>
      <w:del w:id="1041" w:author="Assessor GDSXSR" w:date="2026-10-30T16:17:35Z">
        <w:r>
          <w:rPr>
            <w:rFonts w:ascii="Arial" w:hAnsi="Arial" w:cs="Arial"/>
            <w:sz w:val="28"/>
            <w:szCs w:val="28"/>
          </w:rPr>
          <w:delText xml:space="preserve">prestação jurisdicional</w:delText>
        </w:r>
      </w:del>
      <w:ins w:id="1042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sentença</w:t>
        </w:r>
      </w:ins>
      <w:r>
        <w:rPr>
          <w:rFonts w:ascii="Arial" w:hAnsi="Arial" w:cs="Arial"/>
          <w:sz w:val="28"/>
          <w:szCs w:val="28"/>
        </w:rPr>
        <w:t xml:space="preserve"> e</w:t>
      </w:r>
      <w:del w:id="1043" w:author="Assessor GDSXSR" w:date="2026-10-30T16:17:35Z">
        <w:r>
          <w:rPr>
            <w:rFonts w:ascii="Arial" w:hAnsi="Arial" w:cs="Arial"/>
            <w:sz w:val="28"/>
            <w:szCs w:val="28"/>
          </w:rPr>
          <w:delText xml:space="preserve"> aplicação da teoria da</w:delText>
        </w:r>
      </w:del>
      <w:r>
        <w:rPr>
          <w:rFonts w:ascii="Arial" w:hAnsi="Arial" w:cs="Arial"/>
          <w:sz w:val="28"/>
          <w:szCs w:val="28"/>
        </w:rPr>
        <w:t xml:space="preserve"> causa madura</w:t>
      </w:r>
      <w:del w:id="1044" w:author="Assessor GDSXSR" w:date="2026-10-30T16:17:35Z">
        <w:r>
          <w:rPr>
            <w:rFonts w:ascii="Arial" w:hAnsi="Arial" w:cs="Arial"/>
            <w:sz w:val="28"/>
            <w:szCs w:val="28"/>
          </w:rPr>
          <w:delText xml:space="preserve">.</w:delText>
        </w:r>
      </w:del>
      <w:ins w:id="1045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,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046" w:author="Assessor GDSXSR" w:date="2026-10-30T16:17:35Z">
        <w:r>
          <w:rPr>
            <w:rFonts w:ascii="Arial" w:hAnsi="Arial" w:cs="Arial"/>
            <w:sz w:val="28"/>
            <w:szCs w:val="28"/>
          </w:rPr>
          <w:delText xml:space="preserve">Requereu</w:delText>
        </w:r>
      </w:del>
      <w:ins w:id="1047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e pediu</w:t>
        </w:r>
      </w:ins>
      <w:r>
        <w:rPr>
          <w:rFonts w:ascii="Arial" w:hAnsi="Arial" w:cs="Arial"/>
          <w:sz w:val="28"/>
          <w:szCs w:val="28"/>
        </w:rPr>
        <w:t xml:space="preserve"> a cassação da sentença e </w:t>
      </w:r>
      <w:del w:id="1048" w:author="Assessor GDSXSR" w:date="2026-10-30T16:17:35Z">
        <w:r>
          <w:rPr>
            <w:rFonts w:ascii="Arial" w:hAnsi="Arial" w:cs="Arial"/>
            <w:sz w:val="28"/>
            <w:szCs w:val="28"/>
          </w:rPr>
          <w:delText xml:space="preserve">o julgamento de</w:delText>
        </w:r>
      </w:del>
      <w:ins w:id="1049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a</w:t>
        </w:r>
      </w:ins>
      <w:r>
        <w:rPr>
          <w:rFonts w:ascii="Arial" w:hAnsi="Arial" w:cs="Arial"/>
          <w:sz w:val="28"/>
          <w:szCs w:val="28"/>
        </w:rPr>
        <w:t xml:space="preserve"> procedência dos pedidos.</w:t>
      </w:r>
    </w:p>
    <w:p w14:paraId="75F97632" w14:textId="77777777" w:rsidR="00886ABA" w:rsidRPr="0034247B" w:rsidRDefault="00886ABA" w:rsidP="00886ABA">
      <w:pPr>
        <w:pStyle w:val="PargrafodaLista"/>
        <w:spacing w:after="0" w:line="360" w:lineRule="auto"/>
        <w:ind w:left="0"/>
        <w:jc w:val="both"/>
        <w:rPr>
          <w:rFonts w:ascii="Arial" w:hAnsi="Arial" w:cs="Arial"/>
          <w:b/>
          <w:bCs/>
          <w:sz w:val="28"/>
          <w:szCs w:val="28"/>
        </w:rPr>
      </w:pPr>
      <w:r w:rsidRPr="0034247B">
        <w:rPr>
          <w:rFonts w:ascii="Arial" w:hAnsi="Arial" w:cs="Arial"/>
          <w:b/>
          <w:bCs/>
          <w:sz w:val="28"/>
          <w:szCs w:val="28"/>
        </w:rPr>
        <w:t>II. Questão em discussão</w:t>
      </w:r>
    </w:p>
    <w:p w14:paraId="7E384F7A" w14:textId="1B49B17F" w:rsidR="00886ABA" w:rsidRDefault="00511630" w:rsidP="00886ABA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commentRangeStart w:id="5"/>
      <w:commentRangeStart w:id="18"/>
      <w:r>
        <w:rPr>
          <w:rFonts w:ascii="Arial" w:hAnsi="Arial" w:cs="Arial"/>
          <w:sz w:val="28"/>
          <w:szCs w:val="28"/>
        </w:rPr>
        <w:t xml:space="preserve">4. Há </w:t>
      </w:r>
      <w:r>
        <w:rPr>
          <w:rFonts w:ascii="Arial" w:hAnsi="Arial" w:cs="Arial"/>
          <w:color w:val="808080"/>
          <w:sz w:val="28"/>
          <w:szCs w:val="28"/>
        </w:rPr>
        <w:t xml:space="preserve">duas</w:t>
      </w:r>
      <w:r>
        <w:rPr>
          <w:rFonts w:ascii="Arial" w:hAnsi="Arial" w:cs="Arial"/>
          <w:sz w:val="28"/>
          <w:szCs w:val="28"/>
        </w:rPr>
        <w:t xml:space="preserve"> questões em discussão: (i) saber se </w:t>
      </w:r>
      <w:r>
        <w:rPr>
          <w:rFonts w:ascii="Arial" w:hAnsi="Arial" w:cs="Arial"/>
          <w:color w:val="808080"/>
          <w:sz w:val="28"/>
          <w:szCs w:val="28"/>
        </w:rPr>
        <w:t xml:space="preserve">a</w:t>
      </w:r>
      <w:r>
        <w:rPr>
          <w:rFonts w:ascii="Arial" w:hAnsi="Arial" w:cs="Arial"/>
          <w:sz w:val="28"/>
          <w:szCs w:val="28"/>
        </w:rPr>
        <w:t xml:space="preserve"> coisa julgada </w:t>
      </w:r>
      <w:r>
        <w:rPr>
          <w:rFonts w:ascii="Arial" w:hAnsi="Arial" w:cs="Arial"/>
          <w:color w:val="808080"/>
          <w:sz w:val="28"/>
          <w:szCs w:val="28"/>
        </w:rPr>
        <w:t xml:space="preserve">formada em ação anterior, </w:t>
      </w:r>
      <w:del w:id="1050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delText xml:space="preserve">fundada</w:delText>
        </w:r>
      </w:del>
      <w:ins w:id="1051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com</w:t>
        </w:r>
      </w:ins>
      <w:r>
        <w:rPr>
          <w:rFonts w:ascii="Arial" w:hAnsi="Arial" w:cs="Arial"/>
          <w:color w:val="808080"/>
          <w:sz w:val="28"/>
          <w:szCs w:val="28"/>
        </w:rPr>
        <w:t xml:space="preserve"> </w:t>
      </w:r>
      <w:del w:id="1052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delText xml:space="preserve">no</w:delText>
        </w:r>
      </w:del>
      <w:ins w:id="1053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o</w:t>
        </w:r>
      </w:ins>
      <w:r>
        <w:rPr>
          <w:rFonts w:ascii="Arial" w:hAnsi="Arial" w:cs="Arial"/>
          <w:color w:val="808080"/>
          <w:sz w:val="28"/>
          <w:szCs w:val="28"/>
        </w:rPr>
        <w:t xml:space="preserve"> mesmo contrato e</w:t>
      </w:r>
      <w:del w:id="1054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delText xml:space="preserve"> no mesmo</w:delText>
        </w:r>
      </w:del>
      <w:r>
        <w:rPr>
          <w:rFonts w:ascii="Arial" w:hAnsi="Arial" w:cs="Arial"/>
          <w:color w:val="808080"/>
          <w:sz w:val="28"/>
          <w:szCs w:val="28"/>
        </w:rPr>
        <w:t xml:space="preserve"> inadimplemento, impede a renovação da demanda</w:t>
      </w:r>
      <w:del w:id="1055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delText xml:space="preserve">, diante do</w:delText>
        </w:r>
        <w:r>
          <w:rPr>
            <w:rFonts w:ascii="Arial" w:hAnsi="Arial" w:cs="Arial"/>
            <w:sz w:val="28"/>
            <w:szCs w:val="28"/>
          </w:rPr>
          <w:delText xml:space="preserve"> acórdão anterior </w:delText>
        </w:r>
        <w:r>
          <w:rPr>
            <w:rFonts w:ascii="Arial" w:hAnsi="Arial" w:cs="Arial"/>
            <w:color w:val="808080"/>
            <w:sz w:val="28"/>
            <w:szCs w:val="28"/>
          </w:rPr>
          <w:delText xml:space="preserve">desta</w:delText>
        </w:r>
        <w:r>
          <w:rPr>
            <w:rFonts w:ascii="Arial" w:hAnsi="Arial" w:cs="Arial"/>
            <w:sz w:val="28"/>
            <w:szCs w:val="28"/>
          </w:rPr>
          <w:delText xml:space="preserve"> </w:delText>
        </w:r>
        <w:r>
          <w:rPr>
            <w:rFonts w:ascii="Arial" w:hAnsi="Arial" w:cs="Arial"/>
            <w:color w:val="808080"/>
            <w:sz w:val="28"/>
            <w:szCs w:val="28"/>
          </w:rPr>
          <w:delText xml:space="preserve">Turma,</w:delText>
        </w:r>
        <w:r>
          <w:rPr>
            <w:rFonts w:ascii="Arial" w:hAnsi="Arial" w:cs="Arial"/>
            <w:sz w:val="28"/>
            <w:szCs w:val="28"/>
          </w:rPr>
          <w:delText xml:space="preserve"> </w:delText>
        </w:r>
        <w:r>
          <w:rPr>
            <w:rFonts w:ascii="Arial" w:hAnsi="Arial" w:cs="Arial"/>
            <w:color w:val="808080"/>
            <w:sz w:val="28"/>
            <w:szCs w:val="28"/>
          </w:rPr>
          <w:delText xml:space="preserve">da</w:delText>
        </w:r>
        <w:r>
          <w:rPr>
            <w:rFonts w:ascii="Arial" w:hAnsi="Arial" w:cs="Arial"/>
            <w:sz w:val="28"/>
            <w:szCs w:val="28"/>
          </w:rPr>
          <w:delText xml:space="preserve"> </w:delText>
        </w:r>
        <w:r>
          <w:rPr>
            <w:rFonts w:ascii="Arial" w:hAnsi="Arial" w:cs="Arial"/>
            <w:color w:val="808080"/>
            <w:sz w:val="28"/>
            <w:szCs w:val="28"/>
          </w:rPr>
          <w:delText xml:space="preserve">sucessão empresarial,</w:delText>
        </w:r>
        <w:r>
          <w:rPr>
            <w:rFonts w:ascii="Arial" w:hAnsi="Arial" w:cs="Arial"/>
            <w:sz w:val="28"/>
            <w:szCs w:val="28"/>
          </w:rPr>
          <w:delText xml:space="preserve"> do </w:delText>
        </w:r>
        <w:r>
          <w:rPr>
            <w:rFonts w:ascii="Arial" w:hAnsi="Arial" w:cs="Arial"/>
            <w:color w:val="808080"/>
            <w:sz w:val="28"/>
            <w:szCs w:val="28"/>
          </w:rPr>
          <w:delText xml:space="preserve">inadimplemento</w:delText>
        </w:r>
        <w:r>
          <w:rPr>
            <w:rFonts w:ascii="Arial" w:hAnsi="Arial" w:cs="Arial"/>
            <w:sz w:val="28"/>
            <w:szCs w:val="28"/>
          </w:rPr>
          <w:delText xml:space="preserve"> </w:delText>
        </w:r>
        <w:r>
          <w:rPr>
            <w:rFonts w:ascii="Arial" w:hAnsi="Arial" w:cs="Arial"/>
            <w:color w:val="808080"/>
            <w:sz w:val="28"/>
            <w:szCs w:val="28"/>
          </w:rPr>
          <w:delText xml:space="preserve">continuado</w:delText>
        </w:r>
        <w:r>
          <w:rPr>
            <w:rFonts w:ascii="Arial" w:hAnsi="Arial" w:cs="Arial"/>
            <w:sz w:val="28"/>
            <w:szCs w:val="28"/>
          </w:rPr>
          <w:delText xml:space="preserve"> </w:delText>
        </w:r>
        <w:r>
          <w:rPr>
            <w:rFonts w:ascii="Arial" w:hAnsi="Arial" w:cs="Arial"/>
            <w:color w:val="808080"/>
            <w:sz w:val="28"/>
            <w:szCs w:val="28"/>
          </w:rPr>
          <w:delText xml:space="preserve">e</w:delText>
        </w:r>
        <w:r>
          <w:rPr>
            <w:rFonts w:ascii="Arial" w:hAnsi="Arial" w:cs="Arial"/>
            <w:sz w:val="28"/>
            <w:szCs w:val="28"/>
          </w:rPr>
          <w:delText xml:space="preserve"> da </w:delText>
        </w:r>
        <w:r>
          <w:rPr>
            <w:rFonts w:ascii="Arial" w:hAnsi="Arial" w:cs="Arial"/>
            <w:color w:val="808080"/>
            <w:sz w:val="28"/>
            <w:szCs w:val="28"/>
          </w:rPr>
          <w:delText xml:space="preserve">insuficiência</w:delText>
        </w:r>
        <w:r>
          <w:rPr>
            <w:rFonts w:ascii="Arial" w:hAnsi="Arial" w:cs="Arial"/>
            <w:sz w:val="28"/>
            <w:szCs w:val="28"/>
          </w:rPr>
          <w:delText xml:space="preserve"> </w:delText>
        </w:r>
        <w:r>
          <w:rPr>
            <w:rFonts w:ascii="Arial" w:hAnsi="Arial" w:cs="Arial"/>
            <w:color w:val="808080"/>
            <w:sz w:val="28"/>
            <w:szCs w:val="28"/>
          </w:rPr>
          <w:delText xml:space="preserve">de provas</w:delText>
        </w:r>
      </w:del>
      <w:r>
        <w:rPr>
          <w:rFonts w:ascii="Arial" w:hAnsi="Arial" w:cs="Arial"/>
          <w:sz w:val="28"/>
          <w:szCs w:val="28"/>
        </w:rPr>
        <w:t xml:space="preserve">;</w:t>
      </w:r>
      <w:r>
        <w:rPr>
          <w:rFonts w:ascii="Arial" w:hAnsi="Arial" w:cs="Arial"/>
          <w:color w:val="808080"/>
          <w:sz w:val="28"/>
          <w:szCs w:val="28"/>
        </w:rPr>
        <w:t xml:space="preserve"> e</w:t>
      </w:r>
      <w:r>
        <w:rPr>
          <w:rFonts w:ascii="Arial" w:hAnsi="Arial" w:cs="Arial"/>
          <w:sz w:val="28"/>
          <w:szCs w:val="28"/>
        </w:rPr>
        <w:t xml:space="preserve"> (ii) definir se a </w:t>
      </w:r>
      <w:r>
        <w:rPr>
          <w:rFonts w:ascii="Arial" w:hAnsi="Arial" w:cs="Arial"/>
          <w:color w:val="808080"/>
          <w:sz w:val="28"/>
          <w:szCs w:val="28"/>
        </w:rPr>
        <w:t xml:space="preserve">revelia</w:t>
      </w:r>
      <w:r>
        <w:rPr>
          <w:rFonts w:ascii="Arial" w:hAnsi="Arial" w:cs="Arial"/>
          <w:sz w:val="28"/>
          <w:szCs w:val="28"/>
        </w:rPr>
        <w:t xml:space="preserve">, a </w:t>
      </w:r>
      <w:r>
        <w:rPr>
          <w:rFonts w:ascii="Arial" w:hAnsi="Arial" w:cs="Arial"/>
          <w:color w:val="808080"/>
          <w:sz w:val="28"/>
          <w:szCs w:val="28"/>
        </w:rPr>
        <w:t xml:space="preserve">alegada</w:t>
      </w:r>
      <w:r>
        <w:rPr>
          <w:rFonts w:ascii="Arial" w:hAnsi="Arial" w:cs="Arial"/>
          <w:sz w:val="28"/>
          <w:szCs w:val="28"/>
        </w:rPr>
        <w:t xml:space="preserve"> deficiência </w:t>
      </w:r>
      <w:r>
        <w:rPr>
          <w:rFonts w:ascii="Arial" w:hAnsi="Arial" w:cs="Arial"/>
          <w:color w:val="808080"/>
          <w:sz w:val="28"/>
          <w:szCs w:val="28"/>
        </w:rPr>
        <w:t xml:space="preserve">da</w:t>
      </w:r>
      <w:r>
        <w:rPr>
          <w:rFonts w:ascii="Arial" w:hAnsi="Arial" w:cs="Arial"/>
          <w:sz w:val="28"/>
          <w:szCs w:val="28"/>
        </w:rPr>
        <w:t xml:space="preserve"> </w:t>
      </w:r>
      <w:del w:id="1056" w:author="Assessor GDSXSR" w:date="2026-10-30T16:17:35Z">
        <w:r>
          <w:rPr>
            <w:rFonts w:ascii="Arial" w:hAnsi="Arial" w:cs="Arial"/>
            <w:sz w:val="28"/>
            <w:szCs w:val="28"/>
          </w:rPr>
          <w:delText xml:space="preserve">prestação jurisdicional</w:delText>
        </w:r>
      </w:del>
      <w:ins w:id="1057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sentença</w:t>
        </w:r>
      </w:ins>
      <w:r>
        <w:rPr>
          <w:rFonts w:ascii="Arial" w:hAnsi="Arial" w:cs="Arial"/>
          <w:sz w:val="28"/>
          <w:szCs w:val="28"/>
        </w:rPr>
        <w:t xml:space="preserve"> e a</w:t>
      </w:r>
      <w:del w:id="1058" w:author="Assessor GDSXSR" w:date="2026-10-30T16:17:35Z">
        <w:r>
          <w:rPr>
            <w:rFonts w:ascii="Arial" w:hAnsi="Arial" w:cs="Arial"/>
            <w:sz w:val="28"/>
            <w:szCs w:val="28"/>
          </w:rPr>
          <w:delText xml:space="preserve"> teoria da</w:delText>
        </w:r>
      </w:del>
      <w:r>
        <w:rPr>
          <w:rFonts w:ascii="Arial" w:hAnsi="Arial" w:cs="Arial"/>
          <w:sz w:val="28"/>
          <w:szCs w:val="28"/>
        </w:rPr>
        <w:t xml:space="preserve"> causa madura</w:t>
      </w:r>
      <w:r>
        <w:rPr>
          <w:rFonts w:ascii="Arial" w:hAnsi="Arial" w:cs="Arial"/>
          <w:color w:val="808080"/>
          <w:sz w:val="28"/>
          <w:szCs w:val="28"/>
        </w:rPr>
        <w:t xml:space="preserve"> autorizam o julgamento imediato do mérito</w:t>
      </w:r>
      <w:r>
        <w:rPr>
          <w:rFonts w:ascii="Arial" w:hAnsi="Arial" w:cs="Arial"/>
          <w:sz w:val="28"/>
          <w:szCs w:val="28"/>
        </w:rPr>
        <w:t xml:space="preserve">.</w:t>
      </w:r>
      <w:commentRangeEnd w:id="18"/>
      <w:r>
        <w:rPr>
          <w:rStyle w:val="CommentReference"/>
        </w:rPr>
        <w:commentReference w:id="18"/>
      </w:r>
      <w:commentRangeEnd w:id="5"/>
      <w:r>
        <w:rPr>
          <w:rStyle w:val="Refdecomentrio"/>
          <w:rFonts w:ascii="Arial" w:hAnsi="Arial" w:cs="Arial"/>
          <w:sz w:val="28"/>
          <w:szCs w:val="28"/>
        </w:rPr>
        <w:commentReference w:id="5"/>
      </w:r>
    </w:p>
    <w:p w14:paraId="514DEA23" w14:textId="77777777" w:rsidR="00886ABA" w:rsidRPr="0034247B" w:rsidRDefault="00886ABA" w:rsidP="00886ABA">
      <w:pPr>
        <w:spacing w:after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34247B">
        <w:rPr>
          <w:rFonts w:ascii="Arial" w:hAnsi="Arial" w:cs="Arial"/>
          <w:b/>
          <w:bCs/>
          <w:sz w:val="28"/>
          <w:szCs w:val="28"/>
        </w:rPr>
        <w:t>III. Razões de decidir</w:t>
      </w:r>
    </w:p>
    <w:p w14:paraId="351C336E" w14:textId="7EF5810C" w:rsidR="00886ABA" w:rsidRDefault="00511630" w:rsidP="00886ABA">
      <w:pPr>
        <w:pStyle w:val="PargrafodaLista"/>
        <w:spacing w:after="0" w:line="360" w:lineRule="auto"/>
        <w:ind w:left="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5</w:t>
      </w:r>
      <w:r>
        <w:rPr>
          <w:rFonts w:ascii="Arial" w:hAnsi="Arial" w:cs="Arial"/>
          <w:sz w:val="28"/>
          <w:szCs w:val="28"/>
        </w:rPr>
        <w:t xml:space="preserve">.</w:t>
      </w:r>
      <w:r>
        <w:rPr>
          <w:rFonts w:ascii="Arial" w:hAnsi="Arial" w:cs="Arial"/>
          <w:sz w:val="28"/>
          <w:szCs w:val="28"/>
        </w:rPr>
        <w:t xml:space="preserve"> </w:t>
      </w:r>
      <w:del w:id="1059" w:author="Assessor GDSXSR" w:date="2026-10-30T16:17:35Z">
        <w:r>
          <w:rPr>
            <w:rFonts w:ascii="Arial" w:hAnsi="Arial" w:cs="Arial"/>
            <w:sz w:val="28"/>
            <w:szCs w:val="28"/>
          </w:rPr>
          <w:delText xml:space="preserve">Acórdão</w:delText>
        </w:r>
      </w:del>
      <w:ins w:id="1060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O acórdão</w:t>
        </w:r>
      </w:ins>
      <w:r>
        <w:rPr>
          <w:rFonts w:ascii="Arial" w:hAnsi="Arial" w:cs="Arial"/>
          <w:sz w:val="28"/>
          <w:szCs w:val="28"/>
        </w:rPr>
        <w:t xml:space="preserve"> que determina o prosseguimento do processo, sem examinar questão reservada ao primeiro grau</w:t>
      </w:r>
      <w:del w:id="1061" w:author="Assessor GDSXSR" w:date="2026-10-30T16:17:35Z">
        <w:r>
          <w:rPr>
            <w:rFonts w:ascii="Arial" w:hAnsi="Arial" w:cs="Arial"/>
            <w:sz w:val="28"/>
            <w:szCs w:val="28"/>
          </w:rPr>
          <w:delText xml:space="preserve"> de jurisdição</w:delText>
        </w:r>
      </w:del>
      <w:r>
        <w:rPr>
          <w:rFonts w:ascii="Arial" w:hAnsi="Arial" w:cs="Arial"/>
          <w:sz w:val="28"/>
          <w:szCs w:val="28"/>
        </w:rPr>
        <w:t xml:space="preserve">, não impede sua </w:t>
      </w:r>
      <w:ins w:id="1062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apreciação </w:t>
        </w:r>
      </w:ins>
      <w:r>
        <w:rPr>
          <w:rFonts w:ascii="Arial" w:hAnsi="Arial" w:cs="Arial"/>
          <w:sz w:val="28"/>
          <w:szCs w:val="28"/>
        </w:rPr>
        <w:t xml:space="preserve">posterior</w:t>
      </w:r>
      <w:del w:id="1063" w:author="Assessor GDSXSR" w:date="2026-10-30T16:17:35Z">
        <w:r>
          <w:rPr>
            <w:rFonts w:ascii="Arial" w:hAnsi="Arial" w:cs="Arial"/>
            <w:sz w:val="28"/>
            <w:szCs w:val="28"/>
          </w:rPr>
          <w:delText xml:space="preserve"> apreciação</w:delText>
        </w:r>
      </w:del>
      <w:ins w:id="1064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,</w:t>
        </w:r>
      </w:ins>
      <w:r>
        <w:rPr>
          <w:rFonts w:ascii="Arial" w:hAnsi="Arial" w:cs="Arial"/>
          <w:sz w:val="28"/>
          <w:szCs w:val="28"/>
        </w:rPr>
        <w:t xml:space="preserve"> após o contraditório.</w:t>
      </w:r>
      <w:del w:id="1065" w:author="Assessor GDSXSR" w:date="2026-10-30T16:17:35Z">
        <w:r>
          <w:rPr>
            <w:rFonts w:ascii="Arial" w:hAnsi="Arial" w:cs="Arial"/>
            <w:sz w:val="28"/>
            <w:szCs w:val="28"/>
          </w:rPr>
          <w:delText xml:space="preserve"> </w:delText>
        </w:r>
      </w:del>
    </w:p>
    <w:p w14:paraId="15EDE053" w14:textId="3DB55E78" w:rsidR="00886ABA" w:rsidRDefault="00511630" w:rsidP="00886ABA">
      <w:pPr>
        <w:pStyle w:val="PargrafodaLista"/>
        <w:spacing w:after="0" w:line="360" w:lineRule="auto"/>
        <w:ind w:left="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6.</w:t>
      </w:r>
      <w:r>
        <w:t xml:space="preserve"> </w:t>
      </w:r>
      <w:r>
        <w:rPr>
          <w:rFonts w:ascii="Arial" w:hAnsi="Arial" w:cs="Arial"/>
          <w:sz w:val="28"/>
          <w:szCs w:val="28"/>
        </w:rPr>
        <w:t xml:space="preserve">Configura coisa julgada a repetição de demanda </w:t>
      </w:r>
      <w:del w:id="1066" w:author="Assessor GDSXSR" w:date="2026-10-30T16:17:35Z">
        <w:r>
          <w:rPr>
            <w:rFonts w:ascii="Arial" w:hAnsi="Arial" w:cs="Arial"/>
            <w:sz w:val="28"/>
            <w:szCs w:val="28"/>
          </w:rPr>
          <w:delText xml:space="preserve">fundada</w:delText>
        </w:r>
      </w:del>
      <w:ins w:id="1067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com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068" w:author="Assessor GDSXSR" w:date="2026-10-30T16:17:35Z">
        <w:r>
          <w:rPr>
            <w:rFonts w:ascii="Arial" w:hAnsi="Arial" w:cs="Arial"/>
            <w:sz w:val="28"/>
            <w:szCs w:val="28"/>
          </w:rPr>
          <w:delText xml:space="preserve">na</w:delText>
        </w:r>
      </w:del>
      <w:ins w:id="1069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a</w:t>
        </w:r>
      </w:ins>
      <w:r>
        <w:rPr>
          <w:rFonts w:ascii="Arial" w:hAnsi="Arial" w:cs="Arial"/>
          <w:sz w:val="28"/>
          <w:szCs w:val="28"/>
        </w:rPr>
        <w:t xml:space="preserve"> mesma relação contratual, </w:t>
      </w:r>
      <w:del w:id="1070" w:author="Assessor GDSXSR" w:date="2026-10-30T16:17:35Z">
        <w:r>
          <w:rPr>
            <w:rFonts w:ascii="Arial" w:hAnsi="Arial" w:cs="Arial"/>
            <w:sz w:val="28"/>
            <w:szCs w:val="28"/>
          </w:rPr>
          <w:delText xml:space="preserve">no</w:delText>
        </w:r>
      </w:del>
      <w:ins w:id="1071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o</w:t>
        </w:r>
      </w:ins>
      <w:r>
        <w:rPr>
          <w:rFonts w:ascii="Arial" w:hAnsi="Arial" w:cs="Arial"/>
          <w:sz w:val="28"/>
          <w:szCs w:val="28"/>
        </w:rPr>
        <w:t xml:space="preserve"> mesmo inadimplemento e </w:t>
      </w:r>
      <w:del w:id="1072" w:author="Assessor GDSXSR" w:date="2026-10-30T16:17:35Z">
        <w:r>
          <w:rPr>
            <w:rFonts w:ascii="Arial" w:hAnsi="Arial" w:cs="Arial"/>
            <w:sz w:val="28"/>
            <w:szCs w:val="28"/>
          </w:rPr>
          <w:delText xml:space="preserve">nas</w:delText>
        </w:r>
      </w:del>
      <w:ins w:id="1073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as</w:t>
        </w:r>
      </w:ins>
      <w:r>
        <w:rPr>
          <w:rFonts w:ascii="Arial" w:hAnsi="Arial" w:cs="Arial"/>
          <w:sz w:val="28"/>
          <w:szCs w:val="28"/>
        </w:rPr>
        <w:t xml:space="preserve"> mesmas pretensões</w:t>
      </w:r>
      <w:r>
        <w:rPr>
          <w:rFonts w:ascii="Arial" w:hAnsi="Arial" w:cs="Arial"/>
          <w:color w:val="808080"/>
          <w:sz w:val="28"/>
          <w:szCs w:val="28"/>
        </w:rPr>
        <w:t xml:space="preserve"> (CPC 337 §§ 2º e 4º)</w:t>
      </w:r>
      <w:r>
        <w:rPr>
          <w:rFonts w:ascii="Arial" w:hAnsi="Arial" w:cs="Arial"/>
          <w:sz w:val="28"/>
          <w:szCs w:val="28"/>
        </w:rPr>
        <w:t xml:space="preserve">.</w:t>
      </w:r>
      <w:del w:id="1074" w:author="Assessor GDSXSR" w:date="2026-10-30T16:17:35Z">
        <w:r>
          <w:rPr>
            <w:rFonts w:ascii="Arial" w:hAnsi="Arial" w:cs="Arial"/>
            <w:sz w:val="28"/>
            <w:szCs w:val="28"/>
          </w:rPr>
          <w:delText xml:space="preserve"> A atualização dos valores ou a ampliação do período de cálculo dos prejuízos não alteram a causa de pedir nem afastam a identidade dos pedidos.</w:delText>
        </w:r>
      </w:del>
    </w:p>
    <w:p w14:paraId="0628B293" w14:textId="518D1F5C" w:rsidR="00893332" w:rsidRDefault="00893332" w:rsidP="00886ABA">
      <w:pPr>
        <w:pStyle w:val="PargrafodaLista"/>
        <w:spacing w:after="0" w:line="360" w:lineRule="auto"/>
        <w:ind w:left="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7. </w:t>
      </w:r>
      <w:del w:id="1075" w:author="Assessor GDSXSR" w:date="2026-10-30T16:17:35Z">
        <w:r>
          <w:rPr>
            <w:rFonts w:ascii="Arial" w:hAnsi="Arial" w:cs="Arial"/>
            <w:sz w:val="28"/>
            <w:szCs w:val="28"/>
          </w:rPr>
          <w:delText xml:space="preserve">A</w:delText>
        </w:r>
      </w:del>
      <w:ins w:id="1076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O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077" w:author="Assessor GDSXSR" w:date="2026-10-30T16:17:35Z">
        <w:r>
          <w:rPr>
            <w:rFonts w:ascii="Arial" w:hAnsi="Arial" w:cs="Arial"/>
            <w:sz w:val="28"/>
            <w:szCs w:val="28"/>
          </w:rPr>
          <w:delText xml:space="preserve">sucessão</w:delText>
        </w:r>
      </w:del>
      <w:ins w:id="1078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sucessor</w:t>
        </w:r>
      </w:ins>
      <w:r>
        <w:rPr>
          <w:rFonts w:ascii="Arial" w:hAnsi="Arial" w:cs="Arial"/>
          <w:sz w:val="28"/>
          <w:szCs w:val="28"/>
        </w:rPr>
        <w:t xml:space="preserve"> da pessoa jurídica extinta </w:t>
      </w:r>
      <w:del w:id="1079" w:author="Assessor GDSXSR" w:date="2026-10-30T16:17:35Z">
        <w:r>
          <w:rPr>
            <w:rFonts w:ascii="Arial" w:hAnsi="Arial" w:cs="Arial"/>
            <w:sz w:val="28"/>
            <w:szCs w:val="28"/>
          </w:rPr>
          <w:delText xml:space="preserve">não autoriza renovar pretensão definitivamente julgada. O sucessor ocupa a mesma posição jurídica do sucedido e </w:delText>
        </w:r>
      </w:del>
      <w:r>
        <w:rPr>
          <w:rFonts w:ascii="Arial" w:hAnsi="Arial" w:cs="Arial"/>
          <w:sz w:val="28"/>
          <w:szCs w:val="28"/>
        </w:rPr>
        <w:t xml:space="preserve">se submete aos limites</w:t>
      </w:r>
      <w:del w:id="1080" w:author="Assessor GDSXSR" w:date="2026-10-30T16:17:35Z">
        <w:r>
          <w:rPr>
            <w:rFonts w:ascii="Arial" w:hAnsi="Arial" w:cs="Arial"/>
            <w:sz w:val="28"/>
            <w:szCs w:val="28"/>
          </w:rPr>
          <w:delText xml:space="preserve"> decorrentes</w:delText>
        </w:r>
      </w:del>
      <w:r>
        <w:rPr>
          <w:rFonts w:ascii="Arial" w:hAnsi="Arial" w:cs="Arial"/>
          <w:sz w:val="28"/>
          <w:szCs w:val="28"/>
        </w:rPr>
        <w:t xml:space="preserve"> da decisão transitada em julgado</w:t>
      </w:r>
      <w:del w:id="1081" w:author="Assessor GDSXSR" w:date="2026-10-30T16:17:35Z">
        <w:r>
          <w:rPr>
            <w:rFonts w:ascii="Arial" w:hAnsi="Arial" w:cs="Arial"/>
            <w:sz w:val="28"/>
            <w:szCs w:val="28"/>
          </w:rPr>
          <w:delText xml:space="preserve">, salvo obrigação pessoal</w:delText>
        </w:r>
      </w:del>
      <w:r>
        <w:rPr>
          <w:rFonts w:ascii="Arial" w:hAnsi="Arial" w:cs="Arial"/>
          <w:sz w:val="28"/>
          <w:szCs w:val="28"/>
        </w:rPr>
        <w:t xml:space="preserve"> e </w:t>
      </w:r>
      <w:del w:id="1082" w:author="Assessor GDSXSR" w:date="2026-10-30T16:17:35Z">
        <w:r>
          <w:rPr>
            <w:rFonts w:ascii="Arial" w:hAnsi="Arial" w:cs="Arial"/>
            <w:sz w:val="28"/>
            <w:szCs w:val="28"/>
          </w:rPr>
          <w:delText xml:space="preserve">autônoma</w:delText>
        </w:r>
      </w:del>
      <w:ins w:id="1083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não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084" w:author="Assessor GDSXSR" w:date="2026-10-30T16:17:35Z">
        <w:r>
          <w:rPr>
            <w:rFonts w:ascii="Arial" w:hAnsi="Arial" w:cs="Arial"/>
            <w:sz w:val="28"/>
            <w:szCs w:val="28"/>
          </w:rPr>
          <w:delText xml:space="preserve">posteriormente</w:delText>
        </w:r>
      </w:del>
      <w:ins w:id="1085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pode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086" w:author="Assessor GDSXSR" w:date="2026-10-30T16:17:35Z">
        <w:r>
          <w:rPr>
            <w:rFonts w:ascii="Arial" w:hAnsi="Arial" w:cs="Arial"/>
            <w:sz w:val="28"/>
            <w:szCs w:val="28"/>
          </w:rPr>
          <w:delText xml:space="preserve">assumida</w:delText>
        </w:r>
      </w:del>
      <w:ins w:id="1087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renovar pretensão já julgada</w:t>
        </w:r>
      </w:ins>
      <w:r>
        <w:rPr>
          <w:rFonts w:ascii="Arial" w:hAnsi="Arial" w:cs="Arial"/>
          <w:sz w:val="28"/>
          <w:szCs w:val="28"/>
        </w:rPr>
        <w:t xml:space="preserve">.</w:t>
      </w:r>
    </w:p>
    <w:p w14:paraId="3F4D7988" w14:textId="157703CA" w:rsidR="00893332" w:rsidRDefault="00893332" w:rsidP="00886ABA">
      <w:pPr>
        <w:pStyle w:val="PargrafodaLista"/>
        <w:spacing w:after="0" w:line="360" w:lineRule="auto"/>
        <w:ind w:left="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8. </w:t>
      </w:r>
      <w:r>
        <w:rPr>
          <w:rFonts w:ascii="Arial" w:hAnsi="Arial" w:cs="Arial"/>
          <w:sz w:val="28"/>
          <w:szCs w:val="28"/>
        </w:rPr>
        <w:t xml:space="preserve">O </w:t>
      </w:r>
      <w:del w:id="1088" w:author="Assessor GDSXSR" w:date="2026-10-30T16:17:35Z">
        <w:r>
          <w:rPr>
            <w:rFonts w:ascii="Arial" w:hAnsi="Arial" w:cs="Arial"/>
            <w:sz w:val="28"/>
            <w:szCs w:val="28"/>
          </w:rPr>
          <w:delText xml:space="preserve">descumprimento</w:delText>
        </w:r>
      </w:del>
      <w:ins w:id="1089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inadimplemento</w:t>
        </w:r>
      </w:ins>
      <w:r>
        <w:rPr>
          <w:rFonts w:ascii="Arial" w:hAnsi="Arial" w:cs="Arial"/>
          <w:sz w:val="28"/>
          <w:szCs w:val="28"/>
        </w:rPr>
        <w:t xml:space="preserve"> de obrigação</w:t>
      </w:r>
      <w:del w:id="1090" w:author="Assessor GDSXSR" w:date="2026-10-30T16:17:35Z">
        <w:r>
          <w:rPr>
            <w:rFonts w:ascii="Arial" w:hAnsi="Arial" w:cs="Arial"/>
            <w:sz w:val="28"/>
            <w:szCs w:val="28"/>
          </w:rPr>
          <w:delText xml:space="preserve"> contratual</w:delText>
        </w:r>
      </w:del>
      <w:r>
        <w:rPr>
          <w:rFonts w:ascii="Arial" w:hAnsi="Arial" w:cs="Arial"/>
          <w:sz w:val="28"/>
          <w:szCs w:val="28"/>
        </w:rPr>
        <w:t xml:space="preserve"> com termo certo </w:t>
      </w:r>
      <w:del w:id="1091" w:author="Assessor GDSXSR" w:date="2026-10-30T16:17:35Z">
        <w:r>
          <w:rPr>
            <w:rFonts w:ascii="Arial" w:hAnsi="Arial" w:cs="Arial"/>
            <w:sz w:val="28"/>
            <w:szCs w:val="28"/>
          </w:rPr>
          <w:delText xml:space="preserve">configura inadimplemento</w:delText>
        </w:r>
      </w:del>
      <w:ins w:id="1092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é</w:t>
        </w:r>
      </w:ins>
      <w:r>
        <w:rPr>
          <w:rFonts w:ascii="Arial" w:hAnsi="Arial" w:cs="Arial"/>
          <w:sz w:val="28"/>
          <w:szCs w:val="28"/>
        </w:rPr>
        <w:t xml:space="preserve"> único</w:t>
      </w:r>
      <w:del w:id="1093" w:author="Assessor GDSXSR" w:date="2026-10-30T16:17:35Z">
        <w:r>
          <w:rPr>
            <w:rFonts w:ascii="Arial" w:hAnsi="Arial" w:cs="Arial"/>
            <w:sz w:val="28"/>
            <w:szCs w:val="28"/>
          </w:rPr>
          <w:delText xml:space="preserve">.</w:delText>
        </w:r>
      </w:del>
      <w:ins w:id="1094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;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095" w:author="Assessor GDSXSR" w:date="2026-10-30T16:17:35Z">
        <w:r>
          <w:rPr>
            <w:rFonts w:ascii="Arial" w:hAnsi="Arial" w:cs="Arial"/>
            <w:sz w:val="28"/>
            <w:szCs w:val="28"/>
          </w:rPr>
          <w:delText xml:space="preserve">A</w:delText>
        </w:r>
      </w:del>
      <w:ins w:id="1096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a</w:t>
        </w:r>
      </w:ins>
      <w:r>
        <w:rPr>
          <w:rFonts w:ascii="Arial" w:hAnsi="Arial" w:cs="Arial"/>
          <w:sz w:val="28"/>
          <w:szCs w:val="28"/>
        </w:rPr>
        <w:t xml:space="preserve"> permanência de seus efeitos </w:t>
      </w:r>
      <w:del w:id="1097" w:author="Assessor GDSXSR" w:date="2026-10-30T16:17:35Z">
        <w:r>
          <w:rPr>
            <w:rFonts w:ascii="Arial" w:hAnsi="Arial" w:cs="Arial"/>
            <w:sz w:val="28"/>
            <w:szCs w:val="28"/>
          </w:rPr>
          <w:delText xml:space="preserve">no tempo, as tratativas posteriores entre as partes </w:delText>
        </w:r>
      </w:del>
      <w:r>
        <w:rPr>
          <w:rFonts w:ascii="Arial" w:hAnsi="Arial" w:cs="Arial"/>
          <w:sz w:val="28"/>
          <w:szCs w:val="28"/>
        </w:rPr>
        <w:t xml:space="preserve">e</w:t>
      </w:r>
      <w:del w:id="1098" w:author="Assessor GDSXSR" w:date="2026-10-30T16:17:35Z">
        <w:r>
          <w:rPr>
            <w:rFonts w:ascii="Arial" w:hAnsi="Arial" w:cs="Arial"/>
            <w:sz w:val="28"/>
            <w:szCs w:val="28"/>
          </w:rPr>
          <w:delText xml:space="preserve"> a apresentação de</w:delText>
        </w:r>
      </w:del>
      <w:r>
        <w:rPr>
          <w:rFonts w:ascii="Arial" w:hAnsi="Arial" w:cs="Arial"/>
          <w:sz w:val="28"/>
          <w:szCs w:val="28"/>
        </w:rPr>
        <w:t xml:space="preserve"> novos argumentos ou provas não </w:t>
      </w:r>
      <w:del w:id="1099" w:author="Assessor GDSXSR" w:date="2026-10-30T16:17:35Z">
        <w:r>
          <w:rPr>
            <w:rFonts w:ascii="Arial" w:hAnsi="Arial" w:cs="Arial"/>
            <w:sz w:val="28"/>
            <w:szCs w:val="28"/>
          </w:rPr>
          <w:delText xml:space="preserve">constituem</w:delText>
        </w:r>
      </w:del>
      <w:ins w:id="1100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criam</w:t>
        </w:r>
      </w:ins>
      <w:r>
        <w:rPr>
          <w:rFonts w:ascii="Arial" w:hAnsi="Arial" w:cs="Arial"/>
          <w:sz w:val="28"/>
          <w:szCs w:val="28"/>
        </w:rPr>
        <w:t xml:space="preserve"> causa de pedir autônoma</w:t>
      </w:r>
      <w:del w:id="1101" w:author="Assessor GDSXSR" w:date="2026-10-30T16:17:35Z">
        <w:r>
          <w:rPr>
            <w:rFonts w:ascii="Arial" w:hAnsi="Arial" w:cs="Arial"/>
            <w:sz w:val="28"/>
            <w:szCs w:val="28"/>
          </w:rPr>
          <w:delText xml:space="preserve"> quando ausentes novo ajuste, renovação da obrigação ou fato capaz de modificar a relação jurídica originária</w:delText>
        </w:r>
      </w:del>
      <w:r>
        <w:rPr>
          <w:rFonts w:ascii="Arial" w:hAnsi="Arial" w:cs="Arial"/>
          <w:sz w:val="28"/>
          <w:szCs w:val="28"/>
        </w:rPr>
        <w:t xml:space="preserve">.</w:t>
      </w:r>
    </w:p>
    <w:p w14:paraId="51CBDF5E" w14:textId="543129BC" w:rsidR="00893332" w:rsidRDefault="00893332" w:rsidP="00886ABA">
      <w:pPr>
        <w:pStyle w:val="PargrafodaLista"/>
        <w:spacing w:after="0" w:line="360" w:lineRule="auto"/>
        <w:ind w:left="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9. A improcedência por insuficiência de prova </w:t>
      </w:r>
      <w:del w:id="1102" w:author="Assessor GDSXSR" w:date="2026-10-30T16:17:35Z">
        <w:r>
          <w:rPr>
            <w:rFonts w:ascii="Arial" w:hAnsi="Arial" w:cs="Arial"/>
            <w:sz w:val="28"/>
            <w:szCs w:val="28"/>
          </w:rPr>
          <w:delText xml:space="preserve">do fato constitutivo do direito </w:delText>
        </w:r>
      </w:del>
      <w:r>
        <w:rPr>
          <w:rFonts w:ascii="Arial" w:hAnsi="Arial" w:cs="Arial"/>
          <w:sz w:val="28"/>
          <w:szCs w:val="28"/>
        </w:rPr>
        <w:t xml:space="preserve">resolve o mérito</w:t>
      </w:r>
      <w:ins w:id="1103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,</w:t>
        </w:r>
      </w:ins>
      <w:r>
        <w:rPr>
          <w:rFonts w:ascii="Arial" w:hAnsi="Arial" w:cs="Arial"/>
          <w:sz w:val="28"/>
          <w:szCs w:val="28"/>
        </w:rPr>
        <w:t xml:space="preserve"> e </w:t>
      </w:r>
      <w:del w:id="1104" w:author="Assessor GDSXSR" w:date="2026-10-30T16:17:35Z">
        <w:r>
          <w:rPr>
            <w:rFonts w:ascii="Arial" w:hAnsi="Arial" w:cs="Arial"/>
            <w:sz w:val="28"/>
            <w:szCs w:val="28"/>
          </w:rPr>
          <w:delText xml:space="preserve">produz coisa julgada material. A</w:delText>
        </w:r>
      </w:del>
      <w:ins w:id="1105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a</w:t>
        </w:r>
      </w:ins>
      <w:r>
        <w:rPr>
          <w:rFonts w:ascii="Arial" w:hAnsi="Arial" w:cs="Arial"/>
          <w:sz w:val="28"/>
          <w:szCs w:val="28"/>
        </w:rPr>
        <w:t xml:space="preserve"> eficácia preclusiva impede </w:t>
      </w:r>
      <w:ins w:id="1106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renovar </w:t>
        </w:r>
      </w:ins>
      <w:r>
        <w:rPr>
          <w:rFonts w:ascii="Arial" w:hAnsi="Arial" w:cs="Arial"/>
          <w:sz w:val="28"/>
          <w:szCs w:val="28"/>
        </w:rPr>
        <w:t xml:space="preserve">a</w:t>
      </w:r>
      <w:del w:id="1107" w:author="Assessor GDSXSR" w:date="2026-10-30T16:17:35Z">
        <w:r>
          <w:rPr>
            <w:rFonts w:ascii="Arial" w:hAnsi="Arial" w:cs="Arial"/>
            <w:sz w:val="28"/>
            <w:szCs w:val="28"/>
          </w:rPr>
          <w:delText xml:space="preserve"> renovação da mesma</w:delText>
        </w:r>
      </w:del>
      <w:r>
        <w:rPr>
          <w:rFonts w:ascii="Arial" w:hAnsi="Arial" w:cs="Arial"/>
          <w:sz w:val="28"/>
          <w:szCs w:val="28"/>
        </w:rPr>
        <w:t xml:space="preserve"> demanda para corrigir </w:t>
      </w:r>
      <w:ins w:id="1108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a </w:t>
        </w:r>
      </w:ins>
      <w:r>
        <w:rPr>
          <w:rFonts w:ascii="Arial" w:hAnsi="Arial" w:cs="Arial"/>
          <w:sz w:val="28"/>
          <w:szCs w:val="28"/>
        </w:rPr>
        <w:t xml:space="preserve">deficiência probatória</w:t>
      </w:r>
      <w:del w:id="1109" w:author="Assessor GDSXSR" w:date="2026-10-30T16:17:35Z">
        <w:r>
          <w:rPr>
            <w:rFonts w:ascii="Arial" w:hAnsi="Arial" w:cs="Arial"/>
            <w:sz w:val="28"/>
            <w:szCs w:val="28"/>
          </w:rPr>
          <w:delText xml:space="preserve">, pois alcança as alegações deduzidas e aquelas que poderiam ter sido apresentadas antes do trânsito em julgado</w:delText>
        </w:r>
      </w:del>
      <w:r>
        <w:rPr>
          <w:rFonts w:ascii="Arial" w:hAnsi="Arial" w:cs="Arial"/>
          <w:color w:val="808080"/>
          <w:sz w:val="28"/>
          <w:szCs w:val="28"/>
        </w:rPr>
        <w:t xml:space="preserve"> (CPC 508)</w:t>
      </w:r>
      <w:r>
        <w:rPr>
          <w:rFonts w:ascii="Arial" w:hAnsi="Arial" w:cs="Arial"/>
          <w:sz w:val="28"/>
          <w:szCs w:val="28"/>
        </w:rPr>
        <w:t xml:space="preserve">.</w:t>
      </w:r>
    </w:p>
    <w:p w14:paraId="0DE661F1" w14:textId="1566B27A" w:rsidR="00893332" w:rsidRDefault="00893332" w:rsidP="00886ABA">
      <w:pPr>
        <w:pStyle w:val="PargrafodaLista"/>
        <w:spacing w:after="0" w:line="360" w:lineRule="auto"/>
        <w:ind w:left="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10. A revelia </w:t>
      </w:r>
      <w:del w:id="1110" w:author="Assessor GDSXSR" w:date="2026-10-30T16:17:35Z">
        <w:r>
          <w:rPr>
            <w:rFonts w:ascii="Arial" w:hAnsi="Arial" w:cs="Arial"/>
            <w:sz w:val="28"/>
            <w:szCs w:val="28"/>
          </w:rPr>
          <w:delText xml:space="preserve">produz</w:delText>
        </w:r>
      </w:del>
      <w:ins w:id="1111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gera</w:t>
        </w:r>
      </w:ins>
      <w:r>
        <w:rPr>
          <w:rFonts w:ascii="Arial" w:hAnsi="Arial" w:cs="Arial"/>
          <w:sz w:val="28"/>
          <w:szCs w:val="28"/>
        </w:rPr>
        <w:t xml:space="preserve"> presunção relativa de veracidade</w:t>
      </w:r>
      <w:r>
        <w:rPr>
          <w:rFonts w:ascii="Arial" w:hAnsi="Arial" w:cs="Arial"/>
          <w:color w:val="808080"/>
          <w:sz w:val="28"/>
          <w:szCs w:val="28"/>
        </w:rPr>
        <w:t xml:space="preserve"> (CPC 344)</w:t>
      </w:r>
      <w:ins w:id="1112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,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113" w:author="Assessor GDSXSR" w:date="2026-10-30T16:17:35Z">
        <w:r>
          <w:rPr>
            <w:rFonts w:ascii="Arial" w:hAnsi="Arial" w:cs="Arial"/>
            <w:sz w:val="28"/>
            <w:szCs w:val="28"/>
          </w:rPr>
          <w:delText xml:space="preserve">e</w:delText>
        </w:r>
      </w:del>
      <w:ins w:id="1114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que</w:t>
        </w:r>
      </w:ins>
      <w:r>
        <w:rPr>
          <w:rFonts w:ascii="Arial" w:hAnsi="Arial" w:cs="Arial"/>
          <w:sz w:val="28"/>
          <w:szCs w:val="28"/>
        </w:rPr>
        <w:t xml:space="preserve"> não afasta a coisa julgada</w:t>
      </w:r>
      <w:del w:id="1115" w:author="Assessor GDSXSR" w:date="2026-10-30T16:17:35Z">
        <w:r>
          <w:rPr>
            <w:rFonts w:ascii="Arial" w:hAnsi="Arial" w:cs="Arial"/>
            <w:sz w:val="28"/>
            <w:szCs w:val="28"/>
          </w:rPr>
          <w:delText xml:space="preserve">,</w:delText>
        </w:r>
      </w:del>
      <w:r>
        <w:rPr>
          <w:rFonts w:ascii="Arial" w:hAnsi="Arial" w:cs="Arial"/>
          <w:sz w:val="28"/>
          <w:szCs w:val="28"/>
        </w:rPr>
        <w:t xml:space="preserve"> nem </w:t>
      </w:r>
      <w:del w:id="1116" w:author="Assessor GDSXSR" w:date="2026-10-30T16:17:35Z">
        <w:r>
          <w:rPr>
            <w:rFonts w:ascii="Arial" w:hAnsi="Arial" w:cs="Arial"/>
            <w:sz w:val="28"/>
            <w:szCs w:val="28"/>
          </w:rPr>
          <w:delText xml:space="preserve">conduz</w:delText>
        </w:r>
      </w:del>
      <w:ins w:id="1117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leva</w:t>
        </w:r>
      </w:ins>
      <w:r>
        <w:rPr>
          <w:rFonts w:ascii="Arial" w:hAnsi="Arial" w:cs="Arial"/>
          <w:sz w:val="28"/>
          <w:szCs w:val="28"/>
        </w:rPr>
        <w:t xml:space="preserve"> automaticamente à procedência dos pedidos.</w:t>
      </w:r>
      <w:del w:id="1118" w:author="Assessor GDSXSR" w:date="2026-10-30T16:17:35Z">
        <w:r>
          <w:rPr>
            <w:rFonts w:ascii="Arial" w:hAnsi="Arial" w:cs="Arial"/>
            <w:sz w:val="28"/>
            <w:szCs w:val="28"/>
          </w:rPr>
          <w:delText xml:space="preserve"> O acolhimento das pretensões depende da presença dos respectivos pressupostos jurídicos e da prova necessária quanto aos fatos não alcançados pela presunção.</w:delText>
        </w:r>
      </w:del>
    </w:p>
    <w:p w14:paraId="7F9CE808" w14:textId="5AE17B7E" w:rsidR="00893332" w:rsidRDefault="00893332" w:rsidP="00886ABA">
      <w:pPr>
        <w:pStyle w:val="PargrafodaLista"/>
        <w:spacing w:after="0" w:line="360" w:lineRule="auto"/>
        <w:ind w:left="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11. A decisão que examina as questões essenciais</w:t>
      </w:r>
      <w:del w:id="1121" w:author="Assessor GDSXSR" w:date="2026-10-30T16:17:35Z">
        <w:r>
          <w:rPr>
            <w:rFonts w:ascii="Arial" w:hAnsi="Arial" w:cs="Arial"/>
            <w:sz w:val="28"/>
            <w:szCs w:val="28"/>
          </w:rPr>
          <w:delText xml:space="preserve"> ao julgamento</w:delText>
        </w:r>
      </w:del>
      <w:r>
        <w:rPr>
          <w:rFonts w:ascii="Arial" w:hAnsi="Arial" w:cs="Arial"/>
          <w:sz w:val="28"/>
          <w:szCs w:val="28"/>
        </w:rPr>
        <w:t xml:space="preserve">, ainda que rejeite a </w:t>
      </w:r>
      <w:del w:id="1122" w:author="Assessor GDSXSR" w:date="2026-10-30T16:17:35Z">
        <w:r>
          <w:rPr>
            <w:rFonts w:ascii="Arial" w:hAnsi="Arial" w:cs="Arial"/>
            <w:sz w:val="28"/>
            <w:szCs w:val="28"/>
          </w:rPr>
          <w:delText xml:space="preserve">interpretação</w:delText>
        </w:r>
      </w:del>
      <w:ins w:id="1123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tese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124" w:author="Assessor GDSXSR" w:date="2026-10-30T16:17:35Z">
        <w:r>
          <w:rPr>
            <w:rFonts w:ascii="Arial" w:hAnsi="Arial" w:cs="Arial"/>
            <w:sz w:val="28"/>
            <w:szCs w:val="28"/>
          </w:rPr>
          <w:delText xml:space="preserve">defendida pela</w:delText>
        </w:r>
      </w:del>
      <w:ins w:id="1125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da</w:t>
        </w:r>
      </w:ins>
      <w:r>
        <w:rPr>
          <w:rFonts w:ascii="Arial" w:hAnsi="Arial" w:cs="Arial"/>
          <w:sz w:val="28"/>
          <w:szCs w:val="28"/>
        </w:rPr>
        <w:t xml:space="preserve"> parte, não </w:t>
      </w:r>
      <w:del w:id="1126" w:author="Assessor GDSXSR" w:date="2026-10-30T16:17:35Z">
        <w:r>
          <w:rPr>
            <w:rFonts w:ascii="Arial" w:hAnsi="Arial" w:cs="Arial"/>
            <w:sz w:val="28"/>
            <w:szCs w:val="28"/>
          </w:rPr>
          <w:delText xml:space="preserve">incorre</w:delText>
        </w:r>
      </w:del>
      <w:ins w:id="1127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é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128" w:author="Assessor GDSXSR" w:date="2026-10-30T16:17:35Z">
        <w:r>
          <w:rPr>
            <w:rFonts w:ascii="Arial" w:hAnsi="Arial" w:cs="Arial"/>
            <w:sz w:val="28"/>
            <w:szCs w:val="28"/>
          </w:rPr>
          <w:delText xml:space="preserve">em omissão nem caracteriza deficiência da prestação jurisdicional</w:delText>
        </w:r>
      </w:del>
      <w:ins w:id="1129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omissa</w:t>
        </w:r>
      </w:ins>
      <w:r>
        <w:rPr>
          <w:rFonts w:ascii="Arial" w:hAnsi="Arial" w:cs="Arial"/>
          <w:sz w:val="28"/>
          <w:szCs w:val="28"/>
        </w:rPr>
        <w:t xml:space="preserve">. Reconhecida a coisa julgada, </w:t>
      </w:r>
      <w:del w:id="1130" w:author="Assessor GDSXSR" w:date="2026-10-30T16:17:35Z">
        <w:r>
          <w:rPr>
            <w:rFonts w:ascii="Arial" w:hAnsi="Arial" w:cs="Arial"/>
            <w:sz w:val="28"/>
            <w:szCs w:val="28"/>
          </w:rPr>
          <w:delText xml:space="preserve">inviabiliza-se o exame da relação jurídica já decidida e </w:delText>
        </w:r>
      </w:del>
      <w:r>
        <w:rPr>
          <w:rFonts w:ascii="Arial" w:hAnsi="Arial" w:cs="Arial"/>
          <w:sz w:val="28"/>
          <w:szCs w:val="28"/>
        </w:rPr>
        <w:t xml:space="preserve">fica prejudicada a</w:t>
      </w:r>
      <w:del w:id="1131" w:author="Assessor GDSXSR" w:date="2026-10-30T16:17:35Z">
        <w:r>
          <w:rPr>
            <w:rFonts w:ascii="Arial" w:hAnsi="Arial" w:cs="Arial"/>
            <w:sz w:val="28"/>
            <w:szCs w:val="28"/>
          </w:rPr>
          <w:delText xml:space="preserve"> aplicação da teoria da</w:delText>
        </w:r>
      </w:del>
      <w:r>
        <w:rPr>
          <w:rFonts w:ascii="Arial" w:hAnsi="Arial" w:cs="Arial"/>
          <w:sz w:val="28"/>
          <w:szCs w:val="28"/>
        </w:rPr>
        <w:t xml:space="preserve"> causa madura</w:t>
      </w:r>
      <w:r>
        <w:rPr>
          <w:rFonts w:ascii="Arial" w:hAnsi="Arial" w:cs="Arial"/>
          <w:color w:val="808080"/>
          <w:sz w:val="28"/>
          <w:szCs w:val="28"/>
        </w:rPr>
        <w:t xml:space="preserve"> (CPC 1</w:t>
      </w:r>
      <w:r>
        <w:rPr>
          <w:rFonts w:ascii="Arial" w:hAnsi="Arial" w:cs="Arial"/>
          <w:sz w:val="28"/>
          <w:szCs w:val="28"/>
        </w:rPr>
        <w:t xml:space="preserve">.</w:t>
      </w:r>
      <w:r>
        <w:rPr>
          <w:rFonts w:ascii="Arial" w:hAnsi="Arial" w:cs="Arial"/>
          <w:color w:val="808080"/>
          <w:sz w:val="28"/>
          <w:szCs w:val="28"/>
        </w:rPr>
        <w:t xml:space="preserve">013 § 3º I).</w:t>
      </w:r>
    </w:p>
    <w:p w14:paraId="61C39010" w14:textId="77777777" w:rsidR="00886ABA" w:rsidRPr="0034247B" w:rsidRDefault="00886ABA" w:rsidP="00886ABA">
      <w:pPr>
        <w:pStyle w:val="PargrafodaLista"/>
        <w:spacing w:after="0" w:line="360" w:lineRule="auto"/>
        <w:ind w:left="0"/>
        <w:jc w:val="both"/>
        <w:rPr>
          <w:rFonts w:ascii="Arial" w:hAnsi="Arial" w:cs="Arial"/>
          <w:b/>
          <w:bCs/>
          <w:sz w:val="28"/>
          <w:szCs w:val="28"/>
        </w:rPr>
      </w:pPr>
      <w:r w:rsidRPr="413FE707">
        <w:rPr>
          <w:rFonts w:ascii="Arial" w:hAnsi="Arial" w:cs="Arial"/>
          <w:b/>
          <w:bCs/>
          <w:sz w:val="28"/>
          <w:szCs w:val="28"/>
        </w:rPr>
        <w:t>IV. Dispositivo</w:t>
      </w:r>
    </w:p>
    <w:p w14:paraId="267AB3B2" w14:textId="53C13B5F" w:rsidR="00886ABA" w:rsidRPr="00E87018" w:rsidRDefault="00893332" w:rsidP="00886ABA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12</w:t>
      </w:r>
      <w:r w:rsidR="00886ABA" w:rsidRPr="64E63EB0">
        <w:rPr>
          <w:rFonts w:ascii="Arial" w:hAnsi="Arial" w:cs="Arial"/>
          <w:sz w:val="28"/>
          <w:szCs w:val="28"/>
        </w:rPr>
        <w:t xml:space="preserve">. </w:t>
      </w:r>
      <w:r w:rsidRPr="00893332">
        <w:rPr>
          <w:rFonts w:ascii="Arial" w:eastAsia="Arial" w:hAnsi="Arial" w:cs="Arial"/>
          <w:color w:val="000000" w:themeColor="text1"/>
          <w:sz w:val="28"/>
          <w:szCs w:val="28"/>
        </w:rPr>
        <w:t>Negou-se provimento ao apelo da autora</w:t>
      </w:r>
      <w:r w:rsidR="00886ABA" w:rsidRPr="64E63EB0">
        <w:rPr>
          <w:rFonts w:ascii="Arial" w:eastAsia="Arial" w:hAnsi="Arial" w:cs="Arial"/>
          <w:color w:val="000000" w:themeColor="text1"/>
          <w:sz w:val="28"/>
          <w:szCs w:val="28"/>
        </w:rPr>
        <w:t xml:space="preserve">. </w:t>
      </w:r>
    </w:p>
    <w:p w14:paraId="4C4C6D22" w14:textId="4AF1698F" w:rsidR="00886ABA" w:rsidRPr="00E87018" w:rsidRDefault="008B62DA" w:rsidP="00886ABA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8"/>
          <w:szCs w:val="28"/>
        </w:rPr>
      </w:pPr>
      <w:r>
        <w:rPr>
          <w:rFonts w:ascii="Arial" w:eastAsia="Arial" w:hAnsi="Arial" w:cs="Arial"/>
          <w:color w:val="000000" w:themeColor="text1"/>
          <w:sz w:val="28"/>
          <w:szCs w:val="28"/>
        </w:rPr>
        <w:t>_______</w:t>
      </w:r>
    </w:p>
    <w:p w14:paraId="3B521C6E" w14:textId="43B7FF10" w:rsidR="00893332" w:rsidRPr="00232A8B" w:rsidRDefault="00886ABA" w:rsidP="00893332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6"/>
          <w:szCs w:val="26"/>
        </w:rPr>
      </w:pPr>
      <w:commentRangeStart w:id="6"/>
      <w:r>
        <w:rPr>
          <w:rFonts w:ascii="Arial" w:eastAsia="Arial" w:hAnsi="Arial" w:cs="Arial"/>
          <w:i/>
          <w:iCs/>
          <w:color w:val="000000" w:themeColor="text1"/>
          <w:sz w:val="26"/>
          <w:szCs w:val="26"/>
        </w:rPr>
        <w:t xml:space="preserve">Dispositivos relevantes citados: </w:t>
      </w:r>
      <w:r>
        <w:rPr>
          <w:rFonts w:ascii="Arial" w:eastAsia="Arial" w:hAnsi="Arial" w:cs="Arial"/>
          <w:color w:val="000000" w:themeColor="text1"/>
          <w:sz w:val="26"/>
          <w:szCs w:val="26"/>
        </w:rPr>
        <w:t xml:space="preserve">CPC, </w:t>
      </w:r>
      <w:r>
        <w:rPr>
          <w:rFonts w:ascii="Arial" w:eastAsia="Arial" w:hAnsi="Arial" w:cs="Arial"/>
          <w:color w:val="808080"/>
          <w:sz w:val="26"/>
          <w:szCs w:val="26"/>
        </w:rPr>
        <w:t>arts</w:t>
      </w:r>
      <w:r>
        <w:rPr>
          <w:rFonts w:ascii="Arial" w:eastAsia="Arial" w:hAnsi="Arial" w:cs="Arial"/>
          <w:color w:val="000000" w:themeColor="text1"/>
          <w:sz w:val="26"/>
          <w:szCs w:val="26"/>
        </w:rPr>
        <w:t xml:space="preserve">. </w:t>
      </w:r>
      <w:r>
        <w:rPr>
          <w:rFonts w:ascii="Arial" w:eastAsia="Arial" w:hAnsi="Arial" w:cs="Arial"/>
          <w:color w:val="808080"/>
          <w:sz w:val="26"/>
          <w:szCs w:val="26"/>
        </w:rPr>
        <w:t xml:space="preserve">85, § 11, 98, § 3º, 337, §§ 2º e 4º, 344, 485, V, </w:t>
      </w:r>
      <w:r>
        <w:rPr>
          <w:rFonts w:ascii="Arial" w:eastAsia="Arial" w:hAnsi="Arial" w:cs="Arial"/>
          <w:color w:val="000000" w:themeColor="text1"/>
          <w:sz w:val="26"/>
          <w:szCs w:val="26"/>
        </w:rPr>
        <w:t>508</w:t>
      </w:r>
      <w:r>
        <w:rPr>
          <w:rFonts w:ascii="Arial" w:eastAsia="Arial" w:hAnsi="Arial" w:cs="Arial"/>
          <w:color w:val="808080"/>
          <w:sz w:val="26"/>
          <w:szCs w:val="26"/>
        </w:rPr>
        <w:t xml:space="preserve"> e 1</w:t>
      </w:r>
      <w:r>
        <w:rPr>
          <w:rFonts w:ascii="Arial" w:eastAsia="Arial" w:hAnsi="Arial" w:cs="Arial"/>
          <w:color w:val="000000" w:themeColor="text1"/>
          <w:sz w:val="26"/>
          <w:szCs w:val="26"/>
        </w:rPr>
        <w:t>.</w:t>
      </w:r>
      <w:commentRangeEnd w:id="6"/>
      <w:r>
        <w:rPr>
          <w:rStyle w:val="Refdecomentrio"/>
          <w:rFonts w:ascii="Arial" w:eastAsia="Arial" w:hAnsi="Arial" w:cs="Arial"/>
          <w:color w:val="808080"/>
          <w:sz w:val="26"/>
          <w:szCs w:val="26"/>
        </w:rPr>
        <w:commentReference w:id="6"/>
      </w:r>
      <w:r>
        <w:rPr>
          <w:rFonts w:ascii="Arial" w:eastAsia="Arial" w:hAnsi="Arial" w:cs="Arial"/>
          <w:color w:val="808080"/>
          <w:sz w:val="26"/>
          <w:szCs w:val="26"/>
        </w:rPr>
        <w:t>013, § 3º, I.</w:t>
      </w:r>
    </w:p>
    <w:p w14:paraId="43D43365" w14:textId="2713D6F4" w:rsidR="00886ABA" w:rsidRPr="00232A8B" w:rsidRDefault="00886ABA" w:rsidP="00886ABA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6"/>
          <w:szCs w:val="26"/>
        </w:rPr>
      </w:pPr>
      <w:r>
        <w:rPr>
          <w:rFonts w:ascii="Arial" w:eastAsia="Arial" w:hAnsi="Arial" w:cs="Arial"/>
          <w:i/>
          <w:iCs/>
          <w:color w:val="000000" w:themeColor="text1"/>
          <w:sz w:val="26"/>
          <w:szCs w:val="26"/>
        </w:rPr>
        <w:t xml:space="preserve">Jurisprudência relevante citada: </w:t>
      </w:r>
      <w:r>
        <w:rPr>
          <w:rFonts w:ascii="Arial" w:eastAsia="Arial" w:hAnsi="Arial" w:cs="Arial"/>
          <w:color w:val="000000" w:themeColor="text1"/>
          <w:sz w:val="26"/>
          <w:szCs w:val="26"/>
        </w:rPr>
        <w:t xml:space="preserve">TJDFT, Acórdão 2126301, 0751176-34.2025.8.07.0000, Rel. Des. Aiston Henrique de Sousa, 4ª Turma Cível, j. 13/05/2026, DJe 10/06/2026</w:t>
      </w:r>
      <w:ins w:id="1119" w:author="Assessor GDSXSR" w:date="2026-10-30T16:17:35Z">
        <w:r>
          <w:rPr>
            <w:rFonts w:ascii="Arial" w:eastAsia="Arial" w:hAnsi="Arial" w:cs="Arial"/>
            <w:color w:val="808080"/>
            <w:sz w:val="26"/>
            <w:szCs w:val="26"/>
          </w:rPr>
          <w:t xml:space="preserve">; TJDFT, Acórdão 1393569, 0714089-17</w:t>
        </w:r>
      </w:ins>
      <w:r>
        <w:rPr>
          <w:rFonts w:ascii="Arial" w:eastAsia="Arial" w:hAnsi="Arial" w:cs="Arial"/>
          <w:color w:val="000000" w:themeColor="text1"/>
          <w:sz w:val="26"/>
          <w:szCs w:val="26"/>
        </w:rPr>
        <w:t xml:space="preserve">.</w:t>
      </w:r>
      <w:ins w:id="1120" w:author="Assessor GDSXSR" w:date="2026-10-30T16:17:35Z">
        <w:r>
          <w:rPr>
            <w:rFonts w:ascii="Arial" w:eastAsia="Arial" w:hAnsi="Arial" w:cs="Arial"/>
            <w:color w:val="808080"/>
            <w:sz w:val="26"/>
            <w:szCs w:val="26"/>
          </w:rPr>
          <w:t xml:space="preserve">2020.8.07.0001, Rel. Des. Getúlio Moraes Oliveira, 7ª Turma Cível, j. 26/01/2022.</w:t>
        </w:r>
      </w:ins>
    </w:p>
    <w:p w14:paraId="58E96891" w14:textId="77777777" w:rsidR="00886ABA" w:rsidRDefault="00886ABA" w:rsidP="00DB1301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124188BC" w14:textId="77777777" w:rsidR="00D033BF" w:rsidRPr="003C2451" w:rsidRDefault="00D033BF" w:rsidP="00D033BF">
      <w:pPr>
        <w:spacing w:after="0" w:line="360" w:lineRule="auto"/>
        <w:rPr>
          <w:rFonts w:cstheme="minorHAnsi"/>
          <w:color w:val="FF0000"/>
        </w:rPr>
      </w:pPr>
      <w:r w:rsidRPr="003C2451">
        <w:rPr>
          <w:rFonts w:cstheme="minorHAnsi"/>
          <w:color w:val="FF0000"/>
        </w:rPr>
        <w:t>RESUMO DA APELAÇÃO</w:t>
      </w:r>
    </w:p>
    <w:p w14:paraId="77275AE0" w14:textId="77777777" w:rsidR="00D033BF" w:rsidRPr="003C2451" w:rsidRDefault="00D033BF" w:rsidP="00D033BF">
      <w:pPr>
        <w:spacing w:after="0" w:line="360" w:lineRule="auto"/>
        <w:rPr>
          <w:rFonts w:cstheme="minorHAnsi"/>
          <w:color w:val="FF0000"/>
        </w:rPr>
      </w:pPr>
      <w:r w:rsidRPr="003C2451">
        <w:rPr>
          <w:rFonts w:cstheme="minorHAnsi"/>
          <w:color w:val="FF0000"/>
        </w:rPr>
        <w:t>I. RAZÕES RECURSAIS</w:t>
      </w:r>
    </w:p>
    <w:p w14:paraId="3BD647A0" w14:textId="77777777" w:rsidR="00D033BF" w:rsidRPr="003C2451" w:rsidRDefault="00D033BF" w:rsidP="00D033BF">
      <w:pPr>
        <w:spacing w:after="0" w:line="360" w:lineRule="auto"/>
        <w:rPr>
          <w:rFonts w:cstheme="minorHAnsi"/>
          <w:color w:val="FF0000"/>
        </w:rPr>
      </w:pPr>
      <w:r w:rsidRPr="003C2451">
        <w:rPr>
          <w:rFonts w:cstheme="minorHAnsi"/>
          <w:color w:val="FF0000"/>
        </w:rPr>
        <w:t>Admissibilidade do recurso</w:t>
      </w:r>
    </w:p>
    <w:p w14:paraId="26868F88" w14:textId="77777777" w:rsidR="00D033BF" w:rsidRPr="003C2451" w:rsidRDefault="00D033BF" w:rsidP="00D033BF">
      <w:pPr>
        <w:spacing w:after="0" w:line="360" w:lineRule="auto"/>
        <w:rPr>
          <w:rFonts w:cstheme="minorHAnsi"/>
          <w:color w:val="FF0000"/>
        </w:rPr>
      </w:pPr>
      <w:r>
        <w:rPr>
          <w:rFonts w:cstheme="minorHAnsi"/>
          <w:color w:val="FF0000"/>
        </w:rPr>
        <w:t xml:space="preserve">A apelante sustenta a tempestividade do recurso, interposto no prazo do art. 1.003, § 5º, do CPC, e afirma estar dispensada do preparo por ser beneficiária da gratuidade de justiça, anteriormente deferida</w:t>
      </w:r>
      <w:del w:id="1564" w:author="Assessor GDSXSR" w:date="2026-10-30T16:17:35Z">
        <w:r>
          <w:rPr>
            <w:rFonts w:cstheme="minorHAnsi"/>
            <w:color w:val="FF0000"/>
          </w:rPr>
          <w:delText xml:space="preserve"> pela 4ª Turma Cível</w:delText>
        </w:r>
      </w:del>
      <w:r>
        <w:rPr>
          <w:rFonts w:cstheme="minorHAnsi"/>
          <w:color w:val="FF0000"/>
        </w:rPr>
        <w:t xml:space="preserve">.</w:t>
      </w:r>
    </w:p>
    <w:p w14:paraId="133D160C" w14:textId="77777777" w:rsidR="00D033BF" w:rsidRPr="003C2451" w:rsidRDefault="00D033BF" w:rsidP="00D033BF">
      <w:pPr>
        <w:spacing w:after="0" w:line="360" w:lineRule="auto"/>
        <w:rPr>
          <w:rFonts w:cstheme="minorHAnsi"/>
          <w:color w:val="FF0000"/>
        </w:rPr>
      </w:pPr>
      <w:r w:rsidRPr="003C2451">
        <w:rPr>
          <w:rFonts w:cstheme="minorHAnsi"/>
          <w:color w:val="FF0000"/>
        </w:rPr>
        <w:t>Desrespeito ao julgamento anterior do Tribunal</w:t>
      </w:r>
    </w:p>
    <w:p w14:paraId="29838255" w14:textId="77777777" w:rsidR="00D033BF" w:rsidRPr="003C2451" w:rsidRDefault="00D033BF" w:rsidP="00D033BF">
      <w:pPr>
        <w:spacing w:after="0" w:line="360" w:lineRule="auto"/>
        <w:rPr>
          <w:rFonts w:cstheme="minorHAnsi"/>
          <w:color w:val="FF0000"/>
        </w:rPr>
      </w:pPr>
      <w:r w:rsidRPr="003C2451">
        <w:rPr>
          <w:rFonts w:cstheme="minorHAnsi"/>
          <w:color w:val="FF0000"/>
        </w:rPr>
        <w:t>Alega que a sentença recorrida, ao extinguir novamente o processo sem resolução do mérito, contrariou acórdão anterior que havia cassado sentença terminativa e determinado o prosseguimento da demanda, com o saneamento do polo passivo e a instrução processual, para viabilizar a efetiva apreciação da pretensão.</w:t>
      </w:r>
    </w:p>
    <w:p w14:paraId="352BC4A8" w14:textId="77777777" w:rsidR="00D033BF" w:rsidRPr="003C2451" w:rsidRDefault="00D033BF" w:rsidP="00D033BF">
      <w:pPr>
        <w:spacing w:after="0" w:line="360" w:lineRule="auto"/>
        <w:rPr>
          <w:rFonts w:cstheme="minorHAnsi"/>
          <w:color w:val="FF0000"/>
        </w:rPr>
      </w:pPr>
      <w:r w:rsidRPr="003C2451">
        <w:rPr>
          <w:rFonts w:cstheme="minorHAnsi"/>
          <w:color w:val="FF0000"/>
        </w:rPr>
        <w:t>Inexistência de coisa julgada material</w:t>
      </w:r>
    </w:p>
    <w:p w14:paraId="6B242956" w14:textId="77777777" w:rsidR="00D033BF" w:rsidRPr="003C2451" w:rsidRDefault="00D033BF" w:rsidP="00D033BF">
      <w:pPr>
        <w:spacing w:after="0" w:line="360" w:lineRule="auto"/>
        <w:rPr>
          <w:rFonts w:cstheme="minorHAnsi"/>
          <w:color w:val="FF0000"/>
        </w:rPr>
      </w:pPr>
      <w:r w:rsidRPr="003C2451">
        <w:rPr>
          <w:rFonts w:cstheme="minorHAnsi"/>
          <w:color w:val="FF0000"/>
        </w:rPr>
        <w:t>Defende não haver coisa julgada entre a presente demanda e o processo anterior, porque a primeira ação teria sido julgada improcedente por insuficiência de provas do inadimplemento naquele momento, enquanto a nova demanda está fundada na continuidade e no agravamento do descumprimento contratual, caracterizado pela retenção das quantias pagas e pela não entrega do imóvel.</w:t>
      </w:r>
    </w:p>
    <w:p w14:paraId="6552ACF2" w14:textId="77777777" w:rsidR="00D033BF" w:rsidRPr="003C2451" w:rsidRDefault="00D033BF" w:rsidP="00D033BF">
      <w:pPr>
        <w:spacing w:after="0" w:line="360" w:lineRule="auto"/>
        <w:rPr>
          <w:rFonts w:cstheme="minorHAnsi"/>
          <w:color w:val="FF0000"/>
        </w:rPr>
      </w:pPr>
      <w:r w:rsidRPr="003C2451">
        <w:rPr>
          <w:rFonts w:cstheme="minorHAnsi"/>
          <w:color w:val="FF0000"/>
        </w:rPr>
        <w:t>Fatos supervenientes e sucessão passiva</w:t>
      </w:r>
    </w:p>
    <w:p w14:paraId="2FC19E8D" w14:textId="77777777" w:rsidR="00D033BF" w:rsidRPr="003C2451" w:rsidRDefault="00D033BF" w:rsidP="00D033BF">
      <w:pPr>
        <w:spacing w:after="0" w:line="360" w:lineRule="auto"/>
        <w:rPr>
          <w:rFonts w:cstheme="minorHAnsi"/>
          <w:color w:val="FF0000"/>
        </w:rPr>
      </w:pPr>
      <w:r w:rsidRPr="003C2451">
        <w:rPr>
          <w:rFonts w:cstheme="minorHAnsi"/>
          <w:color w:val="FF0000"/>
        </w:rPr>
        <w:t>Sustenta que o inadimplemento continuado constitui fato de trato sucessivo e ilícito permanente, afastando a eficácia preclusiva prevista no art. 502 do CPC. Acrescenta que a assunção pessoal do passivo da empresa pelo apelado, formalizada em distrato social de 23/08/2023, representa fato jurídico novo e fundamento de responsabilidade direta que não integrou a demanda anterior.</w:t>
      </w:r>
    </w:p>
    <w:p w14:paraId="31EC4A82" w14:textId="77777777" w:rsidR="00D033BF" w:rsidRPr="003C2451" w:rsidRDefault="00D033BF" w:rsidP="00D033BF">
      <w:pPr>
        <w:spacing w:after="0" w:line="360" w:lineRule="auto"/>
        <w:rPr>
          <w:rFonts w:cstheme="minorHAnsi"/>
          <w:color w:val="FF0000"/>
        </w:rPr>
      </w:pPr>
      <w:r w:rsidRPr="003C2451">
        <w:rPr>
          <w:rFonts w:cstheme="minorHAnsi"/>
          <w:color w:val="FF0000"/>
        </w:rPr>
        <w:t>Revelia quanto à matéria fática</w:t>
      </w:r>
    </w:p>
    <w:p w14:paraId="50F33B69" w14:textId="77777777" w:rsidR="00D033BF" w:rsidRPr="003C2451" w:rsidRDefault="00D033BF" w:rsidP="00D033BF">
      <w:pPr>
        <w:spacing w:after="0" w:line="360" w:lineRule="auto"/>
        <w:rPr>
          <w:rFonts w:cstheme="minorHAnsi"/>
          <w:color w:val="FF0000"/>
        </w:rPr>
      </w:pPr>
      <w:r w:rsidRPr="003C2451">
        <w:rPr>
          <w:rFonts w:cstheme="minorHAnsi"/>
          <w:color w:val="FF0000"/>
        </w:rPr>
        <w:t>Argumenta que o apelado compareceu espontaneamente ao processo por advogado, mas se limitou a suscitar a coisa julgada, sem impugnar especificamente os fatos narrados na inicial. Por isso, requer a aplicação dos efeitos da revelia, nos termos do art. 344 do CPC, com a presunção de veracidade do pagamento de R$ 25.000,00, do inadimplemento contratual absoluto e dos prejuízos materiais e morais alegados.</w:t>
      </w:r>
    </w:p>
    <w:p w14:paraId="1E3B1159" w14:textId="77777777" w:rsidR="00D033BF" w:rsidRPr="003C2451" w:rsidRDefault="00D033BF" w:rsidP="00D033BF">
      <w:pPr>
        <w:spacing w:after="0" w:line="360" w:lineRule="auto"/>
        <w:rPr>
          <w:rFonts w:cstheme="minorHAnsi"/>
          <w:color w:val="FF0000"/>
        </w:rPr>
      </w:pPr>
      <w:r w:rsidRPr="003C2451">
        <w:rPr>
          <w:rFonts w:cstheme="minorHAnsi"/>
          <w:color w:val="FF0000"/>
        </w:rPr>
        <w:t>Deficiência e omissão da sentença</w:t>
      </w:r>
    </w:p>
    <w:p w14:paraId="5B1553E1" w14:textId="77777777" w:rsidR="00D033BF" w:rsidRPr="003C2451" w:rsidRDefault="00D033BF" w:rsidP="00D033BF">
      <w:pPr>
        <w:spacing w:after="0" w:line="360" w:lineRule="auto"/>
        <w:rPr>
          <w:rFonts w:cstheme="minorHAnsi"/>
          <w:color w:val="FF0000"/>
        </w:rPr>
      </w:pPr>
      <w:r w:rsidRPr="003C2451">
        <w:rPr>
          <w:rFonts w:cstheme="minorHAnsi"/>
          <w:color w:val="FF0000"/>
        </w:rPr>
        <w:lastRenderedPageBreak/>
        <w:t xml:space="preserve">Afirma que a sentença incorreu em </w:t>
      </w:r>
      <w:r w:rsidRPr="003C2451">
        <w:rPr>
          <w:rFonts w:cstheme="minorHAnsi"/>
          <w:i/>
          <w:color w:val="FF0000"/>
        </w:rPr>
        <w:t>error in judicando</w:t>
      </w:r>
      <w:r w:rsidRPr="003C2451">
        <w:rPr>
          <w:rFonts w:cstheme="minorHAnsi"/>
          <w:color w:val="FF0000"/>
        </w:rPr>
        <w:t xml:space="preserve"> e </w:t>
      </w:r>
      <w:r w:rsidRPr="003C2451">
        <w:rPr>
          <w:rFonts w:cstheme="minorHAnsi"/>
          <w:i/>
          <w:color w:val="FF0000"/>
        </w:rPr>
        <w:t>error in procedendo</w:t>
      </w:r>
      <w:r w:rsidRPr="003C2451">
        <w:rPr>
          <w:rFonts w:cstheme="minorHAnsi"/>
          <w:color w:val="FF0000"/>
        </w:rPr>
        <w:t xml:space="preserve"> ao deixar de considerar a revelia quanto aos fatos, a existência de inadimplemento continuado, o fato superveniente relativo à assunção do passivo e o comando do acórdão anterior que determinara o prosseguimento da ação para julgamento de mérito.</w:t>
      </w:r>
    </w:p>
    <w:p w14:paraId="5C3FC2B1" w14:textId="77777777" w:rsidR="00D033BF" w:rsidRPr="003C2451" w:rsidRDefault="00D033BF" w:rsidP="00D033BF">
      <w:pPr>
        <w:spacing w:after="0" w:line="360" w:lineRule="auto"/>
        <w:rPr>
          <w:rFonts w:cstheme="minorHAnsi"/>
          <w:color w:val="FF0000"/>
        </w:rPr>
      </w:pPr>
      <w:r w:rsidRPr="003C2451">
        <w:rPr>
          <w:rFonts w:cstheme="minorHAnsi"/>
          <w:color w:val="FF0000"/>
        </w:rPr>
        <w:t>Aplicação da teoria da causa madura</w:t>
      </w:r>
    </w:p>
    <w:p w14:paraId="151CE5FB" w14:textId="77777777" w:rsidR="00D033BF" w:rsidRPr="003C2451" w:rsidRDefault="00D033BF" w:rsidP="00D033BF">
      <w:pPr>
        <w:spacing w:after="0" w:line="360" w:lineRule="auto"/>
        <w:rPr>
          <w:rFonts w:cstheme="minorHAnsi"/>
          <w:color w:val="FF0000"/>
        </w:rPr>
      </w:pPr>
      <w:r w:rsidRPr="003C2451">
        <w:rPr>
          <w:rFonts w:cstheme="minorHAnsi"/>
          <w:color w:val="FF0000"/>
        </w:rPr>
        <w:t>Sustenta que o processo se encontra suficientemente instruído com os documentos contratuais, comprovantes de pagamento e os efeitos da revelia, sendo possível ao Tribunal julgar imediatamente o mérito, com fundamento no art. 1.013, § 3º, incisos I e III, do CPC, sem nova remessa ao primeiro grau.</w:t>
      </w:r>
    </w:p>
    <w:p w14:paraId="10AF9452" w14:textId="77777777" w:rsidR="00D033BF" w:rsidRPr="003C2451" w:rsidRDefault="00D033BF" w:rsidP="00D033BF">
      <w:pPr>
        <w:spacing w:after="0" w:line="360" w:lineRule="auto"/>
        <w:rPr>
          <w:rFonts w:cstheme="minorHAnsi"/>
          <w:color w:val="FF0000"/>
        </w:rPr>
      </w:pPr>
      <w:r w:rsidRPr="003C2451">
        <w:rPr>
          <w:rFonts w:cstheme="minorHAnsi"/>
          <w:color w:val="FF0000"/>
        </w:rPr>
        <w:t>II. PEDIDO</w:t>
      </w:r>
    </w:p>
    <w:p w14:paraId="38C16038" w14:textId="3AD9C1DD" w:rsidR="00E87018" w:rsidRPr="003C2451" w:rsidRDefault="00D033BF" w:rsidP="00D033BF">
      <w:pPr>
        <w:spacing w:after="0" w:line="360" w:lineRule="auto"/>
        <w:rPr>
          <w:rFonts w:cstheme="minorHAnsi"/>
          <w:color w:val="FF0000"/>
        </w:rPr>
      </w:pPr>
      <w:r w:rsidRPr="003C2451">
        <w:rPr>
          <w:rFonts w:cstheme="minorHAnsi"/>
          <w:color w:val="FF0000"/>
        </w:rPr>
        <w:t>Requer o conhecimento e o total provimento da apelação para afastar a coisa julgada material e cassar ou reformar a sentença que extinguiu o processo com fundamento no art. 485, V, do CPC. Em aplicação da teoria da causa madura, pede o julgamento integralmente procedente da ação, com a rescisão do contrato, a restituição dos R$ 25.000,00 pagos e a condenação do apelado ao pagamento das indenizações por danos materiais e morais pleiteadas na inicial. Requer, ainda, a inversão e a majoração dos ônus sucumbenciais, com condenação em custas e honorários advocatícios.</w:t>
      </w:r>
    </w:p>
    <w:p w14:paraId="08F96DB0" w14:textId="77777777" w:rsidR="00E87018" w:rsidRDefault="00E87018" w:rsidP="00DB1301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63358632" w14:textId="21ACD170" w:rsidR="00DB1301" w:rsidRDefault="00F63CDB" w:rsidP="00355C73">
      <w:pPr>
        <w:pageBreakBefore/>
        <w:spacing w:after="0" w:line="360" w:lineRule="auto"/>
        <w:jc w:val="center"/>
        <w:outlineLvl w:val="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RELATÓRIO</w:t>
      </w:r>
    </w:p>
    <w:p w14:paraId="5B804E7F" w14:textId="77777777" w:rsidR="00DB1301" w:rsidRDefault="00DB1301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354DD0FB" w14:textId="04C87392" w:rsidR="00DB1301" w:rsidRDefault="00F63CDB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 w:rsidRPr="006D5EFB">
        <w:rPr>
          <w:rFonts w:ascii="Arial" w:hAnsi="Arial" w:cs="Arial"/>
          <w:sz w:val="28"/>
          <w:szCs w:val="28"/>
        </w:rPr>
        <w:t>Adoto o relatório da r. sentença</w:t>
      </w:r>
      <w:r w:rsidR="00167F3A" w:rsidRPr="006D5EFB">
        <w:rPr>
          <w:rFonts w:ascii="Arial" w:hAnsi="Arial" w:cs="Arial"/>
          <w:sz w:val="28"/>
          <w:szCs w:val="28"/>
        </w:rPr>
        <w:t>:</w:t>
      </w:r>
    </w:p>
    <w:p w14:paraId="21AD02C0" w14:textId="77777777" w:rsidR="00167F3A" w:rsidRDefault="00167F3A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351C943A" w14:textId="77777777" w:rsidR="006D5EFB" w:rsidRPr="006D5EFB" w:rsidRDefault="00F63CDB" w:rsidP="006D5EFB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0A7009">
        <w:rPr>
          <w:rFonts w:ascii="Arial" w:hAnsi="Arial" w:cs="Arial"/>
          <w:sz w:val="26"/>
          <w:szCs w:val="26"/>
        </w:rPr>
        <w:t>“</w:t>
      </w:r>
      <w:r w:rsidR="006D5EFB" w:rsidRPr="006D5EFB">
        <w:rPr>
          <w:rFonts w:ascii="Arial" w:hAnsi="Arial" w:cs="Arial"/>
          <w:i/>
          <w:iCs/>
          <w:sz w:val="26"/>
          <w:szCs w:val="26"/>
        </w:rPr>
        <w:t>Trata-se de ação de rescisão contratual cumulada com indenização por danos morais e materiais ajuizada por Jessica Andrade Santos em desfavor de Rafael Nascimento Ramalho, partes qualificadas nos autos.</w:t>
      </w:r>
    </w:p>
    <w:p w14:paraId="598CDC59" w14:textId="77777777" w:rsidR="006D5EFB" w:rsidRPr="006D5EFB" w:rsidRDefault="006D5EFB" w:rsidP="006D5EFB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commentRangeStart w:id="7"/>
      <w:r>
        <w:rPr>
          <w:rFonts w:ascii="Arial" w:hAnsi="Arial" w:cs="Arial"/>
          <w:i/>
          <w:iCs/>
          <w:sz w:val="26"/>
          <w:szCs w:val="26"/>
        </w:rPr>
        <w:t>Em 01/12/2023, Jessica Andrade Santos ajuizou a presente ação narrando ter celebrado com a RSC Construtora EIRELI, em 10/09/2018, contrato de compromisso de compra e venda do imóvel situado no Residencial Elisabete, QS 04, Conjunto 06, Lote 01, Riacho Fundo I/DF, pelo valor total de R$ 160.000,00, com entrega prevista para 31/12/2018, prorrogável por 180 dias. Relatou que pagou o total de R$ 25.000,00 e que o imóvel não foi entregue até a data do ajuizamento, sendo que a parte requerida estaria vendendo unidades a terceiros e recusando-se a devolver os valores pagos (ID 180265826). Juntou procuração (ID 180265836), contrato de compra e venda (ID 180265837), comprovantes de pagamento das parcelas e entradas (IDs 180265838, 180265839), comprovantes de pagamento de aluguéis (ID 180265840) e planilhas de cálculo (IDs 180265841 e 180265843).</w:t>
      </w:r>
      <w:commentRangeEnd w:id="7"/>
      <w:r>
        <w:rPr>
          <w:rStyle w:val="Refdecomentrio"/>
          <w:rFonts w:ascii="Arial" w:hAnsi="Arial" w:cs="Arial"/>
          <w:i/>
          <w:iCs/>
          <w:color w:val="808080"/>
          <w:sz w:val="26"/>
          <w:szCs w:val="26"/>
        </w:rPr>
        <w:commentReference w:id="7"/>
      </w:r>
      <w:r>
        <w:rPr>
          <w:rFonts w:ascii="Arial" w:hAnsi="Arial" w:cs="Arial"/>
          <w:i/>
          <w:iCs/>
          <w:color w:val="808080"/>
          <w:sz w:val="26"/>
          <w:szCs w:val="26"/>
        </w:rPr>
        <w:t xml:space="preserve"> (...)</w:t>
      </w:r>
    </w:p>
    <w:p w14:paraId="37E62E1F" w14:textId="77777777" w:rsidR="006D5EFB" w:rsidRPr="006D5EFB" w:rsidRDefault="006D5EFB" w:rsidP="006D5EFB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6D5EFB">
        <w:rPr>
          <w:rFonts w:ascii="Arial" w:hAnsi="Arial" w:cs="Arial"/>
          <w:i/>
          <w:iCs/>
          <w:sz w:val="26"/>
          <w:szCs w:val="26"/>
        </w:rPr>
        <w:t xml:space="preserve">Recebidos os autos nesta Vara, a autora foi intimada para emendar a petição inicial a fim de adequar o valor da causa, regularizar o polo passivo ante a extinção da pessoa jurídica ré e demonstrar </w:t>
      </w:r>
      <w:r w:rsidRPr="006D5EFB">
        <w:rPr>
          <w:rFonts w:ascii="Arial" w:hAnsi="Arial" w:cs="Arial"/>
          <w:i/>
          <w:iCs/>
          <w:sz w:val="26"/>
          <w:szCs w:val="26"/>
        </w:rPr>
        <w:lastRenderedPageBreak/>
        <w:t>hipossuficiência econômica ou recolher as custas iniciais (ID 180999488).</w:t>
      </w:r>
    </w:p>
    <w:p w14:paraId="2B050583" w14:textId="77777777" w:rsidR="006D5EFB" w:rsidRPr="006D5EFB" w:rsidRDefault="006D5EFB" w:rsidP="006D5EFB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6D5EFB">
        <w:rPr>
          <w:rFonts w:ascii="Arial" w:hAnsi="Arial" w:cs="Arial"/>
          <w:i/>
          <w:iCs/>
          <w:sz w:val="26"/>
          <w:szCs w:val="26"/>
        </w:rPr>
        <w:t>A autora apresentou emenda à inicial (ID 186102352) e juntou cópia de sua carteira de trabalho (ID 186102356), sem, contudo, cumprir integralmente as determinações dos itens 2 e 3 da decisão de emenda.</w:t>
      </w:r>
    </w:p>
    <w:p w14:paraId="7D0A9DEF" w14:textId="77777777" w:rsidR="006D5EFB" w:rsidRPr="006D5EFB" w:rsidRDefault="006D5EFB" w:rsidP="006D5EFB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6D5EFB">
        <w:rPr>
          <w:rFonts w:ascii="Arial" w:hAnsi="Arial" w:cs="Arial"/>
          <w:i/>
          <w:iCs/>
          <w:sz w:val="26"/>
          <w:szCs w:val="26"/>
        </w:rPr>
        <w:t>Em 15/02/2024, o processo foi extinto sem resolução do mérito pelo indeferimento da petição inicial (ID 186569656).</w:t>
      </w:r>
    </w:p>
    <w:p w14:paraId="603959DC" w14:textId="77777777" w:rsidR="006D5EFB" w:rsidRPr="006D5EFB" w:rsidRDefault="006D5EFB" w:rsidP="006D5EFB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6D5EFB">
        <w:rPr>
          <w:rFonts w:ascii="Arial" w:hAnsi="Arial" w:cs="Arial"/>
          <w:i/>
          <w:iCs/>
          <w:sz w:val="26"/>
          <w:szCs w:val="26"/>
        </w:rPr>
        <w:t>Opostos embargos de declaração pela autora (ID 187857032), eles foram conhecidos e desprovidos (ID 188160951).</w:t>
      </w:r>
    </w:p>
    <w:p w14:paraId="134030A0" w14:textId="77777777" w:rsidR="006D5EFB" w:rsidRPr="006D5EFB" w:rsidRDefault="006D5EFB" w:rsidP="006D5EFB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6D5EFB">
        <w:rPr>
          <w:rFonts w:ascii="Arial" w:hAnsi="Arial" w:cs="Arial"/>
          <w:i/>
          <w:iCs/>
          <w:sz w:val="26"/>
          <w:szCs w:val="26"/>
        </w:rPr>
        <w:t>A autora interpôs apelação (ID 191388012). A ré apresentou contrarrazões (ID 195952384), ocasião em que juntou, pela primeira vez nestes autos, a sentença proferida nos autos do processo nº 0714089-17.2020.8.07.0001 (ID 195952385), arguindo coisa julgada.</w:t>
      </w:r>
    </w:p>
    <w:p w14:paraId="3C7B71C7" w14:textId="77777777" w:rsidR="006D5EFB" w:rsidRPr="006D5EFB" w:rsidRDefault="006D5EFB" w:rsidP="006D5EFB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6D5EFB">
        <w:rPr>
          <w:rFonts w:ascii="Arial" w:hAnsi="Arial" w:cs="Arial"/>
          <w:i/>
          <w:iCs/>
          <w:sz w:val="26"/>
          <w:szCs w:val="26"/>
        </w:rPr>
        <w:t>No acórdão de ID 210228544, a 4ª Turma Cível do TJDFT deu provimento ao recurso, deferindo a gratuidade de justiça e cassando a sentença, sem conhecer da preliminar de coisa julgada suscitada em contrarrazões, por supressão de instância. Determinou-se, ainda, que se oficiasse à Junta Comercial do Distrito Federal para identificação do responsável pelo passivo da pessoa jurídica extinta.</w:t>
      </w:r>
    </w:p>
    <w:p w14:paraId="3DA3FCD3" w14:textId="77777777" w:rsidR="006D5EFB" w:rsidRPr="006D5EFB" w:rsidRDefault="006D5EFB" w:rsidP="006D5EFB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6D5EFB">
        <w:rPr>
          <w:rFonts w:ascii="Arial" w:hAnsi="Arial" w:cs="Arial"/>
          <w:i/>
          <w:iCs/>
          <w:sz w:val="26"/>
          <w:szCs w:val="26"/>
        </w:rPr>
        <w:t xml:space="preserve">Em resposta ao Ofício nº 598/2024 (ID 211531071), a JUCIS/DF encaminhou os atos societários da RSC Construtora Ltda. (IDs 212691566, 212691567 e 212691569), dos quais se extraiu que </w:t>
      </w:r>
      <w:r w:rsidRPr="006D5EFB">
        <w:rPr>
          <w:rFonts w:ascii="Arial" w:hAnsi="Arial" w:cs="Arial"/>
          <w:i/>
          <w:iCs/>
          <w:sz w:val="26"/>
          <w:szCs w:val="26"/>
        </w:rPr>
        <w:lastRenderedPageBreak/>
        <w:t>Rafael Nascimento Ramalho, CPF 725.210.401-00, único sócio da extinta pessoa jurídica, assumiu expressamente a responsabilidade pelo ativo e passivo superveniente da sociedade, nos termos da Cláusula Quarta do distrato social registrado em 23/08/2023.</w:t>
      </w:r>
    </w:p>
    <w:p w14:paraId="0FD2BCB7" w14:textId="77777777" w:rsidR="006D5EFB" w:rsidRPr="006D5EFB" w:rsidRDefault="006D5EFB" w:rsidP="006D5EFB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>
        <w:rPr>
          <w:rFonts w:ascii="Arial" w:hAnsi="Arial" w:cs="Arial"/>
          <w:i/>
          <w:iCs/>
          <w:sz w:val="26"/>
          <w:szCs w:val="26"/>
        </w:rPr>
        <w:t>Na decisão de ID 219276537, o juízo anotou a sucessão processual no polo passivo, passando a figurar como réu Rafael Nascimento Ramalho.</w:t>
      </w:r>
      <w:r>
        <w:rPr>
          <w:rFonts w:ascii="Arial" w:hAnsi="Arial" w:cs="Arial"/>
          <w:i/>
          <w:iCs/>
          <w:color w:val="808080"/>
          <w:sz w:val="26"/>
          <w:szCs w:val="26"/>
        </w:rPr>
        <w:t xml:space="preserve"> (...)</w:t>
      </w:r>
    </w:p>
    <w:p w14:paraId="389356E3" w14:textId="77777777" w:rsidR="006D5EFB" w:rsidRPr="006D5EFB" w:rsidRDefault="006D5EFB" w:rsidP="006D5EFB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6D5EFB">
        <w:rPr>
          <w:rFonts w:ascii="Arial" w:hAnsi="Arial" w:cs="Arial"/>
          <w:i/>
          <w:iCs/>
          <w:sz w:val="26"/>
          <w:szCs w:val="26"/>
        </w:rPr>
        <w:t>Após diligências infrutíferas de citação postal e por oficial de justiça (IDs 223560011, 226172938, 226348839, 226380945), foi deferida a citação por edital (ID 233178058), publicado em 23/04/2025.</w:t>
      </w:r>
    </w:p>
    <w:p w14:paraId="4D9B7E5C" w14:textId="77777777" w:rsidR="006D5EFB" w:rsidRPr="006D5EFB" w:rsidRDefault="006D5EFB" w:rsidP="006D5EFB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>
        <w:rPr>
          <w:rFonts w:ascii="Arial" w:hAnsi="Arial" w:cs="Arial"/>
          <w:i/>
          <w:iCs/>
          <w:sz w:val="26"/>
          <w:szCs w:val="26"/>
        </w:rPr>
        <w:t>Nomeada a Defensoria Pública como curadora especial do réu, foi apresentada contestação por negativa geral (ID 242094530), com suscitação preliminar de nulidade da citação editalícia.</w:t>
      </w:r>
      <w:r>
        <w:rPr>
          <w:rFonts w:ascii="Arial" w:hAnsi="Arial" w:cs="Arial"/>
          <w:i/>
          <w:iCs/>
          <w:color w:val="808080"/>
          <w:sz w:val="26"/>
          <w:szCs w:val="26"/>
        </w:rPr>
        <w:t xml:space="preserve"> (...)</w:t>
      </w:r>
    </w:p>
    <w:p w14:paraId="7C9E10E4" w14:textId="77777777" w:rsidR="006D5EFB" w:rsidRPr="006D5EFB" w:rsidRDefault="006D5EFB" w:rsidP="006D5EFB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6D5EFB">
        <w:rPr>
          <w:rFonts w:ascii="Arial" w:hAnsi="Arial" w:cs="Arial"/>
          <w:i/>
          <w:iCs/>
          <w:sz w:val="26"/>
          <w:szCs w:val="26"/>
        </w:rPr>
        <w:t>A autora apresentou réplica (ID 256610208) e a curadora especial informou não ter outras provas a produzir (ID 255059729).</w:t>
      </w:r>
    </w:p>
    <w:p w14:paraId="76044DA6" w14:textId="77777777" w:rsidR="006D5EFB" w:rsidRPr="006D5EFB" w:rsidRDefault="006D5EFB" w:rsidP="006D5EFB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6D5EFB">
        <w:rPr>
          <w:rFonts w:ascii="Arial" w:hAnsi="Arial" w:cs="Arial"/>
          <w:i/>
          <w:iCs/>
          <w:sz w:val="26"/>
          <w:szCs w:val="26"/>
        </w:rPr>
        <w:t xml:space="preserve">Em 06/01/2026, o réu Rafael Nascimento Ramalho, por meio de advogado constituído — evidenciando comparecimento espontâneo aos autos —, protocolou petição arguindo coisa julgada material e requerendo a extinção do processo sem resolução do mérito (ID 261360491), instruída com a sentença de improcedência proferida nos autos do processo nº 0714089-17.2020.8.07.0001 (ID 261362247), o acórdão confirmatório proferido pela 7ª Turma Cível do </w:t>
      </w:r>
      <w:r w:rsidRPr="006D5EFB">
        <w:rPr>
          <w:rFonts w:ascii="Arial" w:hAnsi="Arial" w:cs="Arial"/>
          <w:i/>
          <w:iCs/>
          <w:sz w:val="26"/>
          <w:szCs w:val="26"/>
        </w:rPr>
        <w:lastRenderedPageBreak/>
        <w:t>TJDFT (ID 261362249) e a certidão de trânsito em julgado (ID 261362250).</w:t>
      </w:r>
    </w:p>
    <w:p w14:paraId="2A1367AB" w14:textId="35613010" w:rsidR="00F63CDB" w:rsidRDefault="006D5EFB" w:rsidP="006D5EFB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6D5EFB">
        <w:rPr>
          <w:rFonts w:ascii="Arial" w:hAnsi="Arial" w:cs="Arial"/>
          <w:i/>
          <w:iCs/>
          <w:sz w:val="26"/>
          <w:szCs w:val="26"/>
        </w:rPr>
        <w:t xml:space="preserve">Intimada, a autora apresentou impugnação (ID 265636427), sustentando a ausência de tríplice identidade e litigância de má-fé por parte do réu. </w:t>
      </w:r>
      <w:r w:rsidR="00BA700C" w:rsidRPr="000A7009">
        <w:rPr>
          <w:rFonts w:ascii="Arial" w:hAnsi="Arial" w:cs="Arial"/>
          <w:i/>
          <w:iCs/>
          <w:sz w:val="26"/>
          <w:szCs w:val="26"/>
        </w:rPr>
        <w:t>(...)</w:t>
      </w:r>
      <w:r w:rsidR="0061262D" w:rsidRPr="000A7009">
        <w:rPr>
          <w:rFonts w:ascii="Arial" w:hAnsi="Arial" w:cs="Arial"/>
          <w:i/>
          <w:iCs/>
          <w:sz w:val="26"/>
          <w:szCs w:val="26"/>
        </w:rPr>
        <w:t xml:space="preserve">” (ID </w:t>
      </w:r>
      <w:r w:rsidRPr="006D5EFB">
        <w:rPr>
          <w:rFonts w:ascii="Arial" w:hAnsi="Arial" w:cs="Arial"/>
          <w:i/>
          <w:iCs/>
          <w:sz w:val="26"/>
          <w:szCs w:val="26"/>
        </w:rPr>
        <w:t>89917882</w:t>
      </w:r>
      <w:r w:rsidR="0061262D" w:rsidRPr="000A7009">
        <w:rPr>
          <w:rFonts w:ascii="Arial" w:hAnsi="Arial" w:cs="Arial"/>
          <w:i/>
          <w:iCs/>
          <w:sz w:val="26"/>
          <w:szCs w:val="26"/>
        </w:rPr>
        <w:t>).</w:t>
      </w:r>
    </w:p>
    <w:p w14:paraId="07E4B48E" w14:textId="77777777" w:rsidR="006D5EFB" w:rsidRDefault="006D5EFB" w:rsidP="006D5EFB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</w:p>
    <w:p w14:paraId="04E520D9" w14:textId="402F278A" w:rsidR="0061262D" w:rsidRDefault="006D5EFB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 </w:t>
      </w:r>
      <w:r w:rsidR="0061262D">
        <w:rPr>
          <w:rFonts w:ascii="Arial" w:hAnsi="Arial" w:cs="Arial"/>
          <w:sz w:val="28"/>
          <w:szCs w:val="28"/>
        </w:rPr>
        <w:t>MM. Ju</w:t>
      </w:r>
      <w:r>
        <w:rPr>
          <w:rFonts w:ascii="Arial" w:hAnsi="Arial" w:cs="Arial"/>
          <w:sz w:val="28"/>
          <w:szCs w:val="28"/>
        </w:rPr>
        <w:t>í</w:t>
      </w:r>
      <w:r w:rsidR="0061262D">
        <w:rPr>
          <w:rFonts w:ascii="Arial" w:hAnsi="Arial" w:cs="Arial"/>
          <w:sz w:val="28"/>
          <w:szCs w:val="28"/>
        </w:rPr>
        <w:t>z</w:t>
      </w:r>
      <w:r>
        <w:rPr>
          <w:rFonts w:ascii="Arial" w:hAnsi="Arial" w:cs="Arial"/>
          <w:sz w:val="28"/>
          <w:szCs w:val="28"/>
        </w:rPr>
        <w:t>a</w:t>
      </w:r>
      <w:r w:rsidR="0061262D">
        <w:rPr>
          <w:rFonts w:ascii="Arial" w:hAnsi="Arial" w:cs="Arial"/>
          <w:sz w:val="28"/>
          <w:szCs w:val="28"/>
        </w:rPr>
        <w:t xml:space="preserve"> sentenciante</w:t>
      </w:r>
      <w:r>
        <w:rPr>
          <w:rFonts w:ascii="Arial" w:hAnsi="Arial" w:cs="Arial"/>
          <w:sz w:val="28"/>
          <w:szCs w:val="28"/>
        </w:rPr>
        <w:t xml:space="preserve">, </w:t>
      </w:r>
      <w:r w:rsidR="008235A6" w:rsidRPr="008235A6">
        <w:rPr>
          <w:rFonts w:ascii="Arial" w:hAnsi="Arial" w:cs="Arial"/>
          <w:sz w:val="28"/>
          <w:szCs w:val="28"/>
        </w:rPr>
        <w:t>Dr</w:t>
      </w:r>
      <w:r>
        <w:rPr>
          <w:rFonts w:ascii="Arial" w:hAnsi="Arial" w:cs="Arial"/>
          <w:sz w:val="28"/>
          <w:szCs w:val="28"/>
        </w:rPr>
        <w:t>a</w:t>
      </w:r>
      <w:r w:rsidR="008235A6" w:rsidRPr="008235A6">
        <w:rPr>
          <w:rFonts w:ascii="Arial" w:hAnsi="Arial" w:cs="Arial"/>
          <w:sz w:val="28"/>
          <w:szCs w:val="28"/>
        </w:rPr>
        <w:t>.</w:t>
      </w:r>
      <w:r>
        <w:rPr>
          <w:rFonts w:ascii="Arial" w:hAnsi="Arial" w:cs="Arial"/>
          <w:sz w:val="28"/>
          <w:szCs w:val="28"/>
        </w:rPr>
        <w:t xml:space="preserve"> </w:t>
      </w:r>
      <w:r w:rsidRPr="006D5EFB">
        <w:rPr>
          <w:rFonts w:ascii="Arial" w:hAnsi="Arial" w:cs="Arial"/>
          <w:sz w:val="28"/>
          <w:szCs w:val="28"/>
        </w:rPr>
        <w:t>Andreia Lemos Gon</w:t>
      </w:r>
      <w:r>
        <w:rPr>
          <w:rFonts w:ascii="Arial" w:hAnsi="Arial" w:cs="Arial"/>
          <w:sz w:val="28"/>
          <w:szCs w:val="28"/>
        </w:rPr>
        <w:t>ç</w:t>
      </w:r>
      <w:r w:rsidRPr="006D5EFB">
        <w:rPr>
          <w:rFonts w:ascii="Arial" w:hAnsi="Arial" w:cs="Arial"/>
          <w:sz w:val="28"/>
          <w:szCs w:val="28"/>
        </w:rPr>
        <w:t xml:space="preserve">alves </w:t>
      </w:r>
      <w:r>
        <w:rPr>
          <w:rFonts w:ascii="Arial" w:hAnsi="Arial" w:cs="Arial"/>
          <w:sz w:val="28"/>
          <w:szCs w:val="28"/>
        </w:rPr>
        <w:t>d</w:t>
      </w:r>
      <w:r w:rsidRPr="006D5EFB">
        <w:rPr>
          <w:rFonts w:ascii="Arial" w:hAnsi="Arial" w:cs="Arial"/>
          <w:sz w:val="28"/>
          <w:szCs w:val="28"/>
        </w:rPr>
        <w:t>e Oliveira</w:t>
      </w:r>
      <w:r w:rsidR="003524E5" w:rsidRPr="003524E5">
        <w:rPr>
          <w:rFonts w:ascii="Arial" w:hAnsi="Arial" w:cs="Arial"/>
          <w:sz w:val="28"/>
          <w:szCs w:val="28"/>
        </w:rPr>
        <w:t>, da</w:t>
      </w:r>
      <w:r w:rsidR="0006080C">
        <w:rPr>
          <w:rFonts w:ascii="Arial" w:hAnsi="Arial" w:cs="Arial"/>
          <w:sz w:val="28"/>
          <w:szCs w:val="28"/>
        </w:rPr>
        <w:t xml:space="preserve"> </w:t>
      </w:r>
      <w:r w:rsidRPr="006D5EFB">
        <w:rPr>
          <w:rFonts w:ascii="Arial" w:hAnsi="Arial" w:cs="Arial"/>
          <w:sz w:val="28"/>
          <w:szCs w:val="28"/>
        </w:rPr>
        <w:t>Vara Cível do Riacho Fundo</w:t>
      </w:r>
      <w:r w:rsidR="003524E5" w:rsidRPr="003524E5">
        <w:rPr>
          <w:rFonts w:ascii="Arial" w:hAnsi="Arial" w:cs="Arial"/>
          <w:sz w:val="28"/>
          <w:szCs w:val="28"/>
        </w:rPr>
        <w:t>, julgou no seguinte sentido:</w:t>
      </w:r>
    </w:p>
    <w:p w14:paraId="12E5EEA8" w14:textId="77777777" w:rsidR="0061262D" w:rsidRDefault="0061262D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1107BABB" w14:textId="77777777" w:rsidR="006D5EFB" w:rsidRPr="006D5EFB" w:rsidRDefault="0006080C" w:rsidP="006D5EFB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0A7009">
        <w:rPr>
          <w:rFonts w:ascii="Arial" w:hAnsi="Arial" w:cs="Arial"/>
          <w:sz w:val="26"/>
          <w:szCs w:val="26"/>
        </w:rPr>
        <w:t>“</w:t>
      </w:r>
      <w:r w:rsidR="006D5EFB" w:rsidRPr="006D5EFB">
        <w:rPr>
          <w:rFonts w:ascii="Arial" w:hAnsi="Arial" w:cs="Arial"/>
          <w:i/>
          <w:iCs/>
          <w:sz w:val="26"/>
          <w:szCs w:val="26"/>
        </w:rPr>
        <w:t>Ante o exposto, reconheço a coisa julgada material e julgo extinto o processo, sem resolução do mérito, nos termos do inciso V do art. 485 da Lei nº 13.105/2015.</w:t>
      </w:r>
    </w:p>
    <w:p w14:paraId="5F087E12" w14:textId="77777777" w:rsidR="006D5EFB" w:rsidRPr="006D5EFB" w:rsidRDefault="006D5EFB" w:rsidP="006D5EFB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6D5EFB">
        <w:rPr>
          <w:rFonts w:ascii="Arial" w:hAnsi="Arial" w:cs="Arial"/>
          <w:i/>
          <w:iCs/>
          <w:sz w:val="26"/>
          <w:szCs w:val="26"/>
        </w:rPr>
        <w:t>Condeno a autora ao pagamento das custas processuais e dos honorários advocatícios, que arbitro em 10% sobre o valor atualizado da causa, nos termos do § 2º do art. 85 do CPC.</w:t>
      </w:r>
    </w:p>
    <w:p w14:paraId="163354A9" w14:textId="392C067D" w:rsidR="0006080C" w:rsidRDefault="006D5EFB" w:rsidP="006D5EFB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>
        <w:rPr>
          <w:rFonts w:ascii="Arial" w:hAnsi="Arial" w:cs="Arial"/>
          <w:i/>
          <w:iCs/>
          <w:sz w:val="26"/>
          <w:szCs w:val="26"/>
        </w:rPr>
        <w:t>Fica, no entanto, a exigibilidade suspensa em razão da gratuidade de justiça concedida nos autos (Acórdão nº 1902546, 4ª Turma Cível, ID 210228544, fl. 6 do PDF). (...).”</w:t>
      </w:r>
      <w:r>
        <w:rPr>
          <w:rFonts w:ascii="Arial" w:hAnsi="Arial" w:cs="Arial"/>
          <w:i/>
          <w:iCs/>
          <w:color w:val="808080"/>
          <w:sz w:val="26"/>
          <w:szCs w:val="26"/>
        </w:rPr>
        <w:t xml:space="preserve"> (ID 89917882).</w:t>
      </w:r>
    </w:p>
    <w:p w14:paraId="41F018EC" w14:textId="77777777" w:rsidR="0061262D" w:rsidRDefault="0061262D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5DC7D771" w14:textId="319915D4" w:rsidR="0006080C" w:rsidRDefault="006D5EFB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 autora opôs embargos de declaração, rejeitados</w:t>
      </w:r>
      <w:r>
        <w:rPr>
          <w:rFonts w:ascii="Arial" w:hAnsi="Arial" w:cs="Arial"/>
          <w:color w:val="7030A0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(ID </w:t>
      </w:r>
      <w:r>
        <w:rPr>
          <w:rFonts w:ascii="Arial" w:hAnsi="Arial" w:cs="Arial"/>
          <w:color w:val="808080"/>
          <w:sz w:val="28"/>
          <w:szCs w:val="28"/>
        </w:rPr>
        <w:t xml:space="preserve">89917886 e </w:t>
      </w:r>
      <w:r>
        <w:rPr>
          <w:rFonts w:ascii="Arial" w:hAnsi="Arial" w:cs="Arial"/>
          <w:sz w:val="28"/>
          <w:szCs w:val="28"/>
        </w:rPr>
        <w:t>89917889).</w:t>
      </w:r>
    </w:p>
    <w:p w14:paraId="619F9214" w14:textId="77777777" w:rsidR="00995E03" w:rsidRDefault="00995E03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23DFF50D" w14:textId="59A0349D" w:rsidR="00995E03" w:rsidRDefault="00995E03" w:rsidP="00995E0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commentRangeStart w:id="8"/>
      <w:r>
        <w:rPr>
          <w:rFonts w:ascii="Arial" w:hAnsi="Arial" w:cs="Arial"/>
          <w:sz w:val="28"/>
          <w:szCs w:val="28"/>
        </w:rPr>
        <w:t xml:space="preserve">Apelo da autora, </w:t>
      </w:r>
      <w:r>
        <w:rPr>
          <w:rFonts w:ascii="Arial" w:hAnsi="Arial" w:cs="Arial"/>
          <w:color w:val="808080"/>
          <w:sz w:val="28"/>
          <w:szCs w:val="28"/>
        </w:rPr>
        <w:t xml:space="preserve">Jessica</w:t>
      </w:r>
      <w:r>
        <w:rPr>
          <w:rFonts w:ascii="Arial" w:hAnsi="Arial" w:cs="Arial"/>
          <w:sz w:val="28"/>
          <w:szCs w:val="28"/>
        </w:rPr>
        <w:t xml:space="preserve"> Andrade Santos (ID 89917892), em que alega, em síntese, que: </w:t>
      </w:r>
      <w:r>
        <w:rPr>
          <w:rFonts w:ascii="Arial" w:hAnsi="Arial" w:cs="Arial"/>
          <w:b/>
          <w:bCs/>
          <w:sz w:val="28"/>
          <w:szCs w:val="28"/>
        </w:rPr>
        <w:t xml:space="preserve">1)</w:t>
      </w:r>
      <w:r>
        <w:rPr>
          <w:rFonts w:ascii="Arial" w:hAnsi="Arial" w:cs="Arial"/>
          <w:sz w:val="28"/>
          <w:szCs w:val="28"/>
        </w:rPr>
        <w:t xml:space="preserve"> a sentença recorrida contrariou o acórdão anterior</w:t>
      </w:r>
      <w:del w:id="1565" w:author="Assessor GDSXSR" w:date="2026-10-30T16:17:35Z">
        <w:r>
          <w:rPr>
            <w:rFonts w:ascii="Arial" w:hAnsi="Arial" w:cs="Arial"/>
            <w:sz w:val="28"/>
            <w:szCs w:val="28"/>
          </w:rPr>
          <w:delText xml:space="preserve"> da 4ª Turma Cível</w:delText>
        </w:r>
      </w:del>
      <w:r>
        <w:rPr>
          <w:rFonts w:ascii="Arial" w:hAnsi="Arial" w:cs="Arial"/>
          <w:sz w:val="28"/>
          <w:szCs w:val="28"/>
        </w:rPr>
        <w:t xml:space="preserve">; </w:t>
      </w:r>
      <w:r>
        <w:rPr>
          <w:rFonts w:ascii="Arial" w:hAnsi="Arial" w:cs="Arial"/>
          <w:b/>
          <w:bCs/>
          <w:sz w:val="28"/>
          <w:szCs w:val="28"/>
        </w:rPr>
        <w:t xml:space="preserve">2)</w:t>
      </w:r>
      <w:r>
        <w:rPr>
          <w:rFonts w:ascii="Arial" w:hAnsi="Arial" w:cs="Arial"/>
          <w:sz w:val="28"/>
          <w:szCs w:val="28"/>
        </w:rPr>
        <w:t xml:space="preserve"> não há coisa </w:t>
      </w:r>
      <w:r>
        <w:rPr>
          <w:rFonts w:ascii="Arial" w:hAnsi="Arial" w:cs="Arial"/>
          <w:sz w:val="28"/>
          <w:szCs w:val="28"/>
        </w:rPr>
        <w:t xml:space="preserve">julgada material, pois a ação anterior foi julgada improcedente por insuficiência de provas; </w:t>
      </w:r>
      <w:r>
        <w:rPr>
          <w:rFonts w:ascii="Arial" w:hAnsi="Arial" w:cs="Arial"/>
          <w:b/>
          <w:bCs/>
          <w:sz w:val="28"/>
          <w:szCs w:val="28"/>
        </w:rPr>
        <w:t xml:space="preserve">3) </w:t>
      </w:r>
      <w:r>
        <w:rPr>
          <w:rFonts w:ascii="Arial" w:hAnsi="Arial" w:cs="Arial"/>
          <w:sz w:val="28"/>
          <w:szCs w:val="28"/>
        </w:rPr>
        <w:t xml:space="preserve">seria possível ajuizar outra ação destinada a demonstrar o inadimplemento contratual;</w:t>
      </w:r>
      <w:r>
        <w:rPr>
          <w:rFonts w:ascii="Arial" w:hAnsi="Arial" w:cs="Arial"/>
          <w:b/>
          <w:bCs/>
          <w:sz w:val="28"/>
          <w:szCs w:val="28"/>
        </w:rPr>
        <w:t xml:space="preserve"> 4)</w:t>
      </w:r>
      <w:r>
        <w:rPr>
          <w:rFonts w:ascii="Arial" w:hAnsi="Arial" w:cs="Arial"/>
          <w:sz w:val="28"/>
          <w:szCs w:val="28"/>
        </w:rPr>
        <w:t xml:space="preserve"> o apelado se limitou a suscitar a coisa julgada, sem impugnar especificamente os fatos narrados na petição inicial; e </w:t>
      </w:r>
      <w:r>
        <w:rPr>
          <w:rFonts w:ascii="Arial" w:hAnsi="Arial" w:cs="Arial"/>
          <w:b/>
          <w:bCs/>
          <w:sz w:val="28"/>
          <w:szCs w:val="28"/>
        </w:rPr>
        <w:t xml:space="preserve">5)</w:t>
      </w:r>
      <w:r>
        <w:rPr>
          <w:rFonts w:ascii="Arial" w:hAnsi="Arial" w:cs="Arial"/>
          <w:sz w:val="28"/>
          <w:szCs w:val="28"/>
        </w:rPr>
        <w:t xml:space="preserve"> o processo está suficientemente instruído para o imediato exame do mérito. </w:t>
      </w:r>
      <w:commentRangeEnd w:id="8"/>
      <w:r>
        <w:rPr>
          <w:rStyle w:val="Refdecomentrio"/>
          <w:rFonts w:ascii="Arial" w:hAnsi="Arial" w:cs="Arial"/>
          <w:sz w:val="28"/>
          <w:szCs w:val="28"/>
        </w:rPr>
        <w:commentReference w:id="8"/>
      </w:r>
    </w:p>
    <w:p w14:paraId="6BC889EB" w14:textId="77777777" w:rsidR="00995E03" w:rsidRDefault="00995E03" w:rsidP="00995E0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62FCD011" w14:textId="43968FAC" w:rsidR="00995E03" w:rsidRPr="00995E03" w:rsidRDefault="00995E03" w:rsidP="00995E0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 w:rsidRPr="00995E03">
        <w:rPr>
          <w:rFonts w:ascii="Arial" w:hAnsi="Arial" w:cs="Arial"/>
          <w:sz w:val="28"/>
          <w:szCs w:val="28"/>
        </w:rPr>
        <w:t>Requer a cassação da r. sentença, com o afastamento da coisa julgada e a aplicação da teoria da causa madura, a fim de que sejam julgados procedentes os pedidos de resolução contratual, restituição dos valores pagos e indenização por danos materiais e morais. Pede, ainda, a inversão do ônus sucumb</w:t>
      </w:r>
      <w:r w:rsidR="00AB669A">
        <w:rPr>
          <w:rFonts w:ascii="Arial" w:hAnsi="Arial" w:cs="Arial"/>
          <w:sz w:val="28"/>
          <w:szCs w:val="28"/>
        </w:rPr>
        <w:t>e</w:t>
      </w:r>
      <w:r w:rsidRPr="00995E03">
        <w:rPr>
          <w:rFonts w:ascii="Arial" w:hAnsi="Arial" w:cs="Arial"/>
          <w:sz w:val="28"/>
          <w:szCs w:val="28"/>
        </w:rPr>
        <w:t>ncia</w:t>
      </w:r>
      <w:r w:rsidR="00AB669A">
        <w:rPr>
          <w:rFonts w:ascii="Arial" w:hAnsi="Arial" w:cs="Arial"/>
          <w:sz w:val="28"/>
          <w:szCs w:val="28"/>
        </w:rPr>
        <w:t>l</w:t>
      </w:r>
      <w:r w:rsidRPr="00995E03">
        <w:rPr>
          <w:rFonts w:ascii="Arial" w:hAnsi="Arial" w:cs="Arial"/>
          <w:sz w:val="28"/>
          <w:szCs w:val="28"/>
        </w:rPr>
        <w:t>, com a condenação do apelado ao pagamento das custas processuais e dos honorários advocatícios</w:t>
      </w:r>
      <w:r>
        <w:rPr>
          <w:rFonts w:ascii="Arial" w:hAnsi="Arial" w:cs="Arial"/>
          <w:sz w:val="28"/>
          <w:szCs w:val="28"/>
        </w:rPr>
        <w:t>.</w:t>
      </w:r>
    </w:p>
    <w:p w14:paraId="15BADA6A" w14:textId="77777777" w:rsidR="00882188" w:rsidRPr="00882188" w:rsidRDefault="00882188" w:rsidP="00882188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3C59DD1D" w14:textId="0290C94C" w:rsidR="00882188" w:rsidRPr="00882188" w:rsidRDefault="00882188" w:rsidP="00882188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 w:rsidRPr="65F20F86">
        <w:rPr>
          <w:rFonts w:ascii="Arial" w:hAnsi="Arial" w:cs="Arial"/>
          <w:sz w:val="28"/>
          <w:szCs w:val="28"/>
        </w:rPr>
        <w:t>Sem contrarrazões</w:t>
      </w:r>
      <w:r w:rsidR="00632EAA" w:rsidRPr="65F20F86">
        <w:rPr>
          <w:rFonts w:ascii="Arial" w:hAnsi="Arial" w:cs="Arial"/>
          <w:sz w:val="28"/>
          <w:szCs w:val="28"/>
        </w:rPr>
        <w:t xml:space="preserve"> (ID </w:t>
      </w:r>
      <w:r w:rsidR="00995E03" w:rsidRPr="00995E03">
        <w:rPr>
          <w:rFonts w:ascii="Arial" w:hAnsi="Arial" w:cs="Arial"/>
          <w:sz w:val="28"/>
          <w:szCs w:val="28"/>
        </w:rPr>
        <w:t>89917895</w:t>
      </w:r>
      <w:r w:rsidR="00632EAA" w:rsidRPr="65F20F86">
        <w:rPr>
          <w:rFonts w:ascii="Arial" w:hAnsi="Arial" w:cs="Arial"/>
          <w:sz w:val="28"/>
          <w:szCs w:val="28"/>
        </w:rPr>
        <w:t>)</w:t>
      </w:r>
      <w:r w:rsidR="00995E03">
        <w:rPr>
          <w:rFonts w:ascii="Arial" w:hAnsi="Arial" w:cs="Arial"/>
          <w:sz w:val="28"/>
          <w:szCs w:val="28"/>
        </w:rPr>
        <w:t>.</w:t>
      </w:r>
    </w:p>
    <w:p w14:paraId="6EEF5CB3" w14:textId="77777777" w:rsidR="00882188" w:rsidRPr="00882188" w:rsidRDefault="00882188" w:rsidP="00882188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1F0E0E82" w14:textId="6FC4357D" w:rsidR="00F63CDB" w:rsidRDefault="00882188" w:rsidP="00882188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 w:rsidRPr="00882188">
        <w:rPr>
          <w:rFonts w:ascii="Arial" w:hAnsi="Arial" w:cs="Arial"/>
          <w:sz w:val="28"/>
          <w:szCs w:val="28"/>
        </w:rPr>
        <w:t>É o relatório.</w:t>
      </w:r>
    </w:p>
    <w:p w14:paraId="5A5C960D" w14:textId="77777777" w:rsidR="00882188" w:rsidRDefault="00882188" w:rsidP="003E6330">
      <w:pPr>
        <w:rPr>
          <w:rFonts w:ascii="Arial" w:hAnsi="Arial" w:cs="Arial"/>
          <w:sz w:val="28"/>
          <w:szCs w:val="28"/>
        </w:rPr>
      </w:pPr>
    </w:p>
    <w:p w14:paraId="1869B69C" w14:textId="7A25C947" w:rsidR="00882188" w:rsidRPr="00355C73" w:rsidRDefault="00355C73" w:rsidP="00355C73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355C73">
        <w:rPr>
          <w:rFonts w:ascii="Arial" w:hAnsi="Arial" w:cs="Arial"/>
          <w:b/>
          <w:bCs/>
          <w:sz w:val="28"/>
          <w:szCs w:val="28"/>
        </w:rPr>
        <w:t>VOTO</w:t>
      </w:r>
    </w:p>
    <w:p w14:paraId="5518CFBB" w14:textId="77777777" w:rsidR="00882188" w:rsidRDefault="00882188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39B1C8E2" w14:textId="1BE1B14E" w:rsidR="00355C73" w:rsidRPr="00355C73" w:rsidRDefault="00355C73" w:rsidP="00355C73">
      <w:pPr>
        <w:spacing w:after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355C73">
        <w:rPr>
          <w:rFonts w:ascii="Arial" w:hAnsi="Arial" w:cs="Arial"/>
          <w:b/>
          <w:bCs/>
          <w:sz w:val="28"/>
          <w:szCs w:val="28"/>
        </w:rPr>
        <w:t>O Senhor Desembargador SÉRGIO ROCHA – Relator.</w:t>
      </w:r>
    </w:p>
    <w:p w14:paraId="2F38563C" w14:textId="77777777" w:rsidR="00355C73" w:rsidRDefault="00355C73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61AE6B8E" w14:textId="00B7CAFE" w:rsidR="00355C73" w:rsidRDefault="00A72414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commentRangeStart w:id="9"/>
      <w:r w:rsidRPr="00A10219">
        <w:rPr>
          <w:rFonts w:ascii="Arial" w:hAnsi="Arial" w:cs="Arial"/>
          <w:sz w:val="28"/>
          <w:szCs w:val="28"/>
        </w:rPr>
        <w:t xml:space="preserve">Ação ajuizada em </w:t>
      </w:r>
      <w:r w:rsidR="00A10219">
        <w:rPr>
          <w:rFonts w:ascii="Arial" w:hAnsi="Arial" w:cs="Arial"/>
          <w:sz w:val="28"/>
          <w:szCs w:val="28"/>
        </w:rPr>
        <w:t>1/12/2023</w:t>
      </w:r>
      <w:r w:rsidRPr="00A10219">
        <w:rPr>
          <w:rFonts w:ascii="Arial" w:hAnsi="Arial" w:cs="Arial"/>
          <w:sz w:val="28"/>
          <w:szCs w:val="28"/>
        </w:rPr>
        <w:t>. Sentença</w:t>
      </w:r>
      <w:r w:rsidRPr="00A72414">
        <w:rPr>
          <w:rFonts w:ascii="Arial" w:hAnsi="Arial" w:cs="Arial"/>
          <w:sz w:val="28"/>
          <w:szCs w:val="28"/>
        </w:rPr>
        <w:t xml:space="preserve"> proferida em </w:t>
      </w:r>
      <w:r w:rsidR="00A10219">
        <w:rPr>
          <w:rFonts w:ascii="Arial" w:hAnsi="Arial" w:cs="Arial"/>
          <w:sz w:val="28"/>
          <w:szCs w:val="28"/>
        </w:rPr>
        <w:t>27/3/2026</w:t>
      </w:r>
      <w:r w:rsidRPr="00A72414">
        <w:rPr>
          <w:rFonts w:ascii="Arial" w:hAnsi="Arial" w:cs="Arial"/>
          <w:sz w:val="28"/>
          <w:szCs w:val="28"/>
        </w:rPr>
        <w:t xml:space="preserve">. </w:t>
      </w:r>
      <w:r>
        <w:rPr>
          <w:rFonts w:ascii="Arial" w:hAnsi="Arial" w:cs="Arial"/>
          <w:sz w:val="28"/>
          <w:szCs w:val="28"/>
        </w:rPr>
        <w:t>Apelo</w:t>
      </w:r>
      <w:r w:rsidRPr="00A72414">
        <w:rPr>
          <w:rFonts w:ascii="Arial" w:hAnsi="Arial" w:cs="Arial"/>
          <w:sz w:val="28"/>
          <w:szCs w:val="28"/>
        </w:rPr>
        <w:t xml:space="preserve"> interposto em </w:t>
      </w:r>
      <w:r w:rsidR="00A10219">
        <w:rPr>
          <w:rFonts w:ascii="Arial" w:hAnsi="Arial" w:cs="Arial"/>
          <w:sz w:val="28"/>
          <w:szCs w:val="28"/>
        </w:rPr>
        <w:t>7/8/2026</w:t>
      </w:r>
      <w:r w:rsidRPr="00A72414">
        <w:rPr>
          <w:rFonts w:ascii="Arial" w:hAnsi="Arial" w:cs="Arial"/>
          <w:sz w:val="28"/>
          <w:szCs w:val="28"/>
        </w:rPr>
        <w:t xml:space="preserve">. Valor da causa: R$ </w:t>
      </w:r>
      <w:r w:rsidR="00A10219" w:rsidRPr="00A10219">
        <w:rPr>
          <w:rFonts w:ascii="Arial" w:hAnsi="Arial" w:cs="Arial"/>
          <w:sz w:val="28"/>
          <w:szCs w:val="28"/>
        </w:rPr>
        <w:t>160.000,00</w:t>
      </w:r>
      <w:r w:rsidRPr="00A72414">
        <w:rPr>
          <w:rFonts w:ascii="Arial" w:hAnsi="Arial" w:cs="Arial"/>
          <w:sz w:val="28"/>
          <w:szCs w:val="28"/>
        </w:rPr>
        <w:t>.</w:t>
      </w:r>
      <w:commentRangeEnd w:id="9"/>
      <w:r>
        <w:rPr>
          <w:rStyle w:val="Refdecomentrio"/>
          <w:rFonts w:ascii="Arial" w:hAnsi="Arial" w:cs="Arial"/>
          <w:sz w:val="28"/>
          <w:szCs w:val="28"/>
        </w:rPr>
        <w:commentReference w:id="9"/>
      </w:r>
    </w:p>
    <w:p w14:paraId="58BDE931" w14:textId="77777777" w:rsidR="00355C73" w:rsidRDefault="00355C73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2C5A86CD" w14:textId="3838E172" w:rsidR="00355C73" w:rsidRPr="007E1C8C" w:rsidRDefault="00A72414" w:rsidP="00A72414">
      <w:pPr>
        <w:spacing w:after="0" w:line="360" w:lineRule="auto"/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7E1C8C">
        <w:rPr>
          <w:rFonts w:ascii="Arial" w:hAnsi="Arial" w:cs="Arial"/>
          <w:b/>
          <w:bCs/>
          <w:color w:val="000000" w:themeColor="text1"/>
          <w:sz w:val="28"/>
          <w:szCs w:val="28"/>
        </w:rPr>
        <w:t>APELO D</w:t>
      </w:r>
      <w:r w:rsidR="0015641E">
        <w:rPr>
          <w:rFonts w:ascii="Arial" w:hAnsi="Arial" w:cs="Arial"/>
          <w:b/>
          <w:bCs/>
          <w:color w:val="000000" w:themeColor="text1"/>
          <w:sz w:val="28"/>
          <w:szCs w:val="28"/>
        </w:rPr>
        <w:t>A</w:t>
      </w:r>
      <w:r w:rsidRPr="007E1C8C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AUTOR</w:t>
      </w:r>
      <w:r w:rsidR="0015641E">
        <w:rPr>
          <w:rFonts w:ascii="Arial" w:hAnsi="Arial" w:cs="Arial"/>
          <w:b/>
          <w:bCs/>
          <w:color w:val="000000" w:themeColor="text1"/>
          <w:sz w:val="28"/>
          <w:szCs w:val="28"/>
        </w:rPr>
        <w:t>A</w:t>
      </w:r>
      <w:r w:rsidRPr="007E1C8C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, </w:t>
      </w:r>
      <w:r w:rsidR="0015641E" w:rsidRPr="0015641E">
        <w:rPr>
          <w:rFonts w:ascii="Arial" w:hAnsi="Arial" w:cs="Arial"/>
          <w:b/>
          <w:bCs/>
          <w:color w:val="000000" w:themeColor="text1"/>
          <w:sz w:val="28"/>
          <w:szCs w:val="28"/>
        </w:rPr>
        <w:t>JESSICA ANDRADE SANTOS</w:t>
      </w:r>
    </w:p>
    <w:p w14:paraId="187A5EFC" w14:textId="77777777" w:rsidR="00A72414" w:rsidRPr="007E1C8C" w:rsidRDefault="00A72414" w:rsidP="00DB1301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2E63BFE0" w14:textId="30162D14" w:rsidR="00A72414" w:rsidRPr="007E1C8C" w:rsidRDefault="00A958AF" w:rsidP="00DB1301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lastRenderedPageBreak/>
        <w:t xml:space="preserve">Presentes os pressupostos de admissibilidade, conheço do apelo. </w:t>
      </w:r>
    </w:p>
    <w:p w14:paraId="6DD4E06C" w14:textId="77777777" w:rsidR="00A72414" w:rsidRDefault="00A72414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084FECD9" w14:textId="77777777" w:rsidR="00CC3060" w:rsidRDefault="00000000">
      <w:pPr>
        <w:spacing w:after="0" w:line="360" w:lineRule="auto"/>
        <w:ind w:hanging="142"/>
        <w:jc w:val="center"/>
        <w:rPr>
          <w:rFonts w:ascii="Arial" w:hAnsi="Arial" w:cs="Arial"/>
          <w:sz w:val="28"/>
          <w:szCs w:val="28"/>
        </w:rPr>
      </w:pPr>
      <w:commentRangeStart w:id="10"/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DA MANUTENÇÃO DA COISA JULGADA</w:t>
      </w:r>
      <w:del w:id="1132" w:author="Assessor GDSXSR" w:date="2026-10-30T16:17:35Z">
        <w:r>
          <w:rPr>
            <w:rFonts w:ascii="Arial" w:hAnsi="Arial" w:cs="Arial"/>
            <w:color w:val="808080"/>
            <w:sz w:val="28"/>
            <w:szCs w:val="28"/>
            <w:highlight w:val="yellow"/>
          </w:rPr>
          <w:delText xml:space="preserve"> E DA IMPOSSIBILIDADE DE RENOVAR A DEMANDA COM NOVAS PROVAS</w:delText>
        </w:r>
      </w:del>
      <w:commentRangeEnd w:id="10"/>
      <w:r>
        <w:rPr>
          <w:rStyle w:val="Refdecomentrio"/>
          <w:rFonts w:ascii="Arial" w:hAnsi="Arial" w:cs="Arial"/>
          <w:sz w:val="28"/>
          <w:szCs w:val="28"/>
        </w:rPr>
        <w:commentReference w:id="10"/>
      </w:r>
    </w:p>
    <w:p w14:paraId="143DFC13" w14:textId="77777777" w:rsidR="00A72414" w:rsidRDefault="00A72414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4F4AAFEB" w14:textId="77777777" w:rsidR="00CC3060" w:rsidRDefault="00000000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808080"/>
          <w:sz w:val="28"/>
          <w:szCs w:val="28"/>
        </w:rPr>
        <w:t xml:space="preserve">A autora/apelante alega que: </w:t>
      </w:r>
      <w:r>
        <w:rPr>
          <w:rFonts w:ascii="Arial" w:hAnsi="Arial" w:cs="Arial"/>
          <w:b/>
          <w:color w:val="808080"/>
          <w:sz w:val="28"/>
          <w:szCs w:val="28"/>
        </w:rPr>
        <w:t xml:space="preserve">1)</w:t>
      </w:r>
      <w:r>
        <w:rPr>
          <w:rFonts w:ascii="Arial" w:hAnsi="Arial" w:cs="Arial"/>
          <w:color w:val="808080"/>
          <w:sz w:val="28"/>
          <w:szCs w:val="28"/>
        </w:rPr>
        <w:t xml:space="preserve"> a sentença contrariou o acórdão anterior</w:t>
      </w:r>
      <w:del w:id="1133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delText xml:space="preserve"> desta Turma</w:delText>
        </w:r>
      </w:del>
      <w:r>
        <w:rPr>
          <w:rFonts w:ascii="Arial" w:hAnsi="Arial" w:cs="Arial"/>
          <w:color w:val="808080"/>
          <w:sz w:val="28"/>
          <w:szCs w:val="28"/>
        </w:rPr>
        <w:t xml:space="preserve">, que cassou a primeira sentença e determinou o prosseguimento da demanda</w:t>
      </w:r>
      <w:del w:id="1134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delText xml:space="preserve"> para a identificação do responsável pelas obrigações da sociedade extinta</w:delText>
        </w:r>
      </w:del>
      <w:r>
        <w:rPr>
          <w:rFonts w:ascii="Arial" w:hAnsi="Arial" w:cs="Arial"/>
          <w:color w:val="808080"/>
          <w:sz w:val="28"/>
          <w:szCs w:val="28"/>
        </w:rPr>
        <w:t xml:space="preserve">; </w:t>
      </w:r>
      <w:r>
        <w:rPr>
          <w:rFonts w:ascii="Arial" w:hAnsi="Arial" w:cs="Arial"/>
          <w:b/>
          <w:color w:val="808080"/>
          <w:sz w:val="28"/>
          <w:szCs w:val="28"/>
        </w:rPr>
        <w:t xml:space="preserve">2)</w:t>
      </w:r>
      <w:r>
        <w:rPr>
          <w:rFonts w:ascii="Arial" w:hAnsi="Arial" w:cs="Arial"/>
          <w:color w:val="808080"/>
          <w:sz w:val="28"/>
          <w:szCs w:val="28"/>
        </w:rPr>
        <w:t xml:space="preserve"> não há coisa julgada, pois a ação anterior foi julgada improcedente por insuficiência de provas, enquanto </w:t>
      </w:r>
      <w:del w:id="1135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delText xml:space="preserve">a</w:delText>
        </w:r>
      </w:del>
      <w:ins w:id="1136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esta</w:t>
        </w:r>
      </w:ins>
      <w:r>
        <w:rPr>
          <w:rFonts w:ascii="Arial" w:hAnsi="Arial" w:cs="Arial"/>
          <w:color w:val="808080"/>
          <w:sz w:val="28"/>
          <w:szCs w:val="28"/>
        </w:rPr>
        <w:t xml:space="preserve"> </w:t>
      </w:r>
      <w:del w:id="1137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delText xml:space="preserve">presente</w:delText>
        </w:r>
      </w:del>
      <w:ins w:id="1138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se</w:t>
        </w:r>
      </w:ins>
      <w:r>
        <w:rPr>
          <w:rFonts w:ascii="Arial" w:hAnsi="Arial" w:cs="Arial"/>
          <w:color w:val="808080"/>
          <w:sz w:val="28"/>
          <w:szCs w:val="28"/>
        </w:rPr>
        <w:t xml:space="preserve"> </w:t>
      </w:r>
      <w:del w:id="1139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delText xml:space="preserve">demanda está fundada</w:delText>
        </w:r>
      </w:del>
      <w:ins w:id="1140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funda</w:t>
        </w:r>
      </w:ins>
      <w:r>
        <w:rPr>
          <w:rFonts w:ascii="Arial" w:hAnsi="Arial" w:cs="Arial"/>
          <w:color w:val="808080"/>
          <w:sz w:val="28"/>
          <w:szCs w:val="28"/>
        </w:rPr>
        <w:t xml:space="preserve"> na continuidade do inadimplemento </w:t>
      </w:r>
      <w:del w:id="1141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delText xml:space="preserve">contratual </w:delText>
        </w:r>
      </w:del>
      <w:r>
        <w:rPr>
          <w:rFonts w:ascii="Arial" w:hAnsi="Arial" w:cs="Arial"/>
          <w:color w:val="808080"/>
          <w:sz w:val="28"/>
          <w:szCs w:val="28"/>
        </w:rPr>
        <w:t xml:space="preserve">e na</w:t>
      </w:r>
      <w:del w:id="1142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delText xml:space="preserve"> posterior</w:delText>
        </w:r>
      </w:del>
      <w:r>
        <w:rPr>
          <w:rFonts w:ascii="Arial" w:hAnsi="Arial" w:cs="Arial"/>
          <w:color w:val="808080"/>
          <w:sz w:val="28"/>
          <w:szCs w:val="28"/>
        </w:rPr>
        <w:t xml:space="preserve"> assunção do passivo da construtora pelo antigo sócio; e </w:t>
      </w:r>
      <w:r>
        <w:rPr>
          <w:rFonts w:ascii="Arial" w:hAnsi="Arial" w:cs="Arial"/>
          <w:b/>
          <w:color w:val="808080"/>
          <w:sz w:val="28"/>
          <w:szCs w:val="28"/>
        </w:rPr>
        <w:t xml:space="preserve">3)</w:t>
      </w:r>
      <w:r>
        <w:rPr>
          <w:rFonts w:ascii="Arial" w:hAnsi="Arial" w:cs="Arial"/>
          <w:color w:val="808080"/>
          <w:sz w:val="28"/>
          <w:szCs w:val="28"/>
        </w:rPr>
        <w:t xml:space="preserve"> é possível ajuizar outra ação para demonstrar o inadimplemento contratual (ID 89917892).</w:t>
      </w:r>
    </w:p>
    <w:p w14:paraId="3D7B004F" w14:textId="77777777" w:rsidR="00125329" w:rsidRDefault="00125329" w:rsidP="00DB1301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7F4BB1FE" w14:textId="77777777" w:rsidR="00CC3060" w:rsidRDefault="00000000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808080"/>
          <w:sz w:val="28"/>
          <w:szCs w:val="28"/>
          <w:highlight w:val="yellow"/>
        </w:rPr>
        <w:t>Sem razão.</w:t>
      </w:r>
    </w:p>
    <w:p w14:paraId="3926BD70" w14:textId="77777777" w:rsidR="00911601" w:rsidRPr="007E1C8C" w:rsidRDefault="00911601" w:rsidP="00DB1301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5A3D8873" w14:textId="0386969F" w:rsidR="009928DB" w:rsidRDefault="009928DB" w:rsidP="009928DB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del w:id="1143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No</w:delText>
        </w:r>
      </w:del>
      <w:ins w:id="1144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O</w:t>
        </w:r>
      </w:ins>
      <w:commentRangeStart w:id="19"/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del w:id="1145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primeiro</w:delText>
        </w:r>
      </w:del>
      <w:ins w:id="1146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acórdão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del w:id="1147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julgamento</w:delText>
        </w:r>
        <w:r>
          <w:rPr>
            <w:rFonts w:ascii="Arial" w:hAnsi="Arial" w:cs="Arial"/>
            <w:color w:val="808080"/>
            <w:sz w:val="28"/>
            <w:szCs w:val="28"/>
          </w:rPr>
          <w:delText xml:space="preserve">,</w:delText>
        </w:r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 esta </w:delText>
        </w:r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e. </w:delText>
        </w:r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Turma</w:delText>
        </w:r>
      </w:del>
      <w:ins w:id="1148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anterior</w:t>
        </w:r>
      </w:ins>
      <w:r>
        <w:rPr>
          <w:rFonts w:ascii="Arial" w:hAnsi="Arial" w:cs="Arial"/>
          <w:color w:val="808080"/>
          <w:sz w:val="28"/>
          <w:szCs w:val="28"/>
        </w:rPr>
        <w:t xml:space="preserve"> cassou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a sentença </w:t>
      </w:r>
      <w:r>
        <w:rPr>
          <w:rFonts w:ascii="Arial" w:hAnsi="Arial" w:cs="Arial"/>
          <w:color w:val="808080"/>
          <w:sz w:val="28"/>
          <w:szCs w:val="28"/>
        </w:rPr>
        <w:t xml:space="preserve">que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indeferira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a petição inicial</w:t>
      </w:r>
      <w:del w:id="1149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 </w:delText>
        </w:r>
        <w:r>
          <w:rPr>
            <w:rFonts w:ascii="Arial" w:hAnsi="Arial" w:cs="Arial"/>
            <w:color w:val="808080"/>
            <w:sz w:val="28"/>
            <w:szCs w:val="28"/>
          </w:rPr>
          <w:delText xml:space="preserve">por</w:delText>
        </w:r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 ausência de regularização do polo passivo e de comprovação </w:delText>
        </w:r>
        <w:r>
          <w:rPr>
            <w:rFonts w:ascii="Arial" w:hAnsi="Arial" w:cs="Arial"/>
            <w:color w:val="808080"/>
            <w:sz w:val="28"/>
            <w:szCs w:val="28"/>
          </w:rPr>
          <w:delText xml:space="preserve">da</w:delText>
        </w:r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 </w:delText>
        </w:r>
        <w:r>
          <w:rPr>
            <w:rFonts w:ascii="Arial" w:hAnsi="Arial" w:cs="Arial"/>
            <w:color w:val="808080"/>
            <w:sz w:val="28"/>
            <w:szCs w:val="28"/>
          </w:rPr>
          <w:delText xml:space="preserve">hipossuficiência</w:delText>
        </w:r>
      </w:del>
      <w:r>
        <w:rPr>
          <w:rFonts w:ascii="Arial" w:hAnsi="Arial" w:cs="Arial"/>
          <w:color w:val="808080"/>
          <w:sz w:val="28"/>
          <w:szCs w:val="28"/>
        </w:rPr>
        <w:t xml:space="preserve">,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deferiu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a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gratuidade de justiça </w:t>
      </w:r>
      <w:del w:id="1150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delText xml:space="preserve">à</w:delText>
        </w:r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 autora </w:delText>
        </w:r>
      </w:del>
      <w:r>
        <w:rPr>
          <w:rFonts w:ascii="Arial" w:hAnsi="Arial" w:cs="Arial"/>
          <w:color w:val="000000" w:themeColor="text1"/>
          <w:sz w:val="28"/>
          <w:szCs w:val="28"/>
        </w:rPr>
        <w:t xml:space="preserve">e determinou </w:t>
      </w:r>
      <w:del w:id="1151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diligência</w:delText>
        </w:r>
      </w:del>
      <w:ins w:id="1152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a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del w:id="1153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delText xml:space="preserve">para</w:delText>
        </w:r>
      </w:del>
      <w:ins w:id="1154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identificação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del w:id="1155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identificar o</w:delText>
        </w:r>
      </w:del>
      <w:ins w:id="1156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do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responsável pelas obrigações da sociedade extinta</w:t>
      </w:r>
      <w:ins w:id="1157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, sem examinar a coisa julgada suscitada em contrarrazões, para evitar supressão de instância e decisão surpresa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.</w:t>
      </w:r>
      <w:commentRangeEnd w:id="19"/>
      <w:r>
        <w:rPr>
          <w:rStyle w:val="CommentReference"/>
        </w:rPr>
        <w:commentReference w:id="19"/>
      </w:r>
    </w:p>
    <w:p w14:paraId="2396B6EB" w14:textId="77777777" w:rsidR="009928DB" w:rsidRPr="009928DB" w:rsidRDefault="009928DB" w:rsidP="009928DB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05A87D2C" w14:textId="1E6DFA90" w:rsidR="009928DB" w:rsidRDefault="009928DB" w:rsidP="009928DB">
      <w:pPr>
        <w:spacing w:after="0" w:line="360" w:lineRule="auto"/>
        <w:ind w:firstLine="2268"/>
        <w:jc w:val="both"/>
        <w:rPr>
          <w:del w:id="1171" w:author="Assessor GDSXSR" w:date="2026-10-30T16:17:35Z"/>
          <w:rFonts w:ascii="Arial" w:hAnsi="Arial" w:cs="Arial"/>
          <w:color w:val="000000" w:themeColor="text1"/>
          <w:sz w:val="28"/>
          <w:szCs w:val="28"/>
        </w:rPr>
      </w:pPr>
      <w:del w:id="1158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A alegação de coisa julgada, </w:delText>
        </w:r>
      </w:del>
      <w:del w:id="1159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delText>suscitada</w:delText>
        </w:r>
      </w:del>
      <w:del w:id="1160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 </w:delText>
        </w:r>
      </w:del>
      <w:del w:id="1161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delText>em</w:delText>
        </w:r>
      </w:del>
      <w:del w:id="1162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 contrarrazões, não foi examinada</w:delText>
        </w:r>
      </w:del>
      <w:del w:id="1163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delText>,</w:delText>
        </w:r>
      </w:del>
      <w:del w:id="1164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 </w:delText>
        </w:r>
      </w:del>
      <w:del w:id="1165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delText>pois</w:delText>
        </w:r>
      </w:del>
      <w:del w:id="1166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 </w:delText>
        </w:r>
      </w:del>
      <w:del w:id="1167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delText>o</w:delText>
        </w:r>
      </w:del>
      <w:del w:id="1168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 exame direto pelo Tribunal implicaria supressão de instância e decisão surpresa</w:delText>
        </w:r>
      </w:del>
      <w:del w:id="1169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delText>, já que a autora não teve oportunidade de se manifestar</w:delText>
        </w:r>
      </w:del>
      <w:del w:id="1170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>.</w:delText>
        </w:r>
      </w:del>
    </w:p>
    <w:p w14:paraId="186E99B9" w14:textId="77777777" w:rsidR="009928DB" w:rsidRPr="009928DB" w:rsidRDefault="009928DB" w:rsidP="009928DB">
      <w:pPr>
        <w:spacing w:after="0" w:line="360" w:lineRule="auto"/>
        <w:ind w:firstLine="2268"/>
        <w:jc w:val="both"/>
        <w:rPr>
          <w:del w:id="1172" w:author="Assessor GDSXSR" w:date="2026-10-30T16:17:35Z"/>
          <w:rFonts w:ascii="Arial" w:hAnsi="Arial" w:cs="Arial"/>
          <w:color w:val="000000" w:themeColor="text1"/>
          <w:sz w:val="28"/>
          <w:szCs w:val="28"/>
        </w:rPr>
      </w:pPr>
    </w:p>
    <w:p w14:paraId="15F8657F" w14:textId="77777777" w:rsidR="00CC3060" w:rsidRDefault="00000000">
      <w:pPr>
        <w:spacing w:after="0" w:line="360" w:lineRule="auto"/>
        <w:ind w:firstLine="2268"/>
        <w:jc w:val="both"/>
        <w:rPr>
          <w:del w:id="1178" w:author="Assessor GDSXSR" w:date="2026-10-30T16:17:35Z"/>
        </w:rPr>
      </w:pPr>
      <w:del w:id="1173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Portanto, o julgamento anterior não afastou a coisa julgada nem determinou </w:delText>
        </w:r>
      </w:del>
      <w:del w:id="1174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delText>o</w:delText>
        </w:r>
      </w:del>
      <w:del w:id="1175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 </w:delText>
        </w:r>
      </w:del>
      <w:del w:id="1176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delText>exame do mérito dos</w:delText>
        </w:r>
      </w:del>
      <w:del w:id="1177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 pedidos da autora.</w:delText>
        </w:r>
      </w:del>
    </w:p>
    <w:p w14:paraId="755A754D" w14:textId="77777777" w:rsidR="00CC3060" w:rsidRDefault="00CC3060">
      <w:pPr>
        <w:spacing w:after="0" w:line="360" w:lineRule="auto"/>
        <w:ind w:firstLine="2268"/>
        <w:jc w:val="both"/>
        <w:rPr>
          <w:del w:id="1179" w:author="Assessor GDSXSR" w:date="2026-10-30T16:17:35Z"/>
        </w:rPr>
      </w:pPr>
    </w:p>
    <w:p w14:paraId="2BD6A8D9" w14:textId="53A69EC3" w:rsidR="009928DB" w:rsidRDefault="003E0C66" w:rsidP="009928DB">
      <w:pPr>
        <w:spacing w:after="0" w:line="360" w:lineRule="auto"/>
        <w:ind w:firstLine="2268"/>
        <w:jc w:val="both"/>
        <w:rPr>
          <w:del w:id="1181" w:author="Assessor GDSXSR" w:date="2026-10-30T16:17:35Z"/>
          <w:rFonts w:ascii="Arial" w:hAnsi="Arial" w:cs="Arial"/>
          <w:color w:val="000000" w:themeColor="text1"/>
          <w:sz w:val="28"/>
          <w:szCs w:val="28"/>
        </w:rPr>
      </w:pPr>
      <w:del w:id="1180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>A cassação da primeira sentença apenas viabilizou o regular prosseguimento do feito, com a correção do polo passivo e a observância do contraditório.</w:delText>
        </w:r>
      </w:del>
    </w:p>
    <w:p w14:paraId="75BD8756" w14:textId="77777777" w:rsidR="009928DB" w:rsidRPr="009928DB" w:rsidRDefault="009928DB" w:rsidP="009928DB">
      <w:pPr>
        <w:spacing w:after="0" w:line="360" w:lineRule="auto"/>
        <w:ind w:firstLine="2268"/>
        <w:jc w:val="both"/>
        <w:rPr>
          <w:del w:id="1182" w:author="Assessor GDSXSR" w:date="2026-10-30T16:17:35Z"/>
          <w:rFonts w:ascii="Arial" w:hAnsi="Arial" w:cs="Arial"/>
          <w:color w:val="000000" w:themeColor="text1"/>
          <w:sz w:val="28"/>
          <w:szCs w:val="28"/>
        </w:rPr>
      </w:pPr>
    </w:p>
    <w:p w14:paraId="65185895" w14:textId="77777777" w:rsidR="009928DB" w:rsidRDefault="009928DB" w:rsidP="009928DB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del w:id="1183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Após o retorno dos autos, foi identificado</w:delText>
        </w:r>
      </w:del>
      <w:ins w:id="1184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Identificado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o responsável</w:t>
      </w:r>
      <w:del w:id="1185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 pelo passivo da </w:delText>
        </w:r>
        <w:r>
          <w:rPr>
            <w:rFonts w:ascii="Arial" w:hAnsi="Arial" w:cs="Arial"/>
            <w:color w:val="808080"/>
            <w:sz w:val="28"/>
            <w:szCs w:val="28"/>
          </w:rPr>
          <w:delText xml:space="preserve">sociedade</w:delText>
        </w:r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 extinta</w:delText>
        </w:r>
      </w:del>
      <w:r>
        <w:rPr>
          <w:rFonts w:ascii="Arial" w:hAnsi="Arial" w:cs="Arial"/>
          <w:color w:val="808080"/>
          <w:sz w:val="28"/>
          <w:szCs w:val="28"/>
        </w:rPr>
        <w:t xml:space="preserve">,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houve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citação, atuação da Curadoria Especial e comparecimento do réu por advogado</w:t>
      </w:r>
      <w:del w:id="1186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 constituído</w:delText>
        </w:r>
      </w:del>
      <w:r>
        <w:rPr>
          <w:rFonts w:ascii="Arial" w:hAnsi="Arial" w:cs="Arial"/>
          <w:color w:val="808080"/>
          <w:sz w:val="28"/>
          <w:szCs w:val="28"/>
        </w:rPr>
        <w:t xml:space="preserve">,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que suscitou a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coisa julgada</w:t>
      </w:r>
      <w:ins w:id="1187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,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com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del w:id="1188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delText xml:space="preserve">os</w:delText>
        </w:r>
      </w:del>
      <w:ins w:id="1189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manifestação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del w:id="1190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documentos</w:delText>
        </w:r>
      </w:del>
      <w:ins w:id="1191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da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del w:id="1192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delText xml:space="preserve">do</w:delText>
        </w:r>
      </w:del>
      <w:ins w:id="1193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autora.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del w:id="1194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processo</w:delText>
        </w:r>
      </w:del>
      <w:ins w:id="1195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O Juízo de origem examinou, assim, questão reservada ao primeiro grau, depois de assegurado o contraditório, sem descumprir o acórdão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anterior</w:t>
      </w:r>
      <w:del w:id="1196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, </w:delText>
        </w:r>
        <w:r>
          <w:rPr>
            <w:rFonts w:ascii="Arial" w:hAnsi="Arial" w:cs="Arial"/>
            <w:color w:val="808080"/>
            <w:sz w:val="28"/>
            <w:szCs w:val="28"/>
          </w:rPr>
          <w:delText xml:space="preserve">sobre os quais</w:delText>
        </w:r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 a autora se </w:delText>
        </w:r>
        <w:r>
          <w:rPr>
            <w:rFonts w:ascii="Arial" w:hAnsi="Arial" w:cs="Arial"/>
            <w:color w:val="808080"/>
            <w:sz w:val="28"/>
            <w:szCs w:val="28"/>
          </w:rPr>
          <w:delText xml:space="preserve">manifestou</w:delText>
        </w:r>
      </w:del>
      <w:r>
        <w:rPr>
          <w:rFonts w:ascii="Arial" w:hAnsi="Arial" w:cs="Arial"/>
          <w:color w:val="000000" w:themeColor="text1"/>
          <w:sz w:val="28"/>
          <w:szCs w:val="28"/>
        </w:rPr>
        <w:t xml:space="preserve">.</w:t>
      </w:r>
    </w:p>
    <w:p w14:paraId="640D2D70" w14:textId="77777777" w:rsidR="009928DB" w:rsidRPr="009928DB" w:rsidRDefault="009928DB" w:rsidP="009928DB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2A21BAE2" w14:textId="7A03DDDE" w:rsidR="009928DB" w:rsidRDefault="009928DB" w:rsidP="009928DB">
      <w:pPr>
        <w:spacing w:after="0" w:line="360" w:lineRule="auto"/>
        <w:ind w:firstLine="2268"/>
        <w:jc w:val="both"/>
        <w:rPr>
          <w:del w:id="1214" w:author="Assessor GDSXSR" w:date="2026-10-30T16:17:35Z"/>
          <w:rFonts w:ascii="Arial" w:hAnsi="Arial" w:cs="Arial"/>
          <w:color w:val="000000" w:themeColor="text1"/>
          <w:sz w:val="28"/>
          <w:szCs w:val="28"/>
        </w:rPr>
      </w:pPr>
      <w:del w:id="1197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Assim, </w:delText>
        </w:r>
      </w:del>
      <w:del w:id="1198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delText>o</w:delText>
        </w:r>
      </w:del>
      <w:del w:id="1199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 Juízo de origem</w:delText>
        </w:r>
      </w:del>
      <w:del w:id="1200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delText xml:space="preserve"> examinou,</w:delText>
        </w:r>
      </w:del>
      <w:del w:id="1201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 depois de assegurado o contraditório, questão que </w:delText>
        </w:r>
      </w:del>
      <w:del w:id="1202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delText>esta</w:delText>
        </w:r>
      </w:del>
      <w:del w:id="1203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 </w:delText>
        </w:r>
      </w:del>
      <w:del w:id="1204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delText>Turma</w:delText>
        </w:r>
      </w:del>
      <w:del w:id="1205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 havia </w:delText>
        </w:r>
      </w:del>
      <w:del w:id="1206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delText>reservado</w:delText>
        </w:r>
      </w:del>
      <w:del w:id="1207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 ao primeiro grau</w:delText>
        </w:r>
      </w:del>
      <w:del w:id="1208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delText>,</w:delText>
        </w:r>
      </w:del>
      <w:del w:id="1209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 </w:delText>
        </w:r>
      </w:del>
      <w:del w:id="1210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delText>sem</w:delText>
        </w:r>
      </w:del>
      <w:del w:id="1211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 </w:delText>
        </w:r>
      </w:del>
      <w:del w:id="1212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delText>descumprir o acórdão anterior</w:delText>
        </w:r>
      </w:del>
      <w:del w:id="1213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>.</w:delText>
        </w:r>
      </w:del>
    </w:p>
    <w:p w14:paraId="16F53E6F" w14:textId="77777777" w:rsidR="009928DB" w:rsidRDefault="009928DB" w:rsidP="00DB1301">
      <w:pPr>
        <w:spacing w:after="0" w:line="360" w:lineRule="auto"/>
        <w:ind w:firstLine="2268"/>
        <w:jc w:val="both"/>
        <w:rPr>
          <w:del w:id="1215" w:author="Assessor GDSXSR" w:date="2026-10-30T16:17:35Z"/>
          <w:rFonts w:ascii="Arial" w:hAnsi="Arial" w:cs="Arial"/>
          <w:color w:val="000000" w:themeColor="text1"/>
          <w:sz w:val="28"/>
          <w:szCs w:val="28"/>
          <w:u w:val="single"/>
        </w:rPr>
      </w:pPr>
    </w:p>
    <w:p w14:paraId="4F113DF6" w14:textId="4B389A8C" w:rsidR="0015641E" w:rsidRPr="007E1C8C" w:rsidRDefault="0015641E" w:rsidP="0015641E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commentRangeStart w:id="11"/>
      <w:del w:id="1216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delText xml:space="preserve">Quanto</w:delText>
        </w:r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 </w:delText>
        </w:r>
        <w:r>
          <w:rPr>
            <w:rFonts w:ascii="Arial" w:hAnsi="Arial" w:cs="Arial"/>
            <w:color w:val="808080"/>
            <w:sz w:val="28"/>
            <w:szCs w:val="28"/>
          </w:rPr>
          <w:delText xml:space="preserve">à</w:delText>
        </w:r>
      </w:del>
      <w:ins w:id="1217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A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coisa julgada</w:t>
      </w:r>
      <w:del w:id="1218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, </w:delText>
        </w:r>
        <w:r>
          <w:rPr>
            <w:rFonts w:ascii="Arial" w:hAnsi="Arial" w:cs="Arial"/>
            <w:color w:val="808080"/>
            <w:sz w:val="28"/>
            <w:szCs w:val="28"/>
          </w:rPr>
          <w:delText xml:space="preserve">esta</w:delText>
        </w:r>
      </w:del>
      <w:r>
        <w:rPr>
          <w:rFonts w:ascii="Arial" w:hAnsi="Arial" w:cs="Arial"/>
          <w:color w:val="808080"/>
          <w:sz w:val="28"/>
          <w:szCs w:val="28"/>
        </w:rPr>
        <w:t xml:space="preserve"> se configura quando se repete ação já decidida por decisão transitada em julgado, </w:t>
      </w:r>
      <w:del w:id="1219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delText xml:space="preserve">assim considerada</w:delText>
        </w:r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 a </w:delText>
        </w:r>
        <w:r>
          <w:rPr>
            <w:rFonts w:ascii="Arial" w:hAnsi="Arial" w:cs="Arial"/>
            <w:color w:val="808080"/>
            <w:sz w:val="28"/>
            <w:szCs w:val="28"/>
          </w:rPr>
          <w:delText xml:space="preserve">que</w:delText>
        </w:r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 </w:delText>
        </w:r>
        <w:r>
          <w:rPr>
            <w:rFonts w:ascii="Arial" w:hAnsi="Arial" w:cs="Arial"/>
            <w:color w:val="808080"/>
            <w:sz w:val="28"/>
            <w:szCs w:val="28"/>
          </w:rPr>
          <w:delText xml:space="preserve">possui</w:delText>
        </w:r>
      </w:del>
      <w:ins w:id="1220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com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as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mesmas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partes,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del w:id="1221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delText xml:space="preserve">a</w:delText>
        </w:r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 </w:delText>
        </w:r>
        <w:r>
          <w:rPr>
            <w:rFonts w:ascii="Arial" w:hAnsi="Arial" w:cs="Arial"/>
            <w:color w:val="808080"/>
            <w:sz w:val="28"/>
            <w:szCs w:val="28"/>
          </w:rPr>
          <w:delText xml:space="preserve">mesma </w:delText>
        </w:r>
      </w:del>
      <w:r>
        <w:rPr>
          <w:rFonts w:ascii="Arial" w:hAnsi="Arial" w:cs="Arial"/>
          <w:color w:val="808080"/>
          <w:sz w:val="28"/>
          <w:szCs w:val="28"/>
        </w:rPr>
        <w:t xml:space="preserve">causa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de </w:t>
      </w:r>
      <w:r>
        <w:rPr>
          <w:rFonts w:ascii="Arial" w:hAnsi="Arial" w:cs="Arial"/>
          <w:color w:val="808080"/>
          <w:sz w:val="28"/>
          <w:szCs w:val="28"/>
        </w:rPr>
        <w:t xml:space="preserve">pedir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e</w:t>
      </w:r>
      <w:del w:id="1222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 </w:delText>
        </w:r>
        <w:r>
          <w:rPr>
            <w:rFonts w:ascii="Arial" w:hAnsi="Arial" w:cs="Arial"/>
            <w:color w:val="808080"/>
            <w:sz w:val="28"/>
            <w:szCs w:val="28"/>
          </w:rPr>
          <w:delText xml:space="preserve">o</w:delText>
        </w:r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 </w:delText>
        </w:r>
        <w:r>
          <w:rPr>
            <w:rFonts w:ascii="Arial" w:hAnsi="Arial" w:cs="Arial"/>
            <w:color w:val="808080"/>
            <w:sz w:val="28"/>
            <w:szCs w:val="28"/>
          </w:rPr>
          <w:delText xml:space="preserve">mesmo</w:delText>
        </w:r>
      </w:del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pedido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(CPC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337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§§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1º,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2º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e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4º)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.</w:t>
      </w:r>
      <w:commentRangeEnd w:id="11"/>
      <w:r w:rsidRPr="007E1C8C">
        <w:rPr>
          <w:rStyle w:val="Refdecomentrio"/>
          <w:rFonts w:ascii="Arial" w:hAnsi="Arial" w:cs="Arial"/>
          <w:color w:val="000000" w:themeColor="text1"/>
          <w:sz w:val="28"/>
          <w:szCs w:val="28"/>
        </w:rPr>
        <w:commentReference w:id="11"/>
      </w:r>
    </w:p>
    <w:p w14:paraId="6382EC31" w14:textId="77777777" w:rsidR="0015641E" w:rsidRDefault="0015641E" w:rsidP="0015641E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1D9EB49A" w14:textId="77777777" w:rsidR="009928DB" w:rsidRDefault="009928DB" w:rsidP="009928DB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del w:id="1223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A</w:delText>
        </w:r>
      </w:del>
      <w:ins w:id="1224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As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del w:id="1225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ação</w:delText>
        </w:r>
      </w:del>
      <w:ins w:id="1226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duas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del w:id="1227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anterior</w:delText>
        </w:r>
      </w:del>
      <w:ins w:id="1228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ações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del w:id="1229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e</w:delText>
        </w:r>
      </w:del>
      <w:ins w:id="1230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decorrem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del w:id="1231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a presente demanda têm origem no</w:delText>
        </w:r>
      </w:del>
      <w:ins w:id="1232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do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mesmo contrato </w:t>
      </w:r>
      <w:ins w:id="1233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e do mesmo atraso na entrega, com os mesmos pedidos 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de </w:t>
      </w:r>
      <w:del w:id="1234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compra</w:delText>
        </w:r>
      </w:del>
      <w:ins w:id="1235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resolução, restituição dos valores, aluguéis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e </w:t>
      </w:r>
      <w:del w:id="1236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venda</w:delText>
        </w:r>
      </w:del>
      <w:ins w:id="1237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danos morais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. </w:t>
      </w:r>
      <w:del w:id="1238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Ambas</w:delText>
        </w:r>
      </w:del>
      <w:ins w:id="1239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A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del w:id="1240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se referem à mesma unidade imobiliária, ao mesmo prazo</w:delText>
        </w:r>
      </w:del>
      <w:ins w:id="1241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diferença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de </w:t>
      </w:r>
      <w:del w:id="1242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entrega</w:delText>
        </w:r>
      </w:del>
      <w:ins w:id="1243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valores decorre da atualização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e </w:t>
      </w:r>
      <w:del w:id="1244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ao pagamento </w:delText>
        </w:r>
      </w:del>
      <w:r>
        <w:rPr>
          <w:rFonts w:ascii="Arial" w:hAnsi="Arial" w:cs="Arial"/>
          <w:color w:val="000000" w:themeColor="text1"/>
          <w:sz w:val="28"/>
          <w:szCs w:val="28"/>
        </w:rPr>
        <w:t xml:space="preserve">da </w:t>
      </w:r>
      <w:del w:id="1245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mesma</w:delText>
        </w:r>
      </w:del>
      <w:ins w:id="1246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ampliação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del w:id="1247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quantia</w:delText>
        </w:r>
      </w:del>
      <w:ins w:id="1248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do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del w:id="1249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pela</w:delText>
        </w:r>
      </w:del>
      <w:ins w:id="1250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período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del w:id="1251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compradora</w:delText>
        </w:r>
      </w:del>
      <w:ins w:id="1252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dos aluguéis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.</w:t>
      </w:r>
    </w:p>
    <w:p w14:paraId="06C72831" w14:textId="77777777" w:rsidR="009928DB" w:rsidRPr="009928DB" w:rsidRDefault="009928DB" w:rsidP="009928DB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6C834844" w14:textId="77777777" w:rsidR="009928DB" w:rsidRDefault="009928DB" w:rsidP="009928DB">
      <w:pPr>
        <w:spacing w:after="0" w:line="360" w:lineRule="auto"/>
        <w:ind w:firstLine="2268"/>
        <w:jc w:val="both"/>
        <w:rPr>
          <w:del w:id="1254" w:author="Assessor GDSXSR" w:date="2026-10-30T16:17:35Z"/>
          <w:rFonts w:ascii="Arial" w:hAnsi="Arial" w:cs="Arial"/>
          <w:color w:val="000000" w:themeColor="text1"/>
          <w:sz w:val="28"/>
          <w:szCs w:val="28"/>
        </w:rPr>
      </w:pPr>
      <w:del w:id="1253" w:author="Assessor GDSXSR" w:date="2026-10-30T16:17:35Z">
        <w:r w:rsidRPr="009928DB">
          <w:rPr>
            <w:rFonts w:ascii="Arial" w:hAnsi="Arial" w:cs="Arial"/>
            <w:color w:val="000000" w:themeColor="text1"/>
            <w:sz w:val="28"/>
            <w:szCs w:val="28"/>
          </w:rPr>
          <w:lastRenderedPageBreak/>
          <w:delText>Nos dois processos, a autora afirmou que o imóvel não foi entregue no prazo ajustado. Com base nesse fato, pediu a resolução do contrato, a restituição dos valores pagos, o ressarcimento dos aluguéis e a compensação por danos morais.</w:delText>
        </w:r>
      </w:del>
    </w:p>
    <w:p w14:paraId="21B1F95C" w14:textId="77777777" w:rsidR="009928DB" w:rsidRPr="009928DB" w:rsidRDefault="009928DB" w:rsidP="009928DB">
      <w:pPr>
        <w:spacing w:after="0" w:line="360" w:lineRule="auto"/>
        <w:ind w:firstLine="2268"/>
        <w:jc w:val="both"/>
        <w:rPr>
          <w:del w:id="1255" w:author="Assessor GDSXSR" w:date="2026-10-30T16:17:35Z"/>
          <w:rFonts w:ascii="Arial" w:hAnsi="Arial" w:cs="Arial"/>
          <w:color w:val="000000" w:themeColor="text1"/>
          <w:sz w:val="28"/>
          <w:szCs w:val="28"/>
        </w:rPr>
      </w:pPr>
    </w:p>
    <w:p w14:paraId="03784E1F" w14:textId="2E648B2D" w:rsidR="009928DB" w:rsidRDefault="009928DB" w:rsidP="009928DB">
      <w:pPr>
        <w:spacing w:after="0" w:line="360" w:lineRule="auto"/>
        <w:ind w:firstLine="2268"/>
        <w:jc w:val="both"/>
        <w:rPr>
          <w:del w:id="1259" w:author="Assessor GDSXSR" w:date="2026-10-30T16:17:35Z"/>
          <w:rFonts w:ascii="Arial" w:hAnsi="Arial" w:cs="Arial"/>
          <w:color w:val="000000" w:themeColor="text1"/>
          <w:sz w:val="28"/>
          <w:szCs w:val="28"/>
        </w:rPr>
      </w:pPr>
      <w:del w:id="1256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As diferenças existentes entre os valores indicados nas duas ações decorrem da atualização das quantias e da ampliação do período considerado para o cálculo dos aluguéis. Essas alterações não modificam a natureza das pretensões </w:delText>
        </w:r>
      </w:del>
      <w:del w:id="1257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delText>nem</w:delText>
        </w:r>
      </w:del>
      <w:del w:id="1258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 afastam a identidade entre os pedidos.</w:delText>
        </w:r>
      </w:del>
    </w:p>
    <w:p w14:paraId="4BDF0925" w14:textId="77777777" w:rsidR="009928DB" w:rsidRPr="009928DB" w:rsidRDefault="009928DB" w:rsidP="009928DB">
      <w:pPr>
        <w:spacing w:after="0" w:line="360" w:lineRule="auto"/>
        <w:ind w:firstLine="2268"/>
        <w:jc w:val="both"/>
        <w:rPr>
          <w:del w:id="1260" w:author="Assessor GDSXSR" w:date="2026-10-30T16:17:35Z"/>
          <w:rFonts w:ascii="Arial" w:hAnsi="Arial" w:cs="Arial"/>
          <w:color w:val="000000" w:themeColor="text1"/>
          <w:sz w:val="28"/>
          <w:szCs w:val="28"/>
        </w:rPr>
      </w:pPr>
    </w:p>
    <w:p w14:paraId="3959A0A7" w14:textId="77777777" w:rsidR="009928DB" w:rsidRDefault="009928DB" w:rsidP="009928DB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 xml:space="preserve">A alteração do polo passivo</w:t>
      </w:r>
      <w:del w:id="1261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 igualmente</w:delText>
        </w:r>
      </w:del>
      <w:r>
        <w:rPr>
          <w:rFonts w:ascii="Arial" w:hAnsi="Arial" w:cs="Arial"/>
          <w:color w:val="000000" w:themeColor="text1"/>
          <w:sz w:val="28"/>
          <w:szCs w:val="28"/>
        </w:rPr>
        <w:t xml:space="preserve"> não descaracteriza a repetição da demanda</w:t>
      </w:r>
      <w:del w:id="1262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. A ação anterior foi proposta contra a construtora. Na presente ação, o antigo sócio passou a ocupar o polo passivo porque,</w:delText>
        </w:r>
      </w:del>
      <w:ins w:id="1263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: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com a extinção da sociedade, </w:t>
      </w:r>
      <w:ins w:id="1264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o antigo sócio 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assumiu</w:t>
      </w:r>
      <w:del w:id="1265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 a responsabilidade por</w:delText>
        </w:r>
      </w:del>
      <w:r>
        <w:rPr>
          <w:rFonts w:ascii="Arial" w:hAnsi="Arial" w:cs="Arial"/>
          <w:color w:val="000000" w:themeColor="text1"/>
          <w:sz w:val="28"/>
          <w:szCs w:val="28"/>
        </w:rPr>
        <w:t xml:space="preserve"> seu ativo e passivo</w:t>
      </w:r>
      <w:ins w:id="1266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, e não obrigação pessoal e autônoma perante a autora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.</w:t>
      </w:r>
    </w:p>
    <w:p w14:paraId="01B0A132" w14:textId="77777777" w:rsidR="009928DB" w:rsidRPr="009928DB" w:rsidRDefault="009928DB" w:rsidP="009928DB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3E74F2A5" w14:textId="77777777" w:rsidR="009928DB" w:rsidRDefault="009928DB" w:rsidP="009928DB">
      <w:pPr>
        <w:spacing w:after="0" w:line="360" w:lineRule="auto"/>
        <w:ind w:firstLine="2268"/>
        <w:jc w:val="both"/>
        <w:rPr>
          <w:del w:id="1268" w:author="Assessor GDSXSR" w:date="2026-10-30T16:17:35Z"/>
          <w:rFonts w:ascii="Arial" w:hAnsi="Arial" w:cs="Arial"/>
          <w:color w:val="000000" w:themeColor="text1"/>
          <w:sz w:val="28"/>
          <w:szCs w:val="28"/>
        </w:rPr>
      </w:pPr>
      <w:del w:id="1267" w:author="Assessor GDSXSR" w:date="2026-10-30T16:17:35Z">
        <w:r w:rsidRPr="009928DB">
          <w:rPr>
            <w:rFonts w:ascii="Arial" w:hAnsi="Arial" w:cs="Arial"/>
            <w:color w:val="000000" w:themeColor="text1"/>
            <w:sz w:val="28"/>
            <w:szCs w:val="28"/>
          </w:rPr>
          <w:delText>Não se trata de obrigação pessoal e autônoma, contraída diretamente pelo sócio perante a autora. O distrato social apenas identificou quem responderia pelas obrigações remanescentes da sociedade extinta.</w:delText>
        </w:r>
      </w:del>
    </w:p>
    <w:p w14:paraId="0EEB2E9D" w14:textId="77777777" w:rsidR="009928DB" w:rsidRPr="009928DB" w:rsidRDefault="009928DB" w:rsidP="009928DB">
      <w:pPr>
        <w:spacing w:after="0" w:line="360" w:lineRule="auto"/>
        <w:ind w:firstLine="2268"/>
        <w:jc w:val="both"/>
        <w:rPr>
          <w:del w:id="1269" w:author="Assessor GDSXSR" w:date="2026-10-30T16:17:35Z"/>
          <w:rFonts w:ascii="Arial" w:hAnsi="Arial" w:cs="Arial"/>
          <w:color w:val="000000" w:themeColor="text1"/>
          <w:sz w:val="28"/>
          <w:szCs w:val="28"/>
        </w:rPr>
      </w:pPr>
    </w:p>
    <w:p w14:paraId="278D84D3" w14:textId="77777777" w:rsidR="009928DB" w:rsidRDefault="009928DB" w:rsidP="009928DB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9928DB">
        <w:rPr>
          <w:rFonts w:ascii="Arial" w:hAnsi="Arial" w:cs="Arial"/>
          <w:color w:val="000000" w:themeColor="text1"/>
          <w:sz w:val="28"/>
          <w:szCs w:val="28"/>
          <w:highlight w:val="yellow"/>
        </w:rPr>
        <w:t>A sucessão da pessoa jurídica não permite que uma pretensão definitivamente julgada seja novamente submetida ao Poder Judiciário.</w:t>
      </w:r>
      <w:r w:rsidRPr="009928DB">
        <w:rPr>
          <w:rFonts w:ascii="Arial" w:hAnsi="Arial" w:cs="Arial"/>
          <w:color w:val="000000" w:themeColor="text1"/>
          <w:sz w:val="28"/>
          <w:szCs w:val="28"/>
        </w:rPr>
        <w:t xml:space="preserve"> O sucessor ocupa a posição jurídica da sociedade tal como existente, inclusive com as limitações decorrentes da decisão anterior.</w:t>
      </w:r>
    </w:p>
    <w:p w14:paraId="34633FD6" w14:textId="77777777" w:rsidR="009928DB" w:rsidRPr="009928DB" w:rsidRDefault="009928DB" w:rsidP="009928DB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7B2D672B" w14:textId="4BA0F2C7" w:rsidR="009928DB" w:rsidRDefault="009928DB" w:rsidP="009928DB">
      <w:pPr>
        <w:spacing w:after="0" w:line="360" w:lineRule="auto"/>
        <w:ind w:firstLine="2268"/>
        <w:jc w:val="both"/>
        <w:rPr>
          <w:del w:id="1297" w:author="Assessor GDSXSR" w:date="2026-10-30T16:17:35Z"/>
          <w:rFonts w:ascii="Arial" w:hAnsi="Arial" w:cs="Arial"/>
          <w:color w:val="000000" w:themeColor="text1"/>
          <w:sz w:val="28"/>
          <w:szCs w:val="28"/>
        </w:rPr>
      </w:pPr>
      <w:del w:id="1293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lastRenderedPageBreak/>
          <w:delText>Tampouco</w:delText>
        </w:r>
      </w:del>
      <w:del w:id="1294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 </w:delText>
        </w:r>
      </w:del>
      <w:del w:id="1295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delText>procede</w:delText>
        </w:r>
      </w:del>
      <w:del w:id="1296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 a afirmação de que a continuidade da não entrega do imóvel configuraria causa de pedir nova.</w:delText>
        </w:r>
      </w:del>
    </w:p>
    <w:p w14:paraId="215A61F9" w14:textId="77777777" w:rsidR="009928DB" w:rsidRPr="009928DB" w:rsidRDefault="009928DB" w:rsidP="009928DB">
      <w:pPr>
        <w:spacing w:after="0" w:line="360" w:lineRule="auto"/>
        <w:ind w:firstLine="2268"/>
        <w:jc w:val="both"/>
        <w:rPr>
          <w:del w:id="1298" w:author="Assessor GDSXSR" w:date="2026-10-30T16:17:35Z"/>
          <w:rFonts w:ascii="Arial" w:hAnsi="Arial" w:cs="Arial"/>
          <w:color w:val="000000" w:themeColor="text1"/>
          <w:sz w:val="28"/>
          <w:szCs w:val="28"/>
        </w:rPr>
      </w:pPr>
    </w:p>
    <w:p w14:paraId="17DBD8A1" w14:textId="77777777" w:rsidR="009928DB" w:rsidRDefault="009928DB" w:rsidP="009928DB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 xml:space="preserve">A</w:t>
      </w:r>
      <w:ins w:id="1270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 continuidade da não entrega não gera causa de pedir nova: a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obrigação </w:t>
      </w:r>
      <w:del w:id="1271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assumida</w:delText>
        </w:r>
      </w:del>
      <w:ins w:id="1272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era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del w:id="1273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pela</w:delText>
        </w:r>
      </w:del>
      <w:ins w:id="1274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entregar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del w:id="1275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construtora consistia na entrega de determinado</w:delText>
        </w:r>
      </w:del>
      <w:ins w:id="1276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o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imóvel até a data </w:t>
      </w:r>
      <w:del w:id="1277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contratualmente</w:delText>
        </w:r>
      </w:del>
      <w:ins w:id="1278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contratual,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del w:id="1279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prevista.</w:delText>
        </w:r>
      </w:del>
      <w:ins w:id="1280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e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del w:id="1281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Não se tratava de prestação periódica ou renovável. </w:delText>
        </w:r>
        <w:r>
          <w:rPr>
            <w:rFonts w:ascii="Arial" w:hAnsi="Arial" w:cs="Arial"/>
            <w:color w:val="000000" w:themeColor="text1"/>
            <w:sz w:val="28"/>
            <w:szCs w:val="28"/>
            <w:highlight w:val="yellow"/>
          </w:rPr>
          <w:delText xml:space="preserve">O alegado</w:delText>
        </w:r>
      </w:del>
      <w:ins w:id="1282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o</w:t>
        </w:r>
      </w:ins>
      <w:r>
        <w:rPr>
          <w:rFonts w:ascii="Arial" w:hAnsi="Arial" w:cs="Arial"/>
          <w:color w:val="000000" w:themeColor="text1"/>
          <w:sz w:val="28"/>
          <w:szCs w:val="28"/>
          <w:highlight w:val="yellow"/>
        </w:rPr>
        <w:t xml:space="preserve"> inadimplemento ocorreu </w:t>
      </w:r>
      <w:del w:id="1283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  <w:highlight w:val="yellow"/>
          </w:rPr>
          <w:delText xml:space="preserve">quando</w:delText>
        </w:r>
      </w:del>
      <w:ins w:id="1284" w:author="Assessor GDSXSR" w:date="2026-10-30T16:17:35Z">
        <w:r>
          <w:rPr>
            <w:rFonts w:ascii="Arial" w:hAnsi="Arial" w:cs="Arial"/>
            <w:color w:val="808080"/>
            <w:sz w:val="28"/>
            <w:szCs w:val="28"/>
            <w:highlight w:val="yellow"/>
          </w:rPr>
          <w:t xml:space="preserve">no</w:t>
        </w:r>
      </w:ins>
      <w:r>
        <w:rPr>
          <w:rFonts w:ascii="Arial" w:hAnsi="Arial" w:cs="Arial"/>
          <w:color w:val="000000" w:themeColor="text1"/>
          <w:sz w:val="28"/>
          <w:szCs w:val="28"/>
          <w:highlight w:val="yellow"/>
        </w:rPr>
        <w:t xml:space="preserve"> </w:t>
      </w:r>
      <w:del w:id="1285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  <w:highlight w:val="yellow"/>
          </w:rPr>
          <w:delText xml:space="preserve">se</w:delText>
        </w:r>
      </w:del>
      <w:ins w:id="1286" w:author="Assessor GDSXSR" w:date="2026-10-30T16:17:35Z">
        <w:r>
          <w:rPr>
            <w:rFonts w:ascii="Arial" w:hAnsi="Arial" w:cs="Arial"/>
            <w:color w:val="808080"/>
            <w:sz w:val="28"/>
            <w:szCs w:val="28"/>
            <w:highlight w:val="yellow"/>
          </w:rPr>
          <w:t xml:space="preserve">fim</w:t>
        </w:r>
      </w:ins>
      <w:r>
        <w:rPr>
          <w:rFonts w:ascii="Arial" w:hAnsi="Arial" w:cs="Arial"/>
          <w:color w:val="000000" w:themeColor="text1"/>
          <w:sz w:val="28"/>
          <w:szCs w:val="28"/>
          <w:highlight w:val="yellow"/>
        </w:rPr>
        <w:t xml:space="preserve"> </w:t>
      </w:r>
      <w:del w:id="1287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  <w:highlight w:val="yellow"/>
          </w:rPr>
          <w:delText xml:space="preserve">encerrou o</w:delText>
        </w:r>
      </w:del>
      <w:ins w:id="1288" w:author="Assessor GDSXSR" w:date="2026-10-30T16:17:35Z">
        <w:r>
          <w:rPr>
            <w:rFonts w:ascii="Arial" w:hAnsi="Arial" w:cs="Arial"/>
            <w:color w:val="808080"/>
            <w:sz w:val="28"/>
            <w:szCs w:val="28"/>
            <w:highlight w:val="yellow"/>
          </w:rPr>
          <w:t xml:space="preserve">desse</w:t>
        </w:r>
      </w:ins>
      <w:r>
        <w:rPr>
          <w:rFonts w:ascii="Arial" w:hAnsi="Arial" w:cs="Arial"/>
          <w:color w:val="000000" w:themeColor="text1"/>
          <w:sz w:val="28"/>
          <w:szCs w:val="28"/>
          <w:highlight w:val="yellow"/>
        </w:rPr>
        <w:t xml:space="preserve"> prazo</w:t>
      </w:r>
      <w:ins w:id="1289" w:author="Assessor GDSXSR" w:date="2026-10-30T16:17:35Z">
        <w:r>
          <w:rPr>
            <w:rFonts w:ascii="Arial" w:hAnsi="Arial" w:cs="Arial"/>
            <w:color w:val="808080"/>
            <w:sz w:val="28"/>
            <w:szCs w:val="28"/>
            <w:highlight w:val="yellow"/>
          </w:rPr>
          <w:t xml:space="preserve">. As tratativas posteriores e os novos argumentos ou provas não alteram a relação</w:t>
        </w:r>
      </w:ins>
      <w:r>
        <w:rPr>
          <w:rFonts w:ascii="Arial" w:hAnsi="Arial" w:cs="Arial"/>
          <w:color w:val="000000" w:themeColor="text1"/>
          <w:sz w:val="28"/>
          <w:szCs w:val="28"/>
          <w:highlight w:val="yellow"/>
        </w:rPr>
        <w:t xml:space="preserve"> contratual </w:t>
      </w:r>
      <w:del w:id="1290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  <w:highlight w:val="yellow"/>
          </w:rPr>
          <w:delText xml:space="preserve">sem a entrega do bem</w:delText>
        </w:r>
      </w:del>
      <w:ins w:id="1291" w:author="Assessor GDSXSR" w:date="2026-10-30T16:17:35Z">
        <w:r>
          <w:rPr>
            <w:rFonts w:ascii="Arial" w:hAnsi="Arial" w:cs="Arial"/>
            <w:color w:val="808080"/>
            <w:sz w:val="28"/>
            <w:szCs w:val="28"/>
            <w:highlight w:val="yellow"/>
          </w:rPr>
          <w:t xml:space="preserve">discutida</w:t>
        </w:r>
      </w:ins>
      <w:r>
        <w:rPr>
          <w:rFonts w:ascii="Arial" w:hAnsi="Arial" w:cs="Arial"/>
          <w:color w:val="000000" w:themeColor="text1"/>
          <w:sz w:val="28"/>
          <w:szCs w:val="28"/>
          <w:highlight w:val="yellow"/>
        </w:rPr>
        <w:t xml:space="preserve">.</w:t>
      </w:r>
      <w:del w:id="1292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 Esse mesmo fato fundamentou a primeira ação.</w:delText>
        </w:r>
      </w:del>
    </w:p>
    <w:p w14:paraId="133F0940" w14:textId="77777777" w:rsidR="009928DB" w:rsidRPr="009928DB" w:rsidRDefault="009928DB" w:rsidP="009928DB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681263A4" w14:textId="34D7546A" w:rsidR="009928DB" w:rsidRDefault="009928DB" w:rsidP="009928DB">
      <w:pPr>
        <w:spacing w:after="0" w:line="360" w:lineRule="auto"/>
        <w:ind w:firstLine="2268"/>
        <w:jc w:val="both"/>
        <w:rPr>
          <w:del w:id="1305" w:author="Assessor GDSXSR" w:date="2026-10-30T16:17:35Z"/>
          <w:rFonts w:ascii="Arial" w:hAnsi="Arial" w:cs="Arial"/>
          <w:color w:val="000000" w:themeColor="text1"/>
          <w:sz w:val="28"/>
          <w:szCs w:val="28"/>
        </w:rPr>
      </w:pPr>
      <w:del w:id="1299" w:author="Assessor GDSXSR" w:date="2026-10-30T16:17:35Z">
        <w:r w:rsidRPr="009928DB">
          <w:rPr>
            <w:rFonts w:ascii="Arial" w:hAnsi="Arial" w:cs="Arial"/>
            <w:color w:val="000000" w:themeColor="text1"/>
            <w:sz w:val="28"/>
            <w:szCs w:val="28"/>
          </w:rPr>
          <w:delText>A circunstância de a situação alegada ter permanecido ao longo do tempo não cria</w:delText>
        </w:r>
      </w:del>
      <w:del w:id="1300" w:author="Assessor GDSXSR" w:date="2026-10-30T16:17:35Z">
        <w:r w:rsidR="004E67D0">
          <w:rPr>
            <w:rFonts w:ascii="Arial" w:hAnsi="Arial" w:cs="Arial"/>
            <w:color w:val="000000" w:themeColor="text1"/>
            <w:sz w:val="28"/>
            <w:szCs w:val="28"/>
          </w:rPr>
          <w:delText xml:space="preserve"> </w:delText>
        </w:r>
      </w:del>
      <w:del w:id="1301" w:author="Assessor GDSXSR" w:date="2026-10-30T16:17:35Z">
        <w:r w:rsidRPr="009928DB">
          <w:rPr>
            <w:rFonts w:ascii="Arial" w:hAnsi="Arial" w:cs="Arial"/>
            <w:color w:val="000000" w:themeColor="text1"/>
            <w:sz w:val="28"/>
            <w:szCs w:val="28"/>
          </w:rPr>
          <w:delText>um novo inadimplemento autônomo</w:delText>
        </w:r>
      </w:del>
      <w:del w:id="1302" w:author="Assessor GDSXSR" w:date="2026-10-30T16:17:35Z">
        <w:r w:rsidR="004E67D0">
          <w:rPr>
            <w:rFonts w:ascii="Arial" w:hAnsi="Arial" w:cs="Arial"/>
            <w:color w:val="000000" w:themeColor="text1"/>
            <w:sz w:val="28"/>
            <w:szCs w:val="28"/>
          </w:rPr>
          <w:delText xml:space="preserve"> </w:delText>
        </w:r>
      </w:del>
      <w:del w:id="1303" w:author="Assessor GDSXSR" w:date="2026-10-30T16:17:35Z">
        <w:r w:rsidR="004E67D0" w:rsidRPr="009928DB">
          <w:rPr>
            <w:rFonts w:ascii="Arial" w:hAnsi="Arial" w:cs="Arial"/>
            <w:color w:val="000000" w:themeColor="text1"/>
            <w:sz w:val="28"/>
            <w:szCs w:val="28"/>
          </w:rPr>
          <w:delText>a cada dia</w:delText>
        </w:r>
      </w:del>
      <w:del w:id="1304" w:author="Assessor GDSXSR" w:date="2026-10-30T16:17:35Z">
        <w:r w:rsidRPr="009928DB">
          <w:rPr>
            <w:rFonts w:ascii="Arial" w:hAnsi="Arial" w:cs="Arial"/>
            <w:color w:val="000000" w:themeColor="text1"/>
            <w:sz w:val="28"/>
            <w:szCs w:val="28"/>
          </w:rPr>
          <w:delText>. Cuida-se da continuidade dos efeitos do mesmo descumprimento contratual que já havia sido levado ao conhecimento do Judiciário.</w:delText>
        </w:r>
      </w:del>
    </w:p>
    <w:p w14:paraId="2FF672E2" w14:textId="77777777" w:rsidR="009928DB" w:rsidRPr="009928DB" w:rsidRDefault="009928DB" w:rsidP="009928DB">
      <w:pPr>
        <w:spacing w:after="0" w:line="360" w:lineRule="auto"/>
        <w:ind w:firstLine="2268"/>
        <w:jc w:val="both"/>
        <w:rPr>
          <w:del w:id="1306" w:author="Assessor GDSXSR" w:date="2026-10-30T16:17:35Z"/>
          <w:rFonts w:ascii="Arial" w:hAnsi="Arial" w:cs="Arial"/>
          <w:color w:val="000000" w:themeColor="text1"/>
          <w:sz w:val="28"/>
          <w:szCs w:val="28"/>
        </w:rPr>
      </w:pPr>
    </w:p>
    <w:p w14:paraId="24856B8A" w14:textId="77777777" w:rsidR="009928DB" w:rsidRDefault="009928DB" w:rsidP="009928DB">
      <w:pPr>
        <w:spacing w:after="0" w:line="360" w:lineRule="auto"/>
        <w:ind w:firstLine="2268"/>
        <w:jc w:val="both"/>
        <w:rPr>
          <w:del w:id="1310" w:author="Assessor GDSXSR" w:date="2026-10-30T16:17:35Z"/>
          <w:rFonts w:ascii="Arial" w:hAnsi="Arial" w:cs="Arial"/>
          <w:color w:val="000000" w:themeColor="text1"/>
          <w:sz w:val="28"/>
          <w:szCs w:val="28"/>
        </w:rPr>
      </w:pPr>
      <w:del w:id="1307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O relato de que a autora </w:delText>
        </w:r>
      </w:del>
      <w:del w:id="1308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delText xml:space="preserve">procurou </w:delText>
        </w:r>
      </w:del>
      <w:del w:id="1309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>posteriormente o responsável pela empresa e não obteve a solução pretendida apenas reforça a persistência da situação anteriormente narrada. Não houve novo ajuste, renovação da obrigação ou ato capaz de modificar a relação contratual originalmente discutida.</w:delText>
        </w:r>
      </w:del>
    </w:p>
    <w:p w14:paraId="397BEB28" w14:textId="77777777" w:rsidR="009928DB" w:rsidRPr="009928DB" w:rsidRDefault="009928DB" w:rsidP="009928DB">
      <w:pPr>
        <w:spacing w:after="0" w:line="360" w:lineRule="auto"/>
        <w:ind w:firstLine="2268"/>
        <w:jc w:val="both"/>
        <w:rPr>
          <w:del w:id="1311" w:author="Assessor GDSXSR" w:date="2026-10-30T16:17:35Z"/>
          <w:rFonts w:ascii="Arial" w:hAnsi="Arial" w:cs="Arial"/>
          <w:color w:val="000000" w:themeColor="text1"/>
          <w:sz w:val="28"/>
          <w:szCs w:val="28"/>
        </w:rPr>
      </w:pPr>
    </w:p>
    <w:p w14:paraId="44094802" w14:textId="2D7B4242" w:rsidR="0015641E" w:rsidRDefault="009928DB" w:rsidP="009928DB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commentRangeStart w:id="20"/>
      <w:r>
        <w:rPr>
          <w:rFonts w:ascii="Arial" w:hAnsi="Arial" w:cs="Arial"/>
          <w:color w:val="808080"/>
          <w:sz w:val="28"/>
          <w:szCs w:val="28"/>
        </w:rPr>
        <w:t xml:space="preserve">Na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verdade, a autora busca </w:t>
      </w:r>
      <w:del w:id="1312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demonstrar</w:delText>
        </w:r>
      </w:del>
      <w:ins w:id="1313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provar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, nesta</w:t>
      </w:r>
      <w:del w:id="1314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 nova</w:delText>
        </w:r>
      </w:del>
      <w:r>
        <w:rPr>
          <w:rFonts w:ascii="Arial" w:hAnsi="Arial" w:cs="Arial"/>
          <w:color w:val="000000" w:themeColor="text1"/>
          <w:sz w:val="28"/>
          <w:szCs w:val="28"/>
        </w:rPr>
        <w:t xml:space="preserve"> ação, o inadimplemento que não </w:t>
      </w:r>
      <w:del w:id="1315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conseguiu</w:delText>
        </w:r>
      </w:del>
      <w:ins w:id="1316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comprovou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del w:id="1317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comprovar no processo</w:delText>
        </w:r>
      </w:del>
      <w:ins w:id="1318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na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anterior</w:t>
      </w:r>
      <w:ins w:id="1319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, na qual, após a contestação por negativa geral, optou pelo julgamento antecipado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. </w:t>
      </w:r>
      <w:del w:id="1320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A</w:delText>
        </w:r>
      </w:del>
      <w:ins w:id="1321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Os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del w:id="1322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apresentação</w:delText>
        </w:r>
      </w:del>
      <w:ins w:id="1323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pedidos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del w:id="1324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de</w:delText>
        </w:r>
      </w:del>
      <w:ins w:id="1325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foram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del w:id="1326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outros</w:delText>
        </w:r>
      </w:del>
      <w:ins w:id="1327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julgados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del w:id="1328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argumentos</w:delText>
        </w:r>
      </w:del>
      <w:ins w:id="1329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improcedentes porque os documentos não demonstravam que o imóvel permanecia inacabado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ou </w:t>
      </w:r>
      <w:del w:id="1330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de</w:delText>
        </w:r>
      </w:del>
      <w:ins w:id="1331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indisponível,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del w:id="1332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novos</w:delText>
        </w:r>
      </w:del>
      <w:ins w:id="1333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nem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del w:id="1334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elementos</w:delText>
        </w:r>
      </w:del>
      <w:ins w:id="1335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que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del w:id="1336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probatórios</w:delText>
        </w:r>
      </w:del>
      <w:ins w:id="1337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os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del w:id="1338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não</w:delText>
        </w:r>
      </w:del>
      <w:ins w:id="1339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aluguéis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del w:id="1340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transforma</w:delText>
        </w:r>
      </w:del>
      <w:ins w:id="1341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decorriam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del w:id="1342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a</w:delText>
        </w:r>
      </w:del>
      <w:ins w:id="1343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do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del w:id="1344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controvérsia em demanda distinta</w:delText>
        </w:r>
      </w:del>
      <w:ins w:id="1345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atraso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.</w:t>
      </w:r>
      <w:commentRangeEnd w:id="20"/>
      <w:r>
        <w:rPr>
          <w:rStyle w:val="CommentReference"/>
        </w:rPr>
        <w:commentReference w:id="20"/>
      </w:r>
    </w:p>
    <w:p w14:paraId="44BE8CF4" w14:textId="77777777" w:rsidR="009928DB" w:rsidRPr="007E1C8C" w:rsidRDefault="009928DB" w:rsidP="009928DB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5629F766" w14:textId="27876513" w:rsidR="00A135F4" w:rsidRDefault="00A135F4" w:rsidP="00A135F4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del w:id="1346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delText xml:space="preserve">Por</w:delText>
        </w:r>
      </w:del>
      <w:ins w:id="1347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A</w:t>
        </w:r>
      </w:ins>
      <w:r>
        <w:rPr>
          <w:rFonts w:ascii="Arial" w:hAnsi="Arial" w:cs="Arial"/>
          <w:color w:val="808080"/>
          <w:sz w:val="28"/>
          <w:szCs w:val="28"/>
        </w:rPr>
        <w:t xml:space="preserve"> </w:t>
      </w:r>
      <w:del w:id="1348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delText xml:space="preserve">outro</w:delText>
        </w:r>
      </w:del>
      <w:ins w:id="1349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7ª</w:t>
        </w:r>
      </w:ins>
      <w:r>
        <w:rPr>
          <w:rFonts w:ascii="Arial" w:hAnsi="Arial" w:cs="Arial"/>
          <w:color w:val="808080"/>
          <w:sz w:val="28"/>
          <w:szCs w:val="28"/>
        </w:rPr>
        <w:t xml:space="preserve"> </w:t>
      </w:r>
      <w:del w:id="1350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delText xml:space="preserve">lado,</w:delText>
        </w:r>
      </w:del>
      <w:ins w:id="1351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Turma Cível confirmou</w:t>
        </w:r>
      </w:ins>
      <w:r>
        <w:rPr>
          <w:rFonts w:ascii="Arial" w:hAnsi="Arial" w:cs="Arial"/>
          <w:color w:val="808080"/>
          <w:sz w:val="28"/>
          <w:szCs w:val="28"/>
        </w:rPr>
        <w:t xml:space="preserve"> a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improcedência</w:t>
      </w:r>
      <w:ins w:id="1352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,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del w:id="1353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decorrente</w:delText>
        </w:r>
      </w:del>
      <w:ins w:id="1354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por não haver prova mínima do atraso na entrega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da </w:t>
      </w:r>
      <w:del w:id="1355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falta de comprovação do fato constitutivo do direito constitui julgamento de mérito e produz efeitos definitivos entre as partes.</w:delText>
        </w:r>
      </w:del>
      <w:ins w:id="1356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obra:</w:t>
        </w:r>
      </w:ins>
    </w:p>
    <w:p w14:paraId="349F10CD" w14:textId="77777777" w:rsidR="00A135F4" w:rsidRPr="00A135F4" w:rsidRDefault="00A135F4" w:rsidP="00A135F4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2304D941" w14:textId="77777777" w:rsidR="00A135F4" w:rsidRDefault="00A135F4" w:rsidP="00A135F4">
      <w:pPr>
        <w:spacing w:after="0" w:line="360" w:lineRule="auto"/>
        <w:ind w:left="2268"/>
        <w:jc w:val="both"/>
        <w:rPr>
          <w:rFonts w:ascii="Arial" w:hAnsi="Arial" w:cs="Arial"/>
          <w:color w:val="000000" w:themeColor="text1"/>
          <w:sz w:val="28"/>
          <w:szCs w:val="28"/>
        </w:rPr>
        <w:pPrChange w:id="1364" w:author="Assessor GDSXSR" w:date="2026-10-30T16:17:35Z">
          <w:pPr>
            <w:spacing w:after="0" w:line="360" w:lineRule="auto"/>
            <w:ind w:firstLine="2268"/>
            <w:jc w:val="both"/>
          </w:pPr>
        </w:pPrChange>
      </w:pPr>
      <w:del w:id="1365" w:author="Assessor GDSXSR" w:date="2026-10-30T16:17:35Z">
        <w:r>
          <w:rPr>
            <w:rFonts w:ascii="Arial" w:hAnsi="Arial" w:cs="Arial"/>
            <w:i/>
            <w:color w:val="000000" w:themeColor="text1"/>
            <w:sz w:val="26"/>
            <w:szCs w:val="28"/>
          </w:rPr>
          <w:delText xml:space="preserve">No processo anterior</w:delText>
        </w:r>
      </w:del>
      <w:ins w:id="1366" w:author="Assessor GDSXSR" w:date="2026-10-30T16:17:35Z">
        <w:r>
          <w:rPr>
            <w:rFonts w:ascii="Arial" w:hAnsi="Arial" w:cs="Arial"/>
            <w:i/>
            <w:color w:val="808080"/>
            <w:sz w:val="26"/>
            <w:szCs w:val="28"/>
          </w:rPr>
          <w:t xml:space="preserve">“Ora</w:t>
        </w:r>
      </w:ins>
      <w:r>
        <w:rPr>
          <w:rFonts w:ascii="Arial" w:hAnsi="Arial" w:cs="Arial"/>
          <w:i/>
          <w:color w:val="000000" w:themeColor="text1"/>
          <w:sz w:val="26"/>
          <w:szCs w:val="28"/>
          <w:rPrChange w:id="1367" w:author="Assessor GDSXSR" w:date="2026-10-30T16:17:35Z">
            <w:rPr>
              <w:rFonts w:ascii="Arial" w:hAnsi="Arial" w:cs="Arial"/>
              <w:color w:val="000000" w:themeColor="text1"/>
              <w:sz w:val="28"/>
              <w:szCs w:val="28"/>
            </w:rPr>
          </w:rPrChange>
        </w:rPr>
        <w:t xml:space="preserve">, </w:t>
      </w:r>
      <w:del w:id="1368" w:author="Assessor GDSXSR" w:date="2026-10-30T16:17:35Z">
        <w:r>
          <w:rPr>
            <w:rFonts w:ascii="Arial" w:hAnsi="Arial" w:cs="Arial"/>
            <w:i/>
            <w:color w:val="808080"/>
            <w:sz w:val="26"/>
            <w:szCs w:val="28"/>
          </w:rPr>
          <w:delText xml:space="preserve">após</w:delText>
        </w:r>
      </w:del>
      <w:ins w:id="1369" w:author="Assessor GDSXSR" w:date="2026-10-30T16:17:35Z">
        <w:r>
          <w:rPr>
            <w:rFonts w:ascii="Arial" w:hAnsi="Arial" w:cs="Arial"/>
            <w:i/>
            <w:color w:val="808080"/>
            <w:sz w:val="26"/>
            <w:szCs w:val="28"/>
          </w:rPr>
          <w:t xml:space="preserve">não se pode compreender que lhe seria tão dificultoso </w:t>
        </w:r>
        <w:r>
          <w:rPr>
            <w:rFonts w:ascii="Arial" w:hAnsi="Arial" w:cs="Arial"/>
            <w:i/>
            <w:color w:val="808080"/>
            <w:sz w:val="26"/>
            <w:szCs w:val="28"/>
            <w:u w:val="single"/>
          </w:rPr>
          <w:t xml:space="preserve">instruir os autos ao menos com fotos da obra, demonstrando que não havia sido finalizada, ou apresentar outros elementos mínimos</w:t>
        </w:r>
      </w:ins>
      <w:r>
        <w:rPr>
          <w:rFonts w:ascii="Arial" w:hAnsi="Arial" w:cs="Arial"/>
          <w:i/>
          <w:color w:val="000000" w:themeColor="text1"/>
          <w:sz w:val="26"/>
          <w:szCs w:val="28"/>
          <w:rPrChange w:id="1370" w:author="Assessor GDSXSR" w:date="2026-10-30T16:17:35Z">
            <w:rPr>
              <w:rFonts w:ascii="Arial" w:hAnsi="Arial" w:cs="Arial"/>
              <w:color w:val="000000" w:themeColor="text1"/>
              <w:sz w:val="28"/>
              <w:szCs w:val="28"/>
            </w:rPr>
          </w:rPrChange>
        </w:rPr>
        <w:t xml:space="preserve"> a </w:t>
      </w:r>
      <w:del w:id="1371" w:author="Assessor GDSXSR" w:date="2026-10-30T16:17:35Z">
        <w:r>
          <w:rPr>
            <w:rFonts w:ascii="Arial" w:hAnsi="Arial" w:cs="Arial"/>
            <w:i/>
            <w:color w:val="000000" w:themeColor="text1"/>
            <w:sz w:val="26"/>
            <w:szCs w:val="28"/>
          </w:rPr>
          <w:delText xml:space="preserve">contestação</w:delText>
        </w:r>
      </w:del>
      <w:ins w:id="1372" w:author="Assessor GDSXSR" w:date="2026-10-30T16:17:35Z">
        <w:r>
          <w:rPr>
            <w:rFonts w:ascii="Arial" w:hAnsi="Arial" w:cs="Arial"/>
            <w:i/>
            <w:color w:val="808080"/>
            <w:sz w:val="26"/>
            <w:szCs w:val="28"/>
          </w:rPr>
          <w:t xml:space="preserve">conferir</w:t>
        </w:r>
      </w:ins>
      <w:r>
        <w:rPr>
          <w:rFonts w:ascii="Arial" w:hAnsi="Arial" w:cs="Arial"/>
          <w:i/>
          <w:color w:val="000000" w:themeColor="text1"/>
          <w:sz w:val="26"/>
          <w:szCs w:val="28"/>
          <w:rPrChange w:id="1373" w:author="Assessor GDSXSR" w:date="2026-10-30T16:17:35Z">
            <w:rPr>
              <w:rFonts w:ascii="Arial" w:hAnsi="Arial" w:cs="Arial"/>
              <w:color w:val="000000" w:themeColor="text1"/>
              <w:sz w:val="28"/>
              <w:szCs w:val="28"/>
            </w:rPr>
          </w:rPrChange>
        </w:rPr>
        <w:t xml:space="preserve"> </w:t>
      </w:r>
      <w:del w:id="1374" w:author="Assessor GDSXSR" w:date="2026-10-30T16:17:35Z">
        <w:r>
          <w:rPr>
            <w:rFonts w:ascii="Arial" w:hAnsi="Arial" w:cs="Arial"/>
            <w:i/>
            <w:color w:val="000000" w:themeColor="text1"/>
            <w:sz w:val="26"/>
            <w:szCs w:val="28"/>
          </w:rPr>
          <w:delText xml:space="preserve">por</w:delText>
        </w:r>
      </w:del>
      <w:ins w:id="1375" w:author="Assessor GDSXSR" w:date="2026-10-30T16:17:35Z">
        <w:r>
          <w:rPr>
            <w:rFonts w:ascii="Arial" w:hAnsi="Arial" w:cs="Arial"/>
            <w:i/>
            <w:color w:val="808080"/>
            <w:sz w:val="26"/>
            <w:szCs w:val="28"/>
          </w:rPr>
          <w:t xml:space="preserve">verossimilhança</w:t>
        </w:r>
      </w:ins>
      <w:r>
        <w:rPr>
          <w:rFonts w:ascii="Arial" w:hAnsi="Arial" w:cs="Arial"/>
          <w:i/>
          <w:color w:val="000000" w:themeColor="text1"/>
          <w:sz w:val="26"/>
          <w:szCs w:val="28"/>
          <w:rPrChange w:id="1376" w:author="Assessor GDSXSR" w:date="2026-10-30T16:17:35Z">
            <w:rPr>
              <w:rFonts w:ascii="Arial" w:hAnsi="Arial" w:cs="Arial"/>
              <w:color w:val="000000" w:themeColor="text1"/>
              <w:sz w:val="28"/>
              <w:szCs w:val="28"/>
            </w:rPr>
          </w:rPrChange>
        </w:rPr>
        <w:t xml:space="preserve"> </w:t>
      </w:r>
      <w:del w:id="1377" w:author="Assessor GDSXSR" w:date="2026-10-30T16:17:35Z">
        <w:r>
          <w:rPr>
            <w:rFonts w:ascii="Arial" w:hAnsi="Arial" w:cs="Arial"/>
            <w:i/>
            <w:color w:val="000000" w:themeColor="text1"/>
            <w:sz w:val="26"/>
            <w:szCs w:val="28"/>
          </w:rPr>
          <w:delText xml:space="preserve">negativa</w:delText>
        </w:r>
      </w:del>
      <w:ins w:id="1378" w:author="Assessor GDSXSR" w:date="2026-10-30T16:17:35Z">
        <w:r>
          <w:rPr>
            <w:rFonts w:ascii="Arial" w:hAnsi="Arial" w:cs="Arial"/>
            <w:i/>
            <w:color w:val="808080"/>
            <w:sz w:val="26"/>
            <w:szCs w:val="28"/>
          </w:rPr>
          <w:t xml:space="preserve">das</w:t>
        </w:r>
      </w:ins>
      <w:r>
        <w:rPr>
          <w:rFonts w:ascii="Arial" w:hAnsi="Arial" w:cs="Arial"/>
          <w:i/>
          <w:color w:val="000000" w:themeColor="text1"/>
          <w:sz w:val="26"/>
          <w:szCs w:val="28"/>
          <w:rPrChange w:id="1379" w:author="Assessor GDSXSR" w:date="2026-10-30T16:17:35Z">
            <w:rPr>
              <w:rFonts w:ascii="Arial" w:hAnsi="Arial" w:cs="Arial"/>
              <w:color w:val="000000" w:themeColor="text1"/>
              <w:sz w:val="28"/>
              <w:szCs w:val="28"/>
            </w:rPr>
          </w:rPrChange>
        </w:rPr>
        <w:t xml:space="preserve"> </w:t>
      </w:r>
      <w:del w:id="1380" w:author="Assessor GDSXSR" w:date="2026-10-30T16:17:35Z">
        <w:r>
          <w:rPr>
            <w:rFonts w:ascii="Arial" w:hAnsi="Arial" w:cs="Arial"/>
            <w:i/>
            <w:color w:val="000000" w:themeColor="text1"/>
            <w:sz w:val="26"/>
            <w:szCs w:val="28"/>
          </w:rPr>
          <w:delText xml:space="preserve">geral,</w:delText>
        </w:r>
      </w:del>
      <w:ins w:id="1381" w:author="Assessor GDSXSR" w:date="2026-10-30T16:17:35Z">
        <w:r>
          <w:rPr>
            <w:rFonts w:ascii="Arial" w:hAnsi="Arial" w:cs="Arial"/>
            <w:i/>
            <w:color w:val="808080"/>
            <w:sz w:val="26"/>
            <w:szCs w:val="28"/>
          </w:rPr>
          <w:t xml:space="preserve">suas alegações de modo</w:t>
        </w:r>
      </w:ins>
      <w:r>
        <w:rPr>
          <w:rFonts w:ascii="Arial" w:hAnsi="Arial" w:cs="Arial"/>
          <w:i/>
          <w:color w:val="808080"/>
          <w:sz w:val="26"/>
          <w:szCs w:val="28"/>
          <w:rPrChange w:id="1382" w:author="Assessor GDSXSR" w:date="2026-10-30T16:17:35Z">
            <w:rPr>
              <w:rFonts w:ascii="Arial" w:hAnsi="Arial" w:cs="Arial"/>
              <w:color w:val="808080"/>
              <w:sz w:val="28"/>
              <w:szCs w:val="28"/>
            </w:rPr>
          </w:rPrChange>
        </w:rPr>
        <w:t xml:space="preserve"> a </w:t>
      </w:r>
      <w:del w:id="1383" w:author="Assessor GDSXSR" w:date="2026-10-30T16:17:35Z">
        <w:r>
          <w:rPr>
            <w:rFonts w:ascii="Arial" w:hAnsi="Arial" w:cs="Arial"/>
            <w:i/>
            <w:color w:val="808080"/>
            <w:sz w:val="26"/>
            <w:szCs w:val="28"/>
          </w:rPr>
          <w:delText xml:space="preserve">autora</w:delText>
        </w:r>
        <w:r>
          <w:rPr>
            <w:rFonts w:ascii="Arial" w:hAnsi="Arial" w:cs="Arial"/>
            <w:i/>
            <w:color w:val="000000" w:themeColor="text1"/>
            <w:sz w:val="26"/>
            <w:szCs w:val="28"/>
          </w:rPr>
          <w:delText xml:space="preserve"> foi chamada</w:delText>
        </w:r>
      </w:del>
      <w:ins w:id="1384" w:author="Assessor GDSXSR" w:date="2026-10-30T16:17:35Z">
        <w:r>
          <w:rPr>
            <w:rFonts w:ascii="Arial" w:hAnsi="Arial" w:cs="Arial"/>
            <w:i/>
            <w:color w:val="808080"/>
            <w:sz w:val="26"/>
            <w:szCs w:val="28"/>
          </w:rPr>
          <w:t xml:space="preserve">viabilizar</w:t>
        </w:r>
      </w:ins>
      <w:r>
        <w:rPr>
          <w:rFonts w:ascii="Arial" w:hAnsi="Arial" w:cs="Arial"/>
          <w:i/>
          <w:color w:val="000000" w:themeColor="text1"/>
          <w:sz w:val="26"/>
          <w:szCs w:val="28"/>
          <w:rPrChange w:id="1385" w:author="Assessor GDSXSR" w:date="2026-10-30T16:17:35Z">
            <w:rPr>
              <w:rFonts w:ascii="Arial" w:hAnsi="Arial" w:cs="Arial"/>
              <w:color w:val="000000" w:themeColor="text1"/>
              <w:sz w:val="28"/>
              <w:szCs w:val="28"/>
            </w:rPr>
          </w:rPrChange>
        </w:rPr>
        <w:t xml:space="preserve"> a </w:t>
      </w:r>
      <w:del w:id="1386" w:author="Assessor GDSXSR" w:date="2026-10-30T16:17:35Z">
        <w:r>
          <w:rPr>
            <w:rFonts w:ascii="Arial" w:hAnsi="Arial" w:cs="Arial"/>
            <w:i/>
            <w:color w:val="000000" w:themeColor="text1"/>
            <w:sz w:val="26"/>
            <w:szCs w:val="28"/>
          </w:rPr>
          <w:delText xml:space="preserve">indicar</w:delText>
        </w:r>
      </w:del>
      <w:ins w:id="1387" w:author="Assessor GDSXSR" w:date="2026-10-30T16:17:35Z">
        <w:r>
          <w:rPr>
            <w:rFonts w:ascii="Arial" w:hAnsi="Arial" w:cs="Arial"/>
            <w:i/>
            <w:color w:val="808080"/>
            <w:sz w:val="26"/>
            <w:szCs w:val="28"/>
          </w:rPr>
          <w:t xml:space="preserve">inversão</w:t>
        </w:r>
      </w:ins>
      <w:r>
        <w:rPr>
          <w:rFonts w:ascii="Arial" w:hAnsi="Arial" w:cs="Arial"/>
          <w:i/>
          <w:color w:val="000000" w:themeColor="text1"/>
          <w:sz w:val="26"/>
          <w:szCs w:val="28"/>
          <w:rPrChange w:id="1388" w:author="Assessor GDSXSR" w:date="2026-10-30T16:17:35Z">
            <w:rPr>
              <w:rFonts w:ascii="Arial" w:hAnsi="Arial" w:cs="Arial"/>
              <w:color w:val="000000" w:themeColor="text1"/>
              <w:sz w:val="28"/>
              <w:szCs w:val="28"/>
            </w:rPr>
          </w:rPrChange>
        </w:rPr>
        <w:t xml:space="preserve"> </w:t>
      </w:r>
      <w:del w:id="1389" w:author="Assessor GDSXSR" w:date="2026-10-30T16:17:35Z">
        <w:r>
          <w:rPr>
            <w:rFonts w:ascii="Arial" w:hAnsi="Arial" w:cs="Arial"/>
            <w:i/>
            <w:color w:val="000000" w:themeColor="text1"/>
            <w:sz w:val="26"/>
            <w:szCs w:val="28"/>
          </w:rPr>
          <w:delText xml:space="preserve">as</w:delText>
        </w:r>
      </w:del>
      <w:ins w:id="1390" w:author="Assessor GDSXSR" w:date="2026-10-30T16:17:35Z">
        <w:r>
          <w:rPr>
            <w:rFonts w:ascii="Arial" w:hAnsi="Arial" w:cs="Arial"/>
            <w:i/>
            <w:color w:val="808080"/>
            <w:sz w:val="26"/>
            <w:szCs w:val="28"/>
          </w:rPr>
          <w:t xml:space="preserve">do</w:t>
        </w:r>
      </w:ins>
      <w:r>
        <w:rPr>
          <w:rFonts w:ascii="Arial" w:hAnsi="Arial" w:cs="Arial"/>
          <w:i/>
          <w:color w:val="000000" w:themeColor="text1"/>
          <w:sz w:val="26"/>
          <w:szCs w:val="28"/>
          <w:rPrChange w:id="1391" w:author="Assessor GDSXSR" w:date="2026-10-30T16:17:35Z">
            <w:rPr>
              <w:rFonts w:ascii="Arial" w:hAnsi="Arial" w:cs="Arial"/>
              <w:color w:val="000000" w:themeColor="text1"/>
              <w:sz w:val="28"/>
              <w:szCs w:val="28"/>
            </w:rPr>
          </w:rPrChange>
        </w:rPr>
        <w:t xml:space="preserve"> </w:t>
      </w:r>
      <w:del w:id="1392" w:author="Assessor GDSXSR" w:date="2026-10-30T16:17:35Z">
        <w:r>
          <w:rPr>
            <w:rFonts w:ascii="Arial" w:hAnsi="Arial" w:cs="Arial"/>
            <w:i/>
            <w:color w:val="000000" w:themeColor="text1"/>
            <w:sz w:val="26"/>
            <w:szCs w:val="28"/>
          </w:rPr>
          <w:delText xml:space="preserve">provas</w:delText>
        </w:r>
      </w:del>
      <w:ins w:id="1393" w:author="Assessor GDSXSR" w:date="2026-10-30T16:17:35Z">
        <w:r>
          <w:rPr>
            <w:rFonts w:ascii="Arial" w:hAnsi="Arial" w:cs="Arial"/>
            <w:i/>
            <w:color w:val="808080"/>
            <w:sz w:val="26"/>
            <w:szCs w:val="28"/>
          </w:rPr>
          <w:t xml:space="preserve">ônus</w:t>
        </w:r>
      </w:ins>
      <w:r>
        <w:rPr>
          <w:rFonts w:ascii="Arial" w:hAnsi="Arial" w:cs="Arial"/>
          <w:i/>
          <w:color w:val="000000" w:themeColor="text1"/>
          <w:sz w:val="26"/>
          <w:szCs w:val="28"/>
          <w:rPrChange w:id="1394" w:author="Assessor GDSXSR" w:date="2026-10-30T16:17:35Z">
            <w:rPr>
              <w:rFonts w:ascii="Arial" w:hAnsi="Arial" w:cs="Arial"/>
              <w:color w:val="000000" w:themeColor="text1"/>
              <w:sz w:val="28"/>
              <w:szCs w:val="28"/>
            </w:rPr>
          </w:rPrChange>
        </w:rPr>
        <w:t xml:space="preserve"> </w:t>
      </w:r>
      <w:del w:id="1395" w:author="Assessor GDSXSR" w:date="2026-10-30T16:17:35Z">
        <w:r>
          <w:rPr>
            <w:rFonts w:ascii="Arial" w:hAnsi="Arial" w:cs="Arial"/>
            <w:i/>
            <w:color w:val="000000" w:themeColor="text1"/>
            <w:sz w:val="26"/>
            <w:szCs w:val="28"/>
          </w:rPr>
          <w:delText xml:space="preserve">que</w:delText>
        </w:r>
      </w:del>
      <w:ins w:id="1396" w:author="Assessor GDSXSR" w:date="2026-10-30T16:17:35Z">
        <w:r>
          <w:rPr>
            <w:rFonts w:ascii="Arial" w:hAnsi="Arial" w:cs="Arial"/>
            <w:i/>
            <w:color w:val="808080"/>
            <w:sz w:val="26"/>
            <w:szCs w:val="28"/>
          </w:rPr>
          <w:t xml:space="preserve">da</w:t>
        </w:r>
      </w:ins>
      <w:r>
        <w:rPr>
          <w:rFonts w:ascii="Arial" w:hAnsi="Arial" w:cs="Arial"/>
          <w:i/>
          <w:color w:val="000000" w:themeColor="text1"/>
          <w:sz w:val="26"/>
          <w:szCs w:val="28"/>
          <w:rPrChange w:id="1397" w:author="Assessor GDSXSR" w:date="2026-10-30T16:17:35Z">
            <w:rPr>
              <w:rFonts w:ascii="Arial" w:hAnsi="Arial" w:cs="Arial"/>
              <w:color w:val="000000" w:themeColor="text1"/>
              <w:sz w:val="28"/>
              <w:szCs w:val="28"/>
            </w:rPr>
          </w:rPrChange>
        </w:rPr>
        <w:t xml:space="preserve"> </w:t>
      </w:r>
      <w:del w:id="1398" w:author="Assessor GDSXSR" w:date="2026-10-30T16:17:35Z">
        <w:r>
          <w:rPr>
            <w:rFonts w:ascii="Arial" w:hAnsi="Arial" w:cs="Arial"/>
            <w:i/>
            <w:color w:val="000000" w:themeColor="text1"/>
            <w:sz w:val="26"/>
            <w:szCs w:val="28"/>
          </w:rPr>
          <w:delText xml:space="preserve">pretendia</w:delText>
        </w:r>
      </w:del>
      <w:ins w:id="1399" w:author="Assessor GDSXSR" w:date="2026-10-30T16:17:35Z">
        <w:r>
          <w:rPr>
            <w:rFonts w:ascii="Arial" w:hAnsi="Arial" w:cs="Arial"/>
            <w:i/>
            <w:color w:val="808080"/>
            <w:sz w:val="26"/>
            <w:szCs w:val="28"/>
          </w:rPr>
          <w:t xml:space="preserve">prova.”</w:t>
        </w:r>
      </w:ins>
      <w:r>
        <w:rPr>
          <w:rFonts w:ascii="Arial" w:hAnsi="Arial" w:cs="Arial"/>
          <w:i/>
          <w:color w:val="000000" w:themeColor="text1"/>
          <w:sz w:val="26"/>
          <w:szCs w:val="28"/>
          <w:rPrChange w:id="1400" w:author="Assessor GDSXSR" w:date="2026-10-30T16:17:35Z">
            <w:rPr>
              <w:rFonts w:ascii="Arial" w:hAnsi="Arial" w:cs="Arial"/>
              <w:color w:val="000000" w:themeColor="text1"/>
              <w:sz w:val="28"/>
              <w:szCs w:val="28"/>
            </w:rPr>
          </w:rPrChange>
        </w:rPr>
        <w:t xml:space="preserve"> </w:t>
      </w:r>
      <w:del w:id="1401" w:author="Assessor GDSXSR" w:date="2026-10-30T16:17:35Z">
        <w:r>
          <w:rPr>
            <w:rFonts w:ascii="Arial" w:hAnsi="Arial" w:cs="Arial"/>
            <w:i/>
            <w:color w:val="000000" w:themeColor="text1"/>
            <w:sz w:val="26"/>
            <w:szCs w:val="28"/>
          </w:rPr>
          <w:delText xml:space="preserve">produzir</w:delText>
        </w:r>
      </w:del>
      <w:ins w:id="1402" w:author="Assessor GDSXSR" w:date="2026-10-30T16:17:35Z">
        <w:r>
          <w:rPr>
            <w:rFonts w:ascii="Arial" w:hAnsi="Arial" w:cs="Arial"/>
            <w:i/>
            <w:color w:val="808080"/>
            <w:sz w:val="26"/>
            <w:szCs w:val="28"/>
          </w:rPr>
          <w:t xml:space="preserve">(Acórdão</w:t>
        </w:r>
      </w:ins>
      <w:r>
        <w:rPr>
          <w:rFonts w:ascii="Arial" w:hAnsi="Arial" w:cs="Arial"/>
          <w:i/>
          <w:color w:val="000000" w:themeColor="text1"/>
          <w:sz w:val="26"/>
          <w:szCs w:val="28"/>
          <w:rPrChange w:id="1403" w:author="Assessor GDSXSR" w:date="2026-10-30T16:17:35Z">
            <w:rPr>
              <w:rFonts w:ascii="Arial" w:hAnsi="Arial" w:cs="Arial"/>
              <w:color w:val="000000" w:themeColor="text1"/>
              <w:sz w:val="28"/>
              <w:szCs w:val="28"/>
            </w:rPr>
          </w:rPrChange>
        </w:rPr>
        <w:t xml:space="preserve"> </w:t>
      </w:r>
      <w:del w:id="1404" w:author="Assessor GDSXSR" w:date="2026-10-30T16:17:35Z">
        <w:r>
          <w:rPr>
            <w:rFonts w:ascii="Arial" w:hAnsi="Arial" w:cs="Arial"/>
            <w:i/>
            <w:color w:val="808080"/>
            <w:sz w:val="26"/>
            <w:szCs w:val="28"/>
          </w:rPr>
          <w:delText xml:space="preserve">e</w:delText>
        </w:r>
      </w:del>
      <w:ins w:id="1405" w:author="Assessor GDSXSR" w:date="2026-10-30T16:17:35Z">
        <w:r>
          <w:rPr>
            <w:rFonts w:ascii="Arial" w:hAnsi="Arial" w:cs="Arial"/>
            <w:i/>
            <w:color w:val="808080"/>
            <w:sz w:val="26"/>
            <w:szCs w:val="28"/>
          </w:rPr>
          <w:t xml:space="preserve">1393569,</w:t>
        </w:r>
      </w:ins>
      <w:r>
        <w:rPr>
          <w:rFonts w:ascii="Arial" w:hAnsi="Arial" w:cs="Arial"/>
          <w:i/>
          <w:color w:val="000000" w:themeColor="text1"/>
          <w:sz w:val="26"/>
          <w:szCs w:val="28"/>
          <w:rPrChange w:id="1406" w:author="Assessor GDSXSR" w:date="2026-10-30T16:17:35Z">
            <w:rPr>
              <w:rFonts w:ascii="Arial" w:hAnsi="Arial" w:cs="Arial"/>
              <w:color w:val="000000" w:themeColor="text1"/>
              <w:sz w:val="28"/>
              <w:szCs w:val="28"/>
            </w:rPr>
          </w:rPrChange>
        </w:rPr>
        <w:t xml:space="preserve"> </w:t>
      </w:r>
      <w:del w:id="1407" w:author="Assessor GDSXSR" w:date="2026-10-30T16:17:35Z">
        <w:r>
          <w:rPr>
            <w:rFonts w:ascii="Arial" w:hAnsi="Arial" w:cs="Arial"/>
            <w:i/>
            <w:color w:val="000000" w:themeColor="text1"/>
            <w:sz w:val="26"/>
            <w:szCs w:val="28"/>
          </w:rPr>
          <w:delText xml:space="preserve">optou</w:delText>
        </w:r>
      </w:del>
      <w:ins w:id="1408" w:author="Assessor GDSXSR" w:date="2026-10-30T16:17:35Z">
        <w:r>
          <w:rPr>
            <w:rFonts w:ascii="Arial" w:hAnsi="Arial" w:cs="Arial"/>
            <w:i/>
            <w:color w:val="808080"/>
            <w:sz w:val="26"/>
            <w:szCs w:val="28"/>
          </w:rPr>
          <w:t xml:space="preserve">0714089-17.2020.8.07.0001,</w:t>
        </w:r>
      </w:ins>
      <w:r>
        <w:rPr>
          <w:rFonts w:ascii="Arial" w:hAnsi="Arial" w:cs="Arial"/>
          <w:i/>
          <w:color w:val="000000" w:themeColor="text1"/>
          <w:sz w:val="26"/>
          <w:szCs w:val="28"/>
          <w:rPrChange w:id="1409" w:author="Assessor GDSXSR" w:date="2026-10-30T16:17:35Z">
            <w:rPr>
              <w:rFonts w:ascii="Arial" w:hAnsi="Arial" w:cs="Arial"/>
              <w:color w:val="000000" w:themeColor="text1"/>
              <w:sz w:val="28"/>
              <w:szCs w:val="28"/>
            </w:rPr>
          </w:rPrChange>
        </w:rPr>
        <w:t xml:space="preserve"> </w:t>
      </w:r>
      <w:del w:id="1410" w:author="Assessor GDSXSR" w:date="2026-10-30T16:17:35Z">
        <w:r>
          <w:rPr>
            <w:rFonts w:ascii="Arial" w:hAnsi="Arial" w:cs="Arial"/>
            <w:i/>
            <w:color w:val="000000" w:themeColor="text1"/>
            <w:sz w:val="26"/>
            <w:szCs w:val="28"/>
          </w:rPr>
          <w:delText xml:space="preserve">pelo</w:delText>
        </w:r>
      </w:del>
      <w:ins w:id="1411" w:author="Assessor GDSXSR" w:date="2026-10-30T16:17:35Z">
        <w:r>
          <w:rPr>
            <w:rFonts w:ascii="Arial" w:hAnsi="Arial" w:cs="Arial"/>
            <w:i/>
            <w:color w:val="808080"/>
            <w:sz w:val="26"/>
            <w:szCs w:val="28"/>
          </w:rPr>
          <w:t xml:space="preserve">Rel.</w:t>
        </w:r>
      </w:ins>
      <w:r>
        <w:rPr>
          <w:rFonts w:ascii="Arial" w:hAnsi="Arial" w:cs="Arial"/>
          <w:i/>
          <w:color w:val="000000" w:themeColor="text1"/>
          <w:sz w:val="26"/>
          <w:szCs w:val="28"/>
          <w:rPrChange w:id="1412" w:author="Assessor GDSXSR" w:date="2026-10-30T16:17:35Z">
            <w:rPr>
              <w:rFonts w:ascii="Arial" w:hAnsi="Arial" w:cs="Arial"/>
              <w:color w:val="000000" w:themeColor="text1"/>
              <w:sz w:val="28"/>
              <w:szCs w:val="28"/>
            </w:rPr>
          </w:rPrChange>
        </w:rPr>
        <w:t xml:space="preserve"> </w:t>
      </w:r>
      <w:del w:id="1413" w:author="Assessor GDSXSR" w:date="2026-10-30T16:17:35Z">
        <w:r>
          <w:rPr>
            <w:rFonts w:ascii="Arial" w:hAnsi="Arial" w:cs="Arial"/>
            <w:i/>
            <w:color w:val="000000" w:themeColor="text1"/>
            <w:sz w:val="26"/>
            <w:szCs w:val="28"/>
          </w:rPr>
          <w:delText xml:space="preserve">julgamento</w:delText>
        </w:r>
      </w:del>
      <w:ins w:id="1414" w:author="Assessor GDSXSR" w:date="2026-10-30T16:17:35Z">
        <w:r>
          <w:rPr>
            <w:rFonts w:ascii="Arial" w:hAnsi="Arial" w:cs="Arial"/>
            <w:i/>
            <w:color w:val="808080"/>
            <w:sz w:val="26"/>
            <w:szCs w:val="28"/>
          </w:rPr>
          <w:t xml:space="preserve">Des.</w:t>
        </w:r>
      </w:ins>
      <w:r>
        <w:rPr>
          <w:rFonts w:ascii="Arial" w:hAnsi="Arial" w:cs="Arial"/>
          <w:i/>
          <w:color w:val="000000" w:themeColor="text1"/>
          <w:sz w:val="26"/>
          <w:szCs w:val="28"/>
          <w:rPrChange w:id="1415" w:author="Assessor GDSXSR" w:date="2026-10-30T16:17:35Z">
            <w:rPr>
              <w:rFonts w:ascii="Arial" w:hAnsi="Arial" w:cs="Arial"/>
              <w:color w:val="000000" w:themeColor="text1"/>
              <w:sz w:val="28"/>
              <w:szCs w:val="28"/>
            </w:rPr>
          </w:rPrChange>
        </w:rPr>
        <w:t xml:space="preserve"> </w:t>
      </w:r>
      <w:del w:id="1416" w:author="Assessor GDSXSR" w:date="2026-10-30T16:17:35Z">
        <w:r>
          <w:rPr>
            <w:rFonts w:ascii="Arial" w:hAnsi="Arial" w:cs="Arial"/>
            <w:i/>
            <w:color w:val="000000" w:themeColor="text1"/>
            <w:sz w:val="26"/>
            <w:szCs w:val="28"/>
          </w:rPr>
          <w:delText xml:space="preserve">antecipado</w:delText>
        </w:r>
      </w:del>
      <w:ins w:id="1417" w:author="Assessor GDSXSR" w:date="2026-10-30T16:17:35Z">
        <w:r>
          <w:rPr>
            <w:rFonts w:ascii="Arial" w:hAnsi="Arial" w:cs="Arial"/>
            <w:i/>
            <w:color w:val="808080"/>
            <w:sz w:val="26"/>
            <w:szCs w:val="28"/>
          </w:rPr>
          <w:t xml:space="preserve">Getúlio Moraes Oliveira, 7ª Turma Cível, j</w:t>
        </w:r>
      </w:ins>
      <w:r>
        <w:rPr>
          <w:rFonts w:ascii="Arial" w:hAnsi="Arial" w:cs="Arial"/>
          <w:i/>
          <w:color w:val="000000" w:themeColor="text1"/>
          <w:sz w:val="26"/>
          <w:szCs w:val="28"/>
          <w:rPrChange w:id="1418" w:author="Assessor GDSXSR" w:date="2026-10-30T16:17:35Z">
            <w:rPr>
              <w:rFonts w:ascii="Arial" w:hAnsi="Arial" w:cs="Arial"/>
              <w:color w:val="000000" w:themeColor="text1"/>
              <w:sz w:val="28"/>
              <w:szCs w:val="28"/>
            </w:rPr>
          </w:rPrChange>
        </w:rPr>
        <w:t xml:space="preserve">.</w:t>
      </w:r>
      <w:ins w:id="1419" w:author="Assessor GDSXSR" w:date="2026-10-30T16:17:35Z">
        <w:r>
          <w:rPr>
            <w:rFonts w:ascii="Arial" w:hAnsi="Arial" w:cs="Arial"/>
            <w:i/>
            <w:color w:val="808080"/>
            <w:sz w:val="26"/>
            <w:szCs w:val="28"/>
          </w:rPr>
          <w:t xml:space="preserve"> 26/01/2022.) – Grifei</w:t>
        </w:r>
      </w:ins>
    </w:p>
    <w:p w14:paraId="26A1AE69" w14:textId="77777777" w:rsidR="00A135F4" w:rsidRPr="00A135F4" w:rsidRDefault="00A135F4" w:rsidP="00A135F4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0C0F4AE3" w14:textId="77777777" w:rsidR="00A135F4" w:rsidRDefault="00A135F4" w:rsidP="00A135F4">
      <w:pPr>
        <w:spacing w:after="0" w:line="360" w:lineRule="auto"/>
        <w:ind w:firstLine="2268"/>
        <w:jc w:val="both"/>
        <w:rPr>
          <w:del w:id="1421" w:author="Assessor GDSXSR" w:date="2026-10-30T16:17:35Z"/>
          <w:rFonts w:ascii="Arial" w:hAnsi="Arial" w:cs="Arial"/>
          <w:color w:val="000000" w:themeColor="text1"/>
          <w:sz w:val="28"/>
          <w:szCs w:val="28"/>
        </w:rPr>
      </w:pPr>
      <w:del w:id="1420" w:author="Assessor GDSXSR" w:date="2026-10-30T16:17:35Z">
        <w:r w:rsidRPr="00A135F4">
          <w:rPr>
            <w:rFonts w:ascii="Arial" w:hAnsi="Arial" w:cs="Arial"/>
            <w:color w:val="000000" w:themeColor="text1"/>
            <w:sz w:val="28"/>
            <w:szCs w:val="28"/>
          </w:rPr>
          <w:delText>A demanda foi julgada improcedente porque os documentos apresentados não demonstravam que o imóvel permanecia inacabado ou que não havia sido disponibilizado. Também não ficou comprovado que as despesas com aluguéis decorriam diretamente do alegado atraso na entrega.</w:delText>
        </w:r>
      </w:del>
    </w:p>
    <w:p w14:paraId="691EAD45" w14:textId="77777777" w:rsidR="00A135F4" w:rsidRPr="00A135F4" w:rsidRDefault="00A135F4" w:rsidP="00A135F4">
      <w:pPr>
        <w:spacing w:after="0" w:line="360" w:lineRule="auto"/>
        <w:ind w:firstLine="2268"/>
        <w:jc w:val="both"/>
        <w:rPr>
          <w:del w:id="1422" w:author="Assessor GDSXSR" w:date="2026-10-30T16:17:35Z"/>
          <w:rFonts w:ascii="Arial" w:hAnsi="Arial" w:cs="Arial"/>
          <w:color w:val="000000" w:themeColor="text1"/>
          <w:sz w:val="28"/>
          <w:szCs w:val="28"/>
        </w:rPr>
      </w:pPr>
    </w:p>
    <w:p w14:paraId="41B8A9C0" w14:textId="77777777" w:rsidR="00A135F4" w:rsidRDefault="00A135F4" w:rsidP="00A135F4">
      <w:pPr>
        <w:spacing w:after="0" w:line="360" w:lineRule="auto"/>
        <w:ind w:firstLine="2268"/>
        <w:jc w:val="both"/>
        <w:rPr>
          <w:del w:id="1438" w:author="Assessor GDSXSR" w:date="2026-10-30T16:17:35Z"/>
          <w:rFonts w:ascii="Arial" w:hAnsi="Arial" w:cs="Arial"/>
          <w:color w:val="000000" w:themeColor="text1"/>
          <w:sz w:val="28"/>
          <w:szCs w:val="28"/>
        </w:rPr>
      </w:pPr>
      <w:del w:id="1423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>Esse julgamento foi confirmado em segundo grau</w:delText>
        </w:r>
      </w:del>
      <w:del w:id="1424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delText>,</w:delText>
        </w:r>
      </w:del>
      <w:del w:id="1425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 </w:delText>
        </w:r>
      </w:del>
      <w:del w:id="1426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delText>que</w:delText>
        </w:r>
      </w:del>
      <w:del w:id="1427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 concluiu </w:delText>
        </w:r>
      </w:del>
      <w:del w:id="1428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delText>pela</w:delText>
        </w:r>
      </w:del>
      <w:del w:id="1429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 </w:delText>
        </w:r>
      </w:del>
      <w:del w:id="1430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delText>ausência</w:delText>
        </w:r>
      </w:del>
      <w:del w:id="1431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 </w:delText>
        </w:r>
      </w:del>
      <w:del w:id="1432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delText>de</w:delText>
        </w:r>
      </w:del>
      <w:del w:id="1433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 elementos mínimos de verossimilhança </w:delText>
        </w:r>
      </w:del>
      <w:del w:id="1434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delText>da</w:delText>
        </w:r>
      </w:del>
      <w:del w:id="1435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 narrativa de inadimplemento. </w:delText>
        </w:r>
      </w:del>
      <w:del w:id="1436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delText>Encerrado</w:delText>
        </w:r>
      </w:del>
      <w:del w:id="1437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 o processo, a matéria não poderia ser novamente discutida em ação idêntica.</w:delText>
        </w:r>
      </w:del>
    </w:p>
    <w:p w14:paraId="7ED1460B" w14:textId="77777777" w:rsidR="006D5EFB" w:rsidRDefault="006D5EFB" w:rsidP="00A135F4">
      <w:pPr>
        <w:spacing w:after="0" w:line="360" w:lineRule="auto"/>
        <w:ind w:firstLine="2268"/>
        <w:jc w:val="both"/>
        <w:rPr>
          <w:del w:id="1439" w:author="Assessor GDSXSR" w:date="2026-10-30T16:17:35Z"/>
          <w:rFonts w:ascii="Arial" w:hAnsi="Arial" w:cs="Arial"/>
          <w:color w:val="000000" w:themeColor="text1"/>
          <w:sz w:val="28"/>
          <w:szCs w:val="28"/>
        </w:rPr>
      </w:pPr>
    </w:p>
    <w:p w14:paraId="13F7457F" w14:textId="5DBB2BE1" w:rsidR="006D5EFB" w:rsidRDefault="00783C9A" w:rsidP="006D5EFB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commentRangeStart w:id="12"/>
      <w:del w:id="1440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No</w:delText>
        </w:r>
      </w:del>
      <w:ins w:id="1441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Assim,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del w:id="1442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caso</w:delText>
        </w:r>
      </w:del>
      <w:ins w:id="1443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a improcedência por insuficiência de provas resolve o mérito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,</w:t>
      </w:r>
      <w:ins w:id="1444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 e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incide a eficácia preclusiva da coisa julgada</w:t>
      </w:r>
      <w:del w:id="1445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,</w:delText>
        </w:r>
      </w:del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del w:id="1446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delText xml:space="preserve">nos</w:delText>
        </w:r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 </w:delText>
        </w:r>
        <w:r>
          <w:rPr>
            <w:rFonts w:ascii="Arial" w:hAnsi="Arial" w:cs="Arial"/>
            <w:color w:val="808080"/>
            <w:sz w:val="28"/>
            <w:szCs w:val="28"/>
          </w:rPr>
          <w:delText xml:space="preserve">termos do</w:delText>
        </w:r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 art.</w:delText>
        </w:r>
      </w:del>
      <w:ins w:id="1447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(CPC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508</w:t>
      </w:r>
      <w:del w:id="1448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 do </w:delText>
        </w:r>
        <w:r>
          <w:rPr>
            <w:rFonts w:ascii="Arial" w:hAnsi="Arial" w:cs="Arial"/>
            <w:color w:val="808080"/>
            <w:sz w:val="28"/>
            <w:szCs w:val="28"/>
          </w:rPr>
          <w:delText xml:space="preserve">CPC</w:delText>
        </w:r>
      </w:del>
      <w:ins w:id="1449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)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:</w:t>
      </w:r>
      <w:commentRangeEnd w:id="12"/>
      <w:r>
        <w:rPr>
          <w:rStyle w:val="Refdecomentrio"/>
          <w:rFonts w:ascii="Arial" w:hAnsi="Arial" w:cs="Arial"/>
          <w:color w:val="000000" w:themeColor="text1"/>
          <w:sz w:val="28"/>
          <w:szCs w:val="28"/>
        </w:rPr>
        <w:commentReference w:id="12"/>
      </w:r>
    </w:p>
    <w:p w14:paraId="2E96DDA1" w14:textId="77777777" w:rsidR="006D5EFB" w:rsidRDefault="006D5EFB" w:rsidP="006D5EFB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62D060FA" w14:textId="1AD20D6E" w:rsidR="006D5EFB" w:rsidRPr="000A7009" w:rsidRDefault="006D5EFB" w:rsidP="006D5EFB">
      <w:pPr>
        <w:spacing w:after="0" w:line="360" w:lineRule="auto"/>
        <w:ind w:left="2268"/>
        <w:jc w:val="both"/>
        <w:rPr>
          <w:rFonts w:ascii="Arial" w:hAnsi="Arial" w:cs="Arial"/>
          <w:i/>
          <w:iCs/>
          <w:sz w:val="26"/>
          <w:szCs w:val="26"/>
        </w:rPr>
      </w:pPr>
      <w:r>
        <w:rPr>
          <w:rFonts w:ascii="Arial" w:hAnsi="Arial" w:cs="Arial"/>
          <w:i/>
          <w:color w:val="000000" w:themeColor="text1"/>
          <w:sz w:val="26"/>
          <w:szCs w:val="28"/>
        </w:rPr>
        <w:t>“</w:t>
      </w:r>
      <w:r>
        <w:rPr>
          <w:rFonts w:ascii="Arial" w:hAnsi="Arial" w:cs="Arial"/>
          <w:i/>
          <w:iCs/>
          <w:sz w:val="26"/>
          <w:szCs w:val="26"/>
        </w:rPr>
        <w:t xml:space="preserve">Art. 508. Transitada em julgado a decisão de mérito, </w:t>
      </w:r>
      <w:r>
        <w:rPr>
          <w:rFonts w:ascii="Arial" w:hAnsi="Arial" w:cs="Arial"/>
          <w:i/>
          <w:iCs/>
          <w:sz w:val="26"/>
          <w:szCs w:val="26"/>
          <w:u w:val="single"/>
        </w:rPr>
        <w:t>considerar-se-ão deduzidas e repelidas todas as alegações e as defesas</w:t>
      </w:r>
      <w:r>
        <w:rPr>
          <w:rFonts w:ascii="Arial" w:hAnsi="Arial" w:cs="Arial"/>
          <w:i/>
          <w:iCs/>
          <w:sz w:val="26"/>
          <w:szCs w:val="26"/>
        </w:rPr>
        <w:t xml:space="preserve"> que a parte poderia opor tanto ao acolhimento quanto à rejeição do pedido.”</w:t>
      </w:r>
      <w:r>
        <w:rPr>
          <w:rFonts w:ascii="Arial" w:hAnsi="Arial" w:cs="Arial"/>
          <w:i/>
          <w:iCs/>
          <w:color w:val="808080"/>
          <w:sz w:val="26"/>
          <w:szCs w:val="26"/>
        </w:rPr>
        <w:t xml:space="preserve"> – Grifei</w:t>
      </w:r>
    </w:p>
    <w:p w14:paraId="4327AC20" w14:textId="77777777" w:rsidR="00A135F4" w:rsidRPr="00A135F4" w:rsidRDefault="00A135F4" w:rsidP="00A135F4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645508EF" w14:textId="77777777" w:rsidR="00A135F4" w:rsidRDefault="00A135F4" w:rsidP="00A135F4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  <w:highlight w:val="yellow"/>
        </w:rPr>
        <w:t xml:space="preserve">A insuficiência probatória não mantém indefinidamente aberta a possibilidade de renovação da demanda.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del w:id="1450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Se</w:delText>
        </w:r>
      </w:del>
      <w:ins w:id="1451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Esta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del w:id="1452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assim</w:delText>
        </w:r>
      </w:del>
      <w:ins w:id="1453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não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del w:id="1454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fosse,</w:delText>
        </w:r>
      </w:del>
      <w:ins w:id="1455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pode funcionar como segunda oportunidade para corrigir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a </w:t>
      </w:r>
      <w:del w:id="1456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parte</w:delText>
        </w:r>
      </w:del>
      <w:ins w:id="1457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instrução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del w:id="1458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vencida</w:delText>
        </w:r>
      </w:del>
      <w:ins w:id="1459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deficiente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del w:id="1460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poderia</w:delText>
        </w:r>
      </w:del>
      <w:ins w:id="1461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do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del w:id="1462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propor</w:delText>
        </w:r>
      </w:del>
      <w:ins w:id="1463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processo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del w:id="1464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sucessivas ações sobre o mesmo contrato até reunir as provas que deixou de apresentar na oportunidade adequada</w:delText>
        </w:r>
      </w:del>
      <w:ins w:id="1465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anterior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.</w:t>
      </w:r>
    </w:p>
    <w:p w14:paraId="29ED1FAA" w14:textId="77777777" w:rsidR="00A135F4" w:rsidRPr="00A135F4" w:rsidRDefault="00A135F4" w:rsidP="00A135F4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009AB244" w14:textId="3F1C8308" w:rsidR="005902E9" w:rsidRDefault="005902E9" w:rsidP="00A135F4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808080"/>
          <w:sz w:val="28"/>
          <w:szCs w:val="28"/>
        </w:rPr>
        <w:t>Nesse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>sentido</w:t>
      </w:r>
      <w:r>
        <w:rPr>
          <w:rFonts w:ascii="Arial" w:hAnsi="Arial" w:cs="Arial"/>
          <w:color w:val="000000" w:themeColor="text1"/>
          <w:sz w:val="28"/>
          <w:szCs w:val="28"/>
        </w:rPr>
        <w:t>:</w:t>
      </w:r>
    </w:p>
    <w:p w14:paraId="4BE38158" w14:textId="77777777" w:rsidR="005902E9" w:rsidRDefault="005902E9" w:rsidP="00A135F4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3266AC20" w14:textId="77777777" w:rsidR="005902E9" w:rsidRPr="005902E9" w:rsidRDefault="005902E9" w:rsidP="005902E9">
      <w:pPr>
        <w:spacing w:after="0" w:line="360" w:lineRule="auto"/>
        <w:ind w:left="2268"/>
        <w:jc w:val="both"/>
        <w:rPr>
          <w:rFonts w:ascii="Arial" w:hAnsi="Arial" w:cs="Arial"/>
          <w:i/>
          <w:iCs/>
          <w:sz w:val="26"/>
          <w:szCs w:val="26"/>
        </w:rPr>
      </w:pPr>
      <w:r>
        <w:rPr>
          <w:rFonts w:ascii="Arial" w:hAnsi="Arial" w:cs="Arial"/>
          <w:i/>
          <w:iCs/>
          <w:color w:val="808080"/>
          <w:sz w:val="26"/>
          <w:szCs w:val="26"/>
        </w:rPr>
        <w:t xml:space="preserve">“(...) </w:t>
      </w:r>
      <w:r>
        <w:rPr>
          <w:rFonts w:ascii="Arial" w:hAnsi="Arial" w:cs="Arial"/>
          <w:i/>
          <w:iCs/>
          <w:sz w:val="26"/>
          <w:szCs w:val="26"/>
        </w:rPr>
        <w:t xml:space="preserve">3. A coisa julgada torna imutável e indiscutível o conteúdo do título executivo judicial, </w:t>
      </w:r>
      <w:r>
        <w:rPr>
          <w:rFonts w:ascii="Arial" w:hAnsi="Arial" w:cs="Arial"/>
          <w:i/>
          <w:iCs/>
          <w:sz w:val="26"/>
          <w:szCs w:val="26"/>
          <w:u w:val="single"/>
        </w:rPr>
        <w:t xml:space="preserve">vedando a rediscussão de matérias já decididas ou que poderiam ter sido suscitadas oportunamente</w:t>
      </w:r>
      <w:del w:id="1466" w:author="Assessor GDSXSR" w:date="2026-10-30T16:17:35Z">
        <w:r>
          <w:rPr>
            <w:rFonts w:ascii="Arial" w:hAnsi="Arial" w:cs="Arial"/>
            <w:i/>
            <w:iCs/>
            <w:sz w:val="26"/>
            <w:szCs w:val="26"/>
          </w:rPr>
          <w:delText xml:space="preserve">, bem como a inovação no cumprimento de sentença</w:delText>
        </w:r>
      </w:del>
      <w:r>
        <w:rPr>
          <w:rFonts w:ascii="Arial" w:hAnsi="Arial" w:cs="Arial"/>
          <w:i/>
          <w:iCs/>
          <w:sz w:val="26"/>
          <w:szCs w:val="26"/>
        </w:rPr>
        <w:t xml:space="preserve">.</w:t>
      </w:r>
    </w:p>
    <w:p w14:paraId="181BFB77" w14:textId="03EEE32A" w:rsidR="005902E9" w:rsidRPr="000A7009" w:rsidRDefault="005902E9" w:rsidP="00A33B0C">
      <w:pPr>
        <w:spacing w:after="0" w:line="360" w:lineRule="auto"/>
        <w:ind w:left="2268"/>
        <w:jc w:val="both"/>
        <w:rPr>
          <w:rFonts w:ascii="Arial" w:hAnsi="Arial" w:cs="Arial"/>
          <w:i/>
          <w:iCs/>
          <w:sz w:val="26"/>
          <w:szCs w:val="26"/>
        </w:rPr>
      </w:pPr>
      <w:commentRangeStart w:id="13"/>
      <w:r>
        <w:rPr>
          <w:rFonts w:ascii="Arial" w:hAnsi="Arial" w:cs="Arial"/>
          <w:i/>
          <w:iCs/>
          <w:sz w:val="26"/>
          <w:szCs w:val="26"/>
        </w:rPr>
        <w:t>(...).” (Acórdão 2126301, 0751176-34.2025.8.07.0000, Relator(a): AISTON HENRIQUE DE SOUSA, 4ª TURMA CÍVEL, data de julgamento: 13/05/2026, publicado no DJe: 10/06/2026</w:t>
      </w:r>
      <w:r>
        <w:rPr>
          <w:rFonts w:ascii="Arial" w:hAnsi="Arial" w:cs="Arial"/>
          <w:i/>
          <w:iCs/>
          <w:color w:val="808080"/>
          <w:sz w:val="26"/>
          <w:szCs w:val="26"/>
        </w:rPr>
        <w:t>.</w:t>
      </w:r>
      <w:r>
        <w:rPr>
          <w:rFonts w:ascii="Arial" w:hAnsi="Arial" w:cs="Arial"/>
          <w:i/>
          <w:iCs/>
          <w:sz w:val="26"/>
          <w:szCs w:val="26"/>
        </w:rPr>
        <w:t>)</w:t>
      </w:r>
      <w:commentRangeEnd w:id="13"/>
      <w:r>
        <w:rPr>
          <w:rStyle w:val="Refdecomentrio"/>
          <w:rFonts w:ascii="Arial" w:hAnsi="Arial" w:cs="Arial"/>
          <w:i/>
          <w:iCs/>
          <w:color w:val="808080"/>
          <w:sz w:val="26"/>
          <w:szCs w:val="26"/>
        </w:rPr>
        <w:commentReference w:id="13"/>
      </w:r>
      <w:r>
        <w:rPr>
          <w:rFonts w:ascii="Arial" w:hAnsi="Arial" w:cs="Arial"/>
          <w:i/>
          <w:iCs/>
          <w:color w:val="808080"/>
          <w:sz w:val="26"/>
          <w:szCs w:val="26"/>
        </w:rPr>
        <w:t xml:space="preserve"> – Grifei</w:t>
      </w:r>
    </w:p>
    <w:p w14:paraId="2501B3F4" w14:textId="77777777" w:rsidR="00A135F4" w:rsidRPr="00A135F4" w:rsidRDefault="00A135F4" w:rsidP="00A135F4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334C9871" w14:textId="00570498" w:rsidR="0015641E" w:rsidRDefault="00D8724B" w:rsidP="00A135F4">
      <w:pPr>
        <w:spacing w:after="0" w:line="360" w:lineRule="auto"/>
        <w:ind w:firstLine="2268"/>
        <w:jc w:val="both"/>
        <w:rPr>
          <w:del w:id="1469" w:author="Assessor GDSXSR" w:date="2026-10-30T16:17:35Z"/>
          <w:rFonts w:ascii="Arial" w:hAnsi="Arial" w:cs="Arial"/>
          <w:color w:val="000000" w:themeColor="text1"/>
          <w:sz w:val="28"/>
          <w:szCs w:val="28"/>
        </w:rPr>
      </w:pPr>
      <w:del w:id="1467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>Portanto, a presente demanda</w:delText>
        </w:r>
      </w:del>
      <w:del w:id="1468" w:author="Assessor GDSXSR" w:date="2026-10-30T16:17:35Z">
        <w:r w:rsidR="00A135F4" w:rsidRPr="00A135F4">
          <w:rPr>
            <w:rFonts w:ascii="Arial" w:hAnsi="Arial" w:cs="Arial"/>
            <w:color w:val="000000" w:themeColor="text1"/>
            <w:sz w:val="28"/>
            <w:szCs w:val="28"/>
          </w:rPr>
          <w:delText xml:space="preserve"> não pode funcionar como segunda oportunidade para corrigir a instrução deficiente do processo anterior.</w:delText>
        </w:r>
      </w:del>
    </w:p>
    <w:p w14:paraId="45669A60" w14:textId="77777777" w:rsidR="00A135F4" w:rsidRPr="007E1C8C" w:rsidRDefault="00A135F4" w:rsidP="00A135F4">
      <w:pPr>
        <w:spacing w:after="0" w:line="360" w:lineRule="auto"/>
        <w:ind w:firstLine="2268"/>
        <w:jc w:val="both"/>
        <w:rPr>
          <w:del w:id="1470" w:author="Assessor GDSXSR" w:date="2026-10-30T16:17:35Z"/>
          <w:rFonts w:ascii="Arial" w:hAnsi="Arial" w:cs="Arial"/>
          <w:color w:val="000000" w:themeColor="text1"/>
          <w:sz w:val="28"/>
          <w:szCs w:val="28"/>
        </w:rPr>
      </w:pPr>
    </w:p>
    <w:p w14:paraId="1C80E505" w14:textId="77777777" w:rsidR="0015641E" w:rsidRDefault="0015641E" w:rsidP="0015641E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  <w:u w:val="single"/>
        </w:rPr>
      </w:pPr>
      <w:r>
        <w:rPr>
          <w:rFonts w:ascii="Arial" w:hAnsi="Arial" w:cs="Arial"/>
          <w:color w:val="000000" w:themeColor="text1"/>
          <w:sz w:val="28"/>
          <w:szCs w:val="28"/>
          <w:highlight w:val="yellow"/>
          <w:u w:val="single"/>
        </w:rPr>
        <w:t>Assim, nego provimento ao apelo</w:t>
      </w:r>
      <w:r>
        <w:rPr>
          <w:rFonts w:ascii="Arial" w:hAnsi="Arial" w:cs="Arial"/>
          <w:color w:val="808080"/>
          <w:sz w:val="28"/>
          <w:szCs w:val="28"/>
          <w:highlight w:val="yellow"/>
          <w:u w:val="single"/>
        </w:rPr>
        <w:t>,</w:t>
      </w:r>
      <w:r>
        <w:rPr>
          <w:rFonts w:ascii="Arial" w:hAnsi="Arial" w:cs="Arial"/>
          <w:color w:val="000000" w:themeColor="text1"/>
          <w:sz w:val="28"/>
          <w:szCs w:val="28"/>
          <w:highlight w:val="yellow"/>
          <w:u w:val="single"/>
        </w:rPr>
        <w:t xml:space="preserve"> nesse ponto.</w:t>
      </w:r>
    </w:p>
    <w:p w14:paraId="3ACC9FF7" w14:textId="77777777" w:rsidR="00A135F4" w:rsidRPr="007E1C8C" w:rsidRDefault="00A135F4" w:rsidP="0015641E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  <w:u w:val="single"/>
        </w:rPr>
      </w:pPr>
    </w:p>
    <w:p w14:paraId="48689075" w14:textId="77777777" w:rsidR="00CC3060" w:rsidRDefault="00000000">
      <w:pPr>
        <w:spacing w:after="0" w:line="360" w:lineRule="auto"/>
        <w:ind w:hanging="142"/>
        <w:jc w:val="center"/>
        <w:rPr>
          <w:rFonts w:ascii="Arial" w:hAnsi="Arial" w:cs="Arial"/>
          <w:sz w:val="28"/>
          <w:szCs w:val="28"/>
        </w:rPr>
      </w:pPr>
      <w:del w:id="1471" w:author="Assessor GDSXSR" w:date="2026-10-30T16:17:35Z">
        <w:r>
          <w:rPr>
            <w:rFonts w:ascii="Arial" w:hAnsi="Arial" w:cs="Arial"/>
            <w:color w:val="808080"/>
            <w:sz w:val="28"/>
            <w:szCs w:val="28"/>
            <w:highlight w:val="yellow"/>
          </w:rPr>
          <w:delText xml:space="preserve">DA IMPOSSIBILIDADE DE JULGAMENTO IMEDIATO </w:delText>
        </w:r>
      </w:del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DO </w:t>
      </w:r>
      <w:del w:id="1472" w:author="Assessor GDSXSR" w:date="2026-10-30T16:17:35Z">
        <w:r>
          <w:rPr>
            <w:rFonts w:ascii="Arial" w:hAnsi="Arial" w:cs="Arial"/>
            <w:color w:val="808080"/>
            <w:sz w:val="28"/>
            <w:szCs w:val="28"/>
            <w:highlight w:val="yellow"/>
          </w:rPr>
          <w:delText xml:space="preserve">MÉRITO</w:delText>
        </w:r>
      </w:del>
      <w:ins w:id="1473" w:author="Assessor GDSXSR" w:date="2026-10-30T16:17:35Z">
        <w:r>
          <w:rPr>
            <w:rFonts w:ascii="Arial" w:hAnsi="Arial" w:cs="Arial"/>
            <w:color w:val="808080"/>
            <w:sz w:val="28"/>
            <w:szCs w:val="28"/>
            <w:highlight w:val="yellow"/>
          </w:rPr>
          <w:t xml:space="preserve">AFASTAMENTO</w:t>
        </w:r>
      </w:ins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 </w:t>
      </w:r>
      <w:del w:id="1474" w:author="Assessor GDSXSR" w:date="2026-10-30T16:17:35Z">
        <w:r>
          <w:rPr>
            <w:rFonts w:ascii="Arial" w:hAnsi="Arial" w:cs="Arial"/>
            <w:color w:val="808080"/>
            <w:sz w:val="28"/>
            <w:szCs w:val="28"/>
            <w:highlight w:val="yellow"/>
          </w:rPr>
          <w:delText xml:space="preserve">PELA</w:delText>
        </w:r>
      </w:del>
      <w:ins w:id="1475" w:author="Assessor GDSXSR" w:date="2026-10-30T16:17:35Z">
        <w:r>
          <w:rPr>
            <w:rFonts w:ascii="Arial" w:hAnsi="Arial" w:cs="Arial"/>
            <w:color w:val="808080"/>
            <w:sz w:val="28"/>
            <w:szCs w:val="28"/>
            <w:highlight w:val="yellow"/>
          </w:rPr>
          <w:t xml:space="preserve">DA</w:t>
        </w:r>
      </w:ins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 REVELIA </w:t>
      </w:r>
      <w:del w:id="1476" w:author="Assessor GDSXSR" w:date="2026-10-30T16:17:35Z">
        <w:r>
          <w:rPr>
            <w:rFonts w:ascii="Arial" w:hAnsi="Arial" w:cs="Arial"/>
            <w:color w:val="808080"/>
            <w:sz w:val="28"/>
            <w:szCs w:val="28"/>
            <w:highlight w:val="yellow"/>
          </w:rPr>
          <w:delText xml:space="preserve">OU</w:delText>
        </w:r>
      </w:del>
      <w:ins w:id="1477" w:author="Assessor GDSXSR" w:date="2026-10-30T16:17:35Z">
        <w:r>
          <w:rPr>
            <w:rFonts w:ascii="Arial" w:hAnsi="Arial" w:cs="Arial"/>
            <w:color w:val="808080"/>
            <w:sz w:val="28"/>
            <w:szCs w:val="28"/>
            <w:highlight w:val="yellow"/>
          </w:rPr>
          <w:t xml:space="preserve">E</w:t>
        </w:r>
      </w:ins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 </w:t>
      </w:r>
      <w:del w:id="1478" w:author="Assessor GDSXSR" w:date="2026-10-30T16:17:35Z">
        <w:r>
          <w:rPr>
            <w:rFonts w:ascii="Arial" w:hAnsi="Arial" w:cs="Arial"/>
            <w:color w:val="808080"/>
            <w:sz w:val="28"/>
            <w:szCs w:val="28"/>
            <w:highlight w:val="yellow"/>
          </w:rPr>
          <w:delText xml:space="preserve">PELA</w:delText>
        </w:r>
      </w:del>
      <w:ins w:id="1479" w:author="Assessor GDSXSR" w:date="2026-10-30T16:17:35Z">
        <w:r>
          <w:rPr>
            <w:rFonts w:ascii="Arial" w:hAnsi="Arial" w:cs="Arial"/>
            <w:color w:val="808080"/>
            <w:sz w:val="28"/>
            <w:szCs w:val="28"/>
            <w:highlight w:val="yellow"/>
          </w:rPr>
          <w:t xml:space="preserve">DA</w:t>
        </w:r>
      </w:ins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 CAUSA MADURA</w:t>
      </w:r>
      <w:ins w:id="1480" w:author="Assessor GDSXSR" w:date="2026-10-30T16:17:35Z">
        <w:r>
          <w:rPr>
            <w:rFonts w:ascii="Arial" w:hAnsi="Arial" w:cs="Arial"/>
            <w:color w:val="808080"/>
            <w:sz w:val="28"/>
            <w:szCs w:val="28"/>
            <w:highlight w:val="yellow"/>
          </w:rPr>
          <w:t xml:space="preserve"> PARA JULGAR O MÉRITO</w:t>
        </w:r>
      </w:ins>
    </w:p>
    <w:p w14:paraId="5490B490" w14:textId="77777777" w:rsidR="0015641E" w:rsidRDefault="0015641E" w:rsidP="0015641E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6E7ABFE7" w14:textId="77777777" w:rsidR="00CC3060" w:rsidRDefault="00000000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808080"/>
          <w:sz w:val="28"/>
          <w:szCs w:val="28"/>
        </w:rPr>
        <w:t xml:space="preserve">A autora/apelante alega que: </w:t>
      </w:r>
      <w:r>
        <w:rPr>
          <w:rFonts w:ascii="Arial" w:hAnsi="Arial" w:cs="Arial"/>
          <w:b/>
          <w:color w:val="808080"/>
          <w:sz w:val="28"/>
          <w:szCs w:val="28"/>
        </w:rPr>
        <w:t xml:space="preserve">1)</w:t>
      </w:r>
      <w:r>
        <w:rPr>
          <w:rFonts w:ascii="Arial" w:hAnsi="Arial" w:cs="Arial"/>
          <w:color w:val="808080"/>
          <w:sz w:val="28"/>
          <w:szCs w:val="28"/>
        </w:rPr>
        <w:t xml:space="preserve"> o apelado</w:t>
      </w:r>
      <w:del w:id="1481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delText xml:space="preserve"> compareceu espontaneamente aos autos, mas</w:delText>
        </w:r>
      </w:del>
      <w:r>
        <w:rPr>
          <w:rFonts w:ascii="Arial" w:hAnsi="Arial" w:cs="Arial"/>
          <w:color w:val="808080"/>
          <w:sz w:val="28"/>
          <w:szCs w:val="28"/>
        </w:rPr>
        <w:t xml:space="preserve"> se limitou a suscitar </w:t>
      </w:r>
      <w:r>
        <w:rPr>
          <w:rFonts w:ascii="Arial" w:hAnsi="Arial" w:cs="Arial"/>
          <w:color w:val="808080"/>
          <w:sz w:val="28"/>
          <w:szCs w:val="28"/>
        </w:rPr>
        <w:t xml:space="preserve">a coisa julgada, sem impugnar especificamente os fatos </w:t>
      </w:r>
      <w:del w:id="1482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delText xml:space="preserve">narrados na</w:delText>
        </w:r>
      </w:del>
      <w:ins w:id="1483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da</w:t>
        </w:r>
      </w:ins>
      <w:r>
        <w:rPr>
          <w:rFonts w:ascii="Arial" w:hAnsi="Arial" w:cs="Arial"/>
          <w:color w:val="808080"/>
          <w:sz w:val="28"/>
          <w:szCs w:val="28"/>
        </w:rPr>
        <w:t xml:space="preserve"> petição inicial, que devem ser presumidos verdadeiros</w:t>
      </w:r>
      <w:del w:id="1484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delText xml:space="preserve">, inclusive quanto ao pagamento de R$ 25.000,00, à não entrega do imóvel e aos danos materiais e morais</w:delText>
        </w:r>
      </w:del>
      <w:r>
        <w:rPr>
          <w:rFonts w:ascii="Arial" w:hAnsi="Arial" w:cs="Arial"/>
          <w:color w:val="808080"/>
          <w:sz w:val="28"/>
          <w:szCs w:val="28"/>
        </w:rPr>
        <w:t xml:space="preserve">; </w:t>
      </w:r>
      <w:r>
        <w:rPr>
          <w:rFonts w:ascii="Arial" w:hAnsi="Arial" w:cs="Arial"/>
          <w:b/>
          <w:color w:val="808080"/>
          <w:sz w:val="28"/>
          <w:szCs w:val="28"/>
        </w:rPr>
        <w:t xml:space="preserve">2)</w:t>
      </w:r>
      <w:r>
        <w:rPr>
          <w:rFonts w:ascii="Arial" w:hAnsi="Arial" w:cs="Arial"/>
          <w:color w:val="808080"/>
          <w:sz w:val="28"/>
          <w:szCs w:val="28"/>
        </w:rPr>
        <w:t xml:space="preserve"> a sentença foi omissa e deficiente, pois não considerou a revelia, o inadimplemento continuado, o fato superveniente e o </w:t>
      </w:r>
      <w:del w:id="1485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delText xml:space="preserve">julgamento</w:delText>
        </w:r>
      </w:del>
      <w:ins w:id="1486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acórdão</w:t>
        </w:r>
      </w:ins>
      <w:r>
        <w:rPr>
          <w:rFonts w:ascii="Arial" w:hAnsi="Arial" w:cs="Arial"/>
          <w:color w:val="808080"/>
          <w:sz w:val="28"/>
          <w:szCs w:val="28"/>
        </w:rPr>
        <w:t xml:space="preserve"> anterior</w:t>
      </w:r>
      <w:del w:id="1487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delText xml:space="preserve"> desta Turma</w:delText>
        </w:r>
      </w:del>
      <w:r>
        <w:rPr>
          <w:rFonts w:ascii="Arial" w:hAnsi="Arial" w:cs="Arial"/>
          <w:color w:val="808080"/>
          <w:sz w:val="28"/>
          <w:szCs w:val="28"/>
        </w:rPr>
        <w:t xml:space="preserve">; e </w:t>
      </w:r>
      <w:r>
        <w:rPr>
          <w:rFonts w:ascii="Arial" w:hAnsi="Arial" w:cs="Arial"/>
          <w:b/>
          <w:color w:val="808080"/>
          <w:sz w:val="28"/>
          <w:szCs w:val="28"/>
        </w:rPr>
        <w:t xml:space="preserve">3)</w:t>
      </w:r>
      <w:r>
        <w:rPr>
          <w:rFonts w:ascii="Arial" w:hAnsi="Arial" w:cs="Arial"/>
          <w:color w:val="808080"/>
          <w:sz w:val="28"/>
          <w:szCs w:val="28"/>
        </w:rPr>
        <w:t xml:space="preserve"> o processo está</w:t>
      </w:r>
      <w:del w:id="1488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delText xml:space="preserve"> suficientemente</w:delText>
        </w:r>
      </w:del>
      <w:r>
        <w:rPr>
          <w:rFonts w:ascii="Arial" w:hAnsi="Arial" w:cs="Arial"/>
          <w:color w:val="808080"/>
          <w:sz w:val="28"/>
          <w:szCs w:val="28"/>
        </w:rPr>
        <w:t xml:space="preserve"> instruído para o imediato exame do mérito (ID 89917892).</w:t>
      </w:r>
    </w:p>
    <w:p w14:paraId="19C8CF93" w14:textId="77777777" w:rsidR="0015641E" w:rsidRDefault="0015641E" w:rsidP="0015641E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7620F43B" w14:textId="77777777" w:rsidR="00CC3060" w:rsidRDefault="00000000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808080"/>
          <w:sz w:val="28"/>
          <w:szCs w:val="28"/>
          <w:highlight w:val="yellow"/>
        </w:rPr>
        <w:t>Sem razão.</w:t>
      </w:r>
    </w:p>
    <w:p w14:paraId="1172250E" w14:textId="77777777" w:rsidR="0015641E" w:rsidRPr="007E1C8C" w:rsidRDefault="0015641E" w:rsidP="0015641E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69466A40" w14:textId="77777777" w:rsidR="00CC3060" w:rsidRDefault="00000000">
      <w:pPr>
        <w:spacing w:after="0" w:line="360" w:lineRule="auto"/>
        <w:ind w:firstLine="2268"/>
        <w:jc w:val="both"/>
      </w:pPr>
      <w:r>
        <w:rPr>
          <w:rFonts w:ascii="Arial" w:hAnsi="Arial" w:cs="Arial"/>
          <w:color w:val="000000" w:themeColor="text1"/>
          <w:sz w:val="28"/>
          <w:szCs w:val="28"/>
        </w:rPr>
        <w:t xml:space="preserve">Após a citação por edital, a Defensoria Pública</w:t>
      </w:r>
      <w:r>
        <w:rPr>
          <w:rFonts w:ascii="Arial" w:hAnsi="Arial" w:cs="Arial"/>
          <w:color w:val="808080"/>
          <w:sz w:val="28"/>
          <w:szCs w:val="28"/>
        </w:rPr>
        <w:t xml:space="preserve">,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como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curadora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especial</w:t>
      </w:r>
      <w:del w:id="1489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 do réu</w:delText>
        </w:r>
      </w:del>
      <w:r>
        <w:rPr>
          <w:rFonts w:ascii="Arial" w:hAnsi="Arial" w:cs="Arial"/>
          <w:color w:val="808080"/>
          <w:sz w:val="28"/>
          <w:szCs w:val="28"/>
        </w:rPr>
        <w:t xml:space="preserve">,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apresentou contestação por negativa geral</w:t>
      </w:r>
      <w:r>
        <w:rPr>
          <w:rFonts w:ascii="Arial" w:hAnsi="Arial" w:cs="Arial"/>
          <w:color w:val="808080"/>
          <w:sz w:val="28"/>
          <w:szCs w:val="28"/>
        </w:rPr>
        <w:t xml:space="preserve">,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que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del w:id="1490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torna</w:delText>
        </w:r>
      </w:del>
      <w:ins w:id="1491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tornou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controvertidos os fatos </w:t>
      </w:r>
      <w:del w:id="1492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narrados na petição</w:delText>
        </w:r>
      </w:del>
      <w:ins w:id="1493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da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inicial</w:t>
      </w:r>
      <w:ins w:id="1494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 e impôs à autora o ônus de prová-los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.</w:t>
      </w:r>
    </w:p>
    <w:p w14:paraId="4D670BF7" w14:textId="77777777" w:rsidR="00CC3060" w:rsidRDefault="00CC3060">
      <w:pPr>
        <w:spacing w:after="0" w:line="360" w:lineRule="auto"/>
        <w:ind w:firstLine="2268"/>
        <w:jc w:val="both"/>
      </w:pPr>
    </w:p>
    <w:p w14:paraId="1ACBC156" w14:textId="2FF69C72" w:rsidR="00A135F4" w:rsidRDefault="00A135F4" w:rsidP="00A135F4">
      <w:pPr>
        <w:spacing w:after="0" w:line="360" w:lineRule="auto"/>
        <w:ind w:firstLine="2268"/>
        <w:jc w:val="both"/>
        <w:rPr>
          <w:del w:id="1499" w:author="Assessor GDSXSR" w:date="2026-10-30T16:17:35Z"/>
          <w:rFonts w:ascii="Arial" w:hAnsi="Arial" w:cs="Arial"/>
          <w:color w:val="000000" w:themeColor="text1"/>
          <w:sz w:val="28"/>
          <w:szCs w:val="28"/>
        </w:rPr>
      </w:pPr>
      <w:del w:id="1495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delText>Cabia</w:delText>
        </w:r>
      </w:del>
      <w:del w:id="1496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, </w:delText>
        </w:r>
      </w:del>
      <w:del w:id="1497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delText>portanto,</w:delText>
        </w:r>
      </w:del>
      <w:del w:id="1498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 à autora demonstrar os fatos constitutivos de seu direito.</w:delText>
        </w:r>
      </w:del>
    </w:p>
    <w:p w14:paraId="46E0962A" w14:textId="77777777" w:rsidR="00A135F4" w:rsidRPr="00A135F4" w:rsidRDefault="00A135F4" w:rsidP="00A135F4">
      <w:pPr>
        <w:spacing w:after="0" w:line="360" w:lineRule="auto"/>
        <w:ind w:firstLine="2268"/>
        <w:jc w:val="both"/>
        <w:rPr>
          <w:del w:id="1500" w:author="Assessor GDSXSR" w:date="2026-10-30T16:17:35Z"/>
          <w:rFonts w:ascii="Arial" w:hAnsi="Arial" w:cs="Arial"/>
          <w:color w:val="000000" w:themeColor="text1"/>
          <w:sz w:val="28"/>
          <w:szCs w:val="28"/>
        </w:rPr>
      </w:pPr>
    </w:p>
    <w:p w14:paraId="15C4CB66" w14:textId="77777777" w:rsidR="00A135F4" w:rsidRDefault="00A135F4" w:rsidP="00A135F4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A135F4">
        <w:rPr>
          <w:rFonts w:ascii="Arial" w:hAnsi="Arial" w:cs="Arial"/>
          <w:color w:val="000000" w:themeColor="text1"/>
          <w:sz w:val="28"/>
          <w:szCs w:val="28"/>
        </w:rPr>
        <w:t xml:space="preserve">O posterior comparecimento do réu por advogado constituído não torna sem efeito a contestação anteriormente apresentada. </w:t>
      </w:r>
      <w:r w:rsidRPr="00A135F4">
        <w:rPr>
          <w:rFonts w:ascii="Arial" w:hAnsi="Arial" w:cs="Arial"/>
          <w:color w:val="000000" w:themeColor="text1"/>
          <w:sz w:val="28"/>
          <w:szCs w:val="28"/>
          <w:highlight w:val="yellow"/>
        </w:rPr>
        <w:t>A defesa produzida no exercício da curadoria especial constitui ato processual válido e preserva seus efeitos.</w:t>
      </w:r>
    </w:p>
    <w:p w14:paraId="0BE0B58E" w14:textId="77777777" w:rsidR="00A135F4" w:rsidRPr="00A135F4" w:rsidRDefault="00A135F4" w:rsidP="00A135F4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39BBC2A6" w14:textId="77777777" w:rsidR="00A135F4" w:rsidRDefault="00A135F4" w:rsidP="00A135F4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commentRangeStart w:id="14"/>
      <w:r>
        <w:rPr>
          <w:rFonts w:ascii="Arial" w:hAnsi="Arial" w:cs="Arial"/>
          <w:color w:val="000000" w:themeColor="text1"/>
          <w:sz w:val="28"/>
          <w:szCs w:val="28"/>
        </w:rPr>
        <w:t xml:space="preserve">De toda forma</w:t>
      </w:r>
      <w:del w:id="1501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, ainda que se reconhecesse a revelia</w:delText>
        </w:r>
      </w:del>
      <w:r>
        <w:rPr>
          <w:rFonts w:ascii="Arial" w:hAnsi="Arial" w:cs="Arial"/>
          <w:color w:val="000000" w:themeColor="text1"/>
          <w:sz w:val="28"/>
          <w:szCs w:val="28"/>
        </w:rPr>
        <w:t xml:space="preserve">, a presunção de veracidade </w:t>
      </w:r>
      <w:del w:id="1502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das</w:delText>
        </w:r>
      </w:del>
      <w:ins w:id="1503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da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del w:id="1504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alegações</w:delText>
        </w:r>
      </w:del>
      <w:ins w:id="1505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revelia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del w:id="1506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de fato seria apenas</w:delText>
        </w:r>
      </w:del>
      <w:ins w:id="1507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é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relativa</w:t>
      </w:r>
      <w:ins w:id="1508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 e não impediria a coisa julgada nem levaria automaticamente à procedência dos pedidos</w:t>
        </w:r>
      </w:ins>
      <w:r>
        <w:rPr>
          <w:rFonts w:ascii="Arial" w:hAnsi="Arial" w:cs="Arial"/>
          <w:color w:val="808080"/>
          <w:sz w:val="28"/>
          <w:szCs w:val="28"/>
        </w:rPr>
        <w:t xml:space="preserve"> (CPC 344)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.</w:t>
      </w:r>
      <w:del w:id="1509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 Ela não impediria o reconhecimento da coisa julgada, questão anterior ao exame do conteúdo da pretensão.</w:delText>
        </w:r>
      </w:del>
      <w:commentRangeEnd w:id="14"/>
      <w:r>
        <w:rPr>
          <w:rStyle w:val="Refdecomentrio"/>
          <w:rFonts w:ascii="Arial" w:hAnsi="Arial" w:cs="Arial"/>
          <w:color w:val="000000" w:themeColor="text1"/>
          <w:sz w:val="28"/>
          <w:szCs w:val="28"/>
        </w:rPr>
        <w:commentReference w:id="14"/>
      </w:r>
    </w:p>
    <w:p w14:paraId="722546ED" w14:textId="77777777" w:rsidR="00A135F4" w:rsidRPr="00A135F4" w:rsidRDefault="00A135F4" w:rsidP="00A135F4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732735CA" w14:textId="6EFD9841" w:rsidR="00A135F4" w:rsidRDefault="00A135F4" w:rsidP="00A135F4">
      <w:pPr>
        <w:spacing w:after="0" w:line="360" w:lineRule="auto"/>
        <w:ind w:firstLine="2268"/>
        <w:jc w:val="both"/>
        <w:rPr>
          <w:del w:id="1513" w:author="Assessor GDSXSR" w:date="2026-10-30T16:17:35Z"/>
          <w:rFonts w:ascii="Arial" w:hAnsi="Arial" w:cs="Arial"/>
          <w:color w:val="000000" w:themeColor="text1"/>
          <w:sz w:val="28"/>
          <w:szCs w:val="28"/>
        </w:rPr>
      </w:pPr>
      <w:del w:id="1510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lastRenderedPageBreak/>
          <w:delText xml:space="preserve">A revelia não torna inexistente o processo anterior </w:delText>
        </w:r>
      </w:del>
      <w:del w:id="1511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delText>nem</w:delText>
        </w:r>
      </w:del>
      <w:del w:id="1512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 permite que a parte renove pedido definitivamente rejeitado.</w:delText>
        </w:r>
      </w:del>
    </w:p>
    <w:p w14:paraId="218A8766" w14:textId="77777777" w:rsidR="00A135F4" w:rsidRPr="00A135F4" w:rsidRDefault="00A135F4" w:rsidP="00A135F4">
      <w:pPr>
        <w:spacing w:after="0" w:line="360" w:lineRule="auto"/>
        <w:ind w:firstLine="2268"/>
        <w:jc w:val="both"/>
        <w:rPr>
          <w:del w:id="1514" w:author="Assessor GDSXSR" w:date="2026-10-30T16:17:35Z"/>
          <w:rFonts w:ascii="Arial" w:hAnsi="Arial" w:cs="Arial"/>
          <w:color w:val="000000" w:themeColor="text1"/>
          <w:sz w:val="28"/>
          <w:szCs w:val="28"/>
        </w:rPr>
      </w:pPr>
    </w:p>
    <w:p w14:paraId="42477E45" w14:textId="77777777" w:rsidR="00A135F4" w:rsidRDefault="00A135F4" w:rsidP="00A135F4">
      <w:pPr>
        <w:spacing w:after="0" w:line="360" w:lineRule="auto"/>
        <w:ind w:firstLine="2268"/>
        <w:jc w:val="both"/>
        <w:rPr>
          <w:del w:id="1523" w:author="Assessor GDSXSR" w:date="2026-10-30T16:17:35Z"/>
          <w:rFonts w:ascii="Arial" w:hAnsi="Arial" w:cs="Arial"/>
          <w:color w:val="000000" w:themeColor="text1"/>
          <w:sz w:val="28"/>
          <w:szCs w:val="28"/>
        </w:rPr>
      </w:pPr>
      <w:del w:id="1515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delText>No</w:delText>
        </w:r>
      </w:del>
      <w:del w:id="1516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 </w:delText>
        </w:r>
      </w:del>
      <w:del w:id="1517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delText>mais</w:delText>
        </w:r>
      </w:del>
      <w:del w:id="1518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>, os efeitos pretendidos pela apelante não conduziriam automaticamente à procedência de todas as pretensões</w:delText>
        </w:r>
      </w:del>
      <w:del w:id="1519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delText>,</w:delText>
        </w:r>
      </w:del>
      <w:del w:id="1520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 </w:delText>
        </w:r>
      </w:del>
      <w:del w:id="1521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delText>pois a</w:delText>
        </w:r>
      </w:del>
      <w:del w:id="1522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 restituição dos valores, o ressarcimento dos aluguéis e a compensação por danos morais dependeriam do exame da relação contratual, da demonstração do inadimplemento e da comprovação dos prejuízos alegados.</w:delText>
        </w:r>
      </w:del>
    </w:p>
    <w:p w14:paraId="6C06B341" w14:textId="77777777" w:rsidR="00A135F4" w:rsidRPr="00A135F4" w:rsidRDefault="00A135F4" w:rsidP="00A135F4">
      <w:pPr>
        <w:spacing w:after="0" w:line="360" w:lineRule="auto"/>
        <w:ind w:firstLine="2268"/>
        <w:jc w:val="both"/>
        <w:rPr>
          <w:del w:id="1524" w:author="Assessor GDSXSR" w:date="2026-10-30T16:17:35Z"/>
          <w:rFonts w:ascii="Arial" w:hAnsi="Arial" w:cs="Arial"/>
          <w:color w:val="000000" w:themeColor="text1"/>
          <w:sz w:val="28"/>
          <w:szCs w:val="28"/>
        </w:rPr>
      </w:pPr>
    </w:p>
    <w:p w14:paraId="5F230CBB" w14:textId="6B345DE6" w:rsidR="00A135F4" w:rsidRDefault="00A135F4" w:rsidP="00A135F4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 xml:space="preserve">A </w:t>
      </w:r>
      <w:del w:id="1525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magistrada de origem</w:delText>
        </w:r>
      </w:del>
      <w:ins w:id="1526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sentença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comparou as </w:t>
      </w:r>
      <w:del w:id="1527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duas </w:delText>
        </w:r>
      </w:del>
      <w:r>
        <w:rPr>
          <w:rFonts w:ascii="Arial" w:hAnsi="Arial" w:cs="Arial"/>
          <w:color w:val="000000" w:themeColor="text1"/>
          <w:sz w:val="28"/>
          <w:szCs w:val="28"/>
        </w:rPr>
        <w:t xml:space="preserve">ações</w:t>
      </w:r>
      <w:del w:id="1528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, identificou a coincidência </w:delText>
        </w:r>
        <w:r>
          <w:rPr>
            <w:rFonts w:ascii="Arial" w:hAnsi="Arial" w:cs="Arial"/>
            <w:color w:val="808080"/>
            <w:sz w:val="28"/>
            <w:szCs w:val="28"/>
          </w:rPr>
          <w:delText xml:space="preserve">de</w:delText>
        </w:r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 partes, causa de pedir e </w:delText>
        </w:r>
        <w:r>
          <w:rPr>
            <w:rFonts w:ascii="Arial" w:hAnsi="Arial" w:cs="Arial"/>
            <w:color w:val="808080"/>
            <w:sz w:val="28"/>
            <w:szCs w:val="28"/>
          </w:rPr>
          <w:delText xml:space="preserve">pedidos</w:delText>
        </w:r>
      </w:del>
      <w:r>
        <w:rPr>
          <w:rFonts w:ascii="Arial" w:hAnsi="Arial" w:cs="Arial"/>
          <w:color w:val="808080"/>
          <w:sz w:val="28"/>
          <w:szCs w:val="28"/>
        </w:rPr>
        <w:t xml:space="preserve"> e enfrentou </w:t>
      </w:r>
      <w:del w:id="1529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delText xml:space="preserve">os argumentos relativos ao</w:delText>
        </w:r>
      </w:del>
      <w:ins w:id="1530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o</w:t>
        </w:r>
      </w:ins>
      <w:r>
        <w:rPr>
          <w:rFonts w:ascii="Arial" w:hAnsi="Arial" w:cs="Arial"/>
          <w:color w:val="808080"/>
          <w:sz w:val="28"/>
          <w:szCs w:val="28"/>
        </w:rPr>
        <w:t xml:space="preserve"> inadimplemento continuado, </w:t>
      </w:r>
      <w:del w:id="1531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delText xml:space="preserve">à</w:delText>
        </w:r>
      </w:del>
      <w:ins w:id="1532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a</w:t>
        </w:r>
      </w:ins>
      <w:r>
        <w:rPr>
          <w:rFonts w:ascii="Arial" w:hAnsi="Arial" w:cs="Arial"/>
          <w:color w:val="808080"/>
          <w:sz w:val="28"/>
          <w:szCs w:val="28"/>
        </w:rPr>
        <w:t xml:space="preserve"> sucessão </w:t>
      </w:r>
      <w:del w:id="1533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delText xml:space="preserve">da sociedade extinta </w:delText>
        </w:r>
      </w:del>
      <w:r>
        <w:rPr>
          <w:rFonts w:ascii="Arial" w:hAnsi="Arial" w:cs="Arial"/>
          <w:color w:val="808080"/>
          <w:sz w:val="28"/>
          <w:szCs w:val="28"/>
        </w:rPr>
        <w:t xml:space="preserve">e </w:t>
      </w:r>
      <w:del w:id="1534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delText xml:space="preserve">à apresentação de</w:delText>
        </w:r>
      </w:del>
      <w:ins w:id="1535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as</w:t>
        </w:r>
      </w:ins>
      <w:r>
        <w:rPr>
          <w:rFonts w:ascii="Arial" w:hAnsi="Arial" w:cs="Arial"/>
          <w:color w:val="808080"/>
          <w:sz w:val="28"/>
          <w:szCs w:val="28"/>
        </w:rPr>
        <w:t xml:space="preserve"> novas provas</w:t>
      </w:r>
      <w:del w:id="1536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delText xml:space="preserve">, concluindo</w:delText>
        </w:r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 que </w:delText>
        </w:r>
        <w:r>
          <w:rPr>
            <w:rFonts w:ascii="Arial" w:hAnsi="Arial" w:cs="Arial"/>
            <w:color w:val="808080"/>
            <w:sz w:val="28"/>
            <w:szCs w:val="28"/>
          </w:rPr>
          <w:delText xml:space="preserve">não</w:delText>
        </w:r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 </w:delText>
        </w:r>
        <w:r>
          <w:rPr>
            <w:rFonts w:ascii="Arial" w:hAnsi="Arial" w:cs="Arial"/>
            <w:color w:val="808080"/>
            <w:sz w:val="28"/>
            <w:szCs w:val="28"/>
          </w:rPr>
          <w:delText xml:space="preserve">modificavam</w:delText>
        </w:r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 </w:delText>
        </w:r>
        <w:r>
          <w:rPr>
            <w:rFonts w:ascii="Arial" w:hAnsi="Arial" w:cs="Arial"/>
            <w:color w:val="808080"/>
            <w:sz w:val="28"/>
            <w:szCs w:val="28"/>
          </w:rPr>
          <w:delText xml:space="preserve">a</w:delText>
        </w:r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 </w:delText>
        </w:r>
        <w:r>
          <w:rPr>
            <w:rFonts w:ascii="Arial" w:hAnsi="Arial" w:cs="Arial"/>
            <w:color w:val="808080"/>
            <w:sz w:val="28"/>
            <w:szCs w:val="28"/>
          </w:rPr>
          <w:delText xml:space="preserve">relação</w:delText>
        </w:r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 </w:delText>
        </w:r>
        <w:r>
          <w:rPr>
            <w:rFonts w:ascii="Arial" w:hAnsi="Arial" w:cs="Arial"/>
            <w:color w:val="808080"/>
            <w:sz w:val="28"/>
            <w:szCs w:val="28"/>
          </w:rPr>
          <w:delText xml:space="preserve">jurídica</w:delText>
        </w:r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 </w:delText>
        </w:r>
        <w:r>
          <w:rPr>
            <w:rFonts w:ascii="Arial" w:hAnsi="Arial" w:cs="Arial"/>
            <w:color w:val="808080"/>
            <w:sz w:val="28"/>
            <w:szCs w:val="28"/>
          </w:rPr>
          <w:delText xml:space="preserve">anteriormente</w:delText>
        </w:r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 </w:delText>
        </w:r>
        <w:r>
          <w:rPr>
            <w:rFonts w:ascii="Arial" w:hAnsi="Arial" w:cs="Arial"/>
            <w:color w:val="808080"/>
            <w:sz w:val="28"/>
            <w:szCs w:val="28"/>
          </w:rPr>
          <w:delText xml:space="preserve">examinada</w:delText>
        </w:r>
      </w:del>
      <w:r>
        <w:rPr>
          <w:rFonts w:ascii="Arial" w:hAnsi="Arial" w:cs="Arial"/>
          <w:color w:val="000000" w:themeColor="text1"/>
          <w:sz w:val="28"/>
          <w:szCs w:val="28"/>
        </w:rPr>
        <w:t xml:space="preserve">.</w:t>
      </w:r>
    </w:p>
    <w:p w14:paraId="38937B3C" w14:textId="77777777" w:rsidR="00A135F4" w:rsidRPr="00A135F4" w:rsidRDefault="00A135F4" w:rsidP="00A135F4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2BFF0CFF" w14:textId="77777777" w:rsidR="00F12AD3" w:rsidRDefault="00F12AD3" w:rsidP="00F12AD3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commentRangeStart w:id="15"/>
      <w:r>
        <w:rPr>
          <w:rFonts w:ascii="Arial" w:hAnsi="Arial" w:cs="Arial"/>
          <w:color w:val="000000" w:themeColor="text1"/>
          <w:sz w:val="28"/>
          <w:szCs w:val="28"/>
        </w:rPr>
        <w:t xml:space="preserve">Reconhecida a coisa julgada, </w:t>
      </w:r>
      <w:del w:id="1537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a magistrada de origem </w:delText>
        </w:r>
      </w:del>
      <w:r>
        <w:rPr>
          <w:rFonts w:ascii="Arial" w:hAnsi="Arial" w:cs="Arial"/>
          <w:color w:val="000000" w:themeColor="text1"/>
          <w:sz w:val="28"/>
          <w:szCs w:val="28"/>
        </w:rPr>
        <w:t xml:space="preserve">não </w:t>
      </w:r>
      <w:del w:id="1538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poderia</w:delText>
        </w:r>
      </w:del>
      <w:ins w:id="1539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podia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avançar sobre o mérito</w:t>
      </w:r>
      <w:ins w:id="1540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,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del w:id="1541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dos</w:delText>
        </w:r>
      </w:del>
      <w:ins w:id="1542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e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del w:id="1543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pedidos</w:delText>
        </w:r>
      </w:del>
      <w:ins w:id="1544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a rejeição da tese da autora não configura omissão nem deficiência</w:t>
        </w:r>
      </w:ins>
      <w:r>
        <w:rPr>
          <w:rFonts w:ascii="Arial" w:hAnsi="Arial" w:cs="Arial"/>
          <w:color w:val="808080"/>
          <w:sz w:val="28"/>
          <w:szCs w:val="28"/>
        </w:rPr>
        <w:t xml:space="preserve"> (CPC 485 V)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.</w:t>
      </w:r>
      <w:commentRangeEnd w:id="15"/>
      <w:r>
        <w:rPr>
          <w:rStyle w:val="Refdecomentrio"/>
          <w:rFonts w:ascii="Arial" w:hAnsi="Arial" w:cs="Arial"/>
          <w:color w:val="000000" w:themeColor="text1"/>
          <w:sz w:val="28"/>
          <w:szCs w:val="28"/>
        </w:rPr>
        <w:commentReference w:id="15"/>
      </w:r>
    </w:p>
    <w:p w14:paraId="72387CB1" w14:textId="77777777" w:rsidR="00A135F4" w:rsidRPr="00A135F4" w:rsidRDefault="00A135F4" w:rsidP="00A135F4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1232D8F2" w14:textId="77777777" w:rsidR="00A135F4" w:rsidRDefault="00A135F4" w:rsidP="00A135F4">
      <w:pPr>
        <w:spacing w:after="0" w:line="360" w:lineRule="auto"/>
        <w:ind w:firstLine="2268"/>
        <w:jc w:val="both"/>
        <w:rPr>
          <w:del w:id="1556" w:author="Assessor GDSXSR" w:date="2026-10-30T16:17:35Z"/>
          <w:rFonts w:ascii="Arial" w:hAnsi="Arial" w:cs="Arial"/>
          <w:color w:val="000000" w:themeColor="text1"/>
          <w:sz w:val="28"/>
          <w:szCs w:val="28"/>
        </w:rPr>
      </w:pPr>
      <w:del w:id="1545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>O fato de a sentença não ter acolhido a interpretação defendida pela parte não caracteriza omissão nem prestação jurisdicional deficiente</w:delText>
        </w:r>
      </w:del>
      <w:del w:id="1546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delText>,</w:delText>
        </w:r>
      </w:del>
      <w:del w:id="1547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 </w:delText>
        </w:r>
      </w:del>
      <w:del w:id="1548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delText>pois a</w:delText>
        </w:r>
      </w:del>
      <w:del w:id="1549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 fundamentação é suficiente para compreender as razões </w:delText>
        </w:r>
      </w:del>
      <w:del w:id="1550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delText>da</w:delText>
        </w:r>
      </w:del>
      <w:del w:id="1551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 </w:delText>
        </w:r>
      </w:del>
      <w:del w:id="1552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delText>extinção</w:delText>
        </w:r>
      </w:del>
      <w:del w:id="1553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 </w:delText>
        </w:r>
      </w:del>
      <w:del w:id="1554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delText>do</w:delText>
        </w:r>
      </w:del>
      <w:del w:id="1555" w:author="Assessor GDSXSR" w:date="2026-10-30T16:17:35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 processo.</w:delText>
        </w:r>
      </w:del>
    </w:p>
    <w:p w14:paraId="54E34A34" w14:textId="77777777" w:rsidR="0015641E" w:rsidRPr="007E1C8C" w:rsidRDefault="0015641E" w:rsidP="0015641E">
      <w:pPr>
        <w:spacing w:after="0" w:line="360" w:lineRule="auto"/>
        <w:ind w:firstLine="2268"/>
        <w:jc w:val="both"/>
        <w:rPr>
          <w:del w:id="1557" w:author="Assessor GDSXSR" w:date="2026-10-30T16:17:35Z"/>
          <w:rFonts w:ascii="Arial" w:hAnsi="Arial" w:cs="Arial"/>
          <w:color w:val="000000" w:themeColor="text1"/>
          <w:sz w:val="28"/>
          <w:szCs w:val="28"/>
        </w:rPr>
      </w:pPr>
    </w:p>
    <w:p w14:paraId="4309EE43" w14:textId="3309E178" w:rsidR="00F12AD3" w:rsidRDefault="00FF47B1" w:rsidP="00F12AD3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commentRangeStart w:id="16"/>
      <w:del w:id="1558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delText xml:space="preserve">Por</w:delText>
        </w:r>
      </w:del>
      <w:ins w:id="1559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Mantida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del w:id="1560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delText xml:space="preserve">fim</w:delText>
        </w:r>
      </w:del>
      <w:ins w:id="1561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a coisa julgada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,</w:t>
      </w:r>
      <w:ins w:id="1562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t xml:space="preserve"> fica prejudicado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o pedido </w:t>
      </w:r>
      <w:r>
        <w:rPr>
          <w:rFonts w:ascii="Arial" w:hAnsi="Arial" w:cs="Arial"/>
          <w:color w:val="808080"/>
          <w:sz w:val="28"/>
          <w:szCs w:val="28"/>
        </w:rPr>
        <w:t xml:space="preserve">de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julgamento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imediato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do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mérito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del w:id="1563" w:author="Assessor GDSXSR" w:date="2026-10-30T16:17:35Z">
        <w:r>
          <w:rPr>
            <w:rFonts w:ascii="Arial" w:hAnsi="Arial" w:cs="Arial"/>
            <w:color w:val="808080"/>
            <w:sz w:val="28"/>
            <w:szCs w:val="28"/>
          </w:rPr>
          <w:delText xml:space="preserve">pressupõe</w:delText>
        </w:r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 a reforma da sentença </w:delText>
        </w:r>
        <w:r>
          <w:rPr>
            <w:rFonts w:ascii="Arial" w:hAnsi="Arial" w:cs="Arial"/>
            <w:color w:val="808080"/>
            <w:sz w:val="28"/>
            <w:szCs w:val="28"/>
          </w:rPr>
          <w:delText xml:space="preserve">e fica prejudicado, pois mantido</w:delText>
        </w:r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 o reconhecimento da coisa julgada </w:delText>
        </w:r>
      </w:del>
      <w:r>
        <w:rPr>
          <w:rFonts w:ascii="Arial" w:hAnsi="Arial" w:cs="Arial"/>
          <w:color w:val="808080"/>
          <w:sz w:val="28"/>
          <w:szCs w:val="28"/>
        </w:rPr>
        <w:t xml:space="preserve">(CPC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1.013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§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3º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I)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.</w:t>
      </w:r>
      <w:commentRangeEnd w:id="16"/>
      <w:r>
        <w:rPr>
          <w:rStyle w:val="Refdecomentrio"/>
          <w:rFonts w:ascii="Arial" w:hAnsi="Arial" w:cs="Arial"/>
          <w:color w:val="000000" w:themeColor="text1"/>
          <w:sz w:val="28"/>
          <w:szCs w:val="28"/>
        </w:rPr>
        <w:commentReference w:id="16"/>
      </w:r>
    </w:p>
    <w:p w14:paraId="3F890309" w14:textId="77777777" w:rsidR="00F12AD3" w:rsidRPr="00F12AD3" w:rsidRDefault="00F12AD3" w:rsidP="00F12AD3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72A2F87F" w14:textId="26796987" w:rsidR="00B73FAD" w:rsidRPr="00D516B2" w:rsidRDefault="00B73FAD" w:rsidP="00B73FAD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D516B2">
        <w:rPr>
          <w:rFonts w:ascii="Arial" w:hAnsi="Arial" w:cs="Arial"/>
          <w:b/>
          <w:bCs/>
          <w:sz w:val="28"/>
          <w:szCs w:val="28"/>
        </w:rPr>
        <w:t>DIS</w:t>
      </w:r>
      <w:r w:rsidR="00D516B2" w:rsidRPr="00D516B2">
        <w:rPr>
          <w:rFonts w:ascii="Arial" w:hAnsi="Arial" w:cs="Arial"/>
          <w:b/>
          <w:bCs/>
          <w:sz w:val="28"/>
          <w:szCs w:val="28"/>
        </w:rPr>
        <w:t>POSITIVO</w:t>
      </w:r>
    </w:p>
    <w:p w14:paraId="0E59050E" w14:textId="77777777" w:rsidR="00B73FAD" w:rsidRDefault="00B73FAD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579483AD" w14:textId="6BF5BD2F" w:rsidR="00B73FAD" w:rsidRDefault="00E07B96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Ante o exposto,</w:t>
      </w:r>
      <w:r>
        <w:rPr>
          <w:rFonts w:ascii="Arial" w:hAnsi="Arial" w:cs="Arial"/>
          <w:b/>
          <w:bCs/>
          <w:sz w:val="28"/>
          <w:szCs w:val="28"/>
        </w:rPr>
        <w:t xml:space="preserve"> nego provimento</w:t>
      </w:r>
      <w:r>
        <w:rPr>
          <w:rFonts w:ascii="Arial" w:hAnsi="Arial" w:cs="Arial"/>
          <w:sz w:val="28"/>
          <w:szCs w:val="28"/>
        </w:rPr>
        <w:t xml:space="preserve"> ao apelo da autora, </w:t>
      </w:r>
      <w:r>
        <w:rPr>
          <w:rFonts w:ascii="Arial" w:hAnsi="Arial" w:cs="Arial"/>
          <w:color w:val="808080"/>
          <w:sz w:val="28"/>
          <w:szCs w:val="28"/>
        </w:rPr>
        <w:t>Jessica</w:t>
      </w:r>
      <w:r>
        <w:rPr>
          <w:rFonts w:ascii="Arial" w:hAnsi="Arial" w:cs="Arial"/>
          <w:sz w:val="28"/>
          <w:szCs w:val="28"/>
        </w:rPr>
        <w:t xml:space="preserve"> Andrade Santos.</w:t>
      </w:r>
    </w:p>
    <w:p w14:paraId="3C7CC5A1" w14:textId="77777777" w:rsidR="00D84490" w:rsidRDefault="00D84490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4BB4AF11" w14:textId="6F9DBD85" w:rsidR="00635527" w:rsidRDefault="00480A33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commentRangeStart w:id="17"/>
      <w:r>
        <w:rPr>
          <w:rFonts w:ascii="Arial" w:hAnsi="Arial" w:cs="Arial"/>
          <w:b/>
          <w:bCs/>
          <w:sz w:val="28"/>
          <w:szCs w:val="28"/>
        </w:rPr>
        <w:t>Condeno</w:t>
      </w:r>
      <w:r>
        <w:rPr>
          <w:rFonts w:ascii="Arial" w:hAnsi="Arial" w:cs="Arial"/>
          <w:sz w:val="28"/>
          <w:szCs w:val="28"/>
        </w:rPr>
        <w:t xml:space="preserve"> a autora/apelante ao pagamento de honorários recursais</w:t>
      </w:r>
      <w:r>
        <w:rPr>
          <w:rFonts w:ascii="Arial" w:hAnsi="Arial" w:cs="Arial"/>
          <w:color w:val="808080"/>
          <w:sz w:val="28"/>
          <w:szCs w:val="28"/>
        </w:rPr>
        <w:t>,</w:t>
      </w:r>
      <w:r>
        <w:rPr>
          <w:rFonts w:ascii="Arial" w:hAnsi="Arial" w:cs="Arial"/>
          <w:sz w:val="28"/>
          <w:szCs w:val="28"/>
        </w:rPr>
        <w:t xml:space="preserve"> que fixo em </w:t>
      </w:r>
      <w:r w:rsidR="00F04D88">
        <w:rPr>
          <w:rFonts w:ascii="Arial" w:hAnsi="Arial" w:cs="Arial"/>
          <w:sz w:val="28"/>
          <w:szCs w:val="28"/>
        </w:rPr>
        <w:t>1</w:t>
      </w:r>
      <w:r>
        <w:rPr>
          <w:rFonts w:ascii="Arial" w:hAnsi="Arial" w:cs="Arial"/>
          <w:sz w:val="28"/>
          <w:szCs w:val="28"/>
        </w:rPr>
        <w:t xml:space="preserve">% </w:t>
      </w:r>
      <w:r>
        <w:rPr>
          <w:rFonts w:ascii="Arial" w:hAnsi="Arial" w:cs="Arial"/>
          <w:color w:val="808080"/>
          <w:sz w:val="28"/>
          <w:szCs w:val="28"/>
        </w:rPr>
        <w:t>sobre o</w:t>
      </w:r>
      <w:r>
        <w:rPr>
          <w:rFonts w:ascii="Arial" w:hAnsi="Arial" w:cs="Arial"/>
          <w:sz w:val="28"/>
          <w:szCs w:val="28"/>
        </w:rPr>
        <w:t xml:space="preserve"> valor atualizado da causa (CPC 85 § 11), </w:t>
      </w:r>
      <w:r>
        <w:rPr>
          <w:rFonts w:ascii="Arial" w:hAnsi="Arial" w:cs="Arial"/>
          <w:color w:val="808080"/>
          <w:sz w:val="28"/>
          <w:szCs w:val="28"/>
        </w:rPr>
        <w:t>acrescidos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>do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>percentual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>fixado</w:t>
      </w:r>
      <w:r>
        <w:rPr>
          <w:rFonts w:ascii="Arial" w:hAnsi="Arial" w:cs="Arial"/>
          <w:sz w:val="28"/>
          <w:szCs w:val="28"/>
        </w:rPr>
        <w:t xml:space="preserve"> na r. sentença,</w:t>
      </w:r>
      <w:r>
        <w:t xml:space="preserve"> </w:t>
      </w:r>
      <w:r>
        <w:rPr>
          <w:rFonts w:ascii="Arial" w:hAnsi="Arial" w:cs="Arial"/>
          <w:sz w:val="28"/>
          <w:szCs w:val="28"/>
        </w:rPr>
        <w:t xml:space="preserve">suspensa a exigibilidade </w:t>
      </w:r>
      <w:r>
        <w:rPr>
          <w:rFonts w:ascii="Arial" w:hAnsi="Arial" w:cs="Arial"/>
          <w:color w:val="808080"/>
          <w:sz w:val="28"/>
          <w:szCs w:val="28"/>
        </w:rPr>
        <w:t>pela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>concessão</w:t>
      </w:r>
      <w:r>
        <w:rPr>
          <w:rFonts w:ascii="Arial" w:hAnsi="Arial" w:cs="Arial"/>
          <w:sz w:val="28"/>
          <w:szCs w:val="28"/>
        </w:rPr>
        <w:t xml:space="preserve"> da gratuidade de justiça (CPC 98 § 3º).</w:t>
      </w:r>
      <w:commentRangeEnd w:id="17"/>
      <w:r>
        <w:rPr>
          <w:rStyle w:val="Refdecomentrio"/>
          <w:rFonts w:ascii="Arial" w:hAnsi="Arial" w:cs="Arial"/>
          <w:sz w:val="28"/>
          <w:szCs w:val="28"/>
        </w:rPr>
        <w:commentReference w:id="17"/>
      </w:r>
    </w:p>
    <w:p w14:paraId="5FF5AEF8" w14:textId="77777777" w:rsidR="00B73FAD" w:rsidRDefault="00B73FAD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0DA21613" w14:textId="569A3EA7" w:rsidR="007E1C8C" w:rsidRDefault="007E1C8C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É como voto.</w:t>
      </w:r>
    </w:p>
    <w:p w14:paraId="0A323893" w14:textId="76625F89" w:rsidR="007E1C8C" w:rsidRDefault="007E1C8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14:paraId="4D1C0125" w14:textId="6D1C6F36" w:rsidR="64E63EB0" w:rsidRDefault="64E63EB0" w:rsidP="64E63EB0">
      <w:pPr>
        <w:pStyle w:val="PargrafodaLista"/>
        <w:spacing w:after="0" w:line="360" w:lineRule="auto"/>
        <w:ind w:left="0"/>
        <w:jc w:val="both"/>
        <w:rPr>
          <w:rFonts w:ascii="Arial" w:hAnsi="Arial" w:cs="Arial"/>
          <w:sz w:val="28"/>
          <w:szCs w:val="28"/>
        </w:rPr>
      </w:pPr>
    </w:p>
    <w:p w14:paraId="529D3CDE" w14:textId="77CD5BCF" w:rsidR="007E1C8C" w:rsidRDefault="007E1C8C" w:rsidP="007E1C8C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14:paraId="6D5FBD48" w14:textId="5F6D3B0A" w:rsidR="003571AC" w:rsidRDefault="003571AC" w:rsidP="001060E5">
      <w:pPr>
        <w:ind w:right="-96"/>
        <w:jc w:val="both"/>
        <w:rPr>
          <w:b/>
          <w:color w:val="008000"/>
        </w:rPr>
      </w:pPr>
      <w:r>
        <w:rPr>
          <w:b/>
          <w:color w:val="008000"/>
        </w:rPr>
        <w:t xml:space="preserve">SENTENÇA </w:t>
      </w:r>
      <w:r w:rsidR="007C1B0C">
        <w:rPr>
          <w:b/>
          <w:color w:val="008000"/>
        </w:rPr>
        <w:t>RECORRIDA</w:t>
      </w:r>
    </w:p>
    <w:p w14:paraId="1A5498BB" w14:textId="3DA4911C" w:rsidR="001060E5" w:rsidRPr="001060E5" w:rsidRDefault="001060E5" w:rsidP="001060E5">
      <w:pPr>
        <w:ind w:right="-96"/>
        <w:jc w:val="both"/>
        <w:rPr>
          <w:b/>
          <w:color w:val="008000"/>
        </w:rPr>
      </w:pPr>
      <w:r w:rsidRPr="001060E5">
        <w:rPr>
          <w:b/>
          <w:color w:val="008000"/>
        </w:rPr>
        <w:t>Trata-se de ação de rescisão contratual cumulada com indenização por danos morais e materiais ajuizada por Jessica Andrade Santos em desfavor de Rafael Nascimento Ramalho, partes qualificadas nos autos.</w:t>
      </w:r>
    </w:p>
    <w:p w14:paraId="100C17C6" w14:textId="504131B6" w:rsidR="001060E5" w:rsidRPr="001060E5" w:rsidRDefault="001060E5" w:rsidP="001060E5">
      <w:pPr>
        <w:ind w:right="-96"/>
        <w:jc w:val="both"/>
        <w:rPr>
          <w:b/>
          <w:color w:val="008000"/>
        </w:rPr>
      </w:pPr>
      <w:r w:rsidRPr="001060E5">
        <w:rPr>
          <w:b/>
          <w:color w:val="008000"/>
        </w:rPr>
        <w:t>Em 01/12/2023, Jessica Andrade Santos ajuizou a presente ação narrando ter celebrado com a RSC Construtora EIRELI, em 10/09/2018, contrato de compromisso de compra e venda do imóvel situado no Residencial Elisabete, QS 04, Conjunto 06, Lote 01, Riacho Fundo I/DF, pelo valor total de R$ 160.000,00, com entrega prevista para 31/12/2018, prorrogável por 180 dias. Relatou que pagou o total de R$ 25.000,00 e que o imóvel não foi entregue até a data do ajuizamento, sendo que a parte requerida estaria vendendo unidades a terceiros e recusando-se a devolver os valores pagos (ID 180265826). Juntou procuração (ID 180265836), contrato de compra e venda (ID 180265837), comprovantes de pagamento das parcelas e entradas (IDs 180265838, 180265839), comprovantes de pagamento de aluguéis (ID 180265840) e planilhas de cálculo (IDs 180265841 e 180265843).</w:t>
      </w:r>
    </w:p>
    <w:p w14:paraId="725EE199" w14:textId="701CF3C6" w:rsidR="001060E5" w:rsidRPr="001060E5" w:rsidRDefault="001060E5" w:rsidP="001060E5">
      <w:pPr>
        <w:ind w:right="-96"/>
        <w:jc w:val="both"/>
        <w:rPr>
          <w:b/>
          <w:color w:val="008000"/>
        </w:rPr>
      </w:pPr>
      <w:r w:rsidRPr="001060E5">
        <w:rPr>
          <w:b/>
          <w:color w:val="008000"/>
        </w:rPr>
        <w:t>Por despacho de ID 180370444, a 22ª Vara Cível de Brasília declinou da competência em favor da Vara Cível da Circunscrição Judiciária do Riacho Fundo, por entender abusiva a cláusula de eleição de foro, com fundamento no art. 63, § 3º, do CPC (ID 180731173).</w:t>
      </w:r>
    </w:p>
    <w:p w14:paraId="029A6303" w14:textId="21C0D8E9" w:rsidR="001060E5" w:rsidRPr="001060E5" w:rsidRDefault="001060E5" w:rsidP="001060E5">
      <w:pPr>
        <w:ind w:right="-96"/>
        <w:jc w:val="both"/>
        <w:rPr>
          <w:b/>
          <w:color w:val="008000"/>
        </w:rPr>
      </w:pPr>
      <w:r w:rsidRPr="001060E5">
        <w:rPr>
          <w:b/>
          <w:color w:val="008000"/>
        </w:rPr>
        <w:t>Recebidos os autos nesta Vara, a autora foi intimada para emendar a petição inicial a fim de adequar o valor da causa, regularizar o polo passivo ante a extinção da pessoa jurídica ré e demonstrar hipossuficiência econômica ou recolher as custas iniciais (ID 180999488).</w:t>
      </w:r>
    </w:p>
    <w:p w14:paraId="449743F7" w14:textId="7E4E1E5C" w:rsidR="001060E5" w:rsidRPr="001060E5" w:rsidRDefault="001060E5" w:rsidP="001060E5">
      <w:pPr>
        <w:ind w:right="-96"/>
        <w:jc w:val="both"/>
        <w:rPr>
          <w:b/>
          <w:color w:val="008000"/>
        </w:rPr>
      </w:pPr>
      <w:r w:rsidRPr="001060E5">
        <w:rPr>
          <w:b/>
          <w:color w:val="008000"/>
        </w:rPr>
        <w:t>A autora apresentou emenda à inicial (ID 186102352) e juntou cópia de sua carteira de trabalho (ID 186102356), sem, contudo, cumprir integralmente as determinações dos itens 2 e 3 da decisão de emenda.</w:t>
      </w:r>
    </w:p>
    <w:p w14:paraId="65B628D1" w14:textId="1BB6D61F" w:rsidR="001060E5" w:rsidRPr="001060E5" w:rsidRDefault="001060E5" w:rsidP="001060E5">
      <w:pPr>
        <w:ind w:right="-96"/>
        <w:jc w:val="both"/>
        <w:rPr>
          <w:b/>
          <w:color w:val="008000"/>
        </w:rPr>
      </w:pPr>
      <w:r w:rsidRPr="001060E5">
        <w:rPr>
          <w:b/>
          <w:color w:val="008000"/>
        </w:rPr>
        <w:t>Em 15/02/2024, o processo foi extinto sem resolução do mérito pelo indeferimento da petição inicial (ID 186569656).</w:t>
      </w:r>
    </w:p>
    <w:p w14:paraId="385335CE" w14:textId="560B5B29" w:rsidR="001060E5" w:rsidRPr="001060E5" w:rsidRDefault="001060E5" w:rsidP="001060E5">
      <w:pPr>
        <w:ind w:right="-96"/>
        <w:jc w:val="both"/>
        <w:rPr>
          <w:b/>
          <w:color w:val="008000"/>
        </w:rPr>
      </w:pPr>
      <w:r w:rsidRPr="001060E5">
        <w:rPr>
          <w:b/>
          <w:color w:val="008000"/>
        </w:rPr>
        <w:t>Opostos embargos de declaração pela autora (ID 187857032), eles foram conhecidos e desprovidos (ID 188160951).</w:t>
      </w:r>
    </w:p>
    <w:p w14:paraId="2B5AE1AD" w14:textId="0CB520C5" w:rsidR="001060E5" w:rsidRPr="001060E5" w:rsidRDefault="001060E5" w:rsidP="001060E5">
      <w:pPr>
        <w:ind w:right="-96"/>
        <w:jc w:val="both"/>
        <w:rPr>
          <w:b/>
          <w:color w:val="008000"/>
        </w:rPr>
      </w:pPr>
      <w:r w:rsidRPr="001060E5">
        <w:rPr>
          <w:b/>
          <w:color w:val="008000"/>
        </w:rPr>
        <w:t>A autora interpôs apelação (ID 191388012). A ré apresentou contrarrazões (ID 195952384), ocasião em que juntou, pela primeira vez nestes autos, a sentença proferida nos autos do processo nº 0714089-17.2020.8.07.0001 (ID 195952385), arguindo coisa julgada.</w:t>
      </w:r>
    </w:p>
    <w:p w14:paraId="364A7FF6" w14:textId="5EBB10B3" w:rsidR="001060E5" w:rsidRPr="001060E5" w:rsidRDefault="001060E5" w:rsidP="001060E5">
      <w:pPr>
        <w:ind w:right="-96"/>
        <w:jc w:val="both"/>
        <w:rPr>
          <w:b/>
          <w:color w:val="008000"/>
        </w:rPr>
      </w:pPr>
      <w:r w:rsidRPr="001060E5">
        <w:rPr>
          <w:b/>
          <w:color w:val="008000"/>
        </w:rPr>
        <w:t>No acórdão de ID 210228544, a 4ª Turma Cível do TJDFT deu provimento ao recurso, deferindo a gratuidade de justiça e cassando a sentença, sem conhecer da preliminar de coisa julgada suscitada em contrarrazões, por supressão de instância. Determinou-se, ainda, que se oficiasse à Junta Comercial do Distrito Federal para identificação do responsável pelo passivo da pessoa jurídica extinta.</w:t>
      </w:r>
    </w:p>
    <w:p w14:paraId="3E5B3741" w14:textId="497C8868" w:rsidR="001060E5" w:rsidRPr="001060E5" w:rsidRDefault="001060E5" w:rsidP="001060E5">
      <w:pPr>
        <w:ind w:right="-96"/>
        <w:jc w:val="both"/>
        <w:rPr>
          <w:b/>
          <w:color w:val="008000"/>
        </w:rPr>
      </w:pPr>
      <w:r w:rsidRPr="001060E5">
        <w:rPr>
          <w:b/>
          <w:color w:val="008000"/>
        </w:rPr>
        <w:t xml:space="preserve">Em resposta ao Ofício nº 598/2024 (ID 211531071), a JUCIS/DF encaminhou os atos societários da RSC Construtora Ltda. (IDs 212691566, 212691567 e 212691569), dos quais se extraiu que Rafael Nascimento Ramalho, CPF 725.210.401-00, único sócio da extinta pessoa jurídica, </w:t>
      </w:r>
      <w:r w:rsidRPr="001060E5">
        <w:rPr>
          <w:b/>
          <w:color w:val="008000"/>
        </w:rPr>
        <w:lastRenderedPageBreak/>
        <w:t>assumiu expressamente a responsabilidade pelo ativo e passivo superveniente da sociedade, nos termos da Cláusula Quarta do distrato social registrado em 23/08/2023.</w:t>
      </w:r>
    </w:p>
    <w:p w14:paraId="228342FD" w14:textId="4989CE67" w:rsidR="001060E5" w:rsidRPr="001060E5" w:rsidRDefault="001060E5" w:rsidP="001060E5">
      <w:pPr>
        <w:ind w:right="-96"/>
        <w:jc w:val="both"/>
        <w:rPr>
          <w:b/>
          <w:color w:val="008000"/>
        </w:rPr>
      </w:pPr>
      <w:r w:rsidRPr="001060E5">
        <w:rPr>
          <w:b/>
          <w:color w:val="008000"/>
        </w:rPr>
        <w:t>Na decisão de ID 219276537, o juízo anotou a sucessão processual no polo passivo, passando a figurar como réu Rafael Nascimento Ramalho.</w:t>
      </w:r>
    </w:p>
    <w:p w14:paraId="40392FC1" w14:textId="46C03057" w:rsidR="001060E5" w:rsidRPr="001060E5" w:rsidRDefault="001060E5" w:rsidP="001060E5">
      <w:pPr>
        <w:ind w:right="-96"/>
        <w:jc w:val="both"/>
        <w:rPr>
          <w:b/>
          <w:color w:val="008000"/>
        </w:rPr>
      </w:pPr>
      <w:r w:rsidRPr="001060E5">
        <w:rPr>
          <w:b/>
          <w:color w:val="008000"/>
        </w:rPr>
        <w:t>Expedida carta de citação (ID 221014690), houve tentativa frustrada de entrega (ID 221995380).</w:t>
      </w:r>
    </w:p>
    <w:p w14:paraId="63F54623" w14:textId="5688F20F" w:rsidR="001060E5" w:rsidRPr="001060E5" w:rsidRDefault="001060E5" w:rsidP="001060E5">
      <w:pPr>
        <w:ind w:right="-96"/>
        <w:jc w:val="both"/>
        <w:rPr>
          <w:b/>
          <w:color w:val="008000"/>
        </w:rPr>
      </w:pPr>
      <w:r w:rsidRPr="001060E5">
        <w:rPr>
          <w:b/>
          <w:color w:val="008000"/>
        </w:rPr>
        <w:t>Após diligências infrutíferas de citação postal e por oficial de justiça (IDs 223560011, 226172938, 226348839, 226380945), foi deferida a citação por edital (ID 233178058), publicado em 23/04/2025.</w:t>
      </w:r>
    </w:p>
    <w:p w14:paraId="6BDFB7BC" w14:textId="4433B77A" w:rsidR="001060E5" w:rsidRPr="001060E5" w:rsidRDefault="001060E5" w:rsidP="001060E5">
      <w:pPr>
        <w:ind w:right="-96"/>
        <w:jc w:val="both"/>
        <w:rPr>
          <w:b/>
          <w:color w:val="008000"/>
        </w:rPr>
      </w:pPr>
      <w:r w:rsidRPr="001060E5">
        <w:rPr>
          <w:b/>
          <w:color w:val="008000"/>
        </w:rPr>
        <w:t>Nomeada a Defensoria Pública como curadora especial do réu, foi apresentada contestação por negativa geral (ID 242094530), com suscitação preliminar de nulidade da citação editalícia.</w:t>
      </w:r>
    </w:p>
    <w:p w14:paraId="7BEE64C7" w14:textId="0F129273" w:rsidR="001060E5" w:rsidRPr="001060E5" w:rsidRDefault="001060E5" w:rsidP="001060E5">
      <w:pPr>
        <w:ind w:right="-96"/>
        <w:jc w:val="both"/>
        <w:rPr>
          <w:b/>
          <w:color w:val="008000"/>
        </w:rPr>
      </w:pPr>
      <w:r w:rsidRPr="001060E5">
        <w:rPr>
          <w:b/>
          <w:color w:val="008000"/>
        </w:rPr>
        <w:t>Na decisão de ID 252418013, o juízo rejeitou a preliminar, com o reconhecimento do exaurimento das tentativas de localização do réu, e as partes foram intimadas para especificação de provas e apresentação de réplica.</w:t>
      </w:r>
    </w:p>
    <w:p w14:paraId="3DB2A0AB" w14:textId="7165CB65" w:rsidR="001060E5" w:rsidRPr="001060E5" w:rsidRDefault="001060E5" w:rsidP="001060E5">
      <w:pPr>
        <w:ind w:right="-96"/>
        <w:jc w:val="both"/>
        <w:rPr>
          <w:b/>
          <w:color w:val="008000"/>
        </w:rPr>
      </w:pPr>
      <w:r w:rsidRPr="001060E5">
        <w:rPr>
          <w:b/>
          <w:color w:val="008000"/>
        </w:rPr>
        <w:t>A autora apresentou réplica (ID 256610208) e a curadora especial informou não ter outras provas a produzir (ID 255059729).</w:t>
      </w:r>
    </w:p>
    <w:p w14:paraId="5FA6A25B" w14:textId="6938D441" w:rsidR="001060E5" w:rsidRPr="001060E5" w:rsidRDefault="001060E5" w:rsidP="001060E5">
      <w:pPr>
        <w:ind w:right="-96"/>
        <w:jc w:val="both"/>
        <w:rPr>
          <w:b/>
          <w:color w:val="008000"/>
        </w:rPr>
      </w:pPr>
      <w:r w:rsidRPr="001060E5">
        <w:rPr>
          <w:b/>
          <w:color w:val="008000"/>
        </w:rPr>
        <w:t>Em 06/01/2026, o réu Rafael Nascimento Ramalho, por meio de advogado constituído — evidenciando comparecimento espontâneo aos autos —, protocolou petição arguindo coisa julgada material e requerendo a extinção do processo sem resolução do mérito (ID 261360491), instruída com a sentença de improcedência proferida nos autos do processo nº 0714089-17.2020.8.07.0001 (ID 261362247), o acórdão confirmatório proferido pela 7ª Turma Cível do TJDFT (ID 261362249) e a certidão de trânsito em julgado (ID 261362250).</w:t>
      </w:r>
    </w:p>
    <w:p w14:paraId="630C800A" w14:textId="6D36FBC6" w:rsidR="001060E5" w:rsidRPr="001060E5" w:rsidRDefault="001060E5" w:rsidP="001060E5">
      <w:pPr>
        <w:ind w:right="-96"/>
        <w:jc w:val="both"/>
        <w:rPr>
          <w:b/>
          <w:color w:val="008000"/>
        </w:rPr>
      </w:pPr>
      <w:r w:rsidRPr="001060E5">
        <w:rPr>
          <w:b/>
          <w:color w:val="008000"/>
        </w:rPr>
        <w:t>Intimada, a autora apresentou impugnação (ID 265636427), sustentando a ausência de tríplice identidade e litigância de má-fé por parte do réu.</w:t>
      </w:r>
    </w:p>
    <w:p w14:paraId="12628B89" w14:textId="62D5FAC7" w:rsidR="001060E5" w:rsidRPr="001060E5" w:rsidRDefault="001060E5" w:rsidP="001060E5">
      <w:pPr>
        <w:ind w:right="-96"/>
        <w:jc w:val="both"/>
        <w:rPr>
          <w:b/>
          <w:color w:val="008000"/>
        </w:rPr>
      </w:pPr>
      <w:r w:rsidRPr="001060E5">
        <w:rPr>
          <w:b/>
          <w:color w:val="008000"/>
        </w:rPr>
        <w:t>Decido.</w:t>
      </w:r>
    </w:p>
    <w:p w14:paraId="48E06075" w14:textId="46029C67" w:rsidR="001060E5" w:rsidRPr="001060E5" w:rsidRDefault="001060E5" w:rsidP="001060E5">
      <w:pPr>
        <w:ind w:right="-96"/>
        <w:jc w:val="both"/>
        <w:rPr>
          <w:b/>
          <w:color w:val="008000"/>
        </w:rPr>
      </w:pPr>
      <w:r w:rsidRPr="001060E5">
        <w:rPr>
          <w:b/>
          <w:color w:val="008000"/>
        </w:rPr>
        <w:t>A questão a ser examinada diz respeito à existência de coisa julgada material apta a impor a extinção do processo sem resolução do mérito, nos termos do inciso V do art. 485 da Lei nº 13.105/2015.</w:t>
      </w:r>
    </w:p>
    <w:p w14:paraId="75FD442C" w14:textId="6BBD93A4" w:rsidR="001060E5" w:rsidRPr="001060E5" w:rsidRDefault="001060E5" w:rsidP="001060E5">
      <w:pPr>
        <w:ind w:right="-96"/>
        <w:jc w:val="both"/>
        <w:rPr>
          <w:b/>
          <w:color w:val="008000"/>
        </w:rPr>
      </w:pPr>
      <w:r w:rsidRPr="001060E5">
        <w:rPr>
          <w:b/>
          <w:color w:val="008000"/>
        </w:rPr>
        <w:t>A coisa julgada material é a autoridade que torna imutável e indiscutível a decisão de mérito não mais sujeita a recurso, nos termos do art. 502 do CPC. Verifica-se a sua ocorrência quando se reproduz ação anteriormente ajuizada, sendo consideradas idênticas as ações que possuem as mesmas partes, a mesma causa de pedir e o mesmo pedido, nos termos do art. 337, §§ 1º, 2º e 4º, do CPC. [tjdft.jus.br]</w:t>
      </w:r>
    </w:p>
    <w:p w14:paraId="35439A03" w14:textId="5A723DE6" w:rsidR="001060E5" w:rsidRPr="001060E5" w:rsidRDefault="001060E5" w:rsidP="001060E5">
      <w:pPr>
        <w:ind w:right="-96"/>
        <w:jc w:val="both"/>
        <w:rPr>
          <w:b/>
          <w:color w:val="008000"/>
        </w:rPr>
      </w:pPr>
      <w:r w:rsidRPr="001060E5">
        <w:rPr>
          <w:b/>
          <w:color w:val="008000"/>
        </w:rPr>
        <w:t>No caso, a análise dos autos demonstra a plena configuração dos três elementos da tríplice identidade.</w:t>
      </w:r>
    </w:p>
    <w:p w14:paraId="08582A8B" w14:textId="11AA1313" w:rsidR="001060E5" w:rsidRPr="001060E5" w:rsidRDefault="001060E5" w:rsidP="001060E5">
      <w:pPr>
        <w:ind w:right="-96"/>
        <w:jc w:val="both"/>
        <w:rPr>
          <w:b/>
          <w:color w:val="008000"/>
        </w:rPr>
      </w:pPr>
      <w:r w:rsidRPr="001060E5">
        <w:rPr>
          <w:b/>
          <w:color w:val="008000"/>
        </w:rPr>
        <w:t xml:space="preserve">Quanto às partes, a ação anterior, que tramitou perante a 3ª Vara Cível de Brasília sob o nº 0714089-17.2020.8.07.0001, foi proposta por Jessica Andrade Santos em face de RSC Construtora EIRELI — posteriormente denominada RSC Construtora Ltda. O polo passivo da presente ação foi inicialmente dirigido à mesma pessoa jurídica. Com a extinção da sociedade em 22/08/2023 e o registro do distrato social na JUCIS/DF em 23/08/2023, verificou-se que Rafael Nascimento Ramalho, único sócio administrador, assumiu expressamente, pela Cláusula </w:t>
      </w:r>
      <w:r w:rsidRPr="001060E5">
        <w:rPr>
          <w:b/>
          <w:color w:val="008000"/>
        </w:rPr>
        <w:lastRenderedPageBreak/>
        <w:t>Quarta do distrato, "a responsabilidade pelo ativo e passivo porventura superveniente" da extinta RSC Construtora Ltda.</w:t>
      </w:r>
    </w:p>
    <w:p w14:paraId="6A7CE8F0" w14:textId="44AA75B3" w:rsidR="001060E5" w:rsidRPr="001060E5" w:rsidRDefault="001060E5" w:rsidP="001060E5">
      <w:pPr>
        <w:ind w:right="-96"/>
        <w:jc w:val="both"/>
        <w:rPr>
          <w:b/>
          <w:color w:val="008000"/>
        </w:rPr>
      </w:pPr>
      <w:r w:rsidRPr="001060E5">
        <w:rPr>
          <w:b/>
          <w:color w:val="008000"/>
        </w:rPr>
        <w:t>A alteração do polo passivo para o Sr. Rafael Nascimento Ramalho não rompe a identidade subjetiva da demanda: trata-se de sucessão passiva decorrente da extinção voluntária da pessoa jurídica, em que o sócio assume as obrigações preexistentes da sociedade dissolvida. A identidade de partes, portanto, mantém-se, pois o réu atual é o sucessor legal da ré original.</w:t>
      </w:r>
    </w:p>
    <w:p w14:paraId="28FE52A0" w14:textId="67AA7727" w:rsidR="001060E5" w:rsidRPr="001060E5" w:rsidRDefault="001060E5" w:rsidP="001060E5">
      <w:pPr>
        <w:ind w:right="-96"/>
        <w:jc w:val="both"/>
        <w:rPr>
          <w:b/>
          <w:color w:val="008000"/>
        </w:rPr>
      </w:pPr>
      <w:r w:rsidRPr="001060E5">
        <w:rPr>
          <w:b/>
          <w:color w:val="008000"/>
        </w:rPr>
        <w:t>Quanto à causa de pedir, em ambas as ações a autora invoca o mesmo contrato de promessa de compra e venda, celebrado em 10/09/2018, referente ao mesmo imóvel — Apt. 01, QS 04, Conjunto 06, Lote 01, Residencial Elisabete, Riacho Fundo I/DF —, pelo valor de R$ 160.000,00, com entrega prevista para 31/12/2018, prorrogável por 180 dias até 30/06/2019. A causa de pedir próxima é idêntica: o inadimplemento contratual consistente na não entrega do imóvel no prazo convencionado.</w:t>
      </w:r>
    </w:p>
    <w:p w14:paraId="0EA423D6" w14:textId="7418DAE0" w:rsidR="001060E5" w:rsidRPr="001060E5" w:rsidRDefault="001060E5" w:rsidP="001060E5">
      <w:pPr>
        <w:ind w:right="-96"/>
        <w:jc w:val="both"/>
        <w:rPr>
          <w:b/>
          <w:color w:val="008000"/>
        </w:rPr>
      </w:pPr>
      <w:r w:rsidRPr="001060E5">
        <w:rPr>
          <w:b/>
          <w:color w:val="008000"/>
        </w:rPr>
        <w:t>Quanto ao pedido, as pretensões deduzidas nos dois processos são as mesmas: rescisão do contrato, restituição dos valores pagos, condenação ao pagamento de danos materiais em razão dos aluguéis suportados e compensação financeira pelos danos morais sofridos.</w:t>
      </w:r>
    </w:p>
    <w:p w14:paraId="6C2D20E8" w14:textId="7891C0E0" w:rsidR="001060E5" w:rsidRPr="001060E5" w:rsidRDefault="001060E5" w:rsidP="001060E5">
      <w:pPr>
        <w:ind w:right="-96"/>
        <w:jc w:val="both"/>
        <w:rPr>
          <w:b/>
          <w:color w:val="008000"/>
        </w:rPr>
      </w:pPr>
      <w:r w:rsidRPr="001060E5">
        <w:rPr>
          <w:b/>
          <w:color w:val="008000"/>
        </w:rPr>
        <w:t>Presente a tríplice identidade, cabe examinar se a sentença de improcedência proferida na ação anterior formou coisa julgada material capaz de obstar o prosseguimento desta demanda.</w:t>
      </w:r>
    </w:p>
    <w:p w14:paraId="2FAE9CAE" w14:textId="5DE86A0B" w:rsidR="001060E5" w:rsidRPr="001060E5" w:rsidRDefault="001060E5" w:rsidP="001060E5">
      <w:pPr>
        <w:ind w:right="-96"/>
        <w:jc w:val="both"/>
        <w:rPr>
          <w:b/>
          <w:color w:val="008000"/>
        </w:rPr>
      </w:pPr>
      <w:r w:rsidRPr="001060E5">
        <w:rPr>
          <w:b/>
          <w:color w:val="008000"/>
        </w:rPr>
        <w:t>A sentença proferida nos autos do processo nº 0714089-17.2020.8.07.0001, em 20/07/2021 (ID 261362247), julgou improcedentes os pedidos da autora e declarou expressamente a resolução do mérito nos termos do art. 487, inciso I, do CPC, com condenação da autora ao pagamento de custas e honorários advocatícios.</w:t>
      </w:r>
    </w:p>
    <w:p w14:paraId="78B466C9" w14:textId="037C9839" w:rsidR="001060E5" w:rsidRPr="001060E5" w:rsidRDefault="001060E5" w:rsidP="001060E5">
      <w:pPr>
        <w:ind w:right="-96"/>
        <w:jc w:val="both"/>
        <w:rPr>
          <w:b/>
          <w:color w:val="008000"/>
        </w:rPr>
      </w:pPr>
      <w:r w:rsidRPr="001060E5">
        <w:rPr>
          <w:b/>
          <w:color w:val="008000"/>
        </w:rPr>
        <w:t>O acórdão da 7ª Turma Cível do TJDFT (Acórdão nº 1393569, Des. Getúlio Moraes Oliveira, julgado em 26/01/2022) negou provimento ao recurso de apelação da autora, confirmando integralmente a sentença. O trânsito em julgado ocorreu em 11/05/2022, conforme certidão de ID 261362250.</w:t>
      </w:r>
    </w:p>
    <w:p w14:paraId="6D8869D5" w14:textId="68DD0E5B" w:rsidR="001060E5" w:rsidRPr="001060E5" w:rsidRDefault="001060E5" w:rsidP="001060E5">
      <w:pPr>
        <w:ind w:right="-96"/>
        <w:jc w:val="both"/>
        <w:rPr>
          <w:b/>
          <w:color w:val="008000"/>
        </w:rPr>
      </w:pPr>
      <w:r w:rsidRPr="001060E5">
        <w:rPr>
          <w:b/>
          <w:color w:val="008000"/>
        </w:rPr>
        <w:t>A autora sustenta, em sua impugnação (ID 265636427), que não ocorre a identidade entre os processos pois a presente demanda está fundada em circunstâncias próprias, fatos supervenientes ou fundamentos jurídicos distintos. Que a causa de pedir persiste, o imóvel não foi entregue, permanece configurado o enriquecimento ilícito do réu e não há prova da entrega do bem.</w:t>
      </w:r>
    </w:p>
    <w:p w14:paraId="2D7549D0" w14:textId="63199E5C" w:rsidR="001060E5" w:rsidRPr="001060E5" w:rsidRDefault="001060E5" w:rsidP="001060E5">
      <w:pPr>
        <w:ind w:right="-96"/>
        <w:jc w:val="both"/>
        <w:rPr>
          <w:b/>
          <w:color w:val="008000"/>
        </w:rPr>
      </w:pPr>
      <w:r w:rsidRPr="001060E5">
        <w:rPr>
          <w:b/>
          <w:color w:val="008000"/>
        </w:rPr>
        <w:t>Na ação anterior (0714089-17.2020.8.07.0001), o juízo apreciou toda a instrução documental carreada pela autora, examinou os comprovantes de pagamento, os recibos de aluguel e o contrato de compra e venda, e concluiu que, diante da contestação por negativa geral apresentada pela Curadoria Especial — que tornou todos os fatos controvertidos —, a autora não se desincumbiu do ônus probatório que lhe cabia quanto ao fato constitutivo de seu direito, qual seja, a demonstração do inadimplemento contratual.</w:t>
      </w:r>
    </w:p>
    <w:p w14:paraId="3E8928FC" w14:textId="7E998894" w:rsidR="001060E5" w:rsidRPr="001060E5" w:rsidRDefault="001060E5" w:rsidP="001060E5">
      <w:pPr>
        <w:ind w:right="-96"/>
        <w:jc w:val="both"/>
        <w:rPr>
          <w:b/>
          <w:color w:val="008000"/>
        </w:rPr>
      </w:pPr>
      <w:r w:rsidRPr="001060E5">
        <w:rPr>
          <w:b/>
          <w:color w:val="008000"/>
        </w:rPr>
        <w:t>O pedido foi, assim, julgado improcedente após cognição exauriente, com expressa declaração de resolução do mérito.</w:t>
      </w:r>
    </w:p>
    <w:p w14:paraId="30EE9C34" w14:textId="42B04024" w:rsidR="001060E5" w:rsidRPr="001060E5" w:rsidRDefault="001060E5" w:rsidP="001060E5">
      <w:pPr>
        <w:ind w:right="-96"/>
        <w:jc w:val="both"/>
        <w:rPr>
          <w:b/>
          <w:color w:val="008000"/>
        </w:rPr>
      </w:pPr>
      <w:r w:rsidRPr="001060E5">
        <w:rPr>
          <w:b/>
          <w:color w:val="008000"/>
        </w:rPr>
        <w:t>O TJDFT, ao confirmar a sentença, aprofundou o exame da questão, registrando que sequer havia elementos mínimos de verossimilhança que justificassem a inversão do ônus probatório, e que a autora, intimada para indicar outras provas, optou pelo julgamento antecipado da lide sem rebater os argumentos da contestação.</w:t>
      </w:r>
    </w:p>
    <w:p w14:paraId="77D026C5" w14:textId="3426501A" w:rsidR="001060E5" w:rsidRPr="001060E5" w:rsidRDefault="001060E5" w:rsidP="001060E5">
      <w:pPr>
        <w:ind w:right="-96"/>
        <w:jc w:val="both"/>
        <w:rPr>
          <w:b/>
          <w:color w:val="008000"/>
        </w:rPr>
      </w:pPr>
      <w:r w:rsidRPr="001060E5">
        <w:rPr>
          <w:b/>
          <w:color w:val="008000"/>
        </w:rPr>
        <w:lastRenderedPageBreak/>
        <w:t xml:space="preserve">Formada a coisa julgada material, a eficácia preclusiva do art. 508 do CPC opera em toda a sua extensão: consideram-se deduzidas e repelidas todas as alegações e defesas que a parte poderia ter oposto ao acolhimento ou à rejeição do pedido. Isso significa que a autora não pode, após o trânsito em julgado, intentar nova demanda com o mesmo pedido, a mesma causa de pedir e contra o mesmo obrigado, ainda que instrua os autos com novos elementos de prova, pois a possibilidade de produção de prova já integrava o espectro de alegações que poderiam ter sido opostas no processo anterior — e foram, deliberadamente, deixadas de lado quando a autora requereu o julgamento antecipado da lide sem sequer rebater as alegações da contestação. </w:t>
      </w:r>
    </w:p>
    <w:p w14:paraId="61216662" w14:textId="45038C33" w:rsidR="001060E5" w:rsidRPr="001060E5" w:rsidRDefault="001060E5" w:rsidP="001060E5">
      <w:pPr>
        <w:ind w:right="-96"/>
        <w:jc w:val="both"/>
        <w:rPr>
          <w:b/>
          <w:color w:val="008000"/>
        </w:rPr>
      </w:pPr>
      <w:r w:rsidRPr="001060E5">
        <w:rPr>
          <w:b/>
          <w:color w:val="008000"/>
        </w:rPr>
        <w:t>A pretensão de rediscutir, neste processo, matéria já decidida com trânsito em julgado configura violação à autoridade da coisa julgada material, que constitui garantia constitucional, prevista no art. 5º, inciso XXXVI, da Constituição Federal, e pressuposto fundamental da segurança jurídica e da estabilidade das relações processuais.</w:t>
      </w:r>
    </w:p>
    <w:p w14:paraId="145409AD" w14:textId="5F57C3E8" w:rsidR="001060E5" w:rsidRPr="001060E5" w:rsidRDefault="001060E5" w:rsidP="001060E5">
      <w:pPr>
        <w:ind w:right="-96"/>
        <w:jc w:val="both"/>
        <w:rPr>
          <w:b/>
          <w:color w:val="008000"/>
        </w:rPr>
      </w:pPr>
      <w:r w:rsidRPr="001060E5">
        <w:rPr>
          <w:b/>
          <w:color w:val="008000"/>
        </w:rPr>
        <w:t>Por se tratar de matéria de ordem pública, o reconhecimento da coisa julgada independe de preclusão ou de provocação da parte adversa, podendo e devendo ser declarado de ofício em qualquer tempo e grau de jurisdição, nos termos do § 3º do art. 485 do CPC. Isso, por sua vez, afasta a alegação da autora de litigância de má-fé do réu.</w:t>
      </w:r>
    </w:p>
    <w:p w14:paraId="6DE5B746" w14:textId="0B05248C" w:rsidR="001060E5" w:rsidRPr="001060E5" w:rsidRDefault="001060E5" w:rsidP="001060E5">
      <w:pPr>
        <w:ind w:right="-96"/>
        <w:jc w:val="both"/>
        <w:rPr>
          <w:b/>
          <w:color w:val="008000"/>
        </w:rPr>
      </w:pPr>
      <w:r w:rsidRPr="001060E5">
        <w:rPr>
          <w:b/>
          <w:color w:val="008000"/>
        </w:rPr>
        <w:t>Ante o exposto, reconheço a coisa julgada material e julgo extinto o processo, sem resolução do mérito, nos termos do inciso V do art. 485 da Lei nº 13.105/2015.</w:t>
      </w:r>
    </w:p>
    <w:p w14:paraId="5A54295B" w14:textId="609D3B9F" w:rsidR="001060E5" w:rsidRPr="001060E5" w:rsidRDefault="001060E5" w:rsidP="001060E5">
      <w:pPr>
        <w:ind w:right="-96"/>
        <w:jc w:val="both"/>
        <w:rPr>
          <w:b/>
          <w:color w:val="008000"/>
        </w:rPr>
      </w:pPr>
      <w:r w:rsidRPr="001060E5">
        <w:rPr>
          <w:b/>
          <w:color w:val="008000"/>
        </w:rPr>
        <w:t>Condeno a autora ao pagamento das custas processuais e dos honorários advocatícios, que arbitro em 10% sobre o valor atualizado da causa, nos termos do § 2º do art. 85 do CPC.</w:t>
      </w:r>
    </w:p>
    <w:p w14:paraId="08729C03" w14:textId="0898951D" w:rsidR="001060E5" w:rsidRPr="001060E5" w:rsidRDefault="001060E5" w:rsidP="001060E5">
      <w:pPr>
        <w:ind w:right="-96"/>
        <w:jc w:val="both"/>
        <w:rPr>
          <w:b/>
          <w:color w:val="008000"/>
        </w:rPr>
      </w:pPr>
      <w:r w:rsidRPr="001060E5">
        <w:rPr>
          <w:b/>
          <w:color w:val="008000"/>
        </w:rPr>
        <w:t>Fica, no entanto, a exigibilidade suspensa em razão da gratuidade de justiça concedida nos autos (Acórdão nº 1902546, 4ª Turma Cível, ID 210228544, fl. 6 do PDF).</w:t>
      </w:r>
    </w:p>
    <w:p w14:paraId="6DDF7E83" w14:textId="2FD7E5D3" w:rsidR="00693B0D" w:rsidRDefault="001060E5" w:rsidP="001060E5">
      <w:pPr>
        <w:ind w:right="-96"/>
        <w:jc w:val="both"/>
        <w:rPr>
          <w:b/>
          <w:color w:val="008000"/>
        </w:rPr>
      </w:pPr>
      <w:r w:rsidRPr="001060E5">
        <w:rPr>
          <w:b/>
          <w:color w:val="008000"/>
        </w:rPr>
        <w:t>Operado o trânsito em julgado, sem outros pedidos, arquivem-se os autos.</w:t>
      </w:r>
    </w:p>
    <w:sectPr w:rsidR="00693B0D"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arcos Dwayne Saraiva Costa - GDSXSR" w:date="2025-09-01T13:19:00Z" w:initials="MG">
    <w:p w14:paraId="346E87E3" w14:textId="0D98C4E7" w:rsidR="00B74FB6" w:rsidRDefault="0063376A">
      <w:r>
        <w:annotationRef/>
      </w:r>
      <w:r w:rsidRPr="40B1094E">
        <w:t>Conclusão:</w:t>
      </w:r>
    </w:p>
    <w:p w14:paraId="020D7533" w14:textId="1497ECC6" w:rsidR="00B74FB6" w:rsidRDefault="0063376A">
      <w:r w:rsidRPr="3A8CDDB3">
        <w:t>Entrega:</w:t>
      </w:r>
    </w:p>
    <w:p w14:paraId="448DA02E" w14:textId="7411C318" w:rsidR="00B74FB6" w:rsidRDefault="0063376A">
      <w:r w:rsidRPr="43891A96">
        <w:t xml:space="preserve">Certeza: </w:t>
      </w:r>
    </w:p>
  </w:comment>
  <w:comment w:id="1" w:author="Raphael Nogueira Kato - GDACA" w:date="2026-10-06T14:48:00Z" w:initials="RN">
    <w:p w14:paraId="46C703AB" w14:textId="77777777" w:rsidR="00B934D0" w:rsidRDefault="00B934D0" w:rsidP="00B934D0">
      <w:pPr>
        <w:pStyle w:val="Textodecomentrio"/>
      </w:pPr>
      <w:r>
        <w:rPr>
          <w:rStyle w:val="Refdecomentrio"/>
        </w:rPr>
        <w:annotationRef/>
      </w:r>
      <w:r>
        <w:t>Conclusão: 25/9/2026</w:t>
      </w:r>
    </w:p>
    <w:p w14:paraId="5BE49528" w14:textId="77777777" w:rsidR="00B934D0" w:rsidRDefault="00B934D0" w:rsidP="00B934D0">
      <w:pPr>
        <w:pStyle w:val="Textodecomentrio"/>
      </w:pPr>
      <w:r>
        <w:t>Entrega: 6/10/2026</w:t>
      </w:r>
    </w:p>
    <w:p w14:paraId="5AFF3555" w14:textId="77777777" w:rsidR="00B934D0" w:rsidRDefault="00B934D0" w:rsidP="00B934D0">
      <w:pPr>
        <w:pStyle w:val="Textodecomentrio"/>
      </w:pPr>
      <w:r>
        <w:t>Certeza: 9</w:t>
      </w:r>
    </w:p>
  </w:comment>
  <w:comment w:id="2" w:author="Marcia Vilela Alves - GDACA" w:date="1900-01-01T00:00:00Z" w:initials="MV">
    <w:p w14:paraId="71E51C41" w14:textId="511F2296" w:rsidR="00921DA2" w:rsidRDefault="00921DA2">
      <w:pPr>
        <w:pStyle w:val="Textodecomentrio"/>
      </w:pPr>
      <w:r>
        <w:rPr>
          <w:rStyle w:val="Refdecomentrio"/>
        </w:rPr>
        <w:annotationRef/>
      </w:r>
      <w:r w:rsidRPr="220BFBBF">
        <w:t>corrigido</w:t>
      </w:r>
    </w:p>
  </w:comment>
  <w:comment w:id="3" w:author="Raphael Nogueira Kato - GDACA" w:date="2026-10-06T14:40:00Z" w:initials="RN">
    <w:p w14:paraId="180FC526" w14:textId="77777777" w:rsidR="00893332" w:rsidRDefault="00893332" w:rsidP="00893332">
      <w:pPr>
        <w:pStyle w:val="Textodecomentrio"/>
      </w:pPr>
      <w:r>
        <w:rPr>
          <w:rStyle w:val="Refdecomentrio"/>
        </w:rPr>
        <w:annotationRef/>
      </w:r>
      <w:r>
        <w:t>Acórdão modelo: 2172138</w:t>
      </w:r>
    </w:p>
  </w:comment>
  <w:comment w:id="4" w:author="Assessor GDSXSR" w:date="2026-10-29T21:15:00Z" w:initials="AG">
    <w:p w14:paraId="0E342435" w14:textId="77777777" w:rsidR="00CC3060" w:rsidRDefault="00000000">
      <w:pPr>
        <w:pStyle w:val="Textodecomentrio"/>
      </w:pPr>
      <w:r>
        <w:rPr>
          <w:rStyle w:val="Refdecomentrio"/>
        </w:rPr>
        <w:annotationRef/>
      </w:r>
      <w:r>
        <w:t>ASSESSOR GDSXSR — Alterei o item 1: preenchi a data em branco (a data fica na linha de dados), qualifiquei a autora como consumidora pessoa natural e fechei com o valor da causa entre parênteses (C-34, C-34A).</w:t>
      </w:r>
    </w:p>
  </w:comment>
  <w:comment w:id="5" w:author="Assessor GDSXSR" w:date="2026-10-29T21:15:00Z" w:initials="AG">
    <w:p w14:paraId="015DC639" w14:textId="77777777" w:rsidR="00CC3060" w:rsidRDefault="00000000">
      <w:pPr>
        <w:pStyle w:val="Textodecomentrio"/>
      </w:pPr>
      <w:r>
        <w:rPr>
          <w:rStyle w:val="Refdecomentrio"/>
        </w:rPr>
        <w:annotationRef/>
      </w:r>
      <w:r>
        <w:t>ASSESSOR GDSXSR — Reduzi as questões de cinco para duas, uma por pedido (manutenção da extinção pela coisa julgada; julgamento imediato do mérito), porque o voto passou a ter dois capítulos (C-3W, C-33). Acrescentei na ementa as referências compactas (CPC 337, 344, 508, 1.013) e atualizei "Dispositivos relevantes citados" e a identificação do Acórdão 2126301 sem a sigla da classe (C-20, C-67).</w:t>
      </w:r>
    </w:p>
  </w:comment>
  <w:comment w:id="6" w:author="Assessor GDSXSR" w:date="2026-10-29T21:15:00Z" w:initials="AG">
    <w:p w14:paraId="058A1855" w14:textId="77777777" w:rsidR="00CC3060" w:rsidRDefault="00000000">
      <w:pPr>
        <w:pStyle w:val="Textodecomentrio"/>
      </w:pPr>
      <w:r>
        <w:rPr>
          <w:rStyle w:val="Refdecomentrio"/>
        </w:rPr>
        <w:annotationRef/>
      </w:r>
      <w:r>
        <w:t>ASSESSOR GDSXSR — Texto literal (C-63): CPC, art. 337: “§ 1º Verifica-se a litispendência ou a coisa julgada quando se reproduz ação anteriormente ajuizada. § 2º Uma ação é idêntica a outra quando possui as mesmas partes, a mesma causa de pedir e o mesmo pedido. (...) § 4º Há coisa julgada quando se repete ação que já foi decidida por decisão transitada em julgado.” CPC, art. 344: “Se o réu não contestar a ação, será considerado revel e presumir-se-ão verdadeiras as alegações de fato formuladas pelo autor.” CPC, art. 485, V: “O juiz não resolverá o mérito quando: (...) V - reconhecer a existência de perempção, de litispendência ou de coisa julgada;”. CPC, art. 1.013, § 3º, I: “§ 3º Se o processo estiver em condições de imediato julgamento, o tribunal deve decidir desde logo o mérito quando: I - reformar sentença fundada no art. 485;”. (fonte: Planalto, conferido no iajus.)</w:t>
      </w:r>
    </w:p>
  </w:comment>
  <w:comment w:id="7" w:author="Assessor GDSXSR" w:date="2026-10-29T21:15:00Z" w:initials="AG">
    <w:p w14:paraId="1DD41B05" w14:textId="77777777" w:rsidR="00CC3060" w:rsidRDefault="00000000">
      <w:pPr>
        <w:pStyle w:val="Textodecomentrio"/>
      </w:pPr>
      <w:r>
        <w:rPr>
          <w:rStyle w:val="Refdecomentrio"/>
        </w:rPr>
        <w:annotationRef/>
      </w:r>
      <w:r>
        <w:t>ASSESSOR GDSXSR — Cortei do relatório transcrito, com "(...)", os trechos sobre a declinação de competência, a carta de citação frustrada e a rejeição da preliminar de nulidade da citação editalícia, que o voto não usa (C-02, C-3N). Acrescentei o ID da sentença (89917882) ao fim do dispositivo transcrito, o mesmo informado no relato.</w:t>
      </w:r>
    </w:p>
  </w:comment>
  <w:comment w:id="8" w:author="Assessor GDSXSR" w:date="2026-10-29T21:15:00Z" w:initials="AG">
    <w:p w14:paraId="6D1D5F3F" w14:textId="77777777" w:rsidR="00CC3060" w:rsidRDefault="00000000">
      <w:pPr>
        <w:pStyle w:val="Textodecomentrio"/>
      </w:pPr>
      <w:r>
        <w:rPr>
          <w:rStyle w:val="Refdecomentrio"/>
        </w:rPr>
        <w:annotationRef/>
      </w:r>
      <w:r>
        <w:t>ASSESSOR GDSXSR — Uniformizei "Jéssica" para "Jessica", grafia da autuação e da sentença (C-28).</w:t>
      </w:r>
    </w:p>
  </w:comment>
  <w:comment w:id="9" w:author="Assessor GDSXSR" w:date="2026-10-29T21:15:00Z" w:initials="AG">
    <w:p w14:paraId="1ADBD8EE" w14:textId="77777777" w:rsidR="00CC3060" w:rsidRDefault="00000000">
      <w:pPr>
        <w:pStyle w:val="Textodecomentrio"/>
      </w:pPr>
      <w:r>
        <w:rPr>
          <w:rStyle w:val="Refdecomentrio"/>
        </w:rPr>
        <w:annotationRef/>
      </w:r>
      <w:r>
        <w:t>ASSESSOR GDSXSR — Pendência (C-52): sem os autos do PJe, não foi possível conferir as datas da sentença (27/3/2026) e do apelo (7/8/2026), o valor da causa nem os IDs de 1º grau do relatório. Por isso o voto não cita ID de 1º grau (C-20); as premissas fáticas do voto (primeiro acórdão, atos societários, citação por edital, petição de coisa julgada) ficam sem ID até a conferência no PJe de 2º grau.</w:t>
      </w:r>
    </w:p>
  </w:comment>
  <w:comment w:id="10" w:author="Assessor GDSXSR" w:date="2026-10-29T21:15:00Z" w:initials="AG">
    <w:p w14:paraId="7F1DE704" w14:textId="77777777" w:rsidR="00CC3060" w:rsidRDefault="00000000">
      <w:pPr>
        <w:pStyle w:val="Textodecomentrio"/>
      </w:pPr>
      <w:r>
        <w:rPr>
          <w:rStyle w:val="Refdecomentrio"/>
        </w:rPr>
        <w:annotationRef/>
      </w:r>
      <w:r>
        <w:t>ASSESSOR GDSXSR — Fundi em um só capítulo as alegações sobre afronta ao acórdão anterior, existência de coisa julgada e renovação da demanda com novas provas, e em outro as de revelia, deficiência da sentença e causa madura: todas respondem a um mesmo pedido (cassação da sentença) e o assunto que sozinho não leva a provimento não ganha capítulo próprio (C-3W). Títulos agora dizem a decisão, as alegações vêm enumeradas no início de cada capítulo (C-30) e sublinhei e realcei os subtítulos e o mini-dispositivo (C-42, C-43). Cortei repetições entre parágrafos, corrigi "sequer" por "nem" e cindi parágrafos longos (C-02, C-11, C-12).</w:t>
      </w:r>
    </w:p>
  </w:comment>
  <w:comment w:id="11" w:author="Assessor GDSXSR" w:date="2026-10-29T21:15:00Z" w:initials="AG">
    <w:p w14:paraId="39348C60" w14:textId="77777777" w:rsidR="00CC3060" w:rsidRDefault="00000000">
      <w:pPr>
        <w:pStyle w:val="Textodecomentrio"/>
      </w:pPr>
      <w:r>
        <w:rPr>
          <w:rStyle w:val="Refdecomentrio"/>
        </w:rPr>
        <w:annotationRef/>
      </w:r>
      <w:r>
        <w:t>ASSESSOR GDSXSR — Acrescentei a premissa da coisa julgada com a referência compacta ao CPC 337, que sustenta o capítulo central. Texto literal (C-63): CPC, art. 337: “§ 1º Verifica-se a litispendência ou a coisa julgada quando se reproduz ação anteriormente ajuizada. § 2º Uma ação é idêntica a outra quando possui as mesmas partes, a mesma causa de pedir e o mesmo pedido. (...) § 4º Há coisa julgada quando se repete ação que já foi decidida por decisão transitada em julgado.” (fonte: Planalto).</w:t>
      </w:r>
    </w:p>
  </w:comment>
  <w:comment w:id="12" w:author="Assessor GDSXSR" w:date="2026-10-29T21:15:00Z" w:initials="AG">
    <w:p w14:paraId="2FFA0589" w14:textId="77777777" w:rsidR="00CC3060" w:rsidRDefault="00000000">
      <w:pPr>
        <w:pStyle w:val="Textodecomentrio"/>
      </w:pPr>
      <w:r>
        <w:rPr>
          <w:rStyle w:val="Refdecomentrio"/>
        </w:rPr>
        <w:annotationRef/>
      </w:r>
      <w:r>
        <w:t>ASSESSOR GDSXSR — Troquei "In verbis" pela introdução do artigo, mantive a transcrição do CPC 508 em itálico 13, sublinhei o trecho decisivo e acrescentei "– Grifei" (C-66, C-40). O texto literal fica no corpo, sem comentário (C-63). Cortei o parágrafo seguinte, que repetia a transcrição.</w:t>
      </w:r>
    </w:p>
  </w:comment>
  <w:comment w:id="13" w:author="Assessor GDSXSR" w:date="2026-10-29T21:15:00Z" w:initials="AG">
    <w:p w14:paraId="25B31743" w14:textId="77777777" w:rsidR="00CC3060" w:rsidRDefault="00000000">
      <w:pPr>
        <w:pStyle w:val="Textodecomentrio"/>
      </w:pPr>
      <w:r>
        <w:rPr>
          <w:rStyle w:val="Refdecomentrio"/>
        </w:rPr>
        <w:annotationRef/>
      </w:r>
      <w:r>
        <w:t>ASSESSOR GDSXSR — Pendência (C-72): o Acórdão 2126301 (AGI 0751176-34.2025.8.07.0000, Des. Aiston Henrique de Sousa, 4ª Turma Cível, j. 13/05/2026, DJe 10/06/2026) não foi localizado no iajus (busca por CNJ sem resultado) nem na web (uma tentativa). A ementa trata de cumprimento de sentença, mas enuncia a vedação de rediscussão de matéria já decidida, sem contrariar o voto; permaneceu no corpo conforme C-72. Falta conferir no JurisDF o número do acórdão, o relator, as datas e a ementa literal. Retirei o cabeçalho "III. RAZÕES DE DECIDIR" e acrescentei "– Grifei" (C-62). No iajus consta, na mesma matéria (apelação, repetição de demanda, CPC 508), o julgado 0714228-12.2024.8.07.0006, Des. Aiston Henrique de Sousa, 4ª Turma Cível, j. 13/03/2025, sem número de acórdão.</w:t>
      </w:r>
    </w:p>
  </w:comment>
  <w:comment w:id="14" w:author="Assessor GDSXSR" w:date="2026-10-29T21:15:00Z" w:initials="AG">
    <w:p w14:paraId="62902B8C" w14:textId="77777777" w:rsidR="00CC3060" w:rsidRDefault="00000000">
      <w:pPr>
        <w:pStyle w:val="Textodecomentrio"/>
      </w:pPr>
      <w:r>
        <w:rPr>
          <w:rStyle w:val="Refdecomentrio"/>
        </w:rPr>
        <w:annotationRef/>
      </w:r>
      <w:r>
        <w:t>ASSESSOR GDSXSR — Texto literal (C-63): CPC, art. 344: “Se o réu não contestar a ação, será considerado revel e presumir-se-ão verdadeiras as alegações de fato formuladas pelo autor.” (fonte: Planalto).</w:t>
      </w:r>
    </w:p>
  </w:comment>
  <w:comment w:id="15" w:author="Assessor GDSXSR" w:date="2026-10-29T21:15:00Z" w:initials="AG">
    <w:p w14:paraId="4FE37B44" w14:textId="77777777" w:rsidR="00CC3060" w:rsidRDefault="00000000">
      <w:pPr>
        <w:pStyle w:val="Textodecomentrio"/>
      </w:pPr>
      <w:r>
        <w:rPr>
          <w:rStyle w:val="Refdecomentrio"/>
        </w:rPr>
        <w:annotationRef/>
      </w:r>
      <w:r>
        <w:t>ASSESSOR GDSXSR — Texto literal (C-63): CPC, art. 485, V: “O juiz não resolverá o mérito quando: (...) V - reconhecer a existência de perempção, de litispendência ou de coisa julgada;” (fonte: Planalto).</w:t>
      </w:r>
    </w:p>
  </w:comment>
  <w:comment w:id="16" w:author="Assessor GDSXSR" w:date="2026-10-29T21:15:00Z" w:initials="AG">
    <w:p w14:paraId="64FCBEA3" w14:textId="77777777" w:rsidR="00CC3060" w:rsidRDefault="00000000">
      <w:pPr>
        <w:pStyle w:val="Textodecomentrio"/>
      </w:pPr>
      <w:r>
        <w:rPr>
          <w:rStyle w:val="Refdecomentrio"/>
        </w:rPr>
        <w:annotationRef/>
      </w:r>
      <w:r>
        <w:t>ASSESSOR GDSXSR — Retirei o mini-dispositivo do último capítulo (C-3A) e o capítulo "DA MANUTENÇÃO DOS ÔNUS SUCUMBENCIAIS": a inversão da sucumbência é mero pedido consequencial e fica no dispositivo (C-3Z). Texto literal (C-63): CPC, art. 1.013, § 3º, I: “§ 3º Se o processo estiver em condições de imediato julgamento, o tribunal deve decidir desde logo o mérito quando: I - reformar sentença fundada no art. 485;” (fonte: Planalto).</w:t>
      </w:r>
    </w:p>
  </w:comment>
  <w:comment w:id="17" w:author="Assessor GDSXSR" w:date="2026-10-29T21:15:00Z" w:initials="AG">
    <w:p w14:paraId="4F2A5260" w14:textId="77777777" w:rsidR="00CC3060" w:rsidRDefault="00000000">
      <w:pPr>
        <w:pStyle w:val="Textodecomentrio"/>
      </w:pPr>
      <w:r>
        <w:rPr>
          <w:rStyle w:val="Refdecomentrio"/>
        </w:rPr>
        <w:annotationRef/>
      </w:r>
      <w:r>
        <w:t>ASSESSOR GDSXSR — Honorários recursais (C-51): valor atualizado da causa: R$ 160.000,00, conforme a linha de dados (conferir no PJe). Capítulo da r. sentença: “Condeno a autora ao pagamento das custas processuais e dos honorários advocatícios, que arbitro em 10% sobre o valor atualizado da causa, nos termos do § 2º do art. 85 do CPC. Fica, no entanto, a exigibilidade suspensa em razão da gratuidade de justiça concedida nos autos (Acórdão nº 1902546, 4ª Turma Cível, ID 210228544, fl. 6 do PDF).” Troquei "quantia" por "percentual", porque a sentença fixou 10% sobre o valor da causa, e passei a nomear a gratuidade na suspensão. Texto literal (C-63): CPC, art. 85, § 11: “O tribunal, ao julgar recurso, majorará os honorários fixados anteriormente levando em conta o trabalho adicional realizado em grau recursal, observando, conforme o caso, o disposto nos §§ 2º a 6º, sendo vedado ao tribunal, no cômputo geral da fixação de honorários devidos ao advogado do vencedor, ultrapassar os respectivos limites estabelecidos nos §§ 2º e 3º para a fase de conhecimento.” CPC, art. 98, § 3º: “Vencido o beneficiário, as obrigações decorrentes de sua sucumbência ficarão sob condição suspensiva de exigibilidade e somente poderão ser executadas se, nos 5 (cinco) anos subsequentes ao trânsito em julgado da decisão que as certificou, o credor demonstrar que deixou de existir a situação de insuficiência de recursos que justificou a concessão de gratuidade, extinguindo-se, passado esse prazo, tais obrigações do beneficiário.” (fonte: Planalto).</w:t>
      </w:r>
    </w:p>
  </w:comment>
  <w:comment w:id="18" w:author="Assessor GDSXSR" w:initials="AG" w:date="2026-10-30T16:17:35Z">
    <w:p>
      <w:pPr>
        <w:pStyle w:val="CommentText"/>
      </w:pPr>
      <w:r>
        <w:rPr>
          <w:rStyle w:val="CommentReference"/>
        </w:rPr>
        <w:annotationRef/>
      </w:r>
      <w:r>
        <w:t>ASSESSOR GDSXSR — Reduzi a ementa em cerca de 30% (de 635 para cerca de 450 palavras, com cabeçalho e rodapé), mantendo um item por tese, a regra com a aplicação e as referências compactas (C-02, C-3G, C-20). No item 3 tirei "da 4ª Turma Cível" do acórdão anterior, e no item 4, "desta Turma", conforme a orientação de Marcos. Incluí no rodapé o Acórdão 1393569 (7ª Turma Cível), citado no voto: conferi número, relator, Turma e data de julgamento (26/01/2022) no PDF enviado; falta o DJe, que o PDF não traz (pendência, C-60/C-67).</w:t>
      </w:r>
    </w:p>
  </w:comment>
  <w:comment w:id="19" w:author="Assessor GDSXSR" w:initials="AG" w:date="2026-10-30T16:17:35Z">
    <w:p>
      <w:pPr>
        <w:pStyle w:val="CommentText"/>
      </w:pPr>
      <w:r>
        <w:rPr>
          <w:rStyle w:val="CommentReference"/>
        </w:rPr>
        <w:annotationRef/>
      </w:r>
      <w:r>
        <w:t>ASSESSOR GDSXSR — Retirei do voto e da ementa as expressões "esta e. Turma", "esta Turma" e "desta Turma" para o acórdão anterior, conforme a orientação de Marcos, e passei a dizer só "o acórdão anterior". Atenção (C-52): o PDF enviado é o Acórdão 1393569, da 7ª Turma Cível (Rel. Des. Getúlio Moraes Oliveira, processo 0714089-17.2020.8.07.0001), que confirmou a improcedência da ação anterior; ele não é o acórdão que cassou a primeira sentença deste processo. A sentença transcrita e o relatório (ID 210228544, "Acórdão nº 1902546, 4ª Turma Cível") atribuem o acórdão de cassação à 4ª Turma Cível, e esses trechos transcritos permaneceram como estão. Se o de cassação também for de outra Turma, ajustar a transcrição.</w:t>
      </w:r>
    </w:p>
  </w:comment>
  <w:comment w:id="20" w:author="Assessor GDSXSR" w:initials="AG" w:date="2026-10-30T16:17:35Z">
    <w:p>
      <w:pPr>
        <w:pStyle w:val="CommentText"/>
      </w:pPr>
      <w:r>
        <w:rPr>
          <w:rStyle w:val="CommentReference"/>
        </w:rPr>
        <w:annotationRef/>
      </w:r>
      <w:r>
        <w:t>ASSESSOR GDSXSR — Reduzi a fundamentação do voto em cerca de 40% (de 1.458 para cerca de 900 palavras, do título do apelo ao fim do último capítulo): fundi parágrafos de uma só ideia, cortei o que repetia a sentença e mantive as premissas, os fatos, a norma transcrita e o precedente (C-02, C-11, C-66). Para a confirmação da improcedência, citei trecho literal do Acórdão 1393569 (7ª Turma Cível, j. 26/01/2022), com o trecho sublinhado e "– Grifei" (C-62/C-63). Texto literal do acórdão: "Ora, não se pode compreender que lhe seria tão dificultoso instruir os autos ao menos com fotos da obra, demonstrando que não havia sido finalizada, ou apresentar outros elementos mínimos a conferir verossimilhança das suas alegações de modo a viabilizar a inversão do ônus da prova." Ementa do acórdão: "4.. Apelação improvida. Sentença de improcedência confirmada." O acórdão também registra que a autora, "intimada para indicar outras provas que pretendia produzir, [...] pediu pelo julgamento antecipado da lide" (trecho da sentença transcrita no acórdão), o que sustenta o parágrafo anterior.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48DA02E" w15:done="0"/>
  <w15:commentEx w15:paraId="5AFF3555" w15:paraIdParent="448DA02E" w15:done="0"/>
  <w15:commentEx w15:paraId="71E51C41" w15:paraIdParent="448DA02E" w15:done="0"/>
  <w15:commentEx w15:paraId="180FC526" w15:done="0"/>
  <w15:commentEx w15:paraId="0E342435" w15:done="0"/>
  <w15:commentEx w15:paraId="015DC639" w15:done="0"/>
  <w15:commentEx w15:paraId="058A1855" w15:done="0"/>
  <w15:commentEx w15:paraId="1DD41B05" w15:done="0"/>
  <w15:commentEx w15:paraId="6D1D5F3F" w15:done="0"/>
  <w15:commentEx w15:paraId="1ADBD8EE" w15:done="0"/>
  <w15:commentEx w15:paraId="7F1DE704" w15:done="0"/>
  <w15:commentEx w15:paraId="39348C60" w15:done="0"/>
  <w15:commentEx w15:paraId="2FFA0589" w15:done="0"/>
  <w15:commentEx w15:paraId="25B31743" w15:done="0"/>
  <w15:commentEx w15:paraId="62902B8C" w15:done="0"/>
  <w15:commentEx w15:paraId="4FE37B44" w15:done="0"/>
  <w15:commentEx w15:paraId="64FCBEA3" w15:done="0"/>
  <w15:commentEx w15:paraId="4F2A526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2CC4A47" w16cex:dateUtc="2025-09-01T16:19:00Z"/>
  <w16cex:commentExtensible w16cex:durableId="31C21DEE" w16cex:dateUtc="2026-10-06T17:48:00Z"/>
  <w16cex:commentExtensible w16cex:durableId="6D7C54C2" w16cex:dateUtc="2026-10-06T21:07:00Z"/>
  <w16cex:commentExtensible w16cex:durableId="639DE567" w16cex:dateUtc="2026-10-06T17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48DA02E" w16cid:durableId="22CC4A47"/>
  <w16cid:commentId w16cid:paraId="5AFF3555" w16cid:durableId="31C21DEE"/>
  <w16cid:commentId w16cid:paraId="71E51C41" w16cid:durableId="6D7C54C2"/>
  <w16cid:commentId w16cid:paraId="180FC526" w16cid:durableId="639DE567"/>
  <w16cid:commentId w16cid:paraId="0E342435" w16cid:durableId="0E342435"/>
  <w16cid:commentId w16cid:paraId="015DC639" w16cid:durableId="015DC639"/>
  <w16cid:commentId w16cid:paraId="058A1855" w16cid:durableId="058A1855"/>
  <w16cid:commentId w16cid:paraId="1DD41B05" w16cid:durableId="1DD41B05"/>
  <w16cid:commentId w16cid:paraId="6D1D5F3F" w16cid:durableId="6D1D5F3F"/>
  <w16cid:commentId w16cid:paraId="1ADBD8EE" w16cid:durableId="1ADBD8EE"/>
  <w16cid:commentId w16cid:paraId="7F1DE704" w16cid:durableId="7F1DE704"/>
  <w16cid:commentId w16cid:paraId="39348C60" w16cid:durableId="39348C60"/>
  <w16cid:commentId w16cid:paraId="2FFA0589" w16cid:durableId="2FFA0589"/>
  <w16cid:commentId w16cid:paraId="25B31743" w16cid:durableId="25B31743"/>
  <w16cid:commentId w16cid:paraId="62902B8C" w16cid:durableId="62902B8C"/>
  <w16cid:commentId w16cid:paraId="4FE37B44" w16cid:durableId="4FE37B44"/>
  <w16cid:commentId w16cid:paraId="64FCBEA3" w16cid:durableId="64FCBEA3"/>
  <w16cid:commentId w16cid:paraId="4F2A5260" w16cid:durableId="4F2A526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E6127" w14:textId="77777777" w:rsidR="00B0580A" w:rsidRDefault="00B0580A" w:rsidP="003A42DE">
      <w:pPr>
        <w:spacing w:after="0" w:line="240" w:lineRule="auto"/>
      </w:pPr>
      <w:r>
        <w:separator/>
      </w:r>
    </w:p>
  </w:endnote>
  <w:endnote w:type="continuationSeparator" w:id="0">
    <w:p w14:paraId="44F35F80" w14:textId="77777777" w:rsidR="00B0580A" w:rsidRDefault="00B0580A" w:rsidP="003A42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8394580"/>
      <w:docPartObj>
        <w:docPartGallery w:val="Page Numbers (Bottom of Page)"/>
        <w:docPartUnique/>
      </w:docPartObj>
    </w:sdtPr>
    <w:sdtContent>
      <w:p w14:paraId="4A86AAF9" w14:textId="77777777" w:rsidR="003A42DE" w:rsidRDefault="003A42DE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B59F42A" w14:textId="77777777" w:rsidR="003A42DE" w:rsidRDefault="003A42D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1F0E8" w14:textId="77777777" w:rsidR="00B0580A" w:rsidRDefault="00B0580A" w:rsidP="003A42DE">
      <w:pPr>
        <w:spacing w:after="0" w:line="240" w:lineRule="auto"/>
      </w:pPr>
      <w:r>
        <w:separator/>
      </w:r>
    </w:p>
  </w:footnote>
  <w:footnote w:type="continuationSeparator" w:id="0">
    <w:p w14:paraId="5E7249E2" w14:textId="77777777" w:rsidR="00B0580A" w:rsidRDefault="00B0580A" w:rsidP="003A42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B61C7"/>
    <w:multiLevelType w:val="hybridMultilevel"/>
    <w:tmpl w:val="9D3E05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5F7516"/>
    <w:multiLevelType w:val="hybridMultilevel"/>
    <w:tmpl w:val="21B8145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E62D1F"/>
    <w:multiLevelType w:val="hybridMultilevel"/>
    <w:tmpl w:val="5E265BA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4879A6"/>
    <w:multiLevelType w:val="hybridMultilevel"/>
    <w:tmpl w:val="DE68D2F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B04E57"/>
    <w:multiLevelType w:val="hybridMultilevel"/>
    <w:tmpl w:val="63CE715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2040057">
    <w:abstractNumId w:val="1"/>
  </w:num>
  <w:num w:numId="2" w16cid:durableId="1365403601">
    <w:abstractNumId w:val="0"/>
  </w:num>
  <w:num w:numId="3" w16cid:durableId="1699744316">
    <w:abstractNumId w:val="4"/>
  </w:num>
  <w:num w:numId="4" w16cid:durableId="1036810075">
    <w:abstractNumId w:val="2"/>
  </w:num>
  <w:num w:numId="5" w16cid:durableId="1881167072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rcos Dwayne Saraiva Costa - GDSXSR">
    <w15:presenceInfo w15:providerId="AD" w15:userId="S::t321760@tjdft.jus.br::71ef89ef-9eb5-4780-8a4d-3f3a792db9c6"/>
  </w15:person>
  <w15:person w15:author="Raphael Nogueira Kato - GDACA">
    <w15:presenceInfo w15:providerId="AD" w15:userId="S::t321700@tjdft.jus.br::ed69d1eb-4e42-4020-821c-b2a34aa51b01"/>
  </w15:person>
  <w15:person w15:author="Marcia Vilela Alves - GDACA">
    <w15:presenceInfo w15:providerId="AD" w15:userId="S::t308703@tjdft.jus.br::7a63abfe-b68b-4abc-8a9c-163dd7d9a18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398"/>
    <w:rsid w:val="00004C11"/>
    <w:rsid w:val="00012123"/>
    <w:rsid w:val="0002189B"/>
    <w:rsid w:val="000231FF"/>
    <w:rsid w:val="0002738F"/>
    <w:rsid w:val="00033421"/>
    <w:rsid w:val="00033AFD"/>
    <w:rsid w:val="00043F7D"/>
    <w:rsid w:val="00052AE3"/>
    <w:rsid w:val="0006080C"/>
    <w:rsid w:val="000619E0"/>
    <w:rsid w:val="00064301"/>
    <w:rsid w:val="00071794"/>
    <w:rsid w:val="00072947"/>
    <w:rsid w:val="00076D7D"/>
    <w:rsid w:val="0009174A"/>
    <w:rsid w:val="00091ABC"/>
    <w:rsid w:val="00097BBF"/>
    <w:rsid w:val="000A7009"/>
    <w:rsid w:val="000B0FC6"/>
    <w:rsid w:val="000B7AF7"/>
    <w:rsid w:val="000C1964"/>
    <w:rsid w:val="000D2E62"/>
    <w:rsid w:val="000D59B2"/>
    <w:rsid w:val="000F1358"/>
    <w:rsid w:val="000F1817"/>
    <w:rsid w:val="000F6570"/>
    <w:rsid w:val="001009CC"/>
    <w:rsid w:val="00103D0F"/>
    <w:rsid w:val="001060E5"/>
    <w:rsid w:val="0011527A"/>
    <w:rsid w:val="00115458"/>
    <w:rsid w:val="00115569"/>
    <w:rsid w:val="00122133"/>
    <w:rsid w:val="00125329"/>
    <w:rsid w:val="00126492"/>
    <w:rsid w:val="00131A63"/>
    <w:rsid w:val="00137A7E"/>
    <w:rsid w:val="00151611"/>
    <w:rsid w:val="0015641E"/>
    <w:rsid w:val="001611AC"/>
    <w:rsid w:val="00161CD2"/>
    <w:rsid w:val="001676A4"/>
    <w:rsid w:val="00167F3A"/>
    <w:rsid w:val="001801E9"/>
    <w:rsid w:val="00183B77"/>
    <w:rsid w:val="001A09B8"/>
    <w:rsid w:val="001C466B"/>
    <w:rsid w:val="001D2162"/>
    <w:rsid w:val="001E0D41"/>
    <w:rsid w:val="001E4974"/>
    <w:rsid w:val="001E7903"/>
    <w:rsid w:val="001F1D5D"/>
    <w:rsid w:val="00203B1D"/>
    <w:rsid w:val="0020478E"/>
    <w:rsid w:val="00206304"/>
    <w:rsid w:val="002126F1"/>
    <w:rsid w:val="0021526A"/>
    <w:rsid w:val="0023288F"/>
    <w:rsid w:val="00232A8B"/>
    <w:rsid w:val="00232EEB"/>
    <w:rsid w:val="00241C65"/>
    <w:rsid w:val="002437F6"/>
    <w:rsid w:val="00254E51"/>
    <w:rsid w:val="00264107"/>
    <w:rsid w:val="00274644"/>
    <w:rsid w:val="00275F1D"/>
    <w:rsid w:val="00277029"/>
    <w:rsid w:val="0028319F"/>
    <w:rsid w:val="002926F9"/>
    <w:rsid w:val="00292E82"/>
    <w:rsid w:val="00296DAE"/>
    <w:rsid w:val="002A2038"/>
    <w:rsid w:val="002A3D11"/>
    <w:rsid w:val="002A5205"/>
    <w:rsid w:val="002B1184"/>
    <w:rsid w:val="002B210E"/>
    <w:rsid w:val="002C2464"/>
    <w:rsid w:val="002C42D2"/>
    <w:rsid w:val="002D127E"/>
    <w:rsid w:val="002D2D56"/>
    <w:rsid w:val="002D3FF3"/>
    <w:rsid w:val="002F13AB"/>
    <w:rsid w:val="002F6C68"/>
    <w:rsid w:val="002F7666"/>
    <w:rsid w:val="00302029"/>
    <w:rsid w:val="00303FAE"/>
    <w:rsid w:val="0031063D"/>
    <w:rsid w:val="00312291"/>
    <w:rsid w:val="00316B1F"/>
    <w:rsid w:val="00321068"/>
    <w:rsid w:val="00323779"/>
    <w:rsid w:val="00323D27"/>
    <w:rsid w:val="0033735F"/>
    <w:rsid w:val="0034247B"/>
    <w:rsid w:val="0034511C"/>
    <w:rsid w:val="00347818"/>
    <w:rsid w:val="00351653"/>
    <w:rsid w:val="003524E5"/>
    <w:rsid w:val="00352D66"/>
    <w:rsid w:val="00354AA2"/>
    <w:rsid w:val="00355C73"/>
    <w:rsid w:val="003571AC"/>
    <w:rsid w:val="003624B4"/>
    <w:rsid w:val="00370C48"/>
    <w:rsid w:val="003717FC"/>
    <w:rsid w:val="003749AB"/>
    <w:rsid w:val="003A42DE"/>
    <w:rsid w:val="003A4A84"/>
    <w:rsid w:val="003A4E55"/>
    <w:rsid w:val="003B3398"/>
    <w:rsid w:val="003C2451"/>
    <w:rsid w:val="003D11BE"/>
    <w:rsid w:val="003D3FEE"/>
    <w:rsid w:val="003D4F0F"/>
    <w:rsid w:val="003E0C66"/>
    <w:rsid w:val="003E436D"/>
    <w:rsid w:val="003E4424"/>
    <w:rsid w:val="003E6330"/>
    <w:rsid w:val="003F6E2E"/>
    <w:rsid w:val="00407300"/>
    <w:rsid w:val="00413928"/>
    <w:rsid w:val="00423538"/>
    <w:rsid w:val="00437129"/>
    <w:rsid w:val="00445ED9"/>
    <w:rsid w:val="00447EF8"/>
    <w:rsid w:val="00451A6D"/>
    <w:rsid w:val="00465A25"/>
    <w:rsid w:val="0047216B"/>
    <w:rsid w:val="004762F1"/>
    <w:rsid w:val="00477276"/>
    <w:rsid w:val="00480A33"/>
    <w:rsid w:val="0048105C"/>
    <w:rsid w:val="00485185"/>
    <w:rsid w:val="0049158A"/>
    <w:rsid w:val="00495EB5"/>
    <w:rsid w:val="00496EB5"/>
    <w:rsid w:val="00496F45"/>
    <w:rsid w:val="004B2A9C"/>
    <w:rsid w:val="004B5791"/>
    <w:rsid w:val="004B6927"/>
    <w:rsid w:val="004C0002"/>
    <w:rsid w:val="004C0465"/>
    <w:rsid w:val="004C591E"/>
    <w:rsid w:val="004C7418"/>
    <w:rsid w:val="004D36B1"/>
    <w:rsid w:val="004E67D0"/>
    <w:rsid w:val="004F0F5F"/>
    <w:rsid w:val="004F118B"/>
    <w:rsid w:val="00500070"/>
    <w:rsid w:val="00506018"/>
    <w:rsid w:val="00506A7D"/>
    <w:rsid w:val="00506D76"/>
    <w:rsid w:val="00511630"/>
    <w:rsid w:val="00515BDF"/>
    <w:rsid w:val="00517F10"/>
    <w:rsid w:val="00525FCB"/>
    <w:rsid w:val="00530C7C"/>
    <w:rsid w:val="0055172B"/>
    <w:rsid w:val="00557342"/>
    <w:rsid w:val="00560427"/>
    <w:rsid w:val="0056198C"/>
    <w:rsid w:val="00573C5D"/>
    <w:rsid w:val="00576A45"/>
    <w:rsid w:val="0057726B"/>
    <w:rsid w:val="00586EB6"/>
    <w:rsid w:val="005902E9"/>
    <w:rsid w:val="005925FC"/>
    <w:rsid w:val="0059689A"/>
    <w:rsid w:val="00597864"/>
    <w:rsid w:val="005A1443"/>
    <w:rsid w:val="005A1AD9"/>
    <w:rsid w:val="005A3513"/>
    <w:rsid w:val="005B7851"/>
    <w:rsid w:val="005C31C4"/>
    <w:rsid w:val="005C46B3"/>
    <w:rsid w:val="005C69F8"/>
    <w:rsid w:val="005D305E"/>
    <w:rsid w:val="005E3F4E"/>
    <w:rsid w:val="005E5A03"/>
    <w:rsid w:val="005E68D7"/>
    <w:rsid w:val="00601B09"/>
    <w:rsid w:val="0060333D"/>
    <w:rsid w:val="00611216"/>
    <w:rsid w:val="0061262D"/>
    <w:rsid w:val="00615051"/>
    <w:rsid w:val="006226C6"/>
    <w:rsid w:val="00632EAA"/>
    <w:rsid w:val="00633703"/>
    <w:rsid w:val="0063376A"/>
    <w:rsid w:val="00635527"/>
    <w:rsid w:val="00641BB6"/>
    <w:rsid w:val="0065744D"/>
    <w:rsid w:val="00661CF3"/>
    <w:rsid w:val="006658A2"/>
    <w:rsid w:val="0067465E"/>
    <w:rsid w:val="006868B3"/>
    <w:rsid w:val="006921E1"/>
    <w:rsid w:val="00693B0D"/>
    <w:rsid w:val="006A0A2F"/>
    <w:rsid w:val="006B2A89"/>
    <w:rsid w:val="006B555B"/>
    <w:rsid w:val="006C6E29"/>
    <w:rsid w:val="006D07B9"/>
    <w:rsid w:val="006D0993"/>
    <w:rsid w:val="006D1D1A"/>
    <w:rsid w:val="006D23C8"/>
    <w:rsid w:val="006D3824"/>
    <w:rsid w:val="006D595E"/>
    <w:rsid w:val="006D5EFB"/>
    <w:rsid w:val="006E66CF"/>
    <w:rsid w:val="006F725D"/>
    <w:rsid w:val="007073CC"/>
    <w:rsid w:val="00711FE9"/>
    <w:rsid w:val="00712E5A"/>
    <w:rsid w:val="007216D5"/>
    <w:rsid w:val="00726567"/>
    <w:rsid w:val="00730800"/>
    <w:rsid w:val="00744BDF"/>
    <w:rsid w:val="00747176"/>
    <w:rsid w:val="00753564"/>
    <w:rsid w:val="00765709"/>
    <w:rsid w:val="00770E7F"/>
    <w:rsid w:val="0077693D"/>
    <w:rsid w:val="0077719E"/>
    <w:rsid w:val="00782446"/>
    <w:rsid w:val="00783C9A"/>
    <w:rsid w:val="007844F9"/>
    <w:rsid w:val="00786E3D"/>
    <w:rsid w:val="00791D48"/>
    <w:rsid w:val="007A3F4D"/>
    <w:rsid w:val="007B265E"/>
    <w:rsid w:val="007B2AE6"/>
    <w:rsid w:val="007C0FEF"/>
    <w:rsid w:val="007C196D"/>
    <w:rsid w:val="007C1B0C"/>
    <w:rsid w:val="007C4990"/>
    <w:rsid w:val="007D00F1"/>
    <w:rsid w:val="007D27C7"/>
    <w:rsid w:val="007D3BA7"/>
    <w:rsid w:val="007D3BCF"/>
    <w:rsid w:val="007D3D55"/>
    <w:rsid w:val="007D4432"/>
    <w:rsid w:val="007D6BBD"/>
    <w:rsid w:val="007D7113"/>
    <w:rsid w:val="007E1C8C"/>
    <w:rsid w:val="007E3BF9"/>
    <w:rsid w:val="007E4A30"/>
    <w:rsid w:val="007F0F43"/>
    <w:rsid w:val="007F4412"/>
    <w:rsid w:val="007F7839"/>
    <w:rsid w:val="00800051"/>
    <w:rsid w:val="00804386"/>
    <w:rsid w:val="00805CC1"/>
    <w:rsid w:val="008134CE"/>
    <w:rsid w:val="008151BB"/>
    <w:rsid w:val="008235A6"/>
    <w:rsid w:val="00825BFF"/>
    <w:rsid w:val="0085425F"/>
    <w:rsid w:val="0086390F"/>
    <w:rsid w:val="00877CCC"/>
    <w:rsid w:val="00877F2B"/>
    <w:rsid w:val="008809C2"/>
    <w:rsid w:val="00882188"/>
    <w:rsid w:val="00886ABA"/>
    <w:rsid w:val="00893332"/>
    <w:rsid w:val="008966E3"/>
    <w:rsid w:val="008A01E9"/>
    <w:rsid w:val="008A4445"/>
    <w:rsid w:val="008A49BC"/>
    <w:rsid w:val="008A56A3"/>
    <w:rsid w:val="008B45C4"/>
    <w:rsid w:val="008B62DA"/>
    <w:rsid w:val="008C29EA"/>
    <w:rsid w:val="008C306F"/>
    <w:rsid w:val="008C34E5"/>
    <w:rsid w:val="008C4183"/>
    <w:rsid w:val="008C641E"/>
    <w:rsid w:val="008D0C9F"/>
    <w:rsid w:val="008D459C"/>
    <w:rsid w:val="008D721A"/>
    <w:rsid w:val="008E3DE7"/>
    <w:rsid w:val="008F43F4"/>
    <w:rsid w:val="008F4440"/>
    <w:rsid w:val="00911601"/>
    <w:rsid w:val="00921DA2"/>
    <w:rsid w:val="0092538F"/>
    <w:rsid w:val="009300C5"/>
    <w:rsid w:val="009327DA"/>
    <w:rsid w:val="00933600"/>
    <w:rsid w:val="00937017"/>
    <w:rsid w:val="009431B2"/>
    <w:rsid w:val="00945DCA"/>
    <w:rsid w:val="00946FF7"/>
    <w:rsid w:val="009506E0"/>
    <w:rsid w:val="00951CAD"/>
    <w:rsid w:val="00962A91"/>
    <w:rsid w:val="00966A46"/>
    <w:rsid w:val="00972EF3"/>
    <w:rsid w:val="0097780C"/>
    <w:rsid w:val="009928DB"/>
    <w:rsid w:val="00995E03"/>
    <w:rsid w:val="0099680F"/>
    <w:rsid w:val="009A136D"/>
    <w:rsid w:val="009A37F4"/>
    <w:rsid w:val="009C1026"/>
    <w:rsid w:val="009C4045"/>
    <w:rsid w:val="009D0BA0"/>
    <w:rsid w:val="009D1137"/>
    <w:rsid w:val="009E0D0B"/>
    <w:rsid w:val="009E1D8D"/>
    <w:rsid w:val="009E3373"/>
    <w:rsid w:val="009E3BE9"/>
    <w:rsid w:val="009F2BB1"/>
    <w:rsid w:val="009F36E1"/>
    <w:rsid w:val="009F684C"/>
    <w:rsid w:val="009F759D"/>
    <w:rsid w:val="00A03057"/>
    <w:rsid w:val="00A10219"/>
    <w:rsid w:val="00A11D42"/>
    <w:rsid w:val="00A135F4"/>
    <w:rsid w:val="00A2661C"/>
    <w:rsid w:val="00A31C13"/>
    <w:rsid w:val="00A330C4"/>
    <w:rsid w:val="00A33B0C"/>
    <w:rsid w:val="00A33DBA"/>
    <w:rsid w:val="00A3595E"/>
    <w:rsid w:val="00A44A87"/>
    <w:rsid w:val="00A450FE"/>
    <w:rsid w:val="00A50813"/>
    <w:rsid w:val="00A530D4"/>
    <w:rsid w:val="00A60E05"/>
    <w:rsid w:val="00A6481B"/>
    <w:rsid w:val="00A72414"/>
    <w:rsid w:val="00A773CE"/>
    <w:rsid w:val="00A80091"/>
    <w:rsid w:val="00A861FE"/>
    <w:rsid w:val="00A87227"/>
    <w:rsid w:val="00A958AF"/>
    <w:rsid w:val="00A961DF"/>
    <w:rsid w:val="00A96CB3"/>
    <w:rsid w:val="00A97525"/>
    <w:rsid w:val="00AA1761"/>
    <w:rsid w:val="00AA1C23"/>
    <w:rsid w:val="00AA7E81"/>
    <w:rsid w:val="00AB1DE4"/>
    <w:rsid w:val="00AB669A"/>
    <w:rsid w:val="00AB7693"/>
    <w:rsid w:val="00AB7E65"/>
    <w:rsid w:val="00AC20E1"/>
    <w:rsid w:val="00AC349A"/>
    <w:rsid w:val="00B04942"/>
    <w:rsid w:val="00B0580A"/>
    <w:rsid w:val="00B17310"/>
    <w:rsid w:val="00B17509"/>
    <w:rsid w:val="00B30DAE"/>
    <w:rsid w:val="00B35FED"/>
    <w:rsid w:val="00B41866"/>
    <w:rsid w:val="00B52957"/>
    <w:rsid w:val="00B5663B"/>
    <w:rsid w:val="00B606B1"/>
    <w:rsid w:val="00B60851"/>
    <w:rsid w:val="00B73FAD"/>
    <w:rsid w:val="00B74FB6"/>
    <w:rsid w:val="00B7542C"/>
    <w:rsid w:val="00B75D6D"/>
    <w:rsid w:val="00B934D0"/>
    <w:rsid w:val="00B97CF6"/>
    <w:rsid w:val="00BA3360"/>
    <w:rsid w:val="00BA65D0"/>
    <w:rsid w:val="00BA700C"/>
    <w:rsid w:val="00BB2608"/>
    <w:rsid w:val="00BB6749"/>
    <w:rsid w:val="00BC7DA8"/>
    <w:rsid w:val="00BE75D7"/>
    <w:rsid w:val="00BF1494"/>
    <w:rsid w:val="00BF173F"/>
    <w:rsid w:val="00BF3695"/>
    <w:rsid w:val="00BF4903"/>
    <w:rsid w:val="00BF4B96"/>
    <w:rsid w:val="00BF7139"/>
    <w:rsid w:val="00C010AC"/>
    <w:rsid w:val="00C01659"/>
    <w:rsid w:val="00C0615A"/>
    <w:rsid w:val="00C12218"/>
    <w:rsid w:val="00C2173B"/>
    <w:rsid w:val="00C21B40"/>
    <w:rsid w:val="00C22469"/>
    <w:rsid w:val="00C249B8"/>
    <w:rsid w:val="00C33600"/>
    <w:rsid w:val="00C33B77"/>
    <w:rsid w:val="00C341CF"/>
    <w:rsid w:val="00C40A19"/>
    <w:rsid w:val="00C4378B"/>
    <w:rsid w:val="00C57E17"/>
    <w:rsid w:val="00C6664A"/>
    <w:rsid w:val="00C77042"/>
    <w:rsid w:val="00C94119"/>
    <w:rsid w:val="00CA324E"/>
    <w:rsid w:val="00CB0848"/>
    <w:rsid w:val="00CB4E4C"/>
    <w:rsid w:val="00CB7FF8"/>
    <w:rsid w:val="00CC3060"/>
    <w:rsid w:val="00CC7150"/>
    <w:rsid w:val="00CD6FF7"/>
    <w:rsid w:val="00CE5AA7"/>
    <w:rsid w:val="00CF0581"/>
    <w:rsid w:val="00CF247F"/>
    <w:rsid w:val="00D033BF"/>
    <w:rsid w:val="00D04BD8"/>
    <w:rsid w:val="00D07310"/>
    <w:rsid w:val="00D101EF"/>
    <w:rsid w:val="00D1067B"/>
    <w:rsid w:val="00D12D71"/>
    <w:rsid w:val="00D135AB"/>
    <w:rsid w:val="00D14D52"/>
    <w:rsid w:val="00D17E79"/>
    <w:rsid w:val="00D21983"/>
    <w:rsid w:val="00D32535"/>
    <w:rsid w:val="00D34492"/>
    <w:rsid w:val="00D4104B"/>
    <w:rsid w:val="00D42B4A"/>
    <w:rsid w:val="00D516B2"/>
    <w:rsid w:val="00D52E56"/>
    <w:rsid w:val="00D57E55"/>
    <w:rsid w:val="00D80EBC"/>
    <w:rsid w:val="00D80FA9"/>
    <w:rsid w:val="00D8334B"/>
    <w:rsid w:val="00D84490"/>
    <w:rsid w:val="00D85E07"/>
    <w:rsid w:val="00D8724B"/>
    <w:rsid w:val="00DB1301"/>
    <w:rsid w:val="00DB342D"/>
    <w:rsid w:val="00DB65D1"/>
    <w:rsid w:val="00DC71DB"/>
    <w:rsid w:val="00DD13A6"/>
    <w:rsid w:val="00DF0654"/>
    <w:rsid w:val="00DF2670"/>
    <w:rsid w:val="00DF2730"/>
    <w:rsid w:val="00E07B96"/>
    <w:rsid w:val="00E174AC"/>
    <w:rsid w:val="00E211F5"/>
    <w:rsid w:val="00E241DC"/>
    <w:rsid w:val="00E26735"/>
    <w:rsid w:val="00E379A4"/>
    <w:rsid w:val="00E437CF"/>
    <w:rsid w:val="00E53472"/>
    <w:rsid w:val="00E53CAF"/>
    <w:rsid w:val="00E55504"/>
    <w:rsid w:val="00E56A42"/>
    <w:rsid w:val="00E611E9"/>
    <w:rsid w:val="00E647A0"/>
    <w:rsid w:val="00E6788D"/>
    <w:rsid w:val="00E806F5"/>
    <w:rsid w:val="00E813A3"/>
    <w:rsid w:val="00E86190"/>
    <w:rsid w:val="00E87018"/>
    <w:rsid w:val="00E87B28"/>
    <w:rsid w:val="00E91CD1"/>
    <w:rsid w:val="00E92EB4"/>
    <w:rsid w:val="00E963CE"/>
    <w:rsid w:val="00E96D12"/>
    <w:rsid w:val="00E97CB9"/>
    <w:rsid w:val="00EA118D"/>
    <w:rsid w:val="00EB3378"/>
    <w:rsid w:val="00EB3F6A"/>
    <w:rsid w:val="00EB54B5"/>
    <w:rsid w:val="00EC5732"/>
    <w:rsid w:val="00ED0A9E"/>
    <w:rsid w:val="00ED29CB"/>
    <w:rsid w:val="00ED44BA"/>
    <w:rsid w:val="00ED5E8E"/>
    <w:rsid w:val="00EE027D"/>
    <w:rsid w:val="00EE760E"/>
    <w:rsid w:val="00EF2715"/>
    <w:rsid w:val="00F041BA"/>
    <w:rsid w:val="00F04D88"/>
    <w:rsid w:val="00F060E9"/>
    <w:rsid w:val="00F07B06"/>
    <w:rsid w:val="00F10D23"/>
    <w:rsid w:val="00F12768"/>
    <w:rsid w:val="00F12AD3"/>
    <w:rsid w:val="00F143F5"/>
    <w:rsid w:val="00F1627D"/>
    <w:rsid w:val="00F20A80"/>
    <w:rsid w:val="00F3251E"/>
    <w:rsid w:val="00F32608"/>
    <w:rsid w:val="00F3776A"/>
    <w:rsid w:val="00F43DDE"/>
    <w:rsid w:val="00F51BA9"/>
    <w:rsid w:val="00F51F47"/>
    <w:rsid w:val="00F547F1"/>
    <w:rsid w:val="00F63CDB"/>
    <w:rsid w:val="00F66640"/>
    <w:rsid w:val="00F80E0D"/>
    <w:rsid w:val="00F84974"/>
    <w:rsid w:val="00F87022"/>
    <w:rsid w:val="00F90DC1"/>
    <w:rsid w:val="00F9351B"/>
    <w:rsid w:val="00F9738B"/>
    <w:rsid w:val="00FB14CB"/>
    <w:rsid w:val="00FC0273"/>
    <w:rsid w:val="00FC0C0F"/>
    <w:rsid w:val="00FC2DF0"/>
    <w:rsid w:val="00FC613E"/>
    <w:rsid w:val="00FD5831"/>
    <w:rsid w:val="00FD7CF9"/>
    <w:rsid w:val="00FF47B1"/>
    <w:rsid w:val="00FF5783"/>
    <w:rsid w:val="00FF6C39"/>
    <w:rsid w:val="0100D07F"/>
    <w:rsid w:val="012B7E23"/>
    <w:rsid w:val="01427B94"/>
    <w:rsid w:val="026E497E"/>
    <w:rsid w:val="0406F2B1"/>
    <w:rsid w:val="04EB9BAA"/>
    <w:rsid w:val="053C8DC2"/>
    <w:rsid w:val="05C072E5"/>
    <w:rsid w:val="061EE5CE"/>
    <w:rsid w:val="066636ED"/>
    <w:rsid w:val="0741BAA1"/>
    <w:rsid w:val="07BAB62F"/>
    <w:rsid w:val="08624999"/>
    <w:rsid w:val="08BDBA2B"/>
    <w:rsid w:val="0A795B63"/>
    <w:rsid w:val="0D003B5C"/>
    <w:rsid w:val="0F16BAD4"/>
    <w:rsid w:val="0F49A558"/>
    <w:rsid w:val="0F4CCC86"/>
    <w:rsid w:val="10E575B9"/>
    <w:rsid w:val="10E89CE7"/>
    <w:rsid w:val="1281461A"/>
    <w:rsid w:val="15075F5D"/>
    <w:rsid w:val="1522DC33"/>
    <w:rsid w:val="159010E4"/>
    <w:rsid w:val="161D075D"/>
    <w:rsid w:val="1685D88B"/>
    <w:rsid w:val="16AFD0FD"/>
    <w:rsid w:val="1754F7B4"/>
    <w:rsid w:val="18BBA766"/>
    <w:rsid w:val="194071AB"/>
    <w:rsid w:val="1A3663CD"/>
    <w:rsid w:val="1B897297"/>
    <w:rsid w:val="1D73FD00"/>
    <w:rsid w:val="1D8A9227"/>
    <w:rsid w:val="1DCB177C"/>
    <w:rsid w:val="1DE275A0"/>
    <w:rsid w:val="1E3E6500"/>
    <w:rsid w:val="1FAFCC66"/>
    <w:rsid w:val="20EF5200"/>
    <w:rsid w:val="21D3B298"/>
    <w:rsid w:val="21E019B6"/>
    <w:rsid w:val="22173CF7"/>
    <w:rsid w:val="22242253"/>
    <w:rsid w:val="2259356D"/>
    <w:rsid w:val="232923D0"/>
    <w:rsid w:val="23459D0C"/>
    <w:rsid w:val="248F4127"/>
    <w:rsid w:val="249E222A"/>
    <w:rsid w:val="26A9A53C"/>
    <w:rsid w:val="27623DE6"/>
    <w:rsid w:val="282F3618"/>
    <w:rsid w:val="29FC1AE8"/>
    <w:rsid w:val="2AE1B6B7"/>
    <w:rsid w:val="2AE79E71"/>
    <w:rsid w:val="2AF5D78B"/>
    <w:rsid w:val="2BDF0338"/>
    <w:rsid w:val="2DD61D48"/>
    <w:rsid w:val="2E9247A0"/>
    <w:rsid w:val="2F1C19A9"/>
    <w:rsid w:val="303ED86D"/>
    <w:rsid w:val="30508782"/>
    <w:rsid w:val="30587508"/>
    <w:rsid w:val="31EC57E3"/>
    <w:rsid w:val="348DB4EB"/>
    <w:rsid w:val="3601BA69"/>
    <w:rsid w:val="367267F9"/>
    <w:rsid w:val="36CA94C4"/>
    <w:rsid w:val="370C73D9"/>
    <w:rsid w:val="37408DCC"/>
    <w:rsid w:val="3757F389"/>
    <w:rsid w:val="38EEAB87"/>
    <w:rsid w:val="39AE4A8D"/>
    <w:rsid w:val="39FF574E"/>
    <w:rsid w:val="3AD2045E"/>
    <w:rsid w:val="3BB47562"/>
    <w:rsid w:val="3C5D9607"/>
    <w:rsid w:val="3D1A2DB7"/>
    <w:rsid w:val="3F2CDD4C"/>
    <w:rsid w:val="3FBD6A61"/>
    <w:rsid w:val="3FD06354"/>
    <w:rsid w:val="3FFE3DCC"/>
    <w:rsid w:val="413FE707"/>
    <w:rsid w:val="41E1021E"/>
    <w:rsid w:val="420D9061"/>
    <w:rsid w:val="4228454C"/>
    <w:rsid w:val="42870D7F"/>
    <w:rsid w:val="42F63EA0"/>
    <w:rsid w:val="4380C41B"/>
    <w:rsid w:val="43A63994"/>
    <w:rsid w:val="43A67A0B"/>
    <w:rsid w:val="44688134"/>
    <w:rsid w:val="45CC8256"/>
    <w:rsid w:val="45D7D81A"/>
    <w:rsid w:val="45EE95F0"/>
    <w:rsid w:val="4614B705"/>
    <w:rsid w:val="46223337"/>
    <w:rsid w:val="463AD933"/>
    <w:rsid w:val="46A53D34"/>
    <w:rsid w:val="46C7D927"/>
    <w:rsid w:val="46DE1ACD"/>
    <w:rsid w:val="49420DA2"/>
    <w:rsid w:val="4962903A"/>
    <w:rsid w:val="49AAD572"/>
    <w:rsid w:val="4AF457DF"/>
    <w:rsid w:val="4B409B22"/>
    <w:rsid w:val="4D3433F4"/>
    <w:rsid w:val="4D45AE2A"/>
    <w:rsid w:val="4EB5970F"/>
    <w:rsid w:val="4F3CC75C"/>
    <w:rsid w:val="515F5732"/>
    <w:rsid w:val="5212BFAD"/>
    <w:rsid w:val="52E52664"/>
    <w:rsid w:val="53A37578"/>
    <w:rsid w:val="5438D9F1"/>
    <w:rsid w:val="54AAEF1D"/>
    <w:rsid w:val="57608C97"/>
    <w:rsid w:val="5774762B"/>
    <w:rsid w:val="58BC1B45"/>
    <w:rsid w:val="58C60D3E"/>
    <w:rsid w:val="595140BA"/>
    <w:rsid w:val="5B188E3D"/>
    <w:rsid w:val="5D151945"/>
    <w:rsid w:val="5D37D7FE"/>
    <w:rsid w:val="5DC7BB1E"/>
    <w:rsid w:val="5E27D90B"/>
    <w:rsid w:val="5E6879DC"/>
    <w:rsid w:val="5F1409FE"/>
    <w:rsid w:val="606F78C0"/>
    <w:rsid w:val="60D920B7"/>
    <w:rsid w:val="612F02EE"/>
    <w:rsid w:val="61757AFC"/>
    <w:rsid w:val="620B4921"/>
    <w:rsid w:val="62AAAE4B"/>
    <w:rsid w:val="62C261FF"/>
    <w:rsid w:val="63342658"/>
    <w:rsid w:val="63C11CD1"/>
    <w:rsid w:val="63C2EF9E"/>
    <w:rsid w:val="643043B2"/>
    <w:rsid w:val="6465318A"/>
    <w:rsid w:val="64971A8F"/>
    <w:rsid w:val="64BEBE7C"/>
    <w:rsid w:val="64E63EB0"/>
    <w:rsid w:val="6542E9E3"/>
    <w:rsid w:val="65C26DF6"/>
    <w:rsid w:val="65F20F86"/>
    <w:rsid w:val="666768FE"/>
    <w:rsid w:val="666FB38E"/>
    <w:rsid w:val="66A65482"/>
    <w:rsid w:val="66ADA113"/>
    <w:rsid w:val="675A84C2"/>
    <w:rsid w:val="67CD610C"/>
    <w:rsid w:val="6A1CED46"/>
    <w:rsid w:val="6AF4B7AD"/>
    <w:rsid w:val="6BB8BDA7"/>
    <w:rsid w:val="6BC51F58"/>
    <w:rsid w:val="6CAA19FA"/>
    <w:rsid w:val="6D09AFC2"/>
    <w:rsid w:val="6D53E1DA"/>
    <w:rsid w:val="6E776DB3"/>
    <w:rsid w:val="6EE9C512"/>
    <w:rsid w:val="6FB44F01"/>
    <w:rsid w:val="70125987"/>
    <w:rsid w:val="712DA350"/>
    <w:rsid w:val="7170D29C"/>
    <w:rsid w:val="722458E0"/>
    <w:rsid w:val="7306BEE6"/>
    <w:rsid w:val="74B9330C"/>
    <w:rsid w:val="7557E461"/>
    <w:rsid w:val="756F79F5"/>
    <w:rsid w:val="772D2BEE"/>
    <w:rsid w:val="7A7156FE"/>
    <w:rsid w:val="7C0D5C19"/>
    <w:rsid w:val="7DCF9433"/>
    <w:rsid w:val="7E272F86"/>
    <w:rsid w:val="7E65F309"/>
    <w:rsid w:val="7F023EFE"/>
    <w:rsid w:val="7F36A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9227D"/>
  <w15:chartTrackingRefBased/>
  <w15:docId w15:val="{06F4B0B2-9333-46BA-ACD9-2E3338148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2464"/>
  </w:style>
  <w:style w:type="paragraph" w:styleId="Ttulo1">
    <w:name w:val="heading 1"/>
    <w:basedOn w:val="Normal"/>
    <w:next w:val="Normal"/>
    <w:link w:val="Ttulo1Char"/>
    <w:rsid w:val="00012123"/>
    <w:pPr>
      <w:keepNext/>
      <w:spacing w:after="0" w:line="240" w:lineRule="auto"/>
      <w:jc w:val="both"/>
      <w:outlineLvl w:val="0"/>
    </w:pPr>
    <w:rPr>
      <w:rFonts w:ascii="Arial" w:eastAsia="Times New Roman" w:hAnsi="Arial" w:cs="Times New Roman"/>
      <w:b/>
      <w:sz w:val="24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B33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rsid w:val="003B3398"/>
    <w:rPr>
      <w:b/>
      <w:bCs/>
    </w:rPr>
  </w:style>
  <w:style w:type="character" w:styleId="nfase">
    <w:name w:val="Emphasis"/>
    <w:basedOn w:val="Fontepargpadro"/>
    <w:uiPriority w:val="20"/>
    <w:rsid w:val="003B3398"/>
    <w:rPr>
      <w:i/>
      <w:iCs/>
    </w:rPr>
  </w:style>
  <w:style w:type="character" w:styleId="Refdecomentrio">
    <w:name w:val="annotation reference"/>
    <w:uiPriority w:val="99"/>
    <w:rsid w:val="002D3FF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rsid w:val="002D3FF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x-none" w:eastAsia="x-none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2D3FF3"/>
    <w:rPr>
      <w:rFonts w:ascii="Verdana" w:eastAsia="Times New Roman" w:hAnsi="Verdana" w:cs="Times New Roman"/>
      <w:sz w:val="20"/>
      <w:szCs w:val="20"/>
      <w:lang w:val="x-none" w:eastAsia="x-non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04BD8"/>
    <w:pPr>
      <w:spacing w:after="160"/>
    </w:pPr>
    <w:rPr>
      <w:rFonts w:asciiTheme="minorHAnsi" w:eastAsiaTheme="minorHAnsi" w:hAnsiTheme="minorHAnsi" w:cstheme="minorBidi"/>
      <w:b/>
      <w:bCs/>
      <w:lang w:val="pt-BR" w:eastAsia="en-US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04BD8"/>
    <w:rPr>
      <w:rFonts w:ascii="Verdana" w:eastAsia="Times New Roman" w:hAnsi="Verdana" w:cs="Times New Roman"/>
      <w:b/>
      <w:bCs/>
      <w:sz w:val="20"/>
      <w:szCs w:val="20"/>
      <w:lang w:val="x-none" w:eastAsia="x-none"/>
    </w:rPr>
  </w:style>
  <w:style w:type="character" w:customStyle="1" w:styleId="cf01">
    <w:name w:val="cf01"/>
    <w:basedOn w:val="Fontepargpadro"/>
    <w:rsid w:val="00354AA2"/>
    <w:rPr>
      <w:rFonts w:ascii="Segoe UI" w:hAnsi="Segoe UI" w:cs="Segoe UI" w:hint="default"/>
      <w:sz w:val="18"/>
      <w:szCs w:val="18"/>
    </w:rPr>
  </w:style>
  <w:style w:type="character" w:customStyle="1" w:styleId="normaltextrun">
    <w:name w:val="normaltextrun"/>
    <w:basedOn w:val="Fontepargpadro"/>
    <w:rsid w:val="00661CF3"/>
  </w:style>
  <w:style w:type="character" w:customStyle="1" w:styleId="eop">
    <w:name w:val="eop"/>
    <w:basedOn w:val="Fontepargpadro"/>
    <w:rsid w:val="00661CF3"/>
  </w:style>
  <w:style w:type="paragraph" w:customStyle="1" w:styleId="paragraph">
    <w:name w:val="paragraph"/>
    <w:basedOn w:val="Normal"/>
    <w:rsid w:val="004721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rsid w:val="00012123"/>
    <w:rPr>
      <w:rFonts w:ascii="Arial" w:eastAsia="Times New Roman" w:hAnsi="Arial" w:cs="Times New Roman"/>
      <w:b/>
      <w:sz w:val="24"/>
      <w:szCs w:val="20"/>
      <w:lang w:eastAsia="pt-BR"/>
    </w:rPr>
  </w:style>
  <w:style w:type="character" w:styleId="Hyperlink">
    <w:name w:val="Hyperlink"/>
    <w:uiPriority w:val="99"/>
    <w:unhideWhenUsed/>
    <w:rsid w:val="00012123"/>
    <w:rPr>
      <w:color w:val="0000FF"/>
      <w:u w:val="single"/>
    </w:rPr>
  </w:style>
  <w:style w:type="character" w:customStyle="1" w:styleId="cf11">
    <w:name w:val="cf11"/>
    <w:basedOn w:val="Fontepargpadro"/>
    <w:rsid w:val="005B7851"/>
    <w:rPr>
      <w:rFonts w:ascii="Segoe UI" w:hAnsi="Segoe UI" w:cs="Segoe UI" w:hint="default"/>
      <w:b/>
      <w:bCs/>
      <w:sz w:val="18"/>
      <w:szCs w:val="18"/>
    </w:rPr>
  </w:style>
  <w:style w:type="character" w:styleId="MenoPendente">
    <w:name w:val="Unresolved Mention"/>
    <w:basedOn w:val="Fontepargpadro"/>
    <w:uiPriority w:val="99"/>
    <w:semiHidden/>
    <w:unhideWhenUsed/>
    <w:rsid w:val="00485185"/>
    <w:rPr>
      <w:color w:val="605E5C"/>
      <w:shd w:val="clear" w:color="auto" w:fill="E1DFDD"/>
    </w:rPr>
  </w:style>
  <w:style w:type="paragraph" w:styleId="SemEspaamento">
    <w:name w:val="No Spacing"/>
    <w:uiPriority w:val="1"/>
    <w:pPr>
      <w:spacing w:after="0" w:line="240" w:lineRule="auto"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bealho">
    <w:name w:val="header"/>
    <w:basedOn w:val="Normal"/>
    <w:link w:val="CabealhoChar"/>
    <w:uiPriority w:val="99"/>
    <w:unhideWhenUsed/>
    <w:rsid w:val="003A42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A42DE"/>
  </w:style>
  <w:style w:type="paragraph" w:styleId="Rodap">
    <w:name w:val="footer"/>
    <w:basedOn w:val="Normal"/>
    <w:link w:val="RodapChar"/>
    <w:uiPriority w:val="99"/>
    <w:unhideWhenUsed/>
    <w:rsid w:val="003A42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A42DE"/>
  </w:style>
  <w:style w:type="paragraph" w:styleId="Citao">
    <w:name w:val="Quote"/>
    <w:next w:val="Normal"/>
    <w:link w:val="CitaoChar"/>
    <w:autoRedefine/>
    <w:uiPriority w:val="29"/>
    <w:qFormat/>
    <w:rsid w:val="00770E7F"/>
    <w:pPr>
      <w:suppressAutoHyphens/>
      <w:spacing w:before="120" w:after="120" w:line="240" w:lineRule="auto"/>
      <w:ind w:left="2268" w:firstLine="1134"/>
      <w:textboxTightWrap w:val="allLines"/>
    </w:pPr>
    <w:rPr>
      <w:rFonts w:ascii="Arial" w:eastAsia="Times New Roman" w:hAnsi="Arial" w:cs="Verdana"/>
      <w:i/>
      <w:iCs/>
      <w:sz w:val="26"/>
      <w:szCs w:val="24"/>
      <w:lang w:eastAsia="zh-CN"/>
    </w:rPr>
  </w:style>
  <w:style w:type="character" w:customStyle="1" w:styleId="CitaoChar">
    <w:name w:val="Citação Char"/>
    <w:basedOn w:val="Fontepargpadro"/>
    <w:link w:val="Citao"/>
    <w:uiPriority w:val="29"/>
    <w:rsid w:val="00770E7F"/>
    <w:rPr>
      <w:rFonts w:ascii="Arial" w:eastAsia="Times New Roman" w:hAnsi="Arial" w:cs="Verdana"/>
      <w:i/>
      <w:iCs/>
      <w:sz w:val="26"/>
      <w:szCs w:val="24"/>
      <w:lang w:eastAsia="zh-CN"/>
    </w:rPr>
  </w:style>
  <w:style w:type="character" w:styleId="TextodoEspaoReservado">
    <w:name w:val="Placeholder Text"/>
    <w:basedOn w:val="Fontepargpadro"/>
    <w:uiPriority w:val="99"/>
    <w:semiHidden/>
    <w:rsid w:val="00770E7F"/>
    <w:rPr>
      <w:color w:val="808080"/>
    </w:rPr>
  </w:style>
  <w:style w:type="paragraph" w:customStyle="1" w:styleId="Ttulos">
    <w:name w:val="Títulos"/>
    <w:basedOn w:val="Citao"/>
    <w:link w:val="TtulosChar"/>
    <w:qFormat/>
    <w:rsid w:val="002D127E"/>
    <w:pPr>
      <w:suppressAutoHyphens w:val="0"/>
      <w:spacing w:line="360" w:lineRule="auto"/>
      <w:ind w:left="0" w:firstLine="0"/>
      <w:jc w:val="center"/>
    </w:pPr>
    <w:rPr>
      <w:b/>
      <w:i w:val="0"/>
      <w:caps/>
      <w:sz w:val="28"/>
    </w:rPr>
  </w:style>
  <w:style w:type="character" w:customStyle="1" w:styleId="TtulosChar">
    <w:name w:val="Títulos Char"/>
    <w:basedOn w:val="CitaoChar"/>
    <w:link w:val="Ttulos"/>
    <w:rsid w:val="002D127E"/>
    <w:rPr>
      <w:rFonts w:ascii="Arial" w:eastAsia="Times New Roman" w:hAnsi="Arial" w:cs="Verdana"/>
      <w:b/>
      <w:i w:val="0"/>
      <w:iCs/>
      <w:caps/>
      <w:sz w:val="28"/>
      <w:szCs w:val="24"/>
      <w:lang w:eastAsia="zh-CN"/>
    </w:rPr>
  </w:style>
  <w:style w:type="paragraph" w:styleId="PargrafodaLista">
    <w:name w:val="List Paragraph"/>
    <w:basedOn w:val="Normal"/>
    <w:uiPriority w:val="34"/>
    <w:rsid w:val="003624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23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1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7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87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3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2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56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0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93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1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05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01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9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0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67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4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9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80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8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07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4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42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8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76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9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0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8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8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63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3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0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4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16594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20910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commentsExtended" Target="commentsExtended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comments" Target="comment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microsoft.com/office/2018/08/relationships/commentsExtensible" Target="commentsExtensible.xml"/><Relationship Id="rId10" Type="http://schemas.openxmlformats.org/officeDocument/2006/relationships/endnotes" Target="end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6/09/relationships/commentsIds" Target="commentsIds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3B9A70FAF5543A087E733AB63B30A0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14F65E8-C399-4C8E-BC7F-2966884BFEFF}"/>
      </w:docPartPr>
      <w:docPartBody>
        <w:p w:rsidR="001E2AC0" w:rsidRDefault="00730800" w:rsidP="00730800">
          <w:pPr>
            <w:pStyle w:val="A3B9A70FAF5543A087E733AB63B30A08"/>
          </w:pPr>
          <w:r w:rsidRPr="002A0A13">
            <w:rPr>
              <w:rStyle w:val="TextodoEspaoReservado"/>
            </w:rPr>
            <w:t>Escolher um item.</w:t>
          </w:r>
        </w:p>
      </w:docPartBody>
    </w:docPart>
    <w:docPart>
      <w:docPartPr>
        <w:name w:val="3FA3A92DAD524C3DB57C04BE729E38D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17B19AF-A578-4884-9B15-8D4A496A7F29}"/>
      </w:docPartPr>
      <w:docPartBody>
        <w:p w:rsidR="001E2AC0" w:rsidRDefault="00465A25" w:rsidP="00465A25">
          <w:pPr>
            <w:pStyle w:val="3FA3A92DAD524C3DB57C04BE729E38DD2"/>
          </w:pPr>
          <w:r w:rsidRPr="009F36E1">
            <w:rPr>
              <w:rStyle w:val="TextodoEspaoReservado"/>
              <w:sz w:val="28"/>
              <w:szCs w:val="28"/>
            </w:rPr>
            <w:t>Escolher um item.</w:t>
          </w:r>
        </w:p>
      </w:docPartBody>
    </w:docPart>
    <w:docPart>
      <w:docPartPr>
        <w:name w:val="D299773260594DFB838BAFD35996AEE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FEE6B4F-FF6D-41FF-B751-ECEBF2968244}"/>
      </w:docPartPr>
      <w:docPartBody>
        <w:p w:rsidR="001E2AC0" w:rsidRDefault="00465A25" w:rsidP="00465A25">
          <w:pPr>
            <w:pStyle w:val="D299773260594DFB838BAFD35996AEEF1"/>
          </w:pPr>
          <w:r>
            <w:rPr>
              <w:rFonts w:cs="Arial"/>
            </w:rPr>
            <w:t>Escolher um item</w:t>
          </w:r>
        </w:p>
      </w:docPartBody>
    </w:docPart>
    <w:docPart>
      <w:docPartPr>
        <w:name w:val="7AA328237CE04ECF8850841618042D0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2FF1C29-185C-4C34-B1DE-88E8F079CF7E}"/>
      </w:docPartPr>
      <w:docPartBody>
        <w:p w:rsidR="001E2AC0" w:rsidRDefault="00465A25" w:rsidP="00465A25">
          <w:pPr>
            <w:pStyle w:val="7AA328237CE04ECF8850841618042D0C1"/>
          </w:pPr>
          <w:r>
            <w:rPr>
              <w:rFonts w:cs="Arial"/>
            </w:rPr>
            <w:t>Escolher um item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800"/>
    <w:rsid w:val="00015EBA"/>
    <w:rsid w:val="00033421"/>
    <w:rsid w:val="00071794"/>
    <w:rsid w:val="0012395D"/>
    <w:rsid w:val="001E2AC0"/>
    <w:rsid w:val="00277029"/>
    <w:rsid w:val="002F13AB"/>
    <w:rsid w:val="0036240A"/>
    <w:rsid w:val="003B38E0"/>
    <w:rsid w:val="004214D0"/>
    <w:rsid w:val="00465A25"/>
    <w:rsid w:val="004C591E"/>
    <w:rsid w:val="00515BDF"/>
    <w:rsid w:val="00617896"/>
    <w:rsid w:val="006A0A2F"/>
    <w:rsid w:val="00730800"/>
    <w:rsid w:val="0077693D"/>
    <w:rsid w:val="007B394C"/>
    <w:rsid w:val="007D5396"/>
    <w:rsid w:val="007E66CB"/>
    <w:rsid w:val="008C4978"/>
    <w:rsid w:val="00962A91"/>
    <w:rsid w:val="009A37F4"/>
    <w:rsid w:val="00AA3420"/>
    <w:rsid w:val="00C0615A"/>
    <w:rsid w:val="00D32535"/>
    <w:rsid w:val="00DF51C9"/>
    <w:rsid w:val="00E87B28"/>
    <w:rsid w:val="00EC67D5"/>
    <w:rsid w:val="00F30135"/>
    <w:rsid w:val="00F45935"/>
    <w:rsid w:val="00F80E0D"/>
    <w:rsid w:val="00FF5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5A25"/>
    <w:rPr>
      <w:color w:val="808080"/>
    </w:rPr>
  </w:style>
  <w:style w:type="paragraph" w:customStyle="1" w:styleId="D299773260594DFB838BAFD35996AEEF1">
    <w:name w:val="D299773260594DFB838BAFD35996AEEF1"/>
    <w:rsid w:val="00465A25"/>
    <w:rPr>
      <w:rFonts w:eastAsiaTheme="minorHAnsi"/>
      <w:lang w:eastAsia="en-US"/>
    </w:rPr>
  </w:style>
  <w:style w:type="paragraph" w:customStyle="1" w:styleId="7AA328237CE04ECF8850841618042D0C1">
    <w:name w:val="7AA328237CE04ECF8850841618042D0C1"/>
    <w:rsid w:val="00465A25"/>
    <w:rPr>
      <w:rFonts w:eastAsiaTheme="minorHAnsi"/>
      <w:lang w:eastAsia="en-US"/>
    </w:rPr>
  </w:style>
  <w:style w:type="paragraph" w:customStyle="1" w:styleId="3FA3A92DAD524C3DB57C04BE729E38DD2">
    <w:name w:val="3FA3A92DAD524C3DB57C04BE729E38DD2"/>
    <w:rsid w:val="00465A25"/>
    <w:pPr>
      <w:suppressAutoHyphens/>
      <w:spacing w:before="120" w:after="120" w:line="240" w:lineRule="auto"/>
      <w:ind w:left="2268" w:firstLine="1134"/>
      <w:textboxTightWrap w:val="allLines"/>
    </w:pPr>
    <w:rPr>
      <w:rFonts w:ascii="Arial" w:eastAsia="Times New Roman" w:hAnsi="Arial" w:cs="Verdana"/>
      <w:i/>
      <w:iCs/>
      <w:sz w:val="26"/>
      <w:szCs w:val="24"/>
      <w:lang w:eastAsia="zh-CN"/>
    </w:rPr>
  </w:style>
  <w:style w:type="paragraph" w:customStyle="1" w:styleId="A3B9A70FAF5543A087E733AB63B30A08">
    <w:name w:val="A3B9A70FAF5543A087E733AB63B30A08"/>
    <w:rsid w:val="0073080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D8446F430C8754BA55C94BD5B7A1A3F" ma:contentTypeVersion="10" ma:contentTypeDescription="Crie um novo documento." ma:contentTypeScope="" ma:versionID="2465e9b32c168538d9207cbcc35d84bb">
  <xsd:schema xmlns:xsd="http://www.w3.org/2001/XMLSchema" xmlns:xs="http://www.w3.org/2001/XMLSchema" xmlns:p="http://schemas.microsoft.com/office/2006/metadata/properties" xmlns:ns2="a1502e98-a051-4393-a021-de8709fd5dbd" xmlns:ns3="2aabb5b7-11a6-4edb-b82f-e91ec49f15ec" targetNamespace="http://schemas.microsoft.com/office/2006/metadata/properties" ma:root="true" ma:fieldsID="9b77972753d451347333962a9f4b269c" ns2:_="" ns3:_="">
    <xsd:import namespace="a1502e98-a051-4393-a021-de8709fd5dbd"/>
    <xsd:import namespace="2aabb5b7-11a6-4edb-b82f-e91ec49f15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502e98-a051-4393-a021-de8709fd5d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Flow_SignoffStatus" ma:index="17" nillable="true" ma:displayName="Status de liberação" ma:internalName="Status_x0020_de_x0020_libera_x00e7__x00e3_o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abb5b7-11a6-4edb-b82f-e91ec49f15e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a1502e98-a051-4393-a021-de8709fd5dbd" xsi:nil="true"/>
  </documentManagement>
</p:properties>
</file>

<file path=customXml/itemProps1.xml><?xml version="1.0" encoding="utf-8"?>
<ds:datastoreItem xmlns:ds="http://schemas.openxmlformats.org/officeDocument/2006/customXml" ds:itemID="{8698B7F2-438F-4346-AAA8-B30D71006AE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1A9E5D0-A3D8-4790-8723-0FA0CF95C0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502e98-a051-4393-a021-de8709fd5dbd"/>
    <ds:schemaRef ds:uri="2aabb5b7-11a6-4edb-b82f-e91ec49f15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B9AF54F-1999-40A9-B4B1-7518FEBEDD2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77EA40C-5804-4EEE-9895-1C1C7F48547D}">
  <ds:schemaRefs>
    <ds:schemaRef ds:uri="http://schemas.microsoft.com/office/2006/metadata/properties"/>
    <ds:schemaRef ds:uri="http://schemas.microsoft.com/office/infopath/2007/PartnerControls"/>
    <ds:schemaRef ds:uri="a1502e98-a051-4393-a021-de8709fd5d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23</Pages>
  <Words>5495</Words>
  <Characters>29675</Characters>
  <Application>Microsoft Office Word</Application>
  <DocSecurity>0</DocSecurity>
  <Lines>247</Lines>
  <Paragraphs>70</Paragraphs>
  <ScaleCrop>false</ScaleCrop>
  <Company/>
  <LinksUpToDate>false</LinksUpToDate>
  <CharactersWithSpaces>35100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 BARÃO</dc:creator>
  <cp:keywords/>
  <dc:description/>
  <cp:lastModifiedBy>Marcos Dwayne Saraiva Costa - GDSXSR</cp:lastModifiedBy>
  <cp:revision>75</cp:revision>
  <dcterms:created xsi:type="dcterms:W3CDTF">2026-10-06T21:51:00Z</dcterms:created>
  <dcterms:modified xsi:type="dcterms:W3CDTF">2026-10-30T16:08:00Z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0x0101007D8446F430C8754BA55C94BD5B7A1A3F</vt:lpwstr>
  </property>
  <property fmtid="{D5CDD505-2E9C-101B-9397-08002B2CF9AE}" pid="3" name="MediaServiceImageTags">
    <vt:lpwstr/>
  </property>
  <property fmtid="{D5CDD505-2E9C-101B-9397-08002B2CF9AE}" pid="4" name="docLang">
    <vt:lpwstr>pt</vt:lpwstr>
  </property>
</Properties>
</file>