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Pr="62C261FF">
              <w:rPr>
                <w:rStyle w:val="Refdecomentrio"/>
                <w:rFonts w:ascii="Calibri" w:hAnsi="Calibri" w:cs="Calibri"/>
                <w:color w:val="595959" w:themeColor="text1" w:themeTint="A6"/>
                <w:sz w:val="20"/>
                <w:szCs w:val="20"/>
              </w:rPr>
              <w:commentReference w:id="1"/>
            </w:r>
            <w:commentRangeEnd w:id="2"/>
            <w:r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495045">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737D8E02" w:rsidR="00770E7F" w:rsidRPr="009F36E1" w:rsidRDefault="008F2508">
            <w:pPr>
              <w:ind w:right="-675"/>
              <w:rPr>
                <w:rFonts w:ascii="Arial" w:hAnsi="Arial" w:cs="Arial"/>
                <w:sz w:val="28"/>
                <w:szCs w:val="28"/>
              </w:rPr>
            </w:pPr>
            <w:r w:rsidRPr="008F2508">
              <w:rPr>
                <w:rFonts w:ascii="Arial" w:hAnsi="Arial" w:cs="Arial"/>
                <w:sz w:val="28"/>
                <w:szCs w:val="28"/>
              </w:rPr>
              <w:t>0711376-49.2023.8.07.0006</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495045">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11599CC9" w:rsidR="00770E7F" w:rsidRPr="009F36E1" w:rsidRDefault="008F2508">
            <w:pPr>
              <w:rPr>
                <w:rFonts w:ascii="Arial" w:hAnsi="Arial" w:cs="Arial"/>
                <w:sz w:val="28"/>
                <w:szCs w:val="28"/>
              </w:rPr>
            </w:pPr>
            <w:r w:rsidRPr="008F2508">
              <w:rPr>
                <w:rFonts w:ascii="Arial" w:hAnsi="Arial" w:cs="Arial"/>
                <w:sz w:val="28"/>
                <w:szCs w:val="28"/>
              </w:rPr>
              <w:t>PATRICIA GOMES CARDOSO</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495045"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69991EC1" w:rsidR="00770E7F" w:rsidRPr="009F36E1" w:rsidRDefault="008F2508">
            <w:pPr>
              <w:ind w:right="-74"/>
              <w:rPr>
                <w:rFonts w:ascii="Arial" w:hAnsi="Arial" w:cs="Arial"/>
                <w:sz w:val="28"/>
                <w:szCs w:val="28"/>
              </w:rPr>
            </w:pPr>
            <w:r w:rsidRPr="008F2508">
              <w:rPr>
                <w:rFonts w:ascii="Arial" w:hAnsi="Arial" w:cs="Arial"/>
                <w:sz w:val="28"/>
                <w:szCs w:val="28"/>
              </w:rPr>
              <w:t>MARCELO JOSE BATISTA</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7777777" w:rsidR="00886ABA" w:rsidRPr="007E1C8C" w:rsidRDefault="00886ABA" w:rsidP="00886ABA">
      <w:pPr>
        <w:spacing w:after="0" w:line="360" w:lineRule="auto"/>
        <w:jc w:val="left"/>
        <w:rPr>
          <w:rFonts w:ascii="Arial" w:hAnsi="Arial" w:cs="Arial"/>
          <w:b/>
          <w:bCs/>
          <w:sz w:val="28"/>
          <w:szCs w:val="28"/>
        </w:rPr>
        <w:pPrChange w:id="1004" w:author="Assessor GDSXSR" w:date="2026-10-31T00:07:38Z">
          <w:pPr>
            <w:spacing w:after="0" w:line="360" w:lineRule="auto"/>
            <w:jc w:val="center"/>
          </w:pPr>
        </w:pPrChange>
      </w:pPr>
      <w:commentRangeStart w:id="3"/>
      <w:commentRangeStart w:id="4"/>
      <w:r w:rsidRPr="45CC8256">
        <w:rPr>
          <w:rFonts w:ascii="Arial" w:hAnsi="Arial" w:cs="Arial"/>
          <w:b/>
          <w:bCs/>
          <w:sz w:val="28"/>
          <w:szCs w:val="28"/>
        </w:rPr>
        <w:t>EMENTA</w:t>
      </w:r>
      <w:commentRangeEnd w:id="3"/>
      <w:r w:rsidR="00E94A47" w:rsidRPr="007E1C8C">
        <w:rPr>
          <w:rStyle w:val="Refdecomentrio"/>
          <w:rFonts w:ascii="Arial" w:hAnsi="Arial" w:cs="Arial"/>
          <w:b/>
          <w:bCs/>
          <w:sz w:val="28"/>
          <w:szCs w:val="28"/>
        </w:rPr>
        <w:commentReference w:id="3"/>
      </w:r>
      <w:commentRangeEnd w:id="4"/>
      <w:r>
        <w:rPr>
          <w:rStyle w:val="CommentReference"/>
        </w:rPr>
        <w:commentReference w:id="4"/>
      </w:r>
    </w:p>
    <w:p w14:paraId="06BF179A" w14:textId="77777777" w:rsidR="00886ABA" w:rsidRDefault="00886ABA" w:rsidP="00886ABA">
      <w:pPr>
        <w:spacing w:after="0" w:line="360" w:lineRule="auto"/>
        <w:jc w:val="both"/>
        <w:rPr>
          <w:rFonts w:ascii="Arial" w:hAnsi="Arial" w:cs="Arial"/>
          <w:sz w:val="28"/>
          <w:szCs w:val="28"/>
        </w:rPr>
      </w:pPr>
    </w:p>
    <w:p w14:paraId="3D264064" w14:textId="3F99DAEC" w:rsidR="00B46036" w:rsidRDefault="3D7F9686" w:rsidP="00886ABA">
      <w:pPr>
        <w:spacing w:after="0" w:line="360" w:lineRule="auto"/>
        <w:jc w:val="both"/>
        <w:rPr>
          <w:rFonts w:ascii="Arial" w:hAnsi="Arial" w:cs="Arial"/>
          <w:sz w:val="28"/>
          <w:szCs w:val="28"/>
        </w:rPr>
      </w:pPr>
      <w:commentRangeStart w:id="5"/>
      <w:r>
        <w:rPr>
          <w:rFonts w:ascii="Arial" w:hAnsi="Arial" w:cs="Arial"/>
          <w:sz w:val="28"/>
          <w:szCs w:val="28"/>
        </w:rPr>
        <w:t xml:space="preserve">APELAÇÃO CÍVEL. DIREITO CIVIL E PROCESSUAL CIVIL. AÇÃO DE DESPEJO POR FALTA DE PAGAMENTO CUMULADA COM COBRANÇA. </w:t>
      </w:r>
      <w:del w:id="1005" w:author="Assessor GDSXSR" w:date="2026-10-31T00:07:38Z">
        <w:r>
          <w:rPr>
            <w:rFonts w:ascii="Arial" w:hAnsi="Arial" w:cs="Arial"/>
            <w:sz w:val="28"/>
            <w:szCs w:val="28"/>
          </w:rPr>
          <w:delText xml:space="preserve">LOCAÇÃO RESIDENCIAL. </w:delText>
        </w:r>
      </w:del>
      <w:r>
        <w:rPr>
          <w:rFonts w:ascii="Arial" w:hAnsi="Arial" w:cs="Arial"/>
          <w:sz w:val="28"/>
          <w:szCs w:val="28"/>
        </w:rPr>
        <w:t xml:space="preserve">LEGITIMIDADE ATIVA DO LOCADOR NÃO PROPRIETÁRIO</w:t>
      </w:r>
      <w:del w:id="1006" w:author="Assessor GDSXSR" w:date="2026-10-31T00:07:38Z">
        <w:r>
          <w:rPr>
            <w:rFonts w:ascii="Arial" w:hAnsi="Arial" w:cs="Arial"/>
            <w:sz w:val="28"/>
            <w:szCs w:val="28"/>
          </w:rPr>
          <w:delText xml:space="preserve">. RELAÇÃO OBRIGACIONAL</w:delText>
        </w:r>
      </w:del>
      <w:r>
        <w:rPr>
          <w:rFonts w:ascii="Arial" w:hAnsi="Arial" w:cs="Arial"/>
          <w:sz w:val="28"/>
          <w:szCs w:val="28"/>
        </w:rPr>
        <w:t xml:space="preserve">. DESPESAS DE ÁGUA E ESGOTO. LITISCONSÓRCIO PASSIVO COM A CONCESSIONÁRIA. DESNECESSIDADE.</w:t>
      </w:r>
      <w:r>
        <w:rPr>
          <w:rFonts w:ascii="Arial" w:hAnsi="Arial" w:cs="Arial"/>
          <w:sz w:val="28"/>
          <w:szCs w:val="28"/>
        </w:rPr>
        <w:t xml:space="preserve"> PRELIMINAR </w:t>
      </w:r>
      <w:del w:id="1007" w:author="Assessor GDSXSR" w:date="2026-10-31T00:07:38Z">
        <w:r>
          <w:rPr>
            <w:rFonts w:ascii="Arial" w:hAnsi="Arial" w:cs="Arial"/>
            <w:sz w:val="28"/>
            <w:szCs w:val="28"/>
          </w:rPr>
          <w:delText xml:space="preserve">DE ILEGITIMIDADE ATIVA </w:delText>
        </w:r>
      </w:del>
      <w:r>
        <w:rPr>
          <w:rFonts w:ascii="Arial" w:hAnsi="Arial" w:cs="Arial"/>
          <w:sz w:val="28"/>
          <w:szCs w:val="28"/>
        </w:rPr>
        <w:t xml:space="preserve">REJEITADA. RECURSO NÃO PROVIDO.</w:t>
      </w:r>
      <w:commentRangeEnd w:id="5"/>
      <w:r>
        <w:rPr>
          <w:rStyle w:val="CommentReference"/>
        </w:rPr>
        <w:commentReference w:id="5"/>
      </w:r>
    </w:p>
    <w:p w14:paraId="515C6761" w14:textId="49D9A1F0"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0F6C53C" w14:textId="2AB4ACBE" w:rsidR="00886ABA" w:rsidRDefault="00B46036" w:rsidP="00886ABA">
      <w:pPr>
        <w:pStyle w:val="PargrafodaLista"/>
        <w:spacing w:after="0" w:line="360" w:lineRule="auto"/>
        <w:ind w:left="0"/>
        <w:jc w:val="both"/>
        <w:rPr>
          <w:rFonts w:ascii="Arial" w:hAnsi="Arial" w:cs="Arial"/>
          <w:sz w:val="28"/>
          <w:szCs w:val="28"/>
        </w:rPr>
      </w:pPr>
      <w:commentRangeStart w:id="6"/>
      <w:r>
        <w:rPr>
          <w:rFonts w:ascii="Arial" w:hAnsi="Arial" w:cs="Arial"/>
          <w:sz w:val="28"/>
          <w:szCs w:val="28"/>
        </w:rPr>
        <w:t xml:space="preserve">1. </w:t>
      </w:r>
      <w:r>
        <w:rPr>
          <w:rFonts w:ascii="Arial" w:hAnsi="Arial" w:cs="Arial"/>
          <w:sz w:val="28"/>
          <w:szCs w:val="28"/>
        </w:rPr>
        <w:t xml:space="preserve">Ação de despejo por falta de pagamento cumulada com cobrança </w:t>
      </w:r>
      <w:del w:id="1008" w:author="Assessor GDSXSR" w:date="2026-10-31T00:07:38Z">
        <w:r>
          <w:rPr>
            <w:rFonts w:ascii="Arial" w:hAnsi="Arial" w:cs="Arial"/>
            <w:sz w:val="28"/>
            <w:szCs w:val="28"/>
          </w:rPr>
          <w:delText xml:space="preserve">ajuizada por pessoa natural contra pessoa natural, fundada em contrato </w:delText>
        </w:r>
      </w:del>
      <w:r>
        <w:rPr>
          <w:rFonts w:ascii="Arial" w:hAnsi="Arial" w:cs="Arial"/>
          <w:sz w:val="28"/>
          <w:szCs w:val="28"/>
        </w:rPr>
        <w:t xml:space="preserve">de</w:t>
      </w:r>
      <w:del w:id="1009" w:author="Assessor GDSXSR" w:date="2026-10-31T00:07:38Z">
        <w:r>
          <w:rPr>
            <w:rFonts w:ascii="Arial" w:hAnsi="Arial" w:cs="Arial"/>
            <w:sz w:val="28"/>
            <w:szCs w:val="28"/>
          </w:rPr>
          <w:delText xml:space="preserve"> locação residencial celebrado em 09/04/2020, com aluguel mensal de R$ 600,00, para rescindir o vínculo e cobrar</w:delText>
        </w:r>
      </w:del>
      <w:r>
        <w:rPr>
          <w:rFonts w:ascii="Arial" w:hAnsi="Arial" w:cs="Arial"/>
          <w:sz w:val="28"/>
          <w:szCs w:val="28"/>
        </w:rPr>
        <w:t xml:space="preserve"> aluguéis e despesas de água e esgoto</w:t>
      </w:r>
      <w:ins w:id="1010" w:author="Assessor GDSXSR" w:date="2026-10-31T00:07:38Z">
        <w:r>
          <w:rPr>
            <w:rFonts w:ascii="Arial" w:hAnsi="Arial" w:cs="Arial"/>
            <w:color w:val="808080"/>
            <w:sz w:val="28"/>
            <w:szCs w:val="28"/>
          </w:rPr>
          <w:t xml:space="preserve">,</w:t>
        </w:r>
      </w:ins>
      <w:r>
        <w:rPr>
          <w:rFonts w:ascii="Arial" w:hAnsi="Arial" w:cs="Arial"/>
          <w:sz w:val="28"/>
          <w:szCs w:val="28"/>
        </w:rPr>
        <w:t xml:space="preserve"> </w:t>
      </w:r>
      <w:del w:id="1011" w:author="Assessor GDSXSR" w:date="2026-10-31T00:07:38Z">
        <w:r>
          <w:rPr>
            <w:rFonts w:ascii="Arial" w:hAnsi="Arial" w:cs="Arial"/>
            <w:sz w:val="28"/>
            <w:szCs w:val="28"/>
          </w:rPr>
          <w:delText xml:space="preserve">relativos</w:delText>
        </w:r>
      </w:del>
      <w:ins w:id="1012" w:author="Assessor GDSXSR" w:date="2026-10-31T00:07:38Z">
        <w:r>
          <w:rPr>
            <w:rFonts w:ascii="Arial" w:hAnsi="Arial" w:cs="Arial"/>
            <w:color w:val="808080"/>
            <w:sz w:val="28"/>
            <w:szCs w:val="28"/>
          </w:rPr>
          <w:t xml:space="preserve">ajuizada</w:t>
        </w:r>
      </w:ins>
      <w:r>
        <w:rPr>
          <w:rFonts w:ascii="Arial" w:hAnsi="Arial" w:cs="Arial"/>
          <w:sz w:val="28"/>
          <w:szCs w:val="28"/>
        </w:rPr>
        <w:t xml:space="preserve"> </w:t>
      </w:r>
      <w:del w:id="1013" w:author="Assessor GDSXSR" w:date="2026-10-31T00:07:38Z">
        <w:r>
          <w:rPr>
            <w:rFonts w:ascii="Arial" w:hAnsi="Arial" w:cs="Arial"/>
            <w:sz w:val="28"/>
            <w:szCs w:val="28"/>
          </w:rPr>
          <w:delText xml:space="preserve">à</w:delText>
        </w:r>
      </w:del>
      <w:ins w:id="1014" w:author="Assessor GDSXSR" w:date="2026-10-31T00:07:38Z">
        <w:r>
          <w:rPr>
            <w:rFonts w:ascii="Arial" w:hAnsi="Arial" w:cs="Arial"/>
            <w:color w:val="808080"/>
            <w:sz w:val="28"/>
            <w:szCs w:val="28"/>
          </w:rPr>
          <w:t xml:space="preserve">por</w:t>
        </w:r>
      </w:ins>
      <w:r>
        <w:rPr>
          <w:rFonts w:ascii="Arial" w:hAnsi="Arial" w:cs="Arial"/>
          <w:sz w:val="28"/>
          <w:szCs w:val="28"/>
        </w:rPr>
        <w:t xml:space="preserve"> </w:t>
      </w:r>
      <w:del w:id="1015" w:author="Assessor GDSXSR" w:date="2026-10-31T00:07:38Z">
        <w:r>
          <w:rPr>
            <w:rFonts w:ascii="Arial" w:hAnsi="Arial" w:cs="Arial"/>
            <w:sz w:val="28"/>
            <w:szCs w:val="28"/>
          </w:rPr>
          <w:delText xml:space="preserve">ocupação</w:delText>
        </w:r>
      </w:del>
      <w:ins w:id="1016" w:author="Assessor GDSXSR" w:date="2026-10-31T00:07:38Z">
        <w:r>
          <w:rPr>
            <w:rFonts w:ascii="Arial" w:hAnsi="Arial" w:cs="Arial"/>
            <w:color w:val="808080"/>
            <w:sz w:val="28"/>
            <w:szCs w:val="28"/>
          </w:rPr>
          <w:t xml:space="preserve">locador</w:t>
        </w:r>
      </w:ins>
      <w:r>
        <w:rPr>
          <w:rFonts w:ascii="Arial" w:hAnsi="Arial" w:cs="Arial"/>
          <w:sz w:val="28"/>
          <w:szCs w:val="28"/>
        </w:rPr>
        <w:t xml:space="preserve"> </w:t>
      </w:r>
      <w:del w:id="1017" w:author="Assessor GDSXSR" w:date="2026-10-31T00:07:38Z">
        <w:r>
          <w:rPr>
            <w:rFonts w:ascii="Arial" w:hAnsi="Arial" w:cs="Arial"/>
            <w:sz w:val="28"/>
            <w:szCs w:val="28"/>
          </w:rPr>
          <w:delText xml:space="preserve">do</w:delText>
        </w:r>
      </w:del>
      <w:ins w:id="1018" w:author="Assessor GDSXSR" w:date="2026-10-31T00:07:38Z">
        <w:r>
          <w:rPr>
            <w:rFonts w:ascii="Arial" w:hAnsi="Arial" w:cs="Arial"/>
            <w:color w:val="808080"/>
            <w:sz w:val="28"/>
            <w:szCs w:val="28"/>
          </w:rPr>
          <w:t xml:space="preserve">contra</w:t>
        </w:r>
      </w:ins>
      <w:r>
        <w:rPr>
          <w:rFonts w:ascii="Arial" w:hAnsi="Arial" w:cs="Arial"/>
          <w:sz w:val="28"/>
          <w:szCs w:val="28"/>
        </w:rPr>
        <w:t xml:space="preserve"> </w:t>
      </w:r>
      <w:del w:id="1019" w:author="Assessor GDSXSR" w:date="2026-10-31T00:07:38Z">
        <w:r>
          <w:rPr>
            <w:rFonts w:ascii="Arial" w:hAnsi="Arial" w:cs="Arial"/>
            <w:sz w:val="28"/>
            <w:szCs w:val="28"/>
          </w:rPr>
          <w:delText xml:space="preserve">imóvel</w:delText>
        </w:r>
      </w:del>
      <w:ins w:id="1020" w:author="Assessor GDSXSR" w:date="2026-10-31T00:07:38Z">
        <w:r>
          <w:rPr>
            <w:rFonts w:ascii="Arial" w:hAnsi="Arial" w:cs="Arial"/>
            <w:color w:val="808080"/>
            <w:sz w:val="28"/>
            <w:szCs w:val="28"/>
          </w:rPr>
          <w:t xml:space="preserve">locatária, com base em contrato de locação residencial (R$ 33</w:t>
        </w:r>
      </w:ins>
      <w:r>
        <w:rPr>
          <w:rFonts w:ascii="Arial" w:hAnsi="Arial" w:cs="Arial"/>
          <w:sz w:val="28"/>
          <w:szCs w:val="28"/>
        </w:rPr>
        <w:t xml:space="preserve">.</w:t>
      </w:r>
      <w:ins w:id="1021" w:author="Assessor GDSXSR" w:date="2026-10-31T00:07:38Z">
        <w:r>
          <w:rPr>
            <w:rFonts w:ascii="Arial" w:hAnsi="Arial" w:cs="Arial"/>
            <w:color w:val="808080"/>
            <w:sz w:val="28"/>
            <w:szCs w:val="28"/>
          </w:rPr>
          <w:t xml:space="preserve">308,07).</w:t>
        </w:r>
      </w:ins>
      <w:commentRangeEnd w:id="6"/>
      <w:r>
        <w:rPr>
          <w:rStyle w:val="CommentReference"/>
        </w:rPr>
        <w:commentReference w:id="6"/>
      </w:r>
    </w:p>
    <w:p w14:paraId="7A5E7795" w14:textId="6E9FD2B9"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2.</w:t>
      </w:r>
      <w:r>
        <w:rPr>
          <w:rFonts w:ascii="Arial" w:hAnsi="Arial" w:cs="Arial"/>
          <w:sz w:val="28"/>
          <w:szCs w:val="28"/>
        </w:rPr>
        <w:t xml:space="preserve"> </w:t>
      </w:r>
      <w:r>
        <w:rPr>
          <w:rFonts w:ascii="Arial" w:hAnsi="Arial" w:cs="Arial"/>
          <w:sz w:val="28"/>
          <w:szCs w:val="28"/>
        </w:rPr>
        <w:t xml:space="preserve">A sentença julgou parcialmente procedentes os pedidos para</w:t>
      </w:r>
      <w:del w:id="1022" w:author="Assessor GDSXSR" w:date="2026-10-31T00:07:38Z">
        <w:r>
          <w:rPr>
            <w:rFonts w:ascii="Arial" w:hAnsi="Arial" w:cs="Arial"/>
            <w:sz w:val="28"/>
            <w:szCs w:val="28"/>
          </w:rPr>
          <w:delText xml:space="preserve">:</w:delText>
        </w:r>
      </w:del>
      <w:r>
        <w:rPr>
          <w:rFonts w:ascii="Arial" w:hAnsi="Arial" w:cs="Arial"/>
          <w:sz w:val="28"/>
          <w:szCs w:val="28"/>
        </w:rPr>
        <w:t xml:space="preserve"> </w:t>
      </w:r>
      <w:del w:id="1023" w:author="Assessor GDSXSR" w:date="2026-10-31T00:07:38Z">
        <w:r>
          <w:rPr>
            <w:rFonts w:ascii="Arial" w:hAnsi="Arial" w:cs="Arial"/>
            <w:sz w:val="28"/>
            <w:szCs w:val="28"/>
          </w:rPr>
          <w:delText xml:space="preserve">(i) declarar rescindido</w:delText>
        </w:r>
      </w:del>
      <w:ins w:id="1024" w:author="Assessor GDSXSR" w:date="2026-10-31T00:07:38Z">
        <w:r>
          <w:rPr>
            <w:rFonts w:ascii="Arial" w:hAnsi="Arial" w:cs="Arial"/>
            <w:color w:val="808080"/>
            <w:sz w:val="28"/>
            <w:szCs w:val="28"/>
          </w:rPr>
          <w:t xml:space="preserve">rescindir</w:t>
        </w:r>
      </w:ins>
      <w:r>
        <w:rPr>
          <w:rFonts w:ascii="Arial" w:hAnsi="Arial" w:cs="Arial"/>
          <w:sz w:val="28"/>
          <w:szCs w:val="28"/>
        </w:rPr>
        <w:t xml:space="preserve"> o contrato</w:t>
      </w:r>
      <w:del w:id="1025" w:author="Assessor GDSXSR" w:date="2026-10-31T00:07:38Z">
        <w:r>
          <w:rPr>
            <w:rFonts w:ascii="Arial" w:hAnsi="Arial" w:cs="Arial"/>
            <w:sz w:val="28"/>
            <w:szCs w:val="28"/>
          </w:rPr>
          <w:delText xml:space="preserve">;</w:delText>
        </w:r>
      </w:del>
      <w:r>
        <w:rPr>
          <w:rFonts w:ascii="Arial" w:hAnsi="Arial" w:cs="Arial"/>
          <w:sz w:val="28"/>
          <w:szCs w:val="28"/>
        </w:rPr>
        <w:t xml:space="preserve"> </w:t>
      </w:r>
      <w:del w:id="1026" w:author="Assessor GDSXSR" w:date="2026-10-31T00:07:38Z">
        <w:r>
          <w:rPr>
            <w:rFonts w:ascii="Arial" w:hAnsi="Arial" w:cs="Arial"/>
            <w:sz w:val="28"/>
            <w:szCs w:val="28"/>
          </w:rPr>
          <w:delText xml:space="preserve">(ii)</w:delText>
        </w:r>
      </w:del>
      <w:ins w:id="1027" w:author="Assessor GDSXSR" w:date="2026-10-31T00:07:38Z">
        <w:r>
          <w:rPr>
            <w:rFonts w:ascii="Arial" w:hAnsi="Arial" w:cs="Arial"/>
            <w:color w:val="808080"/>
            <w:sz w:val="28"/>
            <w:szCs w:val="28"/>
          </w:rPr>
          <w:t xml:space="preserve">e</w:t>
        </w:r>
      </w:ins>
      <w:r>
        <w:rPr>
          <w:rFonts w:ascii="Arial" w:hAnsi="Arial" w:cs="Arial"/>
          <w:sz w:val="28"/>
          <w:szCs w:val="28"/>
        </w:rPr>
        <w:t xml:space="preserve"> condenar a ré ao pagamento de </w:t>
      </w:r>
      <w:ins w:id="1028" w:author="Assessor GDSXSR" w:date="2026-10-31T00:07:38Z">
        <w:r>
          <w:rPr>
            <w:rFonts w:ascii="Arial" w:hAnsi="Arial" w:cs="Arial"/>
            <w:color w:val="808080"/>
            <w:sz w:val="28"/>
            <w:szCs w:val="28"/>
          </w:rPr>
          <w:t xml:space="preserve">aluguéis vencidos (</w:t>
        </w:r>
      </w:ins>
      <w:r>
        <w:rPr>
          <w:rFonts w:ascii="Arial" w:hAnsi="Arial" w:cs="Arial"/>
          <w:sz w:val="28"/>
          <w:szCs w:val="28"/>
        </w:rPr>
        <w:t xml:space="preserve">R$ 19.580,43</w:t>
      </w:r>
      <w:ins w:id="1029" w:author="Assessor GDSXSR" w:date="2026-10-31T00:07:38Z">
        <w:r>
          <w:rPr>
            <w:rFonts w:ascii="Arial" w:hAnsi="Arial" w:cs="Arial"/>
            <w:color w:val="808080"/>
            <w:sz w:val="28"/>
            <w:szCs w:val="28"/>
          </w:rPr>
          <w:t xml:space="preserve">)</w:t>
        </w:r>
      </w:ins>
      <w:r>
        <w:rPr>
          <w:rFonts w:ascii="Arial" w:hAnsi="Arial" w:cs="Arial"/>
          <w:sz w:val="28"/>
          <w:szCs w:val="28"/>
        </w:rPr>
        <w:t xml:space="preserve">, </w:t>
      </w:r>
      <w:del w:id="1030" w:author="Assessor GDSXSR" w:date="2026-10-31T00:07:38Z">
        <w:r>
          <w:rPr>
            <w:rFonts w:ascii="Arial" w:hAnsi="Arial" w:cs="Arial"/>
            <w:sz w:val="28"/>
            <w:szCs w:val="28"/>
          </w:rPr>
          <w:delText xml:space="preserve">referentes aos aluguéis vencidos </w:delText>
        </w:r>
      </w:del>
      <w:r>
        <w:rPr>
          <w:rFonts w:ascii="Arial" w:hAnsi="Arial" w:cs="Arial"/>
          <w:sz w:val="28"/>
          <w:szCs w:val="28"/>
        </w:rPr>
        <w:t xml:space="preserve">de</w:t>
      </w:r>
      <w:del w:id="1031" w:author="Assessor GDSXSR" w:date="2026-10-31T00:07:38Z">
        <w:r>
          <w:rPr>
            <w:rFonts w:ascii="Arial" w:hAnsi="Arial" w:cs="Arial"/>
            <w:sz w:val="28"/>
            <w:szCs w:val="28"/>
          </w:rPr>
          <w:delText xml:space="preserve"> junho de 2021 a agosto de 2023, atualizados até 22/08/2023; (iii) condená-la ao pagamento dos</w:delText>
        </w:r>
      </w:del>
      <w:r>
        <w:rPr>
          <w:rFonts w:ascii="Arial" w:hAnsi="Arial" w:cs="Arial"/>
          <w:sz w:val="28"/>
          <w:szCs w:val="28"/>
        </w:rPr>
        <w:t xml:space="preserve"> aluguéis e encargos </w:t>
      </w:r>
      <w:del w:id="1032" w:author="Assessor GDSXSR" w:date="2026-10-31T00:07:38Z">
        <w:r>
          <w:rPr>
            <w:rFonts w:ascii="Arial" w:hAnsi="Arial" w:cs="Arial"/>
            <w:sz w:val="28"/>
            <w:szCs w:val="28"/>
          </w:rPr>
          <w:delText xml:space="preserve">de setembro de 2023 </w:delText>
        </w:r>
      </w:del>
      <w:r>
        <w:rPr>
          <w:rFonts w:ascii="Arial" w:hAnsi="Arial" w:cs="Arial"/>
          <w:sz w:val="28"/>
          <w:szCs w:val="28"/>
        </w:rPr>
        <w:t xml:space="preserve">até a desocupação,</w:t>
      </w:r>
      <w:del w:id="1033" w:author="Assessor GDSXSR" w:date="2026-10-31T00:07:38Z">
        <w:r>
          <w:rPr>
            <w:rFonts w:ascii="Arial" w:hAnsi="Arial" w:cs="Arial"/>
            <w:sz w:val="28"/>
            <w:szCs w:val="28"/>
          </w:rPr>
          <w:delText xml:space="preserve"> ocorrida</w:delText>
        </w:r>
      </w:del>
      <w:r>
        <w:rPr>
          <w:rFonts w:ascii="Arial" w:hAnsi="Arial" w:cs="Arial"/>
          <w:sz w:val="28"/>
          <w:szCs w:val="28"/>
        </w:rPr>
        <w:t xml:space="preserve"> em 14/09/2024, </w:t>
      </w:r>
      <w:del w:id="1034" w:author="Assessor GDSXSR" w:date="2026-10-31T00:07:38Z">
        <w:r>
          <w:rPr>
            <w:rFonts w:ascii="Arial" w:hAnsi="Arial" w:cs="Arial"/>
            <w:sz w:val="28"/>
            <w:szCs w:val="28"/>
          </w:rPr>
          <w:delText xml:space="preserve">com base no aluguel mensal</w:delText>
        </w:r>
      </w:del>
      <w:ins w:id="1035" w:author="Assessor GDSXSR" w:date="2026-10-31T00:07:38Z">
        <w:r>
          <w:rPr>
            <w:rFonts w:ascii="Arial" w:hAnsi="Arial" w:cs="Arial"/>
            <w:color w:val="808080"/>
            <w:sz w:val="28"/>
            <w:szCs w:val="28"/>
          </w:rPr>
          <w:t xml:space="preserve">e</w:t>
        </w:r>
      </w:ins>
      <w:r>
        <w:rPr>
          <w:rFonts w:ascii="Arial" w:hAnsi="Arial" w:cs="Arial"/>
          <w:sz w:val="28"/>
          <w:szCs w:val="28"/>
        </w:rPr>
        <w:t xml:space="preserve"> de</w:t>
      </w:r>
      <w:del w:id="1036" w:author="Assessor GDSXSR" w:date="2026-10-31T00:07:38Z">
        <w:r>
          <w:rPr>
            <w:rFonts w:ascii="Arial" w:hAnsi="Arial" w:cs="Arial"/>
            <w:sz w:val="28"/>
            <w:szCs w:val="28"/>
          </w:rPr>
          <w:delText xml:space="preserve"> R$ 600,00; e (iv) condená-la ao pagamento de R$ 6.972,90 pelas</w:delText>
        </w:r>
      </w:del>
      <w:r>
        <w:rPr>
          <w:rFonts w:ascii="Arial" w:hAnsi="Arial" w:cs="Arial"/>
          <w:sz w:val="28"/>
          <w:szCs w:val="28"/>
        </w:rPr>
        <w:t xml:space="preserve"> despesas de água e esgoto </w:t>
      </w:r>
      <w:del w:id="1037" w:author="Assessor GDSXSR" w:date="2026-10-31T00:07:38Z">
        <w:r>
          <w:rPr>
            <w:rFonts w:ascii="Arial" w:hAnsi="Arial" w:cs="Arial"/>
            <w:sz w:val="28"/>
            <w:szCs w:val="28"/>
          </w:rPr>
          <w:delText xml:space="preserve">de</w:delText>
        </w:r>
      </w:del>
      <w:ins w:id="1038" w:author="Assessor GDSXSR" w:date="2026-10-31T00:07:38Z">
        <w:r>
          <w:rPr>
            <w:rFonts w:ascii="Arial" w:hAnsi="Arial" w:cs="Arial"/>
            <w:color w:val="808080"/>
            <w:sz w:val="28"/>
            <w:szCs w:val="28"/>
          </w:rPr>
          <w:t xml:space="preserve">(R$</w:t>
        </w:r>
      </w:ins>
      <w:r>
        <w:rPr>
          <w:rFonts w:ascii="Arial" w:hAnsi="Arial" w:cs="Arial"/>
          <w:sz w:val="28"/>
          <w:szCs w:val="28"/>
        </w:rPr>
        <w:t xml:space="preserve"> </w:t>
      </w:r>
      <w:del w:id="1039" w:author="Assessor GDSXSR" w:date="2026-10-31T00:07:38Z">
        <w:r>
          <w:rPr>
            <w:rFonts w:ascii="Arial" w:hAnsi="Arial" w:cs="Arial"/>
            <w:sz w:val="28"/>
            <w:szCs w:val="28"/>
          </w:rPr>
          <w:delText xml:space="preserve">dezembro de 2021 a setembro de 2024</w:delText>
        </w:r>
      </w:del>
      <w:ins w:id="1040" w:author="Assessor GDSXSR" w:date="2026-10-31T00:07:38Z">
        <w:r>
          <w:rPr>
            <w:rFonts w:ascii="Arial" w:hAnsi="Arial" w:cs="Arial"/>
            <w:color w:val="808080"/>
            <w:sz w:val="28"/>
            <w:szCs w:val="28"/>
          </w:rPr>
          <w:t xml:space="preserve">6</w:t>
        </w:r>
      </w:ins>
      <w:r>
        <w:rPr>
          <w:rFonts w:ascii="Arial" w:hAnsi="Arial" w:cs="Arial"/>
          <w:sz w:val="28"/>
          <w:szCs w:val="28"/>
        </w:rPr>
        <w:t xml:space="preserve">.</w:t>
      </w:r>
      <w:ins w:id="1041" w:author="Assessor GDSXSR" w:date="2026-10-31T00:07:38Z">
        <w:r>
          <w:rPr>
            <w:rFonts w:ascii="Arial" w:hAnsi="Arial" w:cs="Arial"/>
            <w:color w:val="808080"/>
            <w:sz w:val="28"/>
            <w:szCs w:val="28"/>
          </w:rPr>
          <w:t xml:space="preserve">972,90).</w:t>
        </w:r>
      </w:ins>
    </w:p>
    <w:p w14:paraId="3CC7FA98" w14:textId="75FA7E88"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3.</w:t>
      </w:r>
      <w:r>
        <w:rPr>
          <w:rFonts w:ascii="Arial" w:hAnsi="Arial" w:cs="Arial"/>
          <w:sz w:val="28"/>
          <w:szCs w:val="28"/>
        </w:rPr>
        <w:t xml:space="preserve"> </w:t>
      </w:r>
      <w:r>
        <w:rPr>
          <w:rFonts w:ascii="Arial" w:hAnsi="Arial" w:cs="Arial"/>
          <w:sz w:val="28"/>
          <w:szCs w:val="28"/>
        </w:rPr>
        <w:t xml:space="preserve">A ré apelou para </w:t>
      </w:r>
      <w:del w:id="1042" w:author="Assessor GDSXSR" w:date="2026-10-31T00:07:38Z">
        <w:r>
          <w:rPr>
            <w:rFonts w:ascii="Arial" w:hAnsi="Arial" w:cs="Arial"/>
            <w:sz w:val="28"/>
            <w:szCs w:val="28"/>
          </w:rPr>
          <w:delText xml:space="preserve">obter</w:delText>
        </w:r>
      </w:del>
      <w:ins w:id="1043" w:author="Assessor GDSXSR" w:date="2026-10-31T00:07:38Z">
        <w:r>
          <w:rPr>
            <w:rFonts w:ascii="Arial" w:hAnsi="Arial" w:cs="Arial"/>
            <w:color w:val="808080"/>
            <w:sz w:val="28"/>
            <w:szCs w:val="28"/>
          </w:rPr>
          <w:t xml:space="preserve">reconhecer</w:t>
        </w:r>
      </w:ins>
      <w:r>
        <w:rPr>
          <w:rFonts w:ascii="Arial" w:hAnsi="Arial" w:cs="Arial"/>
          <w:sz w:val="28"/>
          <w:szCs w:val="28"/>
        </w:rPr>
        <w:t xml:space="preserve"> </w:t>
      </w:r>
      <w:del w:id="1044" w:author="Assessor GDSXSR" w:date="2026-10-31T00:07:38Z">
        <w:r>
          <w:rPr>
            <w:rFonts w:ascii="Arial" w:hAnsi="Arial" w:cs="Arial"/>
            <w:sz w:val="28"/>
            <w:szCs w:val="28"/>
          </w:rPr>
          <w:delText xml:space="preserve">o reconhecimento da</w:delText>
        </w:r>
      </w:del>
      <w:ins w:id="1045" w:author="Assessor GDSXSR" w:date="2026-10-31T00:07:38Z">
        <w:r>
          <w:rPr>
            <w:rFonts w:ascii="Arial" w:hAnsi="Arial" w:cs="Arial"/>
            <w:color w:val="808080"/>
            <w:sz w:val="28"/>
            <w:szCs w:val="28"/>
          </w:rPr>
          <w:t xml:space="preserve">a</w:t>
        </w:r>
      </w:ins>
      <w:r>
        <w:rPr>
          <w:rFonts w:ascii="Arial" w:hAnsi="Arial" w:cs="Arial"/>
          <w:sz w:val="28"/>
          <w:szCs w:val="28"/>
        </w:rPr>
        <w:t xml:space="preserve"> ilegitimidade ativa do autor, </w:t>
      </w:r>
      <w:del w:id="1046" w:author="Assessor GDSXSR" w:date="2026-10-31T00:07:38Z">
        <w:r>
          <w:rPr>
            <w:rFonts w:ascii="Arial" w:hAnsi="Arial" w:cs="Arial"/>
            <w:sz w:val="28"/>
            <w:szCs w:val="28"/>
          </w:rPr>
          <w:delText xml:space="preserve">por</w:delText>
        </w:r>
      </w:del>
      <w:ins w:id="1047" w:author="Assessor GDSXSR" w:date="2026-10-31T00:07:38Z">
        <w:r>
          <w:rPr>
            <w:rFonts w:ascii="Arial" w:hAnsi="Arial" w:cs="Arial"/>
            <w:color w:val="808080"/>
            <w:sz w:val="28"/>
            <w:szCs w:val="28"/>
          </w:rPr>
          <w:t xml:space="preserve">que</w:t>
        </w:r>
      </w:ins>
      <w:r>
        <w:rPr>
          <w:rFonts w:ascii="Arial" w:hAnsi="Arial" w:cs="Arial"/>
          <w:sz w:val="28"/>
          <w:szCs w:val="28"/>
        </w:rPr>
        <w:t xml:space="preserve"> não </w:t>
      </w:r>
      <w:del w:id="1048" w:author="Assessor GDSXSR" w:date="2026-10-31T00:07:38Z">
        <w:r>
          <w:rPr>
            <w:rFonts w:ascii="Arial" w:hAnsi="Arial" w:cs="Arial"/>
            <w:sz w:val="28"/>
            <w:szCs w:val="28"/>
          </w:rPr>
          <w:delText xml:space="preserve">figurar como</w:delText>
        </w:r>
      </w:del>
      <w:ins w:id="1049" w:author="Assessor GDSXSR" w:date="2026-10-31T00:07:38Z">
        <w:r>
          <w:rPr>
            <w:rFonts w:ascii="Arial" w:hAnsi="Arial" w:cs="Arial"/>
            <w:color w:val="808080"/>
            <w:sz w:val="28"/>
            <w:szCs w:val="28"/>
          </w:rPr>
          <w:t xml:space="preserve">seria</w:t>
        </w:r>
      </w:ins>
      <w:r>
        <w:rPr>
          <w:rFonts w:ascii="Arial" w:hAnsi="Arial" w:cs="Arial"/>
          <w:sz w:val="28"/>
          <w:szCs w:val="28"/>
        </w:rPr>
        <w:t xml:space="preserve"> proprietário registral, inventariante ou titular dos direitos hereditários</w:t>
      </w:r>
      <w:del w:id="1050" w:author="Assessor GDSXSR" w:date="2026-10-31T00:07:38Z">
        <w:r>
          <w:rPr>
            <w:rFonts w:ascii="Arial" w:hAnsi="Arial" w:cs="Arial"/>
            <w:sz w:val="28"/>
            <w:szCs w:val="28"/>
          </w:rPr>
          <w:delText xml:space="preserve"> sobre o imóvel</w:delText>
        </w:r>
      </w:del>
      <w:r>
        <w:rPr>
          <w:rFonts w:ascii="Arial" w:hAnsi="Arial" w:cs="Arial"/>
          <w:sz w:val="28"/>
          <w:szCs w:val="28"/>
        </w:rPr>
        <w:t xml:space="preserve">, e </w:t>
      </w:r>
      <w:del w:id="1051" w:author="Assessor GDSXSR" w:date="2026-10-31T00:07:38Z">
        <w:r>
          <w:rPr>
            <w:rFonts w:ascii="Arial" w:hAnsi="Arial" w:cs="Arial"/>
            <w:sz w:val="28"/>
            <w:szCs w:val="28"/>
          </w:rPr>
          <w:delText xml:space="preserve">da</w:delText>
        </w:r>
      </w:del>
      <w:ins w:id="1052" w:author="Assessor GDSXSR" w:date="2026-10-31T00:07:38Z">
        <w:r>
          <w:rPr>
            <w:rFonts w:ascii="Arial" w:hAnsi="Arial" w:cs="Arial"/>
            <w:color w:val="808080"/>
            <w:sz w:val="28"/>
            <w:szCs w:val="28"/>
          </w:rPr>
          <w:t xml:space="preserve">incluir</w:t>
        </w:r>
      </w:ins>
      <w:r>
        <w:rPr>
          <w:rFonts w:ascii="Arial" w:hAnsi="Arial" w:cs="Arial"/>
          <w:sz w:val="28"/>
          <w:szCs w:val="28"/>
        </w:rPr>
        <w:t xml:space="preserve"> </w:t>
      </w:r>
      <w:del w:id="1053" w:author="Assessor GDSXSR" w:date="2026-10-31T00:07:38Z">
        <w:r>
          <w:rPr>
            <w:rFonts w:ascii="Arial" w:hAnsi="Arial" w:cs="Arial"/>
            <w:sz w:val="28"/>
            <w:szCs w:val="28"/>
          </w:rPr>
          <w:delText xml:space="preserve">necessidade de inclusão da</w:delText>
        </w:r>
      </w:del>
      <w:ins w:id="1054" w:author="Assessor GDSXSR" w:date="2026-10-31T00:07:38Z">
        <w:r>
          <w:rPr>
            <w:rFonts w:ascii="Arial" w:hAnsi="Arial" w:cs="Arial"/>
            <w:color w:val="808080"/>
            <w:sz w:val="28"/>
            <w:szCs w:val="28"/>
          </w:rPr>
          <w:t xml:space="preserve">a</w:t>
        </w:r>
      </w:ins>
      <w:r>
        <w:rPr>
          <w:rFonts w:ascii="Arial" w:hAnsi="Arial" w:cs="Arial"/>
          <w:sz w:val="28"/>
          <w:szCs w:val="28"/>
        </w:rPr>
        <w:t xml:space="preserve"> concessionária</w:t>
      </w:r>
      <w:del w:id="1055" w:author="Assessor GDSXSR" w:date="2026-10-31T00:07:38Z">
        <w:r>
          <w:rPr>
            <w:rFonts w:ascii="Arial" w:hAnsi="Arial" w:cs="Arial"/>
            <w:sz w:val="28"/>
            <w:szCs w:val="28"/>
          </w:rPr>
          <w:delText xml:space="preserve"> de água e esgoto</w:delText>
        </w:r>
      </w:del>
      <w:r>
        <w:rPr>
          <w:rFonts w:ascii="Arial" w:hAnsi="Arial" w:cs="Arial"/>
          <w:sz w:val="28"/>
          <w:szCs w:val="28"/>
        </w:rPr>
        <w:t xml:space="preserve"> no polo passivo.</w:t>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126D050A" w:rsidR="00886ABA" w:rsidRDefault="00511630" w:rsidP="00886ABA">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 </w:t>
      </w:r>
      <w:r>
        <w:rPr>
          <w:rFonts w:ascii="Arial" w:hAnsi="Arial" w:cs="Arial"/>
          <w:sz w:val="28"/>
          <w:szCs w:val="28"/>
        </w:rPr>
        <w:t xml:space="preserve">Há duas questões em discussão: (i) saber se a legitimidade ativa para cobrar aluguéis e encargos </w:t>
      </w:r>
      <w:del w:id="1056" w:author="Assessor GDSXSR" w:date="2026-10-31T00:07:38Z">
        <w:r>
          <w:rPr>
            <w:rFonts w:ascii="Arial" w:hAnsi="Arial" w:cs="Arial"/>
            <w:sz w:val="28"/>
            <w:szCs w:val="28"/>
          </w:rPr>
          <w:delText xml:space="preserve">locatícios </w:delText>
        </w:r>
      </w:del>
      <w:r>
        <w:rPr>
          <w:rFonts w:ascii="Arial" w:hAnsi="Arial" w:cs="Arial"/>
          <w:sz w:val="28"/>
          <w:szCs w:val="28"/>
        </w:rPr>
        <w:t xml:space="preserve">exige a propriedade registral</w:t>
      </w:r>
      <w:del w:id="1057" w:author="Assessor GDSXSR" w:date="2026-10-31T00:07:38Z">
        <w:r>
          <w:rPr>
            <w:rFonts w:ascii="Arial" w:hAnsi="Arial" w:cs="Arial"/>
            <w:sz w:val="28"/>
            <w:szCs w:val="28"/>
          </w:rPr>
          <w:delText xml:space="preserve"> do imóvel</w:delText>
        </w:r>
      </w:del>
      <w:r>
        <w:rPr>
          <w:rFonts w:ascii="Arial" w:hAnsi="Arial" w:cs="Arial"/>
          <w:sz w:val="28"/>
          <w:szCs w:val="28"/>
        </w:rPr>
        <w:t xml:space="preserve"> ou a titularidade dos direitos hereditários; e (ii) saber se a concessionária </w:t>
      </w:r>
      <w:del w:id="1058" w:author="Assessor GDSXSR" w:date="2026-10-31T00:07:38Z">
        <w:r>
          <w:rPr>
            <w:rFonts w:ascii="Arial" w:hAnsi="Arial" w:cs="Arial"/>
            <w:sz w:val="28"/>
            <w:szCs w:val="28"/>
          </w:rPr>
          <w:delText xml:space="preserve">de água e esgoto </w:delText>
        </w:r>
      </w:del>
      <w:r>
        <w:rPr>
          <w:rFonts w:ascii="Arial" w:hAnsi="Arial" w:cs="Arial"/>
          <w:sz w:val="28"/>
          <w:szCs w:val="28"/>
        </w:rPr>
        <w:t xml:space="preserve">deve integrar o polo passivo da ação </w:t>
      </w:r>
      <w:del w:id="1059" w:author="Assessor GDSXSR" w:date="2026-10-31T00:07:38Z">
        <w:r>
          <w:rPr>
            <w:rFonts w:ascii="Arial" w:hAnsi="Arial" w:cs="Arial"/>
            <w:sz w:val="28"/>
            <w:szCs w:val="28"/>
          </w:rPr>
          <w:delText xml:space="preserve">na qual se discute</w:delText>
        </w:r>
      </w:del>
      <w:ins w:id="1060" w:author="Assessor GDSXSR" w:date="2026-10-31T00:07:38Z">
        <w:r>
          <w:rPr>
            <w:rFonts w:ascii="Arial" w:hAnsi="Arial" w:cs="Arial"/>
            <w:color w:val="808080"/>
            <w:sz w:val="28"/>
            <w:szCs w:val="28"/>
          </w:rPr>
          <w:t xml:space="preserve">sobre</w:t>
        </w:r>
      </w:ins>
      <w:r>
        <w:rPr>
          <w:rFonts w:ascii="Arial" w:hAnsi="Arial" w:cs="Arial"/>
          <w:sz w:val="28"/>
          <w:szCs w:val="28"/>
        </w:rPr>
        <w:t xml:space="preserve"> a responsabilidade contratual da locatária pelas despesas de consumo</w:t>
      </w:r>
      <w:del w:id="1061" w:author="Assessor GDSXSR" w:date="2026-10-31T00:07:38Z">
        <w:r>
          <w:rPr>
            <w:rFonts w:ascii="Arial" w:hAnsi="Arial" w:cs="Arial"/>
            <w:sz w:val="28"/>
            <w:szCs w:val="28"/>
          </w:rPr>
          <w:delText xml:space="preserve"> durante a ocupação</w:delText>
        </w:r>
      </w:del>
      <w:r>
        <w:rPr>
          <w:rFonts w:ascii="Arial" w:hAnsi="Arial" w:cs="Arial"/>
          <w:sz w:val="28"/>
          <w:szCs w:val="28"/>
        </w:rPr>
        <w:t xml:space="preserve">.</w:t>
      </w:r>
    </w:p>
    <w:p w14:paraId="514DEA23"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351C336E" w14:textId="7571626A"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5</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 legitimidade para</w:t>
      </w:r>
      <w:del w:id="1062" w:author="Assessor GDSXSR" w:date="2026-10-31T00:07:38Z">
        <w:r>
          <w:rPr>
            <w:rFonts w:ascii="Arial" w:hAnsi="Arial" w:cs="Arial"/>
            <w:sz w:val="28"/>
            <w:szCs w:val="28"/>
          </w:rPr>
          <w:delText xml:space="preserve"> ajuizar</w:delText>
        </w:r>
      </w:del>
      <w:r>
        <w:rPr>
          <w:rFonts w:ascii="Arial" w:hAnsi="Arial" w:cs="Arial"/>
          <w:sz w:val="28"/>
          <w:szCs w:val="28"/>
        </w:rPr>
        <w:t xml:space="preserve"> ação fundada em contrato de locação decorre da posição de locador na relação obrigacional</w:t>
      </w:r>
      <w:ins w:id="1063" w:author="Assessor GDSXSR" w:date="2026-10-31T00:07:38Z">
        <w:r>
          <w:rPr>
            <w:rFonts w:ascii="Arial" w:hAnsi="Arial" w:cs="Arial"/>
            <w:color w:val="808080"/>
            <w:sz w:val="28"/>
            <w:szCs w:val="28"/>
          </w:rPr>
          <w:t xml:space="preserve">,</w:t>
        </w:r>
      </w:ins>
      <w:r>
        <w:rPr>
          <w:rFonts w:ascii="Arial" w:hAnsi="Arial" w:cs="Arial"/>
          <w:sz w:val="28"/>
          <w:szCs w:val="28"/>
        </w:rPr>
        <w:t xml:space="preserve"> e não </w:t>
      </w:r>
      <w:del w:id="1064" w:author="Assessor GDSXSR" w:date="2026-10-31T00:07:38Z">
        <w:r>
          <w:rPr>
            <w:rFonts w:ascii="Arial" w:hAnsi="Arial" w:cs="Arial"/>
            <w:sz w:val="28"/>
            <w:szCs w:val="28"/>
          </w:rPr>
          <w:delText xml:space="preserve">exige a</w:delText>
        </w:r>
      </w:del>
      <w:ins w:id="1065" w:author="Assessor GDSXSR" w:date="2026-10-31T00:07:38Z">
        <w:r>
          <w:rPr>
            <w:rFonts w:ascii="Arial" w:hAnsi="Arial" w:cs="Arial"/>
            <w:color w:val="808080"/>
            <w:sz w:val="28"/>
            <w:szCs w:val="28"/>
          </w:rPr>
          <w:t xml:space="preserve">da</w:t>
        </w:r>
      </w:ins>
      <w:r>
        <w:rPr>
          <w:rFonts w:ascii="Arial" w:hAnsi="Arial" w:cs="Arial"/>
          <w:sz w:val="28"/>
          <w:szCs w:val="28"/>
        </w:rPr>
        <w:t xml:space="preserve"> propriedade registral</w:t>
      </w:r>
      <w:del w:id="1066" w:author="Assessor GDSXSR" w:date="2026-10-31T00:07:38Z">
        <w:r>
          <w:rPr>
            <w:rFonts w:ascii="Arial" w:hAnsi="Arial" w:cs="Arial"/>
            <w:sz w:val="28"/>
            <w:szCs w:val="28"/>
          </w:rPr>
          <w:delText xml:space="preserve"> do imóvel</w:delText>
        </w:r>
      </w:del>
      <w:r>
        <w:rPr>
          <w:rFonts w:ascii="Arial" w:hAnsi="Arial" w:cs="Arial"/>
          <w:sz w:val="28"/>
          <w:szCs w:val="28"/>
        </w:rPr>
        <w:t xml:space="preserve">. </w:t>
      </w:r>
      <w:del w:id="1067" w:author="Assessor GDSXSR" w:date="2026-10-31T00:07:38Z">
        <w:r>
          <w:rPr>
            <w:rFonts w:ascii="Arial" w:hAnsi="Arial" w:cs="Arial"/>
            <w:sz w:val="28"/>
            <w:szCs w:val="28"/>
          </w:rPr>
          <w:delText xml:space="preserve">Pode</w:delText>
        </w:r>
      </w:del>
      <w:ins w:id="1068" w:author="Assessor GDSXSR" w:date="2026-10-31T00:07:38Z">
        <w:r>
          <w:rPr>
            <w:rFonts w:ascii="Arial" w:hAnsi="Arial" w:cs="Arial"/>
            <w:color w:val="808080"/>
            <w:sz w:val="28"/>
            <w:szCs w:val="28"/>
          </w:rPr>
          <w:t xml:space="preserve">O</w:t>
        </w:r>
      </w:ins>
      <w:r>
        <w:rPr>
          <w:rFonts w:ascii="Arial" w:hAnsi="Arial" w:cs="Arial"/>
          <w:sz w:val="28"/>
          <w:szCs w:val="28"/>
        </w:rPr>
        <w:t xml:space="preserve"> </w:t>
      </w:r>
      <w:del w:id="1069" w:author="Assessor GDSXSR" w:date="2026-10-31T00:07:38Z">
        <w:r>
          <w:rPr>
            <w:rFonts w:ascii="Arial" w:hAnsi="Arial" w:cs="Arial"/>
            <w:sz w:val="28"/>
            <w:szCs w:val="28"/>
          </w:rPr>
          <w:delText xml:space="preserve">figurar</w:delText>
        </w:r>
      </w:del>
      <w:ins w:id="1070" w:author="Assessor GDSXSR" w:date="2026-10-31T00:07:38Z">
        <w:r>
          <w:rPr>
            <w:rFonts w:ascii="Arial" w:hAnsi="Arial" w:cs="Arial"/>
            <w:color w:val="808080"/>
            <w:sz w:val="28"/>
            <w:szCs w:val="28"/>
          </w:rPr>
          <w:t xml:space="preserve">contrato identifica o autor</w:t>
        </w:r>
      </w:ins>
      <w:r>
        <w:rPr>
          <w:rFonts w:ascii="Arial" w:hAnsi="Arial" w:cs="Arial"/>
          <w:sz w:val="28"/>
          <w:szCs w:val="28"/>
        </w:rPr>
        <w:t xml:space="preserve"> como locador</w:t>
      </w:r>
      <w:del w:id="1071" w:author="Assessor GDSXSR" w:date="2026-10-31T00:07:38Z">
        <w:r>
          <w:rPr>
            <w:rFonts w:ascii="Arial" w:hAnsi="Arial" w:cs="Arial"/>
            <w:sz w:val="28"/>
            <w:szCs w:val="28"/>
          </w:rPr>
          <w:delText xml:space="preserve"> quem</w:delText>
        </w:r>
      </w:del>
      <w:r>
        <w:rPr>
          <w:rFonts w:ascii="Arial" w:hAnsi="Arial" w:cs="Arial"/>
          <w:sz w:val="28"/>
          <w:szCs w:val="28"/>
        </w:rPr>
        <w:t xml:space="preserve">,</w:t>
      </w:r>
      <w:del w:id="1072" w:author="Assessor GDSXSR" w:date="2026-10-31T00:07:38Z">
        <w:r>
          <w:rPr>
            <w:rFonts w:ascii="Arial" w:hAnsi="Arial" w:cs="Arial"/>
            <w:sz w:val="28"/>
            <w:szCs w:val="28"/>
          </w:rPr>
          <w:delText xml:space="preserve"> mesmo sem integrar o registro imobiliário, cede legitimamente o uso do bem</w:delText>
        </w:r>
      </w:del>
      <w:r>
        <w:rPr>
          <w:rFonts w:ascii="Arial" w:hAnsi="Arial" w:cs="Arial"/>
          <w:sz w:val="28"/>
          <w:szCs w:val="28"/>
        </w:rPr>
        <w:t xml:space="preserve"> e </w:t>
      </w:r>
      <w:del w:id="1073" w:author="Assessor GDSXSR" w:date="2026-10-31T00:07:38Z">
        <w:r>
          <w:rPr>
            <w:rFonts w:ascii="Arial" w:hAnsi="Arial" w:cs="Arial"/>
            <w:sz w:val="28"/>
            <w:szCs w:val="28"/>
          </w:rPr>
          <w:delText xml:space="preserve">assume</w:delText>
        </w:r>
      </w:del>
      <w:ins w:id="1074" w:author="Assessor GDSXSR" w:date="2026-10-31T00:07:38Z">
        <w:r>
          <w:rPr>
            <w:rFonts w:ascii="Arial" w:hAnsi="Arial" w:cs="Arial"/>
            <w:color w:val="808080"/>
            <w:sz w:val="28"/>
            <w:szCs w:val="28"/>
          </w:rPr>
          <w:t xml:space="preserve">a</w:t>
        </w:r>
      </w:ins>
      <w:r>
        <w:rPr>
          <w:rFonts w:ascii="Arial" w:hAnsi="Arial" w:cs="Arial"/>
          <w:sz w:val="28"/>
          <w:szCs w:val="28"/>
        </w:rPr>
        <w:t xml:space="preserve"> </w:t>
      </w:r>
      <w:del w:id="1075" w:author="Assessor GDSXSR" w:date="2026-10-31T00:07:38Z">
        <w:r>
          <w:rPr>
            <w:rFonts w:ascii="Arial" w:hAnsi="Arial" w:cs="Arial"/>
            <w:sz w:val="28"/>
            <w:szCs w:val="28"/>
          </w:rPr>
          <w:delText xml:space="preserve">os</w:delText>
        </w:r>
      </w:del>
      <w:ins w:id="1076" w:author="Assessor GDSXSR" w:date="2026-10-31T00:07:38Z">
        <w:r>
          <w:rPr>
            <w:rFonts w:ascii="Arial" w:hAnsi="Arial" w:cs="Arial"/>
            <w:color w:val="808080"/>
            <w:sz w:val="28"/>
            <w:szCs w:val="28"/>
          </w:rPr>
          <w:t xml:space="preserve">ré</w:t>
        </w:r>
      </w:ins>
      <w:r>
        <w:rPr>
          <w:rFonts w:ascii="Arial" w:hAnsi="Arial" w:cs="Arial"/>
          <w:sz w:val="28"/>
          <w:szCs w:val="28"/>
        </w:rPr>
        <w:t xml:space="preserve"> </w:t>
      </w:r>
      <w:del w:id="1077" w:author="Assessor GDSXSR" w:date="2026-10-31T00:07:38Z">
        <w:r>
          <w:rPr>
            <w:rFonts w:ascii="Arial" w:hAnsi="Arial" w:cs="Arial"/>
            <w:sz w:val="28"/>
            <w:szCs w:val="28"/>
          </w:rPr>
          <w:delText xml:space="preserve">direitos</w:delText>
        </w:r>
      </w:del>
      <w:ins w:id="1078" w:author="Assessor GDSXSR" w:date="2026-10-31T00:07:38Z">
        <w:r>
          <w:rPr>
            <w:rFonts w:ascii="Arial" w:hAnsi="Arial" w:cs="Arial"/>
            <w:color w:val="808080"/>
            <w:sz w:val="28"/>
            <w:szCs w:val="28"/>
          </w:rPr>
          <w:t xml:space="preserve">reconheceu a locação</w:t>
        </w:r>
      </w:ins>
      <w:r>
        <w:rPr>
          <w:rFonts w:ascii="Arial" w:hAnsi="Arial" w:cs="Arial"/>
          <w:sz w:val="28"/>
          <w:szCs w:val="28"/>
        </w:rPr>
        <w:t xml:space="preserve"> e </w:t>
      </w:r>
      <w:del w:id="1079" w:author="Assessor GDSXSR" w:date="2026-10-31T00:07:38Z">
        <w:r>
          <w:rPr>
            <w:rFonts w:ascii="Arial" w:hAnsi="Arial" w:cs="Arial"/>
            <w:sz w:val="28"/>
            <w:szCs w:val="28"/>
          </w:rPr>
          <w:delText xml:space="preserve">as</w:delText>
        </w:r>
      </w:del>
      <w:ins w:id="1080" w:author="Assessor GDSXSR" w:date="2026-10-31T00:07:38Z">
        <w:r>
          <w:rPr>
            <w:rFonts w:ascii="Arial" w:hAnsi="Arial" w:cs="Arial"/>
            <w:color w:val="808080"/>
            <w:sz w:val="28"/>
            <w:szCs w:val="28"/>
          </w:rPr>
          <w:t xml:space="preserve">a</w:t>
        </w:r>
      </w:ins>
      <w:r>
        <w:rPr>
          <w:rFonts w:ascii="Arial" w:hAnsi="Arial" w:cs="Arial"/>
          <w:sz w:val="28"/>
          <w:szCs w:val="28"/>
        </w:rPr>
        <w:t xml:space="preserve"> </w:t>
      </w:r>
      <w:del w:id="1081" w:author="Assessor GDSXSR" w:date="2026-10-31T00:07:38Z">
        <w:r>
          <w:rPr>
            <w:rFonts w:ascii="Arial" w:hAnsi="Arial" w:cs="Arial"/>
            <w:sz w:val="28"/>
            <w:szCs w:val="28"/>
          </w:rPr>
          <w:delText xml:space="preserve">obrigações decorrentes do contrato</w:delText>
        </w:r>
      </w:del>
      <w:ins w:id="1082" w:author="Assessor GDSXSR" w:date="2026-10-31T00:07:38Z">
        <w:r>
          <w:rPr>
            <w:rFonts w:ascii="Arial" w:hAnsi="Arial" w:cs="Arial"/>
            <w:color w:val="808080"/>
            <w:sz w:val="28"/>
            <w:szCs w:val="28"/>
          </w:rPr>
          <w:t xml:space="preserve">mora</w:t>
        </w:r>
      </w:ins>
      <w:r>
        <w:rPr>
          <w:rFonts w:ascii="Arial" w:hAnsi="Arial" w:cs="Arial"/>
          <w:sz w:val="28"/>
          <w:szCs w:val="28"/>
        </w:rPr>
        <w:t xml:space="preserve">.</w:t>
      </w:r>
    </w:p>
    <w:p w14:paraId="718027A1" w14:textId="13211209" w:rsidR="00B46036" w:rsidRDefault="00B46036"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6. </w:t>
      </w:r>
      <w:del w:id="1083" w:author="Assessor GDSXSR" w:date="2026-10-31T00:07:38Z">
        <w:r>
          <w:rPr>
            <w:rFonts w:ascii="Arial" w:hAnsi="Arial" w:cs="Arial"/>
            <w:sz w:val="28"/>
            <w:szCs w:val="28"/>
          </w:rPr>
          <w:delText xml:space="preserve">A</w:delText>
        </w:r>
      </w:del>
      <w:ins w:id="1084" w:author="Assessor GDSXSR" w:date="2026-10-31T00:07:38Z">
        <w:r>
          <w:rPr>
            <w:rFonts w:ascii="Arial" w:hAnsi="Arial" w:cs="Arial"/>
            <w:color w:val="808080"/>
            <w:sz w:val="28"/>
            <w:szCs w:val="28"/>
          </w:rPr>
          <w:t xml:space="preserve">As despesas de água e esgoto da ocupação são obrigação da locatária, por força do contrato e da Lei 8.245/1991 (art. 23, I e VIII), e não se confundem com a</w:t>
        </w:r>
      </w:ins>
      <w:r>
        <w:rPr>
          <w:rFonts w:ascii="Arial" w:hAnsi="Arial" w:cs="Arial"/>
          <w:sz w:val="28"/>
          <w:szCs w:val="28"/>
        </w:rPr>
        <w:t xml:space="preserve"> relação </w:t>
      </w:r>
      <w:del w:id="1085" w:author="Assessor GDSXSR" w:date="2026-10-31T00:07:38Z">
        <w:r>
          <w:rPr>
            <w:rFonts w:ascii="Arial" w:hAnsi="Arial" w:cs="Arial"/>
            <w:sz w:val="28"/>
            <w:szCs w:val="28"/>
          </w:rPr>
          <w:delText xml:space="preserve">jurídica mantida entre a</w:delText>
        </w:r>
      </w:del>
      <w:ins w:id="1086" w:author="Assessor GDSXSR" w:date="2026-10-31T00:07:38Z">
        <w:r>
          <w:rPr>
            <w:rFonts w:ascii="Arial" w:hAnsi="Arial" w:cs="Arial"/>
            <w:color w:val="808080"/>
            <w:sz w:val="28"/>
            <w:szCs w:val="28"/>
          </w:rPr>
          <w:t xml:space="preserve">da</w:t>
        </w:r>
      </w:ins>
      <w:r>
        <w:rPr>
          <w:rFonts w:ascii="Arial" w:hAnsi="Arial" w:cs="Arial"/>
          <w:sz w:val="28"/>
          <w:szCs w:val="28"/>
        </w:rPr>
        <w:t xml:space="preserve"> concessionária </w:t>
      </w:r>
      <w:del w:id="1087" w:author="Assessor GDSXSR" w:date="2026-10-31T00:07:38Z">
        <w:r>
          <w:rPr>
            <w:rFonts w:ascii="Arial" w:hAnsi="Arial" w:cs="Arial"/>
            <w:sz w:val="28"/>
            <w:szCs w:val="28"/>
          </w:rPr>
          <w:delText xml:space="preserve">de serviço público e</w:delText>
        </w:r>
      </w:del>
      <w:ins w:id="1088" w:author="Assessor GDSXSR" w:date="2026-10-31T00:07:38Z">
        <w:r>
          <w:rPr>
            <w:rFonts w:ascii="Arial" w:hAnsi="Arial" w:cs="Arial"/>
            <w:color w:val="808080"/>
            <w:sz w:val="28"/>
            <w:szCs w:val="28"/>
          </w:rPr>
          <w:t xml:space="preserve">com</w:t>
        </w:r>
      </w:ins>
      <w:r>
        <w:rPr>
          <w:rFonts w:ascii="Arial" w:hAnsi="Arial" w:cs="Arial"/>
          <w:sz w:val="28"/>
          <w:szCs w:val="28"/>
        </w:rPr>
        <w:t xml:space="preserve"> o titular cadastral</w:t>
      </w:r>
      <w:del w:id="1089" w:author="Assessor GDSXSR" w:date="2026-10-31T00:07:38Z">
        <w:r>
          <w:rPr>
            <w:rFonts w:ascii="Arial" w:hAnsi="Arial" w:cs="Arial"/>
            <w:sz w:val="28"/>
            <w:szCs w:val="28"/>
          </w:rPr>
          <w:delText xml:space="preserve"> distingue-se da obrigação contratual </w:delText>
        </w:r>
        <w:r>
          <w:rPr>
            <w:rFonts w:ascii="Arial" w:hAnsi="Arial" w:cs="Arial"/>
            <w:sz w:val="28"/>
            <w:szCs w:val="28"/>
          </w:rPr>
          <w:delText xml:space="preserve">existente entre locador e locatário</w:delText>
        </w:r>
      </w:del>
      <w:r>
        <w:rPr>
          <w:rFonts w:ascii="Arial" w:hAnsi="Arial" w:cs="Arial"/>
          <w:sz w:val="28"/>
          <w:szCs w:val="28"/>
        </w:rPr>
        <w:t xml:space="preserve">.</w:t>
      </w:r>
      <w:del w:id="1090" w:author="Assessor GDSXSR" w:date="2026-10-31T00:07:38Z">
        <w:r>
          <w:rPr>
            <w:rFonts w:ascii="Arial" w:hAnsi="Arial" w:cs="Arial"/>
            <w:sz w:val="28"/>
            <w:szCs w:val="28"/>
          </w:rPr>
          <w:delText xml:space="preserve"> Sem a participação da concessionária no processo, não se admite impor-lhe alteração cadastral, transferência da titularidade das faturas ou redirecionamento administrativo dos débitos.</w:delText>
        </w:r>
      </w:del>
    </w:p>
    <w:p w14:paraId="7FA356BC" w14:textId="642190FB" w:rsidR="00B46036" w:rsidRDefault="00B46036"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7. </w:t>
      </w:r>
      <w:r>
        <w:rPr>
          <w:rFonts w:ascii="Arial" w:hAnsi="Arial" w:cs="Arial"/>
          <w:sz w:val="28"/>
          <w:szCs w:val="28"/>
        </w:rPr>
        <w:t xml:space="preserve">A concessionária não integra litisconsórcio passivo necessário na ação </w:t>
      </w:r>
      <w:del w:id="1091" w:author="Assessor GDSXSR" w:date="2026-10-31T00:07:38Z">
        <w:r>
          <w:rPr>
            <w:rFonts w:ascii="Arial" w:hAnsi="Arial" w:cs="Arial"/>
            <w:sz w:val="28"/>
            <w:szCs w:val="28"/>
          </w:rPr>
          <w:delText xml:space="preserve">destinada</w:delText>
        </w:r>
      </w:del>
      <w:ins w:id="1092" w:author="Assessor GDSXSR" w:date="2026-10-31T00:07:38Z">
        <w:r>
          <w:rPr>
            <w:rFonts w:ascii="Arial" w:hAnsi="Arial" w:cs="Arial"/>
            <w:color w:val="808080"/>
            <w:sz w:val="28"/>
            <w:szCs w:val="28"/>
          </w:rPr>
          <w:t xml:space="preserve">que</w:t>
        </w:r>
      </w:ins>
      <w:r>
        <w:rPr>
          <w:rFonts w:ascii="Arial" w:hAnsi="Arial" w:cs="Arial"/>
          <w:sz w:val="28"/>
          <w:szCs w:val="28"/>
        </w:rPr>
        <w:t xml:space="preserve"> </w:t>
      </w:r>
      <w:del w:id="1093" w:author="Assessor GDSXSR" w:date="2026-10-31T00:07:38Z">
        <w:r>
          <w:rPr>
            <w:rFonts w:ascii="Arial" w:hAnsi="Arial" w:cs="Arial"/>
            <w:sz w:val="28"/>
            <w:szCs w:val="28"/>
          </w:rPr>
          <w:delText xml:space="preserve">apenas a definir</w:delText>
        </w:r>
      </w:del>
      <w:ins w:id="1094" w:author="Assessor GDSXSR" w:date="2026-10-31T00:07:38Z">
        <w:r>
          <w:rPr>
            <w:rFonts w:ascii="Arial" w:hAnsi="Arial" w:cs="Arial"/>
            <w:color w:val="808080"/>
            <w:sz w:val="28"/>
            <w:szCs w:val="28"/>
          </w:rPr>
          <w:t xml:space="preserve">define</w:t>
        </w:r>
      </w:ins>
      <w:r>
        <w:rPr>
          <w:rFonts w:ascii="Arial" w:hAnsi="Arial" w:cs="Arial"/>
          <w:sz w:val="28"/>
          <w:szCs w:val="28"/>
        </w:rPr>
        <w:t xml:space="preserve"> qual das partes </w:t>
      </w:r>
      <w:del w:id="1095" w:author="Assessor GDSXSR" w:date="2026-10-31T00:07:38Z">
        <w:r>
          <w:rPr>
            <w:rFonts w:ascii="Arial" w:hAnsi="Arial" w:cs="Arial"/>
            <w:sz w:val="28"/>
            <w:szCs w:val="28"/>
          </w:rPr>
          <w:delText xml:space="preserve">do contrato de</w:delText>
        </w:r>
      </w:del>
      <w:ins w:id="1096" w:author="Assessor GDSXSR" w:date="2026-10-31T00:07:38Z">
        <w:r>
          <w:rPr>
            <w:rFonts w:ascii="Arial" w:hAnsi="Arial" w:cs="Arial"/>
            <w:color w:val="808080"/>
            <w:sz w:val="28"/>
            <w:szCs w:val="28"/>
          </w:rPr>
          <w:t xml:space="preserve">da</w:t>
        </w:r>
      </w:ins>
      <w:r>
        <w:rPr>
          <w:rFonts w:ascii="Arial" w:hAnsi="Arial" w:cs="Arial"/>
          <w:sz w:val="28"/>
          <w:szCs w:val="28"/>
        </w:rPr>
        <w:t xml:space="preserve"> locação </w:t>
      </w:r>
      <w:del w:id="1097" w:author="Assessor GDSXSR" w:date="2026-10-31T00:07:38Z">
        <w:r>
          <w:rPr>
            <w:rFonts w:ascii="Arial" w:hAnsi="Arial" w:cs="Arial"/>
            <w:sz w:val="28"/>
            <w:szCs w:val="28"/>
          </w:rPr>
          <w:delText xml:space="preserve">deve suportar</w:delText>
        </w:r>
      </w:del>
      <w:ins w:id="1098" w:author="Assessor GDSXSR" w:date="2026-10-31T00:07:38Z">
        <w:r>
          <w:rPr>
            <w:rFonts w:ascii="Arial" w:hAnsi="Arial" w:cs="Arial"/>
            <w:color w:val="808080"/>
            <w:sz w:val="28"/>
            <w:szCs w:val="28"/>
          </w:rPr>
          <w:t xml:space="preserve">suporta</w:t>
        </w:r>
      </w:ins>
      <w:r>
        <w:rPr>
          <w:rFonts w:ascii="Arial" w:hAnsi="Arial" w:cs="Arial"/>
          <w:sz w:val="28"/>
          <w:szCs w:val="28"/>
        </w:rPr>
        <w:t xml:space="preserve"> as despesas de consumo</w:t>
      </w:r>
      <w:del w:id="1099" w:author="Assessor GDSXSR" w:date="2026-10-31T00:07:38Z">
        <w:r>
          <w:rPr>
            <w:rFonts w:ascii="Arial" w:hAnsi="Arial" w:cs="Arial"/>
            <w:sz w:val="28"/>
            <w:szCs w:val="28"/>
          </w:rPr>
          <w:delText xml:space="preserve">.</w:delText>
        </w:r>
      </w:del>
      <w:ins w:id="1100" w:author="Assessor GDSXSR" w:date="2026-10-31T00:07:38Z">
        <w:r>
          <w:rPr>
            <w:rFonts w:ascii="Arial" w:hAnsi="Arial" w:cs="Arial"/>
            <w:color w:val="808080"/>
            <w:sz w:val="28"/>
            <w:szCs w:val="28"/>
          </w:rPr>
          <w:t xml:space="preserve">,</w:t>
        </w:r>
      </w:ins>
      <w:r>
        <w:rPr>
          <w:rFonts w:ascii="Arial" w:hAnsi="Arial" w:cs="Arial"/>
          <w:sz w:val="28"/>
          <w:szCs w:val="28"/>
        </w:rPr>
        <w:t xml:space="preserve"> </w:t>
      </w:r>
      <w:del w:id="1101" w:author="Assessor GDSXSR" w:date="2026-10-31T00:07:38Z">
        <w:r>
          <w:rPr>
            <w:rFonts w:ascii="Arial" w:hAnsi="Arial" w:cs="Arial"/>
            <w:sz w:val="28"/>
            <w:szCs w:val="28"/>
          </w:rPr>
          <w:delText xml:space="preserve">A</w:delText>
        </w:r>
      </w:del>
      <w:ins w:id="1102" w:author="Assessor GDSXSR" w:date="2026-10-31T00:07:38Z">
        <w:r>
          <w:rPr>
            <w:rFonts w:ascii="Arial" w:hAnsi="Arial" w:cs="Arial"/>
            <w:color w:val="808080"/>
            <w:sz w:val="28"/>
            <w:szCs w:val="28"/>
          </w:rPr>
          <w:t xml:space="preserve">pois a</w:t>
        </w:r>
      </w:ins>
      <w:r>
        <w:rPr>
          <w:rFonts w:ascii="Arial" w:hAnsi="Arial" w:cs="Arial"/>
          <w:sz w:val="28"/>
          <w:szCs w:val="28"/>
        </w:rPr>
        <w:t xml:space="preserve"> condenação</w:t>
      </w:r>
      <w:ins w:id="1103" w:author="Assessor GDSXSR" w:date="2026-10-31T00:07:38Z">
        <w:r>
          <w:rPr>
            <w:rFonts w:ascii="Arial" w:hAnsi="Arial" w:cs="Arial"/>
            <w:color w:val="808080"/>
            <w:sz w:val="28"/>
            <w:szCs w:val="28"/>
          </w:rPr>
          <w:t xml:space="preserve">,</w:t>
        </w:r>
      </w:ins>
      <w:r>
        <w:rPr>
          <w:rFonts w:ascii="Arial" w:hAnsi="Arial" w:cs="Arial"/>
          <w:sz w:val="28"/>
          <w:szCs w:val="28"/>
        </w:rPr>
        <w:t xml:space="preserve"> restrita </w:t>
      </w:r>
      <w:del w:id="1104" w:author="Assessor GDSXSR" w:date="2026-10-31T00:07:38Z">
        <w:r>
          <w:rPr>
            <w:rFonts w:ascii="Arial" w:hAnsi="Arial" w:cs="Arial"/>
            <w:sz w:val="28"/>
            <w:szCs w:val="28"/>
          </w:rPr>
          <w:delText xml:space="preserve">à</w:delText>
        </w:r>
      </w:del>
      <w:ins w:id="1105" w:author="Assessor GDSXSR" w:date="2026-10-31T00:07:38Z">
        <w:r>
          <w:rPr>
            <w:rFonts w:ascii="Arial" w:hAnsi="Arial" w:cs="Arial"/>
            <w:color w:val="808080"/>
            <w:sz w:val="28"/>
            <w:szCs w:val="28"/>
          </w:rPr>
          <w:t xml:space="preserve">às</w:t>
        </w:r>
      </w:ins>
      <w:r>
        <w:rPr>
          <w:rFonts w:ascii="Arial" w:hAnsi="Arial" w:cs="Arial"/>
          <w:sz w:val="28"/>
          <w:szCs w:val="28"/>
        </w:rPr>
        <w:t xml:space="preserve"> </w:t>
      </w:r>
      <w:del w:id="1106" w:author="Assessor GDSXSR" w:date="2026-10-31T00:07:38Z">
        <w:r>
          <w:rPr>
            <w:rFonts w:ascii="Arial" w:hAnsi="Arial" w:cs="Arial"/>
            <w:sz w:val="28"/>
            <w:szCs w:val="28"/>
          </w:rPr>
          <w:delText xml:space="preserve">relação interna entre locador e locatário</w:delText>
        </w:r>
      </w:del>
      <w:ins w:id="1107" w:author="Assessor GDSXSR" w:date="2026-10-31T00:07:38Z">
        <w:r>
          <w:rPr>
            <w:rFonts w:ascii="Arial" w:hAnsi="Arial" w:cs="Arial"/>
            <w:color w:val="808080"/>
            <w:sz w:val="28"/>
            <w:szCs w:val="28"/>
          </w:rPr>
          <w:t xml:space="preserve">partes,</w:t>
        </w:r>
      </w:ins>
      <w:r>
        <w:rPr>
          <w:rFonts w:ascii="Arial" w:hAnsi="Arial" w:cs="Arial"/>
          <w:sz w:val="28"/>
          <w:szCs w:val="28"/>
        </w:rPr>
        <w:t xml:space="preserve"> não </w:t>
      </w:r>
      <w:del w:id="1108" w:author="Assessor GDSXSR" w:date="2026-10-31T00:07:38Z">
        <w:r>
          <w:rPr>
            <w:rFonts w:ascii="Arial" w:hAnsi="Arial" w:cs="Arial"/>
            <w:sz w:val="28"/>
            <w:szCs w:val="28"/>
          </w:rPr>
          <w:delText xml:space="preserve">interfere</w:delText>
        </w:r>
      </w:del>
      <w:ins w:id="1109" w:author="Assessor GDSXSR" w:date="2026-10-31T00:07:38Z">
        <w:r>
          <w:rPr>
            <w:rFonts w:ascii="Arial" w:hAnsi="Arial" w:cs="Arial"/>
            <w:color w:val="808080"/>
            <w:sz w:val="28"/>
            <w:szCs w:val="28"/>
          </w:rPr>
          <w:t xml:space="preserve">altera</w:t>
        </w:r>
      </w:ins>
      <w:r>
        <w:rPr>
          <w:rFonts w:ascii="Arial" w:hAnsi="Arial" w:cs="Arial"/>
          <w:sz w:val="28"/>
          <w:szCs w:val="28"/>
        </w:rPr>
        <w:t xml:space="preserve"> </w:t>
      </w:r>
      <w:del w:id="1110" w:author="Assessor GDSXSR" w:date="2026-10-31T00:07:38Z">
        <w:r>
          <w:rPr>
            <w:rFonts w:ascii="Arial" w:hAnsi="Arial" w:cs="Arial"/>
            <w:sz w:val="28"/>
            <w:szCs w:val="28"/>
          </w:rPr>
          <w:delText xml:space="preserve">na</w:delText>
        </w:r>
      </w:del>
      <w:ins w:id="1111" w:author="Assessor GDSXSR" w:date="2026-10-31T00:07:38Z">
        <w:r>
          <w:rPr>
            <w:rFonts w:ascii="Arial" w:hAnsi="Arial" w:cs="Arial"/>
            <w:color w:val="808080"/>
            <w:sz w:val="28"/>
            <w:szCs w:val="28"/>
          </w:rPr>
          <w:t xml:space="preserve">o</w:t>
        </w:r>
      </w:ins>
      <w:r>
        <w:rPr>
          <w:rFonts w:ascii="Arial" w:hAnsi="Arial" w:cs="Arial"/>
          <w:sz w:val="28"/>
          <w:szCs w:val="28"/>
        </w:rPr>
        <w:t xml:space="preserve"> </w:t>
      </w:r>
      <w:del w:id="1112" w:author="Assessor GDSXSR" w:date="2026-10-31T00:07:38Z">
        <w:r>
          <w:rPr>
            <w:rFonts w:ascii="Arial" w:hAnsi="Arial" w:cs="Arial"/>
            <w:sz w:val="28"/>
            <w:szCs w:val="28"/>
          </w:rPr>
          <w:delText xml:space="preserve">relação jurídica da concessionária</w:delText>
        </w:r>
      </w:del>
      <w:ins w:id="1113" w:author="Assessor GDSXSR" w:date="2026-10-31T00:07:38Z">
        <w:r>
          <w:rPr>
            <w:rFonts w:ascii="Arial" w:hAnsi="Arial" w:cs="Arial"/>
            <w:color w:val="808080"/>
            <w:sz w:val="28"/>
            <w:szCs w:val="28"/>
          </w:rPr>
          <w:t xml:space="preserve">cadastro</w:t>
        </w:r>
      </w:ins>
      <w:r>
        <w:rPr>
          <w:rFonts w:ascii="Arial" w:hAnsi="Arial" w:cs="Arial"/>
          <w:sz w:val="28"/>
          <w:szCs w:val="28"/>
        </w:rPr>
        <w:t xml:space="preserve"> nem </w:t>
      </w:r>
      <w:del w:id="1114" w:author="Assessor GDSXSR" w:date="2026-10-31T00:07:38Z">
        <w:r>
          <w:rPr>
            <w:rFonts w:ascii="Arial" w:hAnsi="Arial" w:cs="Arial"/>
            <w:sz w:val="28"/>
            <w:szCs w:val="28"/>
          </w:rPr>
          <w:delText xml:space="preserve">produz</w:delText>
        </w:r>
      </w:del>
      <w:ins w:id="1115" w:author="Assessor GDSXSR" w:date="2026-10-31T00:07:38Z">
        <w:r>
          <w:rPr>
            <w:rFonts w:ascii="Arial" w:hAnsi="Arial" w:cs="Arial"/>
            <w:color w:val="808080"/>
            <w:sz w:val="28"/>
            <w:szCs w:val="28"/>
          </w:rPr>
          <w:t xml:space="preserve">a</w:t>
        </w:r>
      </w:ins>
      <w:r>
        <w:rPr>
          <w:rFonts w:ascii="Arial" w:hAnsi="Arial" w:cs="Arial"/>
          <w:sz w:val="28"/>
          <w:szCs w:val="28"/>
        </w:rPr>
        <w:t xml:space="preserve"> </w:t>
      </w:r>
      <w:del w:id="1116" w:author="Assessor GDSXSR" w:date="2026-10-31T00:07:38Z">
        <w:r>
          <w:rPr>
            <w:rFonts w:ascii="Arial" w:hAnsi="Arial" w:cs="Arial"/>
            <w:sz w:val="28"/>
            <w:szCs w:val="28"/>
          </w:rPr>
          <w:delText xml:space="preserve">efeitos contra ela</w:delText>
        </w:r>
      </w:del>
      <w:ins w:id="1117" w:author="Assessor GDSXSR" w:date="2026-10-31T00:07:38Z">
        <w:r>
          <w:rPr>
            <w:rFonts w:ascii="Arial" w:hAnsi="Arial" w:cs="Arial"/>
            <w:color w:val="808080"/>
            <w:sz w:val="28"/>
            <w:szCs w:val="28"/>
          </w:rPr>
          <w:t xml:space="preserve">atinge</w:t>
        </w:r>
      </w:ins>
      <w:r>
        <w:rPr>
          <w:rFonts w:ascii="Arial" w:hAnsi="Arial" w:cs="Arial"/>
          <w:sz w:val="28"/>
          <w:szCs w:val="28"/>
        </w:rPr>
        <w:t xml:space="preserve">.</w:t>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7AB3B2" w14:textId="252DF78D" w:rsidR="00886ABA" w:rsidRPr="00E87018" w:rsidRDefault="00B46036" w:rsidP="00886ABA">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8</w:t>
      </w:r>
      <w:r>
        <w:rPr>
          <w:rFonts w:ascii="Arial" w:hAnsi="Arial" w:cs="Arial"/>
          <w:sz w:val="28"/>
          <w:szCs w:val="28"/>
        </w:rPr>
        <w:t xml:space="preserve">. </w:t>
      </w:r>
      <w:r>
        <w:rPr>
          <w:rFonts w:ascii="Arial" w:eastAsia="Arial" w:hAnsi="Arial" w:cs="Arial"/>
          <w:color w:val="000000" w:themeColor="text1"/>
          <w:sz w:val="28"/>
          <w:szCs w:val="28"/>
        </w:rPr>
        <w:t xml:space="preserve">Rejeitou-se</w:t>
      </w:r>
      <w:r>
        <w:rPr>
          <w:rFonts w:ascii="Arial" w:eastAsia="Arial" w:hAnsi="Arial" w:cs="Arial"/>
          <w:color w:val="000000" w:themeColor="text1"/>
          <w:sz w:val="28"/>
          <w:szCs w:val="28"/>
        </w:rPr>
        <w:t xml:space="preserve"> </w:t>
      </w:r>
      <w:r>
        <w:rPr>
          <w:rFonts w:ascii="Arial" w:eastAsia="Arial" w:hAnsi="Arial" w:cs="Arial"/>
          <w:color w:val="000000" w:themeColor="text1"/>
          <w:sz w:val="28"/>
          <w:szCs w:val="28"/>
        </w:rPr>
        <w:t xml:space="preserve">a preliminar</w:t>
      </w:r>
      <w:r>
        <w:rPr>
          <w:rFonts w:ascii="Arial" w:eastAsia="Arial" w:hAnsi="Arial" w:cs="Arial"/>
          <w:color w:val="000000" w:themeColor="text1"/>
          <w:sz w:val="28"/>
          <w:szCs w:val="28"/>
        </w:rPr>
        <w:t xml:space="preserve"> </w:t>
      </w:r>
      <w:r>
        <w:rPr>
          <w:rFonts w:ascii="Arial" w:eastAsia="Arial" w:hAnsi="Arial" w:cs="Arial"/>
          <w:color w:val="000000" w:themeColor="text1"/>
          <w:sz w:val="28"/>
          <w:szCs w:val="28"/>
        </w:rPr>
        <w:t xml:space="preserve">de</w:t>
      </w:r>
      <w:r>
        <w:rPr>
          <w:rFonts w:ascii="Arial" w:eastAsia="Arial" w:hAnsi="Arial" w:cs="Arial"/>
          <w:color w:val="000000" w:themeColor="text1"/>
          <w:sz w:val="28"/>
          <w:szCs w:val="28"/>
        </w:rPr>
        <w:t xml:space="preserve"> ilegitimidade ativa</w:t>
      </w:r>
      <w:r>
        <w:rPr>
          <w:rFonts w:ascii="Arial" w:eastAsia="Arial" w:hAnsi="Arial" w:cs="Arial"/>
          <w:color w:val="000000" w:themeColor="text1"/>
          <w:sz w:val="28"/>
          <w:szCs w:val="28"/>
        </w:rPr>
        <w:t xml:space="preserve"> e, no mérito, negou-se provimento ao apelo</w:t>
      </w:r>
      <w:ins w:id="1118" w:author="Assessor GDSXSR" w:date="2026-10-31T00:07:38Z">
        <w:r>
          <w:rPr>
            <w:rFonts w:ascii="Arial" w:eastAsia="Arial" w:hAnsi="Arial" w:cs="Arial"/>
            <w:color w:val="808080"/>
            <w:sz w:val="28"/>
            <w:szCs w:val="28"/>
          </w:rPr>
          <w:t xml:space="preserve"> da ré</w:t>
        </w:r>
      </w:ins>
      <w:r>
        <w:rPr>
          <w:rFonts w:ascii="Arial" w:eastAsia="Arial" w:hAnsi="Arial" w:cs="Arial"/>
          <w:color w:val="000000" w:themeColor="text1"/>
          <w:sz w:val="28"/>
          <w:szCs w:val="28"/>
        </w:rPr>
        <w:t xml:space="preserve">.</w:t>
      </w:r>
      <w:del w:id="1119" w:author="Assessor GDSXSR" w:date="2026-10-31T00:07:38Z">
        <w:r>
          <w:rPr>
            <w:rFonts w:ascii="Arial" w:eastAsia="Arial" w:hAnsi="Arial" w:cs="Arial"/>
            <w:color w:val="000000" w:themeColor="text1"/>
            <w:sz w:val="28"/>
            <w:szCs w:val="28"/>
          </w:rPr>
          <w:delText xml:space="preserve"> </w:delText>
        </w:r>
      </w:del>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63670986" w14:textId="6F7E9FCE" w:rsidR="00B46036" w:rsidRPr="00B46036" w:rsidRDefault="00886ABA" w:rsidP="00B46036">
      <w:pPr>
        <w:spacing w:after="0" w:line="360" w:lineRule="auto"/>
        <w:jc w:val="both"/>
        <w:rPr>
          <w:rFonts w:ascii="Arial" w:eastAsia="Arial" w:hAnsi="Arial" w:cs="Arial"/>
          <w:i/>
          <w:iCs/>
          <w:color w:val="000000" w:themeColor="text1"/>
          <w:sz w:val="26"/>
          <w:szCs w:val="26"/>
        </w:rPr>
      </w:pPr>
      <w:r w:rsidRPr="3F2CDD4C">
        <w:rPr>
          <w:rFonts w:ascii="Arial" w:eastAsia="Arial" w:hAnsi="Arial" w:cs="Arial"/>
          <w:i/>
          <w:iCs/>
          <w:color w:val="000000" w:themeColor="text1"/>
          <w:sz w:val="26"/>
          <w:szCs w:val="26"/>
        </w:rPr>
        <w:t xml:space="preserve">Dispositivos relevantes citados: </w:t>
      </w:r>
      <w:r w:rsidR="00B46036" w:rsidRPr="003F5E9C">
        <w:rPr>
          <w:rFonts w:ascii="Arial" w:eastAsia="Arial" w:hAnsi="Arial" w:cs="Arial"/>
          <w:color w:val="000000" w:themeColor="text1"/>
          <w:sz w:val="26"/>
          <w:szCs w:val="26"/>
        </w:rPr>
        <w:t>Lei nº 8.245/1991, art</w:t>
      </w:r>
      <w:r w:rsidR="003F5E9C" w:rsidRPr="003F5E9C">
        <w:rPr>
          <w:rFonts w:ascii="Arial" w:eastAsia="Arial" w:hAnsi="Arial" w:cs="Arial"/>
          <w:color w:val="000000" w:themeColor="text1"/>
          <w:sz w:val="26"/>
          <w:szCs w:val="26"/>
        </w:rPr>
        <w:t>s</w:t>
      </w:r>
      <w:r w:rsidR="00B46036" w:rsidRPr="003F5E9C">
        <w:rPr>
          <w:rFonts w:ascii="Arial" w:eastAsia="Arial" w:hAnsi="Arial" w:cs="Arial"/>
          <w:color w:val="000000" w:themeColor="text1"/>
          <w:sz w:val="26"/>
          <w:szCs w:val="26"/>
        </w:rPr>
        <w:t>. 23, I e VIII.</w:t>
      </w:r>
    </w:p>
    <w:p w14:paraId="079D690E" w14:textId="54B6ADC2" w:rsidR="00B46036" w:rsidRPr="003F5E9C" w:rsidRDefault="00886ABA" w:rsidP="00B46036">
      <w:pPr>
        <w:spacing w:after="0" w:line="360" w:lineRule="auto"/>
        <w:jc w:val="both"/>
        <w:rPr>
          <w:rFonts w:ascii="Arial" w:eastAsia="Arial" w:hAnsi="Arial" w:cs="Arial"/>
          <w:color w:val="000000" w:themeColor="text1"/>
          <w:sz w:val="26"/>
          <w:szCs w:val="26"/>
        </w:rPr>
      </w:pPr>
      <w:r w:rsidRPr="3F2CDD4C">
        <w:rPr>
          <w:rFonts w:ascii="Arial" w:eastAsia="Arial" w:hAnsi="Arial" w:cs="Arial"/>
          <w:i/>
          <w:iCs/>
          <w:color w:val="000000" w:themeColor="text1"/>
          <w:sz w:val="26"/>
          <w:szCs w:val="26"/>
        </w:rPr>
        <w:t xml:space="preserve">Jurisprudência relevante citada: </w:t>
      </w:r>
      <w:r w:rsidR="00B46036" w:rsidRPr="003F5E9C">
        <w:rPr>
          <w:rFonts w:ascii="Arial" w:eastAsia="Arial" w:hAnsi="Arial" w:cs="Arial"/>
          <w:color w:val="000000" w:themeColor="text1"/>
          <w:sz w:val="26"/>
          <w:szCs w:val="26"/>
        </w:rPr>
        <w:t>TJDFT, Acórdão 2094022</w:t>
      </w:r>
      <w:r w:rsidR="003F5E9C">
        <w:rPr>
          <w:rFonts w:ascii="Arial" w:eastAsia="Arial" w:hAnsi="Arial" w:cs="Arial"/>
          <w:color w:val="000000" w:themeColor="text1"/>
          <w:sz w:val="26"/>
          <w:szCs w:val="26"/>
        </w:rPr>
        <w:t xml:space="preserve">, APC </w:t>
      </w:r>
      <w:r w:rsidR="00B46036" w:rsidRPr="003F5E9C">
        <w:rPr>
          <w:rFonts w:ascii="Arial" w:eastAsia="Arial" w:hAnsi="Arial" w:cs="Arial"/>
          <w:color w:val="000000" w:themeColor="text1"/>
          <w:sz w:val="26"/>
          <w:szCs w:val="26"/>
        </w:rPr>
        <w:t>0704145-78.2022.8.07.0014, Rel. Des. Robson Teixeira de Freitas, 8ª Turma Cível, j. 24/02/2026, DJe 09/03/2026.</w:t>
      </w:r>
    </w:p>
    <w:p w14:paraId="58E96891" w14:textId="77777777" w:rsidR="00886ABA" w:rsidRDefault="00886ABA" w:rsidP="00DB1301">
      <w:pPr>
        <w:spacing w:after="0" w:line="360" w:lineRule="auto"/>
        <w:rPr>
          <w:rFonts w:ascii="Arial" w:hAnsi="Arial" w:cs="Arial"/>
          <w:sz w:val="28"/>
          <w:szCs w:val="28"/>
        </w:rPr>
      </w:pPr>
    </w:p>
    <w:p w14:paraId="7ED2BEDE" w14:textId="77777777" w:rsidR="00AD7550" w:rsidRPr="00380E66" w:rsidRDefault="00AD7550" w:rsidP="00AD7550">
      <w:pPr>
        <w:spacing w:after="0" w:line="360" w:lineRule="auto"/>
        <w:rPr>
          <w:rFonts w:cstheme="minorHAnsi"/>
          <w:b/>
          <w:bCs/>
          <w:color w:val="FF0000"/>
        </w:rPr>
      </w:pPr>
      <w:r w:rsidRPr="00380E66">
        <w:rPr>
          <w:rFonts w:cstheme="minorHAnsi"/>
          <w:b/>
          <w:bCs/>
          <w:color w:val="FF0000"/>
        </w:rPr>
        <w:t>RESUMO DA APELAÇÃO</w:t>
      </w:r>
    </w:p>
    <w:p w14:paraId="75F15184" w14:textId="77777777" w:rsidR="00AD7550" w:rsidRPr="003F5E9C" w:rsidRDefault="00AD7550" w:rsidP="00AD7550">
      <w:pPr>
        <w:spacing w:after="0" w:line="360" w:lineRule="auto"/>
        <w:rPr>
          <w:rFonts w:cstheme="minorHAnsi"/>
          <w:color w:val="FF0000"/>
        </w:rPr>
      </w:pPr>
      <w:r w:rsidRPr="003F5E9C">
        <w:rPr>
          <w:rFonts w:cstheme="minorHAnsi"/>
          <w:color w:val="FF0000"/>
        </w:rPr>
        <w:t>I. RAZÕES RECURSAIS</w:t>
      </w:r>
    </w:p>
    <w:p w14:paraId="45D1335B" w14:textId="77777777" w:rsidR="00AD7550" w:rsidRPr="003F5E9C" w:rsidRDefault="00AD7550" w:rsidP="00AD7550">
      <w:pPr>
        <w:spacing w:after="0" w:line="360" w:lineRule="auto"/>
        <w:rPr>
          <w:rFonts w:cstheme="minorHAnsi"/>
          <w:color w:val="FF0000"/>
        </w:rPr>
      </w:pPr>
      <w:r w:rsidRPr="003F5E9C">
        <w:rPr>
          <w:rFonts w:cstheme="minorHAnsi"/>
          <w:color w:val="FF0000"/>
        </w:rPr>
        <w:t>Ilegitimidade ativa do apelado e legitimidade exclusiva do espólio</w:t>
      </w:r>
    </w:p>
    <w:p w14:paraId="05AC1463" w14:textId="77777777" w:rsidR="00AD7550" w:rsidRPr="003F5E9C" w:rsidRDefault="00AD7550" w:rsidP="00AD7550">
      <w:pPr>
        <w:spacing w:after="0" w:line="360" w:lineRule="auto"/>
        <w:rPr>
          <w:rFonts w:cstheme="minorHAnsi"/>
          <w:color w:val="FF0000"/>
        </w:rPr>
      </w:pPr>
      <w:r w:rsidRPr="003F5E9C">
        <w:rPr>
          <w:rFonts w:cstheme="minorHAnsi"/>
          <w:color w:val="FF0000"/>
        </w:rPr>
        <w:t>A apelante, Patrícia Gomes Cardoso, sustenta que o imóvel permanece integrado a acervo hereditário indiviso e registrado em nome dos herdeiros de Renato Pontes Vasconcelos. O apelado, Marcelo José Batista, seria apenas cônjuge de uma das herdeiras e interveniente em acordo familiar, sem titularidade própria sobre o bem, razão pela qual não possuiria legitimidade para ajuizar, em nome próprio, a ação de despejo cumulada com cobrança.</w:t>
      </w:r>
    </w:p>
    <w:p w14:paraId="3596C3C7" w14:textId="77777777" w:rsidR="00AD7550" w:rsidRPr="003F5E9C" w:rsidRDefault="00AD7550" w:rsidP="00AD7550">
      <w:pPr>
        <w:spacing w:after="0" w:line="360" w:lineRule="auto"/>
        <w:rPr>
          <w:rFonts w:cstheme="minorHAnsi"/>
          <w:color w:val="FF0000"/>
        </w:rPr>
      </w:pPr>
      <w:r w:rsidRPr="003F5E9C">
        <w:rPr>
          <w:rFonts w:cstheme="minorHAnsi"/>
          <w:color w:val="FF0000"/>
        </w:rPr>
        <w:t>Pendência de regularização sucessória</w:t>
      </w:r>
    </w:p>
    <w:p w14:paraId="73E16A67" w14:textId="77777777" w:rsidR="00AD7550" w:rsidRPr="003F5E9C" w:rsidRDefault="00AD7550" w:rsidP="00AD7550">
      <w:pPr>
        <w:spacing w:after="0" w:line="360" w:lineRule="auto"/>
        <w:rPr>
          <w:rFonts w:cstheme="minorHAnsi"/>
          <w:color w:val="FF0000"/>
        </w:rPr>
      </w:pPr>
      <w:r w:rsidRPr="003F5E9C">
        <w:rPr>
          <w:rFonts w:cstheme="minorHAnsi"/>
          <w:color w:val="FF0000"/>
        </w:rPr>
        <w:t xml:space="preserve">Argumenta que a tentativa de sobrepartilha foi extinta sem resolução do mérito e que uma das herdeiras faleceu sem a abertura do correspondente inventário, configurando dupla sucessão ainda pendente de regularização. Enquanto não ultimada a partilha, a legitimidade para defender judicialmente direitos relativos ao acervo hereditário pertenceria ao espólio, </w:t>
      </w:r>
      <w:r w:rsidRPr="003F5E9C">
        <w:rPr>
          <w:rFonts w:cstheme="minorHAnsi"/>
          <w:color w:val="FF0000"/>
        </w:rPr>
        <w:lastRenderedPageBreak/>
        <w:t>representado pelo inventariante, nos termos dos arts. 1.784 e 1.791 do Código Civil e do art. 75, VII, do CPC.</w:t>
      </w:r>
    </w:p>
    <w:p w14:paraId="29BBEBB4" w14:textId="77777777" w:rsidR="00AD7550" w:rsidRPr="003F5E9C" w:rsidRDefault="00AD7550" w:rsidP="00AD7550">
      <w:pPr>
        <w:spacing w:after="0" w:line="360" w:lineRule="auto"/>
        <w:rPr>
          <w:rFonts w:cstheme="minorHAnsi"/>
          <w:color w:val="FF0000"/>
        </w:rPr>
      </w:pPr>
      <w:r w:rsidRPr="003F5E9C">
        <w:rPr>
          <w:rFonts w:cstheme="minorHAnsi"/>
          <w:color w:val="FF0000"/>
        </w:rPr>
        <w:t>Insuficiência das procurações e do acordo entre herdeiros</w:t>
      </w:r>
    </w:p>
    <w:p w14:paraId="294E1CA7" w14:textId="77777777" w:rsidR="00AD7550" w:rsidRPr="003F5E9C" w:rsidRDefault="00AD7550" w:rsidP="00AD7550">
      <w:pPr>
        <w:spacing w:after="0" w:line="360" w:lineRule="auto"/>
        <w:rPr>
          <w:rFonts w:cstheme="minorHAnsi"/>
          <w:color w:val="FF0000"/>
        </w:rPr>
      </w:pPr>
      <w:r w:rsidRPr="003F5E9C">
        <w:rPr>
          <w:rFonts w:cstheme="minorHAnsi"/>
          <w:color w:val="FF0000"/>
        </w:rPr>
        <w:t>Alega que as procurações outorgadas pelos herdeiros e o acordo familiar conferem ao apelado somente poderes de representação ou administração, sem transferir a titularidade do direito material. Esses instrumentos, portanto, não seriam suficientes para atribuir-lhe legitimidade ordinária, diante da vedação do art. 18 do CPC ao exercício de direito alheio em nome próprio, salvo autorização legal.</w:t>
      </w:r>
    </w:p>
    <w:p w14:paraId="34ADF85A" w14:textId="77777777" w:rsidR="00AD7550" w:rsidRPr="003F5E9C" w:rsidRDefault="00AD7550" w:rsidP="00AD7550">
      <w:pPr>
        <w:spacing w:after="0" w:line="360" w:lineRule="auto"/>
        <w:rPr>
          <w:rFonts w:cstheme="minorHAnsi"/>
          <w:color w:val="FF0000"/>
        </w:rPr>
      </w:pPr>
      <w:r w:rsidRPr="003F5E9C">
        <w:rPr>
          <w:rFonts w:cstheme="minorHAnsi"/>
          <w:color w:val="FF0000"/>
        </w:rPr>
        <w:t>Ausência de litisconsórcio necessário com a CAESB</w:t>
      </w:r>
    </w:p>
    <w:p w14:paraId="111D6BB1" w14:textId="77777777" w:rsidR="00AD7550" w:rsidRPr="003F5E9C" w:rsidRDefault="00AD7550" w:rsidP="00AD7550">
      <w:pPr>
        <w:spacing w:after="0" w:line="360" w:lineRule="auto"/>
        <w:rPr>
          <w:rFonts w:cstheme="minorHAnsi"/>
          <w:color w:val="FF0000"/>
        </w:rPr>
      </w:pPr>
      <w:r w:rsidRPr="003F5E9C">
        <w:rPr>
          <w:rFonts w:cstheme="minorHAnsi"/>
          <w:color w:val="FF0000"/>
        </w:rPr>
        <w:t>Subsidiariamente, defende a necessidade de reexame da ausência de integração da Companhia de Saneamento Ambiental do Distrito Federal ao processo. Embora a sentença tenha afastado a transferência cadastral direta dos débitos de água, condenou a apelante a ressarcir os respectivos valores, sem que a concessionária participasse do contraditório quanto à exigibilidade, ao montante, à regularidade ou à eventual prescrição dos débitos. Sustenta que a condenação acaba por produzir efeitos indiretos sobre relação jurídica trilateral, o que exigiria a participação da CAESB, conforme o art. 114 do CPC.</w:t>
      </w:r>
    </w:p>
    <w:p w14:paraId="30B9145B" w14:textId="77777777" w:rsidR="00AD7550" w:rsidRPr="003F5E9C" w:rsidRDefault="00AD7550" w:rsidP="00AD7550">
      <w:pPr>
        <w:spacing w:after="0" w:line="360" w:lineRule="auto"/>
        <w:rPr>
          <w:rFonts w:cstheme="minorHAnsi"/>
          <w:color w:val="FF0000"/>
        </w:rPr>
      </w:pPr>
      <w:r w:rsidRPr="003F5E9C">
        <w:rPr>
          <w:rFonts w:cstheme="minorHAnsi"/>
          <w:color w:val="FF0000"/>
        </w:rPr>
        <w:t>Suspensão das verbas de sucumbência</w:t>
      </w:r>
    </w:p>
    <w:p w14:paraId="474EC398" w14:textId="77777777" w:rsidR="00AD7550" w:rsidRPr="003F5E9C" w:rsidRDefault="00AD7550" w:rsidP="00AD7550">
      <w:pPr>
        <w:spacing w:after="0" w:line="360" w:lineRule="auto"/>
        <w:rPr>
          <w:rFonts w:cstheme="minorHAnsi"/>
          <w:color w:val="FF0000"/>
        </w:rPr>
      </w:pPr>
      <w:r w:rsidRPr="003F5E9C">
        <w:rPr>
          <w:rFonts w:cstheme="minorHAnsi"/>
          <w:color w:val="FF0000"/>
        </w:rPr>
        <w:t>Em caráter sucessivo, requer que seja expressamente reconhecida a suspensão da exigibilidade das verbas sucumbenciais, inclusive dos honorários advocatícios fixados em 10% sobre o valor da condenação, em razão da gratuidade de justiça. Invoca o art. 98, § 3º, do CPC, segundo o qual essas obrigações apenas poderão ser exigidas, no prazo legal de cinco anos, se o credor demonstrar que deixou de existir a insuficiência de recursos que justificou o benefício.</w:t>
      </w:r>
    </w:p>
    <w:p w14:paraId="33B28492" w14:textId="77777777" w:rsidR="00AD7550" w:rsidRPr="003F5E9C" w:rsidRDefault="00AD7550" w:rsidP="00AD7550">
      <w:pPr>
        <w:spacing w:after="0" w:line="360" w:lineRule="auto"/>
        <w:rPr>
          <w:rFonts w:cstheme="minorHAnsi"/>
          <w:color w:val="FF0000"/>
        </w:rPr>
      </w:pPr>
      <w:r w:rsidRPr="003F5E9C">
        <w:rPr>
          <w:rFonts w:cstheme="minorHAnsi"/>
          <w:color w:val="FF0000"/>
        </w:rPr>
        <w:t>Vulnerabilidade social da apelante</w:t>
      </w:r>
    </w:p>
    <w:p w14:paraId="6294B386" w14:textId="77777777" w:rsidR="00AD7550" w:rsidRPr="003F5E9C" w:rsidRDefault="00AD7550" w:rsidP="00AD7550">
      <w:pPr>
        <w:spacing w:after="0" w:line="360" w:lineRule="auto"/>
        <w:rPr>
          <w:rFonts w:cstheme="minorHAnsi"/>
          <w:color w:val="FF0000"/>
        </w:rPr>
      </w:pPr>
      <w:r w:rsidRPr="003F5E9C">
        <w:rPr>
          <w:rFonts w:cstheme="minorHAnsi"/>
          <w:color w:val="FF0000"/>
        </w:rPr>
        <w:t>Destaca a situação de vulnerabilidade social da apelante, caracterizada por histórico de violência doméstica, desemprego, maternidade de cinco filhos e acompanhamento pela rede socioassistencial, com intervenção do Ministério Público. Defende que tais circunstâncias poderão ser consideradas na fase de cumprimento de sentença, especialmente quanto à forma de pagamento de eventual débito.</w:t>
      </w:r>
    </w:p>
    <w:p w14:paraId="7DB7F763" w14:textId="77777777" w:rsidR="00AD7550" w:rsidRPr="003F5E9C" w:rsidRDefault="00AD7550" w:rsidP="00AD7550">
      <w:pPr>
        <w:spacing w:after="0" w:line="360" w:lineRule="auto"/>
        <w:rPr>
          <w:rFonts w:cstheme="minorHAnsi"/>
          <w:color w:val="FF0000"/>
        </w:rPr>
      </w:pPr>
      <w:r w:rsidRPr="003F5E9C">
        <w:rPr>
          <w:rFonts w:cstheme="minorHAnsi"/>
          <w:color w:val="FF0000"/>
        </w:rPr>
        <w:t>II. PEDIDO</w:t>
      </w:r>
    </w:p>
    <w:p w14:paraId="08F96DB0" w14:textId="159A9DC2" w:rsidR="00E87018" w:rsidRPr="003F5E9C" w:rsidRDefault="00AD7550" w:rsidP="00AD7550">
      <w:pPr>
        <w:spacing w:after="0" w:line="360" w:lineRule="auto"/>
        <w:rPr>
          <w:rFonts w:cstheme="minorHAnsi"/>
        </w:rPr>
      </w:pPr>
      <w:r w:rsidRPr="003F5E9C">
        <w:rPr>
          <w:rFonts w:cstheme="minorHAnsi"/>
          <w:color w:val="FF0000"/>
        </w:rPr>
        <w:t xml:space="preserve">Requer o provimento da apelação para reconhecer a ilegitimidade ativa de Marcelo José Batista, reformar a sentença e extinguir o processo sem resolução do mérito, nos termos do art. 485, VI, do CPC, com inversão dos ônus sucumbenciais. Subsidiariamente, pede o reexame da necessidade de litisconsórcio com a CAESB e, mantida a condenação, a consignação </w:t>
      </w:r>
      <w:r w:rsidRPr="003F5E9C">
        <w:rPr>
          <w:rFonts w:cstheme="minorHAnsi"/>
          <w:color w:val="FF0000"/>
        </w:rPr>
        <w:lastRenderedPageBreak/>
        <w:t>expressa da suspensão da exigibilidade das verbas de sucumbência em razão da gratuidade de justiça.</w:t>
      </w:r>
    </w:p>
    <w:p w14:paraId="5350F300" w14:textId="77777777" w:rsidR="00886ABA" w:rsidRDefault="00886ABA" w:rsidP="00DB1301">
      <w:pPr>
        <w:spacing w:after="0" w:line="360" w:lineRule="auto"/>
        <w:rPr>
          <w:rFonts w:ascii="Arial" w:hAnsi="Arial" w:cs="Arial"/>
          <w:sz w:val="28"/>
          <w:szCs w:val="28"/>
        </w:rPr>
      </w:pPr>
    </w:p>
    <w:p w14:paraId="63358632" w14:textId="21ACD170" w:rsidR="00DB1301" w:rsidRDefault="00F63CDB" w:rsidP="00355C73">
      <w:pPr>
        <w:pageBreakBefore/>
        <w:spacing w:after="0" w:line="360" w:lineRule="auto"/>
        <w:jc w:val="center"/>
        <w:outlineLvl w:val="0"/>
        <w:rPr>
          <w:rFonts w:ascii="Arial" w:hAnsi="Arial" w:cs="Arial"/>
          <w:b/>
          <w:bCs/>
          <w:sz w:val="28"/>
          <w:szCs w:val="28"/>
        </w:rPr>
        <w:pPrChange w:id="1559" w:author="Assessor GDSXSR" w:date="2026-10-31T00:07:38Z">
          <w:pPr>
            <w:spacing w:after="0" w:line="360" w:lineRule="auto"/>
            <w:jc w:val="center"/>
            <w:outlineLvl w:val="0"/>
            <w:rPr>
              <w:rFonts w:ascii="Arial" w:hAnsi="Arial" w:cs="Arial"/>
              <w:b/>
              <w:bCs/>
              <w:sz w:val="28"/>
              <w:szCs w:val="28"/>
            </w:rPr>
          </w:pPr>
        </w:pPrChange>
      </w:pPr>
      <w:commentRangeStart w:id="15"/>
      <w:r>
        <w:rPr>
          <w:rFonts w:ascii="Arial" w:hAnsi="Arial" w:cs="Arial"/>
          <w:b/>
          <w:bCs/>
          <w:sz w:val="28"/>
          <w:szCs w:val="28"/>
        </w:rPr>
        <w:t>RELATÓRIO</w:t>
      </w:r>
      <w:commentRangeEnd w:id="15"/>
      <w:r>
        <w:rPr>
          <w:rStyle w:val="CommentReference"/>
        </w:rPr>
        <w:commentReference w:id="15"/>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3DD443D6" w14:textId="77777777" w:rsidR="008F2508" w:rsidRPr="008F2508" w:rsidRDefault="00F63CDB" w:rsidP="008F2508">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8F2508" w:rsidRPr="008F2508">
        <w:rPr>
          <w:rFonts w:ascii="Arial" w:hAnsi="Arial" w:cs="Arial"/>
          <w:i/>
          <w:iCs/>
          <w:sz w:val="26"/>
          <w:szCs w:val="26"/>
        </w:rPr>
        <w:t>Trata-se de ação de despejo por falta de pagamento cumulada com cobrança ajuizada por MARCELO JOSÉ BATISTA em desfavor de PATRÍCIA GOMES CARDOSO, partes qualificadas.</w:t>
      </w:r>
    </w:p>
    <w:p w14:paraId="6200709D"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O autor afirma que o imóvel situado na AR 18, Conjunto 03, Lote 01, Setor Oeste, Sobradinho II/DF, embora registrado em nome de Renato Pontes Vasconcelos, integra acervo familiar cuja administração lhe foi atribuída por acordo firmado entre herdeiros. Sustenta que, em razão disso, passou a gerir a locação do bem.</w:t>
      </w:r>
    </w:p>
    <w:p w14:paraId="32683627"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Aduz que a requerida já ocupava o imóvel em razão de ajuste verbal anterior e que, em 09/04/2020, as partes firmaram contrato escrito de locação residencial, com aluguel mensal de R$ 600,00 e vencimento todo dia 10. O contrato foi celebrado pelo prazo de seis meses e, após o término do período inicial, prorrogou-se por prazo indeterminado.</w:t>
      </w:r>
    </w:p>
    <w:p w14:paraId="02760B1D"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 xml:space="preserve">Sustenta que a requerida deixou de pagar os aluguéis desde maio de 2020. Esclarece que os aluguéis referentes ao período de maio de 2020 a maio de 2021 foram objeto de ação anterior (0705767-56.2021.8.07.0006), de modo que, neste feito, requer </w:t>
      </w:r>
      <w:r w:rsidRPr="008F2508">
        <w:rPr>
          <w:rFonts w:ascii="Arial" w:hAnsi="Arial" w:cs="Arial"/>
          <w:i/>
          <w:iCs/>
          <w:sz w:val="26"/>
          <w:szCs w:val="26"/>
        </w:rPr>
        <w:lastRenderedPageBreak/>
        <w:t>a cobrança dos aluguéis de junho de 2021 a agosto de 2023, no valor atualizado de R$ 19.580,43.</w:t>
      </w:r>
    </w:p>
    <w:p w14:paraId="40E2CEA1"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Também afirma que a requerida deixou de pagar contas de água vinculadas ao imóvel, inicialmente indicadas desde janeiro de 2018. Após determinação de emenda, o autor retificou o pedido para limitar os débitos de água ao período não prescrito, de dezembro de 2021 a agosto de 2023, no valor atualizado de R$ 5.298,62. Posteriormente, após a desocupação do imóvel, requereu a consideração dos débitos de água até setembro de 2024, no valor de R$ 6.972,90.</w:t>
      </w:r>
    </w:p>
    <w:p w14:paraId="089195EA"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Pediu a concessão da justiça gratuita, a desocupação liminar do imóvel, a rescisão da locação, a condenação da requerida ao pagamento dos aluguéis vencidos, a transferência das contas de água para o nome da ré ou sua responsabilização pelos débitos do período de ocupação, além da condenação ao pagamento das despesas até a efetiva desocupação, custas e honorários advocatícios.</w:t>
      </w:r>
    </w:p>
    <w:p w14:paraId="74A9A327"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Representação processual regular, conforme procuração de d 169665016.</w:t>
      </w:r>
    </w:p>
    <w:p w14:paraId="30046743"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Foi proferida decisão que deferiu ao autor os benefícios da gratuidade da justiça (id 170398100). No mesmo ato, foi deferida a liminar de desocupação, com prazo de 15 dias para saída voluntária, sem prejuízo da possibilidade de purgação da mora.</w:t>
      </w:r>
    </w:p>
    <w:p w14:paraId="24F306ED"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Realizada audiência de conciliação, com a presença das partes e seus procuradores, todavia sem composição de acordo (id 175561124).</w:t>
      </w:r>
    </w:p>
    <w:p w14:paraId="1180AB5B"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lastRenderedPageBreak/>
        <w:t>Foi apresentada contestação (id 180234426).  A requerida não negou a ocupação do imóvel nem a existência de débitos locatícios. Alegou, em síntese, situação de extrema vulnerabilidade social, desemprego, maternidade de cinco filhos, histórico de violência doméstica, problemas de saúde e ausência de condições para desocupação imediata. Requereu dilação de prazo para saída do imóvel e encaminhamento à rede socioassistencial.</w:t>
      </w:r>
    </w:p>
    <w:p w14:paraId="2D1801D0"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A gratuidade de justiça foi deferida à requerida pela decisão de id 176908539.</w:t>
      </w:r>
    </w:p>
    <w:p w14:paraId="6311B3B7"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O autor apresentou réplica no id 180627555.</w:t>
      </w:r>
    </w:p>
    <w:p w14:paraId="5F247B2B"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Diante da existência de filhos menores na residência, foi determinada a intervenção pontual do Ministério Público do Distrito Federal e Territórios e a expedição de ofícios à rede de proteção (id 185023852). O Ministério Público manifestou-se pela adoção de providências junto à rede socioassistencial (id 196914833). Foram expedidos ofícios e realizadas diligências para acompanhamento da situação familiar.</w:t>
      </w:r>
    </w:p>
    <w:p w14:paraId="38039807"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Conforme resposta da Secretaria de Desenvolvimento Social do Distrito Federal, a requerida e sua família foram atendidas e orientadas quanto aos serviços disponíveis, inclusive acolhimento institucional, constando que eram beneficiárias de programas sociais (id 206182379). Pela decisão de id 208609444, foi reconhecido que a requerida havia recebido prazo de quase um ano desde a citação para organizar sua saída, razão pela qual foi determinado o cumprimento da ordem de despejo.</w:t>
      </w:r>
    </w:p>
    <w:p w14:paraId="0925897A"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lastRenderedPageBreak/>
        <w:t>No curso do cumprimento, a Defensoria Pública informou que a requerida desocupou voluntariamente o imóvel em 14/09/2024, circunstância confirmada pelas diligências posteriores e pela manifestação da parte autora (id 211805154 e id 212847921).</w:t>
      </w:r>
    </w:p>
    <w:p w14:paraId="293DEFF1"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Após a desocupação, o autor requereu a rescisão contratual e a responsabilização da ré pelos débitos de água do período de ocupação, juntando documentos relativos às contas em aberto de dezembro de 2021 a setembro de 2024 (ids 211035885 e 212448614).</w:t>
      </w:r>
    </w:p>
    <w:p w14:paraId="2761FA2A"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Pelo despacho de id 249946203, foi convertido o julgamento em diligência para que o autor se manifestasse acerca de sua legitimidade ativa e da impossibilidade de transferência dos débitos de água para o nome da ré sem participação da CAESB.</w:t>
      </w:r>
    </w:p>
    <w:p w14:paraId="0C19F8C3"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O autor apresentou manifestação no id 250465295.</w:t>
      </w:r>
    </w:p>
    <w:p w14:paraId="68FF5044"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A Defensoria Pública apresentou manifestação no id 252791739. Suscitou preliminar de ilegitimidade ativa do autor, sob o argumento de que ele não seria proprietário registral, inventariante ou único herdeiro. Também alegou ausência de litisconsórcio necessário com a CAESB, pois eventual transferência dos débitos de água atingiria esfera jurídica de terceiro estranho ao processo.</w:t>
      </w:r>
    </w:p>
    <w:p w14:paraId="7E98C01C"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 xml:space="preserve">Pela decisão de id 256795914, foi determinada conclusão para sentença após a preclusão. A Defensoria Pública manifestou ciência no </w:t>
      </w:r>
      <w:r w:rsidRPr="008F2508">
        <w:rPr>
          <w:rFonts w:ascii="Arial" w:hAnsi="Arial" w:cs="Arial"/>
          <w:i/>
          <w:iCs/>
          <w:sz w:val="26"/>
          <w:szCs w:val="26"/>
        </w:rPr>
        <w:lastRenderedPageBreak/>
        <w:t>id 257144071. Os autos vieram conclusos conforme certidão de id 263945688.</w:t>
      </w:r>
    </w:p>
    <w:p w14:paraId="2A1367AB" w14:textId="297F04B7" w:rsidR="00F63CDB" w:rsidRPr="000A7009"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O Ministério Público, em manifestação anterior, oficiou por sua não intervenção, diante da desocupação do imóvel e do acompanhamento da família pela rede socioassistencial.</w:t>
      </w:r>
      <w:r w:rsidR="00BA700C" w:rsidRPr="000A7009">
        <w:rPr>
          <w:rFonts w:ascii="Arial" w:hAnsi="Arial" w:cs="Arial"/>
          <w:i/>
          <w:iCs/>
          <w:sz w:val="26"/>
          <w:szCs w:val="26"/>
        </w:rPr>
        <w:t xml:space="preserve"> (...)</w:t>
      </w:r>
      <w:r w:rsidR="0061262D" w:rsidRPr="000A7009">
        <w:rPr>
          <w:rFonts w:ascii="Arial" w:hAnsi="Arial" w:cs="Arial"/>
          <w:i/>
          <w:iCs/>
          <w:sz w:val="26"/>
          <w:szCs w:val="26"/>
        </w:rPr>
        <w:t xml:space="preserve">” (ID </w:t>
      </w:r>
      <w:r w:rsidRPr="008F2508">
        <w:rPr>
          <w:rFonts w:ascii="Arial" w:hAnsi="Arial" w:cs="Arial"/>
          <w:i/>
          <w:iCs/>
          <w:sz w:val="26"/>
          <w:szCs w:val="26"/>
        </w:rPr>
        <w:t>88828135</w:t>
      </w:r>
      <w:r w:rsidR="0061262D" w:rsidRPr="000A7009">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11E6AF84" w:rsidR="0061262D" w:rsidRDefault="008F2508" w:rsidP="00DB1301">
      <w:pPr>
        <w:spacing w:after="0" w:line="360" w:lineRule="auto"/>
        <w:ind w:firstLine="2268"/>
        <w:jc w:val="both"/>
        <w:rPr>
          <w:rFonts w:ascii="Arial" w:hAnsi="Arial" w:cs="Arial"/>
          <w:sz w:val="28"/>
          <w:szCs w:val="28"/>
        </w:rPr>
      </w:pPr>
      <w:r>
        <w:rPr>
          <w:rFonts w:ascii="Arial" w:hAnsi="Arial" w:cs="Arial"/>
          <w:sz w:val="28"/>
          <w:szCs w:val="28"/>
        </w:rPr>
        <w:t>A</w:t>
      </w:r>
      <w:r w:rsidR="0061262D">
        <w:rPr>
          <w:rFonts w:ascii="Arial" w:hAnsi="Arial" w:cs="Arial"/>
          <w:sz w:val="28"/>
          <w:szCs w:val="28"/>
        </w:rPr>
        <w:t xml:space="preserve"> MM. Ju</w:t>
      </w:r>
      <w:r>
        <w:rPr>
          <w:rFonts w:ascii="Arial" w:hAnsi="Arial" w:cs="Arial"/>
          <w:sz w:val="28"/>
          <w:szCs w:val="28"/>
        </w:rPr>
        <w:t>í</w:t>
      </w:r>
      <w:r w:rsidR="0061262D">
        <w:rPr>
          <w:rFonts w:ascii="Arial" w:hAnsi="Arial" w:cs="Arial"/>
          <w:sz w:val="28"/>
          <w:szCs w:val="28"/>
        </w:rPr>
        <w:t>z</w:t>
      </w:r>
      <w:r>
        <w:rPr>
          <w:rFonts w:ascii="Arial" w:hAnsi="Arial" w:cs="Arial"/>
          <w:sz w:val="28"/>
          <w:szCs w:val="28"/>
        </w:rPr>
        <w:t>a</w:t>
      </w:r>
      <w:r w:rsidR="0061262D">
        <w:rPr>
          <w:rFonts w:ascii="Arial" w:hAnsi="Arial" w:cs="Arial"/>
          <w:sz w:val="28"/>
          <w:szCs w:val="28"/>
        </w:rPr>
        <w:t xml:space="preserve"> sentenciante</w:t>
      </w:r>
      <w:r w:rsidR="002B4798">
        <w:rPr>
          <w:rFonts w:ascii="Arial" w:hAnsi="Arial" w:cs="Arial"/>
          <w:sz w:val="28"/>
          <w:szCs w:val="28"/>
        </w:rPr>
        <w:t>,</w:t>
      </w:r>
      <w:r>
        <w:rPr>
          <w:rFonts w:ascii="Arial" w:hAnsi="Arial" w:cs="Arial"/>
          <w:sz w:val="28"/>
          <w:szCs w:val="28"/>
        </w:rPr>
        <w:t xml:space="preserve"> Dra. </w:t>
      </w:r>
      <w:r w:rsidRPr="008F2508">
        <w:rPr>
          <w:rFonts w:ascii="Arial" w:hAnsi="Arial" w:cs="Arial"/>
          <w:sz w:val="28"/>
          <w:szCs w:val="28"/>
        </w:rPr>
        <w:t>Clarissa Braga Mendes</w:t>
      </w:r>
      <w:r>
        <w:rPr>
          <w:rFonts w:ascii="Arial" w:hAnsi="Arial" w:cs="Arial"/>
          <w:sz w:val="28"/>
          <w:szCs w:val="28"/>
        </w:rPr>
        <w:t xml:space="preserve">, </w:t>
      </w:r>
      <w:r w:rsidR="003524E5" w:rsidRPr="003524E5">
        <w:rPr>
          <w:rFonts w:ascii="Arial" w:hAnsi="Arial" w:cs="Arial"/>
          <w:sz w:val="28"/>
          <w:szCs w:val="28"/>
        </w:rPr>
        <w:t>da</w:t>
      </w:r>
      <w:r>
        <w:rPr>
          <w:rFonts w:ascii="Arial" w:hAnsi="Arial" w:cs="Arial"/>
          <w:sz w:val="28"/>
          <w:szCs w:val="28"/>
        </w:rPr>
        <w:t xml:space="preserve"> </w:t>
      </w:r>
      <w:r w:rsidRPr="008F2508">
        <w:rPr>
          <w:rFonts w:ascii="Arial" w:hAnsi="Arial" w:cs="Arial"/>
          <w:sz w:val="28"/>
          <w:szCs w:val="28"/>
        </w:rPr>
        <w:t>2ª Vara Cível de Sobradinho</w:t>
      </w:r>
      <w:r w:rsidR="003524E5" w:rsidRPr="003524E5">
        <w:rPr>
          <w:rFonts w:ascii="Arial" w:hAnsi="Arial" w:cs="Arial"/>
          <w:sz w:val="28"/>
          <w:szCs w:val="28"/>
        </w:rPr>
        <w:t>,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0069E38C" w14:textId="77777777" w:rsidR="008F2508" w:rsidRPr="008F2508" w:rsidRDefault="0006080C" w:rsidP="008F2508">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8F2508" w:rsidRPr="008F2508">
        <w:rPr>
          <w:rFonts w:ascii="Arial" w:hAnsi="Arial" w:cs="Arial"/>
          <w:i/>
          <w:iCs/>
          <w:sz w:val="26"/>
          <w:szCs w:val="26"/>
        </w:rPr>
        <w:t xml:space="preserve">Ante o exposto, JULGO PARCIALMENTE PROCEDENTES os pedidos formulados na petição inicial para: </w:t>
      </w:r>
    </w:p>
    <w:p w14:paraId="551A6C70"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a) DECLARAR rescindido o contrato de locação residencial relativo ao imóvel situado na AR 18, Conjunto 03, Lote 01, Setor Oeste, Sobradinho II/DF;</w:t>
      </w:r>
    </w:p>
    <w:p w14:paraId="4396A544"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b) CONDENAR a requerida ao pagamento de R$ 19.580,43 (dezenove mil e quinhentos e oitenta reais e quarenta e três centavos) a título de aluguéis vencidos de junho de 2021 a agosto de 2023, valor atualizado até 22/08/2023, conforme planilha de id 169667077;</w:t>
      </w:r>
    </w:p>
    <w:p w14:paraId="410C6111"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c) CONDENAR a requerida ao pagamento dos aluguéis e encargos vencidos de setembro de 2023 até a efetiva desocupação do imóvel, em 14/09/2024, a serem apurados em cumprimento de sentença com base no aluguel mensal de R$ 600,00 (seiscentos reais), admitido o abatimento de valores comprovadamente pagos;</w:t>
      </w:r>
    </w:p>
    <w:p w14:paraId="4D60EAA9"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lastRenderedPageBreak/>
        <w:t>d) CONDENAR a requerida ao pagamento, em favor do autor, dos débitos de água/esgoto relativos ao período de ocupação do imóvel, de dezembro de 2021 a setembro de 2024, no valor indicado de R$ 6.972,90 (seis mil e novecentos e setenta e dois reais e noventa centavos), sem prejuízo de atualização e comprovação do montante final em cumprimento de sentença.</w:t>
      </w:r>
    </w:p>
    <w:p w14:paraId="06EEDD4D"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Os valores deverão ser corrigidos monetariamente pela Tabela do TJDFT desde cada vencimento, observada a data-base já utilizada nas planilhas juntadas, e acrescidos de juros de mora e correção desde os respectivos vencimentos.</w:t>
      </w:r>
    </w:p>
    <w:p w14:paraId="37E88FE2"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Por conseguinte, resolvo o mérito do processo nos termos do art. 487, inc. I, do Código de Processo Civil.</w:t>
      </w:r>
    </w:p>
    <w:p w14:paraId="163354A9" w14:textId="23E16B6F" w:rsidR="0006080C"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 xml:space="preserve">Diante da sucumbência mínima da parte autora, condeno a requerida ao pagamento das custas processuais e honorários advocatícios, que arbitro em dez por cento (10%) sobre o valor atualizado da condenação, nos termos do art. 85, § 2º, do Código de Processo Civil, </w:t>
      </w:r>
      <w:r w:rsidRPr="008F2508">
        <w:rPr>
          <w:rFonts w:ascii="Arial" w:hAnsi="Arial" w:cs="Arial"/>
          <w:b/>
          <w:bCs/>
          <w:i/>
          <w:iCs/>
          <w:sz w:val="26"/>
          <w:szCs w:val="26"/>
          <w:u w:val="single"/>
        </w:rPr>
        <w:t>observada a gratuidade de justiça deferida à ré</w:t>
      </w:r>
      <w:r w:rsidRPr="008F2508">
        <w:rPr>
          <w:rFonts w:ascii="Arial" w:hAnsi="Arial" w:cs="Arial"/>
          <w:i/>
          <w:iCs/>
          <w:sz w:val="26"/>
          <w:szCs w:val="26"/>
        </w:rPr>
        <w:t xml:space="preserve">. </w:t>
      </w:r>
      <w:r w:rsidR="0006080C" w:rsidRPr="000A7009">
        <w:rPr>
          <w:rFonts w:ascii="Arial" w:hAnsi="Arial" w:cs="Arial"/>
          <w:i/>
          <w:iCs/>
          <w:sz w:val="26"/>
          <w:szCs w:val="26"/>
        </w:rPr>
        <w:t>(...)</w:t>
      </w:r>
      <w:r w:rsidR="00274644">
        <w:rPr>
          <w:rFonts w:ascii="Arial" w:hAnsi="Arial" w:cs="Arial"/>
          <w:i/>
          <w:iCs/>
          <w:sz w:val="26"/>
          <w:szCs w:val="26"/>
        </w:rPr>
        <w:t>.</w:t>
      </w:r>
      <w:r w:rsidR="0006080C" w:rsidRPr="000A7009">
        <w:rPr>
          <w:rFonts w:ascii="Arial" w:hAnsi="Arial" w:cs="Arial"/>
          <w:i/>
          <w:iCs/>
          <w:sz w:val="26"/>
          <w:szCs w:val="26"/>
        </w:rPr>
        <w:t>”</w:t>
      </w:r>
    </w:p>
    <w:p w14:paraId="23AC73EC" w14:textId="77777777" w:rsidR="003F30A6" w:rsidRDefault="003F30A6" w:rsidP="008F2508">
      <w:pPr>
        <w:spacing w:after="0" w:line="360" w:lineRule="auto"/>
        <w:ind w:left="2268" w:firstLine="1134"/>
        <w:jc w:val="both"/>
        <w:rPr>
          <w:rFonts w:ascii="Arial" w:hAnsi="Arial" w:cs="Arial"/>
          <w:i/>
          <w:iCs/>
          <w:sz w:val="26"/>
          <w:szCs w:val="26"/>
        </w:rPr>
      </w:pPr>
    </w:p>
    <w:p w14:paraId="447CB25B" w14:textId="227F9CD4" w:rsidR="008F2508" w:rsidRDefault="008F2508" w:rsidP="00882188">
      <w:pPr>
        <w:spacing w:after="0" w:line="360" w:lineRule="auto"/>
        <w:ind w:firstLine="2268"/>
        <w:jc w:val="both"/>
        <w:rPr>
          <w:rFonts w:ascii="Arial" w:hAnsi="Arial" w:cs="Arial"/>
          <w:sz w:val="28"/>
          <w:szCs w:val="28"/>
        </w:rPr>
      </w:pPr>
      <w:r w:rsidRPr="008F2508">
        <w:rPr>
          <w:rFonts w:ascii="Arial" w:hAnsi="Arial" w:cs="Arial"/>
          <w:sz w:val="28"/>
          <w:szCs w:val="28"/>
        </w:rPr>
        <w:t xml:space="preserve">Apelo da ré, Patrícia Gomes Cardoso (ID </w:t>
      </w:r>
      <w:r w:rsidR="0037124E" w:rsidRPr="0037124E">
        <w:rPr>
          <w:rFonts w:ascii="Arial" w:hAnsi="Arial" w:cs="Arial"/>
          <w:sz w:val="28"/>
          <w:szCs w:val="28"/>
        </w:rPr>
        <w:t>88828137</w:t>
      </w:r>
      <w:r w:rsidRPr="008F2508">
        <w:rPr>
          <w:rFonts w:ascii="Arial" w:hAnsi="Arial" w:cs="Arial"/>
          <w:sz w:val="28"/>
          <w:szCs w:val="28"/>
        </w:rPr>
        <w:t xml:space="preserve">), em que alega, em síntese, que: </w:t>
      </w:r>
      <w:r w:rsidRPr="008F2508">
        <w:rPr>
          <w:rFonts w:ascii="Arial" w:hAnsi="Arial" w:cs="Arial"/>
          <w:b/>
          <w:bCs/>
          <w:sz w:val="28"/>
          <w:szCs w:val="28"/>
        </w:rPr>
        <w:t>1)</w:t>
      </w:r>
      <w:r w:rsidRPr="008F2508">
        <w:rPr>
          <w:rFonts w:ascii="Arial" w:hAnsi="Arial" w:cs="Arial"/>
          <w:sz w:val="28"/>
          <w:szCs w:val="28"/>
        </w:rPr>
        <w:t xml:space="preserve"> o autor não possui legitimidade ativa, pois não é proprietário registral do imóvel, inventariante ou titular dos direitos hereditários sobre o bem; </w:t>
      </w:r>
      <w:r w:rsidR="0098644A">
        <w:rPr>
          <w:rFonts w:ascii="Arial" w:hAnsi="Arial" w:cs="Arial"/>
          <w:sz w:val="28"/>
          <w:szCs w:val="28"/>
        </w:rPr>
        <w:t xml:space="preserve">e </w:t>
      </w:r>
      <w:r w:rsidRPr="008F2508">
        <w:rPr>
          <w:rFonts w:ascii="Arial" w:hAnsi="Arial" w:cs="Arial"/>
          <w:b/>
          <w:bCs/>
          <w:sz w:val="28"/>
          <w:szCs w:val="28"/>
        </w:rPr>
        <w:t>2)</w:t>
      </w:r>
      <w:r w:rsidRPr="008F2508">
        <w:rPr>
          <w:rFonts w:ascii="Arial" w:hAnsi="Arial" w:cs="Arial"/>
          <w:sz w:val="28"/>
          <w:szCs w:val="28"/>
        </w:rPr>
        <w:t xml:space="preserve"> a CAESB deveria integrar a demanda</w:t>
      </w:r>
      <w:r w:rsidR="0037124E">
        <w:rPr>
          <w:rFonts w:ascii="Arial" w:hAnsi="Arial" w:cs="Arial"/>
          <w:sz w:val="28"/>
          <w:szCs w:val="28"/>
        </w:rPr>
        <w:t>.</w:t>
      </w:r>
      <w:r w:rsidRPr="008F2508">
        <w:rPr>
          <w:rFonts w:ascii="Arial" w:hAnsi="Arial" w:cs="Arial"/>
          <w:sz w:val="28"/>
          <w:szCs w:val="28"/>
        </w:rPr>
        <w:t xml:space="preserve"> </w:t>
      </w:r>
    </w:p>
    <w:p w14:paraId="081A599D" w14:textId="77777777" w:rsidR="008F2508" w:rsidRDefault="008F2508" w:rsidP="00882188">
      <w:pPr>
        <w:spacing w:after="0" w:line="360" w:lineRule="auto"/>
        <w:ind w:firstLine="2268"/>
        <w:jc w:val="both"/>
        <w:rPr>
          <w:rFonts w:ascii="Arial" w:hAnsi="Arial" w:cs="Arial"/>
          <w:sz w:val="28"/>
          <w:szCs w:val="28"/>
        </w:rPr>
      </w:pPr>
    </w:p>
    <w:p w14:paraId="4166D4DA" w14:textId="5CE37CA8" w:rsidR="008F2508" w:rsidRDefault="008F2508" w:rsidP="00882188">
      <w:pPr>
        <w:spacing w:after="0" w:line="360" w:lineRule="auto"/>
        <w:ind w:firstLine="2268"/>
        <w:jc w:val="both"/>
        <w:rPr>
          <w:rFonts w:ascii="Arial" w:hAnsi="Arial" w:cs="Arial"/>
          <w:sz w:val="28"/>
          <w:szCs w:val="28"/>
        </w:rPr>
      </w:pPr>
      <w:commentRangeStart w:id="7"/>
      <w:r>
        <w:rPr>
          <w:rFonts w:ascii="Arial" w:hAnsi="Arial" w:cs="Arial"/>
          <w:sz w:val="28"/>
          <w:szCs w:val="28"/>
        </w:rPr>
        <w:t xml:space="preserve">Requer a reforma da r. sentença para reconhecer a ilegitimidade ativa do autor e extinguir o processo sem resolução do mérito, com a inversão </w:t>
      </w:r>
      <w:r>
        <w:rPr>
          <w:rFonts w:ascii="Arial" w:hAnsi="Arial" w:cs="Arial"/>
          <w:sz w:val="28"/>
          <w:szCs w:val="28"/>
        </w:rPr>
        <w:t xml:space="preserve">do</w:t>
      </w:r>
      <w:r>
        <w:rPr>
          <w:rFonts w:ascii="Arial" w:hAnsi="Arial" w:cs="Arial"/>
          <w:sz w:val="28"/>
          <w:szCs w:val="28"/>
        </w:rPr>
        <w:t xml:space="preserve"> ônus de sucumbência. </w:t>
      </w:r>
      <w:ins w:id="1120" w:author="Assessor GDSXSR" w:date="2026-10-31T00:07:38Z">
        <w:r>
          <w:rPr>
            <w:rFonts w:ascii="Arial" w:hAnsi="Arial" w:cs="Arial"/>
            <w:color w:val="808080"/>
            <w:sz w:val="28"/>
            <w:szCs w:val="28"/>
          </w:rPr>
          <w:t xml:space="preserve">Subsidiariamente, requer a suspensão da exigibilidade das verbas sucumbenciais (CPC 98 § 3º).</w:t>
        </w:r>
      </w:ins>
      <w:commentRangeEnd w:id="7"/>
      <w:r>
        <w:rPr>
          <w:rStyle w:val="CommentReference"/>
        </w:rPr>
        <w:commentReference w:id="7"/>
      </w:r>
    </w:p>
    <w:p w14:paraId="2EE3356E" w14:textId="77777777" w:rsidR="008F2508" w:rsidRDefault="008F2508" w:rsidP="00882188">
      <w:pPr>
        <w:spacing w:after="0" w:line="360" w:lineRule="auto"/>
        <w:ind w:firstLine="2268"/>
        <w:jc w:val="both"/>
        <w:rPr>
          <w:rFonts w:ascii="Arial" w:hAnsi="Arial" w:cs="Arial"/>
          <w:sz w:val="28"/>
          <w:szCs w:val="28"/>
        </w:rPr>
      </w:pPr>
    </w:p>
    <w:p w14:paraId="15BADA6A" w14:textId="44B71A60" w:rsidR="00882188" w:rsidRDefault="003C3571" w:rsidP="00882188">
      <w:pPr>
        <w:spacing w:after="0" w:line="360" w:lineRule="auto"/>
        <w:ind w:firstLine="2268"/>
        <w:jc w:val="both"/>
        <w:rPr>
          <w:rFonts w:ascii="Arial" w:hAnsi="Arial" w:cs="Arial"/>
          <w:sz w:val="28"/>
          <w:szCs w:val="28"/>
        </w:rPr>
      </w:pPr>
      <w:commentRangeStart w:id="8"/>
      <w:r>
        <w:rPr>
          <w:rFonts w:ascii="Arial" w:hAnsi="Arial" w:cs="Arial"/>
          <w:sz w:val="28"/>
          <w:szCs w:val="28"/>
        </w:rPr>
        <w:t xml:space="preserve">Em contrarrazões, o autor/apelado, Marcelo José Batista, sustenta que: </w:t>
      </w:r>
      <w:r>
        <w:rPr>
          <w:rFonts w:ascii="Arial" w:hAnsi="Arial" w:cs="Arial"/>
          <w:b/>
          <w:bCs/>
          <w:sz w:val="28"/>
          <w:szCs w:val="28"/>
        </w:rPr>
        <w:t xml:space="preserve">1)</w:t>
      </w:r>
      <w:r>
        <w:rPr>
          <w:rFonts w:ascii="Arial" w:hAnsi="Arial" w:cs="Arial"/>
          <w:sz w:val="28"/>
          <w:szCs w:val="28"/>
        </w:rPr>
        <w:t xml:space="preserve"> possui legitimidade ativa, pois figura como locador no contrato celebrado com a apelante, é cônjuge sobrevivente de uma das herdeiras e recebeu autorização dos demais sucessores para administrar o imóvel, conforme demonstram o formal de partilha e as procurações juntadas aos autos; </w:t>
      </w:r>
      <w:r>
        <w:rPr>
          <w:rFonts w:ascii="Arial" w:hAnsi="Arial" w:cs="Arial"/>
          <w:b/>
          <w:bCs/>
          <w:sz w:val="28"/>
          <w:szCs w:val="28"/>
        </w:rPr>
        <w:t xml:space="preserve">2)</w:t>
      </w:r>
      <w:r>
        <w:rPr>
          <w:rFonts w:ascii="Arial" w:hAnsi="Arial" w:cs="Arial"/>
          <w:sz w:val="28"/>
          <w:szCs w:val="28"/>
        </w:rPr>
        <w:t xml:space="preserve"> a ausência da CAESB no polo passivo não causou prejuízo ao julgamento, </w:t>
      </w:r>
      <w:r>
        <w:rPr>
          <w:rFonts w:ascii="Arial" w:hAnsi="Arial" w:cs="Arial"/>
          <w:sz w:val="28"/>
          <w:szCs w:val="28"/>
        </w:rPr>
        <w:t xml:space="preserve">pois</w:t>
      </w:r>
      <w:r>
        <w:rPr>
          <w:rFonts w:ascii="Arial" w:hAnsi="Arial" w:cs="Arial"/>
          <w:sz w:val="28"/>
          <w:szCs w:val="28"/>
        </w:rPr>
        <w:t xml:space="preserve"> os documentos comprovam que a apelante ocupou o imóvel e utilizou os serviços de água durante o período cobrado, sem apresentar comprovantes de pagamento; </w:t>
      </w:r>
      <w:r>
        <w:rPr>
          <w:rFonts w:ascii="Arial" w:hAnsi="Arial" w:cs="Arial"/>
          <w:sz w:val="28"/>
          <w:szCs w:val="28"/>
        </w:rPr>
        <w:t xml:space="preserve">e </w:t>
      </w:r>
      <w:r>
        <w:rPr>
          <w:rFonts w:ascii="Arial" w:hAnsi="Arial" w:cs="Arial"/>
          <w:b/>
          <w:bCs/>
          <w:sz w:val="28"/>
          <w:szCs w:val="28"/>
        </w:rPr>
        <w:t xml:space="preserve">3)</w:t>
      </w:r>
      <w:r>
        <w:rPr>
          <w:rFonts w:ascii="Arial" w:hAnsi="Arial" w:cs="Arial"/>
          <w:sz w:val="28"/>
          <w:szCs w:val="28"/>
        </w:rPr>
        <w:t xml:space="preserve"> as razões recursais não afastam a existência da relação locatícia, o inadimplemento dos aluguéis e encargos ou a responsabilidade da apelante pelas despesas decorrentes da ocupação do imóvel.</w:t>
      </w:r>
      <w:del w:id="1121" w:author="Assessor GDSXSR" w:date="2026-10-31T00:07:38Z">
        <w:r>
          <w:rPr>
            <w:rFonts w:ascii="Arial" w:hAnsi="Arial" w:cs="Arial"/>
            <w:sz w:val="28"/>
            <w:szCs w:val="28"/>
          </w:rPr>
          <w:delText xml:space="preserve"> Requer o desprovimento da apelação, com a manutenção integral da r. sentença e a condenação da apelante ao pagamento das custas recursais e dos honorários de sucumbência (ID </w:delText>
        </w:r>
        <w:r>
          <w:rPr>
            <w:rFonts w:ascii="Arial" w:hAnsi="Arial" w:cs="Arial"/>
            <w:sz w:val="28"/>
            <w:szCs w:val="28"/>
          </w:rPr>
          <w:delText xml:space="preserve">88828140</w:delText>
        </w:r>
        <w:r>
          <w:rPr>
            <w:rFonts w:ascii="Arial" w:hAnsi="Arial" w:cs="Arial"/>
            <w:sz w:val="28"/>
            <w:szCs w:val="28"/>
          </w:rPr>
          <w:delText xml:space="preserve">).</w:delText>
        </w:r>
      </w:del>
      <w:commentRangeEnd w:id="8"/>
      <w:r>
        <w:rPr>
          <w:rStyle w:val="CommentReference"/>
        </w:rPr>
        <w:commentReference w:id="8"/>
      </w:r>
    </w:p>
    <w:p w14:paraId="59887192" w14:textId="77777777" w:rsidR="003C3571" w:rsidRPr="00882188" w:rsidRDefault="003C3571" w:rsidP="00882188">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43C58E02" w:rsidR="00355C73" w:rsidRDefault="00A72414" w:rsidP="00DB1301">
      <w:pPr>
        <w:spacing w:after="0" w:line="360" w:lineRule="auto"/>
        <w:ind w:firstLine="2268"/>
        <w:jc w:val="both"/>
        <w:rPr>
          <w:rFonts w:ascii="Arial" w:hAnsi="Arial" w:cs="Arial"/>
          <w:sz w:val="28"/>
          <w:szCs w:val="28"/>
        </w:rPr>
      </w:pPr>
      <w:r w:rsidRPr="00B2281F">
        <w:rPr>
          <w:rFonts w:ascii="Arial" w:hAnsi="Arial" w:cs="Arial"/>
          <w:sz w:val="28"/>
          <w:szCs w:val="28"/>
        </w:rPr>
        <w:t>Ação ajuizada em</w:t>
      </w:r>
      <w:r w:rsidR="00B2281F">
        <w:rPr>
          <w:rFonts w:ascii="Arial" w:hAnsi="Arial" w:cs="Arial"/>
          <w:sz w:val="28"/>
          <w:szCs w:val="28"/>
        </w:rPr>
        <w:t xml:space="preserve"> 24/8/2023</w:t>
      </w:r>
      <w:r w:rsidRPr="00B2281F">
        <w:rPr>
          <w:rFonts w:ascii="Arial" w:hAnsi="Arial" w:cs="Arial"/>
          <w:sz w:val="28"/>
          <w:szCs w:val="28"/>
        </w:rPr>
        <w:t>. Sentença</w:t>
      </w:r>
      <w:r w:rsidRPr="00A72414">
        <w:rPr>
          <w:rFonts w:ascii="Arial" w:hAnsi="Arial" w:cs="Arial"/>
          <w:sz w:val="28"/>
          <w:szCs w:val="28"/>
        </w:rPr>
        <w:t xml:space="preserve"> proferida em </w:t>
      </w:r>
      <w:r w:rsidR="00B2281F">
        <w:rPr>
          <w:rFonts w:ascii="Arial" w:hAnsi="Arial" w:cs="Arial"/>
          <w:sz w:val="28"/>
          <w:szCs w:val="28"/>
        </w:rPr>
        <w:t>24/6/2026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B2281F">
        <w:rPr>
          <w:rFonts w:ascii="Arial" w:hAnsi="Arial" w:cs="Arial"/>
          <w:sz w:val="28"/>
          <w:szCs w:val="28"/>
        </w:rPr>
        <w:t>21/7/2026</w:t>
      </w:r>
      <w:r w:rsidRPr="00A72414">
        <w:rPr>
          <w:rFonts w:ascii="Arial" w:hAnsi="Arial" w:cs="Arial"/>
          <w:sz w:val="28"/>
          <w:szCs w:val="28"/>
        </w:rPr>
        <w:t xml:space="preserve">. Valor da causa: </w:t>
      </w:r>
      <w:r w:rsidR="00B2281F" w:rsidRPr="00B2281F">
        <w:rPr>
          <w:rFonts w:ascii="Arial" w:hAnsi="Arial" w:cs="Arial"/>
          <w:sz w:val="28"/>
          <w:szCs w:val="28"/>
        </w:rPr>
        <w:t>R$ 33.308,07</w:t>
      </w:r>
      <w:r w:rsidRPr="00A72414">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22A97BC4"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 xml:space="preserve">APELO </w:t>
      </w:r>
      <w:r w:rsidR="0037124E">
        <w:rPr>
          <w:rFonts w:ascii="Arial" w:hAnsi="Arial" w:cs="Arial"/>
          <w:b/>
          <w:bCs/>
          <w:color w:val="000000" w:themeColor="text1"/>
          <w:sz w:val="28"/>
          <w:szCs w:val="28"/>
        </w:rPr>
        <w:t>DA RÉ</w:t>
      </w:r>
      <w:r w:rsidRPr="007E1C8C">
        <w:rPr>
          <w:rFonts w:ascii="Arial" w:hAnsi="Arial" w:cs="Arial"/>
          <w:b/>
          <w:bCs/>
          <w:color w:val="000000" w:themeColor="text1"/>
          <w:sz w:val="28"/>
          <w:szCs w:val="28"/>
        </w:rPr>
        <w:t xml:space="preserve">, </w:t>
      </w:r>
      <w:r w:rsidR="0037124E" w:rsidRPr="0037124E">
        <w:rPr>
          <w:rFonts w:ascii="Arial" w:hAnsi="Arial" w:cs="Arial"/>
          <w:b/>
          <w:bCs/>
          <w:color w:val="000000" w:themeColor="text1"/>
          <w:sz w:val="28"/>
          <w:szCs w:val="28"/>
        </w:rPr>
        <w:t>PATR</w:t>
      </w:r>
      <w:r w:rsidR="00BF4531">
        <w:rPr>
          <w:rFonts w:ascii="Arial" w:hAnsi="Arial" w:cs="Arial"/>
          <w:b/>
          <w:bCs/>
          <w:color w:val="000000" w:themeColor="text1"/>
          <w:sz w:val="28"/>
          <w:szCs w:val="28"/>
        </w:rPr>
        <w:t>Í</w:t>
      </w:r>
      <w:r w:rsidR="0037124E" w:rsidRPr="0037124E">
        <w:rPr>
          <w:rFonts w:ascii="Arial" w:hAnsi="Arial" w:cs="Arial"/>
          <w:b/>
          <w:bCs/>
          <w:color w:val="000000" w:themeColor="text1"/>
          <w:sz w:val="28"/>
          <w:szCs w:val="28"/>
        </w:rPr>
        <w:t>CIA GOMES CARDOSO</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3622F1FE"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37124E">
        <w:rPr>
          <w:rFonts w:ascii="Arial" w:hAnsi="Arial" w:cs="Arial"/>
          <w:color w:val="000000" w:themeColor="text1"/>
          <w:sz w:val="28"/>
          <w:szCs w:val="28"/>
        </w:rPr>
        <w:t>.</w:t>
      </w:r>
    </w:p>
    <w:p w14:paraId="6DD4E06C" w14:textId="77777777" w:rsidR="00A72414" w:rsidRDefault="00A72414" w:rsidP="00DB1301">
      <w:pPr>
        <w:spacing w:after="0" w:line="360" w:lineRule="auto"/>
        <w:ind w:firstLine="2268"/>
        <w:jc w:val="both"/>
        <w:rPr>
          <w:rFonts w:ascii="Arial" w:hAnsi="Arial" w:cs="Arial"/>
          <w:sz w:val="28"/>
          <w:szCs w:val="28"/>
        </w:rPr>
      </w:pPr>
    </w:p>
    <w:p w14:paraId="143DFC13" w14:textId="19809AF8" w:rsidR="00A72414" w:rsidRDefault="52A00101" w:rsidP="00BF4531">
      <w:pPr>
        <w:spacing w:after="0" w:line="360" w:lineRule="auto"/>
        <w:jc w:val="center"/>
        <w:rPr>
          <w:rFonts w:ascii="Arial" w:hAnsi="Arial" w:cs="Arial"/>
          <w:sz w:val="28"/>
          <w:szCs w:val="28"/>
        </w:rPr>
      </w:pPr>
      <w:r w:rsidRPr="2CE45D17">
        <w:rPr>
          <w:rFonts w:ascii="Arial" w:hAnsi="Arial" w:cs="Arial"/>
          <w:sz w:val="28"/>
          <w:szCs w:val="28"/>
        </w:rPr>
        <w:t>DA REJEIÇÃO DA PRELIMINAR DE</w:t>
      </w:r>
      <w:r w:rsidR="00EC1F2B" w:rsidRPr="2CE45D17">
        <w:rPr>
          <w:rFonts w:ascii="Arial" w:hAnsi="Arial" w:cs="Arial"/>
          <w:sz w:val="28"/>
          <w:szCs w:val="28"/>
        </w:rPr>
        <w:t xml:space="preserve"> </w:t>
      </w:r>
      <w:r w:rsidR="3959D3CE" w:rsidRPr="2CE45D17">
        <w:rPr>
          <w:rFonts w:ascii="Arial" w:hAnsi="Arial" w:cs="Arial"/>
          <w:sz w:val="28"/>
          <w:szCs w:val="28"/>
        </w:rPr>
        <w:t>I</w:t>
      </w:r>
      <w:r w:rsidR="00EC1F2B" w:rsidRPr="2CE45D17">
        <w:rPr>
          <w:rFonts w:ascii="Arial" w:hAnsi="Arial" w:cs="Arial"/>
          <w:sz w:val="28"/>
          <w:szCs w:val="28"/>
        </w:rPr>
        <w:t>LEGITIMIDADE ATIVA</w:t>
      </w:r>
    </w:p>
    <w:p w14:paraId="19E59E76" w14:textId="77777777" w:rsidR="00EC1F2B" w:rsidRDefault="00EC1F2B" w:rsidP="00DB1301">
      <w:pPr>
        <w:spacing w:after="0" w:line="360" w:lineRule="auto"/>
        <w:ind w:firstLine="2268"/>
        <w:jc w:val="both"/>
        <w:rPr>
          <w:rFonts w:ascii="Arial" w:hAnsi="Arial" w:cs="Arial"/>
          <w:sz w:val="28"/>
          <w:szCs w:val="28"/>
        </w:rPr>
      </w:pPr>
    </w:p>
    <w:p w14:paraId="3EA11C48" w14:textId="6C4FDAF3" w:rsidR="00EB3378" w:rsidRDefault="0037124E" w:rsidP="00DB1301">
      <w:pPr>
        <w:spacing w:after="0" w:line="360" w:lineRule="auto"/>
        <w:ind w:firstLine="2268"/>
        <w:jc w:val="both"/>
        <w:rPr>
          <w:rFonts w:ascii="Arial" w:hAnsi="Arial" w:cs="Arial"/>
          <w:color w:val="000000" w:themeColor="text1"/>
          <w:sz w:val="28"/>
          <w:szCs w:val="28"/>
        </w:rPr>
      </w:pPr>
      <w:commentRangeStart w:id="9"/>
      <w:r>
        <w:rPr>
          <w:rFonts w:ascii="Arial" w:hAnsi="Arial" w:cs="Arial"/>
          <w:color w:val="000000" w:themeColor="text1"/>
          <w:sz w:val="28"/>
          <w:szCs w:val="28"/>
        </w:rPr>
        <w:t xml:space="preserve">A ré</w:t>
      </w:r>
      <w:r>
        <w:rPr>
          <w:rFonts w:ascii="Arial" w:hAnsi="Arial" w:cs="Arial"/>
          <w:color w:val="000000" w:themeColor="text1"/>
          <w:sz w:val="28"/>
          <w:szCs w:val="28"/>
        </w:rPr>
        <w:t xml:space="preserve">/apelante </w:t>
      </w:r>
      <w:r>
        <w:rPr>
          <w:rFonts w:ascii="Arial" w:hAnsi="Arial" w:cs="Arial"/>
          <w:color w:val="000000" w:themeColor="text1"/>
          <w:sz w:val="28"/>
          <w:szCs w:val="28"/>
        </w:rPr>
        <w:t xml:space="preserve">alega que</w:t>
      </w:r>
      <w:ins w:id="1122" w:author="Assessor GDSXSR" w:date="2026-10-31T00:07:38Z">
        <w:r>
          <w:rPr>
            <w:rFonts w:ascii="Arial" w:hAnsi="Arial" w:cs="Arial"/>
            <w:color w:val="808080"/>
            <w:sz w:val="28"/>
            <w:szCs w:val="28"/>
          </w:rPr>
          <w:t xml:space="preserve">: </w:t>
        </w:r>
        <w:r>
          <w:rPr>
            <w:b/>
            <w:rFonts w:ascii="Arial" w:hAnsi="Arial" w:cs="Arial"/>
            <w:color w:val="808080"/>
            <w:sz w:val="28"/>
            <w:szCs w:val="28"/>
          </w:rPr>
          <w:t xml:space="preserve">1)</w:t>
        </w:r>
      </w:ins>
      <w:r>
        <w:rPr>
          <w:rFonts w:ascii="Arial" w:hAnsi="Arial" w:cs="Arial"/>
          <w:color w:val="000000" w:themeColor="text1"/>
          <w:sz w:val="28"/>
          <w:szCs w:val="28"/>
        </w:rPr>
        <w:t xml:space="preserve"> </w:t>
      </w:r>
      <w:r>
        <w:rPr>
          <w:rFonts w:ascii="Arial" w:hAnsi="Arial" w:cs="Arial"/>
          <w:color w:val="000000" w:themeColor="text1"/>
          <w:sz w:val="28"/>
          <w:szCs w:val="28"/>
        </w:rPr>
        <w:t xml:space="preserve">o autor</w:t>
      </w:r>
      <w:del w:id="1123" w:author="Assessor GDSXSR" w:date="2026-10-31T00:07:38Z">
        <w:r>
          <w:rPr>
            <w:rFonts w:ascii="Arial" w:hAnsi="Arial" w:cs="Arial"/>
            <w:color w:val="000000" w:themeColor="text1"/>
            <w:sz w:val="28"/>
            <w:szCs w:val="28"/>
          </w:rPr>
          <w:delText xml:space="preserve">/apelado</w:delText>
        </w:r>
      </w:del>
      <w:r>
        <w:rPr>
          <w:rFonts w:ascii="Arial" w:hAnsi="Arial" w:cs="Arial"/>
          <w:color w:val="000000" w:themeColor="text1"/>
          <w:sz w:val="28"/>
          <w:szCs w:val="28"/>
        </w:rPr>
        <w:t xml:space="preserve"> não </w:t>
      </w:r>
      <w:del w:id="1124" w:author="Assessor GDSXSR" w:date="2026-10-31T00:07:38Z">
        <w:r>
          <w:rPr>
            <w:rFonts w:ascii="Arial" w:hAnsi="Arial" w:cs="Arial"/>
            <w:color w:val="000000" w:themeColor="text1"/>
            <w:sz w:val="28"/>
            <w:szCs w:val="28"/>
          </w:rPr>
          <w:delText xml:space="preserve">possui</w:delText>
        </w:r>
      </w:del>
      <w:ins w:id="1125" w:author="Assessor GDSXSR" w:date="2026-10-31T00:07:38Z">
        <w:r>
          <w:rPr>
            <w:rFonts w:ascii="Arial" w:hAnsi="Arial" w:cs="Arial"/>
            <w:color w:val="808080"/>
            <w:sz w:val="28"/>
            <w:szCs w:val="28"/>
          </w:rPr>
          <w:t xml:space="preserve">tem</w:t>
        </w:r>
      </w:ins>
      <w:r>
        <w:rPr>
          <w:rFonts w:ascii="Arial" w:hAnsi="Arial" w:cs="Arial"/>
          <w:color w:val="000000" w:themeColor="text1"/>
          <w:sz w:val="28"/>
          <w:szCs w:val="28"/>
        </w:rPr>
        <w:t xml:space="preserve"> legitimidade ativa, pois não é proprietário registral</w:t>
      </w:r>
      <w:del w:id="1126" w:author="Assessor GDSXSR" w:date="2026-10-31T00:07:38Z">
        <w:r>
          <w:rPr>
            <w:rFonts w:ascii="Arial" w:hAnsi="Arial" w:cs="Arial"/>
            <w:color w:val="000000" w:themeColor="text1"/>
            <w:sz w:val="28"/>
            <w:szCs w:val="28"/>
          </w:rPr>
          <w:delText xml:space="preserve"> do imóvel</w:delText>
        </w:r>
      </w:del>
      <w:r>
        <w:rPr>
          <w:rFonts w:ascii="Arial" w:hAnsi="Arial" w:cs="Arial"/>
          <w:color w:val="000000" w:themeColor="text1"/>
          <w:sz w:val="28"/>
          <w:szCs w:val="28"/>
        </w:rPr>
        <w:t xml:space="preserve">, inventariante ou titular dos direitos hereditários sobre o </w:t>
      </w:r>
      <w:del w:id="1127" w:author="Assessor GDSXSR" w:date="2026-10-31T00:07:38Z">
        <w:r>
          <w:rPr>
            <w:rFonts w:ascii="Arial" w:hAnsi="Arial" w:cs="Arial"/>
            <w:color w:val="000000" w:themeColor="text1"/>
            <w:sz w:val="28"/>
            <w:szCs w:val="28"/>
          </w:rPr>
          <w:delText xml:space="preserve">bem,</w:delText>
        </w:r>
      </w:del>
      <w:ins w:id="1128" w:author="Assessor GDSXSR" w:date="2026-10-31T00:07:38Z">
        <w:r>
          <w:rPr>
            <w:rFonts w:ascii="Arial" w:hAnsi="Arial" w:cs="Arial"/>
            <w:color w:val="808080"/>
            <w:sz w:val="28"/>
            <w:szCs w:val="28"/>
          </w:rPr>
          <w:t xml:space="preserve">imóvel;</w:t>
        </w:r>
      </w:ins>
      <w:r>
        <w:rPr>
          <w:rFonts w:ascii="Arial" w:hAnsi="Arial" w:cs="Arial"/>
          <w:color w:val="000000" w:themeColor="text1"/>
          <w:sz w:val="28"/>
          <w:szCs w:val="28"/>
        </w:rPr>
        <w:t xml:space="preserve"> e</w:t>
      </w:r>
      <w:ins w:id="1129" w:author="Assessor GDSXSR" w:date="2026-10-31T00:07:38Z">
        <w:r>
          <w:rPr>
            <w:rFonts w:ascii="Arial" w:hAnsi="Arial" w:cs="Arial"/>
            <w:color w:val="808080"/>
            <w:sz w:val="28"/>
            <w:szCs w:val="28"/>
          </w:rPr>
          <w:t xml:space="preserve"> </w:t>
        </w:r>
        <w:r>
          <w:rPr>
            <w:b/>
            <w:rFonts w:ascii="Arial" w:hAnsi="Arial" w:cs="Arial"/>
            <w:color w:val="808080"/>
            <w:sz w:val="28"/>
            <w:szCs w:val="28"/>
          </w:rPr>
          <w:t xml:space="preserve">2)</w:t>
        </w:r>
      </w:ins>
      <w:r>
        <w:rPr>
          <w:rFonts w:ascii="Arial" w:hAnsi="Arial" w:cs="Arial"/>
          <w:color w:val="000000" w:themeColor="text1"/>
          <w:sz w:val="28"/>
          <w:szCs w:val="28"/>
        </w:rPr>
        <w:t xml:space="preserve"> as procurações e o acordo entre os herdeiros conferem apenas poderes de representação e administração, sem transferir a titularidade dos créditos locatícios</w:t>
      </w:r>
      <w:ins w:id="1130" w:author="Assessor GDSXSR" w:date="2026-10-31T00:07:38Z">
        <w:r>
          <w:rPr>
            <w:rFonts w:ascii="Arial" w:hAnsi="Arial" w:cs="Arial"/>
            <w:color w:val="808080"/>
            <w:sz w:val="28"/>
            <w:szCs w:val="28"/>
          </w:rPr>
          <w:t xml:space="preserve"> (ID 88828137)</w:t>
        </w:r>
      </w:ins>
      <w:r>
        <w:rPr>
          <w:rFonts w:ascii="Arial" w:hAnsi="Arial" w:cs="Arial"/>
          <w:color w:val="000000" w:themeColor="text1"/>
          <w:sz w:val="28"/>
          <w:szCs w:val="28"/>
        </w:rPr>
        <w:t xml:space="preserve">.</w:t>
      </w:r>
      <w:commentRangeEnd w:id="9"/>
      <w:r>
        <w:rPr>
          <w:rStyle w:val="CommentReference"/>
        </w:rPr>
        <w:commentReference w:id="9"/>
      </w:r>
    </w:p>
    <w:p w14:paraId="74B56066" w14:textId="77777777" w:rsidR="00EC1F2B" w:rsidRDefault="00EC1F2B" w:rsidP="00DB1301">
      <w:pPr>
        <w:spacing w:after="0" w:line="360" w:lineRule="auto"/>
        <w:ind w:firstLine="2268"/>
        <w:jc w:val="both"/>
        <w:rPr>
          <w:rFonts w:ascii="Arial" w:hAnsi="Arial" w:cs="Arial"/>
          <w:color w:val="000000" w:themeColor="text1"/>
          <w:sz w:val="28"/>
          <w:szCs w:val="28"/>
        </w:rPr>
      </w:pPr>
    </w:p>
    <w:p w14:paraId="6CB030CD" w14:textId="0E7C839B"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Sem razão a apelante</w:t>
      </w:r>
      <w:r w:rsidRPr="00EC1F2B">
        <w:rPr>
          <w:rFonts w:ascii="Arial" w:hAnsi="Arial" w:cs="Arial"/>
          <w:color w:val="000000" w:themeColor="text1"/>
          <w:sz w:val="28"/>
          <w:szCs w:val="28"/>
        </w:rPr>
        <w:t>.</w:t>
      </w:r>
    </w:p>
    <w:p w14:paraId="72FC669E"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3E4D16FE" w14:textId="77777777"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legitimidade para propor ação fundada em contrato de locação não depende</w:t>
      </w:r>
      <w:del w:id="1131" w:author="Assessor GDSXSR" w:date="2026-10-31T00:07:38Z">
        <w:r>
          <w:rPr>
            <w:rFonts w:ascii="Arial" w:hAnsi="Arial" w:cs="Arial"/>
            <w:color w:val="000000" w:themeColor="text1"/>
            <w:sz w:val="28"/>
            <w:szCs w:val="28"/>
          </w:rPr>
          <w:delText xml:space="preserve">, necessariamente,</w:delText>
        </w:r>
      </w:del>
      <w:r>
        <w:rPr>
          <w:rFonts w:ascii="Arial" w:hAnsi="Arial" w:cs="Arial"/>
          <w:color w:val="000000" w:themeColor="text1"/>
          <w:sz w:val="28"/>
          <w:szCs w:val="28"/>
        </w:rPr>
        <w:t xml:space="preserve"> da condição de proprietário do imóvel</w:t>
      </w:r>
      <w:del w:id="1132" w:author="Assessor GDSXSR" w:date="2026-10-31T00:07:38Z">
        <w:r>
          <w:rPr>
            <w:rFonts w:ascii="Arial" w:hAnsi="Arial" w:cs="Arial"/>
            <w:color w:val="000000" w:themeColor="text1"/>
            <w:sz w:val="28"/>
            <w:szCs w:val="28"/>
          </w:rPr>
          <w:delText xml:space="preserve">.</w:delText>
        </w:r>
      </w:del>
      <w:ins w:id="1133" w:author="Assessor GDSXSR" w:date="2026-10-31T00:07:38Z">
        <w:r>
          <w:rPr>
            <w:rFonts w:ascii="Arial" w:hAnsi="Arial" w:cs="Arial"/>
            <w:color w:val="808080"/>
            <w:sz w:val="28"/>
            <w:szCs w:val="28"/>
          </w:rPr>
          <w:t xml:space="preserve">,</w:t>
        </w:r>
      </w:ins>
      <w:r>
        <w:rPr>
          <w:rFonts w:ascii="Arial" w:hAnsi="Arial" w:cs="Arial"/>
          <w:color w:val="000000" w:themeColor="text1"/>
          <w:sz w:val="28"/>
          <w:szCs w:val="28"/>
        </w:rPr>
        <w:t xml:space="preserve"> </w:t>
      </w:r>
      <w:del w:id="1134" w:author="Assessor GDSXSR" w:date="2026-10-31T00:07:38Z">
        <w:r>
          <w:rPr>
            <w:rFonts w:ascii="Arial" w:hAnsi="Arial" w:cs="Arial"/>
            <w:color w:val="000000" w:themeColor="text1"/>
            <w:sz w:val="28"/>
            <w:szCs w:val="28"/>
          </w:rPr>
          <w:delText xml:space="preserve">A</w:delText>
        </w:r>
      </w:del>
      <w:ins w:id="1135" w:author="Assessor GDSXSR" w:date="2026-10-31T00:07:38Z">
        <w:r>
          <w:rPr>
            <w:rFonts w:ascii="Arial" w:hAnsi="Arial" w:cs="Arial"/>
            <w:color w:val="808080"/>
            <w:sz w:val="28"/>
            <w:szCs w:val="28"/>
          </w:rPr>
          <w:t xml:space="preserve">pois a</w:t>
        </w:r>
      </w:ins>
      <w:r>
        <w:rPr>
          <w:rFonts w:ascii="Arial" w:hAnsi="Arial" w:cs="Arial"/>
          <w:color w:val="000000" w:themeColor="text1"/>
          <w:sz w:val="28"/>
          <w:szCs w:val="28"/>
        </w:rPr>
        <w:t xml:space="preserve"> relação locatícia </w:t>
      </w:r>
      <w:del w:id="1136" w:author="Assessor GDSXSR" w:date="2026-10-31T00:07:38Z">
        <w:r>
          <w:rPr>
            <w:rFonts w:ascii="Arial" w:hAnsi="Arial" w:cs="Arial"/>
            <w:color w:val="000000" w:themeColor="text1"/>
            <w:sz w:val="28"/>
            <w:szCs w:val="28"/>
          </w:rPr>
          <w:delText xml:space="preserve">possui natureza</w:delText>
        </w:r>
      </w:del>
      <w:ins w:id="1137" w:author="Assessor GDSXSR" w:date="2026-10-31T00:07:38Z">
        <w:r>
          <w:rPr>
            <w:rFonts w:ascii="Arial" w:hAnsi="Arial" w:cs="Arial"/>
            <w:color w:val="808080"/>
            <w:sz w:val="28"/>
            <w:szCs w:val="28"/>
          </w:rPr>
          <w:t xml:space="preserve">é</w:t>
        </w:r>
      </w:ins>
      <w:r>
        <w:rPr>
          <w:rFonts w:ascii="Arial" w:hAnsi="Arial" w:cs="Arial"/>
          <w:color w:val="000000" w:themeColor="text1"/>
          <w:sz w:val="28"/>
          <w:szCs w:val="28"/>
        </w:rPr>
        <w:t xml:space="preserve"> obrigacional</w:t>
      </w:r>
      <w:del w:id="1138" w:author="Assessor GDSXSR" w:date="2026-10-31T00:07:38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139" w:author="Assessor GDSXSR" w:date="2026-10-31T00:07:38Z">
        <w:r>
          <w:rPr>
            <w:rFonts w:ascii="Arial" w:hAnsi="Arial" w:cs="Arial"/>
            <w:color w:val="000000" w:themeColor="text1"/>
            <w:sz w:val="28"/>
            <w:szCs w:val="28"/>
          </w:rPr>
          <w:delText xml:space="preserve">Por essa razão,</w:delText>
        </w:r>
      </w:del>
      <w:ins w:id="1140" w:author="Assessor GDSXSR" w:date="2026-10-31T00:07:38Z">
        <w:r>
          <w:rPr>
            <w:rFonts w:ascii="Arial" w:hAnsi="Arial" w:cs="Arial"/>
            <w:color w:val="808080"/>
            <w:sz w:val="28"/>
            <w:szCs w:val="28"/>
          </w:rPr>
          <w:t xml:space="preserve">e</w:t>
        </w:r>
      </w:ins>
      <w:r>
        <w:rPr>
          <w:rFonts w:ascii="Arial" w:hAnsi="Arial" w:cs="Arial"/>
          <w:color w:val="000000" w:themeColor="text1"/>
          <w:sz w:val="28"/>
          <w:szCs w:val="28"/>
        </w:rPr>
        <w:t xml:space="preserve"> a posição de locador pode ser exercida </w:t>
      </w:r>
      <w:r>
        <w:rPr>
          <w:rFonts w:ascii="Arial" w:hAnsi="Arial" w:cs="Arial"/>
          <w:color w:val="000000" w:themeColor="text1"/>
          <w:sz w:val="28"/>
          <w:szCs w:val="28"/>
        </w:rPr>
        <w:t xml:space="preserve">por quem, </w:t>
      </w:r>
      <w:del w:id="1141" w:author="Assessor GDSXSR" w:date="2026-10-31T00:07:38Z">
        <w:r>
          <w:rPr>
            <w:rFonts w:ascii="Arial" w:hAnsi="Arial" w:cs="Arial"/>
            <w:color w:val="000000" w:themeColor="text1"/>
            <w:sz w:val="28"/>
            <w:szCs w:val="28"/>
          </w:rPr>
          <w:delText xml:space="preserve">embora</w:delText>
        </w:r>
      </w:del>
      <w:ins w:id="1142" w:author="Assessor GDSXSR" w:date="2026-10-31T00:07:38Z">
        <w:r>
          <w:rPr>
            <w:rFonts w:ascii="Arial" w:hAnsi="Arial" w:cs="Arial"/>
            <w:color w:val="808080"/>
            <w:sz w:val="28"/>
            <w:szCs w:val="28"/>
          </w:rPr>
          <w:t xml:space="preserve">mesmo</w:t>
        </w:r>
      </w:ins>
      <w:r>
        <w:rPr>
          <w:rFonts w:ascii="Arial" w:hAnsi="Arial" w:cs="Arial"/>
          <w:color w:val="000000" w:themeColor="text1"/>
          <w:sz w:val="28"/>
          <w:szCs w:val="28"/>
        </w:rPr>
        <w:t xml:space="preserve"> </w:t>
      </w:r>
      <w:del w:id="1143" w:author="Assessor GDSXSR" w:date="2026-10-31T00:07:38Z">
        <w:r>
          <w:rPr>
            <w:rFonts w:ascii="Arial" w:hAnsi="Arial" w:cs="Arial"/>
            <w:color w:val="000000" w:themeColor="text1"/>
            <w:sz w:val="28"/>
            <w:szCs w:val="28"/>
          </w:rPr>
          <w:delText xml:space="preserve">não</w:delText>
        </w:r>
      </w:del>
      <w:ins w:id="1144" w:author="Assessor GDSXSR" w:date="2026-10-31T00:07:38Z">
        <w:r>
          <w:rPr>
            <w:rFonts w:ascii="Arial" w:hAnsi="Arial" w:cs="Arial"/>
            <w:color w:val="808080"/>
            <w:sz w:val="28"/>
            <w:szCs w:val="28"/>
          </w:rPr>
          <w:t xml:space="preserve">sem</w:t>
        </w:r>
      </w:ins>
      <w:r>
        <w:rPr>
          <w:rFonts w:ascii="Arial" w:hAnsi="Arial" w:cs="Arial"/>
          <w:color w:val="000000" w:themeColor="text1"/>
          <w:sz w:val="28"/>
          <w:szCs w:val="28"/>
        </w:rPr>
        <w:t xml:space="preserve"> </w:t>
      </w:r>
      <w:del w:id="1145" w:author="Assessor GDSXSR" w:date="2026-10-31T00:07:38Z">
        <w:r>
          <w:rPr>
            <w:rFonts w:ascii="Arial" w:hAnsi="Arial" w:cs="Arial"/>
            <w:color w:val="000000" w:themeColor="text1"/>
            <w:sz w:val="28"/>
            <w:szCs w:val="28"/>
          </w:rPr>
          <w:delText xml:space="preserve">seja</w:delText>
        </w:r>
      </w:del>
      <w:ins w:id="1146" w:author="Assessor GDSXSR" w:date="2026-10-31T00:07:38Z">
        <w:r>
          <w:rPr>
            <w:rFonts w:ascii="Arial" w:hAnsi="Arial" w:cs="Arial"/>
            <w:color w:val="808080"/>
            <w:sz w:val="28"/>
            <w:szCs w:val="28"/>
          </w:rPr>
          <w:t xml:space="preserve">ser</w:t>
        </w:r>
      </w:ins>
      <w:r>
        <w:rPr>
          <w:rFonts w:ascii="Arial" w:hAnsi="Arial" w:cs="Arial"/>
          <w:color w:val="000000" w:themeColor="text1"/>
          <w:sz w:val="28"/>
          <w:szCs w:val="28"/>
        </w:rPr>
        <w:t xml:space="preserve"> titular registral</w:t>
      </w:r>
      <w:ins w:id="1147" w:author="Assessor GDSXSR" w:date="2026-10-31T00:07:38Z">
        <w:r>
          <w:rPr>
            <w:rFonts w:ascii="Arial" w:hAnsi="Arial" w:cs="Arial"/>
            <w:color w:val="808080"/>
            <w:sz w:val="28"/>
            <w:szCs w:val="28"/>
          </w:rPr>
          <w:t xml:space="preserve">, cedeu legitimamente o uso</w:t>
        </w:r>
      </w:ins>
      <w:r>
        <w:rPr>
          <w:rFonts w:ascii="Arial" w:hAnsi="Arial" w:cs="Arial"/>
          <w:color w:val="000000" w:themeColor="text1"/>
          <w:sz w:val="28"/>
          <w:szCs w:val="28"/>
        </w:rPr>
        <w:t xml:space="preserve"> do bem</w:t>
      </w:r>
      <w:del w:id="1148" w:author="Assessor GDSXSR" w:date="2026-10-31T00:07:38Z">
        <w:r>
          <w:rPr>
            <w:rFonts w:ascii="Arial" w:hAnsi="Arial" w:cs="Arial"/>
            <w:color w:val="000000" w:themeColor="text1"/>
            <w:sz w:val="28"/>
            <w:szCs w:val="28"/>
          </w:rPr>
          <w:delText xml:space="preserve">, tenha legitimamente cedido seu uso</w:delText>
        </w:r>
      </w:del>
      <w:r>
        <w:rPr>
          <w:rFonts w:ascii="Arial" w:hAnsi="Arial" w:cs="Arial"/>
          <w:color w:val="000000" w:themeColor="text1"/>
          <w:sz w:val="28"/>
          <w:szCs w:val="28"/>
        </w:rPr>
        <w:t xml:space="preserve"> e </w:t>
      </w:r>
      <w:del w:id="1149" w:author="Assessor GDSXSR" w:date="2026-10-31T00:07:38Z">
        <w:r>
          <w:rPr>
            <w:rFonts w:ascii="Arial" w:hAnsi="Arial" w:cs="Arial"/>
            <w:color w:val="000000" w:themeColor="text1"/>
            <w:sz w:val="28"/>
            <w:szCs w:val="28"/>
          </w:rPr>
          <w:delText xml:space="preserve">assumido</w:delText>
        </w:r>
      </w:del>
      <w:ins w:id="1150" w:author="Assessor GDSXSR" w:date="2026-10-31T00:07:38Z">
        <w:r>
          <w:rPr>
            <w:rFonts w:ascii="Arial" w:hAnsi="Arial" w:cs="Arial"/>
            <w:color w:val="808080"/>
            <w:sz w:val="28"/>
            <w:szCs w:val="28"/>
          </w:rPr>
          <w:t xml:space="preserve">assumiu</w:t>
        </w:r>
      </w:ins>
      <w:r>
        <w:rPr>
          <w:rFonts w:ascii="Arial" w:hAnsi="Arial" w:cs="Arial"/>
          <w:color w:val="000000" w:themeColor="text1"/>
          <w:sz w:val="28"/>
          <w:szCs w:val="28"/>
        </w:rPr>
        <w:t xml:space="preserve"> os direitos e as obrigações </w:t>
      </w:r>
      <w:del w:id="1151" w:author="Assessor GDSXSR" w:date="2026-10-31T00:07:38Z">
        <w:r>
          <w:rPr>
            <w:rFonts w:ascii="Arial" w:hAnsi="Arial" w:cs="Arial"/>
            <w:color w:val="000000" w:themeColor="text1"/>
            <w:sz w:val="28"/>
            <w:szCs w:val="28"/>
          </w:rPr>
          <w:delText xml:space="preserve">decorrentes </w:delText>
        </w:r>
      </w:del>
      <w:r>
        <w:rPr>
          <w:rFonts w:ascii="Arial" w:hAnsi="Arial" w:cs="Arial"/>
          <w:color w:val="000000" w:themeColor="text1"/>
          <w:sz w:val="28"/>
          <w:szCs w:val="28"/>
        </w:rPr>
        <w:t xml:space="preserve">do contrato.</w:t>
      </w:r>
    </w:p>
    <w:p w14:paraId="5606EDE4"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2E77E51E" w14:textId="6E1CD323"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caso, o contrato de locação </w:t>
      </w:r>
      <w:del w:id="1152" w:author="Assessor GDSXSR" w:date="2026-10-31T00:07:38Z">
        <w:r>
          <w:rPr>
            <w:rFonts w:ascii="Arial" w:hAnsi="Arial" w:cs="Arial"/>
            <w:color w:val="000000" w:themeColor="text1"/>
            <w:sz w:val="28"/>
            <w:szCs w:val="28"/>
          </w:rPr>
          <w:delText xml:space="preserve">celebrado em</w:delText>
        </w:r>
      </w:del>
      <w:ins w:id="1153" w:author="Assessor GDSXSR" w:date="2026-10-31T00:07:38Z">
        <w:r>
          <w:rPr>
            <w:rFonts w:ascii="Arial" w:hAnsi="Arial" w:cs="Arial"/>
            <w:color w:val="808080"/>
            <w:sz w:val="28"/>
            <w:szCs w:val="28"/>
          </w:rPr>
          <w:t xml:space="preserve">de</w:t>
        </w:r>
      </w:ins>
      <w:r>
        <w:rPr>
          <w:rFonts w:ascii="Arial" w:hAnsi="Arial" w:cs="Arial"/>
          <w:color w:val="000000" w:themeColor="text1"/>
          <w:sz w:val="28"/>
          <w:szCs w:val="28"/>
        </w:rPr>
        <w:t xml:space="preserve"> 9/4/2020 identifica</w:t>
      </w:r>
      <w:del w:id="1154" w:author="Assessor GDSXSR" w:date="2026-10-31T00:07:38Z">
        <w:r>
          <w:rPr>
            <w:rFonts w:ascii="Arial" w:hAnsi="Arial" w:cs="Arial"/>
            <w:color w:val="000000" w:themeColor="text1"/>
            <w:sz w:val="28"/>
            <w:szCs w:val="28"/>
          </w:rPr>
          <w:delText xml:space="preserve"> expressamente</w:delText>
        </w:r>
      </w:del>
      <w:r>
        <w:rPr>
          <w:rFonts w:ascii="Arial" w:hAnsi="Arial" w:cs="Arial"/>
          <w:color w:val="000000" w:themeColor="text1"/>
          <w:sz w:val="28"/>
          <w:szCs w:val="28"/>
        </w:rPr>
        <w:t xml:space="preserve"> o autor como locador e a ré como locatária</w:t>
      </w:r>
      <w:del w:id="1155" w:author="Assessor GDSXSR" w:date="2026-10-31T00:07:38Z">
        <w:r>
          <w:rPr>
            <w:rFonts w:ascii="Arial" w:hAnsi="Arial" w:cs="Arial"/>
            <w:color w:val="000000" w:themeColor="text1"/>
            <w:sz w:val="28"/>
            <w:szCs w:val="28"/>
          </w:rPr>
          <w:delText xml:space="preserve">.</w:delText>
        </w:r>
      </w:del>
      <w:ins w:id="1156" w:author="Assessor GDSXSR" w:date="2026-10-31T00:07:38Z">
        <w:r>
          <w:rPr>
            <w:rFonts w:ascii="Arial" w:hAnsi="Arial" w:cs="Arial"/>
            <w:color w:val="808080"/>
            <w:sz w:val="28"/>
            <w:szCs w:val="28"/>
          </w:rPr>
          <w:t xml:space="preserve">,</w:t>
        </w:r>
      </w:ins>
      <w:r>
        <w:rPr>
          <w:rFonts w:ascii="Arial" w:hAnsi="Arial" w:cs="Arial"/>
          <w:color w:val="000000" w:themeColor="text1"/>
          <w:sz w:val="28"/>
          <w:szCs w:val="28"/>
        </w:rPr>
        <w:t xml:space="preserve"> </w:t>
      </w:r>
      <w:del w:id="1157" w:author="Assessor GDSXSR" w:date="2026-10-31T00:07:38Z">
        <w:r>
          <w:rPr>
            <w:rFonts w:ascii="Arial" w:hAnsi="Arial" w:cs="Arial"/>
            <w:color w:val="000000" w:themeColor="text1"/>
            <w:sz w:val="28"/>
            <w:szCs w:val="28"/>
          </w:rPr>
          <w:delText xml:space="preserve">O documento foi assinado por ambos nessas qualidades e prevê o pagamento de</w:delText>
        </w:r>
      </w:del>
      <w:ins w:id="1158" w:author="Assessor GDSXSR" w:date="2026-10-31T00:07:38Z">
        <w:r>
          <w:rPr>
            <w:rFonts w:ascii="Arial" w:hAnsi="Arial" w:cs="Arial"/>
            <w:color w:val="808080"/>
            <w:sz w:val="28"/>
            <w:szCs w:val="28"/>
          </w:rPr>
          <w:t xml:space="preserve">com</w:t>
        </w:r>
      </w:ins>
      <w:r>
        <w:rPr>
          <w:rFonts w:ascii="Arial" w:hAnsi="Arial" w:cs="Arial"/>
          <w:color w:val="000000" w:themeColor="text1"/>
          <w:sz w:val="28"/>
          <w:szCs w:val="28"/>
        </w:rPr>
        <w:t xml:space="preserve"> aluguel mensal</w:t>
      </w:r>
      <w:del w:id="1159" w:author="Assessor GDSXSR" w:date="2026-10-31T00:07:38Z">
        <w:r>
          <w:rPr>
            <w:rFonts w:ascii="Arial" w:hAnsi="Arial" w:cs="Arial"/>
            <w:color w:val="000000" w:themeColor="text1"/>
            <w:sz w:val="28"/>
            <w:szCs w:val="28"/>
          </w:rPr>
          <w:delText xml:space="preserve"> no valor</w:delText>
        </w:r>
      </w:del>
      <w:r>
        <w:rPr>
          <w:rFonts w:ascii="Arial" w:hAnsi="Arial" w:cs="Arial"/>
          <w:color w:val="000000" w:themeColor="text1"/>
          <w:sz w:val="28"/>
          <w:szCs w:val="28"/>
        </w:rPr>
        <w:t xml:space="preserve"> de R$ 600,00</w:t>
      </w:r>
      <w:r>
        <w:rPr>
          <w:rFonts w:ascii="Arial" w:hAnsi="Arial" w:cs="Arial"/>
          <w:color w:val="000000" w:themeColor="text1"/>
          <w:sz w:val="28"/>
          <w:szCs w:val="28"/>
        </w:rPr>
        <w:t xml:space="preserve"> </w:t>
      </w:r>
      <w:del w:id="1160" w:author="Assessor GDSXSR" w:date="2026-10-31T00:07:38Z">
        <w:r>
          <w:rPr>
            <w:rFonts w:ascii="Arial" w:hAnsi="Arial" w:cs="Arial"/>
            <w:color w:val="000000" w:themeColor="text1"/>
            <w:sz w:val="28"/>
            <w:szCs w:val="28"/>
          </w:rPr>
          <w:delText xml:space="preserve">(seiscentos</w:delText>
        </w:r>
      </w:del>
      <w:ins w:id="1161" w:author="Assessor GDSXSR" w:date="2026-10-31T00:07:38Z">
        <w:r>
          <w:rPr>
            <w:rFonts w:ascii="Arial" w:hAnsi="Arial" w:cs="Arial"/>
            <w:color w:val="808080"/>
            <w:sz w:val="28"/>
            <w:szCs w:val="28"/>
          </w:rPr>
          <w:t xml:space="preserve">e</w:t>
        </w:r>
      </w:ins>
      <w:r>
        <w:rPr>
          <w:rFonts w:ascii="Arial" w:hAnsi="Arial" w:cs="Arial"/>
          <w:color w:val="000000" w:themeColor="text1"/>
          <w:sz w:val="28"/>
          <w:szCs w:val="28"/>
        </w:rPr>
        <w:t xml:space="preserve"> </w:t>
      </w:r>
      <w:del w:id="1162" w:author="Assessor GDSXSR" w:date="2026-10-31T00:07:38Z">
        <w:r>
          <w:rPr>
            <w:rFonts w:ascii="Arial" w:hAnsi="Arial" w:cs="Arial"/>
            <w:color w:val="000000" w:themeColor="text1"/>
            <w:sz w:val="28"/>
            <w:szCs w:val="28"/>
          </w:rPr>
          <w:delText xml:space="preserve">reais)</w:delText>
        </w:r>
        <w:r>
          <w:rPr>
            <w:rFonts w:ascii="Arial" w:hAnsi="Arial" w:cs="Arial"/>
            <w:color w:val="000000" w:themeColor="text1"/>
            <w:sz w:val="28"/>
            <w:szCs w:val="28"/>
          </w:rPr>
          <w:delText xml:space="preserve">, além dos</w:delText>
        </w:r>
      </w:del>
      <w:ins w:id="1163" w:author="Assessor GDSXSR" w:date="2026-10-31T00:07:38Z">
        <w:r>
          <w:rPr>
            <w:rFonts w:ascii="Arial" w:hAnsi="Arial" w:cs="Arial"/>
            <w:color w:val="808080"/>
            <w:sz w:val="28"/>
            <w:szCs w:val="28"/>
          </w:rPr>
          <w:t xml:space="preserve">os</w:t>
        </w:r>
      </w:ins>
      <w:r>
        <w:rPr>
          <w:rFonts w:ascii="Arial" w:hAnsi="Arial" w:cs="Arial"/>
          <w:color w:val="000000" w:themeColor="text1"/>
          <w:sz w:val="28"/>
          <w:szCs w:val="28"/>
        </w:rPr>
        <w:t xml:space="preserve"> encargos</w:t>
      </w:r>
      <w:del w:id="1164" w:author="Assessor GDSXSR" w:date="2026-10-31T00:07:38Z">
        <w:r>
          <w:rPr>
            <w:rFonts w:ascii="Arial" w:hAnsi="Arial" w:cs="Arial"/>
            <w:color w:val="000000" w:themeColor="text1"/>
            <w:sz w:val="28"/>
            <w:szCs w:val="28"/>
          </w:rPr>
          <w:delText xml:space="preserve"> decorrentes</w:delText>
        </w:r>
      </w:del>
      <w:r>
        <w:rPr>
          <w:rFonts w:ascii="Arial" w:hAnsi="Arial" w:cs="Arial"/>
          <w:color w:val="000000" w:themeColor="text1"/>
          <w:sz w:val="28"/>
          <w:szCs w:val="28"/>
        </w:rPr>
        <w:t xml:space="preserve"> da ocupação do imóvel (ID 88826507).</w:t>
      </w:r>
    </w:p>
    <w:p w14:paraId="20986588"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489D7761" w14:textId="77777777" w:rsidR="00EC1F2B" w:rsidRDefault="00EC1F2B" w:rsidP="00EC1F2B">
      <w:pPr>
        <w:spacing w:after="0" w:line="360" w:lineRule="auto"/>
        <w:ind w:firstLine="2268"/>
        <w:jc w:val="both"/>
        <w:rPr>
          <w:del w:id="1166" w:author="Assessor GDSXSR" w:date="2026-10-31T00:07:38Z"/>
          <w:rFonts w:ascii="Arial" w:hAnsi="Arial" w:cs="Arial"/>
          <w:color w:val="000000" w:themeColor="text1"/>
          <w:sz w:val="28"/>
          <w:szCs w:val="28"/>
        </w:rPr>
      </w:pPr>
      <w:del w:id="1165" w:author="Assessor GDSXSR" w:date="2026-10-31T00:07:38Z">
        <w:r w:rsidRPr="00EC1F2B">
          <w:rPr>
            <w:rFonts w:ascii="Arial" w:hAnsi="Arial" w:cs="Arial"/>
            <w:color w:val="000000" w:themeColor="text1"/>
            <w:sz w:val="28"/>
            <w:szCs w:val="28"/>
          </w:rPr>
          <w:delText>Assim, a cobrança não está fundamentada apenas na propriedade ou na situação sucessória do bem. Decorre, sobretudo, do vínculo contratual diretamente estabelecido entre as partes.</w:delText>
        </w:r>
      </w:del>
    </w:p>
    <w:p w14:paraId="48EB217E" w14:textId="77777777" w:rsidR="00EC1F2B" w:rsidRPr="00EC1F2B" w:rsidRDefault="00EC1F2B" w:rsidP="00EC1F2B">
      <w:pPr>
        <w:spacing w:after="0" w:line="360" w:lineRule="auto"/>
        <w:ind w:firstLine="2268"/>
        <w:jc w:val="both"/>
        <w:rPr>
          <w:del w:id="1167" w:author="Assessor GDSXSR" w:date="2026-10-31T00:07:38Z"/>
          <w:rFonts w:ascii="Arial" w:hAnsi="Arial" w:cs="Arial"/>
          <w:color w:val="000000" w:themeColor="text1"/>
          <w:sz w:val="28"/>
          <w:szCs w:val="28"/>
        </w:rPr>
      </w:pPr>
    </w:p>
    <w:p w14:paraId="5BF9A904" w14:textId="70D8EA19"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própria apelante reconheceu</w:t>
      </w:r>
      <w:del w:id="1168" w:author="Assessor GDSXSR" w:date="2026-10-31T00:07:38Z">
        <w:r>
          <w:rPr>
            <w:rFonts w:ascii="Arial" w:hAnsi="Arial" w:cs="Arial"/>
            <w:color w:val="000000" w:themeColor="text1"/>
            <w:sz w:val="28"/>
            <w:szCs w:val="28"/>
          </w:rPr>
          <w:delText xml:space="preserve">, em sua contestação,</w:delText>
        </w:r>
      </w:del>
      <w:r>
        <w:rPr>
          <w:rFonts w:ascii="Arial" w:hAnsi="Arial" w:cs="Arial"/>
          <w:color w:val="000000" w:themeColor="text1"/>
          <w:sz w:val="28"/>
          <w:szCs w:val="28"/>
        </w:rPr>
        <w:t xml:space="preserve"> a</w:t>
      </w:r>
      <w:del w:id="1169" w:author="Assessor GDSXSR" w:date="2026-10-31T00:07:38Z">
        <w:r>
          <w:rPr>
            <w:rFonts w:ascii="Arial" w:hAnsi="Arial" w:cs="Arial"/>
            <w:color w:val="000000" w:themeColor="text1"/>
            <w:sz w:val="28"/>
            <w:szCs w:val="28"/>
          </w:rPr>
          <w:delText xml:space="preserve"> existência da</w:delText>
        </w:r>
      </w:del>
      <w:r>
        <w:rPr>
          <w:rFonts w:ascii="Arial" w:hAnsi="Arial" w:cs="Arial"/>
          <w:color w:val="000000" w:themeColor="text1"/>
          <w:sz w:val="28"/>
          <w:szCs w:val="28"/>
        </w:rPr>
        <w:t xml:space="preserve"> locação, a ocupação </w:t>
      </w:r>
      <w:del w:id="1170" w:author="Assessor GDSXSR" w:date="2026-10-31T00:07:38Z">
        <w:r>
          <w:rPr>
            <w:rFonts w:ascii="Arial" w:hAnsi="Arial" w:cs="Arial"/>
            <w:color w:val="000000" w:themeColor="text1"/>
            <w:sz w:val="28"/>
            <w:szCs w:val="28"/>
          </w:rPr>
          <w:delText xml:space="preserve">do imóvel </w:delText>
        </w:r>
      </w:del>
      <w:r>
        <w:rPr>
          <w:rFonts w:ascii="Arial" w:hAnsi="Arial" w:cs="Arial"/>
          <w:color w:val="000000" w:themeColor="text1"/>
          <w:sz w:val="28"/>
          <w:szCs w:val="28"/>
        </w:rPr>
        <w:t xml:space="preserve">e o inadimplemento</w:t>
      </w:r>
      <w:del w:id="1171" w:author="Assessor GDSXSR" w:date="2026-10-31T00:07:38Z">
        <w:r>
          <w:rPr>
            <w:rFonts w:ascii="Arial" w:hAnsi="Arial" w:cs="Arial"/>
            <w:color w:val="000000" w:themeColor="text1"/>
            <w:sz w:val="28"/>
            <w:szCs w:val="28"/>
          </w:rPr>
          <w:delText xml:space="preserve">. Justificou a falta de pagamento com base nas dificuldades econômicas e sociais enfrentadas por ela e por sua família</w:delText>
        </w:r>
      </w:del>
      <w:r>
        <w:rPr>
          <w:rFonts w:ascii="Arial" w:hAnsi="Arial" w:cs="Arial"/>
          <w:color w:val="000000" w:themeColor="text1"/>
          <w:sz w:val="28"/>
          <w:szCs w:val="28"/>
        </w:rPr>
        <w:t xml:space="preserve">, sem afirmar que o contrato teria sido celebrado com pessoa diversa</w:t>
      </w:r>
      <w:del w:id="1172" w:author="Assessor GDSXSR" w:date="2026-10-31T00:07:38Z">
        <w:r>
          <w:rPr>
            <w:rFonts w:ascii="Arial" w:hAnsi="Arial" w:cs="Arial"/>
            <w:color w:val="000000" w:themeColor="text1"/>
            <w:sz w:val="28"/>
            <w:szCs w:val="28"/>
          </w:rPr>
          <w:delText xml:space="preserve"> ou</w:delText>
        </w:r>
      </w:del>
      <w:ins w:id="1173" w:author="Assessor GDSXSR" w:date="2026-10-31T00:07:38Z">
        <w:r>
          <w:rPr>
            <w:rFonts w:ascii="Arial" w:hAnsi="Arial" w:cs="Arial"/>
            <w:color w:val="808080"/>
            <w:sz w:val="28"/>
            <w:szCs w:val="28"/>
          </w:rPr>
          <w:t xml:space="preserve">,</w:t>
        </w:r>
      </w:ins>
      <w:r>
        <w:rPr>
          <w:rFonts w:ascii="Arial" w:hAnsi="Arial" w:cs="Arial"/>
          <w:color w:val="000000" w:themeColor="text1"/>
          <w:sz w:val="28"/>
          <w:szCs w:val="28"/>
        </w:rPr>
        <w:t xml:space="preserve"> que os aluguéis seriam devidos a terceiro </w:t>
      </w:r>
      <w:ins w:id="1174" w:author="Assessor GDSXSR" w:date="2026-10-31T00:07:38Z">
        <w:r>
          <w:rPr>
            <w:rFonts w:ascii="Arial" w:hAnsi="Arial" w:cs="Arial"/>
            <w:color w:val="808080"/>
            <w:sz w:val="28"/>
            <w:szCs w:val="28"/>
          </w:rPr>
          <w:t xml:space="preserve">ou que tenha havido pagamento ou cobrança concorrente </w:t>
        </w:r>
      </w:ins>
      <w:r>
        <w:rPr>
          <w:rFonts w:ascii="Arial" w:hAnsi="Arial" w:cs="Arial"/>
          <w:color w:val="000000" w:themeColor="text1"/>
          <w:sz w:val="28"/>
          <w:szCs w:val="28"/>
        </w:rPr>
        <w:t xml:space="preserve">(ID 88828053).</w:t>
      </w:r>
    </w:p>
    <w:p w14:paraId="6B3AA4F9"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13D5E40F" w14:textId="52F71CBE" w:rsidR="00EC1F2B" w:rsidRDefault="005F0B8B" w:rsidP="00EC1F2B">
      <w:pPr>
        <w:spacing w:after="0" w:line="360" w:lineRule="auto"/>
        <w:ind w:firstLine="2268"/>
        <w:jc w:val="both"/>
        <w:rPr>
          <w:del w:id="1177" w:author="Assessor GDSXSR" w:date="2026-10-31T00:07:38Z"/>
          <w:rFonts w:ascii="Arial" w:hAnsi="Arial" w:cs="Arial"/>
          <w:color w:val="000000" w:themeColor="text1"/>
          <w:sz w:val="28"/>
          <w:szCs w:val="28"/>
        </w:rPr>
      </w:pPr>
      <w:del w:id="1175" w:author="Assessor GDSXSR" w:date="2026-10-31T00:07:38Z">
        <w:r>
          <w:rPr>
            <w:rFonts w:ascii="Arial" w:hAnsi="Arial" w:cs="Arial"/>
            <w:color w:val="000000" w:themeColor="text1"/>
            <w:sz w:val="28"/>
            <w:szCs w:val="28"/>
          </w:rPr>
          <w:delText>N</w:delText>
        </w:r>
      </w:del>
      <w:del w:id="1176" w:author="Assessor GDSXSR" w:date="2026-10-31T00:07:38Z">
        <w:r w:rsidR="00EC1F2B" w:rsidRPr="00EC1F2B">
          <w:rPr>
            <w:rFonts w:ascii="Arial" w:hAnsi="Arial" w:cs="Arial"/>
            <w:color w:val="000000" w:themeColor="text1"/>
            <w:sz w:val="28"/>
            <w:szCs w:val="28"/>
          </w:rPr>
          <w:delText>ão há notícia de que a apelante tenha efetuado pagamentos a algum dos herdeiros, ao espólio ou a outro suposto titular do crédito. Tampouco foi demonstrada a existência de cobrança concorrente relativa aos mesmos aluguéis.</w:delText>
        </w:r>
      </w:del>
    </w:p>
    <w:p w14:paraId="3E487FDA" w14:textId="77777777" w:rsidR="00EC1F2B" w:rsidRPr="00EC1F2B" w:rsidRDefault="00EC1F2B" w:rsidP="00EC1F2B">
      <w:pPr>
        <w:spacing w:after="0" w:line="360" w:lineRule="auto"/>
        <w:ind w:firstLine="2268"/>
        <w:jc w:val="both"/>
        <w:rPr>
          <w:del w:id="1178" w:author="Assessor GDSXSR" w:date="2026-10-31T00:07:38Z"/>
          <w:rFonts w:ascii="Arial" w:hAnsi="Arial" w:cs="Arial"/>
          <w:color w:val="000000" w:themeColor="text1"/>
          <w:sz w:val="28"/>
          <w:szCs w:val="28"/>
        </w:rPr>
      </w:pPr>
    </w:p>
    <w:p w14:paraId="0F9AD29E" w14:textId="49C90B0D" w:rsidR="00EC1F2B" w:rsidRDefault="00EC1F2B" w:rsidP="00EC1F2B">
      <w:pPr>
        <w:spacing w:after="0" w:line="360" w:lineRule="auto"/>
        <w:ind w:firstLine="2268"/>
        <w:jc w:val="both"/>
        <w:rPr>
          <w:del w:id="1182" w:author="Assessor GDSXSR" w:date="2026-10-31T00:07:38Z"/>
          <w:rFonts w:ascii="Arial" w:hAnsi="Arial" w:cs="Arial"/>
          <w:color w:val="000000" w:themeColor="text1"/>
          <w:sz w:val="28"/>
          <w:szCs w:val="28"/>
        </w:rPr>
      </w:pPr>
      <w:del w:id="1179" w:author="Assessor GDSXSR" w:date="2026-10-31T00:07:38Z">
        <w:r w:rsidRPr="00EC1F2B">
          <w:rPr>
            <w:rFonts w:ascii="Arial" w:hAnsi="Arial" w:cs="Arial"/>
            <w:color w:val="000000" w:themeColor="text1"/>
            <w:sz w:val="28"/>
            <w:szCs w:val="28"/>
          </w:rPr>
          <w:lastRenderedPageBreak/>
          <w:delText xml:space="preserve">Além da posição contratual assumida pelo </w:delText>
        </w:r>
      </w:del>
      <w:del w:id="1180" w:author="Assessor GDSXSR" w:date="2026-10-31T00:07:38Z">
        <w:r>
          <w:rPr>
            <w:rFonts w:ascii="Arial" w:hAnsi="Arial" w:cs="Arial"/>
            <w:color w:val="000000" w:themeColor="text1"/>
            <w:sz w:val="28"/>
            <w:szCs w:val="28"/>
          </w:rPr>
          <w:delText>apelado</w:delText>
        </w:r>
      </w:del>
      <w:del w:id="1181" w:author="Assessor GDSXSR" w:date="2026-10-31T00:07:38Z">
        <w:r w:rsidRPr="00EC1F2B">
          <w:rPr>
            <w:rFonts w:ascii="Arial" w:hAnsi="Arial" w:cs="Arial"/>
            <w:color w:val="000000" w:themeColor="text1"/>
            <w:sz w:val="28"/>
            <w:szCs w:val="28"/>
          </w:rPr>
          <w:delText>, os documentos juntados aos autos confirmam sua vinculação com a administração do imóvel.</w:delText>
        </w:r>
      </w:del>
    </w:p>
    <w:p w14:paraId="5476A4A2" w14:textId="77777777" w:rsidR="00EC1F2B" w:rsidRPr="00EC1F2B" w:rsidRDefault="00EC1F2B" w:rsidP="00EC1F2B">
      <w:pPr>
        <w:spacing w:after="0" w:line="360" w:lineRule="auto"/>
        <w:ind w:firstLine="2268"/>
        <w:jc w:val="both"/>
        <w:rPr>
          <w:del w:id="1183" w:author="Assessor GDSXSR" w:date="2026-10-31T00:07:38Z"/>
          <w:rFonts w:ascii="Arial" w:hAnsi="Arial" w:cs="Arial"/>
          <w:color w:val="000000" w:themeColor="text1"/>
          <w:sz w:val="28"/>
          <w:szCs w:val="28"/>
        </w:rPr>
      </w:pPr>
    </w:p>
    <w:p>
      <w:pPr>
        <w:spacing w:after="0" w:line="360" w:lineRule="auto"/>
        <w:ind w:firstLine="2268"/>
        <w:jc w:val="both"/>
        <w:rPr>
          <w:ins w:id="1190" w:author="Assessor GDSXSR" w:date="2026-10-31T00:07:38Z"/>
        </w:rPr>
      </w:pPr>
      <w:r>
        <w:rPr>
          <w:rFonts w:ascii="Arial" w:hAnsi="Arial" w:cs="Arial"/>
          <w:color w:val="000000" w:themeColor="text1"/>
          <w:sz w:val="28"/>
          <w:szCs w:val="28"/>
        </w:rPr>
        <w:t xml:space="preserve">O acordo firmado pelos sucessores atribuiu ao </w:t>
      </w:r>
      <w:r>
        <w:rPr>
          <w:rFonts w:ascii="Arial" w:hAnsi="Arial" w:cs="Arial"/>
          <w:color w:val="000000" w:themeColor="text1"/>
          <w:sz w:val="28"/>
          <w:szCs w:val="28"/>
        </w:rPr>
        <w:t xml:space="preserve">apelado</w:t>
      </w:r>
      <w:r>
        <w:rPr>
          <w:rFonts w:ascii="Arial" w:hAnsi="Arial" w:cs="Arial"/>
          <w:color w:val="000000" w:themeColor="text1"/>
          <w:sz w:val="28"/>
          <w:szCs w:val="28"/>
        </w:rPr>
        <w:t xml:space="preserve"> a casa </w:t>
      </w:r>
      <w:del w:id="1184" w:author="Assessor GDSXSR" w:date="2026-10-31T00:07:38Z">
        <w:r>
          <w:rPr>
            <w:rFonts w:ascii="Arial" w:hAnsi="Arial" w:cs="Arial"/>
            <w:color w:val="000000" w:themeColor="text1"/>
            <w:sz w:val="28"/>
            <w:szCs w:val="28"/>
          </w:rPr>
          <w:delText xml:space="preserve">objeto da locação</w:delText>
        </w:r>
      </w:del>
      <w:ins w:id="1185" w:author="Assessor GDSXSR" w:date="2026-10-31T00:07:38Z">
        <w:r>
          <w:rPr>
            <w:rFonts w:ascii="Arial" w:hAnsi="Arial" w:cs="Arial"/>
            <w:color w:val="808080"/>
            <w:sz w:val="28"/>
            <w:szCs w:val="28"/>
          </w:rPr>
          <w:t xml:space="preserve">locada</w:t>
        </w:r>
      </w:ins>
      <w:r>
        <w:rPr>
          <w:rFonts w:ascii="Arial" w:hAnsi="Arial" w:cs="Arial"/>
          <w:color w:val="000000" w:themeColor="text1"/>
          <w:sz w:val="28"/>
          <w:szCs w:val="28"/>
        </w:rPr>
        <w:t xml:space="preserve">, em decorrência dos direitos sucessórios </w:t>
      </w:r>
      <w:del w:id="1186" w:author="Assessor GDSXSR" w:date="2026-10-31T00:07:38Z">
        <w:r>
          <w:rPr>
            <w:rFonts w:ascii="Arial" w:hAnsi="Arial" w:cs="Arial"/>
            <w:color w:val="000000" w:themeColor="text1"/>
            <w:sz w:val="28"/>
            <w:szCs w:val="28"/>
          </w:rPr>
          <w:delText xml:space="preserve">relacionados à</w:delText>
        </w:r>
      </w:del>
      <w:ins w:id="1187" w:author="Assessor GDSXSR" w:date="2026-10-31T00:07:38Z">
        <w:r>
          <w:rPr>
            <w:rFonts w:ascii="Arial" w:hAnsi="Arial" w:cs="Arial"/>
            <w:color w:val="808080"/>
            <w:sz w:val="28"/>
            <w:szCs w:val="28"/>
          </w:rPr>
          <w:t xml:space="preserve">de</w:t>
        </w:r>
      </w:ins>
      <w:r>
        <w:rPr>
          <w:rFonts w:ascii="Arial" w:hAnsi="Arial" w:cs="Arial"/>
          <w:color w:val="000000" w:themeColor="text1"/>
          <w:sz w:val="28"/>
          <w:szCs w:val="28"/>
        </w:rPr>
        <w:t xml:space="preserve"> sua falecida esposa</w:t>
      </w:r>
      <w:del w:id="1188" w:author="Assessor GDSXSR" w:date="2026-10-31T00:07:38Z">
        <w:r>
          <w:rPr>
            <w:rFonts w:ascii="Arial" w:hAnsi="Arial" w:cs="Arial"/>
            <w:color w:val="000000" w:themeColor="text1"/>
            <w:sz w:val="28"/>
            <w:szCs w:val="28"/>
          </w:rPr>
          <w:delText xml:space="preserve">. O instrumento demonstra que sua atuação não ocorreu sem o conhecimento dos integrantes do núcleo familiar</w:delText>
        </w:r>
      </w:del>
      <w:r>
        <w:rPr>
          <w:rFonts w:ascii="Arial" w:hAnsi="Arial" w:cs="Arial"/>
          <w:color w:val="000000" w:themeColor="text1"/>
          <w:sz w:val="28"/>
          <w:szCs w:val="28"/>
        </w:rPr>
        <w:t xml:space="preserve"> (</w:t>
      </w:r>
      <w:r>
        <w:rPr>
          <w:rFonts w:ascii="Arial" w:hAnsi="Arial" w:cs="Arial"/>
          <w:color w:val="000000" w:themeColor="text1"/>
          <w:sz w:val="28"/>
          <w:szCs w:val="28"/>
        </w:rPr>
        <w:t xml:space="preserve">ID 88826506</w:t>
      </w:r>
      <w:r>
        <w:rPr>
          <w:rFonts w:ascii="Arial" w:hAnsi="Arial" w:cs="Arial"/>
          <w:color w:val="000000" w:themeColor="text1"/>
          <w:sz w:val="28"/>
          <w:szCs w:val="28"/>
        </w:rPr>
        <w:t xml:space="preserve">)</w:t>
      </w:r>
      <w:r>
        <w:rPr>
          <w:rFonts w:ascii="Arial" w:hAnsi="Arial" w:cs="Arial"/>
          <w:color w:val="000000" w:themeColor="text1"/>
          <w:sz w:val="28"/>
          <w:szCs w:val="28"/>
        </w:rPr>
        <w:t xml:space="preserve">.</w:t>
      </w:r>
    </w:p>
    <w:p>
      <w:pPr>
        <w:spacing w:after="0" w:line="360" w:lineRule="auto"/>
        <w:ind w:firstLine="2268"/>
        <w:jc w:val="both"/>
        <w:rPr>
          <w:ins w:id="1191" w:author="Assessor GDSXSR" w:date="2026-10-31T00:07:38Z"/>
        </w:rPr>
      </w:pPr>
    </w:p>
    <w:p w14:paraId="418EAF98" w14:textId="626A4F59" w:rsidR="00EC1F2B" w:rsidRDefault="00EC1F2B" w:rsidP="00EC1F2B">
      <w:pPr>
        <w:spacing w:after="0" w:line="360" w:lineRule="auto"/>
        <w:ind w:firstLine="2268"/>
        <w:jc w:val="both"/>
        <w:rPr>
          <w:rFonts w:ascii="Arial" w:hAnsi="Arial" w:cs="Arial"/>
          <w:color w:val="000000" w:themeColor="text1"/>
          <w:sz w:val="28"/>
          <w:szCs w:val="28"/>
        </w:rPr>
      </w:pPr>
      <w:ins w:id="1189" w:author="Assessor GDSXSR" w:date="2026-10-31T00:07:38Z">
        <w:r>
          <w:rPr>
            <w:rFonts w:ascii="Arial" w:hAnsi="Arial" w:cs="Arial"/>
            <w:color w:val="808080"/>
            <w:sz w:val="28"/>
            <w:szCs w:val="28"/>
          </w:rPr>
          <w:t xml:space="preserve">A procuração pública lhe conferiu poderes para tratar dos interesses do imóvel perante órgãos públicos e concessionárias (ID 88826508).</w:t>
        </w:r>
      </w:ins>
    </w:p>
    <w:p w14:paraId="68D4256D"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19F33CE7" w14:textId="71BEF930" w:rsidR="00EC1F2B" w:rsidRDefault="005E41C8" w:rsidP="00EC1F2B">
      <w:pPr>
        <w:spacing w:after="0" w:line="360" w:lineRule="auto"/>
        <w:ind w:firstLine="2268"/>
        <w:jc w:val="both"/>
        <w:rPr>
          <w:del w:id="1200" w:author="Assessor GDSXSR" w:date="2026-10-31T00:07:38Z"/>
          <w:rFonts w:ascii="Arial" w:hAnsi="Arial" w:cs="Arial"/>
          <w:color w:val="000000" w:themeColor="text1"/>
          <w:sz w:val="28"/>
          <w:szCs w:val="28"/>
        </w:rPr>
      </w:pPr>
      <w:del w:id="1192" w:author="Assessor GDSXSR" w:date="2026-10-31T00:07:38Z">
        <w:r>
          <w:rPr>
            <w:rFonts w:ascii="Arial" w:hAnsi="Arial" w:cs="Arial"/>
            <w:color w:val="000000" w:themeColor="text1"/>
            <w:sz w:val="28"/>
            <w:szCs w:val="28"/>
          </w:rPr>
          <w:delText>P</w:delText>
        </w:r>
      </w:del>
      <w:del w:id="1193" w:author="Assessor GDSXSR" w:date="2026-10-31T00:07:38Z">
        <w:r w:rsidRPr="00EC1F2B">
          <w:rPr>
            <w:rFonts w:ascii="Arial" w:hAnsi="Arial" w:cs="Arial"/>
            <w:color w:val="000000" w:themeColor="text1"/>
            <w:sz w:val="28"/>
            <w:szCs w:val="28"/>
          </w:rPr>
          <w:delText xml:space="preserve">or sua vez, </w:delText>
        </w:r>
      </w:del>
      <w:del w:id="1194" w:author="Assessor GDSXSR" w:date="2026-10-31T00:07:38Z">
        <w:r>
          <w:rPr>
            <w:rFonts w:ascii="Arial" w:hAnsi="Arial" w:cs="Arial"/>
            <w:color w:val="000000" w:themeColor="text1"/>
            <w:sz w:val="28"/>
            <w:szCs w:val="28"/>
          </w:rPr>
          <w:delText>a</w:delText>
        </w:r>
      </w:del>
      <w:del w:id="1195" w:author="Assessor GDSXSR" w:date="2026-10-31T00:07:38Z">
        <w:r w:rsidR="00EC1F2B" w:rsidRPr="00EC1F2B">
          <w:rPr>
            <w:rFonts w:ascii="Arial" w:hAnsi="Arial" w:cs="Arial"/>
            <w:color w:val="000000" w:themeColor="text1"/>
            <w:sz w:val="28"/>
            <w:szCs w:val="28"/>
          </w:rPr>
          <w:delText xml:space="preserve"> procuração pública</w:delText>
        </w:r>
      </w:del>
      <w:del w:id="1196" w:author="Assessor GDSXSR" w:date="2026-10-31T00:07:38Z">
        <w:r w:rsidR="001A5AB7">
          <w:rPr>
            <w:rFonts w:ascii="Arial" w:hAnsi="Arial" w:cs="Arial"/>
            <w:color w:val="000000" w:themeColor="text1"/>
            <w:sz w:val="28"/>
            <w:szCs w:val="28"/>
          </w:rPr>
          <w:delText>,</w:delText>
        </w:r>
      </w:del>
      <w:del w:id="1197" w:author="Assessor GDSXSR" w:date="2026-10-31T00:07:38Z">
        <w:r w:rsidR="00EC1F2B" w:rsidRPr="00EC1F2B">
          <w:rPr>
            <w:rFonts w:ascii="Arial" w:hAnsi="Arial" w:cs="Arial"/>
            <w:color w:val="000000" w:themeColor="text1"/>
            <w:sz w:val="28"/>
            <w:szCs w:val="28"/>
          </w:rPr>
          <w:delText xml:space="preserve"> juntada no ID 88826508, conferiu ao </w:delText>
        </w:r>
      </w:del>
      <w:del w:id="1198" w:author="Assessor GDSXSR" w:date="2026-10-31T00:07:38Z">
        <w:r w:rsidR="00EC1F2B">
          <w:rPr>
            <w:rFonts w:ascii="Arial" w:hAnsi="Arial" w:cs="Arial"/>
            <w:color w:val="000000" w:themeColor="text1"/>
            <w:sz w:val="28"/>
            <w:szCs w:val="28"/>
          </w:rPr>
          <w:delText>apelado</w:delText>
        </w:r>
      </w:del>
      <w:del w:id="1199" w:author="Assessor GDSXSR" w:date="2026-10-31T00:07:38Z">
        <w:r w:rsidR="00EC1F2B" w:rsidRPr="00EC1F2B">
          <w:rPr>
            <w:rFonts w:ascii="Arial" w:hAnsi="Arial" w:cs="Arial"/>
            <w:color w:val="000000" w:themeColor="text1"/>
            <w:sz w:val="28"/>
            <w:szCs w:val="28"/>
          </w:rPr>
          <w:delText xml:space="preserve"> poderes para tratar dos interesses relacionados ao imóvel, representando os outorgantes perante órgãos públicos e concessionárias, negociando obrigações e praticando os atos necessários à administração do bem.</w:delText>
        </w:r>
      </w:del>
    </w:p>
    <w:p w14:paraId="61FB055C" w14:textId="77777777" w:rsidR="00EC1F2B" w:rsidRPr="00EC1F2B" w:rsidRDefault="00EC1F2B" w:rsidP="00EC1F2B">
      <w:pPr>
        <w:spacing w:after="0" w:line="360" w:lineRule="auto"/>
        <w:ind w:firstLine="2268"/>
        <w:jc w:val="both"/>
        <w:rPr>
          <w:del w:id="1201" w:author="Assessor GDSXSR" w:date="2026-10-31T00:07:38Z"/>
          <w:rFonts w:ascii="Arial" w:hAnsi="Arial" w:cs="Arial"/>
          <w:color w:val="000000" w:themeColor="text1"/>
          <w:sz w:val="28"/>
          <w:szCs w:val="28"/>
        </w:rPr>
      </w:pPr>
    </w:p>
    <w:p>
      <w:pPr>
        <w:spacing w:after="0" w:line="360" w:lineRule="auto"/>
        <w:ind w:firstLine="2268"/>
        <w:jc w:val="both"/>
        <w:rPr>
          <w:ins w:id="1209" w:author="Assessor GDSXSR" w:date="2026-10-31T00:07:38Z"/>
        </w:rPr>
      </w:pPr>
      <w:r>
        <w:rPr>
          <w:rFonts w:ascii="Arial" w:hAnsi="Arial" w:cs="Arial"/>
          <w:color w:val="000000" w:themeColor="text1"/>
          <w:sz w:val="28"/>
          <w:szCs w:val="28"/>
        </w:rPr>
        <w:t xml:space="preserve">As demais procurações confirmam a anuência dos sucessores </w:t>
      </w:r>
      <w:del w:id="1202" w:author="Assessor GDSXSR" w:date="2026-10-31T00:07:38Z">
        <w:r>
          <w:rPr>
            <w:rFonts w:ascii="Arial" w:hAnsi="Arial" w:cs="Arial"/>
            <w:color w:val="000000" w:themeColor="text1"/>
            <w:sz w:val="28"/>
            <w:szCs w:val="28"/>
          </w:rPr>
          <w:delText xml:space="preserve">quanto à atuação do </w:delText>
        </w:r>
        <w:r>
          <w:rPr>
            <w:rFonts w:ascii="Arial" w:hAnsi="Arial" w:cs="Arial"/>
            <w:color w:val="000000" w:themeColor="text1"/>
            <w:sz w:val="28"/>
            <w:szCs w:val="28"/>
          </w:rPr>
          <w:delText xml:space="preserve">apelado</w:delText>
        </w:r>
        <w:r>
          <w:rPr>
            <w:rFonts w:ascii="Arial" w:hAnsi="Arial" w:cs="Arial"/>
            <w:color w:val="000000" w:themeColor="text1"/>
            <w:sz w:val="28"/>
            <w:szCs w:val="28"/>
          </w:rPr>
          <w:delText xml:space="preserve"> </w:delText>
        </w:r>
      </w:del>
      <w:r>
        <w:rPr>
          <w:rFonts w:ascii="Arial" w:hAnsi="Arial" w:cs="Arial"/>
          <w:color w:val="000000" w:themeColor="text1"/>
          <w:sz w:val="28"/>
          <w:szCs w:val="28"/>
        </w:rPr>
        <w:t xml:space="preserve">(</w:t>
      </w:r>
      <w:del w:id="1203" w:author="Assessor GDSXSR" w:date="2026-10-31T00:07:38Z">
        <w:r>
          <w:rPr>
            <w:rFonts w:ascii="Arial" w:hAnsi="Arial" w:cs="Arial"/>
            <w:color w:val="000000" w:themeColor="text1"/>
            <w:sz w:val="28"/>
            <w:szCs w:val="28"/>
          </w:rPr>
          <w:delText xml:space="preserve">IDs</w:delText>
        </w:r>
      </w:del>
      <w:ins w:id="1204" w:author="Assessor GDSXSR" w:date="2026-10-31T00:07:38Z">
        <w:r>
          <w:rPr>
            <w:rFonts w:ascii="Arial" w:hAnsi="Arial" w:cs="Arial"/>
            <w:color w:val="808080"/>
            <w:sz w:val="28"/>
            <w:szCs w:val="28"/>
          </w:rPr>
          <w:t xml:space="preserve">ID</w:t>
        </w:r>
      </w:ins>
      <w:r>
        <w:rPr>
          <w:rFonts w:ascii="Arial" w:hAnsi="Arial" w:cs="Arial"/>
          <w:color w:val="000000" w:themeColor="text1"/>
          <w:sz w:val="28"/>
          <w:szCs w:val="28"/>
        </w:rPr>
        <w:t xml:space="preserve"> 88828124</w:t>
      </w:r>
      <w:r>
        <w:rPr>
          <w:rFonts w:ascii="Arial" w:hAnsi="Arial" w:cs="Arial"/>
          <w:color w:val="000000" w:themeColor="text1"/>
          <w:sz w:val="28"/>
          <w:szCs w:val="28"/>
        </w:rPr>
        <w:t xml:space="preserve"> </w:t>
      </w:r>
      <w:r>
        <w:rPr>
          <w:rFonts w:ascii="Arial" w:hAnsi="Arial" w:cs="Arial"/>
          <w:color w:val="000000" w:themeColor="text1"/>
          <w:sz w:val="28"/>
          <w:szCs w:val="28"/>
        </w:rPr>
        <w:t xml:space="preserve">e 88828125).</w:t>
      </w:r>
      <w:del w:id="1205" w:author="Assessor GDSXSR" w:date="2026-10-31T00:07:38Z">
        <w:r>
          <w:rPr>
            <w:rFonts w:ascii="Arial" w:hAnsi="Arial" w:cs="Arial"/>
            <w:color w:val="000000" w:themeColor="text1"/>
            <w:sz w:val="28"/>
            <w:szCs w:val="28"/>
          </w:rPr>
          <w:delText xml:space="preserve"> </w:delText>
        </w:r>
      </w:del>
    </w:p>
    <w:p>
      <w:pPr>
        <w:spacing w:after="0" w:line="360" w:lineRule="auto"/>
        <w:ind w:firstLine="2268"/>
        <w:jc w:val="both"/>
        <w:rPr>
          <w:ins w:id="1210" w:author="Assessor GDSXSR" w:date="2026-10-31T00:07:38Z"/>
        </w:rPr>
      </w:pPr>
    </w:p>
    <w:p>
      <w:pPr>
        <w:spacing w:after="0" w:line="360" w:lineRule="auto"/>
        <w:ind w:firstLine="2268"/>
        <w:jc w:val="both"/>
        <w:rPr>
          <w:ins w:id="1211" w:author="Assessor GDSXSR" w:date="2026-10-31T00:07:38Z"/>
        </w:rPr>
      </w:pPr>
      <w:r>
        <w:rPr>
          <w:rFonts w:ascii="Arial" w:hAnsi="Arial" w:cs="Arial"/>
          <w:color w:val="000000" w:themeColor="text1"/>
          <w:sz w:val="28"/>
          <w:szCs w:val="28"/>
        </w:rPr>
        <w:t xml:space="preserve">O formal de partilha</w:t>
      </w:r>
      <w:del w:id="1206" w:author="Assessor GDSXSR" w:date="2026-10-31T00:07:38Z">
        <w:r>
          <w:rPr>
            <w:rFonts w:ascii="Arial" w:hAnsi="Arial" w:cs="Arial"/>
            <w:color w:val="000000" w:themeColor="text1"/>
            <w:sz w:val="28"/>
            <w:szCs w:val="28"/>
          </w:rPr>
          <w:delText xml:space="preserve"> também</w:delText>
        </w:r>
      </w:del>
      <w:r>
        <w:rPr>
          <w:rFonts w:ascii="Arial" w:hAnsi="Arial" w:cs="Arial"/>
          <w:color w:val="000000" w:themeColor="text1"/>
          <w:sz w:val="28"/>
          <w:szCs w:val="28"/>
        </w:rPr>
        <w:t xml:space="preserve"> demonstra a posição sucessória do </w:t>
      </w:r>
      <w:r>
        <w:rPr>
          <w:rFonts w:ascii="Arial" w:hAnsi="Arial" w:cs="Arial"/>
          <w:color w:val="000000" w:themeColor="text1"/>
          <w:sz w:val="28"/>
          <w:szCs w:val="28"/>
        </w:rPr>
        <w:t xml:space="preserve">apelado</w:t>
      </w:r>
      <w:r>
        <w:rPr>
          <w:rFonts w:ascii="Arial" w:hAnsi="Arial" w:cs="Arial"/>
          <w:color w:val="000000" w:themeColor="text1"/>
          <w:sz w:val="28"/>
          <w:szCs w:val="28"/>
        </w:rPr>
        <w:t xml:space="preserve"> e de seus filhos </w:t>
      </w:r>
      <w:del w:id="1207" w:author="Assessor GDSXSR" w:date="2026-10-31T00:07:38Z">
        <w:r>
          <w:rPr>
            <w:rFonts w:ascii="Arial" w:hAnsi="Arial" w:cs="Arial"/>
            <w:color w:val="000000" w:themeColor="text1"/>
            <w:sz w:val="28"/>
            <w:szCs w:val="28"/>
          </w:rPr>
          <w:delText xml:space="preserve">em relação aos direitos transmitidos por sua falecida esposa </w:delText>
        </w:r>
      </w:del>
      <w:r>
        <w:rPr>
          <w:rFonts w:ascii="Arial" w:hAnsi="Arial" w:cs="Arial"/>
          <w:color w:val="000000" w:themeColor="text1"/>
          <w:sz w:val="28"/>
          <w:szCs w:val="28"/>
        </w:rPr>
        <w:t xml:space="preserve">(ID 88828126).</w:t>
      </w:r>
    </w:p>
    <w:p>
      <w:pPr>
        <w:spacing w:after="0" w:line="360" w:lineRule="auto"/>
        <w:ind w:firstLine="2268"/>
        <w:jc w:val="both"/>
        <w:rPr>
          <w:ins w:id="1212" w:author="Assessor GDSXSR" w:date="2026-10-31T00:07:38Z"/>
        </w:rPr>
      </w:pPr>
    </w:p>
    <w:p w14:paraId="237425DD" w14:textId="2A285969" w:rsidR="00EC1F2B" w:rsidRDefault="00EC1F2B" w:rsidP="00EC1F2B">
      <w:pPr>
        <w:spacing w:after="0" w:line="360" w:lineRule="auto"/>
        <w:ind w:firstLine="2268"/>
        <w:jc w:val="both"/>
        <w:rPr>
          <w:rFonts w:ascii="Arial" w:hAnsi="Arial" w:cs="Arial"/>
          <w:color w:val="000000" w:themeColor="text1"/>
          <w:sz w:val="28"/>
          <w:szCs w:val="28"/>
        </w:rPr>
      </w:pPr>
      <w:ins w:id="1208" w:author="Assessor GDSXSR" w:date="2026-10-31T00:07:38Z">
        <w:r>
          <w:rPr>
            <w:rFonts w:ascii="Arial" w:hAnsi="Arial" w:cs="Arial"/>
            <w:color w:val="808080"/>
            <w:sz w:val="28"/>
            <w:szCs w:val="28"/>
          </w:rPr>
          <w:t xml:space="preserve">A manifestação do apelado após a diligência esclareceu a origem de sua atuação e juntou a documentação da anuência dos sucessores (ID 88828122).</w:t>
        </w:r>
      </w:ins>
    </w:p>
    <w:p w14:paraId="02E696A2"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39DD4EC0" w14:textId="38B22A8B"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matrícula atualizada </w:t>
      </w:r>
      <w:del w:id="1213" w:author="Assessor GDSXSR" w:date="2026-10-31T00:07:38Z">
        <w:r>
          <w:rPr>
            <w:rFonts w:ascii="Arial" w:hAnsi="Arial" w:cs="Arial"/>
            <w:color w:val="000000" w:themeColor="text1"/>
            <w:sz w:val="28"/>
            <w:szCs w:val="28"/>
          </w:rPr>
          <w:delText xml:space="preserve">esclarece a situação registral do imóvel e confirma</w:delText>
        </w:r>
      </w:del>
      <w:ins w:id="1214" w:author="Assessor GDSXSR" w:date="2026-10-31T00:07:38Z">
        <w:r>
          <w:rPr>
            <w:rFonts w:ascii="Arial" w:hAnsi="Arial" w:cs="Arial"/>
            <w:color w:val="808080"/>
            <w:sz w:val="28"/>
            <w:szCs w:val="28"/>
          </w:rPr>
          <w:t xml:space="preserve">indica</w:t>
        </w:r>
      </w:ins>
      <w:r>
        <w:rPr>
          <w:rFonts w:ascii="Arial" w:hAnsi="Arial" w:cs="Arial"/>
          <w:color w:val="000000" w:themeColor="text1"/>
          <w:sz w:val="28"/>
          <w:szCs w:val="28"/>
        </w:rPr>
        <w:t xml:space="preserve"> que a titularidade formal ainda não </w:t>
      </w:r>
      <w:del w:id="1215" w:author="Assessor GDSXSR" w:date="2026-10-31T00:07:38Z">
        <w:r>
          <w:rPr>
            <w:rFonts w:ascii="Arial" w:hAnsi="Arial" w:cs="Arial"/>
            <w:color w:val="000000" w:themeColor="text1"/>
            <w:sz w:val="28"/>
            <w:szCs w:val="28"/>
          </w:rPr>
          <w:delText xml:space="preserve">se</w:delText>
        </w:r>
      </w:del>
      <w:ins w:id="1216" w:author="Assessor GDSXSR" w:date="2026-10-31T00:07:38Z">
        <w:r>
          <w:rPr>
            <w:rFonts w:ascii="Arial" w:hAnsi="Arial" w:cs="Arial"/>
            <w:color w:val="808080"/>
            <w:sz w:val="28"/>
            <w:szCs w:val="28"/>
          </w:rPr>
          <w:t xml:space="preserve">reflete</w:t>
        </w:r>
      </w:ins>
      <w:r>
        <w:rPr>
          <w:rFonts w:ascii="Arial" w:hAnsi="Arial" w:cs="Arial"/>
          <w:color w:val="000000" w:themeColor="text1"/>
          <w:sz w:val="28"/>
          <w:szCs w:val="28"/>
        </w:rPr>
        <w:t xml:space="preserve"> </w:t>
      </w:r>
      <w:del w:id="1217" w:author="Assessor GDSXSR" w:date="2026-10-31T00:07:38Z">
        <w:r>
          <w:rPr>
            <w:rFonts w:ascii="Arial" w:hAnsi="Arial" w:cs="Arial"/>
            <w:color w:val="000000" w:themeColor="text1"/>
            <w:sz w:val="28"/>
            <w:szCs w:val="28"/>
          </w:rPr>
          <w:delText xml:space="preserve">encontra</w:delText>
        </w:r>
      </w:del>
      <w:ins w:id="1218" w:author="Assessor GDSXSR" w:date="2026-10-31T00:07:38Z">
        <w:r>
          <w:rPr>
            <w:rFonts w:ascii="Arial" w:hAnsi="Arial" w:cs="Arial"/>
            <w:color w:val="808080"/>
            <w:sz w:val="28"/>
            <w:szCs w:val="28"/>
          </w:rPr>
          <w:t xml:space="preserve">a</w:t>
        </w:r>
      </w:ins>
      <w:r>
        <w:rPr>
          <w:rFonts w:ascii="Arial" w:hAnsi="Arial" w:cs="Arial"/>
          <w:color w:val="000000" w:themeColor="text1"/>
          <w:sz w:val="28"/>
          <w:szCs w:val="28"/>
        </w:rPr>
        <w:t xml:space="preserve"> </w:t>
      </w:r>
      <w:del w:id="1219" w:author="Assessor GDSXSR" w:date="2026-10-31T00:07:38Z">
        <w:r>
          <w:rPr>
            <w:rFonts w:ascii="Arial" w:hAnsi="Arial" w:cs="Arial"/>
            <w:color w:val="000000" w:themeColor="text1"/>
            <w:sz w:val="28"/>
            <w:szCs w:val="28"/>
          </w:rPr>
          <w:delText xml:space="preserve">plenamente ajustada à realidade sucessória apresentada nos autos (ID 88828123). Essa</w:delText>
        </w:r>
      </w:del>
      <w:ins w:id="1220" w:author="Assessor GDSXSR" w:date="2026-10-31T00:07:38Z">
        <w:r>
          <w:rPr>
            <w:rFonts w:ascii="Arial" w:hAnsi="Arial" w:cs="Arial"/>
            <w:color w:val="808080"/>
            <w:sz w:val="28"/>
            <w:szCs w:val="28"/>
          </w:rPr>
          <w:t xml:space="preserve">sucessão,</w:t>
        </w:r>
      </w:ins>
      <w:r>
        <w:rPr>
          <w:rFonts w:ascii="Arial" w:hAnsi="Arial" w:cs="Arial"/>
          <w:color w:val="000000" w:themeColor="text1"/>
          <w:sz w:val="28"/>
          <w:szCs w:val="28"/>
        </w:rPr>
        <w:t xml:space="preserve"> circunstância</w:t>
      </w:r>
      <w:del w:id="1221" w:author="Assessor GDSXSR" w:date="2026-10-31T00:07:38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222" w:author="Assessor GDSXSR" w:date="2026-10-31T00:07:38Z">
        <w:r>
          <w:rPr>
            <w:rFonts w:ascii="Arial" w:hAnsi="Arial" w:cs="Arial"/>
            <w:color w:val="000000" w:themeColor="text1"/>
            <w:sz w:val="28"/>
            <w:szCs w:val="28"/>
          </w:rPr>
          <w:delText xml:space="preserve">entretanto,</w:delText>
        </w:r>
      </w:del>
      <w:ins w:id="1223" w:author="Assessor GDSXSR" w:date="2026-10-31T00:07:38Z">
        <w:r>
          <w:rPr>
            <w:rFonts w:ascii="Arial" w:hAnsi="Arial" w:cs="Arial"/>
            <w:color w:val="808080"/>
            <w:sz w:val="28"/>
            <w:szCs w:val="28"/>
          </w:rPr>
          <w:t xml:space="preserve">que</w:t>
        </w:r>
      </w:ins>
      <w:r>
        <w:rPr>
          <w:rFonts w:ascii="Arial" w:hAnsi="Arial" w:cs="Arial"/>
          <w:color w:val="000000" w:themeColor="text1"/>
          <w:sz w:val="28"/>
          <w:szCs w:val="28"/>
        </w:rPr>
        <w:t xml:space="preserve"> não invalida o contrato </w:t>
      </w:r>
      <w:del w:id="1224" w:author="Assessor GDSXSR" w:date="2026-10-31T00:07:38Z">
        <w:r>
          <w:rPr>
            <w:rFonts w:ascii="Arial" w:hAnsi="Arial" w:cs="Arial"/>
            <w:color w:val="000000" w:themeColor="text1"/>
            <w:sz w:val="28"/>
            <w:szCs w:val="28"/>
          </w:rPr>
          <w:delText xml:space="preserve">celebrado </w:delText>
        </w:r>
      </w:del>
      <w:r>
        <w:rPr>
          <w:rFonts w:ascii="Arial" w:hAnsi="Arial" w:cs="Arial"/>
          <w:color w:val="000000" w:themeColor="text1"/>
          <w:sz w:val="28"/>
          <w:szCs w:val="28"/>
        </w:rPr>
        <w:t xml:space="preserve">nem afasta a legitimidade </w:t>
      </w:r>
      <w:del w:id="1225" w:author="Assessor GDSXSR" w:date="2026-10-31T00:07:38Z">
        <w:r>
          <w:rPr>
            <w:rFonts w:ascii="Arial" w:hAnsi="Arial" w:cs="Arial"/>
            <w:color w:val="000000" w:themeColor="text1"/>
            <w:sz w:val="28"/>
            <w:szCs w:val="28"/>
          </w:rPr>
          <w:delText xml:space="preserve">de quem nele figura como</w:delText>
        </w:r>
      </w:del>
      <w:ins w:id="1226" w:author="Assessor GDSXSR" w:date="2026-10-31T00:07:38Z">
        <w:r>
          <w:rPr>
            <w:rFonts w:ascii="Arial" w:hAnsi="Arial" w:cs="Arial"/>
            <w:color w:val="808080"/>
            <w:sz w:val="28"/>
            <w:szCs w:val="28"/>
          </w:rPr>
          <w:t xml:space="preserve">do</w:t>
        </w:r>
      </w:ins>
      <w:r>
        <w:rPr>
          <w:rFonts w:ascii="Arial" w:hAnsi="Arial" w:cs="Arial"/>
          <w:color w:val="000000" w:themeColor="text1"/>
          <w:sz w:val="28"/>
          <w:szCs w:val="28"/>
        </w:rPr>
        <w:t xml:space="preserve"> locador</w:t>
      </w:r>
      <w:ins w:id="1227" w:author="Assessor GDSXSR" w:date="2026-10-31T00:07:38Z">
        <w:r>
          <w:rPr>
            <w:rFonts w:ascii="Arial" w:hAnsi="Arial" w:cs="Arial"/>
            <w:color w:val="808080"/>
            <w:sz w:val="28"/>
            <w:szCs w:val="28"/>
          </w:rPr>
          <w:t xml:space="preserve"> (ID 88828123)</w:t>
        </w:r>
      </w:ins>
      <w:r>
        <w:rPr>
          <w:rFonts w:ascii="Arial" w:hAnsi="Arial" w:cs="Arial"/>
          <w:color w:val="000000" w:themeColor="text1"/>
          <w:sz w:val="28"/>
          <w:szCs w:val="28"/>
        </w:rPr>
        <w:t xml:space="preserve">.</w:t>
      </w:r>
    </w:p>
    <w:p w14:paraId="370FF96A"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7A22EFD1" w14:textId="5E8C1BB2" w:rsidR="00EC1F2B" w:rsidRDefault="00EC1F2B" w:rsidP="00EC1F2B">
      <w:pPr>
        <w:spacing w:after="0" w:line="360" w:lineRule="auto"/>
        <w:ind w:firstLine="2268"/>
        <w:jc w:val="both"/>
        <w:rPr>
          <w:rFonts w:ascii="Arial" w:hAnsi="Arial" w:cs="Arial"/>
          <w:color w:val="000000" w:themeColor="text1"/>
          <w:sz w:val="28"/>
          <w:szCs w:val="28"/>
        </w:rPr>
      </w:pPr>
      <w:del w:id="1228" w:author="Assessor GDSXSR" w:date="2026-10-31T00:07:38Z">
        <w:r>
          <w:rPr>
            <w:rFonts w:ascii="Arial" w:hAnsi="Arial" w:cs="Arial"/>
            <w:color w:val="000000" w:themeColor="text1"/>
            <w:sz w:val="28"/>
            <w:szCs w:val="28"/>
          </w:rPr>
          <w:delText xml:space="preserve">É certo que uma</w:delText>
        </w:r>
      </w:del>
      <w:ins w:id="1229" w:author="Assessor GDSXSR" w:date="2026-10-31T00:07:38Z">
        <w:r>
          <w:rPr>
            <w:rFonts w:ascii="Arial" w:hAnsi="Arial" w:cs="Arial"/>
            <w:color w:val="808080"/>
            <w:sz w:val="28"/>
            <w:szCs w:val="28"/>
          </w:rPr>
          <w:t xml:space="preserve">A</w:t>
        </w:r>
      </w:ins>
      <w:r>
        <w:rPr>
          <w:rFonts w:ascii="Arial" w:hAnsi="Arial" w:cs="Arial"/>
          <w:color w:val="000000" w:themeColor="text1"/>
          <w:sz w:val="28"/>
          <w:szCs w:val="28"/>
        </w:rPr>
        <w:t xml:space="preserve"> procuração, isoladamente, não transfere </w:t>
      </w:r>
      <w:del w:id="1230" w:author="Assessor GDSXSR" w:date="2026-10-31T00:07:38Z">
        <w:r>
          <w:rPr>
            <w:rFonts w:ascii="Arial" w:hAnsi="Arial" w:cs="Arial"/>
            <w:color w:val="000000" w:themeColor="text1"/>
            <w:sz w:val="28"/>
            <w:szCs w:val="28"/>
          </w:rPr>
          <w:delText xml:space="preserve">ao mandatário a propriedade do bem ou </w:delText>
        </w:r>
      </w:del>
      <w:r>
        <w:rPr>
          <w:rFonts w:ascii="Arial" w:hAnsi="Arial" w:cs="Arial"/>
          <w:color w:val="000000" w:themeColor="text1"/>
          <w:sz w:val="28"/>
          <w:szCs w:val="28"/>
        </w:rPr>
        <w:t xml:space="preserve">a titularidade de direitos</w:t>
      </w:r>
      <w:del w:id="1231" w:author="Assessor GDSXSR" w:date="2026-10-31T00:07:38Z">
        <w:r>
          <w:rPr>
            <w:rFonts w:ascii="Arial" w:hAnsi="Arial" w:cs="Arial"/>
            <w:color w:val="000000" w:themeColor="text1"/>
            <w:sz w:val="28"/>
            <w:szCs w:val="28"/>
          </w:rPr>
          <w:delText xml:space="preserve"> pertencentes aos outorgantes. </w:delText>
        </w:r>
        <w:r>
          <w:rPr>
            <w:rFonts w:ascii="Arial" w:hAnsi="Arial" w:cs="Arial"/>
            <w:color w:val="000000" w:themeColor="text1"/>
            <w:sz w:val="28"/>
            <w:szCs w:val="28"/>
          </w:rPr>
          <w:delText xml:space="preserve">Contudo</w:delText>
        </w:r>
      </w:del>
      <w:r>
        <w:rPr>
          <w:rFonts w:ascii="Arial" w:hAnsi="Arial" w:cs="Arial"/>
          <w:color w:val="000000" w:themeColor="text1"/>
          <w:sz w:val="28"/>
          <w:szCs w:val="28"/>
        </w:rPr>
        <w:t xml:space="preserve">, </w:t>
      </w:r>
      <w:del w:id="1232" w:author="Assessor GDSXSR" w:date="2026-10-31T00:07:38Z">
        <w:r>
          <w:rPr>
            <w:rFonts w:ascii="Arial" w:hAnsi="Arial" w:cs="Arial"/>
            <w:color w:val="000000" w:themeColor="text1"/>
            <w:sz w:val="28"/>
            <w:szCs w:val="28"/>
          </w:rPr>
          <w:delText xml:space="preserve">e</w:delText>
        </w:r>
        <w:r>
          <w:rPr>
            <w:rFonts w:ascii="Arial" w:hAnsi="Arial" w:cs="Arial"/>
            <w:color w:val="000000" w:themeColor="text1"/>
            <w:sz w:val="28"/>
            <w:szCs w:val="28"/>
          </w:rPr>
          <w:delText xml:space="preserve">ssa</w:delText>
        </w:r>
      </w:del>
      <w:ins w:id="1233" w:author="Assessor GDSXSR" w:date="2026-10-31T00:07:38Z">
        <w:r>
          <w:rPr>
            <w:rFonts w:ascii="Arial" w:hAnsi="Arial" w:cs="Arial"/>
            <w:color w:val="808080"/>
            <w:sz w:val="28"/>
            <w:szCs w:val="28"/>
          </w:rPr>
          <w:t xml:space="preserve">mas</w:t>
        </w:r>
      </w:ins>
      <w:r>
        <w:rPr>
          <w:rFonts w:ascii="Arial" w:hAnsi="Arial" w:cs="Arial"/>
          <w:color w:val="000000" w:themeColor="text1"/>
          <w:sz w:val="28"/>
          <w:szCs w:val="28"/>
        </w:rPr>
        <w:t xml:space="preserve"> </w:t>
      </w:r>
      <w:del w:id="1234" w:author="Assessor GDSXSR" w:date="2026-10-31T00:07:38Z">
        <w:r>
          <w:rPr>
            <w:rFonts w:ascii="Arial" w:hAnsi="Arial" w:cs="Arial"/>
            <w:color w:val="000000" w:themeColor="text1"/>
            <w:sz w:val="28"/>
            <w:szCs w:val="28"/>
          </w:rPr>
          <w:delText xml:space="preserve">premissa</w:delText>
        </w:r>
      </w:del>
      <w:ins w:id="1235" w:author="Assessor GDSXSR" w:date="2026-10-31T00:07:38Z">
        <w:r>
          <w:rPr>
            <w:rFonts w:ascii="Arial" w:hAnsi="Arial" w:cs="Arial"/>
            <w:color w:val="808080"/>
            <w:sz w:val="28"/>
            <w:szCs w:val="28"/>
          </w:rPr>
          <w:t xml:space="preserve">a</w:t>
        </w:r>
      </w:ins>
      <w:r>
        <w:rPr>
          <w:rFonts w:ascii="Arial" w:hAnsi="Arial" w:cs="Arial"/>
          <w:color w:val="000000" w:themeColor="text1"/>
          <w:sz w:val="28"/>
          <w:szCs w:val="28"/>
        </w:rPr>
        <w:t xml:space="preserve"> </w:t>
      </w:r>
      <w:del w:id="1236" w:author="Assessor GDSXSR" w:date="2026-10-31T00:07:38Z">
        <w:r>
          <w:rPr>
            <w:rFonts w:ascii="Arial" w:hAnsi="Arial" w:cs="Arial"/>
            <w:color w:val="000000" w:themeColor="text1"/>
            <w:sz w:val="28"/>
            <w:szCs w:val="28"/>
          </w:rPr>
          <w:delText xml:space="preserve">não</w:delText>
        </w:r>
      </w:del>
      <w:ins w:id="1237" w:author="Assessor GDSXSR" w:date="2026-10-31T00:07:38Z">
        <w:r>
          <w:rPr>
            <w:rFonts w:ascii="Arial" w:hAnsi="Arial" w:cs="Arial"/>
            <w:color w:val="808080"/>
            <w:sz w:val="28"/>
            <w:szCs w:val="28"/>
          </w:rPr>
          <w:t xml:space="preserve">legitimidade</w:t>
        </w:r>
      </w:ins>
      <w:r>
        <w:rPr>
          <w:rFonts w:ascii="Arial" w:hAnsi="Arial" w:cs="Arial"/>
          <w:color w:val="000000" w:themeColor="text1"/>
          <w:sz w:val="28"/>
          <w:szCs w:val="28"/>
        </w:rPr>
        <w:t xml:space="preserve"> </w:t>
      </w:r>
      <w:del w:id="1238" w:author="Assessor GDSXSR" w:date="2026-10-31T00:07:38Z">
        <w:r>
          <w:rPr>
            <w:rFonts w:ascii="Arial" w:hAnsi="Arial" w:cs="Arial"/>
            <w:color w:val="000000" w:themeColor="text1"/>
            <w:sz w:val="28"/>
            <w:szCs w:val="28"/>
          </w:rPr>
          <w:delText xml:space="preserve">conduz ao reconhecimento</w:delText>
        </w:r>
      </w:del>
      <w:ins w:id="1239" w:author="Assessor GDSXSR" w:date="2026-10-31T00:07:38Z">
        <w:r>
          <w:rPr>
            <w:rFonts w:ascii="Arial" w:hAnsi="Arial" w:cs="Arial"/>
            <w:color w:val="808080"/>
            <w:sz w:val="28"/>
            <w:szCs w:val="28"/>
          </w:rPr>
          <w:t xml:space="preserve">decorre</w:t>
        </w:r>
      </w:ins>
      <w:r>
        <w:rPr>
          <w:rFonts w:ascii="Arial" w:hAnsi="Arial" w:cs="Arial"/>
          <w:color w:val="000000" w:themeColor="text1"/>
          <w:sz w:val="28"/>
          <w:szCs w:val="28"/>
        </w:rPr>
        <w:t xml:space="preserve"> da </w:t>
      </w:r>
      <w:del w:id="1240" w:author="Assessor GDSXSR" w:date="2026-10-31T00:07:38Z">
        <w:r>
          <w:rPr>
            <w:rFonts w:ascii="Arial" w:hAnsi="Arial" w:cs="Arial"/>
            <w:color w:val="000000" w:themeColor="text1"/>
            <w:sz w:val="28"/>
            <w:szCs w:val="28"/>
          </w:rPr>
          <w:delText xml:space="preserve">ilegitimidade</w:delText>
        </w:r>
      </w:del>
      <w:ins w:id="1241" w:author="Assessor GDSXSR" w:date="2026-10-31T00:07:38Z">
        <w:r>
          <w:rPr>
            <w:rFonts w:ascii="Arial" w:hAnsi="Arial" w:cs="Arial"/>
            <w:color w:val="808080"/>
            <w:sz w:val="28"/>
            <w:szCs w:val="28"/>
          </w:rPr>
          <w:t xml:space="preserve">posição do apelado na relação locatícia</w:t>
        </w:r>
      </w:ins>
      <w:r>
        <w:rPr>
          <w:rFonts w:ascii="Arial" w:hAnsi="Arial" w:cs="Arial"/>
          <w:color w:val="000000" w:themeColor="text1"/>
          <w:sz w:val="28"/>
          <w:szCs w:val="28"/>
        </w:rPr>
        <w:t xml:space="preserve">, </w:t>
      </w:r>
      <w:del w:id="1242" w:author="Assessor GDSXSR" w:date="2026-10-31T00:07:38Z">
        <w:r>
          <w:rPr>
            <w:rFonts w:ascii="Arial" w:hAnsi="Arial" w:cs="Arial"/>
            <w:color w:val="000000" w:themeColor="text1"/>
            <w:sz w:val="28"/>
            <w:szCs w:val="28"/>
          </w:rPr>
          <w:delText xml:space="preserve">porque</w:delText>
        </w:r>
      </w:del>
      <w:ins w:id="1243" w:author="Assessor GDSXSR" w:date="2026-10-31T00:07:38Z">
        <w:r>
          <w:rPr>
            <w:rFonts w:ascii="Arial" w:hAnsi="Arial" w:cs="Arial"/>
            <w:color w:val="808080"/>
            <w:sz w:val="28"/>
            <w:szCs w:val="28"/>
          </w:rPr>
          <w:t xml:space="preserve">e</w:t>
        </w:r>
      </w:ins>
      <w:r>
        <w:rPr>
          <w:rFonts w:ascii="Arial" w:hAnsi="Arial" w:cs="Arial"/>
          <w:color w:val="000000" w:themeColor="text1"/>
          <w:sz w:val="28"/>
          <w:szCs w:val="28"/>
        </w:rPr>
        <w:t xml:space="preserve"> </w:t>
      </w:r>
      <w:del w:id="1244" w:author="Assessor GDSXSR" w:date="2026-10-31T00:07:38Z">
        <w:r>
          <w:rPr>
            <w:rFonts w:ascii="Arial" w:hAnsi="Arial" w:cs="Arial"/>
            <w:color w:val="000000" w:themeColor="text1"/>
            <w:sz w:val="28"/>
            <w:szCs w:val="28"/>
          </w:rPr>
          <w:delText xml:space="preserve">a</w:delText>
        </w:r>
      </w:del>
      <w:ins w:id="1245" w:author="Assessor GDSXSR" w:date="2026-10-31T00:07:38Z">
        <w:r>
          <w:rPr>
            <w:rFonts w:ascii="Arial" w:hAnsi="Arial" w:cs="Arial"/>
            <w:color w:val="808080"/>
            <w:sz w:val="28"/>
            <w:szCs w:val="28"/>
          </w:rPr>
          <w:t xml:space="preserve">os</w:t>
        </w:r>
      </w:ins>
      <w:r>
        <w:rPr>
          <w:rFonts w:ascii="Arial" w:hAnsi="Arial" w:cs="Arial"/>
          <w:color w:val="000000" w:themeColor="text1"/>
          <w:sz w:val="28"/>
          <w:szCs w:val="28"/>
        </w:rPr>
        <w:t xml:space="preserve"> </w:t>
      </w:r>
      <w:del w:id="1246" w:author="Assessor GDSXSR" w:date="2026-10-31T00:07:38Z">
        <w:r>
          <w:rPr>
            <w:rFonts w:ascii="Arial" w:hAnsi="Arial" w:cs="Arial"/>
            <w:color w:val="000000" w:themeColor="text1"/>
            <w:sz w:val="28"/>
            <w:szCs w:val="28"/>
          </w:rPr>
          <w:delText xml:space="preserve">pretensão</w:delText>
        </w:r>
      </w:del>
      <w:ins w:id="1247" w:author="Assessor GDSXSR" w:date="2026-10-31T00:07:38Z">
        <w:r>
          <w:rPr>
            <w:rFonts w:ascii="Arial" w:hAnsi="Arial" w:cs="Arial"/>
            <w:color w:val="808080"/>
            <w:sz w:val="28"/>
            <w:szCs w:val="28"/>
          </w:rPr>
          <w:t xml:space="preserve">documentos</w:t>
        </w:r>
      </w:ins>
      <w:r>
        <w:rPr>
          <w:rFonts w:ascii="Arial" w:hAnsi="Arial" w:cs="Arial"/>
          <w:color w:val="000000" w:themeColor="text1"/>
          <w:sz w:val="28"/>
          <w:szCs w:val="28"/>
        </w:rPr>
        <w:t xml:space="preserve"> </w:t>
      </w:r>
      <w:del w:id="1248" w:author="Assessor GDSXSR" w:date="2026-10-31T00:07:38Z">
        <w:r>
          <w:rPr>
            <w:rFonts w:ascii="Arial" w:hAnsi="Arial" w:cs="Arial"/>
            <w:color w:val="000000" w:themeColor="text1"/>
            <w:sz w:val="28"/>
            <w:szCs w:val="28"/>
          </w:rPr>
          <w:delText xml:space="preserve">deduzida</w:delText>
        </w:r>
      </w:del>
      <w:ins w:id="1249" w:author="Assessor GDSXSR" w:date="2026-10-31T00:07:38Z">
        <w:r>
          <w:rPr>
            <w:rFonts w:ascii="Arial" w:hAnsi="Arial" w:cs="Arial"/>
            <w:color w:val="808080"/>
            <w:sz w:val="28"/>
            <w:szCs w:val="28"/>
          </w:rPr>
          <w:t xml:space="preserve">apenas</w:t>
        </w:r>
      </w:ins>
      <w:r>
        <w:rPr>
          <w:rFonts w:ascii="Arial" w:hAnsi="Arial" w:cs="Arial"/>
          <w:color w:val="000000" w:themeColor="text1"/>
          <w:sz w:val="28"/>
          <w:szCs w:val="28"/>
        </w:rPr>
        <w:t xml:space="preserve"> </w:t>
      </w:r>
      <w:del w:id="1250" w:author="Assessor GDSXSR" w:date="2026-10-31T00:07:38Z">
        <w:r>
          <w:rPr>
            <w:rFonts w:ascii="Arial" w:hAnsi="Arial" w:cs="Arial"/>
            <w:color w:val="000000" w:themeColor="text1"/>
            <w:sz w:val="28"/>
            <w:szCs w:val="28"/>
          </w:rPr>
          <w:delText xml:space="preserve">não</w:delText>
        </w:r>
      </w:del>
      <w:ins w:id="1251" w:author="Assessor GDSXSR" w:date="2026-10-31T00:07:38Z">
        <w:r>
          <w:rPr>
            <w:rFonts w:ascii="Arial" w:hAnsi="Arial" w:cs="Arial"/>
            <w:color w:val="808080"/>
            <w:sz w:val="28"/>
            <w:szCs w:val="28"/>
          </w:rPr>
          <w:t xml:space="preserve">reforçam</w:t>
        </w:r>
      </w:ins>
      <w:r>
        <w:rPr>
          <w:rFonts w:ascii="Arial" w:hAnsi="Arial" w:cs="Arial"/>
          <w:color w:val="000000" w:themeColor="text1"/>
          <w:sz w:val="28"/>
          <w:szCs w:val="28"/>
        </w:rPr>
        <w:t xml:space="preserve"> </w:t>
      </w:r>
      <w:del w:id="1252" w:author="Assessor GDSXSR" w:date="2026-10-31T00:07:38Z">
        <w:r>
          <w:rPr>
            <w:rFonts w:ascii="Arial" w:hAnsi="Arial" w:cs="Arial"/>
            <w:color w:val="000000" w:themeColor="text1"/>
            <w:sz w:val="28"/>
            <w:szCs w:val="28"/>
          </w:rPr>
          <w:delText xml:space="preserve">se</w:delText>
        </w:r>
      </w:del>
      <w:ins w:id="1253" w:author="Assessor GDSXSR" w:date="2026-10-31T00:07:38Z">
        <w:r>
          <w:rPr>
            <w:rFonts w:ascii="Arial" w:hAnsi="Arial" w:cs="Arial"/>
            <w:color w:val="808080"/>
            <w:sz w:val="28"/>
            <w:szCs w:val="28"/>
          </w:rPr>
          <w:t xml:space="preserve">que</w:t>
        </w:r>
      </w:ins>
      <w:r>
        <w:rPr>
          <w:rFonts w:ascii="Arial" w:hAnsi="Arial" w:cs="Arial"/>
          <w:color w:val="000000" w:themeColor="text1"/>
          <w:sz w:val="28"/>
          <w:szCs w:val="28"/>
        </w:rPr>
        <w:t xml:space="preserve"> </w:t>
      </w:r>
      <w:del w:id="1254" w:author="Assessor GDSXSR" w:date="2026-10-31T00:07:38Z">
        <w:r>
          <w:rPr>
            <w:rFonts w:ascii="Arial" w:hAnsi="Arial" w:cs="Arial"/>
            <w:color w:val="000000" w:themeColor="text1"/>
            <w:sz w:val="28"/>
            <w:szCs w:val="28"/>
          </w:rPr>
          <w:delText xml:space="preserve">apoia</w:delText>
        </w:r>
      </w:del>
      <w:ins w:id="1255" w:author="Assessor GDSXSR" w:date="2026-10-31T00:07:38Z">
        <w:r>
          <w:rPr>
            <w:rFonts w:ascii="Arial" w:hAnsi="Arial" w:cs="Arial"/>
            <w:color w:val="808080"/>
            <w:sz w:val="28"/>
            <w:szCs w:val="28"/>
          </w:rPr>
          <w:t xml:space="preserve">ele</w:t>
        </w:r>
      </w:ins>
      <w:r>
        <w:rPr>
          <w:rFonts w:ascii="Arial" w:hAnsi="Arial" w:cs="Arial"/>
          <w:color w:val="000000" w:themeColor="text1"/>
          <w:sz w:val="28"/>
          <w:szCs w:val="28"/>
        </w:rPr>
        <w:t xml:space="preserve"> </w:t>
      </w:r>
      <w:del w:id="1256" w:author="Assessor GDSXSR" w:date="2026-10-31T00:07:38Z">
        <w:r>
          <w:rPr>
            <w:rFonts w:ascii="Arial" w:hAnsi="Arial" w:cs="Arial"/>
            <w:color w:val="000000" w:themeColor="text1"/>
            <w:sz w:val="28"/>
            <w:szCs w:val="28"/>
          </w:rPr>
          <w:delText xml:space="preserve">exclusivamente</w:delText>
        </w:r>
      </w:del>
      <w:ins w:id="1257" w:author="Assessor GDSXSR" w:date="2026-10-31T00:07:38Z">
        <w:r>
          <w:rPr>
            <w:rFonts w:ascii="Arial" w:hAnsi="Arial" w:cs="Arial"/>
            <w:color w:val="808080"/>
            <w:sz w:val="28"/>
            <w:szCs w:val="28"/>
          </w:rPr>
          <w:t xml:space="preserve">administrava</w:t>
        </w:r>
      </w:ins>
      <w:r>
        <w:rPr>
          <w:rFonts w:ascii="Arial" w:hAnsi="Arial" w:cs="Arial"/>
          <w:color w:val="000000" w:themeColor="text1"/>
          <w:sz w:val="28"/>
          <w:szCs w:val="28"/>
        </w:rPr>
        <w:t xml:space="preserve"> </w:t>
      </w:r>
      <w:del w:id="1258" w:author="Assessor GDSXSR" w:date="2026-10-31T00:07:38Z">
        <w:r>
          <w:rPr>
            <w:rFonts w:ascii="Arial" w:hAnsi="Arial" w:cs="Arial"/>
            <w:color w:val="000000" w:themeColor="text1"/>
            <w:sz w:val="28"/>
            <w:szCs w:val="28"/>
          </w:rPr>
          <w:delText xml:space="preserve">nos</w:delText>
        </w:r>
      </w:del>
      <w:ins w:id="1259" w:author="Assessor GDSXSR" w:date="2026-10-31T00:07:38Z">
        <w:r>
          <w:rPr>
            <w:rFonts w:ascii="Arial" w:hAnsi="Arial" w:cs="Arial"/>
            <w:color w:val="808080"/>
            <w:sz w:val="28"/>
            <w:szCs w:val="28"/>
          </w:rPr>
          <w:t xml:space="preserve">o</w:t>
        </w:r>
      </w:ins>
      <w:r>
        <w:rPr>
          <w:rFonts w:ascii="Arial" w:hAnsi="Arial" w:cs="Arial"/>
          <w:color w:val="000000" w:themeColor="text1"/>
          <w:sz w:val="28"/>
          <w:szCs w:val="28"/>
        </w:rPr>
        <w:t xml:space="preserve"> </w:t>
      </w:r>
      <w:del w:id="1260" w:author="Assessor GDSXSR" w:date="2026-10-31T00:07:38Z">
        <w:r>
          <w:rPr>
            <w:rFonts w:ascii="Arial" w:hAnsi="Arial" w:cs="Arial"/>
            <w:color w:val="000000" w:themeColor="text1"/>
            <w:sz w:val="28"/>
            <w:szCs w:val="28"/>
          </w:rPr>
          <w:delText xml:space="preserve">poderes</w:delText>
        </w:r>
      </w:del>
      <w:ins w:id="1261" w:author="Assessor GDSXSR" w:date="2026-10-31T00:07:38Z">
        <w:r>
          <w:rPr>
            <w:rFonts w:ascii="Arial" w:hAnsi="Arial" w:cs="Arial"/>
            <w:color w:val="808080"/>
            <w:sz w:val="28"/>
            <w:szCs w:val="28"/>
          </w:rPr>
          <w:t xml:space="preserve">imóvel</w:t>
        </w:r>
      </w:ins>
      <w:r>
        <w:rPr>
          <w:rFonts w:ascii="Arial" w:hAnsi="Arial" w:cs="Arial"/>
          <w:color w:val="000000" w:themeColor="text1"/>
          <w:sz w:val="28"/>
          <w:szCs w:val="28"/>
        </w:rPr>
        <w:t xml:space="preserve"> </w:t>
      </w:r>
      <w:del w:id="1262" w:author="Assessor GDSXSR" w:date="2026-10-31T00:07:38Z">
        <w:r>
          <w:rPr>
            <w:rFonts w:ascii="Arial" w:hAnsi="Arial" w:cs="Arial"/>
            <w:color w:val="000000" w:themeColor="text1"/>
            <w:sz w:val="28"/>
            <w:szCs w:val="28"/>
          </w:rPr>
          <w:delText xml:space="preserve">de</w:delText>
        </w:r>
      </w:del>
      <w:ins w:id="1263" w:author="Assessor GDSXSR" w:date="2026-10-31T00:07:38Z">
        <w:r>
          <w:rPr>
            <w:rFonts w:ascii="Arial" w:hAnsi="Arial" w:cs="Arial"/>
            <w:color w:val="808080"/>
            <w:sz w:val="28"/>
            <w:szCs w:val="28"/>
          </w:rPr>
          <w:t xml:space="preserve">com</w:t>
        </w:r>
      </w:ins>
      <w:r>
        <w:rPr>
          <w:rFonts w:ascii="Arial" w:hAnsi="Arial" w:cs="Arial"/>
          <w:color w:val="000000" w:themeColor="text1"/>
          <w:sz w:val="28"/>
          <w:szCs w:val="28"/>
        </w:rPr>
        <w:t xml:space="preserve"> </w:t>
      </w:r>
      <w:del w:id="1264" w:author="Assessor GDSXSR" w:date="2026-10-31T00:07:38Z">
        <w:r>
          <w:rPr>
            <w:rFonts w:ascii="Arial" w:hAnsi="Arial" w:cs="Arial"/>
            <w:color w:val="000000" w:themeColor="text1"/>
            <w:sz w:val="28"/>
            <w:szCs w:val="28"/>
          </w:rPr>
          <w:delText xml:space="preserve">representação</w:delText>
        </w:r>
      </w:del>
      <w:ins w:id="1265" w:author="Assessor GDSXSR" w:date="2026-10-31T00:07:38Z">
        <w:r>
          <w:rPr>
            <w:rFonts w:ascii="Arial" w:hAnsi="Arial" w:cs="Arial"/>
            <w:color w:val="808080"/>
            <w:sz w:val="28"/>
            <w:szCs w:val="28"/>
          </w:rPr>
          <w:t xml:space="preserve">autorização dos interessados</w:t>
        </w:r>
      </w:ins>
      <w:r>
        <w:rPr>
          <w:rFonts w:ascii="Arial" w:hAnsi="Arial" w:cs="Arial"/>
          <w:color w:val="000000" w:themeColor="text1"/>
          <w:sz w:val="28"/>
          <w:szCs w:val="28"/>
        </w:rPr>
        <w:t xml:space="preserve">.</w:t>
      </w:r>
    </w:p>
    <w:p w14:paraId="08547FBC"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29571D7D" w14:textId="37F6D84E" w:rsidR="00EC1F2B" w:rsidRDefault="00EC1F2B" w:rsidP="00EC1F2B">
      <w:pPr>
        <w:spacing w:after="0" w:line="360" w:lineRule="auto"/>
        <w:ind w:firstLine="2268"/>
        <w:jc w:val="both"/>
        <w:rPr>
          <w:del w:id="1269" w:author="Assessor GDSXSR" w:date="2026-10-31T00:07:38Z"/>
          <w:rFonts w:ascii="Arial" w:hAnsi="Arial" w:cs="Arial"/>
          <w:color w:val="000000" w:themeColor="text1"/>
          <w:sz w:val="28"/>
          <w:szCs w:val="28"/>
        </w:rPr>
      </w:pPr>
      <w:del w:id="1266" w:author="Assessor GDSXSR" w:date="2026-10-31T00:07:38Z">
        <w:r w:rsidRPr="00EC1F2B">
          <w:rPr>
            <w:rFonts w:ascii="Arial" w:hAnsi="Arial" w:cs="Arial"/>
            <w:color w:val="000000" w:themeColor="text1"/>
            <w:sz w:val="28"/>
            <w:szCs w:val="28"/>
          </w:rPr>
          <w:delText xml:space="preserve">A legitimidade decorre, principalmente, da posição ocupada pelo </w:delText>
        </w:r>
      </w:del>
      <w:del w:id="1267" w:author="Assessor GDSXSR" w:date="2026-10-31T00:07:38Z">
        <w:r>
          <w:rPr>
            <w:rFonts w:ascii="Arial" w:hAnsi="Arial" w:cs="Arial"/>
            <w:color w:val="000000" w:themeColor="text1"/>
            <w:sz w:val="28"/>
            <w:szCs w:val="28"/>
          </w:rPr>
          <w:delText>apelado</w:delText>
        </w:r>
      </w:del>
      <w:del w:id="1268" w:author="Assessor GDSXSR" w:date="2026-10-31T00:07:38Z">
        <w:r w:rsidRPr="00EC1F2B">
          <w:rPr>
            <w:rFonts w:ascii="Arial" w:hAnsi="Arial" w:cs="Arial"/>
            <w:color w:val="000000" w:themeColor="text1"/>
            <w:sz w:val="28"/>
            <w:szCs w:val="28"/>
          </w:rPr>
          <w:delText xml:space="preserve"> na relação locatícia. As procurações, o acordo familiar e os documentos sucessórios apenas reforçam que ele administrava o imóvel com autorização dos interessados.</w:delText>
        </w:r>
      </w:del>
    </w:p>
    <w:p w14:paraId="46BB4AA1" w14:textId="77777777" w:rsidR="00EC1F2B" w:rsidRPr="00EC1F2B" w:rsidRDefault="00EC1F2B" w:rsidP="00EC1F2B">
      <w:pPr>
        <w:spacing w:after="0" w:line="360" w:lineRule="auto"/>
        <w:ind w:firstLine="2268"/>
        <w:jc w:val="both"/>
        <w:rPr>
          <w:del w:id="1270" w:author="Assessor GDSXSR" w:date="2026-10-31T00:07:38Z"/>
          <w:rFonts w:ascii="Arial" w:hAnsi="Arial" w:cs="Arial"/>
          <w:color w:val="000000" w:themeColor="text1"/>
          <w:sz w:val="28"/>
          <w:szCs w:val="28"/>
        </w:rPr>
      </w:pPr>
    </w:p>
    <w:p w14:paraId="0E1301EE" w14:textId="63FC0EA3" w:rsidR="00EC1F2B" w:rsidRDefault="00EC1F2B" w:rsidP="00EC1F2B">
      <w:pPr>
        <w:spacing w:after="0" w:line="360" w:lineRule="auto"/>
        <w:ind w:firstLine="2268"/>
        <w:jc w:val="both"/>
        <w:rPr>
          <w:del w:id="1278" w:author="Assessor GDSXSR" w:date="2026-10-31T00:07:38Z"/>
          <w:rFonts w:ascii="Arial" w:hAnsi="Arial" w:cs="Arial"/>
          <w:color w:val="000000" w:themeColor="text1"/>
          <w:sz w:val="28"/>
          <w:szCs w:val="28"/>
        </w:rPr>
      </w:pPr>
      <w:del w:id="1271" w:author="Assessor GDSXSR" w:date="2026-10-31T00:07:38Z">
        <w:r w:rsidRPr="00EC1F2B">
          <w:rPr>
            <w:rFonts w:ascii="Arial" w:hAnsi="Arial" w:cs="Arial"/>
            <w:color w:val="000000" w:themeColor="text1"/>
            <w:sz w:val="28"/>
            <w:szCs w:val="28"/>
          </w:rPr>
          <w:delText xml:space="preserve">Não se mostra coerente que a locatária, após celebrar o contrato com o </w:delText>
        </w:r>
      </w:del>
      <w:del w:id="1272" w:author="Assessor GDSXSR" w:date="2026-10-31T00:07:38Z">
        <w:r w:rsidR="00EE4523">
          <w:rPr>
            <w:rFonts w:ascii="Arial" w:hAnsi="Arial" w:cs="Arial"/>
            <w:color w:val="000000" w:themeColor="text1"/>
            <w:sz w:val="28"/>
            <w:szCs w:val="28"/>
          </w:rPr>
          <w:delText>apelado</w:delText>
        </w:r>
      </w:del>
      <w:del w:id="1273" w:author="Assessor GDSXSR" w:date="2026-10-31T00:07:38Z">
        <w:r w:rsidRPr="00EC1F2B">
          <w:rPr>
            <w:rFonts w:ascii="Arial" w:hAnsi="Arial" w:cs="Arial"/>
            <w:color w:val="000000" w:themeColor="text1"/>
            <w:sz w:val="28"/>
            <w:szCs w:val="28"/>
          </w:rPr>
          <w:delText>, permanece</w:delText>
        </w:r>
      </w:del>
      <w:del w:id="1274" w:author="Assessor GDSXSR" w:date="2026-10-31T00:07:38Z">
        <w:r w:rsidR="00E94A47">
          <w:rPr>
            <w:rFonts w:ascii="Arial" w:hAnsi="Arial" w:cs="Arial"/>
            <w:color w:val="000000" w:themeColor="text1"/>
            <w:sz w:val="28"/>
            <w:szCs w:val="28"/>
          </w:rPr>
          <w:delText>ndo</w:delText>
        </w:r>
      </w:del>
      <w:del w:id="1275" w:author="Assessor GDSXSR" w:date="2026-10-31T00:07:38Z">
        <w:r w:rsidRPr="00EC1F2B">
          <w:rPr>
            <w:rFonts w:ascii="Arial" w:hAnsi="Arial" w:cs="Arial"/>
            <w:color w:val="000000" w:themeColor="text1"/>
            <w:sz w:val="28"/>
            <w:szCs w:val="28"/>
          </w:rPr>
          <w:delText xml:space="preserve"> no imóvel e usufrui</w:delText>
        </w:r>
      </w:del>
      <w:del w:id="1276" w:author="Assessor GDSXSR" w:date="2026-10-31T00:07:38Z">
        <w:r w:rsidR="00E94A47">
          <w:rPr>
            <w:rFonts w:ascii="Arial" w:hAnsi="Arial" w:cs="Arial"/>
            <w:color w:val="000000" w:themeColor="text1"/>
            <w:sz w:val="28"/>
            <w:szCs w:val="28"/>
          </w:rPr>
          <w:delText>ndo</w:delText>
        </w:r>
      </w:del>
      <w:del w:id="1277" w:author="Assessor GDSXSR" w:date="2026-10-31T00:07:38Z">
        <w:r w:rsidRPr="00EC1F2B">
          <w:rPr>
            <w:rFonts w:ascii="Arial" w:hAnsi="Arial" w:cs="Arial"/>
            <w:color w:val="000000" w:themeColor="text1"/>
            <w:sz w:val="28"/>
            <w:szCs w:val="28"/>
          </w:rPr>
          <w:delText xml:space="preserve"> da relação locatícia, pretenda afastar a cobrança sob o argumento de que ele não é o proprietário registral. A ausência de registro do imóvel em nome do locador não elimina a obrigação assumida perante ele.</w:delText>
        </w:r>
      </w:del>
    </w:p>
    <w:p w14:paraId="49091441" w14:textId="77777777" w:rsidR="00EC1F2B" w:rsidRPr="00EC1F2B" w:rsidRDefault="00EC1F2B" w:rsidP="00EC1F2B">
      <w:pPr>
        <w:spacing w:after="0" w:line="360" w:lineRule="auto"/>
        <w:ind w:firstLine="2268"/>
        <w:jc w:val="both"/>
        <w:rPr>
          <w:del w:id="1279" w:author="Assessor GDSXSR" w:date="2026-10-31T00:07:38Z"/>
          <w:rFonts w:ascii="Arial" w:hAnsi="Arial" w:cs="Arial"/>
          <w:color w:val="000000" w:themeColor="text1"/>
          <w:sz w:val="28"/>
          <w:szCs w:val="28"/>
        </w:rPr>
      </w:pPr>
    </w:p>
    <w:p w14:paraId="0A3DBFD0" w14:textId="29105EF4" w:rsidR="00EC1F2B" w:rsidRDefault="00EC1F2B" w:rsidP="00EC1F2B">
      <w:pPr>
        <w:spacing w:after="0" w:line="360" w:lineRule="auto"/>
        <w:ind w:firstLine="2268"/>
        <w:jc w:val="both"/>
        <w:rPr>
          <w:del w:id="1285" w:author="Assessor GDSXSR" w:date="2026-10-31T00:07:38Z"/>
          <w:rFonts w:ascii="Arial" w:hAnsi="Arial" w:cs="Arial"/>
          <w:color w:val="000000" w:themeColor="text1"/>
          <w:sz w:val="28"/>
          <w:szCs w:val="28"/>
        </w:rPr>
      </w:pPr>
      <w:del w:id="1280" w:author="Assessor GDSXSR" w:date="2026-10-31T00:07:38Z">
        <w:r w:rsidRPr="00EC1F2B">
          <w:rPr>
            <w:rFonts w:ascii="Arial" w:hAnsi="Arial" w:cs="Arial"/>
            <w:color w:val="000000" w:themeColor="text1"/>
            <w:sz w:val="28"/>
            <w:szCs w:val="28"/>
          </w:rPr>
          <w:delText xml:space="preserve">A manifestação apresentada pelo </w:delText>
        </w:r>
      </w:del>
      <w:del w:id="1281" w:author="Assessor GDSXSR" w:date="2026-10-31T00:07:38Z">
        <w:r w:rsidR="00EE4523">
          <w:rPr>
            <w:rFonts w:ascii="Arial" w:hAnsi="Arial" w:cs="Arial"/>
            <w:color w:val="000000" w:themeColor="text1"/>
            <w:sz w:val="28"/>
            <w:szCs w:val="28"/>
          </w:rPr>
          <w:delText>apelado</w:delText>
        </w:r>
      </w:del>
      <w:del w:id="1282" w:author="Assessor GDSXSR" w:date="2026-10-31T00:07:38Z">
        <w:r w:rsidRPr="00EC1F2B">
          <w:rPr>
            <w:rFonts w:ascii="Arial" w:hAnsi="Arial" w:cs="Arial"/>
            <w:color w:val="000000" w:themeColor="text1"/>
            <w:sz w:val="28"/>
            <w:szCs w:val="28"/>
          </w:rPr>
          <w:delText xml:space="preserve"> após a conversão do julgamento em diligência também esclareceu a origem de sua atuação na gestão do imóvel e foi acompanhada da documentação destinada a comprovar a anuência dos sucessores (ID </w:delText>
        </w:r>
      </w:del>
      <w:del w:id="1283" w:author="Assessor GDSXSR" w:date="2026-10-31T00:07:38Z">
        <w:r w:rsidR="00EE4523" w:rsidRPr="00EE4523">
          <w:rPr>
            <w:rFonts w:ascii="Arial" w:hAnsi="Arial" w:cs="Arial"/>
            <w:color w:val="000000" w:themeColor="text1"/>
            <w:sz w:val="28"/>
            <w:szCs w:val="28"/>
          </w:rPr>
          <w:delText>88828122</w:delText>
        </w:r>
      </w:del>
      <w:del w:id="1284" w:author="Assessor GDSXSR" w:date="2026-10-31T00:07:38Z">
        <w:r w:rsidRPr="00EC1F2B">
          <w:rPr>
            <w:rFonts w:ascii="Arial" w:hAnsi="Arial" w:cs="Arial"/>
            <w:color w:val="000000" w:themeColor="text1"/>
            <w:sz w:val="28"/>
            <w:szCs w:val="28"/>
          </w:rPr>
          <w:delText>).</w:delText>
        </w:r>
      </w:del>
    </w:p>
    <w:p w14:paraId="795073DE" w14:textId="77777777" w:rsidR="00EC1F2B" w:rsidRPr="00EC1F2B" w:rsidRDefault="00EC1F2B" w:rsidP="00EC1F2B">
      <w:pPr>
        <w:spacing w:after="0" w:line="360" w:lineRule="auto"/>
        <w:ind w:firstLine="2268"/>
        <w:jc w:val="both"/>
        <w:rPr>
          <w:del w:id="1286" w:author="Assessor GDSXSR" w:date="2026-10-31T00:07:38Z"/>
          <w:rFonts w:ascii="Arial" w:hAnsi="Arial" w:cs="Arial"/>
          <w:color w:val="000000" w:themeColor="text1"/>
          <w:sz w:val="28"/>
          <w:szCs w:val="28"/>
        </w:rPr>
      </w:pPr>
    </w:p>
    <w:p w14:paraId="7DF43273" w14:textId="2F870285" w:rsidR="00EC1F2B" w:rsidRDefault="00EC1F2B" w:rsidP="00EC1F2B">
      <w:pPr>
        <w:spacing w:after="0" w:line="360" w:lineRule="auto"/>
        <w:ind w:firstLine="2268"/>
        <w:jc w:val="both"/>
        <w:rPr>
          <w:del w:id="1290" w:author="Assessor GDSXSR" w:date="2026-10-31T00:07:38Z"/>
          <w:rFonts w:ascii="Arial" w:hAnsi="Arial" w:cs="Arial"/>
          <w:color w:val="000000" w:themeColor="text1"/>
          <w:sz w:val="28"/>
          <w:szCs w:val="28"/>
        </w:rPr>
      </w:pPr>
      <w:del w:id="1287" w:author="Assessor GDSXSR" w:date="2026-10-31T00:07:38Z">
        <w:r w:rsidRPr="00EC1F2B">
          <w:rPr>
            <w:rFonts w:ascii="Arial" w:hAnsi="Arial" w:cs="Arial"/>
            <w:color w:val="000000" w:themeColor="text1"/>
            <w:sz w:val="28"/>
            <w:szCs w:val="28"/>
          </w:rPr>
          <w:delText xml:space="preserve">Portanto, o conjunto probatório demonstra que o </w:delText>
        </w:r>
      </w:del>
      <w:del w:id="1288" w:author="Assessor GDSXSR" w:date="2026-10-31T00:07:38Z">
        <w:r w:rsidR="00EE4523">
          <w:rPr>
            <w:rFonts w:ascii="Arial" w:hAnsi="Arial" w:cs="Arial"/>
            <w:color w:val="000000" w:themeColor="text1"/>
            <w:sz w:val="28"/>
            <w:szCs w:val="28"/>
          </w:rPr>
          <w:delText>apelado</w:delText>
        </w:r>
      </w:del>
      <w:del w:id="1289" w:author="Assessor GDSXSR" w:date="2026-10-31T00:07:38Z">
        <w:r w:rsidRPr="00EC1F2B">
          <w:rPr>
            <w:rFonts w:ascii="Arial" w:hAnsi="Arial" w:cs="Arial"/>
            <w:color w:val="000000" w:themeColor="text1"/>
            <w:sz w:val="28"/>
            <w:szCs w:val="28"/>
          </w:rPr>
          <w:delText xml:space="preserve"> celebrou o contrato como locador, administrou o imóvel com autorização dos sucessores e foi reconhecido pela apelante como contraparte da relação obrigacional.</w:delText>
        </w:r>
      </w:del>
    </w:p>
    <w:p w14:paraId="57CCEB5C" w14:textId="77777777" w:rsidR="00EC1F2B" w:rsidRPr="00EC1F2B" w:rsidRDefault="00EC1F2B" w:rsidP="00EC1F2B">
      <w:pPr>
        <w:spacing w:after="0" w:line="360" w:lineRule="auto"/>
        <w:ind w:firstLine="2268"/>
        <w:jc w:val="both"/>
        <w:rPr>
          <w:del w:id="1291" w:author="Assessor GDSXSR" w:date="2026-10-31T00:07:38Z"/>
          <w:rFonts w:ascii="Arial" w:hAnsi="Arial" w:cs="Arial"/>
          <w:color w:val="000000" w:themeColor="text1"/>
          <w:sz w:val="28"/>
          <w:szCs w:val="28"/>
        </w:rPr>
      </w:pPr>
    </w:p>
    <w:p w14:paraId="34E6BBD0" w14:textId="6ED484A4" w:rsidR="00EC1F2B" w:rsidRDefault="00EE4523" w:rsidP="00EC1F2B">
      <w:pPr>
        <w:spacing w:after="0" w:line="360" w:lineRule="auto"/>
        <w:ind w:firstLine="2268"/>
        <w:jc w:val="both"/>
        <w:rPr>
          <w:rFonts w:ascii="Arial" w:hAnsi="Arial" w:cs="Arial"/>
          <w:color w:val="000000" w:themeColor="text1"/>
          <w:sz w:val="28"/>
          <w:szCs w:val="28"/>
        </w:rPr>
      </w:pPr>
      <w:r w:rsidRPr="00EE4523">
        <w:rPr>
          <w:rFonts w:ascii="Arial" w:hAnsi="Arial" w:cs="Arial"/>
          <w:color w:val="000000" w:themeColor="text1"/>
          <w:sz w:val="28"/>
          <w:szCs w:val="28"/>
          <w:u w:val="single"/>
        </w:rPr>
        <w:t>A</w:t>
      </w:r>
      <w:r w:rsidR="00EC1F2B" w:rsidRPr="00EE4523">
        <w:rPr>
          <w:rFonts w:ascii="Arial" w:hAnsi="Arial" w:cs="Arial"/>
          <w:color w:val="000000" w:themeColor="text1"/>
          <w:sz w:val="28"/>
          <w:szCs w:val="28"/>
          <w:u w:val="single"/>
        </w:rPr>
        <w:t xml:space="preserve">ssim, </w:t>
      </w:r>
      <w:r w:rsidRPr="00EE4523">
        <w:rPr>
          <w:rFonts w:ascii="Arial" w:hAnsi="Arial" w:cs="Arial"/>
          <w:color w:val="000000" w:themeColor="text1"/>
          <w:sz w:val="28"/>
          <w:szCs w:val="28"/>
          <w:u w:val="single"/>
        </w:rPr>
        <w:t xml:space="preserve">rejeito </w:t>
      </w:r>
      <w:r w:rsidR="00EC1F2B" w:rsidRPr="00EE4523">
        <w:rPr>
          <w:rFonts w:ascii="Arial" w:hAnsi="Arial" w:cs="Arial"/>
          <w:color w:val="000000" w:themeColor="text1"/>
          <w:sz w:val="28"/>
          <w:szCs w:val="28"/>
          <w:u w:val="single"/>
        </w:rPr>
        <w:t>a preliminar de ilegitimidade ativa</w:t>
      </w:r>
      <w:r w:rsidR="00EC1F2B" w:rsidRPr="00EC1F2B">
        <w:rPr>
          <w:rFonts w:ascii="Arial" w:hAnsi="Arial" w:cs="Arial"/>
          <w:color w:val="000000" w:themeColor="text1"/>
          <w:sz w:val="28"/>
          <w:szCs w:val="28"/>
        </w:rPr>
        <w:t>.</w:t>
      </w:r>
    </w:p>
    <w:p w14:paraId="4F67D2B9" w14:textId="77777777" w:rsidR="00EC1F2B" w:rsidRDefault="00EC1F2B" w:rsidP="00DB1301">
      <w:pPr>
        <w:spacing w:after="0" w:line="360" w:lineRule="auto"/>
        <w:ind w:firstLine="2268"/>
        <w:jc w:val="both"/>
        <w:rPr>
          <w:rFonts w:ascii="Arial" w:hAnsi="Arial" w:cs="Arial"/>
          <w:color w:val="000000" w:themeColor="text1"/>
          <w:sz w:val="28"/>
          <w:szCs w:val="28"/>
        </w:rPr>
      </w:pPr>
    </w:p>
    <w:p w14:paraId="00321D16" w14:textId="75D3F373" w:rsidR="00EB3378" w:rsidRDefault="00EE4523" w:rsidP="00EB3378">
      <w:pPr>
        <w:spacing w:after="0" w:line="360" w:lineRule="auto"/>
        <w:jc w:val="center"/>
        <w:rPr>
          <w:rFonts w:ascii="Arial" w:hAnsi="Arial" w:cs="Arial"/>
          <w:sz w:val="28"/>
          <w:szCs w:val="28"/>
        </w:rPr>
      </w:pPr>
      <w:r w:rsidRPr="00EE4523">
        <w:rPr>
          <w:rFonts w:ascii="Arial" w:hAnsi="Arial" w:cs="Arial"/>
          <w:sz w:val="28"/>
          <w:szCs w:val="28"/>
        </w:rPr>
        <w:t>DA DESNECESSIDADE DE INCLUSÃO DA CAESB NO POLO PASSIVO</w:t>
      </w:r>
    </w:p>
    <w:p w14:paraId="00CF8CE5" w14:textId="77777777" w:rsidR="00355C73" w:rsidRDefault="00355C73" w:rsidP="00DB1301">
      <w:pPr>
        <w:spacing w:after="0" w:line="360" w:lineRule="auto"/>
        <w:ind w:firstLine="2268"/>
        <w:jc w:val="both"/>
        <w:rPr>
          <w:rFonts w:ascii="Arial" w:hAnsi="Arial" w:cs="Arial"/>
          <w:sz w:val="28"/>
          <w:szCs w:val="28"/>
        </w:rPr>
      </w:pPr>
    </w:p>
    <w:p w14:paraId="67C0AE30" w14:textId="77777777" w:rsidR="00EE4523" w:rsidRDefault="00EE4523" w:rsidP="00EE4523">
      <w:pPr>
        <w:spacing w:after="0" w:line="360" w:lineRule="auto"/>
        <w:ind w:firstLine="2268"/>
        <w:jc w:val="both"/>
        <w:rPr>
          <w:rFonts w:ascii="Arial" w:hAnsi="Arial" w:cs="Arial"/>
          <w:sz w:val="28"/>
          <w:szCs w:val="28"/>
        </w:rPr>
      </w:pPr>
      <w:commentRangeStart w:id="10"/>
      <w:r>
        <w:rPr>
          <w:rFonts w:ascii="Arial" w:hAnsi="Arial" w:cs="Arial"/>
          <w:color w:val="000000" w:themeColor="text1"/>
          <w:sz w:val="28"/>
          <w:szCs w:val="28"/>
        </w:rPr>
        <w:t xml:space="preserve">A ré</w:t>
      </w:r>
      <w:r>
        <w:rPr>
          <w:rFonts w:ascii="Arial" w:hAnsi="Arial" w:cs="Arial"/>
          <w:color w:val="000000" w:themeColor="text1"/>
          <w:sz w:val="28"/>
          <w:szCs w:val="28"/>
        </w:rPr>
        <w:t xml:space="preserve">/apelante </w:t>
      </w:r>
      <w:r>
        <w:rPr>
          <w:rFonts w:ascii="Arial" w:hAnsi="Arial" w:cs="Arial"/>
          <w:color w:val="000000" w:themeColor="text1"/>
          <w:sz w:val="28"/>
          <w:szCs w:val="28"/>
        </w:rPr>
        <w:t xml:space="preserve">alega que</w:t>
      </w:r>
      <w:ins w:id="1292" w:author="Assessor GDSXSR" w:date="2026-10-31T00:07:38Z">
        <w:r>
          <w:rPr>
            <w:rFonts w:ascii="Arial" w:hAnsi="Arial" w:cs="Arial"/>
            <w:color w:val="808080"/>
            <w:sz w:val="28"/>
            <w:szCs w:val="28"/>
          </w:rPr>
          <w:t xml:space="preserve">: </w:t>
        </w:r>
        <w:r>
          <w:rPr>
            <w:b/>
            <w:rFonts w:ascii="Arial" w:hAnsi="Arial" w:cs="Arial"/>
            <w:color w:val="808080"/>
            <w:sz w:val="28"/>
            <w:szCs w:val="28"/>
          </w:rPr>
          <w:t xml:space="preserve">1)</w:t>
        </w:r>
      </w:ins>
      <w:r>
        <w:rPr>
          <w:rFonts w:ascii="Arial" w:hAnsi="Arial" w:cs="Arial"/>
          <w:color w:val="000000" w:themeColor="text1"/>
          <w:sz w:val="28"/>
          <w:szCs w:val="28"/>
        </w:rPr>
        <w:t xml:space="preserve"> </w:t>
      </w:r>
      <w:r>
        <w:rPr>
          <w:rFonts w:ascii="Arial" w:hAnsi="Arial" w:cs="Arial"/>
          <w:sz w:val="28"/>
          <w:szCs w:val="28"/>
        </w:rPr>
        <w:t xml:space="preserve">a CAESB deveria integrar a demanda, pois a condenação ao pagamento das contas de água foi imposta sem a </w:t>
      </w:r>
      <w:ins w:id="1293" w:author="Assessor GDSXSR" w:date="2026-10-31T00:07:38Z">
        <w:r>
          <w:rPr>
            <w:rFonts w:ascii="Arial" w:hAnsi="Arial" w:cs="Arial"/>
            <w:color w:val="808080"/>
            <w:sz w:val="28"/>
            <w:szCs w:val="28"/>
          </w:rPr>
          <w:t xml:space="preserve">sua </w:t>
        </w:r>
      </w:ins>
      <w:r>
        <w:rPr>
          <w:rFonts w:ascii="Arial" w:hAnsi="Arial" w:cs="Arial"/>
          <w:sz w:val="28"/>
          <w:szCs w:val="28"/>
        </w:rPr>
        <w:t xml:space="preserve">participação</w:t>
      </w:r>
      <w:del w:id="1294" w:author="Assessor GDSXSR" w:date="2026-10-31T00:07:38Z">
        <w:r>
          <w:rPr>
            <w:rFonts w:ascii="Arial" w:hAnsi="Arial" w:cs="Arial"/>
            <w:sz w:val="28"/>
            <w:szCs w:val="28"/>
          </w:rPr>
          <w:delText xml:space="preserve"> da concessionária</w:delText>
        </w:r>
      </w:del>
      <w:r>
        <w:rPr>
          <w:rFonts w:ascii="Arial" w:hAnsi="Arial" w:cs="Arial"/>
          <w:sz w:val="28"/>
          <w:szCs w:val="28"/>
        </w:rPr>
        <w:t xml:space="preserve"> na apuração da responsabilidade pelos débitos, da exigibilidade das faturas e dos valores cobrados</w:t>
      </w:r>
      <w:ins w:id="1295" w:author="Assessor GDSXSR" w:date="2026-10-31T00:07:38Z">
        <w:r>
          <w:rPr>
            <w:rFonts w:ascii="Arial" w:hAnsi="Arial" w:cs="Arial"/>
            <w:color w:val="808080"/>
            <w:sz w:val="28"/>
            <w:szCs w:val="28"/>
          </w:rPr>
          <w:t xml:space="preserve">; e </w:t>
        </w:r>
        <w:r>
          <w:rPr>
            <w:b/>
            <w:rFonts w:ascii="Arial" w:hAnsi="Arial" w:cs="Arial"/>
            <w:color w:val="808080"/>
            <w:sz w:val="28"/>
            <w:szCs w:val="28"/>
          </w:rPr>
          <w:t xml:space="preserve">2)</w:t>
        </w:r>
        <w:r>
          <w:rPr>
            <w:rFonts w:ascii="Arial" w:hAnsi="Arial" w:cs="Arial"/>
            <w:color w:val="808080"/>
            <w:sz w:val="28"/>
            <w:szCs w:val="28"/>
          </w:rPr>
          <w:t xml:space="preserve"> há possível prescrição das contas (ID 88828137)</w:t>
        </w:r>
      </w:ins>
      <w:r>
        <w:rPr>
          <w:rFonts w:ascii="Arial" w:hAnsi="Arial" w:cs="Arial"/>
          <w:sz w:val="28"/>
          <w:szCs w:val="28"/>
        </w:rPr>
        <w:t xml:space="preserve">.</w:t>
      </w:r>
      <w:del w:id="1296" w:author="Assessor GDSXSR" w:date="2026-10-31T00:07:38Z">
        <w:r>
          <w:rPr>
            <w:rFonts w:ascii="Arial" w:hAnsi="Arial" w:cs="Arial"/>
            <w:sz w:val="28"/>
            <w:szCs w:val="28"/>
          </w:rPr>
          <w:delText xml:space="preserve"> </w:delText>
        </w:r>
      </w:del>
      <w:commentRangeEnd w:id="10"/>
      <w:r>
        <w:rPr>
          <w:rStyle w:val="CommentReference"/>
        </w:rPr>
        <w:commentReference w:id="10"/>
      </w:r>
    </w:p>
    <w:p w14:paraId="4E3BF3A9" w14:textId="77777777" w:rsidR="0033735F" w:rsidRDefault="0033735F" w:rsidP="0033735F">
      <w:pPr>
        <w:spacing w:after="0" w:line="360" w:lineRule="auto"/>
        <w:ind w:firstLine="2268"/>
        <w:jc w:val="both"/>
        <w:rPr>
          <w:rFonts w:ascii="Arial" w:hAnsi="Arial" w:cs="Arial"/>
          <w:color w:val="000000" w:themeColor="text1"/>
          <w:sz w:val="28"/>
          <w:szCs w:val="28"/>
        </w:rPr>
      </w:pPr>
    </w:p>
    <w:p w14:paraId="0E7CF6F9" w14:textId="37126760" w:rsidR="00506A7D" w:rsidRDefault="00EE4523" w:rsidP="00506A7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Sem razão a apelante.</w:t>
      </w:r>
    </w:p>
    <w:p w14:paraId="6175878C" w14:textId="77777777" w:rsidR="00EE4523" w:rsidRDefault="00EE4523" w:rsidP="00506A7D">
      <w:pPr>
        <w:spacing w:after="0" w:line="360" w:lineRule="auto"/>
        <w:ind w:firstLine="2268"/>
        <w:jc w:val="both"/>
        <w:rPr>
          <w:rFonts w:ascii="Arial" w:hAnsi="Arial" w:cs="Arial"/>
          <w:color w:val="000000" w:themeColor="text1"/>
          <w:sz w:val="28"/>
          <w:szCs w:val="28"/>
        </w:rPr>
      </w:pPr>
    </w:p>
    <w:p w14:paraId="3ED412F1" w14:textId="77777777" w:rsidR="00EE4523" w:rsidRDefault="00EE4523" w:rsidP="00EE4523">
      <w:pPr>
        <w:spacing w:after="0" w:line="360" w:lineRule="auto"/>
        <w:ind w:firstLine="2268"/>
        <w:jc w:val="both"/>
        <w:rPr>
          <w:del w:id="1298" w:author="Assessor GDSXSR" w:date="2026-10-31T00:07:38Z"/>
          <w:rFonts w:ascii="Arial" w:hAnsi="Arial" w:cs="Arial"/>
          <w:color w:val="000000" w:themeColor="text1"/>
          <w:sz w:val="28"/>
          <w:szCs w:val="28"/>
        </w:rPr>
      </w:pPr>
      <w:del w:id="1297" w:author="Assessor GDSXSR" w:date="2026-10-31T00:07:38Z">
        <w:r w:rsidRPr="00EE4523">
          <w:rPr>
            <w:rFonts w:ascii="Arial" w:hAnsi="Arial" w:cs="Arial"/>
            <w:color w:val="000000" w:themeColor="text1"/>
            <w:sz w:val="28"/>
            <w:szCs w:val="28"/>
          </w:rPr>
          <w:delText>A controvérsia exige a distinção entre a relação mantida com a concessionária e a obrigação existente entre locador e locatária.</w:delText>
        </w:r>
      </w:del>
    </w:p>
    <w:p w14:paraId="3C20FD0F" w14:textId="77777777" w:rsidR="00EE4523" w:rsidRPr="00EE4523" w:rsidRDefault="00EE4523" w:rsidP="00EE4523">
      <w:pPr>
        <w:spacing w:after="0" w:line="360" w:lineRule="auto"/>
        <w:ind w:firstLine="2268"/>
        <w:jc w:val="both"/>
        <w:rPr>
          <w:del w:id="1299" w:author="Assessor GDSXSR" w:date="2026-10-31T00:07:38Z"/>
          <w:rFonts w:ascii="Arial" w:hAnsi="Arial" w:cs="Arial"/>
          <w:color w:val="000000" w:themeColor="text1"/>
          <w:sz w:val="28"/>
          <w:szCs w:val="28"/>
        </w:rPr>
      </w:pPr>
    </w:p>
    <w:p w14:paraId="68E7770C" w14:textId="77777777"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Perante a CAESB, a responsabilidade decorre do vínculo </w:t>
      </w:r>
      <w:del w:id="1300" w:author="Assessor GDSXSR" w:date="2026-10-31T00:07:38Z">
        <w:r>
          <w:rPr>
            <w:rFonts w:ascii="Arial" w:hAnsi="Arial" w:cs="Arial"/>
            <w:color w:val="000000" w:themeColor="text1"/>
            <w:sz w:val="28"/>
            <w:szCs w:val="28"/>
          </w:rPr>
          <w:delText xml:space="preserve">estabelecido </w:delText>
        </w:r>
      </w:del>
      <w:r>
        <w:rPr>
          <w:rFonts w:ascii="Arial" w:hAnsi="Arial" w:cs="Arial"/>
          <w:color w:val="000000" w:themeColor="text1"/>
          <w:sz w:val="28"/>
          <w:szCs w:val="28"/>
        </w:rPr>
        <w:t xml:space="preserve">com o titular cadastral</w:t>
      </w:r>
      <w:ins w:id="1301" w:author="Assessor GDSXSR" w:date="2026-10-31T00:07:38Z">
        <w:r>
          <w:rPr>
            <w:rFonts w:ascii="Arial" w:hAnsi="Arial" w:cs="Arial"/>
            <w:color w:val="808080"/>
            <w:sz w:val="28"/>
            <w:szCs w:val="28"/>
          </w:rPr>
          <w:t xml:space="preserve">,</w:t>
        </w:r>
      </w:ins>
      <w:r>
        <w:rPr>
          <w:rFonts w:ascii="Arial" w:hAnsi="Arial" w:cs="Arial"/>
          <w:color w:val="000000" w:themeColor="text1"/>
          <w:sz w:val="28"/>
          <w:szCs w:val="28"/>
        </w:rPr>
        <w:t xml:space="preserve"> </w:t>
      </w:r>
      <w:del w:id="1302" w:author="Assessor GDSXSR" w:date="2026-10-31T00:07:38Z">
        <w:r>
          <w:rPr>
            <w:rFonts w:ascii="Arial" w:hAnsi="Arial" w:cs="Arial"/>
            <w:color w:val="000000" w:themeColor="text1"/>
            <w:sz w:val="28"/>
            <w:szCs w:val="28"/>
          </w:rPr>
          <w:delText xml:space="preserve">do</w:delText>
        </w:r>
      </w:del>
      <w:ins w:id="1303" w:author="Assessor GDSXSR" w:date="2026-10-31T00:07:38Z">
        <w:r>
          <w:rPr>
            <w:rFonts w:ascii="Arial" w:hAnsi="Arial" w:cs="Arial"/>
            <w:color w:val="808080"/>
            <w:sz w:val="28"/>
            <w:szCs w:val="28"/>
          </w:rPr>
          <w:t xml:space="preserve">e</w:t>
        </w:r>
      </w:ins>
      <w:r>
        <w:rPr>
          <w:rFonts w:ascii="Arial" w:hAnsi="Arial" w:cs="Arial"/>
          <w:color w:val="000000" w:themeColor="text1"/>
          <w:sz w:val="28"/>
          <w:szCs w:val="28"/>
        </w:rPr>
        <w:t xml:space="preserve"> </w:t>
      </w:r>
      <w:del w:id="1304" w:author="Assessor GDSXSR" w:date="2026-10-31T00:07:38Z">
        <w:r>
          <w:rPr>
            <w:rFonts w:ascii="Arial" w:hAnsi="Arial" w:cs="Arial"/>
            <w:color w:val="000000" w:themeColor="text1"/>
            <w:sz w:val="28"/>
            <w:szCs w:val="28"/>
          </w:rPr>
          <w:delText xml:space="preserve">serviço. O</w:delText>
        </w:r>
      </w:del>
      <w:ins w:id="1305" w:author="Assessor GDSXSR" w:date="2026-10-31T00:07:38Z">
        <w:r>
          <w:rPr>
            <w:rFonts w:ascii="Arial" w:hAnsi="Arial" w:cs="Arial"/>
            <w:color w:val="808080"/>
            <w:sz w:val="28"/>
            <w:szCs w:val="28"/>
          </w:rPr>
          <w:t xml:space="preserve">o</w:t>
        </w:r>
      </w:ins>
      <w:r>
        <w:rPr>
          <w:rFonts w:ascii="Arial" w:hAnsi="Arial" w:cs="Arial"/>
          <w:color w:val="000000" w:themeColor="text1"/>
          <w:sz w:val="28"/>
          <w:szCs w:val="28"/>
        </w:rPr>
        <w:t xml:space="preserve"> contrato de locação</w:t>
      </w:r>
      <w:del w:id="1306" w:author="Assessor GDSXSR" w:date="2026-10-31T00:07:38Z">
        <w:r>
          <w:rPr>
            <w:rFonts w:ascii="Arial" w:hAnsi="Arial" w:cs="Arial"/>
            <w:color w:val="000000" w:themeColor="text1"/>
            <w:sz w:val="28"/>
            <w:szCs w:val="28"/>
          </w:rPr>
          <w:delText xml:space="preserve">, por si só,</w:delText>
        </w:r>
      </w:del>
      <w:r>
        <w:rPr>
          <w:rFonts w:ascii="Arial" w:hAnsi="Arial" w:cs="Arial"/>
          <w:color w:val="000000" w:themeColor="text1"/>
          <w:sz w:val="28"/>
          <w:szCs w:val="28"/>
        </w:rPr>
        <w:t xml:space="preserve"> não</w:t>
      </w:r>
      <w:del w:id="1307" w:author="Assessor GDSXSR" w:date="2026-10-31T00:07:38Z">
        <w:r>
          <w:rPr>
            <w:rFonts w:ascii="Arial" w:hAnsi="Arial" w:cs="Arial"/>
            <w:color w:val="000000" w:themeColor="text1"/>
            <w:sz w:val="28"/>
            <w:szCs w:val="28"/>
          </w:rPr>
          <w:delText xml:space="preserve"> transfere essa titularidade nem</w:delText>
        </w:r>
      </w:del>
      <w:r>
        <w:rPr>
          <w:rFonts w:ascii="Arial" w:hAnsi="Arial" w:cs="Arial"/>
          <w:color w:val="000000" w:themeColor="text1"/>
          <w:sz w:val="28"/>
          <w:szCs w:val="28"/>
        </w:rPr>
        <w:t xml:space="preserve"> autoriza que a </w:t>
      </w:r>
      <w:del w:id="1308" w:author="Assessor GDSXSR" w:date="2026-10-31T00:07:38Z">
        <w:r>
          <w:rPr>
            <w:rFonts w:ascii="Arial" w:hAnsi="Arial" w:cs="Arial"/>
            <w:color w:val="000000" w:themeColor="text1"/>
            <w:sz w:val="28"/>
            <w:szCs w:val="28"/>
          </w:rPr>
          <w:delText xml:space="preserve">dívida</w:delText>
        </w:r>
      </w:del>
      <w:ins w:id="1309" w:author="Assessor GDSXSR" w:date="2026-10-31T00:07:38Z">
        <w:r>
          <w:rPr>
            <w:rFonts w:ascii="Arial" w:hAnsi="Arial" w:cs="Arial"/>
            <w:color w:val="808080"/>
            <w:sz w:val="28"/>
            <w:szCs w:val="28"/>
          </w:rPr>
          <w:t xml:space="preserve">concessionária</w:t>
        </w:r>
      </w:ins>
      <w:r>
        <w:rPr>
          <w:rFonts w:ascii="Arial" w:hAnsi="Arial" w:cs="Arial"/>
          <w:color w:val="000000" w:themeColor="text1"/>
          <w:sz w:val="28"/>
          <w:szCs w:val="28"/>
        </w:rPr>
        <w:t xml:space="preserve"> seja </w:t>
      </w:r>
      <w:del w:id="1310" w:author="Assessor GDSXSR" w:date="2026-10-31T00:07:38Z">
        <w:r>
          <w:rPr>
            <w:rFonts w:ascii="Arial" w:hAnsi="Arial" w:cs="Arial"/>
            <w:color w:val="000000" w:themeColor="text1"/>
            <w:sz w:val="28"/>
            <w:szCs w:val="28"/>
          </w:rPr>
          <w:delText xml:space="preserve">redirecionada</w:delText>
        </w:r>
      </w:del>
      <w:ins w:id="1311" w:author="Assessor GDSXSR" w:date="2026-10-31T00:07:38Z">
        <w:r>
          <w:rPr>
            <w:rFonts w:ascii="Arial" w:hAnsi="Arial" w:cs="Arial"/>
            <w:color w:val="808080"/>
            <w:sz w:val="28"/>
            <w:szCs w:val="28"/>
          </w:rPr>
          <w:t xml:space="preserve">compelida,</w:t>
        </w:r>
      </w:ins>
      <w:r>
        <w:rPr>
          <w:rFonts w:ascii="Arial" w:hAnsi="Arial" w:cs="Arial"/>
          <w:color w:val="000000" w:themeColor="text1"/>
          <w:sz w:val="28"/>
          <w:szCs w:val="28"/>
        </w:rPr>
        <w:t xml:space="preserve"> </w:t>
      </w:r>
      <w:del w:id="1312" w:author="Assessor GDSXSR" w:date="2026-10-31T00:07:38Z">
        <w:r>
          <w:rPr>
            <w:rFonts w:ascii="Arial" w:hAnsi="Arial" w:cs="Arial"/>
            <w:color w:val="000000" w:themeColor="text1"/>
            <w:sz w:val="28"/>
            <w:szCs w:val="28"/>
          </w:rPr>
          <w:delText xml:space="preserve">administrativamente</w:delText>
        </w:r>
      </w:del>
      <w:ins w:id="1313" w:author="Assessor GDSXSR" w:date="2026-10-31T00:07:38Z">
        <w:r>
          <w:rPr>
            <w:rFonts w:ascii="Arial" w:hAnsi="Arial" w:cs="Arial"/>
            <w:color w:val="808080"/>
            <w:sz w:val="28"/>
            <w:szCs w:val="28"/>
          </w:rPr>
          <w:t xml:space="preserve">sem</w:t>
        </w:r>
      </w:ins>
      <w:r>
        <w:rPr>
          <w:rFonts w:ascii="Arial" w:hAnsi="Arial" w:cs="Arial"/>
          <w:color w:val="000000" w:themeColor="text1"/>
          <w:sz w:val="28"/>
          <w:szCs w:val="28"/>
        </w:rPr>
        <w:t xml:space="preserve"> </w:t>
      </w:r>
      <w:del w:id="1314" w:author="Assessor GDSXSR" w:date="2026-10-31T00:07:38Z">
        <w:r>
          <w:rPr>
            <w:rFonts w:ascii="Arial" w:hAnsi="Arial" w:cs="Arial"/>
            <w:color w:val="000000" w:themeColor="text1"/>
            <w:sz w:val="28"/>
            <w:szCs w:val="28"/>
          </w:rPr>
          <w:delText xml:space="preserve">à</w:delText>
        </w:r>
      </w:del>
      <w:ins w:id="1315" w:author="Assessor GDSXSR" w:date="2026-10-31T00:07:38Z">
        <w:r>
          <w:rPr>
            <w:rFonts w:ascii="Arial" w:hAnsi="Arial" w:cs="Arial"/>
            <w:color w:val="808080"/>
            <w:sz w:val="28"/>
            <w:szCs w:val="28"/>
          </w:rPr>
          <w:t xml:space="preserve">participar</w:t>
        </w:r>
      </w:ins>
      <w:r>
        <w:rPr>
          <w:rFonts w:ascii="Arial" w:hAnsi="Arial" w:cs="Arial"/>
          <w:color w:val="000000" w:themeColor="text1"/>
          <w:sz w:val="28"/>
          <w:szCs w:val="28"/>
        </w:rPr>
        <w:t xml:space="preserve"> </w:t>
      </w:r>
      <w:del w:id="1316" w:author="Assessor GDSXSR" w:date="2026-10-31T00:07:38Z">
        <w:r>
          <w:rPr>
            <w:rFonts w:ascii="Arial" w:hAnsi="Arial" w:cs="Arial"/>
            <w:color w:val="000000" w:themeColor="text1"/>
            <w:sz w:val="28"/>
            <w:szCs w:val="28"/>
          </w:rPr>
          <w:delText xml:space="preserve">locatária</w:delText>
        </w:r>
      </w:del>
      <w:ins w:id="1317" w:author="Assessor GDSXSR" w:date="2026-10-31T00:07:38Z">
        <w:r>
          <w:rPr>
            <w:rFonts w:ascii="Arial" w:hAnsi="Arial" w:cs="Arial"/>
            <w:color w:val="808080"/>
            <w:sz w:val="28"/>
            <w:szCs w:val="28"/>
          </w:rPr>
          <w:t xml:space="preserve">do processo, a alterar o cadastro, transferir a titularidade das faturas ou redirecionar os débitos</w:t>
        </w:r>
      </w:ins>
      <w:r>
        <w:rPr>
          <w:rFonts w:ascii="Arial" w:hAnsi="Arial" w:cs="Arial"/>
          <w:color w:val="000000" w:themeColor="text1"/>
          <w:sz w:val="28"/>
          <w:szCs w:val="28"/>
        </w:rPr>
        <w:t xml:space="preserve">.</w:t>
      </w:r>
    </w:p>
    <w:p w14:paraId="450B6182"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12CEFCDA" w14:textId="77777777" w:rsidR="00EE4523" w:rsidRDefault="00EE4523" w:rsidP="00EE4523">
      <w:pPr>
        <w:spacing w:after="0" w:line="360" w:lineRule="auto"/>
        <w:ind w:firstLine="2268"/>
        <w:jc w:val="both"/>
        <w:rPr>
          <w:del w:id="1319" w:author="Assessor GDSXSR" w:date="2026-10-31T00:07:38Z"/>
          <w:rFonts w:ascii="Arial" w:hAnsi="Arial" w:cs="Arial"/>
          <w:color w:val="000000" w:themeColor="text1"/>
          <w:sz w:val="28"/>
          <w:szCs w:val="28"/>
        </w:rPr>
      </w:pPr>
      <w:del w:id="1318" w:author="Assessor GDSXSR" w:date="2026-10-31T00:07:38Z">
        <w:r w:rsidRPr="00EE4523">
          <w:rPr>
            <w:rFonts w:ascii="Arial" w:hAnsi="Arial" w:cs="Arial"/>
            <w:color w:val="000000" w:themeColor="text1"/>
            <w:sz w:val="28"/>
            <w:szCs w:val="28"/>
          </w:rPr>
          <w:delText>Por esse motivo, não seria possível impor à concessionária, sem sua participação no processo, a alteração do cadastro, a transferência da titularidade das faturas ou o redirecionamento dos débitos.</w:delText>
        </w:r>
      </w:del>
    </w:p>
    <w:p w14:paraId="47E3DF6A" w14:textId="77777777" w:rsidR="00EE4523" w:rsidRPr="00EE4523" w:rsidRDefault="00EE4523" w:rsidP="00EE4523">
      <w:pPr>
        <w:spacing w:after="0" w:line="360" w:lineRule="auto"/>
        <w:ind w:firstLine="2268"/>
        <w:jc w:val="both"/>
        <w:rPr>
          <w:del w:id="1320" w:author="Assessor GDSXSR" w:date="2026-10-31T00:07:38Z"/>
          <w:rFonts w:ascii="Arial" w:hAnsi="Arial" w:cs="Arial"/>
          <w:color w:val="000000" w:themeColor="text1"/>
          <w:sz w:val="28"/>
          <w:szCs w:val="28"/>
        </w:rPr>
      </w:pPr>
    </w:p>
    <w:p w14:paraId="29C6E37B" w14:textId="743A3AF3" w:rsidR="00EE4523" w:rsidRDefault="00A5034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entanto, a</w:t>
      </w:r>
      <w:r>
        <w:rPr>
          <w:rFonts w:ascii="Arial" w:hAnsi="Arial" w:cs="Arial"/>
          <w:color w:val="000000" w:themeColor="text1"/>
          <w:sz w:val="28"/>
          <w:szCs w:val="28"/>
        </w:rPr>
        <w:t xml:space="preserve"> sentença</w:t>
      </w:r>
      <w:r>
        <w:rPr>
          <w:rFonts w:ascii="Arial" w:hAnsi="Arial" w:cs="Arial"/>
          <w:color w:val="000000" w:themeColor="text1"/>
          <w:sz w:val="28"/>
          <w:szCs w:val="28"/>
        </w:rPr>
        <w:t xml:space="preserve"> </w:t>
      </w:r>
      <w:r>
        <w:rPr>
          <w:rFonts w:ascii="Arial" w:hAnsi="Arial" w:cs="Arial"/>
          <w:color w:val="000000" w:themeColor="text1"/>
          <w:sz w:val="28"/>
          <w:szCs w:val="28"/>
        </w:rPr>
        <w:t xml:space="preserve">não adotou nenhuma dessas providências</w:t>
      </w:r>
      <w:del w:id="1321" w:author="Assessor GDSXSR" w:date="2026-10-31T00:07:38Z">
        <w:r>
          <w:rPr>
            <w:rFonts w:ascii="Arial" w:hAnsi="Arial" w:cs="Arial"/>
            <w:color w:val="000000" w:themeColor="text1"/>
            <w:sz w:val="28"/>
            <w:szCs w:val="28"/>
          </w:rPr>
          <w:delText xml:space="preserve">.</w:delText>
        </w:r>
      </w:del>
      <w:ins w:id="1322" w:author="Assessor GDSXSR" w:date="2026-10-31T00:07:38Z">
        <w:r>
          <w:rPr>
            <w:rFonts w:ascii="Arial" w:hAnsi="Arial" w:cs="Arial"/>
            <w:color w:val="808080"/>
            <w:sz w:val="28"/>
            <w:szCs w:val="28"/>
          </w:rPr>
          <w:t xml:space="preserve">,</w:t>
        </w:r>
      </w:ins>
      <w:r>
        <w:rPr>
          <w:rFonts w:ascii="Arial" w:hAnsi="Arial" w:cs="Arial"/>
          <w:color w:val="000000" w:themeColor="text1"/>
          <w:sz w:val="28"/>
          <w:szCs w:val="28"/>
        </w:rPr>
        <w:t xml:space="preserve"> </w:t>
      </w:r>
      <w:del w:id="1323" w:author="Assessor GDSXSR" w:date="2026-10-31T00:07:38Z">
        <w:r>
          <w:rPr>
            <w:rFonts w:ascii="Arial" w:hAnsi="Arial" w:cs="Arial"/>
            <w:color w:val="000000" w:themeColor="text1"/>
            <w:sz w:val="28"/>
            <w:szCs w:val="28"/>
          </w:rPr>
          <w:delText xml:space="preserve">Ao contrário,</w:delText>
        </w:r>
      </w:del>
      <w:ins w:id="1324" w:author="Assessor GDSXSR" w:date="2026-10-31T00:07:38Z">
        <w:r>
          <w:rPr>
            <w:rFonts w:ascii="Arial" w:hAnsi="Arial" w:cs="Arial"/>
            <w:color w:val="808080"/>
            <w:sz w:val="28"/>
            <w:szCs w:val="28"/>
          </w:rPr>
          <w:t xml:space="preserve">pois</w:t>
        </w:r>
      </w:ins>
      <w:r>
        <w:rPr>
          <w:rFonts w:ascii="Arial" w:hAnsi="Arial" w:cs="Arial"/>
          <w:color w:val="000000" w:themeColor="text1"/>
          <w:sz w:val="28"/>
          <w:szCs w:val="28"/>
        </w:rPr>
        <w:t xml:space="preserve"> afastou expressamente a possibilidade de impor obrigação à CAESB e limitou a condenação </w:t>
      </w:r>
      <w:del w:id="1325" w:author="Assessor GDSXSR" w:date="2026-10-31T00:07:38Z">
        <w:r>
          <w:rPr>
            <w:rFonts w:ascii="Arial" w:hAnsi="Arial" w:cs="Arial"/>
            <w:color w:val="000000" w:themeColor="text1"/>
            <w:sz w:val="28"/>
            <w:szCs w:val="28"/>
          </w:rPr>
          <w:delText xml:space="preserve">à relação estabelecida entre as</w:delText>
        </w:r>
      </w:del>
      <w:ins w:id="1326" w:author="Assessor GDSXSR" w:date="2026-10-31T00:07:38Z">
        <w:r>
          <w:rPr>
            <w:rFonts w:ascii="Arial" w:hAnsi="Arial" w:cs="Arial"/>
            <w:color w:val="808080"/>
            <w:sz w:val="28"/>
            <w:szCs w:val="28"/>
          </w:rPr>
          <w:t xml:space="preserve">às</w:t>
        </w:r>
      </w:ins>
      <w:r>
        <w:rPr>
          <w:rFonts w:ascii="Arial" w:hAnsi="Arial" w:cs="Arial"/>
          <w:color w:val="000000" w:themeColor="text1"/>
          <w:sz w:val="28"/>
          <w:szCs w:val="28"/>
        </w:rPr>
        <w:t xml:space="preserve"> partes desta ação (ID 88828135).</w:t>
      </w:r>
    </w:p>
    <w:p w14:paraId="61F5BB73"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4E11A692" w14:textId="490B21E7" w:rsidR="00EE4523" w:rsidRDefault="00EE4523" w:rsidP="00EE4523">
      <w:pPr>
        <w:spacing w:after="0" w:line="360" w:lineRule="auto"/>
        <w:ind w:firstLine="2268"/>
        <w:jc w:val="both"/>
        <w:rPr>
          <w:ins w:id="1336" w:author="Assessor GDSXSR" w:date="2026-10-31T00:07:38Z"/>
          <w:rFonts w:ascii="Arial" w:hAnsi="Arial" w:cs="Arial"/>
          <w:color w:val="000000" w:themeColor="text1"/>
          <w:sz w:val="28"/>
          <w:szCs w:val="28"/>
        </w:rPr>
      </w:pPr>
      <w:commentRangeStart w:id="11"/>
      <w:r>
        <w:rPr>
          <w:rFonts w:ascii="Arial" w:hAnsi="Arial" w:cs="Arial"/>
          <w:color w:val="000000" w:themeColor="text1"/>
          <w:sz w:val="28"/>
          <w:szCs w:val="28"/>
        </w:rPr>
        <w:t xml:space="preserve">Em relação ao vínculo interno entre locador e locatária, o contrato atribuiu à </w:t>
      </w:r>
      <w:del w:id="1327" w:author="Assessor GDSXSR" w:date="2026-10-31T00:07:38Z">
        <w:r>
          <w:rPr>
            <w:rFonts w:ascii="Arial" w:hAnsi="Arial" w:cs="Arial"/>
            <w:color w:val="000000" w:themeColor="text1"/>
            <w:sz w:val="28"/>
            <w:szCs w:val="28"/>
          </w:rPr>
          <w:delText xml:space="preserve">apelante</w:delText>
        </w:r>
      </w:del>
      <w:ins w:id="1328" w:author="Assessor GDSXSR" w:date="2026-10-31T00:07:38Z">
        <w:r>
          <w:rPr>
            <w:rFonts w:ascii="Arial" w:hAnsi="Arial" w:cs="Arial"/>
            <w:color w:val="808080"/>
            <w:sz w:val="28"/>
            <w:szCs w:val="28"/>
          </w:rPr>
          <w:t xml:space="preserve">locatária</w:t>
        </w:r>
      </w:ins>
      <w:r>
        <w:rPr>
          <w:rFonts w:ascii="Arial" w:hAnsi="Arial" w:cs="Arial"/>
          <w:color w:val="000000" w:themeColor="text1"/>
          <w:sz w:val="28"/>
          <w:szCs w:val="28"/>
        </w:rPr>
        <w:t xml:space="preserve"> </w:t>
      </w:r>
      <w:del w:id="1329" w:author="Assessor GDSXSR" w:date="2026-10-31T00:07:38Z">
        <w:r>
          <w:rPr>
            <w:rFonts w:ascii="Arial" w:hAnsi="Arial" w:cs="Arial"/>
            <w:color w:val="000000" w:themeColor="text1"/>
            <w:sz w:val="28"/>
            <w:szCs w:val="28"/>
          </w:rPr>
          <w:delText xml:space="preserve">a responsabilidade pelo pagamento das</w:delText>
        </w:r>
      </w:del>
      <w:ins w:id="1330" w:author="Assessor GDSXSR" w:date="2026-10-31T00:07:38Z">
        <w:r>
          <w:rPr>
            <w:rFonts w:ascii="Arial" w:hAnsi="Arial" w:cs="Arial"/>
            <w:color w:val="808080"/>
            <w:sz w:val="28"/>
            <w:szCs w:val="28"/>
          </w:rPr>
          <w:t xml:space="preserve">as</w:t>
        </w:r>
      </w:ins>
      <w:r>
        <w:rPr>
          <w:rFonts w:ascii="Arial" w:hAnsi="Arial" w:cs="Arial"/>
          <w:color w:val="000000" w:themeColor="text1"/>
          <w:sz w:val="28"/>
          <w:szCs w:val="28"/>
        </w:rPr>
        <w:t xml:space="preserve"> despesas </w:t>
      </w:r>
      <w:del w:id="1331" w:author="Assessor GDSXSR" w:date="2026-10-31T00:07:38Z">
        <w:r>
          <w:rPr>
            <w:rFonts w:ascii="Arial" w:hAnsi="Arial" w:cs="Arial"/>
            <w:color w:val="000000" w:themeColor="text1"/>
            <w:sz w:val="28"/>
            <w:szCs w:val="28"/>
          </w:rPr>
          <w:delText xml:space="preserve">decorrentes do</w:delText>
        </w:r>
      </w:del>
      <w:ins w:id="1332" w:author="Assessor GDSXSR" w:date="2026-10-31T00:07:38Z">
        <w:r>
          <w:rPr>
            <w:rFonts w:ascii="Arial" w:hAnsi="Arial" w:cs="Arial"/>
            <w:color w:val="808080"/>
            <w:sz w:val="28"/>
            <w:szCs w:val="28"/>
          </w:rPr>
          <w:t xml:space="preserve">de</w:t>
        </w:r>
      </w:ins>
      <w:r>
        <w:rPr>
          <w:rFonts w:ascii="Arial" w:hAnsi="Arial" w:cs="Arial"/>
          <w:color w:val="000000" w:themeColor="text1"/>
          <w:sz w:val="28"/>
          <w:szCs w:val="28"/>
        </w:rPr>
        <w:t xml:space="preserve"> consumo de água </w:t>
      </w:r>
      <w:del w:id="1333" w:author="Assessor GDSXSR" w:date="2026-10-31T00:07:38Z">
        <w:r>
          <w:rPr>
            <w:rFonts w:ascii="Arial" w:hAnsi="Arial" w:cs="Arial"/>
            <w:color w:val="000000" w:themeColor="text1"/>
            <w:sz w:val="28"/>
            <w:szCs w:val="28"/>
          </w:rPr>
          <w:delText xml:space="preserve">durante o período de ocupação. Também estabeleceu que ela deveria providenciar a transferência da conta para seu nome </w:delText>
        </w:r>
      </w:del>
      <w:r>
        <w:rPr>
          <w:rFonts w:ascii="Arial" w:hAnsi="Arial" w:cs="Arial"/>
          <w:color w:val="000000" w:themeColor="text1"/>
          <w:sz w:val="28"/>
          <w:szCs w:val="28"/>
        </w:rPr>
        <w:t xml:space="preserve">(ID 88826507)</w:t>
      </w:r>
      <w:del w:id="1334" w:author="Assessor GDSXSR" w:date="2026-10-31T00:07:38Z">
        <w:r>
          <w:rPr>
            <w:rFonts w:ascii="Arial" w:hAnsi="Arial" w:cs="Arial"/>
            <w:color w:val="000000" w:themeColor="text1"/>
            <w:sz w:val="28"/>
            <w:szCs w:val="28"/>
          </w:rPr>
          <w:delText xml:space="preserve">.</w:delText>
        </w:r>
      </w:del>
      <w:ins w:id="1335" w:author="Assessor GDSXSR" w:date="2026-10-31T00:07:38Z">
        <w:r>
          <w:rPr>
            <w:rFonts w:ascii="Arial" w:hAnsi="Arial" w:cs="Arial"/>
            <w:color w:val="808080"/>
            <w:sz w:val="28"/>
            <w:szCs w:val="28"/>
          </w:rPr>
          <w:t xml:space="preserve">:</w:t>
        </w:r>
      </w:ins>
      <w:commentRangeEnd w:id="11"/>
      <w:r>
        <w:rPr>
          <w:rStyle w:val="CommentReference"/>
        </w:rPr>
        <w:commentReference w:id="11"/>
      </w:r>
    </w:p>
    <w:p>
      <w:pPr>
        <w:spacing w:after="0" w:line="360" w:lineRule="auto"/>
        <w:ind w:firstLine="2268"/>
        <w:jc w:val="both"/>
        <w:rPr>
          <w:ins w:id="1337" w:author="Assessor GDSXSR" w:date="2026-10-31T00:07:38Z"/>
          <w:rFonts w:ascii="Arial" w:hAnsi="Arial" w:cs="Arial"/>
          <w:color w:val="000000" w:themeColor="text1"/>
          <w:sz w:val="28"/>
          <w:szCs w:val="28"/>
        </w:rPr>
      </w:pPr>
    </w:p>
    <w:p>
      <w:pPr>
        <w:spacing w:after="0" w:line="360" w:lineRule="auto"/>
        <w:ind w:left="2268" w:firstLine="1134"/>
        <w:jc w:val="both"/>
        <w:rPr>
          <w:rFonts w:ascii="Arial" w:hAnsi="Arial" w:cs="Arial"/>
          <w:color w:val="000000" w:themeColor="text1"/>
          <w:sz w:val="28"/>
          <w:szCs w:val="28"/>
        </w:rPr>
      </w:pPr>
      <w:ins w:id="1338" w:author="Assessor GDSXSR" w:date="2026-10-31T00:07:38Z">
        <w:r>
          <w:rPr>
            <w:rFonts w:ascii="Arial" w:hAnsi="Arial" w:cs="Arial"/>
            <w:i/>
            <w:color w:val="808080"/>
            <w:sz w:val="26"/>
            <w:szCs w:val="28"/>
          </w:rPr>
          <w:t xml:space="preserve">“CLÁUSULA QUARTA: (...) correrão, também, por conta da LOCATÁRIA as despesas com ligação e consumo de luz, força, água e gás que serão pagas diretamente às empresas concessionárias dos referidos serviços.”</w:t>
        </w:r>
      </w:ins>
    </w:p>
    <w:p w14:paraId="798B9ECE"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1630146B" w14:textId="77777777" w:rsidR="00EE4523" w:rsidRDefault="00EE4523" w:rsidP="00EE4523">
      <w:pPr>
        <w:spacing w:after="0" w:line="360" w:lineRule="auto"/>
        <w:ind w:firstLine="2268"/>
        <w:jc w:val="both"/>
        <w:rPr>
          <w:rFonts w:ascii="Arial" w:hAnsi="Arial" w:cs="Arial"/>
          <w:color w:val="000000" w:themeColor="text1"/>
          <w:sz w:val="28"/>
          <w:szCs w:val="28"/>
        </w:rPr>
      </w:pPr>
      <w:commentRangeStart w:id="12"/>
      <w:r>
        <w:rPr>
          <w:rFonts w:ascii="Arial" w:hAnsi="Arial" w:cs="Arial"/>
          <w:color w:val="000000" w:themeColor="text1"/>
          <w:sz w:val="28"/>
          <w:szCs w:val="28"/>
        </w:rPr>
        <w:t xml:space="preserve">Essa obrigação</w:t>
      </w:r>
      <w:del w:id="1339" w:author="Assessor GDSXSR" w:date="2026-10-31T00:07:38Z">
        <w:r>
          <w:rPr>
            <w:rFonts w:ascii="Arial" w:hAnsi="Arial" w:cs="Arial"/>
            <w:color w:val="000000" w:themeColor="text1"/>
            <w:sz w:val="28"/>
            <w:szCs w:val="28"/>
          </w:rPr>
          <w:delText xml:space="preserve"> também</w:delText>
        </w:r>
      </w:del>
      <w:r>
        <w:rPr>
          <w:rFonts w:ascii="Arial" w:hAnsi="Arial" w:cs="Arial"/>
          <w:color w:val="000000" w:themeColor="text1"/>
          <w:sz w:val="28"/>
          <w:szCs w:val="28"/>
        </w:rPr>
        <w:t xml:space="preserve"> encontra amparo no </w:t>
      </w:r>
      <w:r>
        <w:rPr>
          <w:rFonts w:ascii="Arial" w:hAnsi="Arial" w:cs="Arial"/>
          <w:color w:val="000000" w:themeColor="text1"/>
          <w:sz w:val="28"/>
          <w:szCs w:val="28"/>
        </w:rPr>
        <w:t xml:space="preserve">art. 23, </w:t>
      </w:r>
      <w:del w:id="1340" w:author="Assessor GDSXSR" w:date="2026-10-31T00:07:38Z">
        <w:r>
          <w:rPr>
            <w:rFonts w:ascii="Arial" w:hAnsi="Arial" w:cs="Arial"/>
            <w:color w:val="000000" w:themeColor="text1"/>
            <w:sz w:val="28"/>
            <w:szCs w:val="28"/>
          </w:rPr>
          <w:delText xml:space="preserve">incisos </w:delText>
        </w:r>
      </w:del>
      <w:r>
        <w:rPr>
          <w:rFonts w:ascii="Arial" w:hAnsi="Arial" w:cs="Arial"/>
          <w:color w:val="000000" w:themeColor="text1"/>
          <w:sz w:val="28"/>
          <w:szCs w:val="28"/>
        </w:rPr>
        <w:t xml:space="preserve">I e VIII, da Lei </w:t>
      </w:r>
      <w:del w:id="1341" w:author="Assessor GDSXSR" w:date="2026-10-31T00:07:38Z">
        <w:r>
          <w:rPr>
            <w:rFonts w:ascii="Arial" w:hAnsi="Arial" w:cs="Arial"/>
            <w:color w:val="000000" w:themeColor="text1"/>
            <w:sz w:val="28"/>
            <w:szCs w:val="28"/>
          </w:rPr>
          <w:delText xml:space="preserve">nº </w:delText>
        </w:r>
      </w:del>
      <w:r>
        <w:rPr>
          <w:rFonts w:ascii="Arial" w:hAnsi="Arial" w:cs="Arial"/>
          <w:color w:val="000000" w:themeColor="text1"/>
          <w:sz w:val="28"/>
          <w:szCs w:val="28"/>
        </w:rPr>
        <w:t xml:space="preserve">8.245/1991</w:t>
      </w:r>
      <w:r>
        <w:rPr>
          <w:rFonts w:ascii="Arial" w:hAnsi="Arial" w:cs="Arial"/>
          <w:color w:val="000000" w:themeColor="text1"/>
          <w:sz w:val="28"/>
          <w:szCs w:val="28"/>
        </w:rPr>
        <w:t xml:space="preserve">, </w:t>
      </w:r>
      <w:del w:id="1342" w:author="Assessor GDSXSR" w:date="2026-10-31T00:07:38Z">
        <w:r>
          <w:rPr>
            <w:rFonts w:ascii="Arial" w:hAnsi="Arial" w:cs="Arial"/>
            <w:color w:val="000000" w:themeColor="text1"/>
            <w:sz w:val="28"/>
            <w:szCs w:val="28"/>
          </w:rPr>
          <w:delText xml:space="preserve">segundo</w:delText>
        </w:r>
      </w:del>
      <w:ins w:id="1343" w:author="Assessor GDSXSR" w:date="2026-10-31T00:07:38Z">
        <w:r>
          <w:rPr>
            <w:rFonts w:ascii="Arial" w:hAnsi="Arial" w:cs="Arial"/>
            <w:color w:val="808080"/>
            <w:sz w:val="28"/>
            <w:szCs w:val="28"/>
          </w:rPr>
          <w:t xml:space="preserve">que</w:t>
        </w:r>
      </w:ins>
      <w:r>
        <w:rPr>
          <w:rFonts w:ascii="Arial" w:hAnsi="Arial" w:cs="Arial"/>
          <w:color w:val="000000" w:themeColor="text1"/>
          <w:sz w:val="28"/>
          <w:szCs w:val="28"/>
        </w:rPr>
        <w:t xml:space="preserve"> </w:t>
      </w:r>
      <w:del w:id="1344" w:author="Assessor GDSXSR" w:date="2026-10-31T00:07:38Z">
        <w:r>
          <w:rPr>
            <w:rFonts w:ascii="Arial" w:hAnsi="Arial" w:cs="Arial"/>
            <w:color w:val="000000" w:themeColor="text1"/>
            <w:sz w:val="28"/>
            <w:szCs w:val="28"/>
          </w:rPr>
          <w:delText xml:space="preserve">o qual compete</w:delText>
        </w:r>
      </w:del>
      <w:ins w:id="1345" w:author="Assessor GDSXSR" w:date="2026-10-31T00:07:38Z">
        <w:r>
          <w:rPr>
            <w:rFonts w:ascii="Arial" w:hAnsi="Arial" w:cs="Arial"/>
            <w:color w:val="808080"/>
            <w:sz w:val="28"/>
            <w:szCs w:val="28"/>
          </w:rPr>
          <w:t xml:space="preserve">impõe</w:t>
        </w:r>
      </w:ins>
      <w:r>
        <w:rPr>
          <w:rFonts w:ascii="Arial" w:hAnsi="Arial" w:cs="Arial"/>
          <w:color w:val="000000" w:themeColor="text1"/>
          <w:sz w:val="28"/>
          <w:szCs w:val="28"/>
        </w:rPr>
        <w:t xml:space="preserve"> ao locatário pagar pontualmente os aluguéis e encargos da locação</w:t>
      </w:r>
      <w:del w:id="1346" w:author="Assessor GDSXSR" w:date="2026-10-31T00:07:38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347" w:author="Assessor GDSXSR" w:date="2026-10-31T00:07:38Z">
        <w:r>
          <w:rPr>
            <w:rFonts w:ascii="Arial" w:hAnsi="Arial" w:cs="Arial"/>
            <w:color w:val="000000" w:themeColor="text1"/>
            <w:sz w:val="28"/>
            <w:szCs w:val="28"/>
          </w:rPr>
          <w:delText xml:space="preserve">bem como</w:delText>
        </w:r>
      </w:del>
      <w:ins w:id="1348" w:author="Assessor GDSXSR" w:date="2026-10-31T00:07:38Z">
        <w:r>
          <w:rPr>
            <w:rFonts w:ascii="Arial" w:hAnsi="Arial" w:cs="Arial"/>
            <w:color w:val="808080"/>
            <w:sz w:val="28"/>
            <w:szCs w:val="28"/>
          </w:rPr>
          <w:t xml:space="preserve">e</w:t>
        </w:r>
      </w:ins>
      <w:r>
        <w:rPr>
          <w:rFonts w:ascii="Arial" w:hAnsi="Arial" w:cs="Arial"/>
          <w:color w:val="000000" w:themeColor="text1"/>
          <w:sz w:val="28"/>
          <w:szCs w:val="28"/>
        </w:rPr>
        <w:t xml:space="preserve"> as despesas de consumo de água e esgoto.</w:t>
      </w:r>
      <w:commentRangeEnd w:id="12"/>
      <w:r>
        <w:rPr>
          <w:rStyle w:val="CommentReference"/>
        </w:rPr>
        <w:commentReference w:id="12"/>
      </w:r>
    </w:p>
    <w:p w14:paraId="565C27A8" w14:textId="77777777" w:rsidR="003F30A6" w:rsidRDefault="003F30A6" w:rsidP="00EE4523">
      <w:pPr>
        <w:spacing w:after="0" w:line="360" w:lineRule="auto"/>
        <w:ind w:firstLine="2268"/>
        <w:jc w:val="both"/>
        <w:rPr>
          <w:rFonts w:ascii="Arial" w:hAnsi="Arial" w:cs="Arial"/>
          <w:color w:val="000000" w:themeColor="text1"/>
          <w:sz w:val="28"/>
          <w:szCs w:val="28"/>
        </w:rPr>
      </w:pPr>
    </w:p>
    <w:p w14:paraId="0C27D3C6" w14:textId="4856399F" w:rsidR="003F30A6" w:rsidRDefault="003F30A6" w:rsidP="00EE4523">
      <w:pPr>
        <w:spacing w:after="0" w:line="360" w:lineRule="auto"/>
        <w:ind w:firstLine="2268"/>
        <w:jc w:val="both"/>
        <w:rPr>
          <w:rFonts w:ascii="Arial" w:hAnsi="Arial" w:cs="Arial"/>
          <w:color w:val="000000" w:themeColor="text1"/>
          <w:sz w:val="28"/>
          <w:szCs w:val="28"/>
        </w:rPr>
      </w:pPr>
      <w:commentRangeStart w:id="13"/>
      <w:del w:id="1349" w:author="Assessor GDSXSR" w:date="2026-10-31T00:07:38Z">
        <w:r>
          <w:rPr>
            <w:rFonts w:ascii="Arial" w:hAnsi="Arial" w:cs="Arial"/>
            <w:color w:val="000000" w:themeColor="text1"/>
            <w:sz w:val="28"/>
            <w:szCs w:val="28"/>
          </w:rPr>
          <w:delText xml:space="preserve">A</w:delText>
        </w:r>
      </w:del>
      <w:ins w:id="1350" w:author="Assessor GDSXSR" w:date="2026-10-31T00:07:38Z">
        <w:r>
          <w:rPr>
            <w:rFonts w:ascii="Arial" w:hAnsi="Arial" w:cs="Arial"/>
            <w:color w:val="808080"/>
            <w:sz w:val="28"/>
            <w:szCs w:val="28"/>
          </w:rPr>
          <w:t xml:space="preserve">Nesse</w:t>
        </w:r>
      </w:ins>
      <w:r>
        <w:rPr>
          <w:rFonts w:ascii="Arial" w:hAnsi="Arial" w:cs="Arial"/>
          <w:color w:val="000000" w:themeColor="text1"/>
          <w:sz w:val="28"/>
          <w:szCs w:val="28"/>
        </w:rPr>
        <w:t xml:space="preserve"> </w:t>
      </w:r>
      <w:del w:id="1351" w:author="Assessor GDSXSR" w:date="2026-10-31T00:07:38Z">
        <w:r>
          <w:rPr>
            <w:rFonts w:ascii="Arial" w:hAnsi="Arial" w:cs="Arial"/>
            <w:color w:val="000000" w:themeColor="text1"/>
            <w:sz w:val="28"/>
            <w:szCs w:val="28"/>
          </w:rPr>
          <w:delText xml:space="preserve">propósito, veja-se o seguinte precedente deste Tribunal de Justiça</w:delText>
        </w:r>
      </w:del>
      <w:ins w:id="1352" w:author="Assessor GDSXSR" w:date="2026-10-31T00:07:38Z">
        <w:r>
          <w:rPr>
            <w:rFonts w:ascii="Arial" w:hAnsi="Arial" w:cs="Arial"/>
            <w:color w:val="808080"/>
            <w:sz w:val="28"/>
            <w:szCs w:val="28"/>
          </w:rPr>
          <w:t xml:space="preserve">sentido</w:t>
        </w:r>
      </w:ins>
      <w:r>
        <w:rPr>
          <w:rFonts w:ascii="Arial" w:hAnsi="Arial" w:cs="Arial"/>
          <w:color w:val="000000" w:themeColor="text1"/>
          <w:sz w:val="28"/>
          <w:szCs w:val="28"/>
        </w:rPr>
        <w:t xml:space="preserve">:</w:t>
      </w:r>
      <w:commentRangeEnd w:id="13"/>
      <w:r>
        <w:rPr>
          <w:rStyle w:val="CommentReference"/>
        </w:rPr>
        <w:commentReference w:id="13"/>
      </w:r>
    </w:p>
    <w:p w14:paraId="667062A5" w14:textId="77777777" w:rsidR="003F30A6" w:rsidRDefault="003F30A6" w:rsidP="00EE4523">
      <w:pPr>
        <w:spacing w:after="0" w:line="360" w:lineRule="auto"/>
        <w:ind w:firstLine="2268"/>
        <w:jc w:val="both"/>
        <w:rPr>
          <w:rFonts w:ascii="Arial" w:hAnsi="Arial" w:cs="Arial"/>
          <w:color w:val="000000" w:themeColor="text1"/>
          <w:sz w:val="28"/>
          <w:szCs w:val="28"/>
        </w:rPr>
      </w:pPr>
    </w:p>
    <w:p w14:paraId="74AB0A36" w14:textId="60C465DC" w:rsidR="003F30A6" w:rsidRPr="003F30A6" w:rsidRDefault="003F30A6" w:rsidP="003F30A6">
      <w:pPr>
        <w:spacing w:after="0" w:line="360" w:lineRule="auto"/>
        <w:ind w:left="2268"/>
        <w:jc w:val="both"/>
        <w:rPr>
          <w:rFonts w:ascii="Arial" w:hAnsi="Arial" w:cs="Arial"/>
          <w:i/>
          <w:iCs/>
          <w:sz w:val="26"/>
          <w:szCs w:val="26"/>
        </w:rPr>
      </w:pPr>
      <w:r>
        <w:rPr>
          <w:rFonts w:ascii="Arial" w:hAnsi="Arial" w:cs="Arial"/>
          <w:i/>
          <w:color w:val="000000" w:themeColor="text1"/>
          <w:sz w:val="26"/>
          <w:szCs w:val="28"/>
          <w:rPrChange w:id="1355" w:author="Assessor GDSXSR" w:date="2026-10-31T00:07:38Z">
            <w:rPr>
              <w:rFonts w:ascii="Arial" w:hAnsi="Arial" w:cs="Arial"/>
              <w:color w:val="000000" w:themeColor="text1"/>
              <w:sz w:val="28"/>
              <w:szCs w:val="28"/>
            </w:rPr>
          </w:rPrChange>
        </w:rPr>
        <w:t xml:space="preserve">“(...) </w:t>
      </w:r>
      <w:del w:id="1356" w:author="Assessor GDSXSR" w:date="2026-10-31T00:07:38Z">
        <w:r>
          <w:rPr>
            <w:rFonts w:ascii="Arial" w:hAnsi="Arial" w:cs="Arial"/>
            <w:i/>
            <w:iCs/>
            <w:sz w:val="26"/>
            <w:szCs w:val="26"/>
          </w:rPr>
          <w:delText xml:space="preserve">1</w:delText>
        </w:r>
      </w:del>
      <w:ins w:id="1357" w:author="Assessor GDSXSR" w:date="2026-10-31T00:07:38Z">
        <w:r>
          <w:rPr>
            <w:rFonts w:ascii="Arial" w:hAnsi="Arial" w:cs="Arial"/>
            <w:color w:val="808080"/>
            <w:i/>
            <w:sz w:val="26"/>
            <w:szCs w:val="26"/>
          </w:rPr>
          <w:t xml:space="preserve">2</w:t>
        </w:r>
      </w:ins>
      <w:r>
        <w:rPr>
          <w:rFonts w:ascii="Arial" w:hAnsi="Arial" w:cs="Arial"/>
          <w:i/>
          <w:iCs/>
          <w:sz w:val="26"/>
          <w:szCs w:val="26"/>
          <w:rPrChange w:id="1358" w:author="Assessor GDSXSR" w:date="2026-10-31T00:07:38Z">
            <w:rPr>
              <w:rFonts w:ascii="Arial" w:hAnsi="Arial" w:cs="Arial"/>
              <w:i/>
              <w:iCs/>
              <w:sz w:val="26"/>
              <w:szCs w:val="26"/>
            </w:rPr>
          </w:rPrChange>
        </w:rPr>
        <w:t xml:space="preserve">.</w:t>
      </w:r>
      <w:del w:id="1359" w:author="Assessor GDSXSR" w:date="2026-10-31T00:07:38Z">
        <w:r>
          <w:rPr>
            <w:rFonts w:ascii="Arial" w:hAnsi="Arial" w:cs="Arial"/>
            <w:i/>
            <w:iCs/>
            <w:sz w:val="26"/>
            <w:szCs w:val="26"/>
          </w:rPr>
          <w:delText xml:space="preserve"> A</w:delText>
        </w:r>
      </w:del>
      <w:r>
        <w:rPr>
          <w:rFonts w:ascii="Arial" w:hAnsi="Arial" w:cs="Arial"/>
          <w:i/>
          <w:iCs/>
          <w:sz w:val="26"/>
          <w:szCs w:val="26"/>
          <w:rPrChange w:id="1360" w:author="Assessor GDSXSR" w:date="2026-10-31T00:07:38Z">
            <w:rPr>
              <w:rFonts w:ascii="Arial" w:hAnsi="Arial" w:cs="Arial"/>
              <w:i/>
              <w:iCs/>
              <w:sz w:val="26"/>
              <w:szCs w:val="26"/>
            </w:rPr>
          </w:rPrChange>
        </w:rPr>
        <w:t xml:space="preserve"> </w:t>
      </w:r>
      <w:del w:id="1361" w:author="Assessor GDSXSR" w:date="2026-10-31T00:07:38Z">
        <w:r>
          <w:rPr>
            <w:rFonts w:ascii="Arial" w:hAnsi="Arial" w:cs="Arial"/>
            <w:i/>
            <w:iCs/>
            <w:sz w:val="26"/>
            <w:szCs w:val="26"/>
          </w:rPr>
          <w:delText xml:space="preserve">legitimidade</w:delText>
        </w:r>
      </w:del>
      <w:ins w:id="1362" w:author="Assessor GDSXSR" w:date="2026-10-31T00:07:38Z">
        <w:r>
          <w:rPr>
            <w:rFonts w:ascii="Arial" w:hAnsi="Arial" w:cs="Arial"/>
            <w:iCs/>
            <w:color w:val="808080"/>
            <w:i/>
            <w:sz w:val="26"/>
            <w:szCs w:val="26"/>
          </w:rPr>
          <w:t xml:space="preserve">As</w:t>
        </w:r>
      </w:ins>
      <w:r>
        <w:rPr>
          <w:rFonts w:ascii="Arial" w:hAnsi="Arial" w:cs="Arial"/>
          <w:i/>
          <w:iCs/>
          <w:sz w:val="26"/>
          <w:szCs w:val="26"/>
          <w:rPrChange w:id="1363" w:author="Assessor GDSXSR" w:date="2026-10-31T00:07:38Z">
            <w:rPr>
              <w:rFonts w:ascii="Arial" w:hAnsi="Arial" w:cs="Arial"/>
              <w:i/>
              <w:iCs/>
              <w:sz w:val="26"/>
              <w:szCs w:val="26"/>
            </w:rPr>
          </w:rPrChange>
        </w:rPr>
        <w:t xml:space="preserve"> </w:t>
      </w:r>
      <w:del w:id="1364" w:author="Assessor GDSXSR" w:date="2026-10-31T00:07:38Z">
        <w:r>
          <w:rPr>
            <w:rFonts w:ascii="Arial" w:hAnsi="Arial" w:cs="Arial"/>
            <w:i/>
            <w:iCs/>
            <w:sz w:val="26"/>
            <w:szCs w:val="26"/>
          </w:rPr>
          <w:delText xml:space="preserve">ativa, em ações</w:delText>
        </w:r>
      </w:del>
      <w:ins w:id="1365" w:author="Assessor GDSXSR" w:date="2026-10-31T00:07:38Z">
        <w:r>
          <w:rPr>
            <w:rFonts w:ascii="Arial" w:hAnsi="Arial" w:cs="Arial"/>
            <w:iCs/>
            <w:color w:val="808080"/>
            <w:i/>
            <w:sz w:val="26"/>
            <w:szCs w:val="26"/>
          </w:rPr>
          <w:t xml:space="preserve">despesas</w:t>
        </w:r>
      </w:ins>
      <w:r>
        <w:rPr>
          <w:rFonts w:ascii="Arial" w:hAnsi="Arial" w:cs="Arial"/>
          <w:i/>
          <w:iCs/>
          <w:sz w:val="26"/>
          <w:szCs w:val="26"/>
          <w:rPrChange w:id="1366" w:author="Assessor GDSXSR" w:date="2026-10-31T00:07:38Z">
            <w:rPr>
              <w:rFonts w:ascii="Arial" w:hAnsi="Arial" w:cs="Arial"/>
              <w:i/>
              <w:iCs/>
              <w:sz w:val="26"/>
              <w:szCs w:val="26"/>
            </w:rPr>
          </w:rPrChange>
        </w:rPr>
        <w:t xml:space="preserve"> de </w:t>
      </w:r>
      <w:del w:id="1367" w:author="Assessor GDSXSR" w:date="2026-10-31T00:07:38Z">
        <w:r>
          <w:rPr>
            <w:rFonts w:ascii="Arial" w:hAnsi="Arial" w:cs="Arial"/>
            <w:i/>
            <w:iCs/>
            <w:sz w:val="26"/>
            <w:szCs w:val="26"/>
          </w:rPr>
          <w:delText xml:space="preserve">cobrança</w:delText>
        </w:r>
      </w:del>
      <w:ins w:id="1368" w:author="Assessor GDSXSR" w:date="2026-10-31T00:07:38Z">
        <w:r>
          <w:rPr>
            <w:rFonts w:ascii="Arial" w:hAnsi="Arial" w:cs="Arial"/>
            <w:iCs/>
            <w:color w:val="808080"/>
            <w:i/>
            <w:sz w:val="26"/>
            <w:szCs w:val="26"/>
          </w:rPr>
          <w:t xml:space="preserve">água e energia elétrica possuem natureza pessoal</w:t>
        </w:r>
      </w:ins>
      <w:r>
        <w:rPr>
          <w:rFonts w:ascii="Arial" w:hAnsi="Arial" w:cs="Arial"/>
          <w:i/>
          <w:iCs/>
          <w:sz w:val="26"/>
          <w:szCs w:val="26"/>
          <w:rPrChange w:id="1369" w:author="Assessor GDSXSR" w:date="2026-10-31T00:07:38Z">
            <w:rPr>
              <w:rFonts w:ascii="Arial" w:hAnsi="Arial" w:cs="Arial"/>
              <w:i/>
              <w:iCs/>
              <w:sz w:val="26"/>
              <w:szCs w:val="26"/>
            </w:rPr>
          </w:rPrChange>
        </w:rPr>
        <w:t xml:space="preserve">, </w:t>
      </w:r>
      <w:del w:id="1370" w:author="Assessor GDSXSR" w:date="2026-10-31T00:07:38Z">
        <w:r>
          <w:rPr>
            <w:rFonts w:ascii="Arial" w:hAnsi="Arial" w:cs="Arial"/>
            <w:i/>
            <w:iCs/>
            <w:sz w:val="26"/>
            <w:szCs w:val="26"/>
          </w:rPr>
          <w:delText xml:space="preserve">decorre</w:delText>
        </w:r>
      </w:del>
      <w:ins w:id="1371" w:author="Assessor GDSXSR" w:date="2026-10-31T00:07:38Z">
        <w:r>
          <w:rPr>
            <w:rFonts w:ascii="Arial" w:hAnsi="Arial" w:cs="Arial"/>
            <w:iCs/>
            <w:color w:val="808080"/>
            <w:i/>
            <w:sz w:val="26"/>
            <w:szCs w:val="26"/>
          </w:rPr>
          <w:t xml:space="preserve">vinculando-se</w:t>
        </w:r>
      </w:ins>
      <w:r>
        <w:rPr>
          <w:rFonts w:ascii="Arial" w:hAnsi="Arial" w:cs="Arial"/>
          <w:i/>
          <w:iCs/>
          <w:sz w:val="26"/>
          <w:szCs w:val="26"/>
          <w:rPrChange w:id="1372" w:author="Assessor GDSXSR" w:date="2026-10-31T00:07:38Z">
            <w:rPr>
              <w:rFonts w:ascii="Arial" w:hAnsi="Arial" w:cs="Arial"/>
              <w:i/>
              <w:iCs/>
              <w:sz w:val="26"/>
              <w:szCs w:val="26"/>
            </w:rPr>
          </w:rPrChange>
        </w:rPr>
        <w:t xml:space="preserve"> </w:t>
      </w:r>
      <w:del w:id="1373" w:author="Assessor GDSXSR" w:date="2026-10-31T00:07:38Z">
        <w:r>
          <w:rPr>
            <w:rFonts w:ascii="Arial" w:hAnsi="Arial" w:cs="Arial"/>
            <w:i/>
            <w:iCs/>
            <w:sz w:val="26"/>
            <w:szCs w:val="26"/>
          </w:rPr>
          <w:delText xml:space="preserve">da</w:delText>
        </w:r>
      </w:del>
      <w:ins w:id="1374" w:author="Assessor GDSXSR" w:date="2026-10-31T00:07:38Z">
        <w:r>
          <w:rPr>
            <w:rFonts w:ascii="Arial" w:hAnsi="Arial" w:cs="Arial"/>
            <w:iCs/>
            <w:color w:val="808080"/>
            <w:i/>
            <w:sz w:val="26"/>
            <w:szCs w:val="26"/>
          </w:rPr>
          <w:t xml:space="preserve">ao</w:t>
        </w:r>
      </w:ins>
      <w:r>
        <w:rPr>
          <w:rFonts w:ascii="Arial" w:hAnsi="Arial" w:cs="Arial"/>
          <w:i/>
          <w:iCs/>
          <w:sz w:val="26"/>
          <w:szCs w:val="26"/>
          <w:rPrChange w:id="1375" w:author="Assessor GDSXSR" w:date="2026-10-31T00:07:38Z">
            <w:rPr>
              <w:rFonts w:ascii="Arial" w:hAnsi="Arial" w:cs="Arial"/>
              <w:i/>
              <w:iCs/>
              <w:sz w:val="26"/>
              <w:szCs w:val="26"/>
            </w:rPr>
          </w:rPrChange>
        </w:rPr>
        <w:t xml:space="preserve"> </w:t>
      </w:r>
      <w:del w:id="1376" w:author="Assessor GDSXSR" w:date="2026-10-31T00:07:38Z">
        <w:r>
          <w:rPr>
            <w:rFonts w:ascii="Arial" w:hAnsi="Arial" w:cs="Arial"/>
            <w:i/>
            <w:iCs/>
            <w:sz w:val="26"/>
            <w:szCs w:val="26"/>
          </w:rPr>
          <w:delText xml:space="preserve">titularidade</w:delText>
        </w:r>
      </w:del>
      <w:ins w:id="1377" w:author="Assessor GDSXSR" w:date="2026-10-31T00:07:38Z">
        <w:r>
          <w:rPr>
            <w:rFonts w:ascii="Arial" w:hAnsi="Arial" w:cs="Arial"/>
            <w:iCs/>
            <w:color w:val="808080"/>
            <w:i/>
            <w:sz w:val="26"/>
            <w:szCs w:val="26"/>
          </w:rPr>
          <w:t xml:space="preserve">uso e à fruição</w:t>
        </w:r>
      </w:ins>
      <w:r>
        <w:rPr>
          <w:rFonts w:ascii="Arial" w:hAnsi="Arial" w:cs="Arial"/>
          <w:i/>
          <w:iCs/>
          <w:sz w:val="26"/>
          <w:szCs w:val="26"/>
          <w:rPrChange w:id="1378" w:author="Assessor GDSXSR" w:date="2026-10-31T00:07:38Z">
            <w:rPr>
              <w:rFonts w:ascii="Arial" w:hAnsi="Arial" w:cs="Arial"/>
              <w:i/>
              <w:iCs/>
              <w:sz w:val="26"/>
              <w:szCs w:val="26"/>
            </w:rPr>
          </w:rPrChange>
        </w:rPr>
        <w:t xml:space="preserve"> do </w:t>
      </w:r>
      <w:del w:id="1379" w:author="Assessor GDSXSR" w:date="2026-10-31T00:07:38Z">
        <w:r>
          <w:rPr>
            <w:rFonts w:ascii="Arial" w:hAnsi="Arial" w:cs="Arial"/>
            <w:i/>
            <w:iCs/>
            <w:sz w:val="26"/>
            <w:szCs w:val="26"/>
          </w:rPr>
          <w:delText xml:space="preserve">crédito afirmado</w:delText>
        </w:r>
      </w:del>
      <w:ins w:id="1380" w:author="Assessor GDSXSR" w:date="2026-10-31T00:07:38Z">
        <w:r>
          <w:rPr>
            <w:rFonts w:ascii="Arial" w:hAnsi="Arial" w:cs="Arial"/>
            <w:iCs/>
            <w:color w:val="808080"/>
            <w:i/>
            <w:sz w:val="26"/>
            <w:szCs w:val="26"/>
          </w:rPr>
          <w:t xml:space="preserve">bem</w:t>
        </w:r>
      </w:ins>
      <w:r>
        <w:rPr>
          <w:rFonts w:ascii="Arial" w:hAnsi="Arial" w:cs="Arial"/>
          <w:i/>
          <w:iCs/>
          <w:sz w:val="26"/>
          <w:szCs w:val="26"/>
          <w:rPrChange w:id="1381" w:author="Assessor GDSXSR" w:date="2026-10-31T00:07:38Z">
            <w:rPr>
              <w:rFonts w:ascii="Arial" w:hAnsi="Arial" w:cs="Arial"/>
              <w:i/>
              <w:iCs/>
              <w:sz w:val="26"/>
              <w:szCs w:val="26"/>
            </w:rPr>
          </w:rPrChange>
        </w:rPr>
        <w:t xml:space="preserve">, </w:t>
      </w:r>
      <w:del w:id="1382" w:author="Assessor GDSXSR" w:date="2026-10-31T00:07:38Z">
        <w:r>
          <w:rPr>
            <w:rFonts w:ascii="Arial" w:hAnsi="Arial" w:cs="Arial"/>
            <w:i/>
            <w:iCs/>
            <w:sz w:val="26"/>
            <w:szCs w:val="26"/>
          </w:rPr>
          <w:delText xml:space="preserve">sendo</w:delText>
        </w:r>
      </w:del>
      <w:ins w:id="1383" w:author="Assessor GDSXSR" w:date="2026-10-31T00:07:38Z">
        <w:r>
          <w:rPr>
            <w:rFonts w:ascii="Arial" w:hAnsi="Arial" w:cs="Arial"/>
            <w:iCs/>
            <w:color w:val="808080"/>
            <w:i/>
            <w:sz w:val="26"/>
            <w:szCs w:val="26"/>
          </w:rPr>
          <w:t xml:space="preserve">razão</w:t>
        </w:r>
      </w:ins>
      <w:r>
        <w:rPr>
          <w:rFonts w:ascii="Arial" w:hAnsi="Arial" w:cs="Arial"/>
          <w:i/>
          <w:iCs/>
          <w:sz w:val="26"/>
          <w:szCs w:val="26"/>
          <w:rPrChange w:id="1384" w:author="Assessor GDSXSR" w:date="2026-10-31T00:07:38Z">
            <w:rPr>
              <w:rFonts w:ascii="Arial" w:hAnsi="Arial" w:cs="Arial"/>
              <w:i/>
              <w:iCs/>
              <w:sz w:val="26"/>
              <w:szCs w:val="26"/>
            </w:rPr>
          </w:rPrChange>
        </w:rPr>
        <w:t xml:space="preserve"> </w:t>
      </w:r>
      <w:del w:id="1385" w:author="Assessor GDSXSR" w:date="2026-10-31T00:07:38Z">
        <w:r>
          <w:rPr>
            <w:rFonts w:ascii="Arial" w:hAnsi="Arial" w:cs="Arial"/>
            <w:i/>
            <w:iCs/>
            <w:sz w:val="26"/>
            <w:szCs w:val="26"/>
          </w:rPr>
          <w:delText xml:space="preserve">suficiente</w:delText>
        </w:r>
      </w:del>
      <w:ins w:id="1386" w:author="Assessor GDSXSR" w:date="2026-10-31T00:07:38Z">
        <w:r>
          <w:rPr>
            <w:rFonts w:ascii="Arial" w:hAnsi="Arial" w:cs="Arial"/>
            <w:iCs/>
            <w:color w:val="808080"/>
            <w:i/>
            <w:sz w:val="26"/>
            <w:szCs w:val="26"/>
          </w:rPr>
          <w:t xml:space="preserve">pela</w:t>
        </w:r>
      </w:ins>
      <w:r>
        <w:rPr>
          <w:rFonts w:ascii="Arial" w:hAnsi="Arial" w:cs="Arial"/>
          <w:i/>
          <w:iCs/>
          <w:sz w:val="26"/>
          <w:szCs w:val="26"/>
          <w:rPrChange w:id="1387" w:author="Assessor GDSXSR" w:date="2026-10-31T00:07:38Z">
            <w:rPr>
              <w:rFonts w:ascii="Arial" w:hAnsi="Arial" w:cs="Arial"/>
              <w:i/>
              <w:iCs/>
              <w:sz w:val="26"/>
              <w:szCs w:val="26"/>
            </w:rPr>
          </w:rPrChange>
        </w:rPr>
        <w:t xml:space="preserve"> </w:t>
      </w:r>
      <w:del w:id="1388" w:author="Assessor GDSXSR" w:date="2026-10-31T00:07:38Z">
        <w:r>
          <w:rPr>
            <w:rFonts w:ascii="Arial" w:hAnsi="Arial" w:cs="Arial"/>
            <w:i/>
            <w:iCs/>
            <w:sz w:val="26"/>
            <w:szCs w:val="26"/>
          </w:rPr>
          <w:delText xml:space="preserve">que</w:delText>
        </w:r>
      </w:del>
      <w:ins w:id="1389" w:author="Assessor GDSXSR" w:date="2026-10-31T00:07:38Z">
        <w:r>
          <w:rPr>
            <w:rFonts w:ascii="Arial" w:hAnsi="Arial" w:cs="Arial"/>
            <w:iCs/>
            <w:color w:val="808080"/>
            <w:i/>
            <w:sz w:val="26"/>
            <w:szCs w:val="26"/>
          </w:rPr>
          <w:t xml:space="preserve">qual</w:t>
        </w:r>
      </w:ins>
      <w:r>
        <w:rPr>
          <w:rFonts w:ascii="Arial" w:hAnsi="Arial" w:cs="Arial"/>
          <w:i/>
          <w:iCs/>
          <w:sz w:val="26"/>
          <w:szCs w:val="26"/>
          <w:rPrChange w:id="1390" w:author="Assessor GDSXSR" w:date="2026-10-31T00:07:38Z">
            <w:rPr>
              <w:rFonts w:ascii="Arial" w:hAnsi="Arial" w:cs="Arial"/>
              <w:i/>
              <w:iCs/>
              <w:sz w:val="26"/>
              <w:szCs w:val="26"/>
            </w:rPr>
          </w:rPrChange>
        </w:rPr>
        <w:t xml:space="preserve"> </w:t>
      </w:r>
      <w:del w:id="1391" w:author="Assessor GDSXSR" w:date="2026-10-31T00:07:38Z">
        <w:r>
          <w:rPr>
            <w:rFonts w:ascii="Arial" w:hAnsi="Arial" w:cs="Arial"/>
            <w:i/>
            <w:iCs/>
            <w:sz w:val="26"/>
            <w:szCs w:val="26"/>
          </w:rPr>
          <w:delText xml:space="preserve">o</w:delText>
        </w:r>
      </w:del>
      <w:ins w:id="1392" w:author="Assessor GDSXSR" w:date="2026-10-31T00:07:38Z">
        <w:r>
          <w:rPr>
            <w:rFonts w:ascii="Arial" w:hAnsi="Arial" w:cs="Arial"/>
            <w:iCs/>
            <w:color w:val="808080"/>
            <w:i/>
            <w:sz w:val="26"/>
            <w:szCs w:val="26"/>
          </w:rPr>
          <w:t xml:space="preserve">não</w:t>
        </w:r>
      </w:ins>
      <w:r>
        <w:rPr>
          <w:rFonts w:ascii="Arial" w:hAnsi="Arial" w:cs="Arial"/>
          <w:i/>
          <w:iCs/>
          <w:sz w:val="26"/>
          <w:szCs w:val="26"/>
          <w:rPrChange w:id="1393" w:author="Assessor GDSXSR" w:date="2026-10-31T00:07:38Z">
            <w:rPr>
              <w:rFonts w:ascii="Arial" w:hAnsi="Arial" w:cs="Arial"/>
              <w:i/>
              <w:iCs/>
              <w:sz w:val="26"/>
              <w:szCs w:val="26"/>
            </w:rPr>
          </w:rPrChange>
        </w:rPr>
        <w:t xml:space="preserve"> </w:t>
      </w:r>
      <w:del w:id="1394" w:author="Assessor GDSXSR" w:date="2026-10-31T00:07:38Z">
        <w:r>
          <w:rPr>
            <w:rFonts w:ascii="Arial" w:hAnsi="Arial" w:cs="Arial"/>
            <w:i/>
            <w:iCs/>
            <w:sz w:val="26"/>
            <w:szCs w:val="26"/>
          </w:rPr>
          <w:delText xml:space="preserve">Autor</w:delText>
        </w:r>
      </w:del>
      <w:ins w:id="1395" w:author="Assessor GDSXSR" w:date="2026-10-31T00:07:38Z">
        <w:r>
          <w:rPr>
            <w:rFonts w:ascii="Arial" w:hAnsi="Arial" w:cs="Arial"/>
            <w:iCs/>
            <w:color w:val="808080"/>
            <w:i/>
            <w:sz w:val="26"/>
            <w:szCs w:val="26"/>
          </w:rPr>
          <w:t xml:space="preserve">podem</w:t>
        </w:r>
      </w:ins>
      <w:r>
        <w:rPr>
          <w:rFonts w:ascii="Arial" w:hAnsi="Arial" w:cs="Arial"/>
          <w:i/>
          <w:iCs/>
          <w:sz w:val="26"/>
          <w:szCs w:val="26"/>
          <w:rPrChange w:id="1396" w:author="Assessor GDSXSR" w:date="2026-10-31T00:07:38Z">
            <w:rPr>
              <w:rFonts w:ascii="Arial" w:hAnsi="Arial" w:cs="Arial"/>
              <w:i/>
              <w:iCs/>
              <w:sz w:val="26"/>
              <w:szCs w:val="26"/>
            </w:rPr>
          </w:rPrChange>
        </w:rPr>
        <w:t xml:space="preserve"> </w:t>
      </w:r>
      <w:del w:id="1397" w:author="Assessor GDSXSR" w:date="2026-10-31T00:07:38Z">
        <w:r>
          <w:rPr>
            <w:rFonts w:ascii="Arial" w:hAnsi="Arial" w:cs="Arial"/>
            <w:i/>
            <w:iCs/>
            <w:sz w:val="26"/>
            <w:szCs w:val="26"/>
          </w:rPr>
          <w:delText xml:space="preserve">alegue</w:delText>
        </w:r>
      </w:del>
      <w:ins w:id="1398" w:author="Assessor GDSXSR" w:date="2026-10-31T00:07:38Z">
        <w:r>
          <w:rPr>
            <w:rFonts w:ascii="Arial" w:hAnsi="Arial" w:cs="Arial"/>
            <w:iCs/>
            <w:color w:val="808080"/>
            <w:i/>
            <w:sz w:val="26"/>
            <w:szCs w:val="26"/>
          </w:rPr>
          <w:t xml:space="preserve">ser</w:t>
        </w:r>
      </w:ins>
      <w:r>
        <w:rPr>
          <w:rFonts w:ascii="Arial" w:hAnsi="Arial" w:cs="Arial"/>
          <w:i/>
          <w:iCs/>
          <w:sz w:val="26"/>
          <w:szCs w:val="26"/>
          <w:rPrChange w:id="1399" w:author="Assessor GDSXSR" w:date="2026-10-31T00:07:38Z">
            <w:rPr>
              <w:rFonts w:ascii="Arial" w:hAnsi="Arial" w:cs="Arial"/>
              <w:i/>
              <w:iCs/>
              <w:sz w:val="26"/>
              <w:szCs w:val="26"/>
            </w:rPr>
          </w:rPrChange>
        </w:rPr>
        <w:t xml:space="preserve"> </w:t>
      </w:r>
      <w:del w:id="1400" w:author="Assessor GDSXSR" w:date="2026-10-31T00:07:38Z">
        <w:r>
          <w:rPr>
            <w:rFonts w:ascii="Arial" w:hAnsi="Arial" w:cs="Arial"/>
            <w:i/>
            <w:iCs/>
            <w:sz w:val="26"/>
            <w:szCs w:val="26"/>
          </w:rPr>
          <w:delText xml:space="preserve">e</w:delText>
        </w:r>
      </w:del>
      <w:ins w:id="1401" w:author="Assessor GDSXSR" w:date="2026-10-31T00:07:38Z">
        <w:r>
          <w:rPr>
            <w:rFonts w:ascii="Arial" w:hAnsi="Arial" w:cs="Arial"/>
            <w:iCs/>
            <w:color w:val="808080"/>
            <w:i/>
            <w:sz w:val="26"/>
            <w:szCs w:val="26"/>
          </w:rPr>
          <w:t xml:space="preserve">imputadas</w:t>
        </w:r>
      </w:ins>
      <w:r>
        <w:rPr>
          <w:rFonts w:ascii="Arial" w:hAnsi="Arial" w:cs="Arial"/>
          <w:i/>
          <w:iCs/>
          <w:sz w:val="26"/>
          <w:szCs w:val="26"/>
          <w:rPrChange w:id="1402" w:author="Assessor GDSXSR" w:date="2026-10-31T00:07:38Z">
            <w:rPr>
              <w:rFonts w:ascii="Arial" w:hAnsi="Arial" w:cs="Arial"/>
              <w:i/>
              <w:iCs/>
              <w:sz w:val="26"/>
              <w:szCs w:val="26"/>
            </w:rPr>
          </w:rPrChange>
        </w:rPr>
        <w:t xml:space="preserve"> </w:t>
      </w:r>
      <w:del w:id="1403" w:author="Assessor GDSXSR" w:date="2026-10-31T00:07:38Z">
        <w:r>
          <w:rPr>
            <w:rFonts w:ascii="Arial" w:hAnsi="Arial" w:cs="Arial"/>
            <w:i/>
            <w:iCs/>
            <w:sz w:val="26"/>
            <w:szCs w:val="26"/>
          </w:rPr>
          <w:delText xml:space="preserve">comprove,</w:delText>
        </w:r>
      </w:del>
      <w:ins w:id="1404" w:author="Assessor GDSXSR" w:date="2026-10-31T00:07:38Z">
        <w:r>
          <w:rPr>
            <w:rFonts w:ascii="Arial" w:hAnsi="Arial" w:cs="Arial"/>
            <w:iCs/>
            <w:color w:val="808080"/>
            <w:i/>
            <w:sz w:val="26"/>
            <w:szCs w:val="26"/>
          </w:rPr>
          <w:t xml:space="preserve">a</w:t>
        </w:r>
      </w:ins>
      <w:r>
        <w:rPr>
          <w:rFonts w:ascii="Arial" w:hAnsi="Arial" w:cs="Arial"/>
          <w:i/>
          <w:iCs/>
          <w:sz w:val="26"/>
          <w:szCs w:val="26"/>
          <w:rPrChange w:id="1405" w:author="Assessor GDSXSR" w:date="2026-10-31T00:07:38Z">
            <w:rPr>
              <w:rFonts w:ascii="Arial" w:hAnsi="Arial" w:cs="Arial"/>
              <w:i/>
              <w:iCs/>
              <w:sz w:val="26"/>
              <w:szCs w:val="26"/>
            </w:rPr>
          </w:rPrChange>
        </w:rPr>
        <w:t xml:space="preserve"> </w:t>
      </w:r>
      <w:del w:id="1406" w:author="Assessor GDSXSR" w:date="2026-10-31T00:07:38Z">
        <w:r>
          <w:rPr>
            <w:rFonts w:ascii="Arial" w:hAnsi="Arial" w:cs="Arial"/>
            <w:i/>
            <w:iCs/>
            <w:sz w:val="26"/>
            <w:szCs w:val="26"/>
          </w:rPr>
          <w:delText xml:space="preserve">em</w:delText>
        </w:r>
      </w:del>
      <w:ins w:id="1407" w:author="Assessor GDSXSR" w:date="2026-10-31T00:07:38Z">
        <w:r>
          <w:rPr>
            <w:rFonts w:ascii="Arial" w:hAnsi="Arial" w:cs="Arial"/>
            <w:iCs/>
            <w:color w:val="808080"/>
            <w:i/>
            <w:sz w:val="26"/>
            <w:szCs w:val="26"/>
          </w:rPr>
          <w:t xml:space="preserve">quem</w:t>
        </w:r>
      </w:ins>
      <w:r>
        <w:rPr>
          <w:rFonts w:ascii="Arial" w:hAnsi="Arial" w:cs="Arial"/>
          <w:i/>
          <w:iCs/>
          <w:sz w:val="26"/>
          <w:szCs w:val="26"/>
          <w:rPrChange w:id="1408" w:author="Assessor GDSXSR" w:date="2026-10-31T00:07:38Z">
            <w:rPr>
              <w:rFonts w:ascii="Arial" w:hAnsi="Arial" w:cs="Arial"/>
              <w:i/>
              <w:iCs/>
              <w:sz w:val="26"/>
              <w:szCs w:val="26"/>
            </w:rPr>
          </w:rPrChange>
        </w:rPr>
        <w:t xml:space="preserve"> </w:t>
      </w:r>
      <w:del w:id="1409" w:author="Assessor GDSXSR" w:date="2026-10-31T00:07:38Z">
        <w:r>
          <w:rPr>
            <w:rFonts w:ascii="Arial" w:hAnsi="Arial" w:cs="Arial"/>
            <w:i/>
            <w:iCs/>
            <w:sz w:val="26"/>
            <w:szCs w:val="26"/>
          </w:rPr>
          <w:delText xml:space="preserve">tese,</w:delText>
        </w:r>
      </w:del>
      <w:ins w:id="1410" w:author="Assessor GDSXSR" w:date="2026-10-31T00:07:38Z">
        <w:r>
          <w:rPr>
            <w:rFonts w:ascii="Arial" w:hAnsi="Arial" w:cs="Arial"/>
            <w:iCs/>
            <w:color w:val="808080"/>
            <w:i/>
            <w:sz w:val="26"/>
            <w:szCs w:val="26"/>
          </w:rPr>
          <w:t xml:space="preserve">não</w:t>
        </w:r>
      </w:ins>
      <w:r>
        <w:rPr>
          <w:rFonts w:ascii="Arial" w:hAnsi="Arial" w:cs="Arial"/>
          <w:i/>
          <w:iCs/>
          <w:sz w:val="26"/>
          <w:szCs w:val="26"/>
          <w:rPrChange w:id="1411" w:author="Assessor GDSXSR" w:date="2026-10-31T00:07:38Z">
            <w:rPr>
              <w:rFonts w:ascii="Arial" w:hAnsi="Arial" w:cs="Arial"/>
              <w:i/>
              <w:iCs/>
              <w:sz w:val="26"/>
              <w:szCs w:val="26"/>
            </w:rPr>
          </w:rPrChange>
        </w:rPr>
        <w:t xml:space="preserve"> </w:t>
      </w:r>
      <w:del w:id="1412" w:author="Assessor GDSXSR" w:date="2026-10-31T00:07:38Z">
        <w:r>
          <w:rPr>
            <w:rFonts w:ascii="Arial" w:hAnsi="Arial" w:cs="Arial"/>
            <w:i/>
            <w:iCs/>
            <w:sz w:val="26"/>
            <w:szCs w:val="26"/>
          </w:rPr>
          <w:delText xml:space="preserve">ter</w:delText>
        </w:r>
      </w:del>
      <w:ins w:id="1413" w:author="Assessor GDSXSR" w:date="2026-10-31T00:07:38Z">
        <w:r>
          <w:rPr>
            <w:rFonts w:ascii="Arial" w:hAnsi="Arial" w:cs="Arial"/>
            <w:iCs/>
            <w:color w:val="808080"/>
            <w:i/>
            <w:sz w:val="26"/>
            <w:szCs w:val="26"/>
          </w:rPr>
          <w:t xml:space="preserve">exercia</w:t>
        </w:r>
      </w:ins>
      <w:r>
        <w:rPr>
          <w:rFonts w:ascii="Arial" w:hAnsi="Arial" w:cs="Arial"/>
          <w:i/>
          <w:iCs/>
          <w:sz w:val="26"/>
          <w:szCs w:val="26"/>
          <w:rPrChange w:id="1414" w:author="Assessor GDSXSR" w:date="2026-10-31T00:07:38Z">
            <w:rPr>
              <w:rFonts w:ascii="Arial" w:hAnsi="Arial" w:cs="Arial"/>
              <w:i/>
              <w:iCs/>
              <w:sz w:val="26"/>
              <w:szCs w:val="26"/>
            </w:rPr>
          </w:rPrChange>
        </w:rPr>
        <w:t xml:space="preserve"> </w:t>
      </w:r>
      <w:del w:id="1415" w:author="Assessor GDSXSR" w:date="2026-10-31T00:07:38Z">
        <w:r>
          <w:rPr>
            <w:rFonts w:ascii="Arial" w:hAnsi="Arial" w:cs="Arial"/>
            <w:i/>
            <w:iCs/>
            <w:sz w:val="26"/>
            <w:szCs w:val="26"/>
          </w:rPr>
          <w:delText xml:space="preserve">suportado</w:delText>
        </w:r>
      </w:del>
      <w:ins w:id="1416" w:author="Assessor GDSXSR" w:date="2026-10-31T00:07:38Z">
        <w:r>
          <w:rPr>
            <w:rFonts w:ascii="Arial" w:hAnsi="Arial" w:cs="Arial"/>
            <w:iCs/>
            <w:color w:val="808080"/>
            <w:i/>
            <w:sz w:val="26"/>
            <w:szCs w:val="26"/>
          </w:rPr>
          <w:t xml:space="preserve">a</w:t>
        </w:r>
      </w:ins>
      <w:r>
        <w:rPr>
          <w:rFonts w:ascii="Arial" w:hAnsi="Arial" w:cs="Arial"/>
          <w:i/>
          <w:iCs/>
          <w:sz w:val="26"/>
          <w:szCs w:val="26"/>
          <w:rPrChange w:id="1417" w:author="Assessor GDSXSR" w:date="2026-10-31T00:07:38Z">
            <w:rPr>
              <w:rFonts w:ascii="Arial" w:hAnsi="Arial" w:cs="Arial"/>
              <w:i/>
              <w:iCs/>
              <w:sz w:val="26"/>
              <w:szCs w:val="26"/>
            </w:rPr>
          </w:rPrChange>
        </w:rPr>
        <w:t xml:space="preserve"> </w:t>
      </w:r>
      <w:del w:id="1418" w:author="Assessor GDSXSR" w:date="2026-10-31T00:07:38Z">
        <w:r>
          <w:rPr>
            <w:rFonts w:ascii="Arial" w:hAnsi="Arial" w:cs="Arial"/>
            <w:i/>
            <w:iCs/>
            <w:sz w:val="26"/>
            <w:szCs w:val="26"/>
          </w:rPr>
          <w:delText xml:space="preserve">os</w:delText>
        </w:r>
      </w:del>
      <w:ins w:id="1419" w:author="Assessor GDSXSR" w:date="2026-10-31T00:07:38Z">
        <w:r>
          <w:rPr>
            <w:rFonts w:ascii="Arial" w:hAnsi="Arial" w:cs="Arial"/>
            <w:iCs/>
            <w:color w:val="808080"/>
            <w:i/>
            <w:sz w:val="26"/>
            <w:szCs w:val="26"/>
          </w:rPr>
          <w:t xml:space="preserve">posse</w:t>
        </w:r>
      </w:ins>
      <w:r>
        <w:rPr>
          <w:rFonts w:ascii="Arial" w:hAnsi="Arial" w:cs="Arial"/>
          <w:i/>
          <w:iCs/>
          <w:sz w:val="26"/>
          <w:szCs w:val="26"/>
          <w:rPrChange w:id="1420" w:author="Assessor GDSXSR" w:date="2026-10-31T00:07:38Z">
            <w:rPr>
              <w:rFonts w:ascii="Arial" w:hAnsi="Arial" w:cs="Arial"/>
              <w:i/>
              <w:iCs/>
              <w:sz w:val="26"/>
              <w:szCs w:val="26"/>
            </w:rPr>
          </w:rPrChange>
        </w:rPr>
        <w:t xml:space="preserve"> </w:t>
      </w:r>
      <w:del w:id="1421" w:author="Assessor GDSXSR" w:date="2026-10-31T00:07:38Z">
        <w:r>
          <w:rPr>
            <w:rFonts w:ascii="Arial" w:hAnsi="Arial" w:cs="Arial"/>
            <w:i/>
            <w:iCs/>
            <w:sz w:val="26"/>
            <w:szCs w:val="26"/>
          </w:rPr>
          <w:delText xml:space="preserve">encargos cujo ressarcimento pretende, independentemente da propriedade formal</w:delText>
        </w:r>
      </w:del>
      <w:ins w:id="1422" w:author="Assessor GDSXSR" w:date="2026-10-31T00:07:38Z">
        <w:r>
          <w:rPr>
            <w:rFonts w:ascii="Arial" w:hAnsi="Arial" w:cs="Arial"/>
            <w:iCs/>
            <w:color w:val="808080"/>
            <w:i/>
            <w:sz w:val="26"/>
            <w:szCs w:val="26"/>
          </w:rPr>
          <w:t xml:space="preserve">direta</w:t>
        </w:r>
      </w:ins>
      <w:r>
        <w:rPr>
          <w:rFonts w:ascii="Arial" w:hAnsi="Arial" w:cs="Arial"/>
          <w:i/>
          <w:iCs/>
          <w:sz w:val="26"/>
          <w:szCs w:val="26"/>
          <w:rPrChange w:id="1423" w:author="Assessor GDSXSR" w:date="2026-10-31T00:07:38Z">
            <w:rPr>
              <w:rFonts w:ascii="Arial" w:hAnsi="Arial" w:cs="Arial"/>
              <w:i/>
              <w:iCs/>
              <w:sz w:val="26"/>
              <w:szCs w:val="26"/>
            </w:rPr>
          </w:rPrChange>
        </w:rPr>
        <w:t xml:space="preserve"> do imóvel</w:t>
      </w:r>
      <w:del w:id="1424" w:author="Assessor GDSXSR" w:date="2026-10-31T00:07:38Z">
        <w:r>
          <w:rPr>
            <w:rFonts w:ascii="Arial" w:hAnsi="Arial" w:cs="Arial"/>
            <w:i/>
            <w:iCs/>
            <w:sz w:val="26"/>
            <w:szCs w:val="26"/>
          </w:rPr>
          <w:delText xml:space="preserve"> objeto</w:delText>
        </w:r>
      </w:del>
      <w:ins w:id="1425" w:author="Assessor GDSXSR" w:date="2026-10-31T00:07:38Z">
        <w:r>
          <w:rPr>
            <w:rFonts w:ascii="Arial" w:hAnsi="Arial" w:cs="Arial"/>
            <w:iCs/>
            <w:color w:val="808080"/>
            <w:i/>
            <w:sz w:val="26"/>
            <w:szCs w:val="26"/>
          </w:rPr>
          <w:t xml:space="preserve"> no período a que se referem. (...)” (Acórdão 2094022, 0704145-78.2022.8.07.0014, Relator(a): ROBSON TEIXEIRA DE FREITAS, 8ª TURMA CÍVEL, data</w:t>
        </w:r>
      </w:ins>
      <w:r>
        <w:rPr>
          <w:rFonts w:ascii="Arial" w:hAnsi="Arial" w:cs="Arial"/>
          <w:i/>
          <w:iCs/>
          <w:sz w:val="26"/>
          <w:szCs w:val="26"/>
          <w:rPrChange w:id="1426" w:author="Assessor GDSXSR" w:date="2026-10-31T00:07:38Z">
            <w:rPr>
              <w:rFonts w:ascii="Arial" w:hAnsi="Arial" w:cs="Arial"/>
              <w:i/>
              <w:iCs/>
              <w:sz w:val="26"/>
              <w:szCs w:val="26"/>
            </w:rPr>
          </w:rPrChange>
        </w:rPr>
        <w:t xml:space="preserve"> de </w:t>
      </w:r>
      <w:del w:id="1427" w:author="Assessor GDSXSR" w:date="2026-10-31T00:07:38Z">
        <w:r>
          <w:rPr>
            <w:rFonts w:ascii="Arial" w:hAnsi="Arial" w:cs="Arial"/>
            <w:i/>
            <w:iCs/>
            <w:sz w:val="26"/>
            <w:szCs w:val="26"/>
          </w:rPr>
          <w:delText xml:space="preserve">litígio</w:delText>
        </w:r>
      </w:del>
      <w:ins w:id="1428" w:author="Assessor GDSXSR" w:date="2026-10-31T00:07:38Z">
        <w:r>
          <w:rPr>
            <w:rFonts w:ascii="Arial" w:hAnsi="Arial" w:cs="Arial"/>
            <w:iCs/>
            <w:color w:val="808080"/>
            <w:i/>
            <w:sz w:val="26"/>
            <w:szCs w:val="26"/>
          </w:rPr>
          <w:t xml:space="preserve">julgamento: 24/02/2026, publicado no DJe: 09/03/2026)</w:t>
        </w:r>
      </w:ins>
      <w:r>
        <w:rPr>
          <w:rFonts w:ascii="Arial" w:hAnsi="Arial" w:cs="Arial"/>
          <w:i/>
          <w:iCs/>
          <w:sz w:val="26"/>
          <w:szCs w:val="26"/>
          <w:rPrChange w:id="1429" w:author="Assessor GDSXSR" w:date="2026-10-31T00:07:38Z">
            <w:rPr>
              <w:rFonts w:ascii="Arial" w:hAnsi="Arial" w:cs="Arial"/>
              <w:i/>
              <w:iCs/>
              <w:sz w:val="26"/>
              <w:szCs w:val="26"/>
            </w:rPr>
          </w:rPrChange>
        </w:rPr>
        <w:t xml:space="preserve">.</w:t>
      </w:r>
      <w:del w:id="1430" w:author="Assessor GDSXSR" w:date="2026-10-31T00:07:38Z">
        <w:r>
          <w:rPr>
            <w:rFonts w:ascii="Arial" w:hAnsi="Arial" w:cs="Arial"/>
            <w:i/>
            <w:iCs/>
            <w:sz w:val="26"/>
            <w:szCs w:val="26"/>
          </w:rPr>
          <w:delText xml:space="preserve"> Rejeita-se preliminar de ilegitimidade ativa. </w:delText>
        </w:r>
      </w:del>
    </w:p>
    <w:p w14:paraId="60B3BE3D" w14:textId="77777777" w:rsidR="003F30A6" w:rsidRPr="003F30A6" w:rsidRDefault="003F30A6" w:rsidP="003F30A6">
      <w:pPr>
        <w:spacing w:after="0" w:line="360" w:lineRule="auto"/>
        <w:ind w:left="2268"/>
        <w:jc w:val="both"/>
        <w:rPr>
          <w:del w:id="1433" w:author="Assessor GDSXSR" w:date="2026-10-31T00:07:38Z"/>
          <w:rFonts w:ascii="Arial" w:hAnsi="Arial" w:cs="Arial"/>
          <w:i/>
          <w:iCs/>
          <w:sz w:val="26"/>
          <w:szCs w:val="26"/>
        </w:rPr>
      </w:pPr>
      <w:del w:id="1431" w:author="Assessor GDSXSR" w:date="2026-10-31T00:07:38Z">
        <w:r w:rsidRPr="003F30A6">
          <w:rPr>
            <w:rFonts w:ascii="Arial" w:hAnsi="Arial" w:cs="Arial"/>
            <w:i/>
            <w:iCs/>
            <w:sz w:val="26"/>
            <w:szCs w:val="26"/>
          </w:rPr>
          <w:delText xml:space="preserve">2. As despesas de água e energia elétrica possuem natureza pessoal, vinculando-se ao uso e à fruição do bem, razão pela qual não podem ser imputadas a </w:delText>
        </w:r>
      </w:del>
      <w:del w:id="1432" w:author="Assessor GDSXSR" w:date="2026-10-31T00:07:38Z">
        <w:r w:rsidRPr="003F30A6">
          <w:rPr>
            <w:rFonts w:ascii="Arial" w:hAnsi="Arial" w:cs="Arial"/>
            <w:i/>
            <w:iCs/>
            <w:sz w:val="26"/>
            <w:szCs w:val="26"/>
          </w:rPr>
          <w:lastRenderedPageBreak/>
          <w:delText>quem não exercia a posse direta do imóvel no período a que se referem. </w:delText>
        </w:r>
      </w:del>
    </w:p>
    <w:p w14:paraId="6A96177A" w14:textId="77777777" w:rsidR="003F30A6" w:rsidRPr="003F30A6" w:rsidRDefault="003F30A6" w:rsidP="003F30A6">
      <w:pPr>
        <w:spacing w:after="0" w:line="360" w:lineRule="auto"/>
        <w:ind w:left="2268"/>
        <w:jc w:val="both"/>
        <w:rPr>
          <w:del w:id="1435" w:author="Assessor GDSXSR" w:date="2026-10-31T00:07:38Z"/>
          <w:rFonts w:ascii="Arial" w:hAnsi="Arial" w:cs="Arial"/>
          <w:i/>
          <w:iCs/>
          <w:sz w:val="26"/>
          <w:szCs w:val="26"/>
        </w:rPr>
      </w:pPr>
      <w:del w:id="1434" w:author="Assessor GDSXSR" w:date="2026-10-31T00:07:38Z">
        <w:r w:rsidRPr="003F30A6">
          <w:rPr>
            <w:rFonts w:ascii="Arial" w:hAnsi="Arial" w:cs="Arial"/>
            <w:i/>
            <w:iCs/>
            <w:sz w:val="26"/>
            <w:szCs w:val="26"/>
          </w:rPr>
          <w:delText>3. Embora o IPTU constitua obrigação propter rem, nas relações internas entre particulares revela-se indevida a atribuição do encargo a quem não detinha a posse nem auferiu proveito econômico do imóvel.  </w:delText>
        </w:r>
      </w:del>
    </w:p>
    <w:p w14:paraId="43BCC452" w14:textId="3D70CBDD" w:rsidR="003F30A6" w:rsidRPr="003F30A6" w:rsidRDefault="003F30A6" w:rsidP="003F30A6">
      <w:pPr>
        <w:spacing w:after="0" w:line="360" w:lineRule="auto"/>
        <w:ind w:left="2268"/>
        <w:jc w:val="both"/>
        <w:rPr>
          <w:del w:id="1437" w:author="Assessor GDSXSR" w:date="2026-10-31T00:07:38Z"/>
          <w:rFonts w:ascii="Arial" w:hAnsi="Arial" w:cs="Arial"/>
          <w:i/>
          <w:iCs/>
          <w:sz w:val="26"/>
          <w:szCs w:val="26"/>
        </w:rPr>
      </w:pPr>
      <w:del w:id="1436" w:author="Assessor GDSXSR" w:date="2026-10-31T00:07:38Z">
        <w:r>
          <w:rPr>
            <w:rFonts w:ascii="Arial" w:hAnsi="Arial" w:cs="Arial"/>
            <w:i/>
            <w:iCs/>
            <w:sz w:val="26"/>
            <w:szCs w:val="26"/>
          </w:rPr>
          <w:delText>(...)</w:delText>
        </w:r>
      </w:del>
    </w:p>
    <w:p w14:paraId="75099CAD" w14:textId="48EF030F" w:rsidR="003F30A6" w:rsidRPr="000A7009" w:rsidRDefault="003F30A6" w:rsidP="003F30A6">
      <w:pPr>
        <w:spacing w:after="0" w:line="360" w:lineRule="auto"/>
        <w:ind w:left="2268"/>
        <w:jc w:val="both"/>
        <w:rPr>
          <w:del w:id="1442" w:author="Assessor GDSXSR" w:date="2026-10-31T00:07:38Z"/>
          <w:rFonts w:ascii="Arial" w:hAnsi="Arial" w:cs="Arial"/>
          <w:i/>
          <w:iCs/>
          <w:sz w:val="26"/>
          <w:szCs w:val="26"/>
        </w:rPr>
      </w:pPr>
      <w:del w:id="1438" w:author="Assessor GDSXSR" w:date="2026-10-31T00:07:38Z">
        <w:r w:rsidRPr="003F30A6">
          <w:rPr>
            <w:rFonts w:ascii="Arial" w:hAnsi="Arial" w:cs="Arial"/>
            <w:i/>
            <w:iCs/>
            <w:sz w:val="26"/>
            <w:szCs w:val="26"/>
          </w:rPr>
          <w:delText>7. Apelação conhecida e parcialmente provida. Preliminar rejeitada</w:delText>
        </w:r>
      </w:del>
      <w:del w:id="1439" w:author="Assessor GDSXSR" w:date="2026-10-31T00:07:38Z">
        <w:r>
          <w:rPr>
            <w:rFonts w:ascii="Arial" w:hAnsi="Arial" w:cs="Arial"/>
            <w:i/>
            <w:iCs/>
            <w:sz w:val="26"/>
            <w:szCs w:val="26"/>
          </w:rPr>
          <w:delText xml:space="preserve">” </w:delText>
        </w:r>
      </w:del>
      <w:del w:id="1440" w:author="Assessor GDSXSR" w:date="2026-10-31T00:07:38Z">
        <w:r w:rsidRPr="003F30A6">
          <w:rPr>
            <w:rFonts w:ascii="Arial" w:hAnsi="Arial" w:cs="Arial"/>
            <w:i/>
            <w:iCs/>
            <w:sz w:val="26"/>
            <w:szCs w:val="26"/>
          </w:rPr>
          <w:delText>(Acórdão 2094022, 0704145-78.2022.8.07.0014, Relator(a): ROBSON TEIXEIRA DE FREITAS, 8ª TURMA CÍVEL, data de julgamento: 24/02/2026, publicado no DJe: 09/03/2026)</w:delText>
        </w:r>
      </w:del>
      <w:del w:id="1441" w:author="Assessor GDSXSR" w:date="2026-10-31T00:07:38Z">
        <w:r>
          <w:rPr>
            <w:rFonts w:ascii="Arial" w:hAnsi="Arial" w:cs="Arial"/>
            <w:i/>
            <w:iCs/>
            <w:sz w:val="26"/>
            <w:szCs w:val="26"/>
          </w:rPr>
          <w:delText>.</w:delText>
        </w:r>
      </w:del>
    </w:p>
    <w:p w14:paraId="1238BE09"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4D8C1D7E" w14:textId="7E65EE9E" w:rsidR="00EE4523" w:rsidRDefault="002648C1" w:rsidP="00EE4523">
      <w:pPr>
        <w:spacing w:after="0" w:line="360" w:lineRule="auto"/>
        <w:ind w:firstLine="2268"/>
        <w:jc w:val="both"/>
        <w:rPr>
          <w:del w:id="1445" w:author="Assessor GDSXSR" w:date="2026-10-31T00:07:38Z"/>
          <w:rFonts w:ascii="Arial" w:hAnsi="Arial" w:cs="Arial"/>
          <w:color w:val="000000" w:themeColor="text1"/>
          <w:sz w:val="28"/>
          <w:szCs w:val="28"/>
        </w:rPr>
      </w:pPr>
      <w:del w:id="1443" w:author="Assessor GDSXSR" w:date="2026-10-31T00:07:38Z">
        <w:r>
          <w:rPr>
            <w:rFonts w:ascii="Arial" w:hAnsi="Arial" w:cs="Arial"/>
            <w:color w:val="000000" w:themeColor="text1"/>
            <w:sz w:val="28"/>
            <w:szCs w:val="28"/>
          </w:rPr>
          <w:delText>Portanto, a</w:delText>
        </w:r>
      </w:del>
      <w:del w:id="1444" w:author="Assessor GDSXSR" w:date="2026-10-31T00:07:38Z">
        <w:r w:rsidR="00EE4523" w:rsidRPr="00EE4523">
          <w:rPr>
            <w:rFonts w:ascii="Arial" w:hAnsi="Arial" w:cs="Arial"/>
            <w:color w:val="000000" w:themeColor="text1"/>
            <w:sz w:val="28"/>
            <w:szCs w:val="28"/>
          </w:rPr>
          <w:delText xml:space="preserve"> obrigação discutida possui fundamento contratual. Não se pretende modificar a relação jurídica mantida com a concessionária, mas definir quem deve suportar, entre as partes da locação, as despesas geradas pela utilização do serviço.</w:delText>
        </w:r>
      </w:del>
    </w:p>
    <w:p w14:paraId="546FCD83" w14:textId="77777777" w:rsidR="00EE4523" w:rsidRPr="00EE4523" w:rsidRDefault="00EE4523" w:rsidP="00EE4523">
      <w:pPr>
        <w:spacing w:after="0" w:line="360" w:lineRule="auto"/>
        <w:ind w:firstLine="2268"/>
        <w:jc w:val="both"/>
        <w:rPr>
          <w:del w:id="1446" w:author="Assessor GDSXSR" w:date="2026-10-31T00:07:38Z"/>
          <w:rFonts w:ascii="Arial" w:hAnsi="Arial" w:cs="Arial"/>
          <w:color w:val="000000" w:themeColor="text1"/>
          <w:sz w:val="28"/>
          <w:szCs w:val="28"/>
        </w:rPr>
      </w:pPr>
    </w:p>
    <w:p w14:paraId="135455B3" w14:textId="37FF2A0D" w:rsidR="00EE4523" w:rsidRDefault="00EE4523" w:rsidP="00EE4523">
      <w:pPr>
        <w:spacing w:after="0" w:line="360" w:lineRule="auto"/>
        <w:ind w:firstLine="2268"/>
        <w:jc w:val="both"/>
        <w:rPr>
          <w:rFonts w:ascii="Arial" w:hAnsi="Arial" w:cs="Arial"/>
          <w:color w:val="000000" w:themeColor="text1"/>
          <w:sz w:val="28"/>
          <w:szCs w:val="28"/>
        </w:rPr>
      </w:pPr>
      <w:del w:id="1447" w:author="Assessor GDSXSR" w:date="2026-10-31T00:07:38Z">
        <w:r>
          <w:rPr>
            <w:rFonts w:ascii="Arial" w:hAnsi="Arial" w:cs="Arial"/>
            <w:color w:val="000000" w:themeColor="text1"/>
            <w:sz w:val="28"/>
            <w:szCs w:val="28"/>
          </w:rPr>
          <w:delText xml:space="preserve">Os demonstrativos e as</w:delText>
        </w:r>
      </w:del>
      <w:ins w:id="1448" w:author="Assessor GDSXSR" w:date="2026-10-31T00:07:38Z">
        <w:r>
          <w:rPr>
            <w:rFonts w:ascii="Arial" w:hAnsi="Arial" w:cs="Arial"/>
            <w:color w:val="808080"/>
            <w:sz w:val="28"/>
            <w:szCs w:val="28"/>
          </w:rPr>
          <w:t xml:space="preserve">As</w:t>
        </w:r>
      </w:ins>
      <w:r>
        <w:rPr>
          <w:rFonts w:ascii="Arial" w:hAnsi="Arial" w:cs="Arial"/>
          <w:color w:val="000000" w:themeColor="text1"/>
          <w:sz w:val="28"/>
          <w:szCs w:val="28"/>
        </w:rPr>
        <w:t xml:space="preserve"> faturas </w:t>
      </w:r>
      <w:del w:id="1449" w:author="Assessor GDSXSR" w:date="2026-10-31T00:07:38Z">
        <w:r>
          <w:rPr>
            <w:rFonts w:ascii="Arial" w:hAnsi="Arial" w:cs="Arial"/>
            <w:color w:val="000000" w:themeColor="text1"/>
            <w:sz w:val="28"/>
            <w:szCs w:val="28"/>
          </w:rPr>
          <w:delText xml:space="preserve">juntados aos autos</w:delText>
        </w:r>
      </w:del>
      <w:ins w:id="1450" w:author="Assessor GDSXSR" w:date="2026-10-31T00:07:38Z">
        <w:r>
          <w:rPr>
            <w:rFonts w:ascii="Arial" w:hAnsi="Arial" w:cs="Arial"/>
            <w:color w:val="808080"/>
            <w:sz w:val="28"/>
            <w:szCs w:val="28"/>
          </w:rPr>
          <w:t xml:space="preserve">juntadas</w:t>
        </w:r>
      </w:ins>
      <w:r>
        <w:rPr>
          <w:rFonts w:ascii="Arial" w:hAnsi="Arial" w:cs="Arial"/>
          <w:color w:val="000000" w:themeColor="text1"/>
          <w:sz w:val="28"/>
          <w:szCs w:val="28"/>
        </w:rPr>
        <w:t xml:space="preserve"> abrangem o período </w:t>
      </w:r>
      <w:del w:id="1451" w:author="Assessor GDSXSR" w:date="2026-10-31T00:07:38Z">
        <w:r>
          <w:rPr>
            <w:rFonts w:ascii="Arial" w:hAnsi="Arial" w:cs="Arial"/>
            <w:color w:val="000000" w:themeColor="text1"/>
            <w:sz w:val="28"/>
            <w:szCs w:val="28"/>
          </w:rPr>
          <w:delText xml:space="preserve">em</w:delText>
        </w:r>
      </w:del>
      <w:ins w:id="1452" w:author="Assessor GDSXSR" w:date="2026-10-31T00:07:38Z">
        <w:r>
          <w:rPr>
            <w:rFonts w:ascii="Arial" w:hAnsi="Arial" w:cs="Arial"/>
            <w:color w:val="808080"/>
            <w:sz w:val="28"/>
            <w:szCs w:val="28"/>
          </w:rPr>
          <w:t xml:space="preserve">de</w:t>
        </w:r>
      </w:ins>
      <w:r>
        <w:rPr>
          <w:rFonts w:ascii="Arial" w:hAnsi="Arial" w:cs="Arial"/>
          <w:color w:val="000000" w:themeColor="text1"/>
          <w:sz w:val="28"/>
          <w:szCs w:val="28"/>
        </w:rPr>
        <w:t xml:space="preserve"> </w:t>
      </w:r>
      <w:del w:id="1453" w:author="Assessor GDSXSR" w:date="2026-10-31T00:07:38Z">
        <w:r>
          <w:rPr>
            <w:rFonts w:ascii="Arial" w:hAnsi="Arial" w:cs="Arial"/>
            <w:color w:val="000000" w:themeColor="text1"/>
            <w:sz w:val="28"/>
            <w:szCs w:val="28"/>
          </w:rPr>
          <w:delText xml:space="preserve">que</w:delText>
        </w:r>
      </w:del>
      <w:ins w:id="1454" w:author="Assessor GDSXSR" w:date="2026-10-31T00:07:38Z">
        <w:r>
          <w:rPr>
            <w:rFonts w:ascii="Arial" w:hAnsi="Arial" w:cs="Arial"/>
            <w:color w:val="808080"/>
            <w:sz w:val="28"/>
            <w:szCs w:val="28"/>
          </w:rPr>
          <w:t xml:space="preserve">permanência</w:t>
        </w:r>
      </w:ins>
      <w:r>
        <w:rPr>
          <w:rFonts w:ascii="Arial" w:hAnsi="Arial" w:cs="Arial"/>
          <w:color w:val="000000" w:themeColor="text1"/>
          <w:sz w:val="28"/>
          <w:szCs w:val="28"/>
        </w:rPr>
        <w:t xml:space="preserve"> </w:t>
      </w:r>
      <w:del w:id="1455" w:author="Assessor GDSXSR" w:date="2026-10-31T00:07:38Z">
        <w:r>
          <w:rPr>
            <w:rFonts w:ascii="Arial" w:hAnsi="Arial" w:cs="Arial"/>
            <w:color w:val="000000" w:themeColor="text1"/>
            <w:sz w:val="28"/>
            <w:szCs w:val="28"/>
          </w:rPr>
          <w:delText xml:space="preserve">a</w:delText>
        </w:r>
      </w:del>
      <w:ins w:id="1456" w:author="Assessor GDSXSR" w:date="2026-10-31T00:07:38Z">
        <w:r>
          <w:rPr>
            <w:rFonts w:ascii="Arial" w:hAnsi="Arial" w:cs="Arial"/>
            <w:color w:val="808080"/>
            <w:sz w:val="28"/>
            <w:szCs w:val="28"/>
          </w:rPr>
          <w:t xml:space="preserve">da</w:t>
        </w:r>
      </w:ins>
      <w:r>
        <w:rPr>
          <w:rFonts w:ascii="Arial" w:hAnsi="Arial" w:cs="Arial"/>
          <w:color w:val="000000" w:themeColor="text1"/>
          <w:sz w:val="28"/>
          <w:szCs w:val="28"/>
        </w:rPr>
        <w:t xml:space="preserve"> apelante</w:t>
      </w:r>
      <w:del w:id="1457" w:author="Assessor GDSXSR" w:date="2026-10-31T00:07:38Z">
        <w:r>
          <w:rPr>
            <w:rFonts w:ascii="Arial" w:hAnsi="Arial" w:cs="Arial"/>
            <w:color w:val="000000" w:themeColor="text1"/>
            <w:sz w:val="28"/>
            <w:szCs w:val="28"/>
          </w:rPr>
          <w:delText xml:space="preserve"> permaneceu</w:delText>
        </w:r>
      </w:del>
      <w:r>
        <w:rPr>
          <w:rFonts w:ascii="Arial" w:hAnsi="Arial" w:cs="Arial"/>
          <w:color w:val="000000" w:themeColor="text1"/>
          <w:sz w:val="28"/>
          <w:szCs w:val="28"/>
        </w:rPr>
        <w:t xml:space="preserve"> no imóvel</w:t>
      </w:r>
      <w:del w:id="1458" w:author="Assessor GDSXSR" w:date="2026-10-31T00:07:38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459" w:author="Assessor GDSXSR" w:date="2026-10-31T00:07:38Z">
        <w:r>
          <w:rPr>
            <w:rFonts w:ascii="Arial" w:hAnsi="Arial" w:cs="Arial"/>
            <w:color w:val="000000" w:themeColor="text1"/>
            <w:sz w:val="28"/>
            <w:szCs w:val="28"/>
          </w:rPr>
          <w:delText xml:space="preserve">A documentação correspondente foi apresentada nos IDs</w:delText>
        </w:r>
      </w:del>
      <w:ins w:id="1460" w:author="Assessor GDSXSR" w:date="2026-10-31T00:07:38Z">
        <w:r>
          <w:rPr>
            <w:rFonts w:ascii="Arial" w:hAnsi="Arial" w:cs="Arial"/>
            <w:color w:val="808080"/>
            <w:sz w:val="28"/>
            <w:szCs w:val="28"/>
          </w:rPr>
          <w:t xml:space="preserve">(ID</w:t>
        </w:r>
      </w:ins>
      <w:r>
        <w:rPr>
          <w:rFonts w:ascii="Arial" w:hAnsi="Arial" w:cs="Arial"/>
          <w:color w:val="000000" w:themeColor="text1"/>
          <w:sz w:val="28"/>
          <w:szCs w:val="28"/>
        </w:rPr>
        <w:t xml:space="preserve"> 88828012, 88828058, 88828105 e 88828106</w:t>
      </w:r>
      <w:ins w:id="1461" w:author="Assessor GDSXSR" w:date="2026-10-31T00:07:38Z">
        <w:r>
          <w:rPr>
            <w:rFonts w:ascii="Arial" w:hAnsi="Arial" w:cs="Arial"/>
            <w:color w:val="808080"/>
            <w:sz w:val="28"/>
            <w:szCs w:val="28"/>
          </w:rPr>
          <w:t xml:space="preserve">)</w:t>
        </w:r>
      </w:ins>
      <w:r>
        <w:rPr>
          <w:rFonts w:ascii="Arial" w:hAnsi="Arial" w:cs="Arial"/>
          <w:color w:val="000000" w:themeColor="text1"/>
          <w:sz w:val="28"/>
          <w:szCs w:val="28"/>
        </w:rPr>
        <w:t xml:space="preserve">.</w:t>
      </w:r>
    </w:p>
    <w:p w14:paraId="50AFC781"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ins w:id="1477" w:author="Assessor GDSXSR" w:date="2026-10-31T00:07:38Z"/>
        </w:rPr>
      </w:pPr>
      <w:r>
        <w:rPr>
          <w:rFonts w:ascii="Arial" w:hAnsi="Arial" w:cs="Arial"/>
          <w:color w:val="000000" w:themeColor="text1"/>
          <w:sz w:val="28"/>
          <w:szCs w:val="28"/>
        </w:rPr>
        <w:t xml:space="preserve">A apelante informou que desocupou</w:t>
      </w:r>
      <w:del w:id="1462" w:author="Assessor GDSXSR" w:date="2026-10-31T00:07:38Z">
        <w:r>
          <w:rPr>
            <w:rFonts w:ascii="Arial" w:hAnsi="Arial" w:cs="Arial"/>
            <w:color w:val="000000" w:themeColor="text1"/>
            <w:sz w:val="28"/>
            <w:szCs w:val="28"/>
          </w:rPr>
          <w:delText xml:space="preserve"> voluntariamente</w:delText>
        </w:r>
      </w:del>
      <w:r>
        <w:rPr>
          <w:rFonts w:ascii="Arial" w:hAnsi="Arial" w:cs="Arial"/>
          <w:color w:val="000000" w:themeColor="text1"/>
          <w:sz w:val="28"/>
          <w:szCs w:val="28"/>
        </w:rPr>
        <w:t xml:space="preserve"> o imóvel em 14/9/2024</w:t>
      </w:r>
      <w:del w:id="1463" w:author="Assessor GDSXSR" w:date="2026-10-31T00:07:38Z">
        <w:r>
          <w:rPr>
            <w:rFonts w:ascii="Arial" w:hAnsi="Arial" w:cs="Arial"/>
            <w:color w:val="000000" w:themeColor="text1"/>
            <w:sz w:val="28"/>
            <w:szCs w:val="28"/>
          </w:rPr>
          <w:delText xml:space="preserve"> (ID </w:delText>
        </w:r>
        <w:r>
          <w:rPr>
            <w:rFonts w:ascii="Arial" w:hAnsi="Arial" w:cs="Arial"/>
            <w:color w:val="000000" w:themeColor="text1"/>
            <w:sz w:val="28"/>
            <w:szCs w:val="28"/>
          </w:rPr>
          <w:delText xml:space="preserve">88828101</w:delText>
        </w:r>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fato</w:t>
      </w:r>
      <w:del w:id="1464" w:author="Assessor GDSXSR" w:date="2026-10-31T00:07:38Z">
        <w:r>
          <w:rPr>
            <w:rFonts w:ascii="Arial" w:hAnsi="Arial" w:cs="Arial"/>
            <w:color w:val="000000" w:themeColor="text1"/>
            <w:sz w:val="28"/>
            <w:szCs w:val="28"/>
          </w:rPr>
          <w:delText xml:space="preserve"> posteriormente</w:delText>
        </w:r>
      </w:del>
      <w:r>
        <w:rPr>
          <w:rFonts w:ascii="Arial" w:hAnsi="Arial" w:cs="Arial"/>
          <w:color w:val="000000" w:themeColor="text1"/>
          <w:sz w:val="28"/>
          <w:szCs w:val="28"/>
        </w:rPr>
        <w:t xml:space="preserve"> confirmado pelo </w:t>
      </w:r>
      <w:r>
        <w:rPr>
          <w:rFonts w:ascii="Arial" w:hAnsi="Arial" w:cs="Arial"/>
          <w:color w:val="000000" w:themeColor="text1"/>
          <w:sz w:val="28"/>
          <w:szCs w:val="28"/>
        </w:rPr>
        <w:t xml:space="preserve">apelado</w:t>
      </w:r>
      <w:r>
        <w:rPr>
          <w:rFonts w:ascii="Arial" w:hAnsi="Arial" w:cs="Arial"/>
          <w:color w:val="000000" w:themeColor="text1"/>
          <w:sz w:val="28"/>
          <w:szCs w:val="28"/>
        </w:rPr>
        <w:t xml:space="preserve"> (ID </w:t>
      </w:r>
      <w:ins w:id="1465" w:author="Assessor GDSXSR" w:date="2026-10-31T00:07:38Z">
        <w:r>
          <w:rPr>
            <w:rFonts w:ascii="Arial" w:hAnsi="Arial" w:cs="Arial"/>
            <w:color w:val="808080"/>
            <w:sz w:val="28"/>
            <w:szCs w:val="28"/>
          </w:rPr>
          <w:t xml:space="preserve">88828101 e </w:t>
        </w:r>
      </w:ins>
      <w:r>
        <w:rPr>
          <w:rFonts w:ascii="Arial" w:hAnsi="Arial" w:cs="Arial"/>
          <w:color w:val="000000" w:themeColor="text1"/>
          <w:sz w:val="28"/>
          <w:szCs w:val="28"/>
        </w:rPr>
        <w:t xml:space="preserve">88828109</w:t>
      </w:r>
      <w:r>
        <w:rPr>
          <w:rFonts w:ascii="Arial" w:hAnsi="Arial" w:cs="Arial"/>
          <w:color w:val="000000" w:themeColor="text1"/>
          <w:sz w:val="28"/>
          <w:szCs w:val="28"/>
        </w:rPr>
        <w:t xml:space="preserve">).</w:t>
      </w:r>
      <w:del w:id="1466" w:author="Assessor GDSXSR" w:date="2026-10-31T00:07:38Z">
        <w:r>
          <w:rPr>
            <w:rFonts w:ascii="Arial" w:hAnsi="Arial" w:cs="Arial"/>
            <w:color w:val="000000" w:themeColor="text1"/>
            <w:sz w:val="28"/>
            <w:szCs w:val="28"/>
          </w:rPr>
          <w:delText xml:space="preserve"> </w:delText>
        </w:r>
      </w:del>
    </w:p>
    <w:p>
      <w:pPr>
        <w:spacing w:after="0" w:line="360" w:lineRule="auto"/>
        <w:ind w:firstLine="2268"/>
        <w:jc w:val="both"/>
        <w:rPr>
          <w:ins w:id="1478" w:author="Assessor GDSXSR" w:date="2026-10-31T00:07:38Z"/>
        </w:rPr>
      </w:pPr>
    </w:p>
    <w:p w14:paraId="25686F39" w14:textId="7DCFB069"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fatura </w:t>
      </w:r>
      <w:del w:id="1467" w:author="Assessor GDSXSR" w:date="2026-10-31T00:07:38Z">
        <w:r>
          <w:rPr>
            <w:rFonts w:ascii="Arial" w:hAnsi="Arial" w:cs="Arial"/>
            <w:color w:val="000000" w:themeColor="text1"/>
            <w:sz w:val="28"/>
            <w:szCs w:val="28"/>
          </w:rPr>
          <w:delText xml:space="preserve">relativa a</w:delText>
        </w:r>
      </w:del>
      <w:ins w:id="1468" w:author="Assessor GDSXSR" w:date="2026-10-31T00:07:38Z">
        <w:r>
          <w:rPr>
            <w:rFonts w:ascii="Arial" w:hAnsi="Arial" w:cs="Arial"/>
            <w:color w:val="808080"/>
            <w:sz w:val="28"/>
            <w:szCs w:val="28"/>
          </w:rPr>
          <w:t xml:space="preserve">de</w:t>
        </w:r>
      </w:ins>
      <w:r>
        <w:rPr>
          <w:rFonts w:ascii="Arial" w:hAnsi="Arial" w:cs="Arial"/>
          <w:color w:val="000000" w:themeColor="text1"/>
          <w:sz w:val="28"/>
          <w:szCs w:val="28"/>
        </w:rPr>
        <w:t xml:space="preserve"> setembro de 2024 registra leitura </w:t>
      </w:r>
      <w:del w:id="1469" w:author="Assessor GDSXSR" w:date="2026-10-31T00:07:38Z">
        <w:r>
          <w:rPr>
            <w:rFonts w:ascii="Arial" w:hAnsi="Arial" w:cs="Arial"/>
            <w:color w:val="000000" w:themeColor="text1"/>
            <w:sz w:val="28"/>
            <w:szCs w:val="28"/>
          </w:rPr>
          <w:delText xml:space="preserve">realizada em</w:delText>
        </w:r>
      </w:del>
      <w:ins w:id="1470" w:author="Assessor GDSXSR" w:date="2026-10-31T00:07:38Z">
        <w:r>
          <w:rPr>
            <w:rFonts w:ascii="Arial" w:hAnsi="Arial" w:cs="Arial"/>
            <w:color w:val="808080"/>
            <w:sz w:val="28"/>
            <w:szCs w:val="28"/>
          </w:rPr>
          <w:t xml:space="preserve">de</w:t>
        </w:r>
      </w:ins>
      <w:r>
        <w:rPr>
          <w:rFonts w:ascii="Arial" w:hAnsi="Arial" w:cs="Arial"/>
          <w:color w:val="000000" w:themeColor="text1"/>
          <w:sz w:val="28"/>
          <w:szCs w:val="28"/>
        </w:rPr>
        <w:t xml:space="preserve"> 13/9/2024, um dia antes da desocupação</w:t>
      </w:r>
      <w:del w:id="1471" w:author="Assessor GDSXSR" w:date="2026-10-31T00:07:38Z">
        <w:r>
          <w:rPr>
            <w:rFonts w:ascii="Arial" w:hAnsi="Arial" w:cs="Arial"/>
            <w:color w:val="000000" w:themeColor="text1"/>
            <w:sz w:val="28"/>
            <w:szCs w:val="28"/>
          </w:rPr>
          <w:delText xml:space="preserve">.</w:delText>
        </w:r>
      </w:del>
      <w:ins w:id="1472" w:author="Assessor GDSXSR" w:date="2026-10-31T00:07:38Z">
        <w:r>
          <w:rPr>
            <w:rFonts w:ascii="Arial" w:hAnsi="Arial" w:cs="Arial"/>
            <w:color w:val="808080"/>
            <w:sz w:val="28"/>
            <w:szCs w:val="28"/>
          </w:rPr>
          <w:t xml:space="preserve">,</w:t>
        </w:r>
      </w:ins>
      <w:r>
        <w:rPr>
          <w:rFonts w:ascii="Arial" w:hAnsi="Arial" w:cs="Arial"/>
          <w:color w:val="000000" w:themeColor="text1"/>
          <w:sz w:val="28"/>
          <w:szCs w:val="28"/>
        </w:rPr>
        <w:t xml:space="preserve"> </w:t>
      </w:r>
      <w:del w:id="1473" w:author="Assessor GDSXSR" w:date="2026-10-31T00:07:38Z">
        <w:r>
          <w:rPr>
            <w:rFonts w:ascii="Arial" w:hAnsi="Arial" w:cs="Arial"/>
            <w:color w:val="000000" w:themeColor="text1"/>
            <w:sz w:val="28"/>
            <w:szCs w:val="28"/>
          </w:rPr>
          <w:delText xml:space="preserve">O</w:delText>
        </w:r>
      </w:del>
      <w:ins w:id="1474" w:author="Assessor GDSXSR" w:date="2026-10-31T00:07:38Z">
        <w:r>
          <w:rPr>
            <w:rFonts w:ascii="Arial" w:hAnsi="Arial" w:cs="Arial"/>
            <w:color w:val="808080"/>
            <w:sz w:val="28"/>
            <w:szCs w:val="28"/>
          </w:rPr>
          <w:t xml:space="preserve">de modo que o</w:t>
        </w:r>
      </w:ins>
      <w:r>
        <w:rPr>
          <w:rFonts w:ascii="Arial" w:hAnsi="Arial" w:cs="Arial"/>
          <w:color w:val="000000" w:themeColor="text1"/>
          <w:sz w:val="28"/>
          <w:szCs w:val="28"/>
        </w:rPr>
        <w:t xml:space="preserve"> consumo</w:t>
      </w:r>
      <w:del w:id="1475" w:author="Assessor GDSXSR" w:date="2026-10-31T00:07:38Z">
        <w:r>
          <w:rPr>
            <w:rFonts w:ascii="Arial" w:hAnsi="Arial" w:cs="Arial"/>
            <w:color w:val="000000" w:themeColor="text1"/>
            <w:sz w:val="28"/>
            <w:szCs w:val="28"/>
          </w:rPr>
          <w:delText xml:space="preserve"> nela indicado, portanto,</w:delText>
        </w:r>
      </w:del>
      <w:r>
        <w:rPr>
          <w:rFonts w:ascii="Arial" w:hAnsi="Arial" w:cs="Arial"/>
          <w:color w:val="000000" w:themeColor="text1"/>
          <w:sz w:val="28"/>
          <w:szCs w:val="28"/>
        </w:rPr>
        <w:t xml:space="preserve"> corresponde ao período em que a apelante ainda exercia a posse </w:t>
      </w:r>
      <w:r>
        <w:rPr>
          <w:rFonts w:ascii="Arial" w:hAnsi="Arial" w:cs="Arial"/>
          <w:color w:val="000000" w:themeColor="text1"/>
          <w:sz w:val="28"/>
          <w:szCs w:val="28"/>
        </w:rPr>
        <w:t xml:space="preserve">direta </w:t>
      </w:r>
      <w:del w:id="1476" w:author="Assessor GDSXSR" w:date="2026-10-31T00:07:38Z">
        <w:r>
          <w:rPr>
            <w:rFonts w:ascii="Arial" w:hAnsi="Arial" w:cs="Arial"/>
            <w:color w:val="000000" w:themeColor="text1"/>
            <w:sz w:val="28"/>
            <w:szCs w:val="28"/>
          </w:rPr>
          <w:delText xml:space="preserve">do bem e usufruía dos serviços disponibilizados no local </w:delText>
        </w:r>
      </w:del>
      <w:r>
        <w:rPr>
          <w:rFonts w:ascii="Arial" w:hAnsi="Arial" w:cs="Arial"/>
          <w:color w:val="000000" w:themeColor="text1"/>
          <w:sz w:val="28"/>
          <w:szCs w:val="28"/>
        </w:rPr>
        <w:t xml:space="preserve">(ID </w:t>
      </w:r>
      <w:r>
        <w:rPr>
          <w:rFonts w:ascii="Arial" w:hAnsi="Arial" w:cs="Arial"/>
          <w:color w:val="000000" w:themeColor="text1"/>
          <w:sz w:val="28"/>
          <w:szCs w:val="28"/>
        </w:rPr>
        <w:t xml:space="preserve">88828106</w:t>
      </w:r>
      <w:r>
        <w:rPr>
          <w:rFonts w:ascii="Arial" w:hAnsi="Arial" w:cs="Arial"/>
          <w:color w:val="000000" w:themeColor="text1"/>
          <w:sz w:val="28"/>
          <w:szCs w:val="28"/>
        </w:rPr>
        <w:t xml:space="preserve">).</w:t>
      </w:r>
    </w:p>
    <w:p w14:paraId="22DA50A7"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327FA437" w14:textId="77777777"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Não houve impugnação concreta </w:t>
      </w:r>
      <w:del w:id="1479" w:author="Assessor GDSXSR" w:date="2026-10-31T00:07:38Z">
        <w:r>
          <w:rPr>
            <w:rFonts w:ascii="Arial" w:hAnsi="Arial" w:cs="Arial"/>
            <w:color w:val="000000" w:themeColor="text1"/>
            <w:sz w:val="28"/>
            <w:szCs w:val="28"/>
          </w:rPr>
          <w:delText xml:space="preserve">quanto à medição </w:delText>
        </w:r>
      </w:del>
      <w:r>
        <w:rPr>
          <w:rFonts w:ascii="Arial" w:hAnsi="Arial" w:cs="Arial"/>
          <w:color w:val="000000" w:themeColor="text1"/>
          <w:sz w:val="28"/>
          <w:szCs w:val="28"/>
        </w:rPr>
        <w:t xml:space="preserve">do consumo, </w:t>
      </w:r>
      <w:del w:id="1480" w:author="Assessor GDSXSR" w:date="2026-10-31T00:07:38Z">
        <w:r>
          <w:rPr>
            <w:rFonts w:ascii="Arial" w:hAnsi="Arial" w:cs="Arial"/>
            <w:color w:val="000000" w:themeColor="text1"/>
            <w:sz w:val="28"/>
            <w:szCs w:val="28"/>
          </w:rPr>
          <w:delText xml:space="preserve">ao</w:delText>
        </w:r>
      </w:del>
      <w:ins w:id="1481" w:author="Assessor GDSXSR" w:date="2026-10-31T00:07:38Z">
        <w:r>
          <w:rPr>
            <w:rFonts w:ascii="Arial" w:hAnsi="Arial" w:cs="Arial"/>
            <w:color w:val="808080"/>
            <w:sz w:val="28"/>
            <w:szCs w:val="28"/>
          </w:rPr>
          <w:t xml:space="preserve">do</w:t>
        </w:r>
      </w:ins>
      <w:r>
        <w:rPr>
          <w:rFonts w:ascii="Arial" w:hAnsi="Arial" w:cs="Arial"/>
          <w:color w:val="000000" w:themeColor="text1"/>
          <w:sz w:val="28"/>
          <w:szCs w:val="28"/>
        </w:rPr>
        <w:t xml:space="preserve"> endereço </w:t>
      </w:r>
      <w:del w:id="1482" w:author="Assessor GDSXSR" w:date="2026-10-31T00:07:38Z">
        <w:r>
          <w:rPr>
            <w:rFonts w:ascii="Arial" w:hAnsi="Arial" w:cs="Arial"/>
            <w:color w:val="000000" w:themeColor="text1"/>
            <w:sz w:val="28"/>
            <w:szCs w:val="28"/>
          </w:rPr>
          <w:delText xml:space="preserve">indicado nas faturas </w:delText>
        </w:r>
      </w:del>
      <w:r>
        <w:rPr>
          <w:rFonts w:ascii="Arial" w:hAnsi="Arial" w:cs="Arial"/>
          <w:color w:val="000000" w:themeColor="text1"/>
          <w:sz w:val="28"/>
          <w:szCs w:val="28"/>
        </w:rPr>
        <w:t xml:space="preserve">ou </w:t>
      </w:r>
      <w:del w:id="1483" w:author="Assessor GDSXSR" w:date="2026-10-31T00:07:38Z">
        <w:r>
          <w:rPr>
            <w:rFonts w:ascii="Arial" w:hAnsi="Arial" w:cs="Arial"/>
            <w:color w:val="000000" w:themeColor="text1"/>
            <w:sz w:val="28"/>
            <w:szCs w:val="28"/>
          </w:rPr>
          <w:delText xml:space="preserve">à correspondência entre as</w:delText>
        </w:r>
      </w:del>
      <w:ins w:id="1484" w:author="Assessor GDSXSR" w:date="2026-10-31T00:07:38Z">
        <w:r>
          <w:rPr>
            <w:rFonts w:ascii="Arial" w:hAnsi="Arial" w:cs="Arial"/>
            <w:color w:val="808080"/>
            <w:sz w:val="28"/>
            <w:szCs w:val="28"/>
          </w:rPr>
          <w:t xml:space="preserve">das</w:t>
        </w:r>
      </w:ins>
      <w:r>
        <w:rPr>
          <w:rFonts w:ascii="Arial" w:hAnsi="Arial" w:cs="Arial"/>
          <w:color w:val="000000" w:themeColor="text1"/>
          <w:sz w:val="28"/>
          <w:szCs w:val="28"/>
        </w:rPr>
        <w:t xml:space="preserve"> competências cobradas</w:t>
      </w:r>
      <w:ins w:id="1485" w:author="Assessor GDSXSR" w:date="2026-10-31T00:07:38Z">
        <w:r>
          <w:rPr>
            <w:rFonts w:ascii="Arial" w:hAnsi="Arial" w:cs="Arial"/>
            <w:color w:val="808080"/>
            <w:sz w:val="28"/>
            <w:szCs w:val="28"/>
          </w:rPr>
          <w:t xml:space="preserve">,</w:t>
        </w:r>
      </w:ins>
      <w:r>
        <w:rPr>
          <w:rFonts w:ascii="Arial" w:hAnsi="Arial" w:cs="Arial"/>
          <w:color w:val="000000" w:themeColor="text1"/>
          <w:sz w:val="28"/>
          <w:szCs w:val="28"/>
        </w:rPr>
        <w:t xml:space="preserve"> </w:t>
      </w:r>
      <w:del w:id="1486" w:author="Assessor GDSXSR" w:date="2026-10-31T00:07:38Z">
        <w:r>
          <w:rPr>
            <w:rFonts w:ascii="Arial" w:hAnsi="Arial" w:cs="Arial"/>
            <w:color w:val="000000" w:themeColor="text1"/>
            <w:sz w:val="28"/>
            <w:szCs w:val="28"/>
          </w:rPr>
          <w:delText xml:space="preserve">e</w:delText>
        </w:r>
      </w:del>
      <w:ins w:id="1487" w:author="Assessor GDSXSR" w:date="2026-10-31T00:07:38Z">
        <w:r>
          <w:rPr>
            <w:rFonts w:ascii="Arial" w:hAnsi="Arial" w:cs="Arial"/>
            <w:color w:val="808080"/>
            <w:sz w:val="28"/>
            <w:szCs w:val="28"/>
          </w:rPr>
          <w:t xml:space="preserve">nem</w:t>
        </w:r>
      </w:ins>
      <w:r>
        <w:rPr>
          <w:rFonts w:ascii="Arial" w:hAnsi="Arial" w:cs="Arial"/>
          <w:color w:val="000000" w:themeColor="text1"/>
          <w:sz w:val="28"/>
          <w:szCs w:val="28"/>
        </w:rPr>
        <w:t xml:space="preserve"> </w:t>
      </w:r>
      <w:del w:id="1488" w:author="Assessor GDSXSR" w:date="2026-10-31T00:07:38Z">
        <w:r>
          <w:rPr>
            <w:rFonts w:ascii="Arial" w:hAnsi="Arial" w:cs="Arial"/>
            <w:color w:val="000000" w:themeColor="text1"/>
            <w:sz w:val="28"/>
            <w:szCs w:val="28"/>
          </w:rPr>
          <w:delText xml:space="preserve">o período de ocupação. Também não foram apresentados comprovantes</w:delText>
        </w:r>
      </w:del>
      <w:ins w:id="1489" w:author="Assessor GDSXSR" w:date="2026-10-31T00:07:38Z">
        <w:r>
          <w:rPr>
            <w:rFonts w:ascii="Arial" w:hAnsi="Arial" w:cs="Arial"/>
            <w:color w:val="808080"/>
            <w:sz w:val="28"/>
            <w:szCs w:val="28"/>
          </w:rPr>
          <w:t xml:space="preserve">comprovante</w:t>
        </w:r>
      </w:ins>
      <w:r>
        <w:rPr>
          <w:rFonts w:ascii="Arial" w:hAnsi="Arial" w:cs="Arial"/>
          <w:color w:val="000000" w:themeColor="text1"/>
          <w:sz w:val="28"/>
          <w:szCs w:val="28"/>
        </w:rPr>
        <w:t xml:space="preserve"> de pagamento</w:t>
      </w:r>
      <w:del w:id="1490" w:author="Assessor GDSXSR" w:date="2026-10-31T00:07:38Z">
        <w:r>
          <w:rPr>
            <w:rFonts w:ascii="Arial" w:hAnsi="Arial" w:cs="Arial"/>
            <w:color w:val="000000" w:themeColor="text1"/>
            <w:sz w:val="28"/>
            <w:szCs w:val="28"/>
          </w:rPr>
          <w:delText xml:space="preserve">,</w:delText>
        </w:r>
      </w:del>
      <w:ins w:id="1491" w:author="Assessor GDSXSR" w:date="2026-10-31T00:07:38Z">
        <w:r>
          <w:rPr>
            <w:rFonts w:ascii="Arial" w:hAnsi="Arial" w:cs="Arial"/>
            <w:color w:val="808080"/>
            <w:sz w:val="28"/>
            <w:szCs w:val="28"/>
          </w:rPr>
          <w:t xml:space="preserve"> ou</w:t>
        </w:r>
      </w:ins>
      <w:r>
        <w:rPr>
          <w:rFonts w:ascii="Arial" w:hAnsi="Arial" w:cs="Arial"/>
          <w:color w:val="000000" w:themeColor="text1"/>
          <w:sz w:val="28"/>
          <w:szCs w:val="28"/>
        </w:rPr>
        <w:t xml:space="preserve"> indicação de duplicidade</w:t>
      </w:r>
      <w:del w:id="1492" w:author="Assessor GDSXSR" w:date="2026-10-31T00:07:38Z">
        <w:r>
          <w:rPr>
            <w:rFonts w:ascii="Arial" w:hAnsi="Arial" w:cs="Arial"/>
            <w:color w:val="000000" w:themeColor="text1"/>
            <w:sz w:val="28"/>
            <w:szCs w:val="28"/>
          </w:rPr>
          <w:delText xml:space="preserve"> ou elementos capazes de demonstrar que o consumo foi realizado por terceiro</w:delText>
        </w:r>
      </w:del>
      <w:r>
        <w:rPr>
          <w:rFonts w:ascii="Arial" w:hAnsi="Arial" w:cs="Arial"/>
          <w:color w:val="000000" w:themeColor="text1"/>
          <w:sz w:val="28"/>
          <w:szCs w:val="28"/>
        </w:rPr>
        <w:t xml:space="preserve">.</w:t>
      </w:r>
    </w:p>
    <w:p w14:paraId="3FCE53C6"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ins w:id="1516" w:author="Assessor GDSXSR" w:date="2026-10-31T00:07:38Z"/>
        </w:rPr>
      </w:pPr>
      <w:r>
        <w:rPr>
          <w:rFonts w:ascii="Arial" w:hAnsi="Arial" w:cs="Arial"/>
          <w:color w:val="000000" w:themeColor="text1"/>
          <w:sz w:val="28"/>
          <w:szCs w:val="28"/>
        </w:rPr>
        <w:t xml:space="preserve">A</w:t>
      </w:r>
      <w:del w:id="1493" w:author="Assessor GDSXSR" w:date="2026-10-31T00:07:38Z">
        <w:r>
          <w:rPr>
            <w:rFonts w:ascii="Arial" w:hAnsi="Arial" w:cs="Arial"/>
            <w:color w:val="000000" w:themeColor="text1"/>
            <w:sz w:val="28"/>
            <w:szCs w:val="28"/>
          </w:rPr>
          <w:delText xml:space="preserve"> referência genérica à</w:delText>
        </w:r>
      </w:del>
      <w:r>
        <w:rPr>
          <w:rFonts w:ascii="Arial" w:hAnsi="Arial" w:cs="Arial"/>
          <w:color w:val="000000" w:themeColor="text1"/>
          <w:sz w:val="28"/>
          <w:szCs w:val="28"/>
        </w:rPr>
        <w:t xml:space="preserve"> possível prescrição</w:t>
      </w:r>
      <w:del w:id="1494" w:author="Assessor GDSXSR" w:date="2026-10-31T00:07:38Z">
        <w:r>
          <w:rPr>
            <w:rFonts w:ascii="Arial" w:hAnsi="Arial" w:cs="Arial"/>
            <w:color w:val="000000" w:themeColor="text1"/>
            <w:sz w:val="28"/>
            <w:szCs w:val="28"/>
          </w:rPr>
          <w:delText xml:space="preserve"> das contas</w:delText>
        </w:r>
      </w:del>
      <w:r>
        <w:rPr>
          <w:rFonts w:ascii="Arial" w:hAnsi="Arial" w:cs="Arial"/>
          <w:color w:val="000000" w:themeColor="text1"/>
          <w:sz w:val="28"/>
          <w:szCs w:val="28"/>
        </w:rPr>
        <w:t xml:space="preserve"> também não justifica a participação da concessionária</w:t>
      </w:r>
      <w:del w:id="1495" w:author="Assessor GDSXSR" w:date="2026-10-31T00:07:38Z">
        <w:r>
          <w:rPr>
            <w:rFonts w:ascii="Arial" w:hAnsi="Arial" w:cs="Arial"/>
            <w:color w:val="000000" w:themeColor="text1"/>
            <w:sz w:val="28"/>
            <w:szCs w:val="28"/>
          </w:rPr>
          <w:delText xml:space="preserve">. No início do processo</w:delText>
        </w:r>
      </w:del>
      <w:r>
        <w:rPr>
          <w:rFonts w:ascii="Arial" w:hAnsi="Arial" w:cs="Arial"/>
          <w:color w:val="000000" w:themeColor="text1"/>
          <w:sz w:val="28"/>
          <w:szCs w:val="28"/>
        </w:rPr>
        <w:t xml:space="preserve">, </w:t>
      </w:r>
      <w:del w:id="1496" w:author="Assessor GDSXSR" w:date="2026-10-31T00:07:38Z">
        <w:r>
          <w:rPr>
            <w:rFonts w:ascii="Arial" w:hAnsi="Arial" w:cs="Arial"/>
            <w:color w:val="000000" w:themeColor="text1"/>
            <w:sz w:val="28"/>
            <w:szCs w:val="28"/>
          </w:rPr>
          <w:delText xml:space="preserve">o autor</w:delText>
        </w:r>
        <w:r>
          <w:rPr>
            <w:rFonts w:ascii="Arial" w:hAnsi="Arial" w:cs="Arial"/>
            <w:color w:val="000000" w:themeColor="text1"/>
            <w:sz w:val="28"/>
            <w:szCs w:val="28"/>
          </w:rPr>
          <w:delText xml:space="preserve">/apelado</w:delText>
        </w:r>
        <w:r>
          <w:rPr>
            <w:rFonts w:ascii="Arial" w:hAnsi="Arial" w:cs="Arial"/>
            <w:color w:val="000000" w:themeColor="text1"/>
            <w:sz w:val="28"/>
            <w:szCs w:val="28"/>
          </w:rPr>
          <w:delText xml:space="preserve"> foi intimado</w:delText>
        </w:r>
      </w:del>
      <w:ins w:id="1497" w:author="Assessor GDSXSR" w:date="2026-10-31T00:07:38Z">
        <w:r>
          <w:rPr>
            <w:rFonts w:ascii="Arial" w:hAnsi="Arial" w:cs="Arial"/>
            <w:color w:val="808080"/>
            <w:sz w:val="28"/>
            <w:szCs w:val="28"/>
          </w:rPr>
          <w:t xml:space="preserve">pois</w:t>
        </w:r>
      </w:ins>
      <w:r>
        <w:rPr>
          <w:rFonts w:ascii="Arial" w:hAnsi="Arial" w:cs="Arial"/>
          <w:color w:val="000000" w:themeColor="text1"/>
          <w:sz w:val="28"/>
          <w:szCs w:val="28"/>
        </w:rPr>
        <w:t xml:space="preserve"> a </w:t>
      </w:r>
      <w:del w:id="1498" w:author="Assessor GDSXSR" w:date="2026-10-31T00:07:38Z">
        <w:r>
          <w:rPr>
            <w:rFonts w:ascii="Arial" w:hAnsi="Arial" w:cs="Arial"/>
            <w:color w:val="000000" w:themeColor="text1"/>
            <w:sz w:val="28"/>
            <w:szCs w:val="28"/>
          </w:rPr>
          <w:delText xml:space="preserve">excluir</w:delText>
        </w:r>
      </w:del>
      <w:ins w:id="1499" w:author="Assessor GDSXSR" w:date="2026-10-31T00:07:38Z">
        <w:r>
          <w:rPr>
            <w:rFonts w:ascii="Arial" w:hAnsi="Arial" w:cs="Arial"/>
            <w:color w:val="808080"/>
            <w:sz w:val="28"/>
            <w:szCs w:val="28"/>
          </w:rPr>
          <w:t xml:space="preserve">apelante</w:t>
        </w:r>
      </w:ins>
      <w:r>
        <w:rPr>
          <w:rFonts w:ascii="Arial" w:hAnsi="Arial" w:cs="Arial"/>
          <w:color w:val="000000" w:themeColor="text1"/>
          <w:sz w:val="28"/>
          <w:szCs w:val="28"/>
        </w:rPr>
        <w:t xml:space="preserve"> </w:t>
      </w:r>
      <w:del w:id="1500" w:author="Assessor GDSXSR" w:date="2026-10-31T00:07:38Z">
        <w:r>
          <w:rPr>
            <w:rFonts w:ascii="Arial" w:hAnsi="Arial" w:cs="Arial"/>
            <w:color w:val="000000" w:themeColor="text1"/>
            <w:sz w:val="28"/>
            <w:szCs w:val="28"/>
          </w:rPr>
          <w:delText xml:space="preserve">da</w:delText>
        </w:r>
      </w:del>
      <w:ins w:id="1501" w:author="Assessor GDSXSR" w:date="2026-10-31T00:07:38Z">
        <w:r>
          <w:rPr>
            <w:rFonts w:ascii="Arial" w:hAnsi="Arial" w:cs="Arial"/>
            <w:color w:val="808080"/>
            <w:sz w:val="28"/>
            <w:szCs w:val="28"/>
          </w:rPr>
          <w:t xml:space="preserve">não</w:t>
        </w:r>
      </w:ins>
      <w:r>
        <w:rPr>
          <w:rFonts w:ascii="Arial" w:hAnsi="Arial" w:cs="Arial"/>
          <w:color w:val="000000" w:themeColor="text1"/>
          <w:sz w:val="28"/>
          <w:szCs w:val="28"/>
        </w:rPr>
        <w:t xml:space="preserve"> </w:t>
      </w:r>
      <w:del w:id="1502" w:author="Assessor GDSXSR" w:date="2026-10-31T00:07:38Z">
        <w:r>
          <w:rPr>
            <w:rFonts w:ascii="Arial" w:hAnsi="Arial" w:cs="Arial"/>
            <w:color w:val="000000" w:themeColor="text1"/>
            <w:sz w:val="28"/>
            <w:szCs w:val="28"/>
          </w:rPr>
          <w:delText xml:space="preserve">cobrança</w:delText>
        </w:r>
      </w:del>
      <w:ins w:id="1503" w:author="Assessor GDSXSR" w:date="2026-10-31T00:07:38Z">
        <w:r>
          <w:rPr>
            <w:rFonts w:ascii="Arial" w:hAnsi="Arial" w:cs="Arial"/>
            <w:color w:val="808080"/>
            <w:sz w:val="28"/>
            <w:szCs w:val="28"/>
          </w:rPr>
          <w:t xml:space="preserve">individualizou</w:t>
        </w:r>
      </w:ins>
      <w:r>
        <w:rPr>
          <w:rFonts w:ascii="Arial" w:hAnsi="Arial" w:cs="Arial"/>
          <w:color w:val="000000" w:themeColor="text1"/>
          <w:sz w:val="28"/>
          <w:szCs w:val="28"/>
        </w:rPr>
        <w:t xml:space="preserve"> </w:t>
      </w:r>
      <w:del w:id="1504" w:author="Assessor GDSXSR" w:date="2026-10-31T00:07:38Z">
        <w:r>
          <w:rPr>
            <w:rFonts w:ascii="Arial" w:hAnsi="Arial" w:cs="Arial"/>
            <w:color w:val="000000" w:themeColor="text1"/>
            <w:sz w:val="28"/>
            <w:szCs w:val="28"/>
          </w:rPr>
          <w:delText xml:space="preserve">os</w:delText>
        </w:r>
      </w:del>
      <w:ins w:id="1505" w:author="Assessor GDSXSR" w:date="2026-10-31T00:07:38Z">
        <w:r>
          <w:rPr>
            <w:rFonts w:ascii="Arial" w:hAnsi="Arial" w:cs="Arial"/>
            <w:color w:val="808080"/>
            <w:sz w:val="28"/>
            <w:szCs w:val="28"/>
          </w:rPr>
          <w:t xml:space="preserve">fatura</w:t>
        </w:r>
      </w:ins>
      <w:r>
        <w:rPr>
          <w:rFonts w:ascii="Arial" w:hAnsi="Arial" w:cs="Arial"/>
          <w:color w:val="000000" w:themeColor="text1"/>
          <w:sz w:val="28"/>
          <w:szCs w:val="28"/>
        </w:rPr>
        <w:t xml:space="preserve"> </w:t>
      </w:r>
      <w:del w:id="1506" w:author="Assessor GDSXSR" w:date="2026-10-31T00:07:38Z">
        <w:r>
          <w:rPr>
            <w:rFonts w:ascii="Arial" w:hAnsi="Arial" w:cs="Arial"/>
            <w:color w:val="000000" w:themeColor="text1"/>
            <w:sz w:val="28"/>
            <w:szCs w:val="28"/>
          </w:rPr>
          <w:delText xml:space="preserve">débitos</w:delText>
        </w:r>
      </w:del>
      <w:ins w:id="1507" w:author="Assessor GDSXSR" w:date="2026-10-31T00:07:38Z">
        <w:r>
          <w:rPr>
            <w:rFonts w:ascii="Arial" w:hAnsi="Arial" w:cs="Arial"/>
            <w:color w:val="808080"/>
            <w:sz w:val="28"/>
            <w:szCs w:val="28"/>
          </w:rPr>
          <w:t xml:space="preserve">prescrita.</w:t>
        </w:r>
      </w:ins>
    </w:p>
    <w:p>
      <w:pPr>
        <w:spacing w:after="0" w:line="360" w:lineRule="auto"/>
        <w:ind w:firstLine="2268"/>
        <w:jc w:val="both"/>
        <w:rPr>
          <w:ins w:id="1517" w:author="Assessor GDSXSR" w:date="2026-10-31T00:07:38Z"/>
        </w:rPr>
      </w:pPr>
    </w:p>
    <w:p w14:paraId="0F2A73DC" w14:textId="77777777" w:rsidR="00330EDC" w:rsidRDefault="00EE4523" w:rsidP="00EE4523">
      <w:pPr>
        <w:spacing w:after="0" w:line="360" w:lineRule="auto"/>
        <w:ind w:firstLine="2268"/>
        <w:jc w:val="both"/>
        <w:rPr>
          <w:rFonts w:ascii="Arial" w:hAnsi="Arial" w:cs="Arial"/>
          <w:color w:val="000000" w:themeColor="text1"/>
          <w:sz w:val="28"/>
          <w:szCs w:val="28"/>
        </w:rPr>
      </w:pPr>
      <w:ins w:id="1508" w:author="Assessor GDSXSR" w:date="2026-10-31T00:07:38Z">
        <w:r>
          <w:rPr>
            <w:rFonts w:ascii="Arial" w:hAnsi="Arial" w:cs="Arial"/>
            <w:color w:val="808080"/>
            <w:sz w:val="28"/>
            <w:szCs w:val="28"/>
          </w:rPr>
          <w:t xml:space="preserve">O</w:t>
        </w:r>
      </w:ins>
      <w:r>
        <w:rPr>
          <w:rFonts w:ascii="Arial" w:hAnsi="Arial" w:cs="Arial"/>
          <w:color w:val="000000" w:themeColor="text1"/>
          <w:sz w:val="28"/>
          <w:szCs w:val="28"/>
        </w:rPr>
        <w:t xml:space="preserve"> </w:t>
      </w:r>
      <w:del w:id="1509" w:author="Assessor GDSXSR" w:date="2026-10-31T00:07:38Z">
        <w:r>
          <w:rPr>
            <w:rFonts w:ascii="Arial" w:hAnsi="Arial" w:cs="Arial"/>
            <w:color w:val="000000" w:themeColor="text1"/>
            <w:sz w:val="28"/>
            <w:szCs w:val="28"/>
          </w:rPr>
          <w:delText xml:space="preserve">alcançados pelo prazo prescricional (ID </w:delText>
        </w:r>
        <w:r>
          <w:rPr>
            <w:rFonts w:ascii="Arial" w:hAnsi="Arial" w:cs="Arial"/>
            <w:color w:val="000000" w:themeColor="text1"/>
            <w:sz w:val="28"/>
            <w:szCs w:val="28"/>
          </w:rPr>
          <w:delText xml:space="preserve">88828014</w:delText>
        </w:r>
        <w:r>
          <w:rPr>
            <w:rFonts w:ascii="Arial" w:hAnsi="Arial" w:cs="Arial"/>
            <w:color w:val="000000" w:themeColor="text1"/>
            <w:sz w:val="28"/>
            <w:szCs w:val="28"/>
          </w:rPr>
          <w:delText xml:space="preserve">) e, em seguida,</w:delText>
        </w:r>
      </w:del>
      <w:ins w:id="1510" w:author="Assessor GDSXSR" w:date="2026-10-31T00:07:38Z">
        <w:r>
          <w:rPr>
            <w:rFonts w:ascii="Arial" w:hAnsi="Arial" w:cs="Arial"/>
            <w:color w:val="808080"/>
            <w:sz w:val="28"/>
            <w:szCs w:val="28"/>
          </w:rPr>
          <w:t xml:space="preserve">autor</w:t>
        </w:r>
      </w:ins>
      <w:r>
        <w:rPr>
          <w:rFonts w:ascii="Arial" w:hAnsi="Arial" w:cs="Arial"/>
          <w:color w:val="000000" w:themeColor="text1"/>
          <w:sz w:val="28"/>
          <w:szCs w:val="28"/>
        </w:rPr>
        <w:t xml:space="preserve"> limitou o pedido às contas vencidas </w:t>
      </w:r>
      <w:del w:id="1511" w:author="Assessor GDSXSR" w:date="2026-10-31T00:07:38Z">
        <w:r>
          <w:rPr>
            <w:rFonts w:ascii="Arial" w:hAnsi="Arial" w:cs="Arial"/>
            <w:color w:val="000000" w:themeColor="text1"/>
            <w:sz w:val="28"/>
            <w:szCs w:val="28"/>
          </w:rPr>
          <w:delText xml:space="preserve">a partir de</w:delText>
        </w:r>
      </w:del>
      <w:ins w:id="1512" w:author="Assessor GDSXSR" w:date="2026-10-31T00:07:38Z">
        <w:r>
          <w:rPr>
            <w:rFonts w:ascii="Arial" w:hAnsi="Arial" w:cs="Arial"/>
            <w:color w:val="808080"/>
            <w:sz w:val="28"/>
            <w:szCs w:val="28"/>
          </w:rPr>
          <w:t xml:space="preserve">desde</w:t>
        </w:r>
      </w:ins>
      <w:r>
        <w:rPr>
          <w:rFonts w:ascii="Arial" w:hAnsi="Arial" w:cs="Arial"/>
          <w:color w:val="000000" w:themeColor="text1"/>
          <w:sz w:val="28"/>
          <w:szCs w:val="28"/>
        </w:rPr>
        <w:t xml:space="preserve"> dezembro de 2021</w:t>
      </w:r>
      <w:ins w:id="1513" w:author="Assessor GDSXSR" w:date="2026-10-31T00:07:38Z">
        <w:r>
          <w:rPr>
            <w:rFonts w:ascii="Arial" w:hAnsi="Arial" w:cs="Arial"/>
            <w:color w:val="808080"/>
            <w:sz w:val="28"/>
            <w:szCs w:val="28"/>
          </w:rPr>
          <w:t xml:space="preserve">, após intimação para excluir os débitos prescritos</w:t>
        </w:r>
      </w:ins>
      <w:r>
        <w:rPr>
          <w:rFonts w:ascii="Arial" w:hAnsi="Arial" w:cs="Arial"/>
          <w:color w:val="000000" w:themeColor="text1"/>
          <w:sz w:val="28"/>
          <w:szCs w:val="28"/>
        </w:rPr>
        <w:t xml:space="preserve"> (ID </w:t>
      </w:r>
      <w:ins w:id="1514" w:author="Assessor GDSXSR" w:date="2026-10-31T00:07:38Z">
        <w:r>
          <w:rPr>
            <w:rFonts w:ascii="Arial" w:hAnsi="Arial" w:cs="Arial"/>
            <w:color w:val="808080"/>
            <w:sz w:val="28"/>
            <w:szCs w:val="28"/>
          </w:rPr>
          <w:t xml:space="preserve">88828014 e </w:t>
        </w:r>
      </w:ins>
      <w:r>
        <w:rPr>
          <w:rFonts w:ascii="Arial" w:hAnsi="Arial" w:cs="Arial"/>
          <w:color w:val="000000" w:themeColor="text1"/>
          <w:sz w:val="28"/>
          <w:szCs w:val="28"/>
        </w:rPr>
        <w:t xml:space="preserve">88828015</w:t>
      </w:r>
      <w:r>
        <w:rPr>
          <w:rFonts w:ascii="Arial" w:hAnsi="Arial" w:cs="Arial"/>
          <w:color w:val="000000" w:themeColor="text1"/>
          <w:sz w:val="28"/>
          <w:szCs w:val="28"/>
        </w:rPr>
        <w:t xml:space="preserve">).</w:t>
      </w:r>
      <w:del w:id="1515" w:author="Assessor GDSXSR" w:date="2026-10-31T00:07:38Z">
        <w:r>
          <w:rPr>
            <w:rFonts w:ascii="Arial" w:hAnsi="Arial" w:cs="Arial"/>
            <w:color w:val="000000" w:themeColor="text1"/>
            <w:sz w:val="28"/>
            <w:szCs w:val="28"/>
          </w:rPr>
          <w:delText xml:space="preserve"> </w:delText>
        </w:r>
      </w:del>
    </w:p>
    <w:p w14:paraId="4F86F6C2" w14:textId="77777777" w:rsidR="00330EDC" w:rsidRDefault="00330EDC" w:rsidP="00EE4523">
      <w:pPr>
        <w:spacing w:after="0" w:line="360" w:lineRule="auto"/>
        <w:ind w:firstLine="2268"/>
        <w:jc w:val="both"/>
        <w:rPr>
          <w:rFonts w:ascii="Arial" w:hAnsi="Arial" w:cs="Arial"/>
          <w:color w:val="000000" w:themeColor="text1"/>
          <w:sz w:val="28"/>
          <w:szCs w:val="28"/>
        </w:rPr>
      </w:pPr>
    </w:p>
    <w:p w14:paraId="65CBA8E5" w14:textId="722B0211" w:rsidR="00EE4523" w:rsidRDefault="00EE4523" w:rsidP="00EE4523">
      <w:pPr>
        <w:spacing w:after="0" w:line="360" w:lineRule="auto"/>
        <w:ind w:firstLine="2268"/>
        <w:jc w:val="both"/>
        <w:rPr>
          <w:rFonts w:ascii="Arial" w:hAnsi="Arial" w:cs="Arial"/>
          <w:color w:val="000000" w:themeColor="text1"/>
          <w:sz w:val="28"/>
          <w:szCs w:val="28"/>
        </w:rPr>
      </w:pPr>
      <w:del w:id="1518" w:author="Assessor GDSXSR" w:date="2026-10-31T00:07:38Z">
        <w:r>
          <w:rPr>
            <w:rFonts w:ascii="Arial" w:hAnsi="Arial" w:cs="Arial"/>
            <w:color w:val="000000" w:themeColor="text1"/>
            <w:sz w:val="28"/>
            <w:szCs w:val="28"/>
          </w:rPr>
          <w:delText xml:space="preserve">Além</w:delText>
        </w:r>
      </w:del>
      <w:ins w:id="1519" w:author="Assessor GDSXSR" w:date="2026-10-31T00:07:38Z">
        <w:r>
          <w:rPr>
            <w:rFonts w:ascii="Arial" w:hAnsi="Arial" w:cs="Arial"/>
            <w:color w:val="808080"/>
            <w:sz w:val="28"/>
            <w:szCs w:val="28"/>
          </w:rPr>
          <w:t xml:space="preserve">No</w:t>
        </w:r>
      </w:ins>
      <w:r>
        <w:rPr>
          <w:rFonts w:ascii="Arial" w:hAnsi="Arial" w:cs="Arial"/>
          <w:color w:val="000000" w:themeColor="text1"/>
          <w:sz w:val="28"/>
          <w:szCs w:val="28"/>
        </w:rPr>
        <w:t xml:space="preserve"> </w:t>
      </w:r>
      <w:del w:id="1520" w:author="Assessor GDSXSR" w:date="2026-10-31T00:07:38Z">
        <w:r>
          <w:rPr>
            <w:rFonts w:ascii="Arial" w:hAnsi="Arial" w:cs="Arial"/>
            <w:color w:val="000000" w:themeColor="text1"/>
            <w:sz w:val="28"/>
            <w:szCs w:val="28"/>
          </w:rPr>
          <w:delText xml:space="preserve">disso</w:delText>
        </w:r>
      </w:del>
      <w:ins w:id="1521" w:author="Assessor GDSXSR" w:date="2026-10-31T00:07:38Z">
        <w:r>
          <w:rPr>
            <w:rFonts w:ascii="Arial" w:hAnsi="Arial" w:cs="Arial"/>
            <w:color w:val="808080"/>
            <w:sz w:val="28"/>
            <w:szCs w:val="28"/>
          </w:rPr>
          <w:t xml:space="preserve">mais</w:t>
        </w:r>
      </w:ins>
      <w:r>
        <w:rPr>
          <w:rFonts w:ascii="Arial" w:hAnsi="Arial" w:cs="Arial"/>
          <w:color w:val="000000" w:themeColor="text1"/>
          <w:sz w:val="28"/>
          <w:szCs w:val="28"/>
        </w:rPr>
        <w:t xml:space="preserve">, a </w:t>
      </w:r>
      <w:del w:id="1522" w:author="Assessor GDSXSR" w:date="2026-10-31T00:07:38Z">
        <w:r>
          <w:rPr>
            <w:rFonts w:ascii="Arial" w:hAnsi="Arial" w:cs="Arial"/>
            <w:color w:val="000000" w:themeColor="text1"/>
            <w:sz w:val="28"/>
            <w:szCs w:val="28"/>
          </w:rPr>
          <w:delText xml:space="preserve">presente </w:delText>
        </w:r>
      </w:del>
      <w:r>
        <w:rPr>
          <w:rFonts w:ascii="Arial" w:hAnsi="Arial" w:cs="Arial"/>
          <w:color w:val="000000" w:themeColor="text1"/>
          <w:sz w:val="28"/>
          <w:szCs w:val="28"/>
        </w:rPr>
        <w:t xml:space="preserve">demanda </w:t>
      </w:r>
      <w:del w:id="1523" w:author="Assessor GDSXSR" w:date="2026-10-31T00:07:38Z">
        <w:r>
          <w:rPr>
            <w:rFonts w:ascii="Arial" w:hAnsi="Arial" w:cs="Arial"/>
            <w:color w:val="000000" w:themeColor="text1"/>
            <w:sz w:val="28"/>
            <w:szCs w:val="28"/>
          </w:rPr>
          <w:delText xml:space="preserve">não</w:delText>
        </w:r>
      </w:del>
      <w:ins w:id="1524" w:author="Assessor GDSXSR" w:date="2026-10-31T00:07:38Z">
        <w:r>
          <w:rPr>
            <w:rFonts w:ascii="Arial" w:hAnsi="Arial" w:cs="Arial"/>
            <w:color w:val="808080"/>
            <w:sz w:val="28"/>
            <w:szCs w:val="28"/>
          </w:rPr>
          <w:t xml:space="preserve">discute</w:t>
        </w:r>
      </w:ins>
      <w:r>
        <w:rPr>
          <w:rFonts w:ascii="Arial" w:hAnsi="Arial" w:cs="Arial"/>
          <w:color w:val="000000" w:themeColor="text1"/>
          <w:sz w:val="28"/>
          <w:szCs w:val="28"/>
        </w:rPr>
        <w:t xml:space="preserve"> </w:t>
      </w:r>
      <w:del w:id="1525" w:author="Assessor GDSXSR" w:date="2026-10-31T00:07:38Z">
        <w:r>
          <w:rPr>
            <w:rFonts w:ascii="Arial" w:hAnsi="Arial" w:cs="Arial"/>
            <w:color w:val="000000" w:themeColor="text1"/>
            <w:sz w:val="28"/>
            <w:szCs w:val="28"/>
          </w:rPr>
          <w:delText xml:space="preserve">examina</w:delText>
        </w:r>
      </w:del>
      <w:ins w:id="1526" w:author="Assessor GDSXSR" w:date="2026-10-31T00:07:38Z">
        <w:r>
          <w:rPr>
            <w:rFonts w:ascii="Arial" w:hAnsi="Arial" w:cs="Arial"/>
            <w:color w:val="808080"/>
            <w:sz w:val="28"/>
            <w:szCs w:val="28"/>
          </w:rPr>
          <w:t xml:space="preserve">apenas o dever contratual da locatária de suportar, perante o locador, as despesas do consumo durante a ocupação, sem examinar</w:t>
        </w:r>
      </w:ins>
      <w:r>
        <w:rPr>
          <w:rFonts w:ascii="Arial" w:hAnsi="Arial" w:cs="Arial"/>
          <w:color w:val="000000" w:themeColor="text1"/>
          <w:sz w:val="28"/>
          <w:szCs w:val="28"/>
        </w:rPr>
        <w:t xml:space="preserve"> a exigibilidade das faturas perante a CAESB</w:t>
      </w:r>
      <w:del w:id="1527" w:author="Assessor GDSXSR" w:date="2026-10-31T00:07:38Z">
        <w:r>
          <w:rPr>
            <w:rFonts w:ascii="Arial" w:hAnsi="Arial" w:cs="Arial"/>
            <w:color w:val="000000" w:themeColor="text1"/>
            <w:sz w:val="28"/>
            <w:szCs w:val="28"/>
          </w:rPr>
          <w:delText xml:space="preserve"> nem constitui obrigação em favor da concessionária</w:delText>
        </w:r>
      </w:del>
      <w:r>
        <w:rPr>
          <w:rFonts w:ascii="Arial" w:hAnsi="Arial" w:cs="Arial"/>
          <w:color w:val="000000" w:themeColor="text1"/>
          <w:sz w:val="28"/>
          <w:szCs w:val="28"/>
        </w:rPr>
        <w:t xml:space="preserve">.</w:t>
      </w:r>
      <w:del w:id="1528" w:author="Assessor GDSXSR" w:date="2026-10-31T00:07:38Z">
        <w:r>
          <w:rPr>
            <w:rFonts w:ascii="Arial" w:hAnsi="Arial" w:cs="Arial"/>
            <w:color w:val="000000" w:themeColor="text1"/>
            <w:sz w:val="28"/>
            <w:szCs w:val="28"/>
          </w:rPr>
          <w:delText xml:space="preserve"> Discute-se apenas o dever contratual da locatária</w:delText>
        </w:r>
        <w:r>
          <w:rPr>
            <w:rFonts w:ascii="Arial" w:hAnsi="Arial" w:cs="Arial"/>
            <w:color w:val="000000" w:themeColor="text1"/>
            <w:sz w:val="28"/>
            <w:szCs w:val="28"/>
          </w:rPr>
          <w:delText xml:space="preserve">/apelante</w:delText>
        </w:r>
        <w:r>
          <w:rPr>
            <w:rFonts w:ascii="Arial" w:hAnsi="Arial" w:cs="Arial"/>
            <w:color w:val="000000" w:themeColor="text1"/>
            <w:sz w:val="28"/>
            <w:szCs w:val="28"/>
          </w:rPr>
          <w:delText xml:space="preserve"> de suportar, perante o locador</w:delText>
        </w:r>
        <w:r>
          <w:rPr>
            <w:rFonts w:ascii="Arial" w:hAnsi="Arial" w:cs="Arial"/>
            <w:color w:val="000000" w:themeColor="text1"/>
            <w:sz w:val="28"/>
            <w:szCs w:val="28"/>
          </w:rPr>
          <w:delText xml:space="preserve">/apelado</w:delText>
        </w:r>
        <w:r>
          <w:rPr>
            <w:rFonts w:ascii="Arial" w:hAnsi="Arial" w:cs="Arial"/>
            <w:color w:val="000000" w:themeColor="text1"/>
            <w:sz w:val="28"/>
            <w:szCs w:val="28"/>
          </w:rPr>
          <w:delText xml:space="preserve">, as despesas relativas ao consumo ocorrido durante a ocupação do imóvel. A apelante não individualizou eventual fatura prescrita nem apresentou fundamento concreto capaz de afastar a obrigação contratual reconhecida entre as partes.</w:delText>
        </w:r>
      </w:del>
    </w:p>
    <w:p w14:paraId="1A7D4B89"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66D96ECB" w14:textId="77777777"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Ainda que o titular cadastral permaneça responsável perante a CAESB, </w:t>
      </w:r>
      <w:del w:id="1529" w:author="Assessor GDSXSR" w:date="2026-10-31T00:07:38Z">
        <w:r>
          <w:rPr>
            <w:rFonts w:ascii="Arial" w:hAnsi="Arial" w:cs="Arial"/>
            <w:color w:val="000000" w:themeColor="text1"/>
            <w:sz w:val="28"/>
            <w:szCs w:val="28"/>
          </w:rPr>
          <w:delText xml:space="preserve">essa circunstância não impede que, </w:delText>
        </w:r>
        <w:r>
          <w:rPr>
            <w:rFonts w:ascii="Arial" w:hAnsi="Arial" w:cs="Arial"/>
            <w:color w:val="000000" w:themeColor="text1"/>
            <w:sz w:val="28"/>
            <w:szCs w:val="28"/>
          </w:rPr>
          <w:delText xml:space="preserve">na relação interna, seja reconhecida </w:delText>
        </w:r>
      </w:del>
      <w:r>
        <w:rPr>
          <w:rFonts w:ascii="Arial" w:hAnsi="Arial" w:cs="Arial"/>
          <w:color w:val="000000" w:themeColor="text1"/>
          <w:sz w:val="28"/>
          <w:szCs w:val="28"/>
        </w:rPr>
        <w:t xml:space="preserve">a obrigação </w:t>
      </w:r>
      <w:del w:id="1530" w:author="Assessor GDSXSR" w:date="2026-10-31T00:07:38Z">
        <w:r>
          <w:rPr>
            <w:rFonts w:ascii="Arial" w:hAnsi="Arial" w:cs="Arial"/>
            <w:color w:val="000000" w:themeColor="text1"/>
            <w:sz w:val="28"/>
            <w:szCs w:val="28"/>
          </w:rPr>
          <w:delText xml:space="preserve">da</w:delText>
        </w:r>
      </w:del>
      <w:ins w:id="1531" w:author="Assessor GDSXSR" w:date="2026-10-31T00:07:38Z">
        <w:r>
          <w:rPr>
            <w:rFonts w:ascii="Arial" w:hAnsi="Arial" w:cs="Arial"/>
            <w:color w:val="808080"/>
            <w:sz w:val="28"/>
            <w:szCs w:val="28"/>
          </w:rPr>
          <w:t xml:space="preserve">de</w:t>
        </w:r>
      </w:ins>
      <w:r>
        <w:rPr>
          <w:rFonts w:ascii="Arial" w:hAnsi="Arial" w:cs="Arial"/>
          <w:color w:val="000000" w:themeColor="text1"/>
          <w:sz w:val="28"/>
          <w:szCs w:val="28"/>
        </w:rPr>
        <w:t xml:space="preserve"> </w:t>
      </w:r>
      <w:del w:id="1532" w:author="Assessor GDSXSR" w:date="2026-10-31T00:07:38Z">
        <w:r>
          <w:rPr>
            <w:rFonts w:ascii="Arial" w:hAnsi="Arial" w:cs="Arial"/>
            <w:color w:val="000000" w:themeColor="text1"/>
            <w:sz w:val="28"/>
            <w:szCs w:val="28"/>
          </w:rPr>
          <w:delText xml:space="preserve">pessoa que</w:delText>
        </w:r>
      </w:del>
      <w:ins w:id="1533" w:author="Assessor GDSXSR" w:date="2026-10-31T00:07:38Z">
        <w:r>
          <w:rPr>
            <w:rFonts w:ascii="Arial" w:hAnsi="Arial" w:cs="Arial"/>
            <w:color w:val="808080"/>
            <w:sz w:val="28"/>
            <w:szCs w:val="28"/>
          </w:rPr>
          <w:t xml:space="preserve">quem</w:t>
        </w:r>
      </w:ins>
      <w:r>
        <w:rPr>
          <w:rFonts w:ascii="Arial" w:hAnsi="Arial" w:cs="Arial"/>
          <w:color w:val="000000" w:themeColor="text1"/>
          <w:sz w:val="28"/>
          <w:szCs w:val="28"/>
        </w:rPr>
        <w:t xml:space="preserve"> usufruiu do serviço e assumiu contratualmente seu pagamento</w:t>
      </w:r>
      <w:ins w:id="1534" w:author="Assessor GDSXSR" w:date="2026-10-31T00:07:38Z">
        <w:r>
          <w:rPr>
            <w:rFonts w:ascii="Arial" w:hAnsi="Arial" w:cs="Arial"/>
            <w:color w:val="808080"/>
            <w:sz w:val="28"/>
            <w:szCs w:val="28"/>
          </w:rPr>
          <w:t xml:space="preserve"> pode ser reconhecida na relação interna</w:t>
        </w:r>
      </w:ins>
      <w:r>
        <w:rPr>
          <w:rFonts w:ascii="Arial" w:hAnsi="Arial" w:cs="Arial"/>
          <w:color w:val="000000" w:themeColor="text1"/>
          <w:sz w:val="28"/>
          <w:szCs w:val="28"/>
        </w:rPr>
        <w:t xml:space="preserve">.</w:t>
      </w:r>
    </w:p>
    <w:p w14:paraId="5BA2A38B"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3E7C43C1" w14:textId="77777777"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Não há decisão uniforme a ser proferida em relação à concessionária, </w:t>
      </w:r>
      <w:del w:id="1535" w:author="Assessor GDSXSR" w:date="2026-10-31T00:07:38Z">
        <w:r>
          <w:rPr>
            <w:rFonts w:ascii="Arial" w:hAnsi="Arial" w:cs="Arial"/>
            <w:color w:val="000000" w:themeColor="text1"/>
            <w:sz w:val="28"/>
            <w:szCs w:val="28"/>
          </w:rPr>
          <w:delText xml:space="preserve">nem</w:delText>
        </w:r>
      </w:del>
      <w:ins w:id="1536" w:author="Assessor GDSXSR" w:date="2026-10-31T00:07:38Z">
        <w:r>
          <w:rPr>
            <w:rFonts w:ascii="Arial" w:hAnsi="Arial" w:cs="Arial"/>
            <w:color w:val="808080"/>
            <w:sz w:val="28"/>
            <w:szCs w:val="28"/>
          </w:rPr>
          <w:t xml:space="preserve">de</w:t>
        </w:r>
      </w:ins>
      <w:r>
        <w:rPr>
          <w:rFonts w:ascii="Arial" w:hAnsi="Arial" w:cs="Arial"/>
          <w:color w:val="000000" w:themeColor="text1"/>
          <w:sz w:val="28"/>
          <w:szCs w:val="28"/>
        </w:rPr>
        <w:t xml:space="preserve"> </w:t>
      </w:r>
      <w:del w:id="1537" w:author="Assessor GDSXSR" w:date="2026-10-31T00:07:38Z">
        <w:r>
          <w:rPr>
            <w:rFonts w:ascii="Arial" w:hAnsi="Arial" w:cs="Arial"/>
            <w:color w:val="000000" w:themeColor="text1"/>
            <w:sz w:val="28"/>
            <w:szCs w:val="28"/>
          </w:rPr>
          <w:delText xml:space="preserve">obrigação</w:delText>
        </w:r>
      </w:del>
      <w:ins w:id="1538" w:author="Assessor GDSXSR" w:date="2026-10-31T00:07:38Z">
        <w:r>
          <w:rPr>
            <w:rFonts w:ascii="Arial" w:hAnsi="Arial" w:cs="Arial"/>
            <w:color w:val="808080"/>
            <w:sz w:val="28"/>
            <w:szCs w:val="28"/>
          </w:rPr>
          <w:t xml:space="preserve">modo</w:t>
        </w:r>
      </w:ins>
      <w:r>
        <w:rPr>
          <w:rFonts w:ascii="Arial" w:hAnsi="Arial" w:cs="Arial"/>
          <w:color w:val="000000" w:themeColor="text1"/>
          <w:sz w:val="28"/>
          <w:szCs w:val="28"/>
        </w:rPr>
        <w:t xml:space="preserve"> que </w:t>
      </w:r>
      <w:del w:id="1539" w:author="Assessor GDSXSR" w:date="2026-10-31T00:07:38Z">
        <w:r>
          <w:rPr>
            <w:rFonts w:ascii="Arial" w:hAnsi="Arial" w:cs="Arial"/>
            <w:color w:val="000000" w:themeColor="text1"/>
            <w:sz w:val="28"/>
            <w:szCs w:val="28"/>
          </w:rPr>
          <w:delText xml:space="preserve">deva ser por ela cumprida. Sua</w:delText>
        </w:r>
      </w:del>
      <w:ins w:id="1540" w:author="Assessor GDSXSR" w:date="2026-10-31T00:07:38Z">
        <w:r>
          <w:rPr>
            <w:rFonts w:ascii="Arial" w:hAnsi="Arial" w:cs="Arial"/>
            <w:color w:val="808080"/>
            <w:sz w:val="28"/>
            <w:szCs w:val="28"/>
          </w:rPr>
          <w:t xml:space="preserve">sua</w:t>
        </w:r>
      </w:ins>
      <w:r>
        <w:rPr>
          <w:rFonts w:ascii="Arial" w:hAnsi="Arial" w:cs="Arial"/>
          <w:color w:val="000000" w:themeColor="text1"/>
          <w:sz w:val="28"/>
          <w:szCs w:val="28"/>
        </w:rPr>
        <w:t xml:space="preserve"> presença no polo passivo</w:t>
      </w:r>
      <w:del w:id="1541" w:author="Assessor GDSXSR" w:date="2026-10-31T00:07:38Z">
        <w:r>
          <w:rPr>
            <w:rFonts w:ascii="Arial" w:hAnsi="Arial" w:cs="Arial"/>
            <w:color w:val="000000" w:themeColor="text1"/>
            <w:sz w:val="28"/>
            <w:szCs w:val="28"/>
          </w:rPr>
          <w:delText xml:space="preserve">, portanto,</w:delText>
        </w:r>
      </w:del>
      <w:r>
        <w:rPr>
          <w:rFonts w:ascii="Arial" w:hAnsi="Arial" w:cs="Arial"/>
          <w:color w:val="000000" w:themeColor="text1"/>
          <w:sz w:val="28"/>
          <w:szCs w:val="28"/>
        </w:rPr>
        <w:t xml:space="preserve"> não </w:t>
      </w:r>
      <w:del w:id="1542" w:author="Assessor GDSXSR" w:date="2026-10-31T00:07:38Z">
        <w:r>
          <w:rPr>
            <w:rFonts w:ascii="Arial" w:hAnsi="Arial" w:cs="Arial"/>
            <w:color w:val="000000" w:themeColor="text1"/>
            <w:sz w:val="28"/>
            <w:szCs w:val="28"/>
          </w:rPr>
          <w:delText xml:space="preserve">constitui condição</w:delText>
        </w:r>
      </w:del>
      <w:ins w:id="1543" w:author="Assessor GDSXSR" w:date="2026-10-31T00:07:38Z">
        <w:r>
          <w:rPr>
            <w:rFonts w:ascii="Arial" w:hAnsi="Arial" w:cs="Arial"/>
            <w:color w:val="808080"/>
            <w:sz w:val="28"/>
            <w:szCs w:val="28"/>
          </w:rPr>
          <w:t xml:space="preserve">é</w:t>
        </w:r>
      </w:ins>
      <w:r>
        <w:rPr>
          <w:rFonts w:ascii="Arial" w:hAnsi="Arial" w:cs="Arial"/>
          <w:color w:val="000000" w:themeColor="text1"/>
          <w:sz w:val="28"/>
          <w:szCs w:val="28"/>
        </w:rPr>
        <w:t xml:space="preserve"> necessária </w:t>
      </w:r>
      <w:del w:id="1544" w:author="Assessor GDSXSR" w:date="2026-10-31T00:07:38Z">
        <w:r>
          <w:rPr>
            <w:rFonts w:ascii="Arial" w:hAnsi="Arial" w:cs="Arial"/>
            <w:color w:val="000000" w:themeColor="text1"/>
            <w:sz w:val="28"/>
            <w:szCs w:val="28"/>
          </w:rPr>
          <w:delText xml:space="preserve">para o</w:delText>
        </w:r>
      </w:del>
      <w:ins w:id="1545" w:author="Assessor GDSXSR" w:date="2026-10-31T00:07:38Z">
        <w:r>
          <w:rPr>
            <w:rFonts w:ascii="Arial" w:hAnsi="Arial" w:cs="Arial"/>
            <w:color w:val="808080"/>
            <w:sz w:val="28"/>
            <w:szCs w:val="28"/>
          </w:rPr>
          <w:t xml:space="preserve">ao</w:t>
        </w:r>
      </w:ins>
      <w:r>
        <w:rPr>
          <w:rFonts w:ascii="Arial" w:hAnsi="Arial" w:cs="Arial"/>
          <w:color w:val="000000" w:themeColor="text1"/>
          <w:sz w:val="28"/>
          <w:szCs w:val="28"/>
        </w:rPr>
        <w:t xml:space="preserve"> julgamento</w:t>
      </w:r>
      <w:del w:id="1546" w:author="Assessor GDSXSR" w:date="2026-10-31T00:07:38Z">
        <w:r>
          <w:rPr>
            <w:rFonts w:ascii="Arial" w:hAnsi="Arial" w:cs="Arial"/>
            <w:color w:val="000000" w:themeColor="text1"/>
            <w:sz w:val="28"/>
            <w:szCs w:val="28"/>
          </w:rPr>
          <w:delText xml:space="preserve"> da cobrança formulada entre locador e locatária</w:delText>
        </w:r>
      </w:del>
      <w:r>
        <w:rPr>
          <w:rFonts w:ascii="Arial" w:hAnsi="Arial" w:cs="Arial"/>
          <w:color w:val="000000" w:themeColor="text1"/>
          <w:sz w:val="28"/>
          <w:szCs w:val="28"/>
        </w:rPr>
        <w:t xml:space="preserve">.</w:t>
      </w:r>
    </w:p>
    <w:p w14:paraId="2947BBA2"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0034982F" w14:textId="40400D11"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Deve ser mantida a condenação relativa às despesas de água e esgoto, com </w:t>
      </w:r>
      <w:del w:id="1547" w:author="Assessor GDSXSR" w:date="2026-10-31T00:07:38Z">
        <w:r>
          <w:rPr>
            <w:rFonts w:ascii="Arial" w:hAnsi="Arial" w:cs="Arial"/>
            <w:color w:val="000000" w:themeColor="text1"/>
            <w:sz w:val="28"/>
            <w:szCs w:val="28"/>
          </w:rPr>
          <w:delText xml:space="preserve">a ressalva de que seus </w:delText>
        </w:r>
      </w:del>
      <w:r>
        <w:rPr>
          <w:rFonts w:ascii="Arial" w:hAnsi="Arial" w:cs="Arial"/>
          <w:color w:val="000000" w:themeColor="text1"/>
          <w:sz w:val="28"/>
          <w:szCs w:val="28"/>
        </w:rPr>
        <w:t xml:space="preserve">efeitos</w:t>
      </w:r>
      <w:del w:id="1548" w:author="Assessor GDSXSR" w:date="2026-10-31T00:07:38Z">
        <w:r>
          <w:rPr>
            <w:rFonts w:ascii="Arial" w:hAnsi="Arial" w:cs="Arial"/>
            <w:color w:val="000000" w:themeColor="text1"/>
            <w:sz w:val="28"/>
            <w:szCs w:val="28"/>
          </w:rPr>
          <w:delText xml:space="preserve"> permanecem</w:delText>
        </w:r>
      </w:del>
      <w:r>
        <w:rPr>
          <w:rFonts w:ascii="Arial" w:hAnsi="Arial" w:cs="Arial"/>
          <w:color w:val="000000" w:themeColor="text1"/>
          <w:sz w:val="28"/>
          <w:szCs w:val="28"/>
        </w:rPr>
        <w:t xml:space="preserve"> restritos às partes do processo.</w:t>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76119EA8" w14:textId="12E767CC" w:rsidR="008A4445" w:rsidRDefault="00D516B2" w:rsidP="00DB1301">
      <w:pPr>
        <w:spacing w:after="0" w:line="360" w:lineRule="auto"/>
        <w:ind w:firstLine="2268"/>
        <w:jc w:val="both"/>
        <w:rPr>
          <w:rFonts w:ascii="Arial" w:hAnsi="Arial" w:cs="Arial"/>
          <w:sz w:val="28"/>
          <w:szCs w:val="28"/>
        </w:rPr>
      </w:pPr>
      <w:r w:rsidRPr="66A65482">
        <w:rPr>
          <w:rFonts w:ascii="Arial" w:hAnsi="Arial" w:cs="Arial"/>
          <w:sz w:val="28"/>
          <w:szCs w:val="28"/>
        </w:rPr>
        <w:t>Ante o exposto,</w:t>
      </w:r>
      <w:r w:rsidR="00400EF7">
        <w:rPr>
          <w:rFonts w:ascii="Arial" w:hAnsi="Arial" w:cs="Arial"/>
          <w:sz w:val="28"/>
          <w:szCs w:val="28"/>
        </w:rPr>
        <w:t xml:space="preserve"> </w:t>
      </w:r>
      <w:r w:rsidR="00400EF7" w:rsidRPr="00400EF7">
        <w:rPr>
          <w:rFonts w:ascii="Arial" w:hAnsi="Arial" w:cs="Arial"/>
          <w:b/>
          <w:bCs/>
          <w:sz w:val="28"/>
          <w:szCs w:val="28"/>
        </w:rPr>
        <w:t>rejeito</w:t>
      </w:r>
      <w:r w:rsidR="00400EF7">
        <w:rPr>
          <w:rFonts w:ascii="Arial" w:hAnsi="Arial" w:cs="Arial"/>
          <w:sz w:val="28"/>
          <w:szCs w:val="28"/>
        </w:rPr>
        <w:t xml:space="preserve"> a preliminar de ilegitimidade ativa e, no mérito,</w:t>
      </w:r>
      <w:r w:rsidRPr="66A65482">
        <w:rPr>
          <w:rFonts w:ascii="Arial" w:hAnsi="Arial" w:cs="Arial"/>
          <w:sz w:val="28"/>
          <w:szCs w:val="28"/>
        </w:rPr>
        <w:t xml:space="preserve"> </w:t>
      </w:r>
      <w:r w:rsidR="00400EF7" w:rsidRPr="66A65482">
        <w:rPr>
          <w:rFonts w:ascii="Arial" w:hAnsi="Arial" w:cs="Arial"/>
          <w:b/>
          <w:bCs/>
          <w:sz w:val="28"/>
          <w:szCs w:val="28"/>
        </w:rPr>
        <w:t>nego provimento</w:t>
      </w:r>
      <w:r w:rsidR="00400EF7" w:rsidRPr="66A65482">
        <w:rPr>
          <w:rFonts w:ascii="Arial" w:hAnsi="Arial" w:cs="Arial"/>
          <w:sz w:val="28"/>
          <w:szCs w:val="28"/>
        </w:rPr>
        <w:t xml:space="preserve"> </w:t>
      </w:r>
      <w:r w:rsidR="00D21983" w:rsidRPr="66A65482">
        <w:rPr>
          <w:rFonts w:ascii="Arial" w:hAnsi="Arial" w:cs="Arial"/>
          <w:sz w:val="28"/>
          <w:szCs w:val="28"/>
        </w:rPr>
        <w:t>ao apelo d</w:t>
      </w:r>
      <w:r w:rsidR="00330EDC">
        <w:rPr>
          <w:rFonts w:ascii="Arial" w:hAnsi="Arial" w:cs="Arial"/>
          <w:sz w:val="28"/>
          <w:szCs w:val="28"/>
        </w:rPr>
        <w:t>a ré</w:t>
      </w:r>
      <w:r w:rsidR="00635527" w:rsidRPr="66A65482">
        <w:rPr>
          <w:rFonts w:ascii="Arial" w:hAnsi="Arial" w:cs="Arial"/>
          <w:sz w:val="28"/>
          <w:szCs w:val="28"/>
        </w:rPr>
        <w:t xml:space="preserve">, </w:t>
      </w:r>
      <w:r w:rsidR="00330EDC" w:rsidRPr="00330EDC">
        <w:rPr>
          <w:rFonts w:ascii="Arial" w:hAnsi="Arial" w:cs="Arial"/>
          <w:sz w:val="28"/>
          <w:szCs w:val="28"/>
        </w:rPr>
        <w:t>Patrícia Gomes Cardoso</w:t>
      </w:r>
      <w:r w:rsidR="00330EDC">
        <w:rPr>
          <w:rFonts w:ascii="Arial" w:hAnsi="Arial" w:cs="Arial"/>
          <w:sz w:val="28"/>
          <w:szCs w:val="28"/>
        </w:rPr>
        <w:t>.</w:t>
      </w:r>
    </w:p>
    <w:p w14:paraId="3C7CC5A1" w14:textId="77777777" w:rsidR="00D84490" w:rsidRDefault="00D84490" w:rsidP="00DB1301">
      <w:pPr>
        <w:spacing w:after="0" w:line="360" w:lineRule="auto"/>
        <w:ind w:firstLine="2268"/>
        <w:jc w:val="both"/>
        <w:rPr>
          <w:rFonts w:ascii="Arial" w:hAnsi="Arial" w:cs="Arial"/>
          <w:sz w:val="28"/>
          <w:szCs w:val="28"/>
        </w:rPr>
      </w:pPr>
    </w:p>
    <w:p w14:paraId="4BB4AF11" w14:textId="2A4C9B9D" w:rsidR="00635527" w:rsidRDefault="00480A33" w:rsidP="00DB1301">
      <w:pPr>
        <w:spacing w:after="0" w:line="360" w:lineRule="auto"/>
        <w:ind w:firstLine="2268"/>
        <w:jc w:val="both"/>
        <w:rPr>
          <w:rFonts w:ascii="Arial" w:hAnsi="Arial" w:cs="Arial"/>
          <w:sz w:val="28"/>
          <w:szCs w:val="28"/>
        </w:rPr>
      </w:pPr>
      <w:commentRangeStart w:id="14"/>
      <w:r>
        <w:rPr>
          <w:rFonts w:ascii="Arial" w:hAnsi="Arial" w:cs="Arial"/>
          <w:b/>
          <w:bCs/>
          <w:sz w:val="28"/>
          <w:szCs w:val="28"/>
        </w:rPr>
        <w:t xml:space="preserve">Condeno</w:t>
      </w:r>
      <w:r>
        <w:rPr>
          <w:rFonts w:ascii="Arial" w:hAnsi="Arial" w:cs="Arial"/>
          <w:sz w:val="28"/>
          <w:szCs w:val="28"/>
        </w:rPr>
        <w:t xml:space="preserve"> </w:t>
      </w:r>
      <w:r>
        <w:rPr>
          <w:rFonts w:ascii="Arial" w:hAnsi="Arial" w:cs="Arial"/>
          <w:sz w:val="28"/>
          <w:szCs w:val="28"/>
        </w:rPr>
        <w:t xml:space="preserve">a</w:t>
      </w:r>
      <w:r>
        <w:rPr>
          <w:rFonts w:ascii="Arial" w:hAnsi="Arial" w:cs="Arial"/>
          <w:sz w:val="28"/>
          <w:szCs w:val="28"/>
        </w:rPr>
        <w:t xml:space="preserve"> </w:t>
      </w:r>
      <w:r>
        <w:rPr>
          <w:rFonts w:ascii="Arial" w:hAnsi="Arial" w:cs="Arial"/>
          <w:sz w:val="28"/>
          <w:szCs w:val="28"/>
        </w:rPr>
        <w:t xml:space="preserve">ré</w:t>
      </w:r>
      <w:r>
        <w:rPr>
          <w:rFonts w:ascii="Arial" w:hAnsi="Arial" w:cs="Arial"/>
          <w:sz w:val="28"/>
          <w:szCs w:val="28"/>
        </w:rPr>
        <w:t xml:space="preserve">/apelante ao pagamento de honorários recursais que fixo em 2% do valor da condenação (CPC</w:t>
      </w:r>
      <w:del w:id="1549" w:author="Assessor GDSXSR" w:date="2026-10-31T00:07:38Z">
        <w:r>
          <w:rPr>
            <w:rFonts w:ascii="Arial" w:hAnsi="Arial" w:cs="Arial"/>
            <w:sz w:val="28"/>
            <w:szCs w:val="28"/>
          </w:rPr>
          <w:delText xml:space="preserve">/2015</w:delText>
        </w:r>
      </w:del>
      <w:r>
        <w:rPr>
          <w:rFonts w:ascii="Arial" w:hAnsi="Arial" w:cs="Arial"/>
          <w:sz w:val="28"/>
          <w:szCs w:val="28"/>
        </w:rPr>
        <w:t xml:space="preserve"> 85 § 11), acrescido da quantia fixada na r. sentença</w:t>
      </w:r>
      <w:r>
        <w:rPr>
          <w:rFonts w:ascii="Arial" w:hAnsi="Arial" w:cs="Arial"/>
          <w:sz w:val="28"/>
          <w:szCs w:val="28"/>
        </w:rPr>
        <w:t xml:space="preserve">,</w:t>
      </w:r>
      <w:r>
        <w:rPr>
          <w:rFonts w:ascii="Arial" w:hAnsi="Arial" w:cs="Arial"/>
          <w:sz w:val="28"/>
          <w:szCs w:val="28"/>
        </w:rPr>
        <w:t xml:space="preserve"> </w:t>
      </w:r>
      <w:del w:id="1550" w:author="Assessor GDSXSR" w:date="2026-10-31T00:07:38Z">
        <w:r>
          <w:rPr>
            <w:rFonts w:ascii="Arial" w:hAnsi="Arial" w:cs="Arial"/>
            <w:sz w:val="28"/>
            <w:szCs w:val="28"/>
          </w:rPr>
          <w:delText xml:space="preserve">os</w:delText>
        </w:r>
      </w:del>
      <w:ins w:id="1551" w:author="Assessor GDSXSR" w:date="2026-10-31T00:07:38Z">
        <w:r>
          <w:rPr>
            <w:rFonts w:ascii="Arial" w:hAnsi="Arial" w:cs="Arial"/>
            <w:color w:val="808080"/>
            <w:sz w:val="28"/>
            <w:szCs w:val="28"/>
          </w:rPr>
          <w:t xml:space="preserve">cuja</w:t>
        </w:r>
      </w:ins>
      <w:r>
        <w:rPr>
          <w:rFonts w:ascii="Arial" w:hAnsi="Arial" w:cs="Arial"/>
          <w:sz w:val="28"/>
          <w:szCs w:val="28"/>
        </w:rPr>
        <w:t xml:space="preserve"> </w:t>
      </w:r>
      <w:del w:id="1552" w:author="Assessor GDSXSR" w:date="2026-10-31T00:07:38Z">
        <w:r>
          <w:rPr>
            <w:rFonts w:ascii="Arial" w:hAnsi="Arial" w:cs="Arial"/>
            <w:sz w:val="28"/>
            <w:szCs w:val="28"/>
          </w:rPr>
          <w:delText xml:space="preserve">quais</w:delText>
        </w:r>
      </w:del>
      <w:ins w:id="1553" w:author="Assessor GDSXSR" w:date="2026-10-31T00:07:38Z">
        <w:r>
          <w:rPr>
            <w:rFonts w:ascii="Arial" w:hAnsi="Arial" w:cs="Arial"/>
            <w:color w:val="808080"/>
            <w:sz w:val="28"/>
            <w:szCs w:val="28"/>
          </w:rPr>
          <w:t xml:space="preserve">exigibilidade</w:t>
        </w:r>
      </w:ins>
      <w:r>
        <w:rPr>
          <w:rFonts w:ascii="Arial" w:hAnsi="Arial" w:cs="Arial"/>
          <w:sz w:val="28"/>
          <w:szCs w:val="28"/>
        </w:rPr>
        <w:t xml:space="preserve"> suspendo </w:t>
      </w:r>
      <w:del w:id="1554" w:author="Assessor GDSXSR" w:date="2026-10-31T00:07:38Z">
        <w:r>
          <w:rPr>
            <w:rFonts w:ascii="Arial" w:hAnsi="Arial" w:cs="Arial"/>
            <w:sz w:val="28"/>
            <w:szCs w:val="28"/>
          </w:rPr>
          <w:delText xml:space="preserve">a exigibilidade devido à</w:delText>
        </w:r>
      </w:del>
      <w:ins w:id="1555" w:author="Assessor GDSXSR" w:date="2026-10-31T00:07:38Z">
        <w:r>
          <w:rPr>
            <w:rFonts w:ascii="Arial" w:hAnsi="Arial" w:cs="Arial"/>
            <w:color w:val="808080"/>
            <w:sz w:val="28"/>
            <w:szCs w:val="28"/>
          </w:rPr>
          <w:t xml:space="preserve">pela</w:t>
        </w:r>
      </w:ins>
      <w:r>
        <w:rPr>
          <w:rFonts w:ascii="Arial" w:hAnsi="Arial" w:cs="Arial"/>
          <w:sz w:val="28"/>
          <w:szCs w:val="28"/>
        </w:rPr>
        <w:t xml:space="preserve"> concessão </w:t>
      </w:r>
      <w:del w:id="1556" w:author="Assessor GDSXSR" w:date="2026-10-31T00:07:38Z">
        <w:r>
          <w:rPr>
            <w:rFonts w:ascii="Arial" w:hAnsi="Arial" w:cs="Arial"/>
            <w:sz w:val="28"/>
            <w:szCs w:val="28"/>
          </w:rPr>
          <w:delText xml:space="preserve">de</w:delText>
        </w:r>
      </w:del>
      <w:ins w:id="1557" w:author="Assessor GDSXSR" w:date="2026-10-31T00:07:38Z">
        <w:r>
          <w:rPr>
            <w:rFonts w:ascii="Arial" w:hAnsi="Arial" w:cs="Arial"/>
            <w:color w:val="808080"/>
            <w:sz w:val="28"/>
            <w:szCs w:val="28"/>
          </w:rPr>
          <w:t xml:space="preserve">da</w:t>
        </w:r>
      </w:ins>
      <w:r>
        <w:rPr>
          <w:rFonts w:ascii="Arial" w:hAnsi="Arial" w:cs="Arial"/>
          <w:sz w:val="28"/>
          <w:szCs w:val="28"/>
        </w:rPr>
        <w:t xml:space="preserve"> gratuidade de justiça (CPC 98 §</w:t>
      </w:r>
      <w:ins w:id="1558" w:author="Assessor GDSXSR" w:date="2026-10-31T00:07:38Z">
        <w:r>
          <w:rPr>
            <w:rFonts w:ascii="Arial" w:hAnsi="Arial" w:cs="Arial"/>
            <w:color w:val="808080"/>
            <w:sz w:val="28"/>
            <w:szCs w:val="28"/>
          </w:rPr>
          <w:t xml:space="preserve"> </w:t>
        </w:r>
      </w:ins>
      <w:r>
        <w:rPr>
          <w:rFonts w:ascii="Arial" w:hAnsi="Arial" w:cs="Arial"/>
          <w:sz w:val="28"/>
          <w:szCs w:val="28"/>
        </w:rPr>
        <w:t xml:space="preserve">3º)</w:t>
      </w:r>
      <w:r>
        <w:rPr>
          <w:rFonts w:ascii="Arial" w:hAnsi="Arial" w:cs="Arial"/>
          <w:sz w:val="28"/>
          <w:szCs w:val="28"/>
        </w:rPr>
        <w:t xml:space="preserve">.</w:t>
      </w:r>
      <w:commentRangeEnd w:id="14"/>
      <w:r>
        <w:rPr>
          <w:rStyle w:val="CommentReference"/>
        </w:rPr>
        <w:commentReference w:id="14"/>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529D3CDE" w14:textId="5707A1EA" w:rsidR="007E1C8C" w:rsidRDefault="007E1C8C" w:rsidP="007E1C8C">
      <w:pPr>
        <w:spacing w:after="0" w:line="360" w:lineRule="auto"/>
        <w:jc w:val="both"/>
        <w:rPr>
          <w:rFonts w:ascii="Arial" w:hAnsi="Arial" w:cs="Arial"/>
          <w:sz w:val="28"/>
          <w:szCs w:val="28"/>
        </w:rPr>
      </w:pPr>
    </w:p>
    <w:p w14:paraId="7671E426" w14:textId="77777777" w:rsidR="0053321A" w:rsidRDefault="00A3095A" w:rsidP="00E012C4">
      <w:pPr>
        <w:ind w:right="-96"/>
        <w:jc w:val="both"/>
        <w:rPr>
          <w:b/>
          <w:color w:val="008000"/>
        </w:rPr>
      </w:pPr>
      <w:r>
        <w:rPr>
          <w:b/>
          <w:color w:val="008000"/>
        </w:rPr>
        <w:t>SENTEN</w:t>
      </w:r>
      <w:r w:rsidR="0053321A">
        <w:rPr>
          <w:b/>
          <w:color w:val="008000"/>
        </w:rPr>
        <w:t>ÇA</w:t>
      </w:r>
    </w:p>
    <w:p w14:paraId="5585D702" w14:textId="2C4F3A07" w:rsidR="00E012C4" w:rsidRPr="00E012C4" w:rsidRDefault="00E012C4" w:rsidP="00E012C4">
      <w:pPr>
        <w:ind w:right="-96"/>
        <w:jc w:val="both"/>
        <w:rPr>
          <w:b/>
          <w:color w:val="008000"/>
        </w:rPr>
      </w:pPr>
      <w:r w:rsidRPr="00E012C4">
        <w:rPr>
          <w:b/>
          <w:color w:val="008000"/>
        </w:rPr>
        <w:t>Trata-se de ação de despejo por falta de pagamento cumulada com cobrança ajuizada por MARCELO JOSÉ BATISTA em desfavor de PATRÍCIA GOMES CARDOSO, partes qualificadas.</w:t>
      </w:r>
    </w:p>
    <w:p w14:paraId="4163E917" w14:textId="77777777" w:rsidR="00E012C4" w:rsidRPr="00E012C4" w:rsidRDefault="00E012C4" w:rsidP="00E012C4">
      <w:pPr>
        <w:ind w:right="-96"/>
        <w:jc w:val="both"/>
        <w:rPr>
          <w:b/>
          <w:color w:val="008000"/>
        </w:rPr>
      </w:pPr>
      <w:r w:rsidRPr="00E012C4">
        <w:rPr>
          <w:b/>
          <w:color w:val="008000"/>
        </w:rPr>
        <w:t>O autor afirma que o imóvel situado na AR 18, Conjunto 03, Lote 01, Setor Oeste, Sobradinho II/DF, embora registrado em nome de Renato Pontes Vasconcelos, integra acervo familiar cuja administração lhe foi atribuída por acordo firmado entre herdeiros. Sustenta que, em razão disso, passou a gerir a locação do bem.</w:t>
      </w:r>
    </w:p>
    <w:p w14:paraId="4B716BD6" w14:textId="77777777" w:rsidR="00E012C4" w:rsidRPr="00E012C4" w:rsidRDefault="00E012C4" w:rsidP="00E012C4">
      <w:pPr>
        <w:ind w:right="-96"/>
        <w:jc w:val="both"/>
        <w:rPr>
          <w:b/>
          <w:color w:val="008000"/>
        </w:rPr>
      </w:pPr>
      <w:r w:rsidRPr="00E012C4">
        <w:rPr>
          <w:b/>
          <w:color w:val="008000"/>
        </w:rPr>
        <w:t>Aduz que a requerida já ocupava o imóvel em razão de ajuste verbal anterior e que, em 09/04/2020, as partes firmaram contrato escrito de locação residencial, com aluguel mensal de R$ 600,00 e vencimento todo dia 10. O contrato foi celebrado pelo prazo de seis meses e, após o término do período inicial, prorrogou-se por prazo indeterminado.</w:t>
      </w:r>
    </w:p>
    <w:p w14:paraId="74F7AA0E" w14:textId="77777777" w:rsidR="00E012C4" w:rsidRPr="00E012C4" w:rsidRDefault="00E012C4" w:rsidP="00E012C4">
      <w:pPr>
        <w:ind w:right="-96"/>
        <w:jc w:val="both"/>
        <w:rPr>
          <w:b/>
          <w:color w:val="008000"/>
        </w:rPr>
      </w:pPr>
      <w:r w:rsidRPr="00E012C4">
        <w:rPr>
          <w:b/>
          <w:color w:val="008000"/>
        </w:rPr>
        <w:t>Sustenta que a requerida deixou de pagar os aluguéis desde maio de 2020. Esclarece que os aluguéis referentes ao período de maio de 2020 a maio de 2021 foram objeto de ação anterior (0705767-56.2021.8.07.0006), de modo que, neste feito, requer a cobrança dos aluguéis de junho de 2021 a agosto de 2023, no valor atualizado de R$ 19.580,43.</w:t>
      </w:r>
    </w:p>
    <w:p w14:paraId="2E1EA739" w14:textId="77777777" w:rsidR="00E012C4" w:rsidRPr="00E012C4" w:rsidRDefault="00E012C4" w:rsidP="00E012C4">
      <w:pPr>
        <w:ind w:right="-96"/>
        <w:jc w:val="both"/>
        <w:rPr>
          <w:b/>
          <w:color w:val="008000"/>
        </w:rPr>
      </w:pPr>
      <w:r w:rsidRPr="00E012C4">
        <w:rPr>
          <w:b/>
          <w:color w:val="008000"/>
        </w:rPr>
        <w:t>Também afirma que a requerida deixou de pagar contas de água vinculadas ao imóvel, inicialmente indicadas desde janeiro de 2018. Após determinação de emenda, o autor retificou o pedido para limitar os débitos de água ao período não prescrito, de dezembro de 2021 a agosto de 2023, no valor atualizado de R$ 5.298,62. Posteriormente, após a desocupação do imóvel, requereu a consideração dos débitos de água até setembro de 2024, no valor de R$ 6.972,90.</w:t>
      </w:r>
    </w:p>
    <w:p w14:paraId="0D637352" w14:textId="77777777" w:rsidR="00E012C4" w:rsidRPr="00E012C4" w:rsidRDefault="00E012C4" w:rsidP="00E012C4">
      <w:pPr>
        <w:ind w:right="-96"/>
        <w:jc w:val="both"/>
        <w:rPr>
          <w:b/>
          <w:color w:val="008000"/>
        </w:rPr>
      </w:pPr>
      <w:r w:rsidRPr="00E012C4">
        <w:rPr>
          <w:b/>
          <w:color w:val="008000"/>
        </w:rPr>
        <w:t>Pediu a concessão da justiça gratuita, a desocupação liminar do imóvel, a rescisão da locação, a condenação da requerida ao pagamento dos aluguéis vencidos, a transferência das contas de água para o nome da ré ou sua responsabilização pelos débitos do período de ocupação, além da condenação ao pagamento das despesas até a efetiva desocupação, custas e honorários advocatícios.</w:t>
      </w:r>
    </w:p>
    <w:p w14:paraId="6724FA4F" w14:textId="77777777" w:rsidR="00E012C4" w:rsidRPr="00E012C4" w:rsidRDefault="00E012C4" w:rsidP="00E012C4">
      <w:pPr>
        <w:ind w:right="-96"/>
        <w:jc w:val="both"/>
        <w:rPr>
          <w:b/>
          <w:color w:val="008000"/>
        </w:rPr>
      </w:pPr>
      <w:r w:rsidRPr="00E012C4">
        <w:rPr>
          <w:b/>
          <w:color w:val="008000"/>
        </w:rPr>
        <w:t>Representação processual regular, conforme procuração de d 169665016.</w:t>
      </w:r>
    </w:p>
    <w:p w14:paraId="6FB92CED" w14:textId="77777777" w:rsidR="00E012C4" w:rsidRPr="00E012C4" w:rsidRDefault="00E012C4" w:rsidP="00E012C4">
      <w:pPr>
        <w:ind w:right="-96"/>
        <w:jc w:val="both"/>
        <w:rPr>
          <w:b/>
          <w:color w:val="008000"/>
        </w:rPr>
      </w:pPr>
      <w:r w:rsidRPr="00E012C4">
        <w:rPr>
          <w:b/>
          <w:color w:val="008000"/>
        </w:rPr>
        <w:t>Foi proferida decisão que deferiu ao autor os benefícios da gratuidade da justiça (id 170398100). No mesmo ato, foi deferida a liminar de desocupação, com prazo de 15 dias para saída voluntária, sem prejuízo da possibilidade de purgação da mora.</w:t>
      </w:r>
    </w:p>
    <w:p w14:paraId="6F894EA7" w14:textId="77777777" w:rsidR="00E012C4" w:rsidRPr="00E012C4" w:rsidRDefault="00E012C4" w:rsidP="00E012C4">
      <w:pPr>
        <w:ind w:right="-96"/>
        <w:jc w:val="both"/>
        <w:rPr>
          <w:b/>
          <w:color w:val="008000"/>
        </w:rPr>
      </w:pPr>
      <w:r w:rsidRPr="00E012C4">
        <w:rPr>
          <w:b/>
          <w:color w:val="008000"/>
        </w:rPr>
        <w:t>Realizada audiência de conciliação, com a presença das partes e seus procuradores, todavia sem composição de acordo (id 175561124).</w:t>
      </w:r>
    </w:p>
    <w:p w14:paraId="3F01D773" w14:textId="77777777" w:rsidR="00E012C4" w:rsidRPr="00E012C4" w:rsidRDefault="00E012C4" w:rsidP="00E012C4">
      <w:pPr>
        <w:ind w:right="-96"/>
        <w:jc w:val="both"/>
        <w:rPr>
          <w:b/>
          <w:color w:val="008000"/>
        </w:rPr>
      </w:pPr>
      <w:r w:rsidRPr="00E012C4">
        <w:rPr>
          <w:b/>
          <w:color w:val="008000"/>
        </w:rPr>
        <w:t>Foi apresentada contestação (id 180234426).  A requerida não negou a ocupação do imóvel nem a existência de débitos locatícios. Alegou, em síntese, situação de extrema vulnerabilidade social, desemprego, maternidade de cinco filhos, histórico de violência doméstica, problemas de saúde e ausência de condições para desocupação imediata. Requereu dilação de prazo para saída do imóvel e encaminhamento à rede socioassistencial.</w:t>
      </w:r>
    </w:p>
    <w:p w14:paraId="266EBC4A" w14:textId="77777777" w:rsidR="00E012C4" w:rsidRPr="00E012C4" w:rsidRDefault="00E012C4" w:rsidP="00E012C4">
      <w:pPr>
        <w:ind w:right="-96"/>
        <w:jc w:val="both"/>
        <w:rPr>
          <w:b/>
          <w:color w:val="008000"/>
        </w:rPr>
      </w:pPr>
      <w:r w:rsidRPr="00E012C4">
        <w:rPr>
          <w:b/>
          <w:color w:val="008000"/>
        </w:rPr>
        <w:t>A gratuidade de justiça foi deferida à requerida pela decisão de id 176908539.</w:t>
      </w:r>
    </w:p>
    <w:p w14:paraId="312A2309" w14:textId="77777777" w:rsidR="00E012C4" w:rsidRPr="00E012C4" w:rsidRDefault="00E012C4" w:rsidP="00E012C4">
      <w:pPr>
        <w:ind w:right="-96"/>
        <w:jc w:val="both"/>
        <w:rPr>
          <w:b/>
          <w:color w:val="008000"/>
        </w:rPr>
      </w:pPr>
      <w:r w:rsidRPr="00E012C4">
        <w:rPr>
          <w:b/>
          <w:color w:val="008000"/>
        </w:rPr>
        <w:t>O autor apresentou réplica no id 180627555.</w:t>
      </w:r>
    </w:p>
    <w:p w14:paraId="5E368BA7" w14:textId="77777777" w:rsidR="00E012C4" w:rsidRPr="00E012C4" w:rsidRDefault="00E012C4" w:rsidP="00E012C4">
      <w:pPr>
        <w:ind w:right="-96"/>
        <w:jc w:val="both"/>
        <w:rPr>
          <w:b/>
          <w:color w:val="008000"/>
        </w:rPr>
      </w:pPr>
      <w:r w:rsidRPr="00E012C4">
        <w:rPr>
          <w:b/>
          <w:color w:val="008000"/>
        </w:rPr>
        <w:lastRenderedPageBreak/>
        <w:t>Diante da existência de filhos menores na residência, foi determinada a intervenção pontual do Ministério Público do Distrito Federal e Territórios e a expedição de ofícios à rede de proteção (id 185023852). O Ministério Público manifestou-se pela adoção de providências junto à rede socioassistencial (id 196914833). Foram expedidos ofícios e realizadas diligências para acompanhamento da situação familiar.</w:t>
      </w:r>
    </w:p>
    <w:p w14:paraId="0D46855B" w14:textId="77777777" w:rsidR="00E012C4" w:rsidRPr="00E012C4" w:rsidRDefault="00E012C4" w:rsidP="00E012C4">
      <w:pPr>
        <w:ind w:right="-96"/>
        <w:jc w:val="both"/>
        <w:rPr>
          <w:b/>
          <w:color w:val="008000"/>
        </w:rPr>
      </w:pPr>
      <w:r w:rsidRPr="00E012C4">
        <w:rPr>
          <w:b/>
          <w:color w:val="008000"/>
        </w:rPr>
        <w:t>Conforme resposta da Secretaria de Desenvolvimento Social do Distrito Federal, a requerida e sua família foram atendidas e orientadas quanto aos serviços disponíveis, inclusive acolhimento institucional, constando que eram beneficiárias de programas sociais (id 206182379). Pela decisão de id 208609444, foi reconhecido que a requerida havia recebido prazo de quase um ano desde a citação para organizar sua saída, razão pela qual foi determinado o cumprimento da ordem de despejo.</w:t>
      </w:r>
    </w:p>
    <w:p w14:paraId="12009BB9" w14:textId="77777777" w:rsidR="00E012C4" w:rsidRPr="00E012C4" w:rsidRDefault="00E012C4" w:rsidP="00E012C4">
      <w:pPr>
        <w:ind w:right="-96"/>
        <w:jc w:val="both"/>
        <w:rPr>
          <w:b/>
          <w:color w:val="008000"/>
        </w:rPr>
      </w:pPr>
      <w:r w:rsidRPr="00E012C4">
        <w:rPr>
          <w:b/>
          <w:color w:val="008000"/>
        </w:rPr>
        <w:t>No curso do cumprimento, a Defensoria Pública informou que a requerida desocupou voluntariamente o imóvel em 14/09/2024, circunstância confirmada pelas diligências posteriores e pela manifestação da parte autora (id 211805154 e id 212847921).</w:t>
      </w:r>
    </w:p>
    <w:p w14:paraId="34A424C7" w14:textId="77777777" w:rsidR="00E012C4" w:rsidRPr="00E012C4" w:rsidRDefault="00E012C4" w:rsidP="00E012C4">
      <w:pPr>
        <w:ind w:right="-96"/>
        <w:jc w:val="both"/>
        <w:rPr>
          <w:b/>
          <w:color w:val="008000"/>
        </w:rPr>
      </w:pPr>
      <w:r w:rsidRPr="00E012C4">
        <w:rPr>
          <w:b/>
          <w:color w:val="008000"/>
        </w:rPr>
        <w:t>Após a desocupação, o autor requereu a rescisão contratual e a responsabilização da ré pelos débitos de água do período de ocupação, juntando documentos relativos às contas em aberto de dezembro de 2021 a setembro de 2024 (ids 211035885 e 212448614).</w:t>
      </w:r>
    </w:p>
    <w:p w14:paraId="2F749FAE" w14:textId="77777777" w:rsidR="00E012C4" w:rsidRPr="00E012C4" w:rsidRDefault="00E012C4" w:rsidP="00E012C4">
      <w:pPr>
        <w:ind w:right="-96"/>
        <w:jc w:val="both"/>
        <w:rPr>
          <w:b/>
          <w:color w:val="008000"/>
        </w:rPr>
      </w:pPr>
      <w:r w:rsidRPr="00E012C4">
        <w:rPr>
          <w:b/>
          <w:color w:val="008000"/>
        </w:rPr>
        <w:t>Pelo despacho de id 249946203, foi convertido o julgamento em diligência para que o autor se manifestasse acerca de sua legitimidade ativa e da impossibilidade de transferência dos débitos de água para o nome da ré sem participação da CAESB.</w:t>
      </w:r>
    </w:p>
    <w:p w14:paraId="38D99C7C" w14:textId="77777777" w:rsidR="00E012C4" w:rsidRPr="00E012C4" w:rsidRDefault="00E012C4" w:rsidP="00E012C4">
      <w:pPr>
        <w:ind w:right="-96"/>
        <w:jc w:val="both"/>
        <w:rPr>
          <w:b/>
          <w:color w:val="008000"/>
        </w:rPr>
      </w:pPr>
      <w:r w:rsidRPr="00E012C4">
        <w:rPr>
          <w:b/>
          <w:color w:val="008000"/>
        </w:rPr>
        <w:t>O autor apresentou manifestação no id 250465295.</w:t>
      </w:r>
    </w:p>
    <w:p w14:paraId="509EB4FF" w14:textId="77777777" w:rsidR="00E012C4" w:rsidRPr="00E012C4" w:rsidRDefault="00E012C4" w:rsidP="00E012C4">
      <w:pPr>
        <w:ind w:right="-96"/>
        <w:jc w:val="both"/>
        <w:rPr>
          <w:b/>
          <w:color w:val="008000"/>
        </w:rPr>
      </w:pPr>
      <w:r w:rsidRPr="00E012C4">
        <w:rPr>
          <w:b/>
          <w:color w:val="008000"/>
        </w:rPr>
        <w:t>A Defensoria Pública apresentou manifestação no id 252791739. Suscitou preliminar de ilegitimidade ativa do autor, sob o argumento de que ele não seria proprietário registral, inventariante ou único herdeiro. Também alegou ausência de litisconsórcio necessário com a CAESB, pois eventual transferência dos débitos de água atingiria esfera jurídica de terceiro estranho ao processo.</w:t>
      </w:r>
    </w:p>
    <w:p w14:paraId="550F780B" w14:textId="77777777" w:rsidR="00E012C4" w:rsidRPr="00E012C4" w:rsidRDefault="00E012C4" w:rsidP="00E012C4">
      <w:pPr>
        <w:ind w:right="-96"/>
        <w:jc w:val="both"/>
        <w:rPr>
          <w:b/>
          <w:color w:val="008000"/>
        </w:rPr>
      </w:pPr>
      <w:r w:rsidRPr="00E012C4">
        <w:rPr>
          <w:b/>
          <w:color w:val="008000"/>
        </w:rPr>
        <w:t>Pela decisão de id 256795914, foi determinada conclusão para sentença após a preclusão. A Defensoria Pública manifestou ciência no id 257144071. Os autos vieram conclusos conforme certidão de id 263945688.</w:t>
      </w:r>
    </w:p>
    <w:p w14:paraId="534D3B4F" w14:textId="77777777" w:rsidR="00E012C4" w:rsidRPr="00E012C4" w:rsidRDefault="00E012C4" w:rsidP="00E012C4">
      <w:pPr>
        <w:ind w:right="-96"/>
        <w:jc w:val="both"/>
        <w:rPr>
          <w:b/>
          <w:color w:val="008000"/>
        </w:rPr>
      </w:pPr>
      <w:r w:rsidRPr="00E012C4">
        <w:rPr>
          <w:b/>
          <w:color w:val="008000"/>
        </w:rPr>
        <w:t>O Ministério Público, em manifestação anterior, oficiou por sua não intervenção, diante da desocupação do imóvel e do acompanhamento da família pela rede socioassistencial.</w:t>
      </w:r>
    </w:p>
    <w:p w14:paraId="10C767A6" w14:textId="77777777" w:rsidR="00E012C4" w:rsidRPr="00E012C4" w:rsidRDefault="00E012C4" w:rsidP="00E012C4">
      <w:pPr>
        <w:ind w:right="-96"/>
        <w:jc w:val="both"/>
        <w:rPr>
          <w:b/>
          <w:color w:val="008000"/>
        </w:rPr>
      </w:pPr>
      <w:r w:rsidRPr="00E012C4">
        <w:rPr>
          <w:b/>
          <w:color w:val="008000"/>
        </w:rPr>
        <w:t>É o relatório. Fundamento e decido.</w:t>
      </w:r>
    </w:p>
    <w:p w14:paraId="4AB673E0" w14:textId="77777777" w:rsidR="00E012C4" w:rsidRPr="00E012C4" w:rsidRDefault="00E012C4" w:rsidP="00E012C4">
      <w:pPr>
        <w:ind w:right="-96"/>
        <w:jc w:val="both"/>
        <w:rPr>
          <w:b/>
          <w:color w:val="008000"/>
        </w:rPr>
      </w:pPr>
      <w:r w:rsidRPr="00E012C4">
        <w:rPr>
          <w:b/>
          <w:color w:val="008000"/>
        </w:rPr>
        <w:t>O feito comporta julgamento antecipado do mérito, nos termos do art. 355, inc. I, do Código de Processo Civil, pois a matéria controvertida é essencialmente documental e as partes tiveram oportunidade de manifestação sobre as questões processuais relevantes.</w:t>
      </w:r>
    </w:p>
    <w:p w14:paraId="33A73394" w14:textId="77777777" w:rsidR="00E012C4" w:rsidRPr="00E012C4" w:rsidRDefault="00E012C4" w:rsidP="00E012C4">
      <w:pPr>
        <w:ind w:right="-96"/>
        <w:jc w:val="both"/>
        <w:rPr>
          <w:b/>
          <w:color w:val="008000"/>
        </w:rPr>
      </w:pPr>
      <w:r w:rsidRPr="00E012C4">
        <w:rPr>
          <w:b/>
          <w:color w:val="008000"/>
        </w:rPr>
        <w:t>Preliminar de ilegitimidade ativa.</w:t>
      </w:r>
    </w:p>
    <w:p w14:paraId="356866E5" w14:textId="77777777" w:rsidR="00E012C4" w:rsidRPr="00E012C4" w:rsidRDefault="00E012C4" w:rsidP="00E012C4">
      <w:pPr>
        <w:ind w:right="-96"/>
        <w:jc w:val="both"/>
        <w:rPr>
          <w:b/>
          <w:color w:val="008000"/>
        </w:rPr>
      </w:pPr>
      <w:r w:rsidRPr="00E012C4">
        <w:rPr>
          <w:b/>
          <w:color w:val="008000"/>
        </w:rPr>
        <w:t>A ação de despejo e cobrança de aluguéis tem por fundamento relação locatícia. A legitimidade ativa, nesse contexto, decorre da condição de locador ou de administrador/possuidor que celebrou ou assumiu a gestão do contrato, não sendo indispensável a prova de propriedade registral do imóvel.</w:t>
      </w:r>
    </w:p>
    <w:p w14:paraId="184034ED" w14:textId="77777777" w:rsidR="00E012C4" w:rsidRPr="00E012C4" w:rsidRDefault="00E012C4" w:rsidP="00E012C4">
      <w:pPr>
        <w:ind w:right="-96"/>
        <w:jc w:val="both"/>
        <w:rPr>
          <w:b/>
          <w:color w:val="008000"/>
        </w:rPr>
      </w:pPr>
      <w:r w:rsidRPr="00E012C4">
        <w:rPr>
          <w:b/>
          <w:color w:val="008000"/>
        </w:rPr>
        <w:lastRenderedPageBreak/>
        <w:t>No caso, o contrato de locação foi juntado no id 169667060. O autor também instruiu os autos com acordo entre herdeiros (id 169667056), procuração relativa ao imóvel (id 169667063), certidão de matrícula atualizada (id 250465298), procurações outorgadas por herdeiros (ids 250465302 e 250465306) e formal de partilha (id 250465309). Tais documentos são suficientes para demonstrar sua relação jurídica com o imóvel e com a locação discutida nos autos.</w:t>
      </w:r>
    </w:p>
    <w:p w14:paraId="614FEB8E" w14:textId="77777777" w:rsidR="00E012C4" w:rsidRPr="00E012C4" w:rsidRDefault="00E012C4" w:rsidP="00E012C4">
      <w:pPr>
        <w:ind w:right="-96"/>
        <w:jc w:val="both"/>
        <w:rPr>
          <w:b/>
          <w:color w:val="008000"/>
        </w:rPr>
      </w:pPr>
      <w:r w:rsidRPr="00E012C4">
        <w:rPr>
          <w:b/>
          <w:color w:val="008000"/>
        </w:rPr>
        <w:t>A jurisprudência do e. TJDFT orienta que a legitimidade ativa para ação de despejo por falta de pagamento não exige prova de propriedade do imóvel pelo locador, bastando a demonstração da relação locatícia e da posição jurídica de quem administra ou cedeu a posse do bem ao locatário:</w:t>
      </w:r>
    </w:p>
    <w:p w14:paraId="5B19EF89" w14:textId="77777777" w:rsidR="00E012C4" w:rsidRPr="00E012C4" w:rsidRDefault="00E012C4" w:rsidP="00E012C4">
      <w:pPr>
        <w:ind w:right="-96"/>
        <w:jc w:val="both"/>
        <w:rPr>
          <w:b/>
          <w:color w:val="008000"/>
        </w:rPr>
      </w:pPr>
      <w:r w:rsidRPr="00E012C4">
        <w:rPr>
          <w:b/>
          <w:color w:val="008000"/>
        </w:rPr>
        <w:t>APELAÇÃO CÍVEL. DIREITO CIVIL E ADMINISTRATIVO. LOCAÇÃO DE IMÓVEL. AÇÃO DE DESPEJO E COBRANÇA DE ALUGUERES. LEGITIMIDADE ATIVA. LOCADOR. PROPRIEDADE DO IMÓVEL. IRRELEVANTE. PRELIMINAR REJEITADA. INTERVENÇÃO DO ESTADO NA AÇÃO DE DESPEJO. DESNECESSIDADE. AUSÊNCIA DE PREJUÍZO AO INTERESSE PÚBLICO. CONTRATO DE LOCAÇÃO. VÍNCULO OBRIGACIONAL. RELAÇÃO DO LOCADOR COM A ADMINISTRAÇÃO PÚBLICA. MATÉRIA ESTRANHA À AÇÃO DE DESPEJO. RECURSO CONHECIDO E NÃO PROVIDO. SENTENÇA MANTIDA.</w:t>
      </w:r>
    </w:p>
    <w:p w14:paraId="69BC07DB" w14:textId="77777777" w:rsidR="00E012C4" w:rsidRPr="00E012C4" w:rsidRDefault="00E012C4" w:rsidP="00E012C4">
      <w:pPr>
        <w:ind w:right="-96"/>
        <w:jc w:val="both"/>
        <w:rPr>
          <w:b/>
          <w:color w:val="008000"/>
        </w:rPr>
      </w:pPr>
      <w:r w:rsidRPr="00E012C4">
        <w:rPr>
          <w:b/>
          <w:color w:val="008000"/>
        </w:rPr>
        <w:t>1. “A legitimidade ativa para propor ação de despejo por falta de pagamento de aluguéis não pressupõe a prova da propriedade do imóvel pelo locador” (Acórdão 1631121, 0719459-74.2020.8.07.0001, Relator(a): VERA ANDRIGHI, 6ª TURMA CÍVEL, j.19/10/2022, DJe: 09/11/2022).</w:t>
      </w:r>
    </w:p>
    <w:p w14:paraId="5662395B" w14:textId="77777777" w:rsidR="00E012C4" w:rsidRPr="00E012C4" w:rsidRDefault="00E012C4" w:rsidP="00E012C4">
      <w:pPr>
        <w:ind w:right="-96"/>
        <w:jc w:val="both"/>
        <w:rPr>
          <w:b/>
          <w:color w:val="008000"/>
        </w:rPr>
      </w:pPr>
      <w:r w:rsidRPr="00E012C4">
        <w:rPr>
          <w:b/>
          <w:color w:val="008000"/>
        </w:rPr>
        <w:t>2 .No caso, embora não seja proprietária do imóvel - que pertence ao Distrito Federal - a autora demonstrou que era possuidora do bem e que alugou a casa para a ré. Assim, é evidente sua legitimidade ativa para o ajuizamento da ação de despejo; por ser devedora dos alugueres comprovadamente inadimplidos, a apelante possui legitimidade passiva ara figurar no processo. Preliminar rejeitada.</w:t>
      </w:r>
    </w:p>
    <w:p w14:paraId="426F7EF3" w14:textId="77777777" w:rsidR="00E012C4" w:rsidRPr="00E012C4" w:rsidRDefault="00E012C4" w:rsidP="00E012C4">
      <w:pPr>
        <w:ind w:right="-96"/>
        <w:jc w:val="both"/>
        <w:rPr>
          <w:b/>
          <w:color w:val="008000"/>
        </w:rPr>
      </w:pPr>
      <w:r w:rsidRPr="00E012C4">
        <w:rPr>
          <w:b/>
          <w:color w:val="008000"/>
        </w:rPr>
        <w:t>3. Nas ações de despejo em que se discute contrato de aluguel entre particulares, ainda que se trate de imóvel público, é desnecessária a intervenção da Administração Pública, diante da ausência de prejuízo ao interesse público. Preliminar rejeitada.</w:t>
      </w:r>
    </w:p>
    <w:p w14:paraId="459F4997" w14:textId="77777777" w:rsidR="00E012C4" w:rsidRPr="00E012C4" w:rsidRDefault="00E012C4" w:rsidP="00E012C4">
      <w:pPr>
        <w:ind w:right="-96"/>
        <w:jc w:val="both"/>
        <w:rPr>
          <w:b/>
          <w:color w:val="008000"/>
        </w:rPr>
      </w:pPr>
      <w:r w:rsidRPr="00E012C4">
        <w:rPr>
          <w:b/>
          <w:color w:val="008000"/>
        </w:rPr>
        <w:t>4. Não há obrigatoriedade de que o contrato de locação seja firmado exclusivamente pelo proprietário do imóvel; o possuidor, desde que tenha figurado no contrato como locador, possui legitimidade ativa para ajuizamento da ação de despejo. Precedente.</w:t>
      </w:r>
    </w:p>
    <w:p w14:paraId="75BD1A17" w14:textId="77777777" w:rsidR="00E012C4" w:rsidRPr="00E012C4" w:rsidRDefault="00E012C4" w:rsidP="00E012C4">
      <w:pPr>
        <w:ind w:right="-96"/>
        <w:jc w:val="both"/>
        <w:rPr>
          <w:b/>
          <w:color w:val="008000"/>
        </w:rPr>
      </w:pPr>
      <w:r w:rsidRPr="00E012C4">
        <w:rPr>
          <w:b/>
          <w:color w:val="008000"/>
        </w:rPr>
        <w:t>5. Na hipótese, a autora/locadora demonstrou que era possuidora do imóvel desde agosto de 2008; o contrato de aluguel foi ajustado em agosto de 2011 e a locatária/apelante tomou posse da casa em seguida, mediante pagamento mensal do aluguel combinado.</w:t>
      </w:r>
    </w:p>
    <w:p w14:paraId="548AD581" w14:textId="77777777" w:rsidR="00E012C4" w:rsidRPr="00E012C4" w:rsidRDefault="00E012C4" w:rsidP="00E012C4">
      <w:pPr>
        <w:ind w:right="-96"/>
        <w:jc w:val="both"/>
        <w:rPr>
          <w:b/>
          <w:color w:val="008000"/>
        </w:rPr>
      </w:pPr>
      <w:r w:rsidRPr="00E012C4">
        <w:rPr>
          <w:b/>
          <w:color w:val="008000"/>
        </w:rPr>
        <w:t xml:space="preserve">6. No caso, não há qualquer vício capaz de macular o contrato entre os particulares. O inadimplemento dos alugueres dá causa à resolução do contrato (art. 9º, III, da lei 8.245/91). Comprovada a inadimplência, é correta a decretação do despejo (art. 5º). </w:t>
      </w:r>
    </w:p>
    <w:p w14:paraId="0BD15152" w14:textId="77777777" w:rsidR="00E012C4" w:rsidRPr="00E012C4" w:rsidRDefault="00E012C4" w:rsidP="00E012C4">
      <w:pPr>
        <w:ind w:right="-96"/>
        <w:jc w:val="both"/>
        <w:rPr>
          <w:b/>
          <w:color w:val="008000"/>
        </w:rPr>
      </w:pPr>
      <w:r w:rsidRPr="00E012C4">
        <w:rPr>
          <w:b/>
          <w:color w:val="008000"/>
        </w:rPr>
        <w:t>7. O fato de o imóvel locado pertencer ao Distrito Federal não exime a locatária do dever de adimplir com os alugueres ajustados contratualmente. O vínculo obrigacional entre os particulares - discutido na ação de despejo - não se confunde com a relação entre o possuidor indireto/locador e a Administração Pública, que permanece como proprietária do bem e, caso entenda necessário, poderá tomar as medidas para a defesa do interesse público em ação própria. Precedentes.</w:t>
      </w:r>
    </w:p>
    <w:p w14:paraId="66D61045" w14:textId="77777777" w:rsidR="00E012C4" w:rsidRPr="00E012C4" w:rsidRDefault="00E012C4" w:rsidP="00E012C4">
      <w:pPr>
        <w:ind w:right="-96"/>
        <w:jc w:val="both"/>
        <w:rPr>
          <w:b/>
          <w:color w:val="008000"/>
        </w:rPr>
      </w:pPr>
      <w:r w:rsidRPr="00E012C4">
        <w:rPr>
          <w:b/>
          <w:color w:val="008000"/>
        </w:rPr>
        <w:lastRenderedPageBreak/>
        <w:t>8. Recurso conhecido e desprovido. Sentença mantida.</w:t>
      </w:r>
    </w:p>
    <w:p w14:paraId="20A65C04" w14:textId="77777777" w:rsidR="00E012C4" w:rsidRPr="00E012C4" w:rsidRDefault="00E012C4" w:rsidP="00E012C4">
      <w:pPr>
        <w:ind w:right="-96"/>
        <w:jc w:val="both"/>
        <w:rPr>
          <w:b/>
          <w:color w:val="008000"/>
        </w:rPr>
      </w:pPr>
      <w:r w:rsidRPr="00E012C4">
        <w:rPr>
          <w:b/>
          <w:color w:val="008000"/>
        </w:rPr>
        <w:t>(Acórdão 2021037, 0713772-96.2023.8.07.0006, Relator: Desembargador LEONARDO ROSCOE BESSA, 6ª Turma Cível, data de julgamento: 16/07/2025, publicado no DJe: 28/07/2025.)</w:t>
      </w:r>
    </w:p>
    <w:p w14:paraId="1A4B41E0" w14:textId="77777777" w:rsidR="00E012C4" w:rsidRPr="00E012C4" w:rsidRDefault="00E012C4" w:rsidP="00E012C4">
      <w:pPr>
        <w:ind w:right="-96"/>
        <w:jc w:val="both"/>
        <w:rPr>
          <w:b/>
          <w:color w:val="008000"/>
        </w:rPr>
      </w:pPr>
      <w:r w:rsidRPr="00E012C4">
        <w:rPr>
          <w:b/>
          <w:color w:val="008000"/>
        </w:rPr>
        <w:t>Assim, demonstrada a relação locatícia, a administração do bem e a autorização conferida pelos herdeiros, a legitimidade ativa deve ser reconhecida.</w:t>
      </w:r>
    </w:p>
    <w:p w14:paraId="3D155AF1" w14:textId="77777777" w:rsidR="00E012C4" w:rsidRPr="00E012C4" w:rsidRDefault="00E012C4" w:rsidP="00E012C4">
      <w:pPr>
        <w:ind w:right="-96"/>
        <w:jc w:val="both"/>
        <w:rPr>
          <w:b/>
          <w:color w:val="008000"/>
        </w:rPr>
      </w:pPr>
      <w:r w:rsidRPr="00E012C4">
        <w:rPr>
          <w:b/>
          <w:color w:val="008000"/>
        </w:rPr>
        <w:t>Da preliminar de litisconsórcio necessário com a CAESB.</w:t>
      </w:r>
    </w:p>
    <w:p w14:paraId="1F12FB05" w14:textId="77777777" w:rsidR="00E012C4" w:rsidRPr="00E012C4" w:rsidRDefault="00E012C4" w:rsidP="00E012C4">
      <w:pPr>
        <w:ind w:right="-96"/>
        <w:jc w:val="both"/>
        <w:rPr>
          <w:b/>
          <w:color w:val="008000"/>
        </w:rPr>
      </w:pPr>
      <w:r w:rsidRPr="00E012C4">
        <w:rPr>
          <w:b/>
          <w:color w:val="008000"/>
        </w:rPr>
        <w:t>Não é possível impor diretamente à concessionária obrigação de alterar cadastro, transferir titularidade ou modificar sujeito passivo de débito sem que ela integre a relação processual. A sentença faz coisa julgada entre as partes e não pode prejudicar terceiro estranho ao processo, nos termos do art. 506 do Código de Processo Civil.</w:t>
      </w:r>
    </w:p>
    <w:p w14:paraId="1FFD3DFC" w14:textId="77777777" w:rsidR="00E012C4" w:rsidRPr="00E012C4" w:rsidRDefault="00E012C4" w:rsidP="00E012C4">
      <w:pPr>
        <w:ind w:right="-96"/>
        <w:jc w:val="both"/>
        <w:rPr>
          <w:b/>
          <w:color w:val="008000"/>
        </w:rPr>
      </w:pPr>
      <w:r w:rsidRPr="00E012C4">
        <w:rPr>
          <w:b/>
          <w:color w:val="008000"/>
        </w:rPr>
        <w:t>Contudo, a ausência da CAESB no polo passivo não impede o julgamento da pretensão de responsabilização patrimonial da requerida perante o autor pelos encargos locatícios relativos ao consumo de água durante o período de ocupação. A obrigação da locatária decorre do art. 23, inc. VIII, da Lei n. 8.245, segundo o qual cabe ao locatário pagar as despesas de consumo de água e esgoto do imóvel.</w:t>
      </w:r>
    </w:p>
    <w:p w14:paraId="12C80263" w14:textId="77777777" w:rsidR="00E012C4" w:rsidRPr="00E012C4" w:rsidRDefault="00E012C4" w:rsidP="00E012C4">
      <w:pPr>
        <w:ind w:right="-96"/>
        <w:jc w:val="both"/>
        <w:rPr>
          <w:b/>
          <w:color w:val="008000"/>
        </w:rPr>
      </w:pPr>
      <w:r w:rsidRPr="00E012C4">
        <w:rPr>
          <w:b/>
          <w:color w:val="008000"/>
        </w:rPr>
        <w:t>Os débitos de água e energia possuem natureza pessoal, vinculada ao usuário/beneficiário do serviço, e não ao imóvel em si.</w:t>
      </w:r>
    </w:p>
    <w:p w14:paraId="71DE0D60" w14:textId="77777777" w:rsidR="00E012C4" w:rsidRPr="00E012C4" w:rsidRDefault="00E012C4" w:rsidP="00E012C4">
      <w:pPr>
        <w:ind w:right="-96"/>
        <w:jc w:val="both"/>
        <w:rPr>
          <w:b/>
          <w:color w:val="008000"/>
        </w:rPr>
      </w:pPr>
      <w:r w:rsidRPr="00E012C4">
        <w:rPr>
          <w:b/>
          <w:color w:val="008000"/>
        </w:rPr>
        <w:t>Dessa forma, não se determina à CAESB, nesta sentença, a transferência administrativa de titularidade ou de débitos para a requerida. A questão deve ser resolvida, nestes autos, pela condenação da ré a ressarcir ou pagar ao autor os valores comprovadamente correspondentes ao período de ocupação.</w:t>
      </w:r>
    </w:p>
    <w:p w14:paraId="39FD92E5" w14:textId="77777777" w:rsidR="00E012C4" w:rsidRPr="00E012C4" w:rsidRDefault="00E012C4" w:rsidP="00E012C4">
      <w:pPr>
        <w:ind w:right="-96"/>
        <w:jc w:val="both"/>
        <w:rPr>
          <w:b/>
          <w:color w:val="008000"/>
        </w:rPr>
      </w:pPr>
      <w:r w:rsidRPr="00E012C4">
        <w:rPr>
          <w:b/>
          <w:color w:val="008000"/>
        </w:rPr>
        <w:t>Superadas as preliminares, passa-se ao mérito.</w:t>
      </w:r>
    </w:p>
    <w:p w14:paraId="1FE043F3" w14:textId="77777777" w:rsidR="00E012C4" w:rsidRPr="00E012C4" w:rsidRDefault="00E012C4" w:rsidP="00E012C4">
      <w:pPr>
        <w:ind w:right="-96"/>
        <w:jc w:val="both"/>
        <w:rPr>
          <w:b/>
          <w:color w:val="008000"/>
        </w:rPr>
      </w:pPr>
      <w:r w:rsidRPr="00E012C4">
        <w:rPr>
          <w:b/>
          <w:color w:val="008000"/>
        </w:rPr>
        <w:t>A relação locatícia está comprovada pelo contrato de id 169667060, celebrado em 09/04/2020, com aluguel mensal de R$ 600,00 e prazo inicial de seis meses, posteriormente prorrogado por prazo indeterminado.</w:t>
      </w:r>
    </w:p>
    <w:p w14:paraId="5BDAE1C9" w14:textId="77777777" w:rsidR="00E012C4" w:rsidRPr="00E012C4" w:rsidRDefault="00E012C4" w:rsidP="00E012C4">
      <w:pPr>
        <w:ind w:right="-96"/>
        <w:jc w:val="both"/>
        <w:rPr>
          <w:b/>
          <w:color w:val="008000"/>
        </w:rPr>
      </w:pPr>
      <w:r w:rsidRPr="00E012C4">
        <w:rPr>
          <w:b/>
          <w:color w:val="008000"/>
        </w:rPr>
        <w:t>A requerida não comprovou pagamento dos aluguéis cobrados, tampouco purgou a mora. Ao contrário, em manifestações apresentadas nos autos, reconheceu dificuldades financeiras para pagamento dos aluguéis e encargos, sem apresentar prova de adimplemento, depósito judicial ou fato extintivo da obrigação.</w:t>
      </w:r>
    </w:p>
    <w:p w14:paraId="70860B1C" w14:textId="77777777" w:rsidR="00E012C4" w:rsidRPr="00E012C4" w:rsidRDefault="00E012C4" w:rsidP="00E012C4">
      <w:pPr>
        <w:ind w:right="-96"/>
        <w:jc w:val="both"/>
        <w:rPr>
          <w:b/>
          <w:color w:val="008000"/>
        </w:rPr>
      </w:pPr>
      <w:r w:rsidRPr="00E012C4">
        <w:rPr>
          <w:b/>
          <w:color w:val="008000"/>
        </w:rPr>
        <w:t>Nos termos do art. 9º, inc. III, da Lei n. 8.245, a locação pode ser desfeita em razão da falta de pagamento do aluguel e demais encargos. O art. 62, inc. I, do mesmo diploma, por sua vez, autoriza a cumulação do pedido de rescisão da locação com a cobrança dos aluguéis e acessórios.</w:t>
      </w:r>
    </w:p>
    <w:p w14:paraId="7ED127E6" w14:textId="77777777" w:rsidR="00E012C4" w:rsidRPr="00E012C4" w:rsidRDefault="00E012C4" w:rsidP="00E012C4">
      <w:pPr>
        <w:ind w:right="-96"/>
        <w:jc w:val="both"/>
        <w:rPr>
          <w:b/>
          <w:color w:val="008000"/>
        </w:rPr>
      </w:pPr>
      <w:r w:rsidRPr="00E012C4">
        <w:rPr>
          <w:b/>
          <w:color w:val="008000"/>
        </w:rPr>
        <w:t>Também é dever do locatário pagar pontualmente o aluguel e os encargos da locação, bem como suportar as despesas ordinárias de consumo do imóvel, nos termos do art. 23, incs. I e VIII, da Lei n. 8.245.</w:t>
      </w:r>
    </w:p>
    <w:p w14:paraId="1BE3E080" w14:textId="77777777" w:rsidR="00E012C4" w:rsidRPr="00E012C4" w:rsidRDefault="00E012C4" w:rsidP="00E012C4">
      <w:pPr>
        <w:ind w:right="-96"/>
        <w:jc w:val="both"/>
        <w:rPr>
          <w:b/>
          <w:color w:val="008000"/>
        </w:rPr>
      </w:pPr>
      <w:r w:rsidRPr="00E012C4">
        <w:rPr>
          <w:b/>
          <w:color w:val="008000"/>
        </w:rPr>
        <w:t>A jurisprudência recente do e. TJDFT afirma que a obrigação de pagar aluguéis e encargos locatícios persiste até a efetiva devolução das chaves ou retomada da posse pelo locador:</w:t>
      </w:r>
    </w:p>
    <w:p w14:paraId="5FB057EF" w14:textId="77777777" w:rsidR="00E012C4" w:rsidRPr="00E012C4" w:rsidRDefault="00E012C4" w:rsidP="00E012C4">
      <w:pPr>
        <w:ind w:right="-96"/>
        <w:jc w:val="both"/>
        <w:rPr>
          <w:b/>
          <w:color w:val="008000"/>
        </w:rPr>
      </w:pPr>
      <w:r w:rsidRPr="00E012C4">
        <w:rPr>
          <w:b/>
          <w:color w:val="008000"/>
        </w:rPr>
        <w:t xml:space="preserve">APELAÇÃO CÍVEL. DIREITO CIVIL. LOCAÇÃO DE IMÓVEL RESIDENCIAL. ENTREGA DAS CHAVES. ÔNUS DA PROVA DO LOCATÁRIO. TERMO FINAL DA LOCAÇÃO FIXADO NA DATA EM QUE O </w:t>
      </w:r>
      <w:r w:rsidRPr="00E012C4">
        <w:rPr>
          <w:b/>
          <w:color w:val="008000"/>
        </w:rPr>
        <w:lastRenderedPageBreak/>
        <w:t>LOCADOR OBTEVE A POSSE. COBRANÇA PROPORCIONAL DE IPTU/TLP. MULTA MORATÓRIA. INAPLICABILIDADE DO CDC. IMPOSSIBILIDADE DE CUMULAÇÃO COM MULTA COMPENSATÓRIA. RECURSO PARCIALMENTE PROVIDO.</w:t>
      </w:r>
    </w:p>
    <w:p w14:paraId="715A69EF" w14:textId="77777777" w:rsidR="00E012C4" w:rsidRPr="00E012C4" w:rsidRDefault="00E012C4" w:rsidP="00E012C4">
      <w:pPr>
        <w:ind w:right="-96"/>
        <w:jc w:val="both"/>
        <w:rPr>
          <w:b/>
          <w:color w:val="008000"/>
        </w:rPr>
      </w:pPr>
      <w:r w:rsidRPr="00E012C4">
        <w:rPr>
          <w:b/>
          <w:color w:val="008000"/>
        </w:rPr>
        <w:t>I. CASO EM EXAME</w:t>
      </w:r>
    </w:p>
    <w:p w14:paraId="4F2C34EA" w14:textId="77777777" w:rsidR="00E012C4" w:rsidRPr="00E012C4" w:rsidRDefault="00E012C4" w:rsidP="00E012C4">
      <w:pPr>
        <w:ind w:right="-96"/>
        <w:jc w:val="both"/>
        <w:rPr>
          <w:b/>
          <w:color w:val="008000"/>
        </w:rPr>
      </w:pPr>
      <w:r w:rsidRPr="00E012C4">
        <w:rPr>
          <w:b/>
          <w:color w:val="008000"/>
        </w:rPr>
        <w:t>1. Apelação cível interposta por locatária contra sentença que a condenou ao pagamento de aluguéis, IPTU/TLP proporcional referente ao exercício financeiro de 2021, multa moratória e multa contratual compensatória, em razão de inadimplemento no contrato de locação de imóvel residencial.</w:t>
      </w:r>
    </w:p>
    <w:p w14:paraId="3352AB02" w14:textId="77777777" w:rsidR="00E012C4" w:rsidRPr="00E012C4" w:rsidRDefault="00E012C4" w:rsidP="00E012C4">
      <w:pPr>
        <w:ind w:right="-96"/>
        <w:jc w:val="both"/>
        <w:rPr>
          <w:b/>
          <w:color w:val="008000"/>
        </w:rPr>
      </w:pPr>
      <w:r w:rsidRPr="00E012C4">
        <w:rPr>
          <w:b/>
          <w:color w:val="008000"/>
        </w:rPr>
        <w:t>II. QUESTÃO EM DISCUSSÃO</w:t>
      </w:r>
    </w:p>
    <w:p w14:paraId="4CABD23A" w14:textId="77777777" w:rsidR="00E012C4" w:rsidRPr="00E012C4" w:rsidRDefault="00E012C4" w:rsidP="00E012C4">
      <w:pPr>
        <w:ind w:right="-96"/>
        <w:jc w:val="both"/>
        <w:rPr>
          <w:b/>
          <w:color w:val="008000"/>
        </w:rPr>
      </w:pPr>
      <w:r w:rsidRPr="00E012C4">
        <w:rPr>
          <w:b/>
          <w:color w:val="008000"/>
        </w:rPr>
        <w:t>2. Há quatro questões em discussão: (i) definir a data efetiva de desocupação do imóvel para fins de encerramento da locação e cobrança de aluguéis; (ii) estabelecer a forma de cálculo do IPTU/TLP relativo ao exercício de 2021; (iii) verificar a aplicabilidade do Código de Defesa do Consumidor à multa moratória prevista no contrato; e (iv) determinar a possibilidade de cumulação da multa moratória com a multa compensatória.</w:t>
      </w:r>
    </w:p>
    <w:p w14:paraId="5E00D0DE" w14:textId="77777777" w:rsidR="00E012C4" w:rsidRPr="00E012C4" w:rsidRDefault="00E012C4" w:rsidP="00E012C4">
      <w:pPr>
        <w:ind w:right="-96"/>
        <w:jc w:val="both"/>
        <w:rPr>
          <w:b/>
          <w:color w:val="008000"/>
        </w:rPr>
      </w:pPr>
      <w:r w:rsidRPr="00E012C4">
        <w:rPr>
          <w:b/>
          <w:color w:val="008000"/>
        </w:rPr>
        <w:t>III. RAZÕES DE DECIDIR</w:t>
      </w:r>
    </w:p>
    <w:p w14:paraId="6FCC11F0" w14:textId="77777777" w:rsidR="00E012C4" w:rsidRPr="00E012C4" w:rsidRDefault="00E012C4" w:rsidP="00E012C4">
      <w:pPr>
        <w:ind w:right="-96"/>
        <w:jc w:val="both"/>
        <w:rPr>
          <w:b/>
          <w:color w:val="008000"/>
        </w:rPr>
      </w:pPr>
      <w:r w:rsidRPr="00E012C4">
        <w:rPr>
          <w:b/>
          <w:color w:val="008000"/>
        </w:rPr>
        <w:t>3. A obrigação de pagar aluguéis e encargos da locação persiste até a efetiva devolução das chaves ao locador, sendo ônus do locatário comprovar a entrega, conforme art. 373, II, do CPC e arts. 23, III, e 39 da Lei nº 8.245/1991.</w:t>
      </w:r>
    </w:p>
    <w:p w14:paraId="5A8D592B" w14:textId="77777777" w:rsidR="00E012C4" w:rsidRPr="00E012C4" w:rsidRDefault="00E012C4" w:rsidP="00E012C4">
      <w:pPr>
        <w:ind w:right="-96"/>
        <w:jc w:val="both"/>
        <w:rPr>
          <w:b/>
          <w:color w:val="008000"/>
        </w:rPr>
      </w:pPr>
      <w:r w:rsidRPr="00E012C4">
        <w:rPr>
          <w:b/>
          <w:color w:val="008000"/>
        </w:rPr>
        <w:t>4. A mera desocupação não extingue a locação, exigindo-se a entrega formal das chaves ou imissão de posse do locador.</w:t>
      </w:r>
    </w:p>
    <w:p w14:paraId="288E1C12" w14:textId="77777777" w:rsidR="00E012C4" w:rsidRPr="00E012C4" w:rsidRDefault="00E012C4" w:rsidP="00E012C4">
      <w:pPr>
        <w:ind w:right="-96"/>
        <w:jc w:val="both"/>
        <w:rPr>
          <w:b/>
          <w:color w:val="008000"/>
        </w:rPr>
      </w:pPr>
      <w:r w:rsidRPr="00E012C4">
        <w:rPr>
          <w:b/>
          <w:color w:val="008000"/>
        </w:rPr>
        <w:t>5. Provas testemunhais e circunstanciais indicam que o locador só retomou a posse em 25/08/2021, ante o abandono do imóvel, fixando-se esta data como termo final do contrato e marco para cobrança dos aluguéis de junho, julho e agosto de 2021.</w:t>
      </w:r>
    </w:p>
    <w:p w14:paraId="620052FB" w14:textId="77777777" w:rsidR="00E012C4" w:rsidRPr="00E012C4" w:rsidRDefault="00E012C4" w:rsidP="00E012C4">
      <w:pPr>
        <w:ind w:right="-96"/>
        <w:jc w:val="both"/>
        <w:rPr>
          <w:b/>
          <w:color w:val="008000"/>
        </w:rPr>
      </w:pPr>
      <w:r w:rsidRPr="00E012C4">
        <w:rPr>
          <w:b/>
          <w:color w:val="008000"/>
        </w:rPr>
        <w:t>6. A cobrança do IPTU/TLP deve observar a responsabilidade contratual da locatária, mas proporcionalmente ao período de 1º/01/2021 a 25/08/2021.</w:t>
      </w:r>
    </w:p>
    <w:p w14:paraId="5A7AAAF3" w14:textId="77777777" w:rsidR="00E012C4" w:rsidRPr="00E012C4" w:rsidRDefault="00E012C4" w:rsidP="00E012C4">
      <w:pPr>
        <w:ind w:right="-96"/>
        <w:jc w:val="both"/>
        <w:rPr>
          <w:b/>
          <w:color w:val="008000"/>
        </w:rPr>
      </w:pPr>
      <w:r w:rsidRPr="00E012C4">
        <w:rPr>
          <w:b/>
          <w:color w:val="008000"/>
        </w:rPr>
        <w:t>7. O Código de Defesa do Consumidor não se aplica às relações locatícias regidas pela Lei nº 8.245/1991, sendo válida a multa moratória contratada em 10% sobre o débito.</w:t>
      </w:r>
    </w:p>
    <w:p w14:paraId="3CEEB26A" w14:textId="77777777" w:rsidR="00E012C4" w:rsidRPr="00E012C4" w:rsidRDefault="00E012C4" w:rsidP="00E012C4">
      <w:pPr>
        <w:ind w:right="-96"/>
        <w:jc w:val="both"/>
        <w:rPr>
          <w:b/>
          <w:color w:val="008000"/>
        </w:rPr>
      </w:pPr>
      <w:r w:rsidRPr="00E012C4">
        <w:rPr>
          <w:b/>
          <w:color w:val="008000"/>
        </w:rPr>
        <w:t>8. A multa compensatória prevista na cláusula genérica do contrato e a multa moratória possuem o mesmo fato gerador – inadimplemento de aluguéis e encargos, no caso, IPTU/TLP –, sendo incabível a cumulação, sob pena de bis in idem.</w:t>
      </w:r>
    </w:p>
    <w:p w14:paraId="16A53D40" w14:textId="77777777" w:rsidR="00E012C4" w:rsidRPr="00E012C4" w:rsidRDefault="00E012C4" w:rsidP="00E012C4">
      <w:pPr>
        <w:ind w:right="-96"/>
        <w:jc w:val="both"/>
        <w:rPr>
          <w:b/>
          <w:color w:val="008000"/>
        </w:rPr>
      </w:pPr>
      <w:r w:rsidRPr="00E012C4">
        <w:rPr>
          <w:b/>
          <w:color w:val="008000"/>
        </w:rPr>
        <w:t>9. É permitida a compensação do valor da multa moratória com o montante dado em caução.</w:t>
      </w:r>
    </w:p>
    <w:p w14:paraId="0A0937FD" w14:textId="77777777" w:rsidR="00E012C4" w:rsidRPr="00E012C4" w:rsidRDefault="00E012C4" w:rsidP="00E012C4">
      <w:pPr>
        <w:ind w:right="-96"/>
        <w:jc w:val="both"/>
        <w:rPr>
          <w:b/>
          <w:color w:val="008000"/>
        </w:rPr>
      </w:pPr>
      <w:r w:rsidRPr="00E012C4">
        <w:rPr>
          <w:b/>
          <w:color w:val="008000"/>
        </w:rPr>
        <w:t>IV. DISPOSITIVO</w:t>
      </w:r>
    </w:p>
    <w:p w14:paraId="36566EA4" w14:textId="77777777" w:rsidR="00E012C4" w:rsidRPr="00E012C4" w:rsidRDefault="00E012C4" w:rsidP="00E012C4">
      <w:pPr>
        <w:ind w:right="-96"/>
        <w:jc w:val="both"/>
        <w:rPr>
          <w:b/>
          <w:color w:val="008000"/>
        </w:rPr>
      </w:pPr>
      <w:r w:rsidRPr="00E012C4">
        <w:rPr>
          <w:b/>
          <w:color w:val="008000"/>
        </w:rPr>
        <w:t>10. Recurso parcialmente provido.</w:t>
      </w:r>
    </w:p>
    <w:p w14:paraId="0DCB3604" w14:textId="77777777" w:rsidR="00E012C4" w:rsidRPr="00E012C4" w:rsidRDefault="00E012C4" w:rsidP="00E012C4">
      <w:pPr>
        <w:ind w:right="-96"/>
        <w:jc w:val="both"/>
        <w:rPr>
          <w:b/>
          <w:color w:val="008000"/>
        </w:rPr>
      </w:pPr>
      <w:r w:rsidRPr="00E012C4">
        <w:rPr>
          <w:b/>
          <w:color w:val="008000"/>
        </w:rPr>
        <w:t>Dispositivos relevantes citados: CF/1988, art. 5º, XXXV; CPC, art. 373, caput e §1º; Lei nº 8.245/1991, arts. 4º, 12, §1º, 23, I e III, 39 e 66; CC, arts. 408 a 416; CDC, art. 52, §1º.</w:t>
      </w:r>
    </w:p>
    <w:p w14:paraId="0F566B83" w14:textId="77777777" w:rsidR="00E012C4" w:rsidRPr="00E012C4" w:rsidRDefault="00E012C4" w:rsidP="00E012C4">
      <w:pPr>
        <w:ind w:right="-96"/>
        <w:jc w:val="both"/>
        <w:rPr>
          <w:b/>
          <w:color w:val="008000"/>
        </w:rPr>
      </w:pPr>
      <w:r w:rsidRPr="00E012C4">
        <w:rPr>
          <w:b/>
          <w:color w:val="008000"/>
        </w:rPr>
        <w:t xml:space="preserve">Jurisprudência relevante citada: TJDFT, Acórdão 1825369, 07077200220198070014, Rel. Des. Ana Cantarino, 5ª Turma Cível, j. 29/02/2024; TJDFT, Acórdão 1157575, 07108697920188070001, Rel. Des. Alfeu Machado, 6ª Turma Cível, j. 13/03/2019; TJDFT, Acórdão 1422331, 0726702-38.2021.8.07.0000, Rel. Des. João Luís Fischer Dias, 5ª Turma Cível, </w:t>
      </w:r>
      <w:r w:rsidRPr="00E012C4">
        <w:rPr>
          <w:b/>
          <w:color w:val="008000"/>
        </w:rPr>
        <w:lastRenderedPageBreak/>
        <w:t>j. 11/05/2022; TJDFT, Acórdão 1822921, 0710305-04.2022.8.07.0020, Rel. Des. Mário-Zam Belmiro, 4ª Turma Cível, j. 06/03/2024; STJ, AgInt no AREsp 1.972.293/SP, Rel. Min. Marco Buzzi, 4ª Turma, j. 06/03/2023; TJDFT, Acórdão 1180132, 07010553420188070004, Rel. Des. Luís Gustavo B. de Oliveira, 4ª Turma Cível, j. 19/06/2019.</w:t>
      </w:r>
    </w:p>
    <w:p w14:paraId="7241DF72" w14:textId="77777777" w:rsidR="00E012C4" w:rsidRPr="00E012C4" w:rsidRDefault="00E012C4" w:rsidP="00E012C4">
      <w:pPr>
        <w:ind w:right="-96"/>
        <w:jc w:val="both"/>
        <w:rPr>
          <w:b/>
          <w:color w:val="008000"/>
        </w:rPr>
      </w:pPr>
      <w:r w:rsidRPr="00E012C4">
        <w:rPr>
          <w:b/>
          <w:color w:val="008000"/>
        </w:rPr>
        <w:t>(Acórdão 2045731, 0706043-48.2021.8.07.0019, Relator: Desembargador AISTON HENRIQUE DE SOUSA, 4ª TURMA CÍVEL, data de julgamento: 11/09/2025, publicado no DJe: 01/10/2025.)</w:t>
      </w:r>
    </w:p>
    <w:p w14:paraId="279546E9" w14:textId="77777777" w:rsidR="00E012C4" w:rsidRPr="00E012C4" w:rsidRDefault="00E012C4" w:rsidP="00E012C4">
      <w:pPr>
        <w:ind w:right="-96"/>
        <w:jc w:val="both"/>
        <w:rPr>
          <w:b/>
          <w:color w:val="008000"/>
        </w:rPr>
      </w:pPr>
      <w:r w:rsidRPr="00E012C4">
        <w:rPr>
          <w:b/>
          <w:color w:val="008000"/>
        </w:rPr>
        <w:t>No caso concreto, a desocupação do imóvel ocorreu em 14/09/2024, conforme informado pela Defensoria Pública e confirmado pelas diligências posteriores. Assim, o pedido de despejo perdeu o objeto em razão da desocupação superveniente, mas subsiste a pretensão de rescisão contratual e cobrança dos valores devidos.</w:t>
      </w:r>
    </w:p>
    <w:p w14:paraId="13A4C58B" w14:textId="77777777" w:rsidR="00E012C4" w:rsidRPr="00E012C4" w:rsidRDefault="00E012C4" w:rsidP="00E012C4">
      <w:pPr>
        <w:ind w:right="-96"/>
        <w:jc w:val="both"/>
        <w:rPr>
          <w:b/>
          <w:color w:val="008000"/>
        </w:rPr>
      </w:pPr>
      <w:r w:rsidRPr="00E012C4">
        <w:rPr>
          <w:b/>
          <w:color w:val="008000"/>
        </w:rPr>
        <w:t>A planilha juntada com a inicial no id 169667077 demonstra aluguéis vencidos de junho de 2021 a agosto de 2023, no valor atualizado de R$ 19.580,43 até 22/08/2023. Esses valores foram mantidos na emenda de id 170004251 e não foram especificamente desconstituídos pela requerida.</w:t>
      </w:r>
    </w:p>
    <w:p w14:paraId="7EDAA760" w14:textId="77777777" w:rsidR="00E012C4" w:rsidRPr="00E012C4" w:rsidRDefault="00E012C4" w:rsidP="00E012C4">
      <w:pPr>
        <w:ind w:right="-96"/>
        <w:jc w:val="both"/>
        <w:rPr>
          <w:b/>
          <w:color w:val="008000"/>
        </w:rPr>
      </w:pPr>
      <w:r w:rsidRPr="00E012C4">
        <w:rPr>
          <w:b/>
          <w:color w:val="008000"/>
        </w:rPr>
        <w:t>Além disso, como a requerida permaneceu no imóvel até 14/09/2024, são devidos também os aluguéis e encargos vencidos após agosto de 2023 até a efetiva desocupação, a serem apurados em cumprimento de sentença com base no aluguel mensal de R$ 600,00 9seiscentos reais), proporcionalmente quando necessário, com abatimento de eventual pagamento comprovado.</w:t>
      </w:r>
    </w:p>
    <w:p w14:paraId="214BAE04" w14:textId="77777777" w:rsidR="00E012C4" w:rsidRPr="00E012C4" w:rsidRDefault="00E012C4" w:rsidP="00E012C4">
      <w:pPr>
        <w:ind w:right="-96"/>
        <w:jc w:val="both"/>
        <w:rPr>
          <w:b/>
          <w:color w:val="008000"/>
        </w:rPr>
      </w:pPr>
      <w:r w:rsidRPr="00E012C4">
        <w:rPr>
          <w:b/>
          <w:color w:val="008000"/>
        </w:rPr>
        <w:t>Quanto aos débitos de água, a parte autora comprovou a existência de contas em aberto vinculadas ao imóvel pelo documento de id 169667081, posteriormente atualizado pelos documentos de ids 180627557, 211035885 e 212448614. Após a desocupação, indicou o valor de R$ 6.972,90 (seis  mil e novecentos e setenta e dois reais e noventa centavos), referente ao período de dezembro de 2021 a setembro de 2024.</w:t>
      </w:r>
    </w:p>
    <w:p w14:paraId="421FA8BD" w14:textId="77777777" w:rsidR="00E012C4" w:rsidRPr="00E012C4" w:rsidRDefault="00E012C4" w:rsidP="00E012C4">
      <w:pPr>
        <w:ind w:right="-96"/>
        <w:jc w:val="both"/>
        <w:rPr>
          <w:b/>
          <w:color w:val="008000"/>
        </w:rPr>
      </w:pPr>
      <w:r w:rsidRPr="00E012C4">
        <w:rPr>
          <w:b/>
          <w:color w:val="008000"/>
        </w:rPr>
        <w:t>A requerida ocupava o imóvel durante o período correspondente, conforme reconhecido nos autos. Assim, deve responder, perante o autor, pelas despesas de água/esgoto do período de ocupação, sem prejuízo da impossibilidade de impor à CAESB alteração cadastral direta nesta sentença.</w:t>
      </w:r>
    </w:p>
    <w:p w14:paraId="3923914A" w14:textId="77777777" w:rsidR="00E012C4" w:rsidRPr="00E012C4" w:rsidRDefault="00E012C4" w:rsidP="00E012C4">
      <w:pPr>
        <w:ind w:right="-96"/>
        <w:jc w:val="both"/>
        <w:rPr>
          <w:b/>
          <w:color w:val="008000"/>
        </w:rPr>
      </w:pPr>
      <w:r w:rsidRPr="00E012C4">
        <w:rPr>
          <w:b/>
          <w:color w:val="008000"/>
        </w:rPr>
        <w:t>A situação de vulnerabilidade social da requerida e de seus filhos foi considerada ao longo do processo. Houve atuação da Defensoria Pública, intervenção pontual do Ministério Público do Distrito Federal e Territórios, expedição de ofícios à rede socioassistencial e concessão de prazo substancial para organização da saída do imóvel. A vulnerabilidade, contudo, não extingue a obrigação locatícia nem autoriza a ocupação gratuita e indefinida de imóvel de particular, sobretudo após a efetiva atuação da rede de proteção.</w:t>
      </w:r>
    </w:p>
    <w:p w14:paraId="5034FFB4" w14:textId="77777777" w:rsidR="00E012C4" w:rsidRPr="00E012C4" w:rsidRDefault="00E012C4" w:rsidP="00E012C4">
      <w:pPr>
        <w:ind w:right="-96"/>
        <w:jc w:val="both"/>
        <w:rPr>
          <w:b/>
          <w:color w:val="008000"/>
        </w:rPr>
      </w:pPr>
      <w:r w:rsidRPr="00E012C4">
        <w:rPr>
          <w:b/>
          <w:color w:val="008000"/>
        </w:rPr>
        <w:t>Dessa forma, comprovada a relação locatícia, o inadimplemento, a ausência de purgação da mora, a desocupação superveniente e os encargos de consumo vinculados ao período de ocupação, os pedidos devem ser julgados parcialmente procedentes.</w:t>
      </w:r>
    </w:p>
    <w:p w14:paraId="3E11B7D8" w14:textId="77777777" w:rsidR="00E012C4" w:rsidRPr="00E012C4" w:rsidRDefault="00E012C4" w:rsidP="00E012C4">
      <w:pPr>
        <w:ind w:right="-96"/>
        <w:jc w:val="both"/>
        <w:rPr>
          <w:b/>
          <w:color w:val="008000"/>
        </w:rPr>
      </w:pPr>
      <w:r w:rsidRPr="00E012C4">
        <w:rPr>
          <w:b/>
          <w:color w:val="008000"/>
        </w:rPr>
        <w:t>DISPOSITIVO</w:t>
      </w:r>
    </w:p>
    <w:p w14:paraId="0BA59AAF" w14:textId="77777777" w:rsidR="00E012C4" w:rsidRPr="00E012C4" w:rsidRDefault="00E012C4" w:rsidP="00E012C4">
      <w:pPr>
        <w:ind w:right="-96"/>
        <w:jc w:val="both"/>
        <w:rPr>
          <w:b/>
          <w:color w:val="008000"/>
        </w:rPr>
      </w:pPr>
      <w:r w:rsidRPr="00E012C4">
        <w:rPr>
          <w:b/>
          <w:color w:val="008000"/>
        </w:rPr>
        <w:t xml:space="preserve">Ante o exposto, JULGO PARCIALMENTE PROCEDENTES os pedidos formulados na petição inicial para: </w:t>
      </w:r>
    </w:p>
    <w:p w14:paraId="0BF39497" w14:textId="77777777" w:rsidR="00E012C4" w:rsidRPr="00E012C4" w:rsidRDefault="00E012C4" w:rsidP="00E012C4">
      <w:pPr>
        <w:ind w:right="-96"/>
        <w:jc w:val="both"/>
        <w:rPr>
          <w:b/>
          <w:color w:val="008000"/>
        </w:rPr>
      </w:pPr>
      <w:r w:rsidRPr="00E012C4">
        <w:rPr>
          <w:b/>
          <w:color w:val="008000"/>
        </w:rPr>
        <w:t>a) DECLARAR rescindido o contrato de locação residencial relativo ao imóvel situado na AR 18, Conjunto 03, Lote 01, Setor Oeste, Sobradinho II/DF;</w:t>
      </w:r>
    </w:p>
    <w:p w14:paraId="5799CA2C" w14:textId="77777777" w:rsidR="00E012C4" w:rsidRPr="00E012C4" w:rsidRDefault="00E012C4" w:rsidP="00E012C4">
      <w:pPr>
        <w:ind w:right="-96"/>
        <w:jc w:val="both"/>
        <w:rPr>
          <w:b/>
          <w:color w:val="008000"/>
        </w:rPr>
      </w:pPr>
      <w:r w:rsidRPr="00E012C4">
        <w:rPr>
          <w:b/>
          <w:color w:val="008000"/>
        </w:rPr>
        <w:lastRenderedPageBreak/>
        <w:t>b) CONDENAR a requerida ao pagamento de R$ 19.580,43 (dezenove mil e quinhentos e oitenta reais e quarenta e três centavos) a título de aluguéis vencidos de junho de 2021 a agosto de 2023, valor atualizado até 22/08/2023, conforme planilha de id 169667077;</w:t>
      </w:r>
    </w:p>
    <w:p w14:paraId="5BDE5795" w14:textId="77777777" w:rsidR="00E012C4" w:rsidRPr="00E012C4" w:rsidRDefault="00E012C4" w:rsidP="00E012C4">
      <w:pPr>
        <w:ind w:right="-96"/>
        <w:jc w:val="both"/>
        <w:rPr>
          <w:b/>
          <w:color w:val="008000"/>
        </w:rPr>
      </w:pPr>
      <w:r w:rsidRPr="00E012C4">
        <w:rPr>
          <w:b/>
          <w:color w:val="008000"/>
        </w:rPr>
        <w:t>c) CONDENAR a requerida ao pagamento dos aluguéis e encargos vencidos de setembro de 2023 até a efetiva desocupação do imóvel, em 14/09/2024, a serem apurados em cumprimento de sentença com base no aluguel mensal de R$ 600,00 (seiscentos reais), admitido o abatimento de valores comprovadamente pagos;</w:t>
      </w:r>
    </w:p>
    <w:p w14:paraId="619F9650" w14:textId="77777777" w:rsidR="00E012C4" w:rsidRPr="00E012C4" w:rsidRDefault="00E012C4" w:rsidP="00E012C4">
      <w:pPr>
        <w:ind w:right="-96"/>
        <w:jc w:val="both"/>
        <w:rPr>
          <w:b/>
          <w:color w:val="008000"/>
        </w:rPr>
      </w:pPr>
      <w:r w:rsidRPr="00E012C4">
        <w:rPr>
          <w:b/>
          <w:color w:val="008000"/>
        </w:rPr>
        <w:t>d) CONDENAR a requerida ao pagamento, em favor do autor, dos débitos de água/esgoto relativos ao período de ocupação do imóvel, de dezembro de 2021 a setembro de 2024, no valor indicado de R$ 6.972,90 (seis mil e novecentos e setenta e dois reais e noventa centavos), sem prejuízo de atualização e comprovação do montante final em cumprimento de sentença.</w:t>
      </w:r>
    </w:p>
    <w:p w14:paraId="09BB3D47" w14:textId="77777777" w:rsidR="00E012C4" w:rsidRPr="00E012C4" w:rsidRDefault="00E012C4" w:rsidP="00E012C4">
      <w:pPr>
        <w:ind w:right="-96"/>
        <w:jc w:val="both"/>
        <w:rPr>
          <w:b/>
          <w:color w:val="008000"/>
        </w:rPr>
      </w:pPr>
      <w:r w:rsidRPr="00E012C4">
        <w:rPr>
          <w:b/>
          <w:color w:val="008000"/>
        </w:rPr>
        <w:t>Os valores deverão ser corrigidos monetariamente pela Tabela do TJDFT desde cada vencimento, observada a data-base já utilizada nas planilhas juntadas, e acrescidos de juros de mora e correção desde os respectivos vencimentos.</w:t>
      </w:r>
    </w:p>
    <w:p w14:paraId="4BC9F146" w14:textId="77777777" w:rsidR="00E012C4" w:rsidRPr="00E012C4" w:rsidRDefault="00E012C4" w:rsidP="00E012C4">
      <w:pPr>
        <w:ind w:right="-96"/>
        <w:jc w:val="both"/>
        <w:rPr>
          <w:b/>
          <w:color w:val="008000"/>
        </w:rPr>
      </w:pPr>
      <w:r w:rsidRPr="00E012C4">
        <w:rPr>
          <w:b/>
          <w:color w:val="008000"/>
        </w:rPr>
        <w:t>Por conseguinte, resolvo o mérito do processo nos termos do art. 487, inc. I, do Código de Processo Civil.</w:t>
      </w:r>
    </w:p>
    <w:p w14:paraId="5169F791" w14:textId="77777777" w:rsidR="00E012C4" w:rsidRPr="00E012C4" w:rsidRDefault="00E012C4" w:rsidP="00E012C4">
      <w:pPr>
        <w:ind w:right="-96"/>
        <w:jc w:val="both"/>
        <w:rPr>
          <w:b/>
          <w:color w:val="008000"/>
        </w:rPr>
      </w:pPr>
      <w:r w:rsidRPr="00E012C4">
        <w:rPr>
          <w:b/>
          <w:color w:val="008000"/>
        </w:rPr>
        <w:t>Diante da sucumbência mínima da parte autora, condeno a requerida ao pagamento das custas processuais e honorários advocatícios, que arbitro em dez por cento (10%) sobre o valor atualizado da condenação, nos termos do art. 85, § 2º, do Código de Processo Civil, observada a gratuidade de justiça deferida à ré.</w:t>
      </w:r>
    </w:p>
    <w:p w14:paraId="07702110" w14:textId="77777777" w:rsidR="00E012C4" w:rsidRPr="00E012C4" w:rsidRDefault="00E012C4" w:rsidP="00E012C4">
      <w:pPr>
        <w:ind w:right="-96"/>
        <w:jc w:val="both"/>
        <w:rPr>
          <w:b/>
          <w:color w:val="008000"/>
        </w:rPr>
      </w:pPr>
      <w:r w:rsidRPr="00E012C4">
        <w:rPr>
          <w:b/>
          <w:color w:val="008000"/>
        </w:rPr>
        <w:t>Oportunamente, não havendo outros requerimentos, dê-se baixa e arquivem-se.</w:t>
      </w:r>
    </w:p>
    <w:p w14:paraId="46181C43" w14:textId="40B63539" w:rsidR="00621D08" w:rsidRDefault="00E012C4" w:rsidP="00E012C4">
      <w:pPr>
        <w:ind w:right="-96"/>
        <w:jc w:val="both"/>
        <w:rPr>
          <w:b/>
          <w:color w:val="008000"/>
        </w:rPr>
      </w:pPr>
      <w:r w:rsidRPr="00E012C4">
        <w:rPr>
          <w:b/>
          <w:color w:val="008000"/>
        </w:rPr>
        <w:t>Sentença registrada eletronicamente. Publique-se. Intimem-se.</w:t>
      </w:r>
    </w:p>
    <w:sectPr w:rsidR="00621D08">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Raphael Nogueira Kato - GDACA" w:date="2026-09-09T14:43:00Z" w:initials="RN">
    <w:p w14:paraId="547FA716" w14:textId="77777777" w:rsidR="00621D08" w:rsidRDefault="00621D08" w:rsidP="00621D08">
      <w:pPr>
        <w:pStyle w:val="Textodecomentrio"/>
      </w:pPr>
      <w:r>
        <w:rPr>
          <w:rStyle w:val="Refdecomentrio"/>
        </w:rPr>
        <w:annotationRef/>
      </w:r>
      <w:r>
        <w:t>Conclusão: 01/09/2026</w:t>
      </w:r>
    </w:p>
    <w:p w14:paraId="4039C9F0" w14:textId="77777777" w:rsidR="00621D08" w:rsidRDefault="00621D08" w:rsidP="00621D08">
      <w:pPr>
        <w:pStyle w:val="Textodecomentrio"/>
      </w:pPr>
      <w:r>
        <w:t>Entrega: 09/09/2026</w:t>
      </w:r>
    </w:p>
    <w:p w14:paraId="02BFB8EA" w14:textId="77777777" w:rsidR="00621D08" w:rsidRDefault="00621D08" w:rsidP="00621D08">
      <w:pPr>
        <w:pStyle w:val="Textodecomentrio"/>
      </w:pPr>
      <w:r>
        <w:t>Certeza: 9</w:t>
      </w:r>
    </w:p>
  </w:comment>
  <w:comment w:id="2" w:author="Marcia Vilela Alves - GDACA" w:date="2026-09-09T17:09:00Z" w:initials="MV">
    <w:p w14:paraId="2A14D7CB" w14:textId="77777777" w:rsidR="005A3E6D" w:rsidRDefault="005A3E6D" w:rsidP="005A3E6D">
      <w:pPr>
        <w:pStyle w:val="Textodecomentrio"/>
      </w:pPr>
      <w:r>
        <w:rPr>
          <w:rStyle w:val="Refdecomentrio"/>
        </w:rPr>
        <w:annotationRef/>
      </w:r>
      <w:r>
        <w:t>CORRIGIDO.</w:t>
      </w:r>
    </w:p>
  </w:comment>
  <w:comment w:id="3" w:author="Raphael Nogueira Kato - GDACA" w:date="2026-09-09T14:42:00Z" w:initials="RN">
    <w:p w14:paraId="57CA7E05" w14:textId="77777777" w:rsidR="00E94A47" w:rsidRDefault="00E94A47" w:rsidP="00E94A47">
      <w:pPr>
        <w:pStyle w:val="Textodecomentrio"/>
      </w:pPr>
      <w:r>
        <w:rPr>
          <w:rStyle w:val="Refdecomentrio"/>
        </w:rPr>
        <w:annotationRef/>
      </w:r>
      <w:r>
        <w:t>Não localizei precedente do Desembargador Sérgio Rocha que trate especificamente da controvérsia. Contudo, utilizei como orientação para a elaboração do voto o entendimento firmado no Acórdão nº 884960, segundo o qual “o litisconsórcio passivo necessário somente ocorre por determinação legal ou em razão da natureza da relação jurídica discutida”.</w:t>
      </w:r>
    </w:p>
  </w:comment>
  <w:comment w:id="4" w:author="Assessor GDSXSR" w:initials="AG" w:date="2026-10-31T00:07:38Z">
    <w:p>
      <w:pPr>
        <w:pStyle w:val="CommentText"/>
      </w:pPr>
      <w:r>
        <w:rPr>
          <w:rStyle w:val="CommentReference"/>
        </w:rPr>
        <w:annotationRef/>
      </w:r>
      <w:r>
        <w:t>ASSESSOR GDSXSR — Aplicadas as instruções de Marcos para minutas ACA: ementa enxugada em cerca de 25% e fundamentação do voto em cerca de 40%, sem suprimir lei, documentos nem a sentença; podadas as repetições, fundidos períodos, abertura dos capítulos com as alegações enumeradas (C-30, C-3W), IDs na forma compacta (C-20, C-25) e relatório conferido com os autos (C-31). Resultado, fatos, valores e datas mantidos (C-03).</w:t>
      </w:r>
    </w:p>
  </w:comment>
  <w:comment w:id="5" w:author="Assessor GDSXSR" w:initials="AG" w:date="2026-10-31T00:07:38Z">
    <w:p>
      <w:pPr>
        <w:pStyle w:val="CommentText"/>
      </w:pPr>
      <w:r>
        <w:rPr>
          <w:rStyle w:val="CommentReference"/>
        </w:rPr>
        <w:annotationRef/>
      </w:r>
      <w:r>
        <w:t>ASSESSOR GDSXSR — Título enxugado; mantidos o assunto, a preliminar e o resultado (C-3P).</w:t>
      </w:r>
    </w:p>
  </w:comment>
  <w:comment w:id="6" w:author="Assessor GDSXSR" w:initials="AG" w:date="2026-10-31T00:07:38Z">
    <w:p>
      <w:pPr>
        <w:pStyle w:val="CommentText"/>
      </w:pPr>
      <w:r>
        <w:rPr>
          <w:rStyle w:val="CommentReference"/>
        </w:rPr>
        <w:annotationRef/>
      </w:r>
      <w:r>
        <w:t>ASSESSOR GDSXSR — Item 1: acrescentei o valor da causa (autuação) e retirei "pessoa natural", pois as partes já estão qualificadas pelo papel de locador e locatária (C-34, v43 e v60).</w:t>
      </w:r>
    </w:p>
  </w:comment>
  <w:comment w:id="7" w:author="Assessor GDSXSR" w:initials="AG" w:date="2026-10-31T00:07:38Z">
    <w:p>
      <w:pPr>
        <w:pStyle w:val="CommentText"/>
      </w:pPr>
      <w:r>
        <w:rPr>
          <w:rStyle w:val="CommentReference"/>
        </w:rPr>
        <w:annotationRef/>
      </w:r>
      <w:r>
        <w:t>ASSESSOR GDSXSR — Acrescentei o pedido subsidiário de suspensão da exigibilidade das verbas sucumbenciais, que consta do apelo (ID 88828137) e é decidido no dispositivo (C-03).</w:t>
      </w:r>
    </w:p>
  </w:comment>
  <w:comment w:id="8" w:author="Assessor GDSXSR" w:initials="AG" w:date="2026-10-31T00:07:38Z">
    <w:p>
      <w:pPr>
        <w:pStyle w:val="CommentText"/>
      </w:pPr>
      <w:r>
        <w:rPr>
          <w:rStyle w:val="CommentReference"/>
        </w:rPr>
        <w:annotationRef/>
      </w:r>
      <w:r>
        <w:t>ASSESSOR GDSXSR — Retirado o pedido final do apelado (desprovimento, manutenção da sentença e condenação em custas e honorários), pois os honorários recursais são decididos no dispositivo (C-31, C-51).</w:t>
      </w:r>
    </w:p>
  </w:comment>
  <w:comment w:id="9" w:author="Assessor GDSXSR" w:initials="AG" w:date="2026-10-31T00:07:38Z">
    <w:p>
      <w:pPr>
        <w:pStyle w:val="CommentText"/>
      </w:pPr>
      <w:r>
        <w:rPr>
          <w:rStyle w:val="CommentReference"/>
        </w:rPr>
        <w:annotationRef/>
      </w:r>
      <w:r>
        <w:t>ASSESSOR GDSXSR — Capítulo aberto com as alegações enumeradas, com o ID do apelo (C-30, C-3W). Fundamentação do capítulo enxugada: fundi os períodos que repetiam a mesma premissa (obrigação contratual, anuência dos sucessores) e suprimi o parágrafo-resumo "o conjunto probatório demonstra", mantidos todos os IDs dos documentos (C-02, C-11).</w:t>
      </w:r>
    </w:p>
  </w:comment>
  <w:comment w:id="10" w:author="Assessor GDSXSR" w:initials="AG" w:date="2026-10-31T00:07:38Z">
    <w:p>
      <w:pPr>
        <w:pStyle w:val="CommentText"/>
      </w:pPr>
      <w:r>
        <w:rPr>
          <w:rStyle w:val="CommentReference"/>
        </w:rPr>
        <w:annotationRef/>
      </w:r>
      <w:r>
        <w:t>ASSESSOR GDSXSR — Capítulo aberto com as alegações enumeradas (C-30, C-3W). A prescrição das contas, tratada no capítulo, foi acrescida à enumeração por constar do apelo (ID 88828137).</w:t>
      </w:r>
    </w:p>
  </w:comment>
  <w:comment w:id="11" w:author="Assessor GDSXSR" w:initials="AG" w:date="2026-10-31T00:07:38Z">
    <w:p>
      <w:pPr>
        <w:pStyle w:val="CommentText"/>
      </w:pPr>
      <w:r>
        <w:rPr>
          <w:rStyle w:val="CommentReference"/>
        </w:rPr>
        <w:annotationRef/>
      </w:r>
      <w:r>
        <w:t>ASSESSOR GDSXSR — Corrigi a premissa: a cláusula quarta do contrato (ID 88826507) atribui à locatária as despesas de água, pagas diretamente às concessionárias, mas não prevê a transferência da conta para o nome dela; a frase foi retirada (C-24, C-21) e a cláusula transcrita no corpo (C-66 b).</w:t>
      </w:r>
    </w:p>
  </w:comment>
  <w:comment w:id="12" w:author="Assessor GDSXSR" w:initials="AG" w:date="2026-10-31T00:07:38Z">
    <w:p>
      <w:pPr>
        <w:pStyle w:val="CommentText"/>
      </w:pPr>
      <w:r>
        <w:rPr>
          <w:rStyle w:val="CommentReference"/>
        </w:rPr>
        <w:annotationRef/>
      </w:r>
      <w:r>
        <w:t>ASSESSOR GDSXSR — Art. 23 da Lei 8.245/1991 (planalto.gov.br, conferido no iajus): "Art. 23. O locatário é obrigado a: I - pagar pontualmente o aluguel e os encargos da locação, legal ou contratualmente exigíveis, no prazo estipulado ou, em sua falta, até o sexto dia útil do mês seguinte ao vencido, no imóvel locado, quando outro local não tiver sido indicado no contrato; (...) VIII - pagar as despesas de telefone e de consumo de força, luz e gás, água e esgoto;" (C-63).</w:t>
      </w:r>
    </w:p>
  </w:comment>
  <w:comment w:id="13" w:author="Assessor GDSXSR" w:initials="AG" w:date="2026-10-31T00:07:38Z">
    <w:p>
      <w:pPr>
        <w:pStyle w:val="CommentText"/>
      </w:pPr>
      <w:r>
        <w:rPr>
          <w:rStyle w:val="CommentReference"/>
        </w:rPr>
        <w:annotationRef/>
      </w:r>
      <w:r>
        <w:t>ASSESSOR GDSXSR — Acórdão 2094022 (TJDFT, 8ª Turma Cível, Des. Robson Teixeira de Freitas, j. 24/02/2026) conferido no iajus: ementa e identificação conferem. Transcrição reduzida ao item 2, o que o capítulo usa; suprimidos os itens 1 (legitimidade, tratada no capítulo anterior), 3 (IPTU) e 7 (C-02, C-65).</w:t>
      </w:r>
    </w:p>
  </w:comment>
  <w:comment w:id="14" w:author="Assessor GDSXSR" w:initials="AG" w:date="2026-10-31T00:07:38Z">
    <w:p>
      <w:pPr>
        <w:pStyle w:val="CommentText"/>
      </w:pPr>
      <w:r>
        <w:rPr>
          <w:rStyle w:val="CommentReference"/>
        </w:rPr>
        <w:annotationRef/>
      </w:r>
      <w:r>
        <w:t>ASSESSOR GDSXSR — Forma do dispositivo ajustada: "(CPC 85 § 11)" e suspensão nomeando a gratuidade (C-20, C-51). O percentual de 2% é decisão do Relator e foi mantido; incide sobre o valor da condenação, a mesma base da sentença (10%, ID 88828135).</w:t>
      </w:r>
    </w:p>
  </w:comment>
  <w:comment w:id="15" w:author="Assessor GDSXSR" w:initials="AG" w:date="2026-10-31T00:07:38Z">
    <w:p>
      <w:pPr>
        <w:pStyle w:val="CommentText"/>
      </w:pPr>
      <w:r>
        <w:rPr>
          <w:rStyle w:val="CommentReference"/>
        </w:rPr>
        <w:annotationRef/>
      </w:r>
      <w:r>
        <w:t>ASSESSOR GDSXSR — RELATÓRIO colocado no topo da página, como exige o padrão (C-32).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02BFB8EA" w15:paraIdParent="448DA02E" w15:done="0"/>
  <w15:commentEx w15:paraId="2A14D7CB" w15:paraIdParent="448DA02E" w15:done="0"/>
  <w15:commentEx w15:paraId="57CA7E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737FF196" w16cex:dateUtc="2026-09-09T17:43:00Z"/>
  <w16cex:commentExtensible w16cex:durableId="09D86444" w16cex:dateUtc="2026-09-09T20:09:00Z"/>
  <w16cex:commentExtensible w16cex:durableId="424ADA72" w16cex:dateUtc="2026-09-09T1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02BFB8EA" w16cid:durableId="737FF196"/>
  <w16cid:commentId w16cid:paraId="2A14D7CB" w16cid:durableId="09D86444"/>
  <w16cid:commentId w16cid:paraId="57CA7E05" w16cid:durableId="424ADA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2E4CF" w14:textId="77777777" w:rsidR="00495045" w:rsidRDefault="00495045" w:rsidP="003A42DE">
      <w:pPr>
        <w:spacing w:after="0" w:line="240" w:lineRule="auto"/>
      </w:pPr>
      <w:r>
        <w:separator/>
      </w:r>
    </w:p>
  </w:endnote>
  <w:endnote w:type="continuationSeparator" w:id="0">
    <w:p w14:paraId="0F27946E" w14:textId="77777777" w:rsidR="00495045" w:rsidRDefault="00495045"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9FA4C" w14:textId="77777777" w:rsidR="00495045" w:rsidRDefault="00495045" w:rsidP="003A42DE">
      <w:pPr>
        <w:spacing w:after="0" w:line="240" w:lineRule="auto"/>
      </w:pPr>
      <w:r>
        <w:separator/>
      </w:r>
    </w:p>
  </w:footnote>
  <w:footnote w:type="continuationSeparator" w:id="0">
    <w:p w14:paraId="0EEB90F3" w14:textId="77777777" w:rsidR="00495045" w:rsidRDefault="00495045"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360E"/>
    <w:rsid w:val="0002738F"/>
    <w:rsid w:val="00033421"/>
    <w:rsid w:val="00033AFD"/>
    <w:rsid w:val="00052AE3"/>
    <w:rsid w:val="0006080C"/>
    <w:rsid w:val="000619E0"/>
    <w:rsid w:val="00064301"/>
    <w:rsid w:val="00076D7D"/>
    <w:rsid w:val="0009174A"/>
    <w:rsid w:val="00091ABC"/>
    <w:rsid w:val="00097BBF"/>
    <w:rsid w:val="000A7009"/>
    <w:rsid w:val="000B0FC6"/>
    <w:rsid w:val="000B7AF7"/>
    <w:rsid w:val="000C1C14"/>
    <w:rsid w:val="000C70FA"/>
    <w:rsid w:val="000D2E62"/>
    <w:rsid w:val="000D59B2"/>
    <w:rsid w:val="000E1998"/>
    <w:rsid w:val="000E61DA"/>
    <w:rsid w:val="000F1358"/>
    <w:rsid w:val="000F1817"/>
    <w:rsid w:val="000F6570"/>
    <w:rsid w:val="001009CC"/>
    <w:rsid w:val="0011527A"/>
    <w:rsid w:val="00115458"/>
    <w:rsid w:val="00115569"/>
    <w:rsid w:val="00122133"/>
    <w:rsid w:val="00125329"/>
    <w:rsid w:val="00126492"/>
    <w:rsid w:val="00131A63"/>
    <w:rsid w:val="001361B0"/>
    <w:rsid w:val="00137A7E"/>
    <w:rsid w:val="00151611"/>
    <w:rsid w:val="00161CD2"/>
    <w:rsid w:val="001676A4"/>
    <w:rsid w:val="00167F3A"/>
    <w:rsid w:val="001801E9"/>
    <w:rsid w:val="00183B77"/>
    <w:rsid w:val="00197BDC"/>
    <w:rsid w:val="001A09B8"/>
    <w:rsid w:val="001A0FC4"/>
    <w:rsid w:val="001A5AB7"/>
    <w:rsid w:val="001C466B"/>
    <w:rsid w:val="001D006E"/>
    <w:rsid w:val="001D2162"/>
    <w:rsid w:val="001E0D41"/>
    <w:rsid w:val="001E4974"/>
    <w:rsid w:val="001E7903"/>
    <w:rsid w:val="00203B1D"/>
    <w:rsid w:val="0020478E"/>
    <w:rsid w:val="00206304"/>
    <w:rsid w:val="002126F1"/>
    <w:rsid w:val="0021526A"/>
    <w:rsid w:val="0022557C"/>
    <w:rsid w:val="00232EEB"/>
    <w:rsid w:val="002437F6"/>
    <w:rsid w:val="00254E51"/>
    <w:rsid w:val="00264107"/>
    <w:rsid w:val="002648C1"/>
    <w:rsid w:val="00274644"/>
    <w:rsid w:val="00277029"/>
    <w:rsid w:val="0028319F"/>
    <w:rsid w:val="002926F9"/>
    <w:rsid w:val="00292E82"/>
    <w:rsid w:val="00296DAE"/>
    <w:rsid w:val="002A2038"/>
    <w:rsid w:val="002A3D11"/>
    <w:rsid w:val="002A5205"/>
    <w:rsid w:val="002B1184"/>
    <w:rsid w:val="002B210E"/>
    <w:rsid w:val="002B4798"/>
    <w:rsid w:val="002C2464"/>
    <w:rsid w:val="002C42D2"/>
    <w:rsid w:val="002D127E"/>
    <w:rsid w:val="002D2D56"/>
    <w:rsid w:val="002D3FF3"/>
    <w:rsid w:val="002F13AB"/>
    <w:rsid w:val="002F7666"/>
    <w:rsid w:val="00302029"/>
    <w:rsid w:val="00303FAE"/>
    <w:rsid w:val="0031063D"/>
    <w:rsid w:val="00312291"/>
    <w:rsid w:val="003161F0"/>
    <w:rsid w:val="00316B1F"/>
    <w:rsid w:val="00321068"/>
    <w:rsid w:val="00323779"/>
    <w:rsid w:val="00323D27"/>
    <w:rsid w:val="00326C06"/>
    <w:rsid w:val="00330EDC"/>
    <w:rsid w:val="0033735F"/>
    <w:rsid w:val="0034247B"/>
    <w:rsid w:val="0034511C"/>
    <w:rsid w:val="00347818"/>
    <w:rsid w:val="00351653"/>
    <w:rsid w:val="003524E5"/>
    <w:rsid w:val="00352D66"/>
    <w:rsid w:val="00354AA2"/>
    <w:rsid w:val="00355C73"/>
    <w:rsid w:val="003624B4"/>
    <w:rsid w:val="00370C48"/>
    <w:rsid w:val="0037124E"/>
    <w:rsid w:val="003717FC"/>
    <w:rsid w:val="003749AB"/>
    <w:rsid w:val="00380E66"/>
    <w:rsid w:val="003A42DE"/>
    <w:rsid w:val="003A4E55"/>
    <w:rsid w:val="003B3398"/>
    <w:rsid w:val="003C3571"/>
    <w:rsid w:val="003D11BE"/>
    <w:rsid w:val="003D3FEE"/>
    <w:rsid w:val="003E436D"/>
    <w:rsid w:val="003E7E45"/>
    <w:rsid w:val="003F30A6"/>
    <w:rsid w:val="003F55ED"/>
    <w:rsid w:val="003F5E9C"/>
    <w:rsid w:val="00400EF7"/>
    <w:rsid w:val="00413928"/>
    <w:rsid w:val="00423538"/>
    <w:rsid w:val="004316ED"/>
    <w:rsid w:val="00445ED9"/>
    <w:rsid w:val="00451A03"/>
    <w:rsid w:val="00451A6D"/>
    <w:rsid w:val="00465A25"/>
    <w:rsid w:val="0047216B"/>
    <w:rsid w:val="004749AD"/>
    <w:rsid w:val="004762F1"/>
    <w:rsid w:val="00480A33"/>
    <w:rsid w:val="00485185"/>
    <w:rsid w:val="004852E6"/>
    <w:rsid w:val="00495045"/>
    <w:rsid w:val="00495EB5"/>
    <w:rsid w:val="00496EB5"/>
    <w:rsid w:val="004B2A9C"/>
    <w:rsid w:val="004C0465"/>
    <w:rsid w:val="004C591E"/>
    <w:rsid w:val="004C7418"/>
    <w:rsid w:val="00506A7D"/>
    <w:rsid w:val="00506D76"/>
    <w:rsid w:val="00511630"/>
    <w:rsid w:val="00517F10"/>
    <w:rsid w:val="00525FCB"/>
    <w:rsid w:val="00530C7C"/>
    <w:rsid w:val="0053321A"/>
    <w:rsid w:val="0055172B"/>
    <w:rsid w:val="00557342"/>
    <w:rsid w:val="00560427"/>
    <w:rsid w:val="00573C5D"/>
    <w:rsid w:val="00576A45"/>
    <w:rsid w:val="0057726B"/>
    <w:rsid w:val="00586056"/>
    <w:rsid w:val="00586EB6"/>
    <w:rsid w:val="00587490"/>
    <w:rsid w:val="005925FC"/>
    <w:rsid w:val="0059689A"/>
    <w:rsid w:val="00597864"/>
    <w:rsid w:val="005A1443"/>
    <w:rsid w:val="005A1AD9"/>
    <w:rsid w:val="005A3015"/>
    <w:rsid w:val="005A3E6D"/>
    <w:rsid w:val="005B7851"/>
    <w:rsid w:val="005C31C4"/>
    <w:rsid w:val="005C69F8"/>
    <w:rsid w:val="005C79A6"/>
    <w:rsid w:val="005D11E4"/>
    <w:rsid w:val="005D305E"/>
    <w:rsid w:val="005E3F4E"/>
    <w:rsid w:val="005E41C8"/>
    <w:rsid w:val="005E5A03"/>
    <w:rsid w:val="005F0B8B"/>
    <w:rsid w:val="00601B09"/>
    <w:rsid w:val="0060333D"/>
    <w:rsid w:val="00611216"/>
    <w:rsid w:val="0061262D"/>
    <w:rsid w:val="00615051"/>
    <w:rsid w:val="00621D08"/>
    <w:rsid w:val="006226C6"/>
    <w:rsid w:val="00632EAA"/>
    <w:rsid w:val="00633703"/>
    <w:rsid w:val="0063376A"/>
    <w:rsid w:val="00635527"/>
    <w:rsid w:val="00641BB6"/>
    <w:rsid w:val="00661CF3"/>
    <w:rsid w:val="006658A2"/>
    <w:rsid w:val="006921E1"/>
    <w:rsid w:val="00693B0D"/>
    <w:rsid w:val="006B2A89"/>
    <w:rsid w:val="006B555B"/>
    <w:rsid w:val="006C44B2"/>
    <w:rsid w:val="006C6E29"/>
    <w:rsid w:val="006D07B9"/>
    <w:rsid w:val="006D0993"/>
    <w:rsid w:val="006D3824"/>
    <w:rsid w:val="006D595E"/>
    <w:rsid w:val="006F725D"/>
    <w:rsid w:val="00711FE9"/>
    <w:rsid w:val="00726567"/>
    <w:rsid w:val="00726665"/>
    <w:rsid w:val="00730800"/>
    <w:rsid w:val="00744BDF"/>
    <w:rsid w:val="0074504C"/>
    <w:rsid w:val="00747176"/>
    <w:rsid w:val="00765709"/>
    <w:rsid w:val="00770E7F"/>
    <w:rsid w:val="0077693D"/>
    <w:rsid w:val="0077719E"/>
    <w:rsid w:val="00782446"/>
    <w:rsid w:val="007844F9"/>
    <w:rsid w:val="00791D48"/>
    <w:rsid w:val="007A3F4D"/>
    <w:rsid w:val="007B265E"/>
    <w:rsid w:val="007C0FEF"/>
    <w:rsid w:val="007C196D"/>
    <w:rsid w:val="007C4990"/>
    <w:rsid w:val="007D00F1"/>
    <w:rsid w:val="007D27C7"/>
    <w:rsid w:val="007D28B2"/>
    <w:rsid w:val="007D36EA"/>
    <w:rsid w:val="007D3BA7"/>
    <w:rsid w:val="007D4432"/>
    <w:rsid w:val="007E1C8C"/>
    <w:rsid w:val="007E3BF9"/>
    <w:rsid w:val="007F0F43"/>
    <w:rsid w:val="007F4412"/>
    <w:rsid w:val="007F7839"/>
    <w:rsid w:val="007F7CBA"/>
    <w:rsid w:val="00800051"/>
    <w:rsid w:val="00804386"/>
    <w:rsid w:val="008134CE"/>
    <w:rsid w:val="008151BB"/>
    <w:rsid w:val="008235A6"/>
    <w:rsid w:val="00825BFF"/>
    <w:rsid w:val="00842AD3"/>
    <w:rsid w:val="008459D3"/>
    <w:rsid w:val="0085425F"/>
    <w:rsid w:val="0086390F"/>
    <w:rsid w:val="00877CCC"/>
    <w:rsid w:val="00877F2B"/>
    <w:rsid w:val="008809C2"/>
    <w:rsid w:val="00882188"/>
    <w:rsid w:val="00882301"/>
    <w:rsid w:val="00886ABA"/>
    <w:rsid w:val="008966E3"/>
    <w:rsid w:val="008A01E9"/>
    <w:rsid w:val="008A4445"/>
    <w:rsid w:val="008A49BC"/>
    <w:rsid w:val="008A56A3"/>
    <w:rsid w:val="008B45C4"/>
    <w:rsid w:val="008B62DA"/>
    <w:rsid w:val="008C29EA"/>
    <w:rsid w:val="008C306F"/>
    <w:rsid w:val="008C34E5"/>
    <w:rsid w:val="008C4183"/>
    <w:rsid w:val="008C641E"/>
    <w:rsid w:val="008D0C9F"/>
    <w:rsid w:val="008D721A"/>
    <w:rsid w:val="008F2508"/>
    <w:rsid w:val="008F43F4"/>
    <w:rsid w:val="008F4440"/>
    <w:rsid w:val="00911601"/>
    <w:rsid w:val="00922BB9"/>
    <w:rsid w:val="0092538F"/>
    <w:rsid w:val="009300C5"/>
    <w:rsid w:val="00933600"/>
    <w:rsid w:val="00937017"/>
    <w:rsid w:val="009431B2"/>
    <w:rsid w:val="00945DCA"/>
    <w:rsid w:val="00946FF7"/>
    <w:rsid w:val="009506E0"/>
    <w:rsid w:val="00951CAD"/>
    <w:rsid w:val="00962A91"/>
    <w:rsid w:val="0096466F"/>
    <w:rsid w:val="00966A46"/>
    <w:rsid w:val="00972EF3"/>
    <w:rsid w:val="009733E4"/>
    <w:rsid w:val="0097780C"/>
    <w:rsid w:val="0098194B"/>
    <w:rsid w:val="0098644A"/>
    <w:rsid w:val="0099680F"/>
    <w:rsid w:val="009A136D"/>
    <w:rsid w:val="009A37F4"/>
    <w:rsid w:val="009C1026"/>
    <w:rsid w:val="009C4045"/>
    <w:rsid w:val="009D0BA0"/>
    <w:rsid w:val="009D1137"/>
    <w:rsid w:val="009E1D8D"/>
    <w:rsid w:val="009E3373"/>
    <w:rsid w:val="009E3BE9"/>
    <w:rsid w:val="009F2BB1"/>
    <w:rsid w:val="009F3125"/>
    <w:rsid w:val="009F36E1"/>
    <w:rsid w:val="009F684C"/>
    <w:rsid w:val="009F759D"/>
    <w:rsid w:val="00A02514"/>
    <w:rsid w:val="00A03057"/>
    <w:rsid w:val="00A2661C"/>
    <w:rsid w:val="00A3095A"/>
    <w:rsid w:val="00A31C13"/>
    <w:rsid w:val="00A330C4"/>
    <w:rsid w:val="00A3595E"/>
    <w:rsid w:val="00A44A87"/>
    <w:rsid w:val="00A50343"/>
    <w:rsid w:val="00A6481B"/>
    <w:rsid w:val="00A72414"/>
    <w:rsid w:val="00A773CE"/>
    <w:rsid w:val="00A80091"/>
    <w:rsid w:val="00A87227"/>
    <w:rsid w:val="00A958AF"/>
    <w:rsid w:val="00A96465"/>
    <w:rsid w:val="00A96CB3"/>
    <w:rsid w:val="00A97525"/>
    <w:rsid w:val="00AA1C23"/>
    <w:rsid w:val="00AA7E81"/>
    <w:rsid w:val="00AB1DE4"/>
    <w:rsid w:val="00AB7E65"/>
    <w:rsid w:val="00AC20E1"/>
    <w:rsid w:val="00AD7550"/>
    <w:rsid w:val="00B04942"/>
    <w:rsid w:val="00B17310"/>
    <w:rsid w:val="00B2281F"/>
    <w:rsid w:val="00B30DAE"/>
    <w:rsid w:val="00B41866"/>
    <w:rsid w:val="00B46036"/>
    <w:rsid w:val="00B5663B"/>
    <w:rsid w:val="00B606B1"/>
    <w:rsid w:val="00B60851"/>
    <w:rsid w:val="00B73FAD"/>
    <w:rsid w:val="00B74FB6"/>
    <w:rsid w:val="00B75D6D"/>
    <w:rsid w:val="00B86C8D"/>
    <w:rsid w:val="00BA0439"/>
    <w:rsid w:val="00BA3360"/>
    <w:rsid w:val="00BA65D0"/>
    <w:rsid w:val="00BA700C"/>
    <w:rsid w:val="00BB2608"/>
    <w:rsid w:val="00BB6749"/>
    <w:rsid w:val="00BE75D7"/>
    <w:rsid w:val="00BF1494"/>
    <w:rsid w:val="00BF173F"/>
    <w:rsid w:val="00BF4531"/>
    <w:rsid w:val="00BF4903"/>
    <w:rsid w:val="00BF7139"/>
    <w:rsid w:val="00C01659"/>
    <w:rsid w:val="00C12218"/>
    <w:rsid w:val="00C21B40"/>
    <w:rsid w:val="00C22469"/>
    <w:rsid w:val="00C249B8"/>
    <w:rsid w:val="00C33B77"/>
    <w:rsid w:val="00C341CF"/>
    <w:rsid w:val="00C40A19"/>
    <w:rsid w:val="00C4378B"/>
    <w:rsid w:val="00C57E17"/>
    <w:rsid w:val="00C6664A"/>
    <w:rsid w:val="00C94119"/>
    <w:rsid w:val="00CA324E"/>
    <w:rsid w:val="00CB0848"/>
    <w:rsid w:val="00CB4E4C"/>
    <w:rsid w:val="00CB7FF8"/>
    <w:rsid w:val="00CC7150"/>
    <w:rsid w:val="00CF0581"/>
    <w:rsid w:val="00CF247F"/>
    <w:rsid w:val="00D04679"/>
    <w:rsid w:val="00D04BD8"/>
    <w:rsid w:val="00D07310"/>
    <w:rsid w:val="00D101EF"/>
    <w:rsid w:val="00D1067B"/>
    <w:rsid w:val="00D12D71"/>
    <w:rsid w:val="00D135AB"/>
    <w:rsid w:val="00D14D52"/>
    <w:rsid w:val="00D17E79"/>
    <w:rsid w:val="00D21983"/>
    <w:rsid w:val="00D34492"/>
    <w:rsid w:val="00D4104B"/>
    <w:rsid w:val="00D42B4A"/>
    <w:rsid w:val="00D516B2"/>
    <w:rsid w:val="00D52E56"/>
    <w:rsid w:val="00D57E55"/>
    <w:rsid w:val="00D80EBC"/>
    <w:rsid w:val="00D8334B"/>
    <w:rsid w:val="00D84490"/>
    <w:rsid w:val="00D85E07"/>
    <w:rsid w:val="00D908B5"/>
    <w:rsid w:val="00D96402"/>
    <w:rsid w:val="00DB1301"/>
    <w:rsid w:val="00DB342D"/>
    <w:rsid w:val="00DC71DB"/>
    <w:rsid w:val="00DF0654"/>
    <w:rsid w:val="00DF2670"/>
    <w:rsid w:val="00DF2730"/>
    <w:rsid w:val="00E012C4"/>
    <w:rsid w:val="00E07B96"/>
    <w:rsid w:val="00E211F5"/>
    <w:rsid w:val="00E26735"/>
    <w:rsid w:val="00E437CF"/>
    <w:rsid w:val="00E53472"/>
    <w:rsid w:val="00E53CAF"/>
    <w:rsid w:val="00E611E9"/>
    <w:rsid w:val="00E647A0"/>
    <w:rsid w:val="00E806F5"/>
    <w:rsid w:val="00E86190"/>
    <w:rsid w:val="00E87018"/>
    <w:rsid w:val="00E87B28"/>
    <w:rsid w:val="00E91CD1"/>
    <w:rsid w:val="00E94A47"/>
    <w:rsid w:val="00E963CE"/>
    <w:rsid w:val="00E96D12"/>
    <w:rsid w:val="00E97CB9"/>
    <w:rsid w:val="00EB3378"/>
    <w:rsid w:val="00EB3F6A"/>
    <w:rsid w:val="00EB54B5"/>
    <w:rsid w:val="00EC1F2B"/>
    <w:rsid w:val="00EC5732"/>
    <w:rsid w:val="00ED0A9E"/>
    <w:rsid w:val="00ED44BA"/>
    <w:rsid w:val="00ED5E8E"/>
    <w:rsid w:val="00EE027D"/>
    <w:rsid w:val="00EE4523"/>
    <w:rsid w:val="00EE760E"/>
    <w:rsid w:val="00EF2715"/>
    <w:rsid w:val="00F041BA"/>
    <w:rsid w:val="00F07B06"/>
    <w:rsid w:val="00F10D23"/>
    <w:rsid w:val="00F12768"/>
    <w:rsid w:val="00F143F5"/>
    <w:rsid w:val="00F1627D"/>
    <w:rsid w:val="00F20A80"/>
    <w:rsid w:val="00F3251E"/>
    <w:rsid w:val="00F32608"/>
    <w:rsid w:val="00F3776A"/>
    <w:rsid w:val="00F43DDE"/>
    <w:rsid w:val="00F51BA9"/>
    <w:rsid w:val="00F51F47"/>
    <w:rsid w:val="00F547F1"/>
    <w:rsid w:val="00F63CDB"/>
    <w:rsid w:val="00F66640"/>
    <w:rsid w:val="00F84974"/>
    <w:rsid w:val="00F87022"/>
    <w:rsid w:val="00F90DC1"/>
    <w:rsid w:val="00F9351B"/>
    <w:rsid w:val="00FC0273"/>
    <w:rsid w:val="00FC0C0F"/>
    <w:rsid w:val="00FC2DF0"/>
    <w:rsid w:val="00FC613E"/>
    <w:rsid w:val="00FD5831"/>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CE45D17"/>
    <w:rsid w:val="2DD61D48"/>
    <w:rsid w:val="2E9247A0"/>
    <w:rsid w:val="2F1C19A9"/>
    <w:rsid w:val="303ED86D"/>
    <w:rsid w:val="30508782"/>
    <w:rsid w:val="30587508"/>
    <w:rsid w:val="31EC57E3"/>
    <w:rsid w:val="348DB4EB"/>
    <w:rsid w:val="34EC2BA5"/>
    <w:rsid w:val="3601BA69"/>
    <w:rsid w:val="367267F9"/>
    <w:rsid w:val="36CA94C4"/>
    <w:rsid w:val="370C73D9"/>
    <w:rsid w:val="37408DCC"/>
    <w:rsid w:val="3757F389"/>
    <w:rsid w:val="38EEAB87"/>
    <w:rsid w:val="3959D3CE"/>
    <w:rsid w:val="39AE4A8D"/>
    <w:rsid w:val="39FF574E"/>
    <w:rsid w:val="3AD2045E"/>
    <w:rsid w:val="3BB47562"/>
    <w:rsid w:val="3C5D9607"/>
    <w:rsid w:val="3D1A2DB7"/>
    <w:rsid w:val="3D7F9686"/>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A00101"/>
    <w:rsid w:val="52E52664"/>
    <w:rsid w:val="53A37578"/>
    <w:rsid w:val="5438D9F1"/>
    <w:rsid w:val="54AAEF1D"/>
    <w:rsid w:val="570323FA"/>
    <w:rsid w:val="57608C97"/>
    <w:rsid w:val="5774762B"/>
    <w:rsid w:val="58BC1B45"/>
    <w:rsid w:val="58C60D3E"/>
    <w:rsid w:val="5902E8C3"/>
    <w:rsid w:val="595140BA"/>
    <w:rsid w:val="5B188E3D"/>
    <w:rsid w:val="5D151945"/>
    <w:rsid w:val="5D37D7FE"/>
    <w:rsid w:val="5DC7BB1E"/>
    <w:rsid w:val="5E27D90B"/>
    <w:rsid w:val="5E6879DC"/>
    <w:rsid w:val="5F1409FE"/>
    <w:rsid w:val="606F78C0"/>
    <w:rsid w:val="60D920B7"/>
    <w:rsid w:val="610360AF"/>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6B1F1FC"/>
    <w:rsid w:val="675A84C2"/>
    <w:rsid w:val="67CD610C"/>
    <w:rsid w:val="6A1CED46"/>
    <w:rsid w:val="6AF4B7AD"/>
    <w:rsid w:val="6BB8BDA7"/>
    <w:rsid w:val="6BC51F58"/>
    <w:rsid w:val="6CAA19FA"/>
    <w:rsid w:val="6CC0DCBC"/>
    <w:rsid w:val="6D09AFC2"/>
    <w:rsid w:val="6D53E1DA"/>
    <w:rsid w:val="6E776DB3"/>
    <w:rsid w:val="6EE9C512"/>
    <w:rsid w:val="6FB44F01"/>
    <w:rsid w:val="70125987"/>
    <w:rsid w:val="712DA350"/>
    <w:rsid w:val="7170D29C"/>
    <w:rsid w:val="722458E0"/>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329E2D71-F0E4-4D93-8CF2-93C73A265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C1C14"/>
    <w:rsid w:val="000C4A70"/>
    <w:rsid w:val="0012395D"/>
    <w:rsid w:val="001361B0"/>
    <w:rsid w:val="001E2AC0"/>
    <w:rsid w:val="0022557C"/>
    <w:rsid w:val="00277029"/>
    <w:rsid w:val="002F13AB"/>
    <w:rsid w:val="003B38E0"/>
    <w:rsid w:val="003F55ED"/>
    <w:rsid w:val="004107C8"/>
    <w:rsid w:val="004214D0"/>
    <w:rsid w:val="00465A25"/>
    <w:rsid w:val="004C591E"/>
    <w:rsid w:val="00617896"/>
    <w:rsid w:val="006A210B"/>
    <w:rsid w:val="006B0CF9"/>
    <w:rsid w:val="006C44B2"/>
    <w:rsid w:val="00730800"/>
    <w:rsid w:val="0077693D"/>
    <w:rsid w:val="007D28B2"/>
    <w:rsid w:val="007D5396"/>
    <w:rsid w:val="007E66CB"/>
    <w:rsid w:val="008C4978"/>
    <w:rsid w:val="00962A91"/>
    <w:rsid w:val="009A37F4"/>
    <w:rsid w:val="00D57EF5"/>
    <w:rsid w:val="00DF51C9"/>
    <w:rsid w:val="00E87B28"/>
    <w:rsid w:val="00F110C2"/>
    <w:rsid w:val="00F86802"/>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3.xml><?xml version="1.0" encoding="utf-8"?>
<ds:datastoreItem xmlns:ds="http://schemas.openxmlformats.org/officeDocument/2006/customXml" ds:itemID="{C3872FFD-44FD-4C2E-83EE-E5377B083D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7305</Words>
  <Characters>39451</Characters>
  <Application>Microsoft Office Word</Application>
  <DocSecurity>0</DocSecurity>
  <Lines>328</Lines>
  <Paragraphs>93</Paragraphs>
  <ScaleCrop>false</ScaleCrop>
  <Company/>
  <LinksUpToDate>false</LinksUpToDate>
  <CharactersWithSpaces>46663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cp:lastModifiedBy>
  <cp:revision>2</cp:revision>
  <dcterms:created xsi:type="dcterms:W3CDTF">2026-09-11T18:57:00Z</dcterms:created>
  <dcterms:modified xsi:type="dcterms:W3CDTF">2026-09-11T18:57:00Z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