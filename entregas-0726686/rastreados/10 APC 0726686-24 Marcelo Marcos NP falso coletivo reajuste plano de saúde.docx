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2608"/>
        <w:gridCol w:w="5896"/>
      </w:tblGrid>
      <w:tr w:rsidR="004D2093" w:rsidRPr="00C269E3" w14:paraId="5CD5D9E1" w14:textId="77777777">
        <w:tc>
          <w:tcPr>
            <w:tcW w:w="2608" w:type="dxa"/>
            <w:vAlign w:val="center"/>
          </w:tcPr>
          <w:p w14:paraId="276A48ED" w14:textId="77777777" w:rsidR="004D2093" w:rsidRPr="00C269E3" w:rsidRDefault="00000000">
            <w:pPr>
              <w:spacing w:line="240" w:lineRule="auto"/>
              <w:jc w:val="center"/>
            </w:pPr>
            <w:r w:rsidRPr="00C269E3">
              <w:drawing>
                <wp:inline distT="0" distB="0" distL="0" distR="0" wp14:anchorId="20D9738C" wp14:editId="513296E7">
                  <wp:extent cx="1512000" cy="4421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bre.png"/>
                          <pic:cNvPicPr/>
                        </pic:nvPicPr>
                        <pic:blipFill>
                          <a:blip r:embed="rId8"/>
                          <a:stretch>
                            <a:fillRect/>
                          </a:stretch>
                        </pic:blipFill>
                        <pic:spPr>
                          <a:xfrm>
                            <a:off x="0" y="0"/>
                            <a:ext cx="1512000" cy="442105"/>
                          </a:xfrm>
                          <a:prstGeom prst="rect">
                            <a:avLst/>
                          </a:prstGeom>
                        </pic:spPr>
                      </pic:pic>
                    </a:graphicData>
                  </a:graphic>
                </wp:inline>
              </w:drawing>
            </w:r>
          </w:p>
        </w:tc>
        <w:tc>
          <w:tcPr>
            <w:tcW w:w="5896" w:type="dxa"/>
            <w:vAlign w:val="center"/>
          </w:tcPr>
          <w:p w14:paraId="337C6DD0" w14:textId="77777777" w:rsidR="004D2093" w:rsidRPr="00C269E3" w:rsidRDefault="00000000">
            <w:pPr>
              <w:spacing w:line="240" w:lineRule="auto"/>
              <w:jc w:val="left"/>
            </w:pPr>
            <w:r w:rsidRPr="00C269E3">
              <w:rPr>
                <w:b/>
                <w:color w:val="000000"/>
                <w:sz w:val="24"/>
              </w:rPr>
              <w:t>Poder Judiciário da União</w:t>
            </w:r>
          </w:p>
          <w:p w14:paraId="478D8F01" w14:textId="77777777" w:rsidR="004D2093" w:rsidRPr="00C269E3" w:rsidRDefault="00000000">
            <w:pPr>
              <w:spacing w:line="240" w:lineRule="auto"/>
              <w:jc w:val="left"/>
            </w:pPr>
            <w:r w:rsidRPr="00C269E3">
              <w:rPr>
                <w:color w:val="000000"/>
                <w:sz w:val="22"/>
              </w:rPr>
              <w:t>Tribunal de Justiça do Distrito Federal e dos Territórios</w:t>
            </w:r>
          </w:p>
          <w:p w14:paraId="1CB3F1AB" w14:textId="77777777" w:rsidR="004D2093" w:rsidRPr="00C269E3" w:rsidRDefault="00000000">
            <w:pPr>
              <w:spacing w:line="240" w:lineRule="auto"/>
              <w:jc w:val="left"/>
            </w:pPr>
            <w:r w:rsidRPr="00C269E3">
              <w:rPr>
                <w:color w:val="000000"/>
                <w:sz w:val="22"/>
              </w:rPr>
              <w:t>GDSXSR</w:t>
            </w:r>
          </w:p>
          <w:p w14:paraId="3E4AF640" w14:textId="77777777" w:rsidR="004D2093" w:rsidRPr="00C269E3" w:rsidRDefault="00000000">
            <w:pPr>
              <w:spacing w:line="240" w:lineRule="auto"/>
              <w:jc w:val="left"/>
            </w:pPr>
            <w:r w:rsidRPr="00C269E3">
              <w:rPr>
                <w:color w:val="000000"/>
                <w:sz w:val="22"/>
              </w:rPr>
              <w:t>GABINETE DO DESEMBARGADOR SÉRGIO ROCHA</w:t>
            </w:r>
          </w:p>
        </w:tc>
      </w:tr>
    </w:tbl>
    <w:p w14:paraId="13146468" w14:textId="77777777" w:rsidR="004D2093" w:rsidRPr="00C269E3" w:rsidRDefault="004D2093"/>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2268"/>
        <w:gridCol w:w="397"/>
        <w:gridCol w:w="5839"/>
      </w:tblGrid>
      <w:tr w:rsidR="004D2093" w:rsidRPr="00C269E3" w14:paraId="258933D4" w14:textId="77777777">
        <w:tc>
          <w:tcPr>
            <w:tcW w:w="2268" w:type="dxa"/>
          </w:tcPr>
          <w:p w14:paraId="105CB131" w14:textId="77777777" w:rsidR="004D2093" w:rsidRPr="00C269E3" w:rsidRDefault="00000000">
            <w:pPr>
              <w:jc w:val="left"/>
            </w:pPr>
            <w:r w:rsidRPr="00C269E3">
              <w:rPr>
                <w:color w:val="000000"/>
                <w:sz w:val="24"/>
              </w:rPr>
              <w:t>Órgão</w:t>
            </w:r>
          </w:p>
        </w:tc>
        <w:tc>
          <w:tcPr>
            <w:tcW w:w="397" w:type="dxa"/>
          </w:tcPr>
          <w:p w14:paraId="4F065C3F" w14:textId="77777777" w:rsidR="004D2093" w:rsidRPr="00C269E3" w:rsidRDefault="00000000">
            <w:pPr>
              <w:jc w:val="left"/>
            </w:pPr>
            <w:r w:rsidRPr="00C269E3">
              <w:rPr>
                <w:color w:val="000000"/>
                <w:sz w:val="24"/>
              </w:rPr>
              <w:t>:</w:t>
            </w:r>
          </w:p>
        </w:tc>
        <w:tc>
          <w:tcPr>
            <w:tcW w:w="5839" w:type="dxa"/>
          </w:tcPr>
          <w:p w14:paraId="420DC69C" w14:textId="77777777" w:rsidR="004D2093" w:rsidRPr="00C269E3" w:rsidRDefault="00000000">
            <w:pPr>
              <w:jc w:val="left"/>
            </w:pPr>
            <w:commentRangeStart w:id="0"/>
            <w:r w:rsidRPr="00C269E3">
              <w:rPr>
                <w:color w:val="000000"/>
                <w:sz w:val="24"/>
              </w:rPr>
              <w:t>4ª Turma Cível</w:t>
            </w:r>
            <w:commentRangeEnd w:id="0"/>
            <w:r w:rsidRPr="00C269E3">
              <w:rPr>
                <w:rStyle w:val="Refdecomentrio"/>
                <w:sz w:val="28"/>
                <w:szCs w:val="22"/>
              </w:rPr>
              <w:commentReference w:id="0"/>
            </w:r>
          </w:p>
        </w:tc>
      </w:tr>
      <w:tr w:rsidR="004D2093" w:rsidRPr="00C269E3" w14:paraId="775A1F5D" w14:textId="77777777">
        <w:tc>
          <w:tcPr>
            <w:tcW w:w="2268" w:type="dxa"/>
          </w:tcPr>
          <w:p w14:paraId="1B9607BC" w14:textId="77777777" w:rsidR="004D2093" w:rsidRPr="00C269E3" w:rsidRDefault="00000000">
            <w:pPr>
              <w:jc w:val="left"/>
            </w:pPr>
            <w:r w:rsidRPr="00C269E3">
              <w:rPr>
                <w:color w:val="000000"/>
                <w:sz w:val="24"/>
              </w:rPr>
              <w:t>Classe</w:t>
            </w:r>
          </w:p>
        </w:tc>
        <w:tc>
          <w:tcPr>
            <w:tcW w:w="397" w:type="dxa"/>
          </w:tcPr>
          <w:p w14:paraId="65B38838" w14:textId="77777777" w:rsidR="004D2093" w:rsidRPr="00C269E3" w:rsidRDefault="00000000">
            <w:pPr>
              <w:jc w:val="left"/>
            </w:pPr>
            <w:r w:rsidRPr="00C269E3">
              <w:rPr>
                <w:color w:val="000000"/>
                <w:sz w:val="24"/>
              </w:rPr>
              <w:t>:</w:t>
            </w:r>
          </w:p>
        </w:tc>
        <w:tc>
          <w:tcPr>
            <w:tcW w:w="5839" w:type="dxa"/>
          </w:tcPr>
          <w:p w14:paraId="337DACC7" w14:textId="77777777" w:rsidR="004D2093" w:rsidRPr="00C269E3" w:rsidRDefault="00000000">
            <w:pPr>
              <w:jc w:val="left"/>
            </w:pPr>
            <w:r w:rsidRPr="00C269E3">
              <w:rPr>
                <w:color w:val="000000"/>
                <w:sz w:val="24"/>
              </w:rPr>
              <w:t>Apelação Cível</w:t>
            </w:r>
          </w:p>
        </w:tc>
      </w:tr>
      <w:tr w:rsidR="004D2093" w:rsidRPr="00C269E3" w14:paraId="0318BC2E" w14:textId="77777777">
        <w:tc>
          <w:tcPr>
            <w:tcW w:w="2268" w:type="dxa"/>
          </w:tcPr>
          <w:p w14:paraId="57722127" w14:textId="77777777" w:rsidR="004D2093" w:rsidRPr="00C269E3" w:rsidRDefault="00000000">
            <w:pPr>
              <w:jc w:val="left"/>
            </w:pPr>
            <w:r w:rsidRPr="00C269E3">
              <w:rPr>
                <w:color w:val="000000"/>
                <w:sz w:val="24"/>
              </w:rPr>
              <w:t>Processo nº</w:t>
            </w:r>
          </w:p>
        </w:tc>
        <w:tc>
          <w:tcPr>
            <w:tcW w:w="397" w:type="dxa"/>
          </w:tcPr>
          <w:p w14:paraId="506EC470" w14:textId="77777777" w:rsidR="004D2093" w:rsidRPr="00C269E3" w:rsidRDefault="00000000">
            <w:pPr>
              <w:jc w:val="left"/>
            </w:pPr>
            <w:r w:rsidRPr="00C269E3">
              <w:rPr>
                <w:color w:val="000000"/>
                <w:sz w:val="24"/>
              </w:rPr>
              <w:t>:</w:t>
            </w:r>
          </w:p>
        </w:tc>
        <w:tc>
          <w:tcPr>
            <w:tcW w:w="5839" w:type="dxa"/>
          </w:tcPr>
          <w:p w14:paraId="4472CC69" w14:textId="77777777" w:rsidR="004D2093" w:rsidRPr="00C269E3" w:rsidRDefault="00000000">
            <w:pPr>
              <w:jc w:val="left"/>
            </w:pPr>
            <w:r w:rsidRPr="00C269E3">
              <w:rPr>
                <w:color w:val="000000"/>
                <w:sz w:val="24"/>
              </w:rPr>
              <w:t>0726686-24.2025.8.07.0007</w:t>
            </w:r>
          </w:p>
        </w:tc>
      </w:tr>
      <w:tr w:rsidR="004D2093" w:rsidRPr="00C269E3" w14:paraId="7D7EE3E9" w14:textId="77777777">
        <w:tc>
          <w:tcPr>
            <w:tcW w:w="2268" w:type="dxa"/>
          </w:tcPr>
          <w:p w14:paraId="66F7D0A1" w14:textId="77777777" w:rsidR="004D2093" w:rsidRPr="00C269E3" w:rsidRDefault="00000000">
            <w:pPr>
              <w:jc w:val="left"/>
            </w:pPr>
            <w:r w:rsidRPr="00C269E3">
              <w:rPr>
                <w:color w:val="000000"/>
                <w:sz w:val="24"/>
              </w:rPr>
              <w:t>Apelante (s)</w:t>
            </w:r>
          </w:p>
        </w:tc>
        <w:tc>
          <w:tcPr>
            <w:tcW w:w="397" w:type="dxa"/>
          </w:tcPr>
          <w:p w14:paraId="4C0B98DE" w14:textId="77777777" w:rsidR="004D2093" w:rsidRPr="00C269E3" w:rsidRDefault="00000000">
            <w:pPr>
              <w:jc w:val="left"/>
            </w:pPr>
            <w:r w:rsidRPr="00C269E3">
              <w:rPr>
                <w:color w:val="000000"/>
                <w:sz w:val="24"/>
              </w:rPr>
              <w:t>:</w:t>
            </w:r>
          </w:p>
        </w:tc>
        <w:tc>
          <w:tcPr>
            <w:tcW w:w="5839" w:type="dxa"/>
          </w:tcPr>
          <w:p w14:paraId="73F44819" w14:textId="77777777" w:rsidR="004D2093" w:rsidRPr="00C269E3" w:rsidRDefault="00000000">
            <w:pPr>
              <w:jc w:val="left"/>
            </w:pPr>
            <w:r w:rsidRPr="00C269E3">
              <w:rPr>
                <w:color w:val="000000"/>
                <w:sz w:val="24"/>
              </w:rPr>
              <w:t>BRADESCO SAÚDE S/A</w:t>
            </w:r>
          </w:p>
        </w:tc>
      </w:tr>
      <w:tr w:rsidR="004D2093" w:rsidRPr="00C269E3" w14:paraId="5436AEFC" w14:textId="77777777">
        <w:tc>
          <w:tcPr>
            <w:tcW w:w="2268" w:type="dxa"/>
          </w:tcPr>
          <w:p w14:paraId="07FA532A" w14:textId="77777777" w:rsidR="004D2093" w:rsidRPr="00C269E3" w:rsidRDefault="00000000">
            <w:pPr>
              <w:jc w:val="left"/>
            </w:pPr>
            <w:r w:rsidRPr="00C269E3">
              <w:rPr>
                <w:color w:val="000000"/>
                <w:sz w:val="24"/>
              </w:rPr>
              <w:t>Apelado (a)(s)</w:t>
            </w:r>
          </w:p>
        </w:tc>
        <w:tc>
          <w:tcPr>
            <w:tcW w:w="397" w:type="dxa"/>
          </w:tcPr>
          <w:p w14:paraId="29552CEE" w14:textId="77777777" w:rsidR="004D2093" w:rsidRPr="00C269E3" w:rsidRDefault="00000000">
            <w:pPr>
              <w:jc w:val="left"/>
            </w:pPr>
            <w:r w:rsidRPr="00C269E3">
              <w:rPr>
                <w:color w:val="000000"/>
                <w:sz w:val="24"/>
              </w:rPr>
              <w:t>:</w:t>
            </w:r>
          </w:p>
        </w:tc>
        <w:tc>
          <w:tcPr>
            <w:tcW w:w="5839" w:type="dxa"/>
          </w:tcPr>
          <w:p w14:paraId="43A9628E" w14:textId="77777777" w:rsidR="004D2093" w:rsidRPr="00C269E3" w:rsidRDefault="00000000">
            <w:pPr>
              <w:jc w:val="left"/>
            </w:pPr>
            <w:r w:rsidRPr="00C269E3">
              <w:rPr>
                <w:color w:val="000000"/>
                <w:sz w:val="24"/>
              </w:rPr>
              <w:t>COFABAN COMERCIO DE ALIMENTOS LTDA - EPP, representada por MARIA AMELIA MANGABEIRA COSTA</w:t>
            </w:r>
          </w:p>
        </w:tc>
      </w:tr>
      <w:tr w:rsidR="004D2093" w:rsidRPr="00C269E3" w14:paraId="7640866E" w14:textId="77777777">
        <w:tc>
          <w:tcPr>
            <w:tcW w:w="2268" w:type="dxa"/>
          </w:tcPr>
          <w:p w14:paraId="50E3EBBD" w14:textId="77777777" w:rsidR="004D2093" w:rsidRPr="00C269E3" w:rsidRDefault="00000000">
            <w:pPr>
              <w:jc w:val="left"/>
            </w:pPr>
            <w:r w:rsidRPr="00C269E3">
              <w:rPr>
                <w:color w:val="000000"/>
                <w:sz w:val="24"/>
              </w:rPr>
              <w:t>Relator(a)</w:t>
            </w:r>
          </w:p>
        </w:tc>
        <w:tc>
          <w:tcPr>
            <w:tcW w:w="397" w:type="dxa"/>
          </w:tcPr>
          <w:p w14:paraId="52D7849B" w14:textId="77777777" w:rsidR="004D2093" w:rsidRPr="00C269E3" w:rsidRDefault="00000000">
            <w:pPr>
              <w:jc w:val="left"/>
            </w:pPr>
            <w:r w:rsidRPr="00C269E3">
              <w:rPr>
                <w:color w:val="000000"/>
                <w:sz w:val="24"/>
              </w:rPr>
              <w:t>:</w:t>
            </w:r>
          </w:p>
        </w:tc>
        <w:tc>
          <w:tcPr>
            <w:tcW w:w="5839" w:type="dxa"/>
          </w:tcPr>
          <w:p w14:paraId="31070B12" w14:textId="77777777" w:rsidR="004D2093" w:rsidRPr="00C269E3" w:rsidRDefault="00000000">
            <w:pPr>
              <w:jc w:val="left"/>
            </w:pPr>
            <w:r w:rsidRPr="00C269E3">
              <w:rPr>
                <w:b/>
                <w:color w:val="000000"/>
                <w:sz w:val="24"/>
              </w:rPr>
              <w:t>Des. Sérgio Rocha</w:t>
            </w:r>
          </w:p>
        </w:tc>
      </w:tr>
    </w:tbl>
    <w:p w14:paraId="24722273" w14:textId="77777777" w:rsidR="004D2093" w:rsidRPr="00C269E3" w:rsidRDefault="004D2093"/>
    <w:p w14:paraId="49A04C40" w14:textId="77777777" w:rsidR="004D2093" w:rsidRPr="00C269E3" w:rsidRDefault="00000000">
      <w:pPr>
        <w:keepNext/>
        <w:jc w:val="left"/>
        <w:pPrChange w:id="1034" w:author="Assessor GDSXSR" w:date="2026-10-31T22:18:46Z">
          <w:pPr>
            <w:keepNext/>
            <w:jc w:val="center"/>
          </w:pPr>
        </w:pPrChange>
      </w:pPr>
      <w:commentRangeStart w:id="34"/>
      <w:r w:rsidRPr="00C269E3">
        <w:rPr>
          <w:b/>
          <w:rPrChange w:id="1035" w:author="Assessor GDSXSR" w:date="2026-10-31T22:18:46Z">
            <w:rPr/>
          </w:rPrChange>
        </w:rPr>
        <w:t>EMENTA</w:t>
      </w:r>
      <w:commentRangeEnd w:id="34"/>
      <w:r>
        <w:rPr>
          <w:rStyle w:val="CommentReference"/>
        </w:rPr>
        <w:commentReference w:id="34"/>
      </w:r>
    </w:p>
    <w:p w14:paraId="259A0F1D" w14:textId="77777777" w:rsidR="004D2093" w:rsidRPr="00C269E3" w:rsidRDefault="004D2093">
      <w:pPr>
        <w:keepNext/>
      </w:pPr>
    </w:p>
    <w:p w14:paraId="2242998A" w14:textId="77777777" w:rsidR="004D2093" w:rsidRPr="00C269E3" w:rsidRDefault="00000000">
      <w:r>
        <w:t xml:space="preserve">APELAÇÃO CÍVEL. DIREITO DO CONSUMIDOR. PLANO DE SAÚDE COLETIVO EMPRESARIAL. FALSO COLETIVO. REAJUSTES. ÍNDICES DA ANS. RESTITUIÇÃO SIMPLES. </w:t>
      </w:r>
      <w:ins w:id="1037" w:author="Assessor GDSXSR" w:date="2026-10-31T22:18:46Z">
        <w:r>
          <w:rPr>
            <w:color w:val="808080"/>
          </w:rPr>
          <w:t xml:space="preserve">PRELIMINAR E PREJUDICIAL REJEITADAS. </w:t>
        </w:r>
      </w:ins>
      <w:r>
        <w:t xml:space="preserve">RECURSO NÃO PROVIDO.</w:t>
      </w:r>
    </w:p>
    <w:p w14:paraId="7008F9FA" w14:textId="77777777" w:rsidR="004D2093" w:rsidRPr="00C269E3" w:rsidRDefault="00000000">
      <w:r w:rsidRPr="00C269E3">
        <w:rPr>
          <w:b/>
        </w:rPr>
        <w:t>I. Caso em exame</w:t>
      </w:r>
    </w:p>
    <w:p w14:paraId="236AEA87" w14:textId="77777777" w:rsidR="004D2093" w:rsidRPr="00C269E3" w:rsidRDefault="00000000">
      <w:r>
        <w:t xml:space="preserve">1. Ação proposta por Cofaban Comércio de Alimentos Ltda – EPP contra Bradesco Saúde S/A pleiteando o reconhecimento da natureza individual/familiar de plano de saúde formalmente coletivo empresarial, com três beneficiários da mesma família, a nulidade dos reajustes por sinistralidade e por variação de custos médico-hospitalares aplicados desde 2015 e a restituição das quantias pagas a maior</w:t>
      </w:r>
      <w:ins w:id="1038" w:author="Assessor GDSXSR" w:date="2026-10-31T22:18:46Z">
        <w:r>
          <w:rPr>
            <w:color w:val="808080"/>
          </w:rPr>
          <w:t xml:space="preserve"> (R$ 187</w:t>
        </w:r>
      </w:ins>
      <w:r>
        <w:t xml:space="preserve">.</w:t>
      </w:r>
      <w:ins w:id="1039" w:author="Assessor GDSXSR" w:date="2026-10-31T22:18:46Z">
        <w:r>
          <w:rPr>
            <w:color w:val="808080"/>
          </w:rPr>
          <w:t xml:space="preserve">431,22).</w:t>
        </w:r>
      </w:ins>
    </w:p>
    <w:p w14:paraId="57B3F683" w14:textId="77777777" w:rsidR="004D2093" w:rsidRPr="00C269E3" w:rsidRDefault="00000000">
      <w:r w:rsidRPr="00C269E3">
        <w:t xml:space="preserve">2. A sentença julgou procedente o pedido para reconhecer a natureza individual/familiar do contrato, anular os reajustes por sinistralidade, por variação de custos médico-hospitalares e por faixa etária de 56,45% (de R$ 4.119,29 para R$ 6.444,29), aplicar os índices da </w:t>
      </w:r>
      <w:r w:rsidRPr="00C269E3">
        <w:lastRenderedPageBreak/>
        <w:t>ANS e condenar a ré a restituir, de forma simples, as quantias pagas a maior nos três anos anteriores ao ajuizamento.</w:t>
      </w:r>
    </w:p>
    <w:p w14:paraId="2E04E5A5" w14:textId="77777777" w:rsidR="004D2093" w:rsidRPr="00C269E3" w:rsidRDefault="00000000">
      <w:r w:rsidRPr="00C269E3">
        <w:t>3. A ré apela pleiteando a cassação da sentença, com reabertura da instrução e perícia atuarial, ou a improcedência dos pedidos.</w:t>
      </w:r>
    </w:p>
    <w:p w14:paraId="0CEAAD8E" w14:textId="77777777" w:rsidR="004D2093" w:rsidRPr="00C269E3" w:rsidRDefault="00000000">
      <w:r w:rsidRPr="00C269E3">
        <w:rPr>
          <w:b/>
        </w:rPr>
        <w:t>II. Questão em discussão</w:t>
      </w:r>
    </w:p>
    <w:p w14:paraId="2210E66C" w14:textId="77777777" w:rsidR="004D2093" w:rsidRPr="00C269E3" w:rsidRDefault="00000000">
      <w:r w:rsidRPr="00C269E3">
        <w:t>4. Há quatro questões em discussão: (i) saber se o julgamento antecipado, sem perícia atuarial, cerceou a defesa; (ii) saber se a pretensão está prescrita; (iii) saber se o contrato, formalmente coletivo empresarial, configura falso coletivo sujeito aos índices de reajuste da ANS; e (iv) saber se cabe a restituição simples das quantias pagas a maior.</w:t>
      </w:r>
    </w:p>
    <w:p w14:paraId="7D647BCC" w14:textId="77777777" w:rsidR="004D2093" w:rsidRPr="00C269E3" w:rsidRDefault="00000000">
      <w:r w:rsidRPr="00C269E3">
        <w:rPr>
          <w:b/>
        </w:rPr>
        <w:t>III. Razões de decidir</w:t>
      </w:r>
    </w:p>
    <w:p w14:paraId="12EE34A7" w14:textId="77777777" w:rsidR="004D2093" w:rsidRPr="00C269E3" w:rsidRDefault="00000000">
      <w:r w:rsidRPr="00C269E3">
        <w:t>5. O julgamento antecipado sem perícia atuarial não cerceia a defesa quando a controvérsia se resolve pela natureza do contrato, demonstrada por documentos, e a operadora não apresenta base atuarial individualizada da apólice (</w:t>
      </w:r>
      <w:commentRangeStart w:id="1"/>
      <w:r w:rsidRPr="00C269E3">
        <w:t>CPC 355 I</w:t>
      </w:r>
      <w:commentRangeEnd w:id="1"/>
      <w:r w:rsidRPr="00C269E3">
        <w:rPr>
          <w:rStyle w:val="Refdecomentrio"/>
          <w:sz w:val="28"/>
          <w:szCs w:val="22"/>
        </w:rPr>
        <w:commentReference w:id="1"/>
      </w:r>
      <w:r w:rsidRPr="00C269E3">
        <w:t xml:space="preserve">; </w:t>
      </w:r>
      <w:commentRangeStart w:id="2"/>
      <w:r w:rsidRPr="00C269E3">
        <w:t>CPC 370 p.ú.</w:t>
      </w:r>
      <w:commentRangeEnd w:id="2"/>
      <w:r w:rsidRPr="00C269E3">
        <w:rPr>
          <w:rStyle w:val="Refdecomentrio"/>
          <w:sz w:val="28"/>
          <w:szCs w:val="22"/>
        </w:rPr>
        <w:commentReference w:id="2"/>
      </w:r>
      <w:r w:rsidRPr="00C269E3">
        <w:t xml:space="preserve">; </w:t>
      </w:r>
      <w:commentRangeStart w:id="3"/>
      <w:r w:rsidRPr="00C269E3">
        <w:t>CPC 373 II</w:t>
      </w:r>
      <w:commentRangeEnd w:id="3"/>
      <w:r w:rsidRPr="00C269E3">
        <w:rPr>
          <w:rStyle w:val="Refdecomentrio"/>
          <w:sz w:val="28"/>
          <w:szCs w:val="22"/>
        </w:rPr>
        <w:commentReference w:id="3"/>
      </w:r>
      <w:r w:rsidRPr="00C269E3">
        <w:t>).</w:t>
      </w:r>
    </w:p>
    <w:p w14:paraId="5766A1BD" w14:textId="77777777" w:rsidR="004D2093" w:rsidRPr="00C269E3" w:rsidRDefault="00000000">
      <w:r w:rsidRPr="00C269E3">
        <w:t>6. A pretensão de restituir valores pagos por cláusula de reajuste nula prescreve em três anos, e não em um ano, de modo que a restituição alcança as parcelas vencidas nos três anos anteriores ao ajuizamento (</w:t>
      </w:r>
      <w:commentRangeStart w:id="4"/>
      <w:r w:rsidRPr="00C269E3">
        <w:t>Tema 610 do STJ</w:t>
      </w:r>
      <w:commentRangeEnd w:id="4"/>
      <w:r w:rsidRPr="00C269E3">
        <w:rPr>
          <w:rStyle w:val="Refdecomentrio"/>
          <w:sz w:val="28"/>
          <w:szCs w:val="22"/>
        </w:rPr>
        <w:commentReference w:id="4"/>
      </w:r>
      <w:r w:rsidRPr="00C269E3">
        <w:t>).</w:t>
      </w:r>
    </w:p>
    <w:p w14:paraId="1757BCE9" w14:textId="77777777" w:rsidR="004D2093" w:rsidRPr="00C269E3" w:rsidRDefault="00000000">
      <w:r w:rsidRPr="00C269E3">
        <w:t>7. O plano formalmente coletivo empresarial com número reduzido de beneficiários da mesma família, sem coletividade que justifique o mutualismo, configura falso coletivo e se equipara ao plano individual ou familiar quanto aos reajustes, aplicando-se os índices da ANS (</w:t>
      </w:r>
      <w:commentRangeStart w:id="5"/>
      <w:r w:rsidRPr="00C269E3">
        <w:t>Resolução Normativa ANS nº 557/2022</w:t>
      </w:r>
      <w:commentRangeEnd w:id="5"/>
      <w:r w:rsidRPr="00C269E3">
        <w:rPr>
          <w:rStyle w:val="Refdecomentrio"/>
          <w:sz w:val="28"/>
          <w:szCs w:val="22"/>
        </w:rPr>
        <w:commentReference w:id="5"/>
      </w:r>
      <w:r w:rsidRPr="00C269E3">
        <w:t>).</w:t>
      </w:r>
    </w:p>
    <w:p w14:paraId="1BF6E3AE" w14:textId="77777777" w:rsidR="004D2093" w:rsidRPr="00C269E3" w:rsidRDefault="00000000">
      <w:r w:rsidRPr="00C269E3">
        <w:t xml:space="preserve">8. A adesão ao plano, o tempo de contrato e a ausência de comercialização de planos individuais pela operadora não impedem </w:t>
      </w:r>
      <w:r w:rsidRPr="00C269E3">
        <w:lastRenderedPageBreak/>
        <w:t>a revisão dos reajustes, pois a sentença apenas aplica ao contrato existente o regime de reajuste que lhe corresponde (</w:t>
      </w:r>
      <w:commentRangeStart w:id="6"/>
      <w:r w:rsidRPr="00C269E3">
        <w:t>CDC 6 V</w:t>
      </w:r>
      <w:commentRangeEnd w:id="6"/>
      <w:r w:rsidRPr="00C269E3">
        <w:rPr>
          <w:rStyle w:val="Refdecomentrio"/>
          <w:sz w:val="28"/>
          <w:szCs w:val="22"/>
        </w:rPr>
        <w:commentReference w:id="6"/>
      </w:r>
      <w:r w:rsidRPr="00C269E3">
        <w:t>).</w:t>
      </w:r>
    </w:p>
    <w:p w14:paraId="6989440E" w14:textId="77777777" w:rsidR="004D2093" w:rsidRPr="00C269E3" w:rsidRDefault="00000000">
      <w:commentRangeStart w:id="7"/>
      <w:commentRangeStart w:id="8"/>
      <w:r>
        <w:t xml:space="preserve">9. O reajuste por faixa etária de 56,45% é inválido quando a operadora não demonstra base atuarial idônea do percentual, o que se aplica ao falso coletivo e aos planos coletivos (</w:t>
      </w:r>
      <w:del w:id="1040" w:author="Assessor GDSXSR" w:date="2026-10-31T22:18:46Z">
        <w:r>
          <w:delText xml:space="preserve">Tema</w:delText>
        </w:r>
      </w:del>
      <w:ins w:id="1041" w:author="Assessor GDSXSR" w:date="2026-10-31T22:18:46Z">
        <w:r>
          <w:rPr>
            <w:color w:val="808080"/>
          </w:rPr>
          <w:t xml:space="preserve">Temas</w:t>
        </w:r>
      </w:ins>
      <w:r>
        <w:t xml:space="preserve"> 952 e</w:t>
      </w:r>
      <w:del w:id="1042" w:author="Assessor GDSXSR" w:date="2026-10-31T22:18:46Z">
        <w:r>
          <w:delText xml:space="preserve"> Tema</w:delText>
        </w:r>
      </w:del>
      <w:r>
        <w:t xml:space="preserve"> 1.016 do STJ).</w:t>
      </w:r>
      <w:commentRangeEnd w:id="7"/>
      <w:commentRangeEnd w:id="8"/>
      <w:r w:rsidRPr="00C269E3">
        <w:rPr>
          <w:rStyle w:val="Refdecomentrio"/>
          <w:sz w:val="28"/>
          <w:szCs w:val="22"/>
        </w:rPr>
        <w:commentReference w:id="7"/>
      </w:r>
      <w:r w:rsidRPr="00C269E3">
        <w:rPr>
          <w:rStyle w:val="Refdecomentrio"/>
          <w:sz w:val="28"/>
          <w:szCs w:val="22"/>
        </w:rPr>
        <w:commentReference w:id="8"/>
      </w:r>
    </w:p>
    <w:p w14:paraId="5204AF9E" w14:textId="77777777" w:rsidR="004D2093" w:rsidRPr="00C269E3" w:rsidRDefault="00000000">
      <w:r w:rsidRPr="00C269E3">
        <w:t>10. A restituição é simples, à falta de má-fé, e não configura enriquecimento sem causa, pois recompõe valores pagos a maior por reajustes nulos (</w:t>
      </w:r>
      <w:commentRangeStart w:id="9"/>
      <w:r w:rsidRPr="00C269E3">
        <w:t>CDC 42 p.ú.</w:t>
      </w:r>
      <w:commentRangeEnd w:id="9"/>
      <w:r w:rsidRPr="00C269E3">
        <w:rPr>
          <w:rStyle w:val="Refdecomentrio"/>
          <w:sz w:val="28"/>
          <w:szCs w:val="22"/>
        </w:rPr>
        <w:commentReference w:id="9"/>
      </w:r>
      <w:r w:rsidRPr="00C269E3">
        <w:t xml:space="preserve">; </w:t>
      </w:r>
      <w:commentRangeStart w:id="10"/>
      <w:r w:rsidRPr="00C269E3">
        <w:t>CC 884</w:t>
      </w:r>
      <w:commentRangeEnd w:id="10"/>
      <w:r w:rsidRPr="00C269E3">
        <w:rPr>
          <w:rStyle w:val="Refdecomentrio"/>
          <w:sz w:val="28"/>
          <w:szCs w:val="22"/>
        </w:rPr>
        <w:commentReference w:id="10"/>
      </w:r>
      <w:r w:rsidRPr="00C269E3">
        <w:t>).</w:t>
      </w:r>
    </w:p>
    <w:p w14:paraId="18D214C5" w14:textId="77777777" w:rsidR="004D2093" w:rsidRPr="00C269E3" w:rsidRDefault="00000000">
      <w:r w:rsidRPr="00C269E3">
        <w:rPr>
          <w:b/>
        </w:rPr>
        <w:t>IV. Dispositivo</w:t>
      </w:r>
    </w:p>
    <w:p w14:paraId="4E739146" w14:textId="77777777" w:rsidR="004D2093" w:rsidRPr="00C269E3" w:rsidRDefault="00000000">
      <w:r>
        <w:t xml:space="preserve">11. Rejeitaram-se a preliminar de cerceamento de defesa e a prejudicial de prescrição</w:t>
      </w:r>
      <w:ins w:id="1043" w:author="Assessor GDSXSR" w:date="2026-10-31T22:18:46Z">
        <w:r>
          <w:rPr>
            <w:color w:val="808080"/>
          </w:rPr>
          <w:t xml:space="preserve"> e</w:t>
        </w:r>
      </w:ins>
      <w:r>
        <w:t xml:space="preserve">, </w:t>
      </w:r>
      <w:del w:id="1044" w:author="Assessor GDSXSR" w:date="2026-10-31T22:18:46Z">
        <w:r>
          <w:delText xml:space="preserve">e</w:delText>
        </w:r>
      </w:del>
      <w:ins w:id="1045" w:author="Assessor GDSXSR" w:date="2026-10-31T22:18:46Z">
        <w:r>
          <w:rPr>
            <w:color w:val="808080"/>
          </w:rPr>
          <w:t xml:space="preserve">no mérito,</w:t>
        </w:r>
      </w:ins>
      <w:r>
        <w:t xml:space="preserve"> negou-se provimento ao apelo</w:t>
      </w:r>
      <w:ins w:id="1046" w:author="Assessor GDSXSR" w:date="2026-10-31T22:18:46Z">
        <w:r>
          <w:rPr>
            <w:color w:val="808080"/>
          </w:rPr>
          <w:t xml:space="preserve"> da ré</w:t>
        </w:r>
      </w:ins>
      <w:r>
        <w:t xml:space="preserve">.</w:t>
      </w:r>
    </w:p>
    <w:p w14:paraId="4298FDC0" w14:textId="77777777" w:rsidR="004D2093" w:rsidRPr="00C269E3" w:rsidRDefault="004D2093"/>
    <w:p w14:paraId="024B87FE" w14:textId="77777777" w:rsidR="004D2093" w:rsidRPr="00C269E3" w:rsidRDefault="00000000">
      <w:r>
        <w:rPr>
          <w:i/>
          <w:sz w:val="26"/>
        </w:rPr>
        <w:t xml:space="preserve">Dispositivos relevantes citados:</w:t>
      </w:r>
      <w:r>
        <w:rPr>
          <w:sz w:val="26"/>
        </w:rPr>
        <w:t xml:space="preserve"> </w:t>
      </w:r>
      <w:ins w:id="1047" w:author="Assessor GDSXSR" w:date="2026-10-31T22:18:46Z">
        <w:r>
          <w:rPr>
            <w:color w:val="808080"/>
            <w:sz w:val="26"/>
          </w:rPr>
          <w:t xml:space="preserve">CC 206 § 3º IV; CC 884; </w:t>
        </w:r>
      </w:ins>
      <w:r>
        <w:rPr>
          <w:sz w:val="26"/>
        </w:rPr>
        <w:t xml:space="preserve">CDC</w:t>
      </w:r>
      <w:del w:id="1048" w:author="Assessor GDSXSR" w:date="2026-10-31T22:18:46Z">
        <w:r>
          <w:rPr>
            <w:sz w:val="26"/>
          </w:rPr>
          <w:delText xml:space="preserve">, arts.</w:delText>
        </w:r>
      </w:del>
      <w:r>
        <w:rPr>
          <w:sz w:val="26"/>
        </w:rPr>
        <w:t xml:space="preserve"> 6º</w:t>
      </w:r>
      <w:del w:id="1049" w:author="Assessor GDSXSR" w:date="2026-10-31T22:18:46Z">
        <w:r>
          <w:rPr>
            <w:sz w:val="26"/>
          </w:rPr>
          <w:delText xml:space="preserve">,</w:delText>
        </w:r>
      </w:del>
      <w:r>
        <w:rPr>
          <w:sz w:val="26"/>
        </w:rPr>
        <w:t xml:space="preserve"> V</w:t>
      </w:r>
      <w:del w:id="1050" w:author="Assessor GDSXSR" w:date="2026-10-31T22:18:46Z">
        <w:r>
          <w:rPr>
            <w:sz w:val="26"/>
          </w:rPr>
          <w:delText xml:space="preserve">,</w:delText>
        </w:r>
      </w:del>
      <w:ins w:id="1051" w:author="Assessor GDSXSR" w:date="2026-10-31T22:18:46Z">
        <w:r>
          <w:rPr>
            <w:color w:val="808080"/>
            <w:sz w:val="26"/>
          </w:rPr>
          <w:t xml:space="preserve">;</w:t>
        </w:r>
      </w:ins>
      <w:r>
        <w:rPr>
          <w:sz w:val="26"/>
        </w:rPr>
        <w:t xml:space="preserve"> </w:t>
      </w:r>
      <w:del w:id="1052" w:author="Assessor GDSXSR" w:date="2026-10-31T22:18:46Z">
        <w:r>
          <w:rPr>
            <w:sz w:val="26"/>
          </w:rPr>
          <w:delText xml:space="preserve">e</w:delText>
        </w:r>
      </w:del>
      <w:ins w:id="1053" w:author="Assessor GDSXSR" w:date="2026-10-31T22:18:46Z">
        <w:r>
          <w:rPr>
            <w:color w:val="808080"/>
            <w:sz w:val="26"/>
          </w:rPr>
          <w:t xml:space="preserve">CDC</w:t>
        </w:r>
      </w:ins>
      <w:r>
        <w:rPr>
          <w:sz w:val="26"/>
        </w:rPr>
        <w:t xml:space="preserve"> 42</w:t>
      </w:r>
      <w:del w:id="1054" w:author="Assessor GDSXSR" w:date="2026-10-31T22:18:46Z">
        <w:r>
          <w:rPr>
            <w:sz w:val="26"/>
          </w:rPr>
          <w:delText xml:space="preserve">,</w:delText>
        </w:r>
      </w:del>
      <w:r>
        <w:rPr>
          <w:sz w:val="26"/>
        </w:rPr>
        <w:t xml:space="preserve"> parágrafo único; </w:t>
      </w:r>
      <w:del w:id="1055" w:author="Assessor GDSXSR" w:date="2026-10-31T22:18:46Z">
        <w:r>
          <w:rPr>
            <w:sz w:val="26"/>
          </w:rPr>
          <w:delText xml:space="preserve">CC, art. 884; </w:delText>
        </w:r>
      </w:del>
      <w:r>
        <w:rPr>
          <w:sz w:val="26"/>
        </w:rPr>
        <w:t xml:space="preserve">CPC</w:t>
      </w:r>
      <w:del w:id="1056" w:author="Assessor GDSXSR" w:date="2026-10-31T22:18:46Z">
        <w:r>
          <w:rPr>
            <w:sz w:val="26"/>
          </w:rPr>
          <w:delText xml:space="preserve">, arts.</w:delText>
        </w:r>
      </w:del>
      <w:r>
        <w:rPr>
          <w:sz w:val="26"/>
        </w:rPr>
        <w:t xml:space="preserve"> 85</w:t>
      </w:r>
      <w:del w:id="1057" w:author="Assessor GDSXSR" w:date="2026-10-31T22:18:46Z">
        <w:r>
          <w:rPr>
            <w:sz w:val="26"/>
          </w:rPr>
          <w:delText xml:space="preserve">,</w:delText>
        </w:r>
      </w:del>
      <w:r>
        <w:rPr>
          <w:sz w:val="26"/>
        </w:rPr>
        <w:t xml:space="preserve"> § 11; </w:t>
      </w:r>
      <w:ins w:id="1058" w:author="Assessor GDSXSR" w:date="2026-10-31T22:18:46Z">
        <w:r>
          <w:rPr>
            <w:color w:val="808080"/>
            <w:sz w:val="26"/>
          </w:rPr>
          <w:t xml:space="preserve">CPC </w:t>
        </w:r>
      </w:ins>
      <w:r>
        <w:rPr>
          <w:sz w:val="26"/>
        </w:rPr>
        <w:t xml:space="preserve">355</w:t>
      </w:r>
      <w:del w:id="1059" w:author="Assessor GDSXSR" w:date="2026-10-31T22:18:46Z">
        <w:r>
          <w:rPr>
            <w:sz w:val="26"/>
          </w:rPr>
          <w:delText xml:space="preserve">,</w:delText>
        </w:r>
      </w:del>
      <w:r>
        <w:rPr>
          <w:sz w:val="26"/>
        </w:rPr>
        <w:t xml:space="preserve"> I; </w:t>
      </w:r>
      <w:ins w:id="1060" w:author="Assessor GDSXSR" w:date="2026-10-31T22:18:46Z">
        <w:r>
          <w:rPr>
            <w:color w:val="808080"/>
            <w:sz w:val="26"/>
          </w:rPr>
          <w:t xml:space="preserve">CPC </w:t>
        </w:r>
      </w:ins>
      <w:r>
        <w:rPr>
          <w:sz w:val="26"/>
        </w:rPr>
        <w:t xml:space="preserve">370</w:t>
      </w:r>
      <w:del w:id="1061" w:author="Assessor GDSXSR" w:date="2026-10-31T22:18:46Z">
        <w:r>
          <w:rPr>
            <w:sz w:val="26"/>
          </w:rPr>
          <w:delText xml:space="preserve">,</w:delText>
        </w:r>
      </w:del>
      <w:r>
        <w:rPr>
          <w:sz w:val="26"/>
        </w:rPr>
        <w:t xml:space="preserve"> parágrafo único; </w:t>
      </w:r>
      <w:del w:id="1062" w:author="Assessor GDSXSR" w:date="2026-10-31T22:18:46Z">
        <w:r>
          <w:rPr>
            <w:sz w:val="26"/>
          </w:rPr>
          <w:delText xml:space="preserve">e</w:delText>
        </w:r>
      </w:del>
      <w:ins w:id="1063" w:author="Assessor GDSXSR" w:date="2026-10-31T22:18:46Z">
        <w:r>
          <w:rPr>
            <w:color w:val="808080"/>
            <w:sz w:val="26"/>
          </w:rPr>
          <w:t xml:space="preserve">CPC</w:t>
        </w:r>
      </w:ins>
      <w:r>
        <w:rPr>
          <w:sz w:val="26"/>
        </w:rPr>
        <w:t xml:space="preserve"> 373</w:t>
      </w:r>
      <w:del w:id="1064" w:author="Assessor GDSXSR" w:date="2026-10-31T22:18:46Z">
        <w:r>
          <w:rPr>
            <w:sz w:val="26"/>
          </w:rPr>
          <w:delText xml:space="preserve">,</w:delText>
        </w:r>
      </w:del>
      <w:r>
        <w:rPr>
          <w:sz w:val="26"/>
        </w:rPr>
        <w:t xml:space="preserve"> II; Resolução Normativa ANS nº 557/2022.</w:t>
      </w:r>
    </w:p>
    <w:p w14:paraId="26ACDB90" w14:textId="77777777" w:rsidR="004D2093" w:rsidRPr="00C269E3" w:rsidRDefault="00000000">
      <w:r>
        <w:rPr>
          <w:i/>
          <w:sz w:val="26"/>
        </w:rPr>
        <w:t xml:space="preserve">Jurisprudência relevante citada:</w:t>
      </w:r>
      <w:r>
        <w:rPr>
          <w:sz w:val="26"/>
        </w:rPr>
        <w:t xml:space="preserve"> STJ, Temas 610, 952 e 1.016; TJDFT, Acórdão 2060710, 0706200-13.2024.8.07.0020, Rel</w:t>
      </w:r>
      <w:ins w:id="1065" w:author="Assessor GDSXSR" w:date="2026-10-31T22:18:46Z">
        <w:r>
          <w:rPr>
            <w:color w:val="808080"/>
            <w:sz w:val="26"/>
          </w:rPr>
          <w:t xml:space="preserve">. Des</w:t>
        </w:r>
      </w:ins>
      <w:r>
        <w:rPr>
          <w:sz w:val="26"/>
        </w:rPr>
        <w:t xml:space="preserve">. Fernando Habibe, 4ª Turma Cível, j. 23/10/2025, DJe 05/11/2025; Acórdão 2059794, 0746674-83.2024.8.07.0001, Rel. </w:t>
      </w:r>
      <w:ins w:id="1066" w:author="Assessor GDSXSR" w:date="2026-10-31T22:18:46Z">
        <w:r>
          <w:rPr>
            <w:color w:val="808080"/>
            <w:sz w:val="26"/>
          </w:rPr>
          <w:t xml:space="preserve">Des. </w:t>
        </w:r>
      </w:ins>
      <w:r>
        <w:rPr>
          <w:sz w:val="26"/>
        </w:rPr>
        <w:t xml:space="preserve">Roberto Freitas Filho, 3ª Turma Cível, j. 29/10/2025, DJe 05/11/2025.</w:t>
      </w:r>
    </w:p>
    <w:p w14:paraId="506FF74F" w14:textId="77777777" w:rsidR="004D2093" w:rsidRPr="00C269E3" w:rsidRDefault="004D2093"/>
    <w:p w14:paraId="726F73ED" w14:textId="77777777" w:rsidR="004D2093" w:rsidRPr="00C269E3" w:rsidRDefault="00000000">
      <w:pPr>
        <w:spacing w:line="240" w:lineRule="auto"/>
      </w:pPr>
      <w:r w:rsidRPr="00C269E3">
        <w:rPr>
          <w:b/>
          <w:color w:val="FF0000"/>
          <w:highlight w:val="yellow"/>
        </w:rPr>
        <w:t>RESUMO DA APELAÇÃO</w:t>
      </w:r>
    </w:p>
    <w:p w14:paraId="38BF5052" w14:textId="77777777" w:rsidR="004D2093" w:rsidRPr="00C269E3" w:rsidRDefault="004D2093">
      <w:pPr>
        <w:spacing w:line="240" w:lineRule="auto"/>
      </w:pPr>
    </w:p>
    <w:p w14:paraId="1E793222" w14:textId="77777777" w:rsidR="004D2093" w:rsidRPr="00C269E3" w:rsidRDefault="00000000">
      <w:pPr>
        <w:spacing w:line="240" w:lineRule="auto"/>
      </w:pPr>
      <w:r w:rsidRPr="00C269E3">
        <w:rPr>
          <w:b/>
          <w:color w:val="FF0000"/>
          <w:highlight w:val="yellow"/>
        </w:rPr>
        <w:t>I. RAZÕES RECURSAIS</w:t>
      </w:r>
    </w:p>
    <w:p w14:paraId="2A84FBC0" w14:textId="77777777" w:rsidR="004D2093" w:rsidRPr="00C269E3" w:rsidRDefault="004D2093">
      <w:pPr>
        <w:spacing w:line="240" w:lineRule="auto"/>
      </w:pPr>
    </w:p>
    <w:p w14:paraId="4ABAAD78" w14:textId="77777777" w:rsidR="004D2093" w:rsidRPr="00C269E3" w:rsidRDefault="00000000">
      <w:pPr>
        <w:spacing w:line="240" w:lineRule="auto"/>
      </w:pPr>
      <w:r w:rsidRPr="00C269E3">
        <w:rPr>
          <w:b/>
          <w:color w:val="FF0000"/>
        </w:rPr>
        <w:t>1. Cerceamento de defesa</w:t>
      </w:r>
    </w:p>
    <w:p w14:paraId="769DC1B0" w14:textId="77777777" w:rsidR="004D2093" w:rsidRPr="00C269E3" w:rsidRDefault="00000000">
      <w:pPr>
        <w:spacing w:line="240" w:lineRule="auto"/>
      </w:pPr>
      <w:r w:rsidRPr="00C269E3">
        <w:rPr>
          <w:color w:val="FF0000"/>
        </w:rPr>
        <w:t>A apelante sustenta que a perícia atuarial era indispensável para aferir a legitimidade dos reajustes, e que a sentença decidiu sem a prova, com base em premissas equivocadas.</w:t>
      </w:r>
    </w:p>
    <w:p w14:paraId="1D1C68C3" w14:textId="77777777" w:rsidR="004D2093" w:rsidRPr="00C269E3" w:rsidRDefault="004D2093">
      <w:pPr>
        <w:spacing w:line="240" w:lineRule="auto"/>
      </w:pPr>
    </w:p>
    <w:p w14:paraId="65EBC300" w14:textId="77777777" w:rsidR="004D2093" w:rsidRPr="00C269E3" w:rsidRDefault="00000000">
      <w:pPr>
        <w:spacing w:line="240" w:lineRule="auto"/>
      </w:pPr>
      <w:r w:rsidRPr="00C269E3">
        <w:rPr>
          <w:b/>
          <w:color w:val="FF0000"/>
        </w:rPr>
        <w:t>2. Prescrição ânua</w:t>
      </w:r>
    </w:p>
    <w:p w14:paraId="20A4BFC1" w14:textId="77777777" w:rsidR="004D2093" w:rsidRPr="00C269E3" w:rsidRDefault="00000000">
      <w:pPr>
        <w:spacing w:line="240" w:lineRule="auto"/>
      </w:pPr>
      <w:r w:rsidRPr="00C269E3">
        <w:rPr>
          <w:color w:val="FF0000"/>
        </w:rPr>
        <w:t>Afirma que a pretensão está sujeita ao prazo de um ano.</w:t>
      </w:r>
    </w:p>
    <w:p w14:paraId="6B5D000A" w14:textId="77777777" w:rsidR="004D2093" w:rsidRPr="00C269E3" w:rsidRDefault="004D2093">
      <w:pPr>
        <w:spacing w:line="240" w:lineRule="auto"/>
      </w:pPr>
    </w:p>
    <w:p w14:paraId="69D770EC" w14:textId="77777777" w:rsidR="004D2093" w:rsidRPr="00C269E3" w:rsidRDefault="00000000">
      <w:pPr>
        <w:spacing w:line="240" w:lineRule="auto"/>
      </w:pPr>
      <w:r w:rsidRPr="00C269E3">
        <w:rPr>
          <w:b/>
          <w:color w:val="FF0000"/>
        </w:rPr>
        <w:t>3. Adesão ao plano coletivo e comportamento contraditório</w:t>
      </w:r>
    </w:p>
    <w:p w14:paraId="09140027" w14:textId="77777777" w:rsidR="004D2093" w:rsidRPr="00C269E3" w:rsidRDefault="00000000">
      <w:pPr>
        <w:spacing w:line="240" w:lineRule="auto"/>
      </w:pPr>
      <w:r w:rsidRPr="00C269E3">
        <w:rPr>
          <w:color w:val="FF0000"/>
        </w:rPr>
        <w:t>Defende que a autora aderiu voluntariamente ao plano coletivo, conforme a Resolução Normativa ANS nº 195/2009 e as cláusulas contratuais, e que não pode questionar os reajustes sem violar a boa-fé objetiva.</w:t>
      </w:r>
    </w:p>
    <w:p w14:paraId="5F5699A7" w14:textId="77777777" w:rsidR="004D2093" w:rsidRPr="00C269E3" w:rsidRDefault="004D2093">
      <w:pPr>
        <w:spacing w:line="240" w:lineRule="auto"/>
      </w:pPr>
    </w:p>
    <w:p w14:paraId="1851926F" w14:textId="77777777" w:rsidR="004D2093" w:rsidRPr="00C269E3" w:rsidRDefault="00000000">
      <w:pPr>
        <w:spacing w:line="240" w:lineRule="auto"/>
      </w:pPr>
      <w:r w:rsidRPr="00C269E3">
        <w:rPr>
          <w:b/>
          <w:color w:val="FF0000"/>
        </w:rPr>
        <w:t>4. Impossibilidade de oferecer plano individual</w:t>
      </w:r>
    </w:p>
    <w:p w14:paraId="0C6B5BFB" w14:textId="77777777" w:rsidR="004D2093" w:rsidRPr="00C269E3" w:rsidRDefault="00000000">
      <w:pPr>
        <w:spacing w:line="240" w:lineRule="auto"/>
      </w:pPr>
      <w:r w:rsidRPr="00C269E3">
        <w:rPr>
          <w:color w:val="FF0000"/>
        </w:rPr>
        <w:t>Alega que não comercializa planos individuais desde 2007, de modo que a obrigação imposta é de cumprimento impossível.</w:t>
      </w:r>
    </w:p>
    <w:p w14:paraId="0DB473BE" w14:textId="77777777" w:rsidR="004D2093" w:rsidRPr="00C269E3" w:rsidRDefault="004D2093">
      <w:pPr>
        <w:spacing w:line="240" w:lineRule="auto"/>
      </w:pPr>
    </w:p>
    <w:p w14:paraId="5EC90568" w14:textId="77777777" w:rsidR="004D2093" w:rsidRPr="00C269E3" w:rsidRDefault="00000000">
      <w:pPr>
        <w:spacing w:line="240" w:lineRule="auto"/>
      </w:pPr>
      <w:r w:rsidRPr="00C269E3">
        <w:rPr>
          <w:b/>
          <w:color w:val="FF0000"/>
        </w:rPr>
        <w:t>5. Índices da ANS</w:t>
      </w:r>
    </w:p>
    <w:p w14:paraId="60E14843" w14:textId="77777777" w:rsidR="004D2093" w:rsidRPr="00C269E3" w:rsidRDefault="00000000">
      <w:pPr>
        <w:spacing w:line="240" w:lineRule="auto"/>
      </w:pPr>
      <w:r w:rsidRPr="00C269E3">
        <w:rPr>
          <w:color w:val="FF0000"/>
        </w:rPr>
        <w:t>Sustenta que os índices da ANS se aplicam apenas aos planos individuais.</w:t>
      </w:r>
    </w:p>
    <w:p w14:paraId="3D9E183E" w14:textId="77777777" w:rsidR="004D2093" w:rsidRPr="00C269E3" w:rsidRDefault="004D2093">
      <w:pPr>
        <w:spacing w:line="240" w:lineRule="auto"/>
      </w:pPr>
    </w:p>
    <w:p w14:paraId="7514DD8F" w14:textId="77777777" w:rsidR="004D2093" w:rsidRPr="00C269E3" w:rsidRDefault="00000000">
      <w:pPr>
        <w:spacing w:line="240" w:lineRule="auto"/>
      </w:pPr>
      <w:r w:rsidRPr="00C269E3">
        <w:rPr>
          <w:b/>
          <w:color w:val="FF0000"/>
        </w:rPr>
        <w:t>6. Legitimidade dos reajustes anual e por faixa etária</w:t>
      </w:r>
    </w:p>
    <w:p w14:paraId="3C84AB63" w14:textId="77777777" w:rsidR="004D2093" w:rsidRPr="00C269E3" w:rsidRDefault="00000000">
      <w:pPr>
        <w:spacing w:line="240" w:lineRule="auto"/>
      </w:pPr>
      <w:r w:rsidRPr="00C269E3">
        <w:rPr>
          <w:color w:val="FF0000"/>
        </w:rPr>
        <w:t>Afirma que os reajustes têm previsão contratual, observam as normas da ANS e o Tema 1.016 do STJ, e que a sentença não considerou as cláusulas 14 a 16 do contrato.</w:t>
      </w:r>
    </w:p>
    <w:p w14:paraId="48AFD94B" w14:textId="77777777" w:rsidR="004D2093" w:rsidRPr="00C269E3" w:rsidRDefault="004D2093">
      <w:pPr>
        <w:spacing w:line="240" w:lineRule="auto"/>
      </w:pPr>
    </w:p>
    <w:p w14:paraId="1D2FF468" w14:textId="77777777" w:rsidR="004D2093" w:rsidRPr="00C269E3" w:rsidRDefault="00000000">
      <w:pPr>
        <w:spacing w:line="240" w:lineRule="auto"/>
      </w:pPr>
      <w:r w:rsidRPr="00C269E3">
        <w:rPr>
          <w:b/>
          <w:color w:val="FF0000"/>
        </w:rPr>
        <w:t>7. Indevida restituição</w:t>
      </w:r>
    </w:p>
    <w:p w14:paraId="53BFEB4F" w14:textId="77777777" w:rsidR="004D2093" w:rsidRPr="00C269E3" w:rsidRDefault="00000000">
      <w:pPr>
        <w:spacing w:line="240" w:lineRule="auto"/>
      </w:pPr>
      <w:r w:rsidRPr="00C269E3">
        <w:rPr>
          <w:color w:val="FF0000"/>
        </w:rPr>
        <w:t>Alega que a restituição configura enriquecimento sem causa (CC 884).</w:t>
      </w:r>
    </w:p>
    <w:p w14:paraId="04B31204" w14:textId="77777777" w:rsidR="004D2093" w:rsidRPr="00C269E3" w:rsidRDefault="004D2093">
      <w:pPr>
        <w:spacing w:line="240" w:lineRule="auto"/>
      </w:pPr>
    </w:p>
    <w:p w14:paraId="64C6CE89" w14:textId="77777777" w:rsidR="004D2093" w:rsidRPr="00C269E3" w:rsidRDefault="00000000">
      <w:pPr>
        <w:spacing w:line="240" w:lineRule="auto"/>
      </w:pPr>
      <w:r w:rsidRPr="00C269E3">
        <w:rPr>
          <w:b/>
          <w:color w:val="FF0000"/>
        </w:rPr>
        <w:t>II. PEDIDO</w:t>
      </w:r>
    </w:p>
    <w:p w14:paraId="39EE489E" w14:textId="77777777" w:rsidR="004D2093" w:rsidRPr="00C269E3" w:rsidRDefault="004D2093">
      <w:pPr>
        <w:spacing w:line="240" w:lineRule="auto"/>
      </w:pPr>
    </w:p>
    <w:p w14:paraId="0564AFFE" w14:textId="77777777" w:rsidR="004D2093" w:rsidRPr="00C269E3" w:rsidRDefault="00000000">
      <w:pPr>
        <w:spacing w:line="240" w:lineRule="auto"/>
      </w:pPr>
      <w:r w:rsidRPr="00C269E3">
        <w:rPr>
          <w:color w:val="FF0000"/>
        </w:rPr>
        <w:t>Requer o provimento do apelo para cassar a sentença e reabrir a instrução com perícia atuarial ou, subsidiariamente, reformá-la para julgar improcedentes os pedidos.</w:t>
      </w:r>
    </w:p>
    <w:p w14:paraId="02C0478B" w14:textId="77777777" w:rsidR="004D2093" w:rsidRPr="00C269E3" w:rsidRDefault="004D2093">
      <w:pPr>
        <w:spacing w:line="240" w:lineRule="auto"/>
      </w:pPr>
    </w:p>
    <w:p w14:paraId="25854FAD" w14:textId="77777777" w:rsidR="004D2093" w:rsidRPr="00C269E3" w:rsidRDefault="00000000">
      <w:pPr>
        <w:keepNext/>
        <w:jc w:val="center"/>
      </w:pPr>
      <w:r w:rsidRPr="00C269E3">
        <w:rPr>
          <w:b/>
        </w:rPr>
        <w:t>RELATÓRIO</w:t>
      </w:r>
    </w:p>
    <w:p w14:paraId="064E71D3" w14:textId="77777777" w:rsidR="004D2093" w:rsidRPr="00C269E3" w:rsidRDefault="004D2093">
      <w:pPr>
        <w:keepNext/>
      </w:pPr>
    </w:p>
    <w:p w14:paraId="0A716B32" w14:textId="77777777" w:rsidR="004D2093" w:rsidRPr="00C269E3" w:rsidRDefault="00000000">
      <w:pPr>
        <w:ind w:firstLine="2268"/>
      </w:pPr>
      <w:r w:rsidRPr="00C269E3">
        <w:t>Adoto o relatório da r. sentença:</w:t>
      </w:r>
    </w:p>
    <w:p w14:paraId="3C2A11D7" w14:textId="77777777" w:rsidR="004D2093" w:rsidRPr="00C269E3" w:rsidRDefault="004D2093"/>
    <w:p w14:paraId="34FB332F" w14:textId="77777777" w:rsidR="004D2093" w:rsidRPr="00C269E3" w:rsidRDefault="00000000">
      <w:pPr>
        <w:ind w:left="2268" w:firstLine="1134"/>
      </w:pPr>
      <w:r w:rsidRPr="00C269E3">
        <w:rPr>
          <w:i/>
          <w:sz w:val="26"/>
        </w:rPr>
        <w:t>"Trata-se de ação sob procedimento comum ajuizada por COFABAN COMERCIO DE ALIMENTOS LTDA - EPP, representada por MARIA AMÉLIA MANGABEIRA COSTA, contra BRADESCO SAÚDE S/A.</w:t>
      </w:r>
    </w:p>
    <w:p w14:paraId="23E74FE4" w14:textId="77777777" w:rsidR="004D2093" w:rsidRPr="00C269E3" w:rsidRDefault="00000000">
      <w:pPr>
        <w:ind w:left="2268" w:firstLine="1134"/>
      </w:pPr>
      <w:r w:rsidRPr="00C269E3">
        <w:rPr>
          <w:i/>
          <w:sz w:val="26"/>
        </w:rPr>
        <w:lastRenderedPageBreak/>
        <w:t>Na petição inicial, a autora narra que MARIA AMÉLIA MANGABEIRA COSTA é beneficiária de plano de saúde administrado pela ré, por meio do contrato nº 397784, firmado em 13 de janeiro de 2015, de forma ininterrupta. Relata que, na qualidade de titular, incluiu como dependentes seu filho DANIEL MANGABEIRA DA VINHA e seu genro HELIO BARCELLOS E ALBUQUERQUE, regularmente inscritos no mesmo contrato, que conta apenas com esses três beneficiários, todos integrantes do mesmo núcleo familiar.</w:t>
      </w:r>
    </w:p>
    <w:p w14:paraId="7BF0B20B" w14:textId="77777777" w:rsidR="004D2093" w:rsidRPr="00C269E3" w:rsidRDefault="00000000">
      <w:pPr>
        <w:ind w:left="2268" w:firstLine="1134"/>
      </w:pPr>
      <w:r w:rsidRPr="00C269E3">
        <w:rPr>
          <w:i/>
          <w:sz w:val="26"/>
        </w:rPr>
        <w:t>Afirma que o contrato vem sendo objeto de reajustes anuais desproporcionais e abusivos, sem apresentação de demonstrativos de sinistralidade ou de comprovação da Variação de Custos Médico-Hospitalares (VCMH), superando em 156,53% a quantia inicialmente contratada e atingindo a mensalidade de R$ 14.872,10. Sustenta que, embora formalmente enquadrado como coletivo empresarial, o vínculo configura, na realidade, típico contrato familiar, e que, observados os índices da Agência Nacional de Saúde Suplementar (ANS) para planos individuais e familiares, a mensalidade corresponderia a R$ 7.388,54.</w:t>
      </w:r>
    </w:p>
    <w:p w14:paraId="5BEB567E" w14:textId="77777777" w:rsidR="004D2093" w:rsidRPr="00C269E3" w:rsidRDefault="00000000">
      <w:pPr>
        <w:ind w:left="2268" w:firstLine="1134"/>
      </w:pPr>
      <w:r w:rsidRPr="00C269E3">
        <w:rPr>
          <w:i/>
          <w:sz w:val="26"/>
        </w:rPr>
        <w:t xml:space="preserve">Em razão disso, pediu, em sede de tutela de urgência, o afastamento dos reajustes por sinistralidade e VCMH aplicados no período de 2015 a 2025, com a limitação aos índices da ANS para planos individuais/familiares; a emissão dos boletos vincendos no valor de R$ 7.388,54; e a autorização para depósito judicial do valor incontroverso. No </w:t>
      </w:r>
      <w:r w:rsidRPr="00C269E3">
        <w:rPr>
          <w:i/>
          <w:sz w:val="26"/>
        </w:rPr>
        <w:lastRenderedPageBreak/>
        <w:t>mérito, pediu o reconhecimento da natureza individual/familiar do contrato, a declaração de nulidade dos reajustes por sinistralidade e VCMH aplicados desde 2015, com revisão da mensalidade para R$ 7.388,54, e, subsidiariamente, a declaração de abusividade dos reajustes aplicados ao plano coletivo, com substituição pelos índices da ANS ou por índice que reflita a variação real dos custos médico-hospitalares, além da restituição dos valores pagos indevidamente nos últimos três anos. Atribuiu à causa o valor de R$ 187.431,22.</w:t>
      </w:r>
    </w:p>
    <w:p w14:paraId="6E61FB69" w14:textId="77777777" w:rsidR="004D2093" w:rsidRPr="00C269E3" w:rsidRDefault="00000000">
      <w:pPr>
        <w:ind w:left="2268" w:firstLine="1134"/>
      </w:pPr>
      <w:r w:rsidRPr="00C269E3">
        <w:rPr>
          <w:i/>
          <w:sz w:val="26"/>
        </w:rPr>
        <w:t>A decisão de ID 91139168 indeferiu o pedido de tutela de urgência.</w:t>
      </w:r>
    </w:p>
    <w:p w14:paraId="3FF6CA9B" w14:textId="77777777" w:rsidR="004D2093" w:rsidRPr="00C269E3" w:rsidRDefault="00000000">
      <w:pPr>
        <w:ind w:left="2268" w:firstLine="1134"/>
      </w:pPr>
      <w:r w:rsidRPr="00C269E3">
        <w:rPr>
          <w:i/>
          <w:sz w:val="26"/>
        </w:rPr>
        <w:t>A autora interpôs agravo de instrumento contra essa decisão, conforme comunicação de ID 91139172.</w:t>
      </w:r>
    </w:p>
    <w:p w14:paraId="79C75FAA" w14:textId="77777777" w:rsidR="004D2093" w:rsidRPr="00C269E3" w:rsidRDefault="00000000">
      <w:pPr>
        <w:ind w:left="2268" w:firstLine="1134"/>
      </w:pPr>
      <w:r w:rsidRPr="00C269E3">
        <w:rPr>
          <w:i/>
          <w:sz w:val="26"/>
        </w:rPr>
        <w:t>Na contestação de ID 91139174, a ré arguiu, preliminarmente, prescrição. No mérito, sustentou que os planos individuais dependem de autorização prévia da ANS para o reajuste anual, ao passo que os planos coletivos não se submetem a tal exigência, prevalecendo o disposto no contrato ou o índice resultante de negociação entre as partes, e que a apólice está em conformidade com a Resolução Normativa ANS nº 195/2009. Teceu considerações sobre a alegada contradição desleal da autora, a impossibilidade de oferecer plano individual por não o comercializar desde 2007, a legitimidade dos reajustes anuais e por faixa etária, a aprovação dos índices pela ANS, a impossibilidade de devolução e a vedação ao enriquecimento ilícito. Pugnou pela improcedência.</w:t>
      </w:r>
    </w:p>
    <w:p w14:paraId="70AE0846" w14:textId="77777777" w:rsidR="004D2093" w:rsidRPr="00C269E3" w:rsidRDefault="00000000">
      <w:pPr>
        <w:ind w:left="2268" w:firstLine="1134"/>
      </w:pPr>
      <w:r w:rsidRPr="00C269E3">
        <w:rPr>
          <w:i/>
          <w:sz w:val="26"/>
        </w:rPr>
        <w:lastRenderedPageBreak/>
        <w:t>Pela decisão de ID 91139201, foi comunicado que o relator do agravo deferiu parcialmente a antecipação da tutela recursal, para suspender o reajuste relativo ao ano de 2025 e determinar a emissão de novos boletos das mensalidades vincendas pelos índices da ANS para planos individuais/familiares, sob multa diária de R$ 500,00, limitada a R$ 15.000,00.</w:t>
      </w:r>
    </w:p>
    <w:p w14:paraId="5F8047A9" w14:textId="77777777" w:rsidR="004D2093" w:rsidRPr="00C269E3" w:rsidRDefault="00000000">
      <w:pPr>
        <w:ind w:left="2268" w:firstLine="1134"/>
      </w:pPr>
      <w:r w:rsidRPr="00C269E3">
        <w:rPr>
          <w:i/>
          <w:sz w:val="26"/>
        </w:rPr>
        <w:t>Na decisão de ID 91139205, este juízo manteve a decisão agravada e determinou a intimação da autora para réplica.</w:t>
      </w:r>
    </w:p>
    <w:p w14:paraId="5749FD54" w14:textId="77777777" w:rsidR="004D2093" w:rsidRPr="00C269E3" w:rsidRDefault="00000000">
      <w:pPr>
        <w:ind w:left="2268" w:firstLine="1134"/>
      </w:pPr>
      <w:r w:rsidRPr="00C269E3">
        <w:rPr>
          <w:i/>
          <w:sz w:val="26"/>
        </w:rPr>
        <w:t>Na réplica de ID 91139208, a autora impugnou a preliminar de prescrição e as teses defensivas, sustentando a ausência de comprovação atuarial dos reajustes, e noticiou a aplicação de novo aumento sobre o beneficiário HELIO BARCELLOS E ALBUQUERQUE.</w:t>
      </w:r>
    </w:p>
    <w:p w14:paraId="4C885EAD" w14:textId="77777777" w:rsidR="004D2093" w:rsidRPr="00C269E3" w:rsidRDefault="00000000">
      <w:pPr>
        <w:ind w:left="2268" w:firstLine="1134"/>
      </w:pPr>
      <w:r w:rsidRPr="00C269E3">
        <w:rPr>
          <w:i/>
          <w:sz w:val="26"/>
        </w:rPr>
        <w:t>A decisão de ID 91139259 rejeitou a prejudicial de prescrição, com fundamento no Tema 610 do Superior Tribunal de Justiça, declarou saneado o processo e reconheceu cabível o julgamento antecipado.</w:t>
      </w:r>
    </w:p>
    <w:p w14:paraId="26A4E08D" w14:textId="77777777" w:rsidR="004D2093" w:rsidRPr="00C269E3" w:rsidRDefault="00000000">
      <w:pPr>
        <w:ind w:left="2268" w:firstLine="1134"/>
      </w:pPr>
      <w:r w:rsidRPr="00C269E3">
        <w:rPr>
          <w:i/>
          <w:sz w:val="26"/>
        </w:rPr>
        <w:t>Na petição de ID 91139261, a autora noticiou fato superveniente, consistente na aplicação de reajuste por mudança de faixa etária ao beneficiário HELIO BARCELLOS E ALBUQUERQUE, elevando a fatura ao valor de R$ 17.317,12.</w:t>
      </w:r>
    </w:p>
    <w:p w14:paraId="1E474290" w14:textId="77777777" w:rsidR="004D2093" w:rsidRPr="00C269E3" w:rsidRDefault="00000000">
      <w:pPr>
        <w:ind w:left="2268" w:firstLine="1134"/>
      </w:pPr>
      <w:r w:rsidRPr="00C269E3">
        <w:rPr>
          <w:i/>
          <w:sz w:val="26"/>
        </w:rPr>
        <w:t>Na petição de ID 91139268, a ré requereu a reforma da decisão de saneamento, com a produção de prova pericial atuarial, e sustentou a legitimidade do reajuste por mudança de faixa etária.</w:t>
      </w:r>
    </w:p>
    <w:p w14:paraId="2ED150C6" w14:textId="77777777" w:rsidR="004D2093" w:rsidRPr="00C269E3" w:rsidRDefault="00000000">
      <w:pPr>
        <w:ind w:left="2268" w:firstLine="1134"/>
      </w:pPr>
      <w:r w:rsidRPr="00C269E3">
        <w:rPr>
          <w:i/>
          <w:sz w:val="26"/>
        </w:rPr>
        <w:lastRenderedPageBreak/>
        <w:t>A decisão de ID 91139269 indeferiu a produção de prova pericial e manteve o saneamento por seus próprios fundamentos, remetendo a análise do reajuste por faixa etária à sentença.</w:t>
      </w:r>
    </w:p>
    <w:p w14:paraId="2F149A31" w14:textId="77777777" w:rsidR="004D2093" w:rsidRPr="00C269E3" w:rsidRDefault="00000000">
      <w:pPr>
        <w:ind w:left="2268" w:firstLine="1134"/>
      </w:pPr>
      <w:r w:rsidRPr="00C269E3">
        <w:rPr>
          <w:i/>
          <w:sz w:val="26"/>
        </w:rPr>
        <w:t>Pelo acórdão de ID 91139273, a 4ª Turma Cível deu parcial provimento ao agravo da autora, confirmando a tutela recursal para determinar à ré a suspensão do reajuste relativo ao ano de 2025 e a emissão dos boletos vincendos pelos índices da ANS para planos individuais/familiares, sob a mesma multa. O acórdão transitou em julgado, conforme certidão de ID 91139275." (ID 91139276)</w:t>
      </w:r>
    </w:p>
    <w:p w14:paraId="446C109C" w14:textId="77777777" w:rsidR="004D2093" w:rsidRPr="00C269E3" w:rsidRDefault="004D2093"/>
    <w:p w14:paraId="00C5FD1A" w14:textId="77777777" w:rsidR="004D2093" w:rsidRPr="00C269E3" w:rsidRDefault="00000000">
      <w:pPr>
        <w:ind w:firstLine="2268"/>
      </w:pPr>
      <w:r w:rsidRPr="00C269E3">
        <w:t>A MM. Juíza sentenciante, Dra. Fernanda D'Aquino Mafra, da 3ª Vara Cível de Taguatinga, julgou no seguinte sentido:</w:t>
      </w:r>
    </w:p>
    <w:p w14:paraId="468B8C69" w14:textId="77777777" w:rsidR="004D2093" w:rsidRPr="00C269E3" w:rsidRDefault="004D2093"/>
    <w:p w14:paraId="72967A4D" w14:textId="77777777" w:rsidR="004D2093" w:rsidRPr="00C269E3" w:rsidRDefault="00000000">
      <w:pPr>
        <w:ind w:left="2268" w:firstLine="1134"/>
      </w:pPr>
      <w:r w:rsidRPr="00C269E3">
        <w:rPr>
          <w:i/>
          <w:sz w:val="26"/>
        </w:rPr>
        <w:t>"Diante do exposto, JULGO PROCEDENTES os pedidos, com resolução de mérito, nos termos do artigo 487, inciso I, do Código de Processo Civil, para:</w:t>
      </w:r>
    </w:p>
    <w:p w14:paraId="11DEBF55" w14:textId="77777777" w:rsidR="004D2093" w:rsidRPr="00C269E3" w:rsidRDefault="00000000">
      <w:pPr>
        <w:ind w:left="2268" w:firstLine="1134"/>
      </w:pPr>
      <w:r w:rsidRPr="00C269E3">
        <w:rPr>
          <w:i/>
          <w:sz w:val="26"/>
          <w:highlight w:val="yellow"/>
          <w:u w:val="single"/>
        </w:rPr>
        <w:t>RECONHECER a natureza individual/familiar do contrato nº 397784</w:t>
      </w:r>
      <w:r w:rsidRPr="00C269E3">
        <w:rPr>
          <w:i/>
          <w:sz w:val="26"/>
        </w:rPr>
        <w:t>, firmado entre as partes, afastando sua qualificação como plano coletivo empresarial, ante a caracterização do falso coletivo;</w:t>
      </w:r>
    </w:p>
    <w:p w14:paraId="295ECDF6" w14:textId="77777777" w:rsidR="004D2093" w:rsidRPr="00C269E3" w:rsidRDefault="00000000">
      <w:pPr>
        <w:ind w:left="2268" w:firstLine="1134"/>
      </w:pPr>
      <w:r w:rsidRPr="00C269E3">
        <w:rPr>
          <w:i/>
          <w:sz w:val="26"/>
          <w:highlight w:val="yellow"/>
          <w:u w:val="single"/>
        </w:rPr>
        <w:t>DECLARAR a nulidade dos reajustes por sinistralidade e por variação de custos médico- hospitalares aplicados desde 2015</w:t>
      </w:r>
      <w:r w:rsidRPr="00C269E3">
        <w:rPr>
          <w:i/>
          <w:sz w:val="26"/>
        </w:rPr>
        <w:t xml:space="preserve">, bem como do reajuste por mudança de faixa etária incidente sobre o beneficiário HELIO BARCELLOS E ALBUQUERQUE, </w:t>
      </w:r>
      <w:r w:rsidRPr="00C269E3">
        <w:rPr>
          <w:i/>
          <w:sz w:val="26"/>
        </w:rPr>
        <w:lastRenderedPageBreak/>
        <w:t>determinando que a ré aplique, em substituição, exclusivamente os percentuais anuais autorizados pela Agência Nacional de Saúde Suplementar para os planos individuais e familiares, tornando definitiva a determinação já confirmada no acórdão de ID 91139273. A apuração desse valor será feita em liquidação de sentença, por simples cálculos acompanhados de planilhas explicativas, mas se houver controvérsia, será apurado através de liquidação de sentença, com nomeação de perito contábil.</w:t>
      </w:r>
    </w:p>
    <w:p w14:paraId="3510250B" w14:textId="77777777" w:rsidR="004D2093" w:rsidRPr="00C269E3" w:rsidRDefault="00000000">
      <w:pPr>
        <w:ind w:left="2268" w:firstLine="1134"/>
      </w:pPr>
      <w:r w:rsidRPr="00C269E3">
        <w:rPr>
          <w:i/>
          <w:sz w:val="26"/>
        </w:rPr>
        <w:t xml:space="preserve">CONDENAR a ré a </w:t>
      </w:r>
      <w:r w:rsidRPr="00C269E3">
        <w:rPr>
          <w:i/>
          <w:sz w:val="26"/>
          <w:highlight w:val="yellow"/>
          <w:u w:val="single"/>
        </w:rPr>
        <w:t>restituir, de forma simples, as quantias pagas a maior pela autora</w:t>
      </w:r>
      <w:r w:rsidRPr="00C269E3">
        <w:rPr>
          <w:i/>
          <w:sz w:val="26"/>
        </w:rPr>
        <w:t>, limitadas às parcelas vencidas nos três anos anteriores ao ajuizamento, cujo montante será apurado em liquidação de sentença.</w:t>
      </w:r>
    </w:p>
    <w:p w14:paraId="4769E632" w14:textId="77777777" w:rsidR="004D2093" w:rsidRPr="00C269E3" w:rsidRDefault="00000000">
      <w:pPr>
        <w:ind w:left="2268" w:firstLine="1134"/>
      </w:pPr>
      <w:r w:rsidRPr="00C269E3">
        <w:rPr>
          <w:i/>
          <w:sz w:val="26"/>
        </w:rPr>
        <w:t>Sobre os valores a restituir incidirá correção monetária pelo índice legal, a contar de cada desembolso indevido, e juros de mora de um por cento ao mês, a partir da citação.</w:t>
      </w:r>
    </w:p>
    <w:p w14:paraId="44B0E5C7" w14:textId="77777777" w:rsidR="004D2093" w:rsidRPr="00C269E3" w:rsidRDefault="00000000">
      <w:pPr>
        <w:ind w:left="2268" w:firstLine="1134"/>
      </w:pPr>
      <w:r w:rsidRPr="00C269E3">
        <w:rPr>
          <w:i/>
          <w:sz w:val="26"/>
        </w:rPr>
        <w:t xml:space="preserve">CONDENAR a ré ao pagamento das custas processuais e dos honorários advocatícios, estes fixados em 10% (dez por cento) sobre o valor da condenação, </w:t>
      </w:r>
      <w:commentRangeStart w:id="11"/>
      <w:r w:rsidRPr="00C269E3">
        <w:rPr>
          <w:i/>
          <w:sz w:val="26"/>
        </w:rPr>
        <w:t>nos termos do artigo 85, § 2º, do Código de Processo Civil</w:t>
      </w:r>
      <w:commentRangeEnd w:id="11"/>
      <w:r w:rsidRPr="00C269E3">
        <w:rPr>
          <w:rStyle w:val="Refdecomentrio"/>
          <w:i/>
          <w:sz w:val="26"/>
          <w:szCs w:val="22"/>
        </w:rPr>
        <w:commentReference w:id="11"/>
      </w:r>
      <w:r w:rsidRPr="00C269E3">
        <w:rPr>
          <w:i/>
          <w:sz w:val="26"/>
        </w:rPr>
        <w:t>." (ID 91139276)</w:t>
      </w:r>
    </w:p>
    <w:p w14:paraId="516BE66C" w14:textId="77777777" w:rsidR="004D2093" w:rsidRPr="00C269E3" w:rsidRDefault="004D2093"/>
    <w:p w14:paraId="3373A2FD" w14:textId="2257D8B3" w:rsidR="004D2093" w:rsidRPr="00C269E3" w:rsidRDefault="00000000">
      <w:pPr>
        <w:ind w:firstLine="2268"/>
      </w:pPr>
      <w:r w:rsidRPr="00C269E3">
        <w:t>A autora, Cofaban Comércio de Alimentos Ltda – EPP, opôs embargos de declaração (ID 91139278), os quais foram rejeitados (ID 91139282).</w:t>
      </w:r>
    </w:p>
    <w:p w14:paraId="76409102" w14:textId="77777777" w:rsidR="004D2093" w:rsidRPr="00C269E3" w:rsidRDefault="004D2093"/>
    <w:p w14:paraId="2607F669" w14:textId="77777777" w:rsidR="004D2093" w:rsidRPr="00C269E3" w:rsidRDefault="00000000">
      <w:pPr>
        <w:ind w:firstLine="2268"/>
      </w:pPr>
      <w:r w:rsidRPr="00C269E3">
        <w:lastRenderedPageBreak/>
        <w:t xml:space="preserve">Apelo da ré, Bradesco Saúde S/A (ID 91139285), em que alega, em síntese, que: </w:t>
      </w:r>
      <w:r w:rsidRPr="00C269E3">
        <w:rPr>
          <w:b/>
        </w:rPr>
        <w:t>1)</w:t>
      </w:r>
      <w:r w:rsidRPr="00C269E3">
        <w:t xml:space="preserve"> a sentença decidiu com base em premissas equivocadas e cerceou a defesa ao dispensar a perícia atuarial, indispensável para aferir a legitimidade dos reajustes; </w:t>
      </w:r>
      <w:r w:rsidRPr="00C269E3">
        <w:rPr>
          <w:b/>
        </w:rPr>
        <w:t>2)</w:t>
      </w:r>
      <w:r w:rsidRPr="00C269E3">
        <w:t xml:space="preserve"> a pretensão está </w:t>
      </w:r>
      <w:commentRangeStart w:id="12"/>
      <w:r w:rsidRPr="00C269E3">
        <w:t>prescrita, pois sujeita ao prazo de um ano</w:t>
      </w:r>
      <w:commentRangeEnd w:id="12"/>
      <w:r w:rsidRPr="00C269E3">
        <w:rPr>
          <w:rStyle w:val="Refdecomentrio"/>
          <w:sz w:val="28"/>
          <w:szCs w:val="22"/>
        </w:rPr>
        <w:commentReference w:id="12"/>
      </w:r>
      <w:r w:rsidRPr="00C269E3">
        <w:t xml:space="preserve">; </w:t>
      </w:r>
      <w:r w:rsidRPr="00C269E3">
        <w:rPr>
          <w:b/>
        </w:rPr>
        <w:t>3)</w:t>
      </w:r>
      <w:r w:rsidRPr="00C269E3">
        <w:t xml:space="preserve"> a autora aderiu voluntariamente ao plano coletivo e não pode questionar os reajustes sem violar a boa-fé objetiva; </w:t>
      </w:r>
      <w:r w:rsidRPr="00C269E3">
        <w:rPr>
          <w:b/>
        </w:rPr>
        <w:t>4)</w:t>
      </w:r>
      <w:r w:rsidRPr="00C269E3">
        <w:t xml:space="preserve"> não comercializa planos individuais desde 2007, e a obrigação imposta é de cumprimento impossível; </w:t>
      </w:r>
      <w:r w:rsidRPr="00C269E3">
        <w:rPr>
          <w:b/>
        </w:rPr>
        <w:t>5)</w:t>
      </w:r>
      <w:r w:rsidRPr="00C269E3">
        <w:t xml:space="preserve"> os índices da ANS </w:t>
      </w:r>
      <w:commentRangeStart w:id="13"/>
      <w:r w:rsidRPr="00C269E3">
        <w:t>se aplicam apenas aos planos individuais</w:t>
      </w:r>
      <w:commentRangeEnd w:id="13"/>
      <w:r w:rsidRPr="00C269E3">
        <w:rPr>
          <w:rStyle w:val="Refdecomentrio"/>
          <w:sz w:val="28"/>
          <w:szCs w:val="22"/>
        </w:rPr>
        <w:commentReference w:id="13"/>
      </w:r>
      <w:r w:rsidRPr="00C269E3">
        <w:t xml:space="preserve">; </w:t>
      </w:r>
      <w:r w:rsidRPr="00C269E3">
        <w:rPr>
          <w:b/>
        </w:rPr>
        <w:t>6)</w:t>
      </w:r>
      <w:r w:rsidRPr="00C269E3">
        <w:t xml:space="preserve"> os reajustes anual e por faixa etária são legítimos, pois têm previsão contratual e observam as normas da ANS e o Tema 1.016 do STJ; </w:t>
      </w:r>
      <w:r w:rsidRPr="00C269E3">
        <w:rPr>
          <w:b/>
        </w:rPr>
        <w:t>7)</w:t>
      </w:r>
      <w:r w:rsidRPr="00C269E3">
        <w:t xml:space="preserve"> a restituição configura enriquecimento sem causa (</w:t>
      </w:r>
      <w:commentRangeStart w:id="14"/>
      <w:r w:rsidRPr="00C269E3">
        <w:t>CC 884</w:t>
      </w:r>
      <w:commentRangeEnd w:id="14"/>
      <w:r w:rsidRPr="00C269E3">
        <w:rPr>
          <w:rStyle w:val="Refdecomentrio"/>
          <w:sz w:val="28"/>
          <w:szCs w:val="22"/>
        </w:rPr>
        <w:commentReference w:id="14"/>
      </w:r>
      <w:r w:rsidRPr="00C269E3">
        <w:t>).</w:t>
      </w:r>
    </w:p>
    <w:p w14:paraId="1A84D737" w14:textId="77777777" w:rsidR="004D2093" w:rsidRPr="00C269E3" w:rsidRDefault="004D2093"/>
    <w:p w14:paraId="75410DE0" w14:textId="3E22F642" w:rsidR="004D2093" w:rsidRPr="00C269E3" w:rsidRDefault="00000000">
      <w:pPr>
        <w:ind w:firstLine="2268"/>
      </w:pPr>
      <w:r>
        <w:t xml:space="preserve">Requer</w:t>
      </w:r>
      <w:ins w:id="1069" w:author="Assessor GDSXSR" w:date="2026-10-31T22:18:46Z">
        <w:r>
          <w:rPr>
            <w:color w:val="808080"/>
          </w:rPr>
          <w:t xml:space="preserve"> a cassação da r. sentença, com a reabertura da instrução e a realização de perícia atuarial ou, subsidiariamente,</w:t>
        </w:r>
      </w:ins>
      <w:r>
        <w:t xml:space="preserve"> a reforma da </w:t>
      </w:r>
      <w:ins w:id="1070" w:author="Assessor GDSXSR" w:date="2026-10-31T22:18:46Z">
        <w:r>
          <w:rPr>
            <w:color w:val="808080"/>
          </w:rPr>
          <w:t xml:space="preserve">r. </w:t>
        </w:r>
      </w:ins>
      <w:r>
        <w:t xml:space="preserve">sentença</w:t>
      </w:r>
      <w:ins w:id="1071" w:author="Assessor GDSXSR" w:date="2026-10-31T22:18:46Z">
        <w:r>
          <w:rPr>
            <w:color w:val="808080"/>
          </w:rPr>
          <w:t xml:space="preserve"> para julgar improcedentes os pedidos</w:t>
        </w:r>
      </w:ins>
      <w:r>
        <w:t xml:space="preserve">.</w:t>
      </w:r>
    </w:p>
    <w:p w14:paraId="5BBE53B8" w14:textId="77777777" w:rsidR="004D2093" w:rsidRPr="00C269E3" w:rsidRDefault="004D2093"/>
    <w:p w14:paraId="2F9E91BC" w14:textId="77777777" w:rsidR="004D2093" w:rsidRPr="00C269E3" w:rsidRDefault="00000000">
      <w:pPr>
        <w:ind w:firstLine="2268"/>
      </w:pPr>
      <w:r>
        <w:t xml:space="preserve">Contrarrazões da autora (ID 91139290), em que </w:t>
      </w:r>
      <w:del w:id="1067" w:author="Assessor GDSXSR" w:date="2026-10-31T22:18:46Z">
        <w:r>
          <w:delText xml:space="preserve">sustenta, em síntese,</w:delText>
        </w:r>
      </w:del>
      <w:ins w:id="1068" w:author="Assessor GDSXSR" w:date="2026-10-31T22:18:46Z">
        <w:r>
          <w:rPr>
            <w:color w:val="808080"/>
          </w:rPr>
          <w:t xml:space="preserve">alega</w:t>
        </w:r>
      </w:ins>
      <w:r>
        <w:t xml:space="preserve"> que: </w:t>
      </w:r>
      <w:r>
        <w:rPr>
          <w:b/>
        </w:rPr>
        <w:t xml:space="preserve">1)</w:t>
      </w:r>
      <w:r>
        <w:t xml:space="preserve"> não houve cerceamento de defesa, pois o falso coletivo é fundamento documental autônomo; </w:t>
      </w:r>
      <w:r>
        <w:rPr>
          <w:b/>
        </w:rPr>
        <w:t xml:space="preserve">2)</w:t>
      </w:r>
      <w:r>
        <w:t xml:space="preserve"> o contrato é falso coletivo, com apenas três beneficiários da mesma família; </w:t>
      </w:r>
      <w:r>
        <w:rPr>
          <w:b/>
        </w:rPr>
        <w:t xml:space="preserve">3)</w:t>
      </w:r>
      <w:r>
        <w:t xml:space="preserve"> não há impossibilidade de cumprimento da sentença; </w:t>
      </w:r>
      <w:r>
        <w:rPr>
          <w:b/>
        </w:rPr>
        <w:t xml:space="preserve">4)</w:t>
      </w:r>
      <w:r>
        <w:t xml:space="preserve"> não há comportamento contraditório; </w:t>
      </w:r>
      <w:r>
        <w:rPr>
          <w:b/>
        </w:rPr>
        <w:t xml:space="preserve">5)</w:t>
      </w:r>
      <w:r>
        <w:t xml:space="preserve"> os relatórios da Grant Thornton referem-se ao conjunto da carteira (pool de risco) e não comprovam a base atuarial da apólice; </w:t>
      </w:r>
      <w:r>
        <w:rPr>
          <w:b/>
        </w:rPr>
        <w:t xml:space="preserve">6)</w:t>
      </w:r>
      <w:r>
        <w:t xml:space="preserve"> os índices da ANS são aplicáveis; </w:t>
      </w:r>
      <w:r>
        <w:rPr>
          <w:b/>
        </w:rPr>
        <w:t xml:space="preserve">7)</w:t>
      </w:r>
      <w:r>
        <w:t xml:space="preserve"> o reajuste por faixa etária é inválido (Temas 952 e 1.016 do STJ); </w:t>
      </w:r>
      <w:r>
        <w:rPr>
          <w:b/>
        </w:rPr>
        <w:t xml:space="preserve">8)</w:t>
      </w:r>
      <w:r>
        <w:t xml:space="preserve"> a restituição simples observa o Tema 610 do STJ e o marco de 21/10/2022; </w:t>
      </w:r>
      <w:r>
        <w:rPr>
          <w:b/>
        </w:rPr>
        <w:t xml:space="preserve">9)</w:t>
      </w:r>
      <w:r>
        <w:t xml:space="preserve"> deve ser preservada a tutela concedida no agravo de instrumento.</w:t>
      </w:r>
    </w:p>
    <w:p w14:paraId="3F23B0D2" w14:textId="77777777" w:rsidR="004D2093" w:rsidRPr="00C269E3" w:rsidRDefault="004D2093"/>
    <w:p w14:paraId="574349D8" w14:textId="77777777" w:rsidR="004D2093" w:rsidRPr="00C269E3" w:rsidRDefault="00000000">
      <w:pPr>
        <w:ind w:firstLine="2268"/>
      </w:pPr>
      <w:r w:rsidRPr="00C269E3">
        <w:lastRenderedPageBreak/>
        <w:t>É o relatório.</w:t>
      </w:r>
    </w:p>
    <w:p w14:paraId="4B74D057" w14:textId="77777777" w:rsidR="004D2093" w:rsidRPr="00C269E3" w:rsidRDefault="004D2093"/>
    <w:p w14:paraId="5B697085" w14:textId="77777777" w:rsidR="004D2093" w:rsidRPr="00C269E3" w:rsidRDefault="00000000">
      <w:pPr>
        <w:keepNext/>
        <w:jc w:val="center"/>
      </w:pPr>
      <w:r w:rsidRPr="00C269E3">
        <w:rPr>
          <w:b/>
        </w:rPr>
        <w:t>VOTO</w:t>
      </w:r>
    </w:p>
    <w:p w14:paraId="770E9320" w14:textId="77777777" w:rsidR="004D2093" w:rsidRPr="00C269E3" w:rsidRDefault="004D2093">
      <w:pPr>
        <w:keepNext/>
      </w:pPr>
    </w:p>
    <w:p w14:paraId="052F39A6" w14:textId="77777777" w:rsidR="004D2093" w:rsidRPr="00C269E3" w:rsidRDefault="00000000">
      <w:r w:rsidRPr="00C269E3">
        <w:rPr>
          <w:b/>
        </w:rPr>
        <w:t>O Senhor Desembargador SÉRGIO ROCHA – Relator.</w:t>
      </w:r>
    </w:p>
    <w:p w14:paraId="7FC35511" w14:textId="77777777" w:rsidR="004D2093" w:rsidRPr="00C269E3" w:rsidRDefault="004D2093"/>
    <w:p w14:paraId="03A35D1F" w14:textId="7D51189B" w:rsidR="004D2093" w:rsidRPr="00C269E3" w:rsidRDefault="00000000">
      <w:pPr>
        <w:ind w:firstLine="2268"/>
      </w:pPr>
      <w:r>
        <w:t xml:space="preserve">Ação ajuizada em 21/10/2025. Sentença proferida em 15/07/2026. Sentença </w:t>
      </w:r>
      <w:del w:id="1072" w:author="Assessor GDSXSR" w:date="2026-10-31T22:18:46Z">
        <w:r>
          <w:delText xml:space="preserve">integrativa</w:delText>
        </w:r>
      </w:del>
      <w:ins w:id="1073" w:author="Assessor GDSXSR" w:date="2026-10-31T22:18:46Z">
        <w:r>
          <w:rPr>
            <w:color w:val="808080"/>
          </w:rPr>
          <w:t xml:space="preserve">em embargos de declaração</w:t>
        </w:r>
      </w:ins>
      <w:r>
        <w:t xml:space="preserve"> proferida em 18/08/2026. Apelo interposto em 14/09/2026. Valor da causa: R$ 187.431,22.</w:t>
      </w:r>
    </w:p>
    <w:p w14:paraId="2D383020" w14:textId="77777777" w:rsidR="004D2093" w:rsidRPr="00C269E3" w:rsidRDefault="004D2093"/>
    <w:p w14:paraId="5F9B0880" w14:textId="77777777" w:rsidR="004D2093" w:rsidRPr="00C269E3" w:rsidRDefault="00000000">
      <w:pPr>
        <w:keepNext/>
        <w:jc w:val="center"/>
      </w:pPr>
      <w:r w:rsidRPr="00C269E3">
        <w:rPr>
          <w:b/>
        </w:rPr>
        <w:t>APELO DA RÉ, BRADESCO SAÚDE S/A</w:t>
      </w:r>
    </w:p>
    <w:p w14:paraId="59A1FE46" w14:textId="77777777" w:rsidR="004D2093" w:rsidRPr="00C269E3" w:rsidRDefault="004D2093">
      <w:pPr>
        <w:keepNext/>
      </w:pPr>
    </w:p>
    <w:p w14:paraId="36A4B339" w14:textId="77777777" w:rsidR="004D2093" w:rsidRPr="00C269E3" w:rsidRDefault="00000000">
      <w:pPr>
        <w:ind w:firstLine="2268"/>
      </w:pPr>
      <w:r w:rsidRPr="00C269E3">
        <w:t>Presentes os pressupostos de admissibilidade, conheço do apelo.</w:t>
      </w:r>
    </w:p>
    <w:p w14:paraId="677C6BD8" w14:textId="77777777" w:rsidR="004D2093" w:rsidRPr="00C269E3" w:rsidRDefault="004D2093"/>
    <w:p w14:paraId="2B422B04" w14:textId="77777777" w:rsidR="004D2093" w:rsidRPr="00C269E3" w:rsidRDefault="00000000">
      <w:pPr>
        <w:keepNext/>
        <w:jc w:val="center"/>
      </w:pPr>
      <w:r w:rsidRPr="00C269E3">
        <w:rPr>
          <w:highlight w:val="yellow"/>
        </w:rPr>
        <w:t>DA REJEIÇÃO DA PRELIMINAR DE CERCEAMENTO DE DEFESA</w:t>
      </w:r>
    </w:p>
    <w:p w14:paraId="2479015C" w14:textId="77777777" w:rsidR="004D2093" w:rsidRPr="00C269E3" w:rsidRDefault="004D2093">
      <w:pPr>
        <w:keepNext/>
      </w:pPr>
    </w:p>
    <w:p w14:paraId="5135F625" w14:textId="78D0F1D9" w:rsidR="004D2093" w:rsidRPr="00C269E3" w:rsidRDefault="00000000">
      <w:pPr>
        <w:ind w:firstLine="2268"/>
      </w:pPr>
      <w:r>
        <w:t xml:space="preserve">A ré/apelante</w:t>
      </w:r>
      <w:del w:id="1074" w:author="Assessor GDSXSR" w:date="2026-10-31T22:18:46Z">
        <w:r>
          <w:delText xml:space="preserve">, Bradesco Saúde S/A,</w:delText>
        </w:r>
      </w:del>
      <w:r>
        <w:t xml:space="preserve"> alega que a sentença decidiu com base em premissas equivocadas e cerceou a defesa ao dispensar a perícia atuarial, indispensável para aferir a legitimidade dos reajustes (ID 91139285).</w:t>
      </w:r>
    </w:p>
    <w:p w14:paraId="1E30CD79" w14:textId="77777777" w:rsidR="004D2093" w:rsidRPr="00C269E3" w:rsidRDefault="004D2093"/>
    <w:p w14:paraId="5147613D" w14:textId="77777777" w:rsidR="004D2093" w:rsidRPr="00C269E3" w:rsidRDefault="00000000">
      <w:pPr>
        <w:ind w:firstLine="2268"/>
      </w:pPr>
      <w:r w:rsidRPr="00C269E3">
        <w:rPr>
          <w:highlight w:val="yellow"/>
        </w:rPr>
        <w:t>Sem razão a apelante.</w:t>
      </w:r>
    </w:p>
    <w:p w14:paraId="3A6A4989" w14:textId="77777777" w:rsidR="004D2093" w:rsidRPr="00C269E3" w:rsidRDefault="004D2093"/>
    <w:p w14:paraId="1A93E796" w14:textId="77777777" w:rsidR="004D2093" w:rsidRPr="00C269E3" w:rsidRDefault="00000000">
      <w:pPr>
        <w:ind w:firstLine="2268"/>
      </w:pPr>
      <w:r>
        <w:t xml:space="preserve">A r. sentença, cujos argumentos acolho, </w:t>
      </w:r>
      <w:del w:id="1075" w:author="Assessor GDSXSR" w:date="2026-10-31T22:18:46Z">
        <w:r>
          <w:delText xml:space="preserve">examinou o conjunto probatório e </w:delText>
        </w:r>
      </w:del>
      <w:r>
        <w:t xml:space="preserve">rebate as alegações do apelo:</w:t>
      </w:r>
    </w:p>
    <w:p w14:paraId="37281EAA" w14:textId="77777777" w:rsidR="004D2093" w:rsidRPr="00C269E3" w:rsidRDefault="004D2093"/>
    <w:p w14:paraId="192D29F1" w14:textId="77777777" w:rsidR="004D2093" w:rsidRPr="00C269E3" w:rsidRDefault="00000000">
      <w:pPr>
        <w:ind w:left="2268" w:firstLine="1134"/>
      </w:pPr>
      <w:r>
        <w:rPr>
          <w:i/>
          <w:sz w:val="26"/>
        </w:rPr>
        <w:t xml:space="preserve">"A pretensão da ré de submeter a solução do litígio a perícia atuarial não se sustenta, porque a questão central não reside no acerto matemático de cada índice, mas na qualificação jurídica do vínculo contratual e na ausência de comprovação, pela operadora, da base atuarial individualizada que ampararia os reajustes. </w:t>
      </w:r>
      <w:r>
        <w:rPr>
          <w:i/>
          <w:sz w:val="26"/>
          <w:highlight w:val="yellow"/>
          <w:u w:val="single"/>
        </w:rPr>
        <w:t xml:space="preserve">O ônus dessa demonstração recai sobre a ré</w:t>
      </w:r>
      <w:r>
        <w:rPr>
          <w:i/>
          <w:sz w:val="26"/>
        </w:rPr>
        <w:t xml:space="preserve">, e o seu descumprimento resolve-se pela aplicação das regras de distribuição do encargo probatório, e não pela abertura de instrução destinada a suprir deficiência da própria defesa." (ID 91139276)</w:t>
      </w:r>
      <w:ins w:id="1076" w:author="Assessor GDSXSR" w:date="2026-10-31T22:18:46Z">
        <w:r>
          <w:rPr>
            <w:i/>
            <w:color w:val="808080"/>
            <w:sz w:val="26"/>
          </w:rPr>
          <w:t xml:space="preserve"> – Grifei</w:t>
        </w:r>
      </w:ins>
    </w:p>
    <w:p w14:paraId="74AEAF48" w14:textId="77777777" w:rsidR="004D2093" w:rsidRPr="00C269E3" w:rsidRDefault="004D2093"/>
    <w:p>
      <w:pPr>
        <w:ind w:firstLine="2268"/>
        <w:rPr>
          <w:ins w:id="1091" w:author="Assessor GDSXSR" w:date="2026-10-31T22:18:46Z"/>
        </w:rPr>
      </w:pPr>
      <w:commentRangeStart w:id="35"/>
      <w:commentRangeStart w:id="15"/>
      <w:commentRangeStart w:id="16"/>
      <w:commentRangeStart w:id="17"/>
      <w:del w:id="1077" w:author="Assessor GDSXSR" w:date="2026-10-31T22:18:46Z">
        <w:r>
          <w:delText xml:space="preserve">Não</w:delText>
        </w:r>
      </w:del>
      <w:ins w:id="1078" w:author="Assessor GDSXSR" w:date="2026-10-31T22:18:46Z">
        <w:r>
          <w:rPr>
            <w:color w:val="808080"/>
            <w:highlight w:val="yellow"/>
          </w:rPr>
          <w:t xml:space="preserve">No</w:t>
        </w:r>
      </w:ins>
      <w:r>
        <w:rPr>
          <w:highlight w:val="yellow"/>
          <w:rPrChange w:id="1272" w:author="Assessor GDSXSR" w:date="2026-10-31T22:18:46Z">
            <w:rPr/>
          </w:rPrChange>
        </w:rPr>
        <w:t xml:space="preserve"> </w:t>
      </w:r>
      <w:del w:id="1079" w:author="Assessor GDSXSR" w:date="2026-10-31T22:18:46Z">
        <w:r>
          <w:delText xml:space="preserve">houve cerceamento de defesa</w:delText>
        </w:r>
      </w:del>
      <w:ins w:id="1080" w:author="Assessor GDSXSR" w:date="2026-10-31T22:18:46Z">
        <w:r>
          <w:rPr>
            <w:color w:val="808080"/>
            <w:highlight w:val="yellow"/>
          </w:rPr>
          <w:t xml:space="preserve">caso</w:t>
        </w:r>
      </w:ins>
      <w:r>
        <w:rPr>
          <w:highlight w:val="yellow"/>
          <w:rPrChange w:id="1273" w:author="Assessor GDSXSR" w:date="2026-10-31T22:18:46Z">
            <w:rPr/>
          </w:rPrChange>
        </w:rPr>
        <w:t xml:space="preserve">,</w:t>
      </w:r>
      <w:del w:id="1081" w:author="Assessor GDSXSR" w:date="2026-10-31T22:18:46Z">
        <w:r>
          <w:delText xml:space="preserve"> pois</w:delText>
        </w:r>
      </w:del>
      <w:r>
        <w:rPr>
          <w:highlight w:val="yellow"/>
          <w:rPrChange w:id="1274" w:author="Assessor GDSXSR" w:date="2026-10-31T22:18:46Z">
            <w:rPr/>
          </w:rPrChange>
        </w:rPr>
        <w:t xml:space="preserve"> a controvérsia se resolve pela natureza do contrato, demonstrada por documentos, </w:t>
      </w:r>
      <w:del w:id="1082" w:author="Assessor GDSXSR" w:date="2026-10-31T22:18:46Z">
        <w:r>
          <w:delText xml:space="preserve">cabendo</w:delText>
        </w:r>
      </w:del>
      <w:ins w:id="1083" w:author="Assessor GDSXSR" w:date="2026-10-31T22:18:46Z">
        <w:r>
          <w:rPr>
            <w:color w:val="808080"/>
            <w:highlight w:val="yellow"/>
          </w:rPr>
          <w:t xml:space="preserve">e cabe</w:t>
        </w:r>
      </w:ins>
      <w:r>
        <w:rPr>
          <w:highlight w:val="yellow"/>
          <w:rPrChange w:id="1275" w:author="Assessor GDSXSR" w:date="2026-10-31T22:18:46Z">
            <w:rPr/>
          </w:rPrChange>
        </w:rPr>
        <w:t xml:space="preserve"> ao juiz indeferir a prova inútil (CPC 355 I</w:t>
      </w:r>
      <w:del w:id="1084" w:author="Assessor GDSXSR" w:date="2026-10-31T22:18:46Z">
        <w:r>
          <w:delText xml:space="preserve">;</w:delText>
        </w:r>
      </w:del>
      <w:r>
        <w:rPr>
          <w:highlight w:val="yellow"/>
          <w:rPrChange w:id="1276" w:author="Assessor GDSXSR" w:date="2026-10-31T22:18:46Z">
            <w:rPr/>
          </w:rPrChange>
        </w:rPr>
        <w:t xml:space="preserve"> </w:t>
      </w:r>
      <w:del w:id="1085" w:author="Assessor GDSXSR" w:date="2026-10-31T22:18:46Z">
        <w:r>
          <w:delText xml:space="preserve">CPC</w:delText>
        </w:r>
      </w:del>
      <w:ins w:id="1086" w:author="Assessor GDSXSR" w:date="2026-10-31T22:18:46Z">
        <w:r>
          <w:rPr>
            <w:color w:val="808080"/>
            <w:highlight w:val="yellow"/>
          </w:rPr>
          <w:t xml:space="preserve">e</w:t>
        </w:r>
      </w:ins>
      <w:r>
        <w:rPr>
          <w:highlight w:val="yellow"/>
          <w:rPrChange w:id="1277" w:author="Assessor GDSXSR" w:date="2026-10-31T22:18:46Z">
            <w:rPr/>
          </w:rPrChange>
        </w:rPr>
        <w:t xml:space="preserve"> 370 parágrafo único</w:t>
      </w:r>
      <w:ins w:id="1087" w:author="Assessor GDSXSR" w:date="2026-10-31T22:18:46Z">
        <w:r>
          <w:rPr>
            <w:color w:val="808080"/>
            <w:highlight w:val="yellow"/>
          </w:rPr>
          <w:t xml:space="preserve">; ID 91139269</w:t>
        </w:r>
      </w:ins>
      <w:r>
        <w:rPr>
          <w:highlight w:val="yellow"/>
          <w:rPrChange w:id="1278" w:author="Assessor GDSXSR" w:date="2026-10-31T22:18:46Z">
            <w:rPr/>
          </w:rPrChange>
        </w:rPr>
        <w:t xml:space="preserve">).</w:t>
      </w:r>
    </w:p>
    <w:p>
      <w:pPr>
        <w:ind w:firstLine="2268"/>
        <w:rPr>
          <w:ins w:id="1092" w:author="Assessor GDSXSR" w:date="2026-10-31T22:18:46Z"/>
        </w:rPr>
      </w:pPr>
    </w:p>
    <w:p w14:paraId="6C8747DA" w14:textId="3ACEC077" w:rsidR="004D2093" w:rsidRPr="00C269E3" w:rsidRDefault="00000000">
      <w:pPr>
        <w:ind w:firstLine="2268"/>
      </w:pPr>
      <w:ins w:id="1088" w:author="Assessor GDSXSR" w:date="2026-10-31T22:18:46Z">
        <w:r>
          <w:rPr>
            <w:color w:val="808080"/>
          </w:rPr>
          <w:t xml:space="preserve">No</w:t>
        </w:r>
      </w:ins>
      <w:r>
        <w:t xml:space="preserve"> </w:t>
      </w:r>
      <w:del w:id="1089" w:author="Assessor GDSXSR" w:date="2026-10-31T22:18:46Z">
        <w:r>
          <w:delText xml:space="preserve">Ademais</w:delText>
        </w:r>
      </w:del>
      <w:ins w:id="1090" w:author="Assessor GDSXSR" w:date="2026-10-31T22:18:46Z">
        <w:r>
          <w:rPr>
            <w:color w:val="808080"/>
          </w:rPr>
          <w:t xml:space="preserve">mais</w:t>
        </w:r>
      </w:ins>
      <w:r>
        <w:t xml:space="preserve">, a perícia não supriria a falta de base atuarial da apólice, ônus da ré (CPC 373 II).</w:t>
      </w:r>
      <w:commentRangeEnd w:id="15"/>
      <w:commentRangeEnd w:id="16"/>
      <w:commentRangeEnd w:id="17"/>
      <w:commentRangeEnd w:id="35"/>
      <w:r w:rsidRPr="00C269E3">
        <w:rPr>
          <w:rStyle w:val="Refdecomentrio"/>
          <w:sz w:val="28"/>
          <w:szCs w:val="22"/>
        </w:rPr>
        <w:commentReference w:id="15"/>
      </w:r>
      <w:r w:rsidRPr="00C269E3">
        <w:rPr>
          <w:rStyle w:val="Refdecomentrio"/>
          <w:sz w:val="28"/>
          <w:szCs w:val="22"/>
        </w:rPr>
        <w:commentReference w:id="16"/>
      </w:r>
      <w:r w:rsidRPr="00C269E3">
        <w:rPr>
          <w:rStyle w:val="Refdecomentrio"/>
          <w:sz w:val="28"/>
          <w:szCs w:val="22"/>
        </w:rPr>
        <w:commentReference w:id="17"/>
      </w:r>
      <w:r>
        <w:rPr>
          <w:rStyle w:val="CommentReference"/>
        </w:rPr>
        <w:commentReference w:id="35"/>
      </w:r>
    </w:p>
    <w:p w14:paraId="1CDC6936" w14:textId="77777777" w:rsidR="004D2093" w:rsidRPr="00C269E3" w:rsidRDefault="004D2093"/>
    <w:p w14:paraId="4EBD0F90" w14:textId="77777777" w:rsidR="004D2093" w:rsidRPr="00C269E3" w:rsidRDefault="00000000">
      <w:pPr>
        <w:ind w:firstLine="2268"/>
      </w:pPr>
      <w:r w:rsidRPr="00C269E3">
        <w:rPr>
          <w:highlight w:val="yellow"/>
          <w:u w:val="single"/>
        </w:rPr>
        <w:t>Rejeito, portanto, a preliminar de cerceamento de defesa.</w:t>
      </w:r>
    </w:p>
    <w:p w14:paraId="460AE413" w14:textId="77777777" w:rsidR="004D2093" w:rsidRPr="00C269E3" w:rsidRDefault="004D2093"/>
    <w:p w14:paraId="2ADC81CC" w14:textId="77777777" w:rsidR="004D2093" w:rsidRPr="00C269E3" w:rsidRDefault="00000000">
      <w:pPr>
        <w:keepNext/>
        <w:jc w:val="center"/>
      </w:pPr>
      <w:r w:rsidRPr="00C269E3">
        <w:rPr>
          <w:highlight w:val="yellow"/>
        </w:rPr>
        <w:t>DA REJEIÇÃO DA PREJUDICIAL DE PRESCRIÇÃO</w:t>
      </w:r>
    </w:p>
    <w:p w14:paraId="686C413B" w14:textId="77777777" w:rsidR="004D2093" w:rsidRPr="00C269E3" w:rsidRDefault="004D2093">
      <w:pPr>
        <w:keepNext/>
      </w:pPr>
    </w:p>
    <w:p w14:paraId="1C0F5146" w14:textId="02DAFB43" w:rsidR="004D2093" w:rsidRPr="00C269E3" w:rsidRDefault="00000000">
      <w:pPr>
        <w:ind w:firstLine="2268"/>
      </w:pPr>
      <w:r w:rsidRPr="00C269E3">
        <w:t>A ré/apelante alega que a pretensão está prescrita, pois sujeita ao prazo de um ano (ID 91139285).</w:t>
      </w:r>
    </w:p>
    <w:p w14:paraId="12AD9FEE" w14:textId="77777777" w:rsidR="004D2093" w:rsidRPr="00C269E3" w:rsidRDefault="004D2093"/>
    <w:p w14:paraId="29DD3B77" w14:textId="77777777" w:rsidR="004D2093" w:rsidRPr="00C269E3" w:rsidRDefault="00000000">
      <w:pPr>
        <w:ind w:firstLine="2268"/>
      </w:pPr>
      <w:r w:rsidRPr="00C269E3">
        <w:rPr>
          <w:highlight w:val="yellow"/>
        </w:rPr>
        <w:t>Sem razão a apelante.</w:t>
      </w:r>
    </w:p>
    <w:p w14:paraId="273EFB14" w14:textId="77777777" w:rsidR="004D2093" w:rsidRPr="00C269E3" w:rsidRDefault="004D2093"/>
    <w:p w14:paraId="3633069B" w14:textId="77777777" w:rsidR="004D2093" w:rsidRPr="00C269E3" w:rsidRDefault="00000000">
      <w:pPr>
        <w:ind w:firstLine="2268"/>
      </w:pPr>
      <w:r w:rsidRPr="00C269E3">
        <w:t>A r. sentença, cujos argumentos acolho, rejeitou a prejudicial:</w:t>
      </w:r>
    </w:p>
    <w:p w14:paraId="5E914811" w14:textId="77777777" w:rsidR="004D2093" w:rsidRPr="00C269E3" w:rsidRDefault="004D2093"/>
    <w:p w14:paraId="06869343" w14:textId="77777777" w:rsidR="004D2093" w:rsidRPr="00C269E3" w:rsidRDefault="00000000">
      <w:pPr>
        <w:ind w:left="2268" w:firstLine="1134"/>
      </w:pPr>
      <w:commentRangeStart w:id="18"/>
      <w:r>
        <w:rPr>
          <w:i/>
          <w:sz w:val="26"/>
        </w:rPr>
        <w:t xml:space="preserve">"A prejudicial de prescrição já foi enfrentada na decisão saneadora de ID 91139259 e permanece hígida. </w:t>
      </w:r>
      <w:del w:id="1093" w:author="Assessor GDSXSR" w:date="2026-10-31T22:18:46Z">
        <w:r>
          <w:rPr>
            <w:i/>
            <w:sz w:val="26"/>
          </w:rPr>
          <w:delText xml:space="preserve">Reafirmo que o Superior Tribunal de Justiça, no julgamento do </w:delText>
        </w:r>
        <w:r>
          <w:rPr>
            <w:i/>
            <w:sz w:val="26"/>
          </w:rPr>
          <w:delText xml:space="preserve">Tema 610</w:delText>
        </w:r>
        <w:r>
          <w:rPr>
            <w:i/>
            <w:sz w:val="26"/>
          </w:rPr>
          <w:delText xml:space="preserve">, sob o rito dos recursos repetitivos, fixou que </w:delText>
        </w:r>
        <w:r>
          <w:rPr>
            <w:i/>
            <w:sz w:val="26"/>
            <w:highlight w:val="yellow"/>
            <w:u w:val="single"/>
          </w:rPr>
          <w:delText xml:space="preserve">a pretensão condenatória decorrente da declaração de nulidade de cláusula de reajuste de plano de saúde prescreve em três anos</w:delText>
        </w:r>
        <w:r>
          <w:rPr>
            <w:i/>
            <w:sz w:val="26"/>
          </w:rPr>
          <w:delText xml:space="preserve">, nos termos do artigo 206, § 3º, inciso IV, do Código Civil </w:delText>
        </w:r>
      </w:del>
      <w:r>
        <w:rPr>
          <w:i/>
          <w:sz w:val="26"/>
        </w:rPr>
        <w:t xml:space="preserve">(</w:t>
      </w:r>
      <w:del w:id="1094" w:author="Assessor GDSXSR" w:date="2026-10-31T22:18:46Z">
        <w:r>
          <w:rPr>
            <w:i/>
            <w:sz w:val="26"/>
          </w:rPr>
          <w:delText xml:space="preserve">REsp n</w:delText>
        </w:r>
      </w:del>
      <w:r>
        <w:rPr>
          <w:i/>
          <w:sz w:val="26"/>
        </w:rPr>
        <w:t xml:space="preserve">.</w:t>
      </w:r>
      <w:del w:id="1095" w:author="Assessor GDSXSR" w:date="2026-10-31T22:18:46Z">
        <w:r>
          <w:rPr>
            <w:i/>
            <w:sz w:val="26"/>
          </w:rPr>
          <w:delText xml:space="preserve"> 1</w:delText>
        </w:r>
      </w:del>
      <w:r>
        <w:rPr>
          <w:i/>
          <w:sz w:val="26"/>
        </w:rPr>
        <w:t xml:space="preserve">.</w:t>
      </w:r>
      <w:del w:id="1096" w:author="Assessor GDSXSR" w:date="2026-10-31T22:18:46Z">
        <w:r>
          <w:rPr>
            <w:i/>
            <w:sz w:val="26"/>
          </w:rPr>
          <w:delText xml:space="preserve">360</w:delText>
        </w:r>
      </w:del>
      <w:r>
        <w:rPr>
          <w:i/>
          <w:sz w:val="26"/>
        </w:rPr>
        <w:t xml:space="preserve">.</w:t>
      </w:r>
      <w:del w:id="1097" w:author="Assessor GDSXSR" w:date="2026-10-31T22:18:46Z">
        <w:r>
          <w:rPr>
            <w:i/>
            <w:sz w:val="26"/>
          </w:rPr>
          <w:delText xml:space="preserve">969/RS, relator para acórdão Ministro Marco Aurélio Bellizze, Segunda Seção, julgado em 10/8/2016, DJe de 19/9/2016</w:delText>
        </w:r>
      </w:del>
      <w:r>
        <w:rPr>
          <w:i/>
          <w:sz w:val="26"/>
        </w:rPr>
        <w:t xml:space="preserve">)</w:t>
      </w:r>
      <w:del w:id="1098" w:author="Assessor GDSXSR" w:date="2026-10-31T22:18:46Z">
        <w:r>
          <w:rPr>
            <w:i/>
            <w:sz w:val="26"/>
          </w:rPr>
          <w:delText xml:space="preserve">.</w:delText>
        </w:r>
      </w:del>
      <w:r>
        <w:rPr>
          <w:i/>
          <w:sz w:val="26"/>
        </w:rPr>
        <w:t xml:space="preserve"> O contrato foi firmado em 2015, na vigência do Código Civil de 2002, de modo que a pretensão de repetição alcança apenas as parcelas vencidas nos três anos anteriores ao ajuizamento, permanecendo imprescritível o pedido declaratório enquanto vigente o vínculo." (ID 91139276)</w:t>
      </w:r>
      <w:commentRangeEnd w:id="18"/>
      <w:r w:rsidRPr="00C269E3">
        <w:rPr>
          <w:rStyle w:val="Refdecomentrio"/>
          <w:i/>
          <w:sz w:val="26"/>
          <w:szCs w:val="22"/>
        </w:rPr>
        <w:commentReference w:id="18"/>
      </w:r>
    </w:p>
    <w:p w14:paraId="73CC3812" w14:textId="77777777" w:rsidR="004D2093" w:rsidRPr="00C269E3" w:rsidRDefault="004D2093"/>
    <w:p w14:paraId="1B6DE0D0" w14:textId="77777777" w:rsidR="009E5D9F" w:rsidRDefault="00000000">
      <w:pPr>
        <w:ind w:firstLine="2268"/>
        <w:rPr>
          <w:ins w:id="1109" w:author="Assessor GDSXSR" w:date="2026-10-31T22:18:46Z"/>
        </w:rPr>
      </w:pPr>
      <w:commentRangeStart w:id="19"/>
      <w:commentRangeStart w:id="36"/>
      <w:r>
        <w:t xml:space="preserve">O </w:t>
      </w:r>
      <w:del w:id="1099" w:author="Assessor GDSXSR" w:date="2026-10-31T22:18:46Z">
        <w:r>
          <w:delText xml:space="preserve">prazo</w:delText>
        </w:r>
      </w:del>
      <w:ins w:id="1100" w:author="Assessor GDSXSR" w:date="2026-10-31T22:18:46Z">
        <w:r>
          <w:rPr>
            <w:color w:val="808080"/>
          </w:rPr>
          <w:t xml:space="preserve">c.</w:t>
        </w:r>
      </w:ins>
      <w:r>
        <w:t xml:space="preserve"> </w:t>
      </w:r>
      <w:del w:id="1101" w:author="Assessor GDSXSR" w:date="2026-10-31T22:18:46Z">
        <w:r>
          <w:delText xml:space="preserve">é de três anos</w:delText>
        </w:r>
      </w:del>
      <w:ins w:id="1102" w:author="Assessor GDSXSR" w:date="2026-10-31T22:18:46Z">
        <w:r>
          <w:rPr>
            <w:color w:val="808080"/>
          </w:rPr>
          <w:t xml:space="preserve">STJ</w:t>
        </w:r>
      </w:ins>
      <w:r>
        <w:t xml:space="preserve">, </w:t>
      </w:r>
      <w:del w:id="1103" w:author="Assessor GDSXSR" w:date="2026-10-31T22:18:46Z">
        <w:r>
          <w:delText xml:space="preserve">e</w:delText>
        </w:r>
      </w:del>
      <w:ins w:id="1104" w:author="Assessor GDSXSR" w:date="2026-10-31T22:18:46Z">
        <w:r>
          <w:rPr>
            <w:color w:val="808080"/>
          </w:rPr>
          <w:t xml:space="preserve">no</w:t>
        </w:r>
      </w:ins>
      <w:r>
        <w:t xml:space="preserve"> </w:t>
      </w:r>
      <w:del w:id="1105" w:author="Assessor GDSXSR" w:date="2026-10-31T22:18:46Z">
        <w:r>
          <w:delText xml:space="preserve">não de um ano (Tema 610</w:delText>
        </w:r>
      </w:del>
      <w:ins w:id="1106" w:author="Assessor GDSXSR" w:date="2026-10-31T22:18:46Z">
        <w:r>
          <w:rPr>
            <w:color w:val="808080"/>
          </w:rPr>
          <w:t xml:space="preserve">julgamento</w:t>
        </w:r>
      </w:ins>
      <w:r>
        <w:t xml:space="preserve"> do </w:t>
      </w:r>
      <w:commentRangeEnd w:id="36"/>
      <w:r>
        <w:rPr>
          <w:rStyle w:val="CommentReference"/>
        </w:rPr>
        <w:commentReference w:id="36"/>
      </w:r>
      <w:del w:id="1107" w:author="Assessor GDSXSR" w:date="2026-10-31T22:18:46Z">
        <w:r>
          <w:delText xml:space="preserve">STJ).</w:delText>
        </w:r>
      </w:del>
      <w:ins w:id="1108" w:author="Assessor GDSXSR" w:date="2026-10-31T22:18:46Z">
        <w:r>
          <w:rPr>
            <w:color w:val="808080"/>
          </w:rPr>
          <w:t xml:space="preserve">Tema Repetitivo 610, fixou a seguinte tese:</w:t>
        </w:r>
      </w:ins>
      <w:commentRangeEnd w:id="19"/>
      <w:r w:rsidRPr="00C269E3">
        <w:rPr>
          <w:rStyle w:val="Refdecomentrio"/>
          <w:sz w:val="28"/>
          <w:szCs w:val="22"/>
        </w:rPr>
        <w:commentReference w:id="19"/>
      </w:r>
    </w:p>
    <w:p>
      <w:pPr>
        <w:ind w:firstLine="2268"/>
        <w:rPr>
          <w:ins w:id="1110" w:author="Assessor GDSXSR" w:date="2026-10-31T22:18:46Z"/>
        </w:rPr>
      </w:pPr>
    </w:p>
    <w:p>
      <w:pPr>
        <w:ind w:left="2268" w:firstLine="1134"/>
        <w:rPr>
          <w:ins w:id="1112" w:author="Assessor GDSXSR" w:date="2026-10-31T22:18:46Z"/>
        </w:rPr>
      </w:pPr>
      <w:ins w:id="1111" w:author="Assessor GDSXSR" w:date="2026-10-31T22:18:46Z">
        <w:r>
          <w:rPr>
            <w:i/>
            <w:color w:val="808080"/>
            <w:sz w:val="26"/>
          </w:rPr>
          <w:t xml:space="preserve">“Na vigência dos contratos de plano ou de seguro de assistência à saúde, a pretensão condenatória decorrente da declaração de nulidade de cláusula de reajuste nele prevista prescreve em 20 anos (art. 177 do CC/1916) </w:t>
        </w:r>
        <w:r>
          <w:rPr>
            <w:i/>
            <w:color w:val="808080"/>
            <w:sz w:val="26"/>
            <w:u w:val="single"/>
          </w:rPr>
          <w:t xml:space="preserve">ou em 3 anos (art. 206, § 3º, IV, do CC/2002)</w:t>
        </w:r>
        <w:r>
          <w:rPr>
            <w:i/>
            <w:color w:val="808080"/>
            <w:sz w:val="26"/>
          </w:rPr>
          <w:t xml:space="preserve">, observada a regra de transição do art. 2.028 do CC/2002.” (REsp n. 1.360.969/RS, relator para acórdão Ministro Marco Aurélio Bellizze, Segunda Seção, julgado em 10/8/2016, DJe de 19/9/2016.) – Grifei</w:t>
        </w:r>
      </w:ins>
    </w:p>
    <w:p>
      <w:pPr>
        <w:ind w:left="2268" w:firstLine="1134"/>
        <w:rPr>
          <w:ins w:id="1113" w:author="Assessor GDSXSR" w:date="2026-10-31T22:18:46Z"/>
        </w:rPr>
      </w:pPr>
    </w:p>
    <w:p>
      <w:pPr>
        <w:ind w:left="2268" w:firstLine="2268"/>
        <w:rPr>
          <w:ins w:id="1115" w:author="Assessor GDSXSR" w:date="2026-10-31T22:18:46Z"/>
        </w:rPr>
      </w:pPr>
      <w:ins w:id="1114" w:author="Assessor GDSXSR" w:date="2026-10-31T22:18:46Z">
        <w:r>
          <w:rPr>
            <w:color w:val="808080"/>
          </w:rPr>
          <w:t xml:space="preserve">Dispõe o CC 206 § 3º IV:</w:t>
        </w:r>
      </w:ins>
    </w:p>
    <w:p>
      <w:pPr>
        <w:ind w:left="2268" w:firstLine="2268"/>
        <w:rPr>
          <w:ins w:id="1116" w:author="Assessor GDSXSR" w:date="2026-10-31T22:18:46Z"/>
        </w:rPr>
      </w:pPr>
    </w:p>
    <w:p>
      <w:pPr>
        <w:ind w:left="2268" w:firstLine="0"/>
        <w:rPr>
          <w:ins w:id="1118" w:author="Assessor GDSXSR" w:date="2026-10-31T22:18:46Z"/>
        </w:rPr>
      </w:pPr>
      <w:ins w:id="1117" w:author="Assessor GDSXSR" w:date="2026-10-31T22:18:46Z">
        <w:r>
          <w:rPr>
            <w:i/>
            <w:color w:val="808080"/>
            <w:sz w:val="26"/>
          </w:rPr>
          <w:t xml:space="preserve">“Art. 206. Prescreve:</w:t>
        </w:r>
      </w:ins>
    </w:p>
    <w:p>
      <w:pPr>
        <w:ind w:left="2268" w:firstLine="0"/>
        <w:rPr>
          <w:ins w:id="1120" w:author="Assessor GDSXSR" w:date="2026-10-31T22:18:46Z"/>
        </w:rPr>
      </w:pPr>
      <w:ins w:id="1119" w:author="Assessor GDSXSR" w:date="2026-10-31T22:18:46Z">
        <w:r>
          <w:rPr>
            <w:i/>
            <w:color w:val="808080"/>
            <w:sz w:val="26"/>
          </w:rPr>
          <w:t xml:space="preserve">(...)</w:t>
        </w:r>
      </w:ins>
    </w:p>
    <w:p>
      <w:pPr>
        <w:ind w:left="2268" w:firstLine="0"/>
        <w:rPr>
          <w:ins w:id="1122" w:author="Assessor GDSXSR" w:date="2026-10-31T22:18:46Z"/>
        </w:rPr>
      </w:pPr>
      <w:ins w:id="1121" w:author="Assessor GDSXSR" w:date="2026-10-31T22:18:46Z">
        <w:r>
          <w:rPr>
            <w:i/>
            <w:color w:val="808080"/>
            <w:sz w:val="26"/>
          </w:rPr>
          <w:t xml:space="preserve">§ 3º Em três anos:</w:t>
        </w:r>
      </w:ins>
    </w:p>
    <w:p>
      <w:pPr>
        <w:ind w:left="2268" w:firstLine="0"/>
        <w:rPr>
          <w:ins w:id="1124" w:author="Assessor GDSXSR" w:date="2026-10-31T22:18:46Z"/>
        </w:rPr>
      </w:pPr>
      <w:ins w:id="1123" w:author="Assessor GDSXSR" w:date="2026-10-31T22:18:46Z">
        <w:r>
          <w:rPr>
            <w:i/>
            <w:color w:val="808080"/>
            <w:sz w:val="26"/>
          </w:rPr>
          <w:t xml:space="preserve">(...)</w:t>
        </w:r>
      </w:ins>
    </w:p>
    <w:p>
      <w:pPr>
        <w:ind w:left="2268" w:firstLine="0"/>
        <w:rPr/>
      </w:pPr>
      <w:ins w:id="1125" w:author="Assessor GDSXSR" w:date="2026-10-31T22:18:46Z">
        <w:r>
          <w:rPr>
            <w:i/>
            <w:color w:val="808080"/>
            <w:sz w:val="26"/>
            <w:u w:val="single"/>
          </w:rPr>
          <w:t xml:space="preserve">IV - a pretensão de ressarcimento de enriquecimento sem causa;</w:t>
        </w:r>
        <w:r>
          <w:rPr>
            <w:i/>
            <w:color w:val="808080"/>
            <w:sz w:val="26"/>
          </w:rPr>
          <w:t xml:space="preserve">” – Grifei</w:t>
        </w:r>
      </w:ins>
    </w:p>
    <w:p w14:paraId="46891F9D" w14:textId="77777777" w:rsidR="009E5D9F" w:rsidRDefault="009E5D9F">
      <w:pPr>
        <w:ind w:firstLine="2268"/>
      </w:pPr>
    </w:p>
    <w:p w14:paraId="7C8FF65C" w14:textId="0486BF43" w:rsidR="004D2093" w:rsidRPr="00C269E3" w:rsidRDefault="009E5D9F">
      <w:pPr>
        <w:ind w:firstLine="2268"/>
      </w:pPr>
      <w:del w:id="1126" w:author="Assessor GDSXSR" w:date="2026-10-31T22:18:46Z">
        <w:r>
          <w:delText xml:space="preserve">A</w:delText>
        </w:r>
      </w:del>
      <w:ins w:id="1127" w:author="Assessor GDSXSR" w:date="2026-10-31T22:18:46Z">
        <w:r>
          <w:rPr>
            <w:color w:val="808080"/>
            <w:highlight w:val="yellow"/>
          </w:rPr>
          <w:t xml:space="preserve">No caso, a</w:t>
        </w:r>
      </w:ins>
      <w:r>
        <w:rPr>
          <w:highlight w:val="yellow"/>
          <w:rPrChange w:id="1128" w:author="Assessor GDSXSR" w:date="2026-10-31T22:18:46Z">
            <w:rPr/>
          </w:rPrChange>
        </w:rPr>
        <w:t xml:space="preserve"> ação foi proposta em 21/10/2025, de modo que a restituição alcança as parcelas vencidas desde 21/10/2022, inclusive as vencidas no curso do processo, como esclarecido na decisão dos embargos (ID 91139282).</w:t>
      </w:r>
    </w:p>
    <w:p w14:paraId="39EB0FF3" w14:textId="77777777" w:rsidR="004D2093" w:rsidRPr="00C269E3" w:rsidRDefault="004D2093"/>
    <w:p w14:paraId="09CF9FBE" w14:textId="77777777" w:rsidR="004D2093" w:rsidRPr="00C269E3" w:rsidRDefault="00000000">
      <w:pPr>
        <w:ind w:firstLine="2268"/>
      </w:pPr>
      <w:r w:rsidRPr="00C269E3">
        <w:rPr>
          <w:highlight w:val="yellow"/>
          <w:u w:val="single"/>
        </w:rPr>
        <w:t>Rejeito, portanto, a prejudicial de prescrição.</w:t>
      </w:r>
    </w:p>
    <w:p w14:paraId="7D2FF3EB" w14:textId="77777777" w:rsidR="004D2093" w:rsidRPr="00C269E3" w:rsidRDefault="004D2093"/>
    <w:p w14:paraId="33AD6B8B" w14:textId="77777777" w:rsidR="004D2093" w:rsidRPr="00C269E3" w:rsidRDefault="00000000">
      <w:pPr>
        <w:keepNext/>
        <w:jc w:val="center"/>
      </w:pPr>
      <w:r w:rsidRPr="00C269E3">
        <w:rPr>
          <w:highlight w:val="yellow"/>
        </w:rPr>
        <w:lastRenderedPageBreak/>
        <w:t>DA MANUTENÇÃO DA SENTENÇA QUE RECONHECEU O FALSO COLETIVO, ANULOU OS REAJUSTES E DETERMINOU A RESTITUIÇÃO SIMPLES</w:t>
      </w:r>
    </w:p>
    <w:p w14:paraId="1F038000" w14:textId="0D681B49" w:rsidR="004D2093" w:rsidRPr="00C269E3" w:rsidRDefault="00C269E3">
      <w:pPr>
        <w:keepNext/>
      </w:pPr>
      <w:r>
        <w:t xml:space="preserve"> </w:t>
      </w:r>
    </w:p>
    <w:p w14:paraId="645244EF" w14:textId="070FBF87" w:rsidR="004D2093" w:rsidRPr="00C269E3" w:rsidRDefault="00000000">
      <w:pPr>
        <w:ind w:firstLine="2268"/>
      </w:pPr>
      <w:r>
        <w:t xml:space="preserve">A ré/apelante alega</w:t>
      </w:r>
      <w:del w:id="1129" w:author="Assessor GDSXSR" w:date="2026-10-31T22:18:46Z">
        <w:r>
          <w:delText xml:space="preserve">, em síntese,</w:delText>
        </w:r>
      </w:del>
      <w:r>
        <w:t xml:space="preserve"> que: </w:t>
      </w:r>
      <w:r>
        <w:rPr>
          <w:b/>
          <w:rPrChange w:id="1131" w:author="Assessor GDSXSR" w:date="2026-10-31T22:18:46Z">
            <w:rPr>
              <w:b/>
            </w:rPr>
          </w:rPrChange>
        </w:rPr>
        <w:t xml:space="preserve">1</w:t>
      </w:r>
      <w:r>
        <w:rPr>
          <w:b/>
          <w:rPrChange w:id="1132" w:author="Assessor GDSXSR" w:date="2026-10-31T22:18:46Z">
            <w:rPr>
              <w:b/>
            </w:rPr>
          </w:rPrChange>
        </w:rPr>
        <w:t xml:space="preserve">)</w:t>
      </w:r>
      <w:r>
        <w:t xml:space="preserve"> a autora aderiu voluntariamente ao plano coletivo e não pode questionar os reajustes sem violar a boa-fé objetiva; </w:t>
      </w:r>
      <w:r>
        <w:rPr>
          <w:b/>
          <w:rPrChange w:id="1133" w:author="Assessor GDSXSR" w:date="2026-10-31T22:18:46Z">
            <w:rPr>
              <w:b/>
            </w:rPr>
          </w:rPrChange>
        </w:rPr>
        <w:t xml:space="preserve">2</w:t>
      </w:r>
      <w:r>
        <w:rPr>
          <w:b/>
          <w:rPrChange w:id="1134" w:author="Assessor GDSXSR" w:date="2026-10-31T22:18:46Z">
            <w:rPr>
              <w:b/>
            </w:rPr>
          </w:rPrChange>
        </w:rPr>
        <w:t xml:space="preserve">)</w:t>
      </w:r>
      <w:r>
        <w:t xml:space="preserve"> não comercializa planos individuais desde 2007, e a obrigação imposta é de cumprimento impossível; </w:t>
      </w:r>
      <w:r>
        <w:rPr>
          <w:b/>
          <w:rPrChange w:id="1135" w:author="Assessor GDSXSR" w:date="2026-10-31T22:18:46Z">
            <w:rPr>
              <w:b/>
            </w:rPr>
          </w:rPrChange>
        </w:rPr>
        <w:t xml:space="preserve">3</w:t>
      </w:r>
      <w:r>
        <w:rPr>
          <w:b/>
          <w:rPrChange w:id="1136" w:author="Assessor GDSXSR" w:date="2026-10-31T22:18:46Z">
            <w:rPr>
              <w:b/>
            </w:rPr>
          </w:rPrChange>
        </w:rPr>
        <w:t xml:space="preserve">)</w:t>
      </w:r>
      <w:r>
        <w:t xml:space="preserve"> os índices da ANS se aplicam apenas aos planos individuais; </w:t>
      </w:r>
      <w:r>
        <w:rPr>
          <w:b/>
          <w:rPrChange w:id="1137" w:author="Assessor GDSXSR" w:date="2026-10-31T22:18:46Z">
            <w:rPr>
              <w:b/>
            </w:rPr>
          </w:rPrChange>
        </w:rPr>
        <w:t xml:space="preserve">4</w:t>
      </w:r>
      <w:r>
        <w:rPr>
          <w:b/>
          <w:rPrChange w:id="1138" w:author="Assessor GDSXSR" w:date="2026-10-31T22:18:46Z">
            <w:rPr>
              <w:b/>
            </w:rPr>
          </w:rPrChange>
        </w:rPr>
        <w:t xml:space="preserve">)</w:t>
      </w:r>
      <w:r>
        <w:t xml:space="preserve"> os reajustes anual e por faixa etária são legítimos</w:t>
      </w:r>
      <w:ins w:id="1130" w:author="Assessor GDSXSR" w:date="2026-10-31T22:18:46Z">
        <w:r>
          <w:rPr>
            <w:color w:val="808080"/>
          </w:rPr>
          <w:t xml:space="preserve">, pois têm previsão contratual e observam as normas da ANS e o Tema 1.016 do STJ</w:t>
        </w:r>
      </w:ins>
      <w:r>
        <w:t xml:space="preserve">; </w:t>
      </w:r>
      <w:r>
        <w:rPr>
          <w:b/>
          <w:rPrChange w:id="1139" w:author="Assessor GDSXSR" w:date="2026-10-31T22:18:46Z">
            <w:rPr>
              <w:b/>
            </w:rPr>
          </w:rPrChange>
        </w:rPr>
        <w:t xml:space="preserve">5</w:t>
      </w:r>
      <w:r>
        <w:rPr>
          <w:b/>
          <w:rPrChange w:id="1140" w:author="Assessor GDSXSR" w:date="2026-10-31T22:18:46Z">
            <w:rPr>
              <w:b/>
            </w:rPr>
          </w:rPrChange>
        </w:rPr>
        <w:t xml:space="preserve">)</w:t>
      </w:r>
      <w:r>
        <w:t xml:space="preserve"> a restituição configura enriquecimento sem causa (ID 91139285).</w:t>
      </w:r>
    </w:p>
    <w:p w14:paraId="432B62DC" w14:textId="77777777" w:rsidR="004D2093" w:rsidRPr="00C269E3" w:rsidRDefault="004D2093"/>
    <w:p w14:paraId="727C6A2F" w14:textId="77777777" w:rsidR="004D2093" w:rsidRPr="00C269E3" w:rsidRDefault="00000000">
      <w:pPr>
        <w:ind w:firstLine="2268"/>
      </w:pPr>
      <w:r w:rsidRPr="00C269E3">
        <w:rPr>
          <w:highlight w:val="yellow"/>
        </w:rPr>
        <w:t>Sem razão a apelante.</w:t>
      </w:r>
    </w:p>
    <w:p w14:paraId="2A028C3B" w14:textId="77777777" w:rsidR="004D2093" w:rsidRPr="00C269E3" w:rsidRDefault="004D2093"/>
    <w:p w14:paraId="3ECA705A" w14:textId="77777777" w:rsidR="004D2093" w:rsidRPr="00C269E3" w:rsidRDefault="00000000">
      <w:pPr>
        <w:ind w:firstLine="2268"/>
      </w:pPr>
      <w:r>
        <w:t xml:space="preserve">A r. sentença, cujos argumentos acolho, </w:t>
      </w:r>
      <w:del w:id="1141" w:author="Assessor GDSXSR" w:date="2026-10-31T22:18:46Z">
        <w:r>
          <w:delText xml:space="preserve">examinou o conjunto probatório e </w:delText>
        </w:r>
      </w:del>
      <w:r>
        <w:t xml:space="preserve">rebate as alegações do apelo:</w:t>
      </w:r>
    </w:p>
    <w:p w14:paraId="7744FA05" w14:textId="77777777" w:rsidR="004D2093" w:rsidRPr="00C269E3" w:rsidRDefault="004D2093"/>
    <w:p w14:paraId="2C387D0A" w14:textId="77777777" w:rsidR="004D2093" w:rsidRPr="00C269E3" w:rsidRDefault="00000000">
      <w:pPr>
        <w:ind w:left="2268" w:firstLine="1134"/>
      </w:pPr>
      <w:r w:rsidRPr="00C269E3">
        <w:rPr>
          <w:i/>
          <w:sz w:val="26"/>
        </w:rPr>
        <w:t xml:space="preserve">"Quando essa coletividade inexiste, e o contrato abrange apenas um núcleo familiar reduzido, desaparece o pressuposto que justifica o tratamento diferenciado. A hipótese é reconhecida como ‘falso coletivo’, situação em que </w:t>
      </w:r>
      <w:r w:rsidRPr="00C269E3">
        <w:rPr>
          <w:i/>
          <w:sz w:val="26"/>
          <w:highlight w:val="yellow"/>
          <w:u w:val="single"/>
        </w:rPr>
        <w:t>o contrato, apesar do rótulo empresarial, funciona materialmente como plano individual ou familiar</w:t>
      </w:r>
      <w:r w:rsidRPr="00C269E3">
        <w:rPr>
          <w:i/>
          <w:sz w:val="26"/>
        </w:rPr>
        <w:t xml:space="preserve">, e a esse regime deve ser equiparado para fins de controle dos reajustes. A própria regulação da Agência Nacional de Saúde Suplementar, na </w:t>
      </w:r>
      <w:commentRangeStart w:id="20"/>
      <w:r w:rsidRPr="00C269E3">
        <w:rPr>
          <w:i/>
          <w:sz w:val="26"/>
        </w:rPr>
        <w:t>Resolução Normativa nº 557/2022</w:t>
      </w:r>
      <w:commentRangeEnd w:id="20"/>
      <w:r w:rsidRPr="00C269E3">
        <w:rPr>
          <w:rStyle w:val="Refdecomentrio"/>
          <w:i/>
          <w:sz w:val="26"/>
          <w:szCs w:val="22"/>
        </w:rPr>
        <w:commentReference w:id="20"/>
      </w:r>
      <w:r w:rsidRPr="00C269E3">
        <w:rPr>
          <w:i/>
          <w:sz w:val="26"/>
        </w:rPr>
        <w:t xml:space="preserve">, estabelece requisitos mínimos de elegibilidade para a caracterização válida do plano coletivo empresarial, </w:t>
      </w:r>
      <w:r w:rsidRPr="00C269E3">
        <w:rPr>
          <w:i/>
          <w:sz w:val="26"/>
        </w:rPr>
        <w:lastRenderedPageBreak/>
        <w:t>cuja ausência conduz à equiparação ao vínculo individual.</w:t>
      </w:r>
    </w:p>
    <w:p w14:paraId="0E21BFC7" w14:textId="77777777" w:rsidR="004D2093" w:rsidRPr="00C269E3" w:rsidRDefault="00000000">
      <w:pPr>
        <w:ind w:left="2268" w:firstLine="1134"/>
      </w:pPr>
      <w:r w:rsidRPr="00C269E3">
        <w:rPr>
          <w:i/>
          <w:sz w:val="26"/>
        </w:rPr>
        <w:t xml:space="preserve">(...) A subsunção dos fatos a essas premissas é direta. O contrato nº 397784 conta com apenas três beneficiários — a titular MARIA AMÉLIA MANGABEIRA COSTA, seu filho DANIEL MANGABEIRA DA VINHA e seu genro HELIO BARCELLOS E ALBUQUERQUE —, todos do mesmo núcleo familiar, sendo a estipulante microempresa da própria titular, conforme o </w:t>
      </w:r>
      <w:commentRangeStart w:id="21"/>
      <w:r w:rsidRPr="00C269E3">
        <w:rPr>
          <w:i/>
          <w:sz w:val="26"/>
        </w:rPr>
        <w:t>quadro societário de ID 91139050</w:t>
      </w:r>
      <w:commentRangeEnd w:id="21"/>
      <w:r w:rsidRPr="00C269E3">
        <w:rPr>
          <w:rStyle w:val="Refdecomentrio"/>
          <w:i/>
          <w:sz w:val="26"/>
          <w:szCs w:val="22"/>
        </w:rPr>
        <w:commentReference w:id="21"/>
      </w:r>
      <w:r w:rsidRPr="00C269E3">
        <w:rPr>
          <w:i/>
          <w:sz w:val="26"/>
        </w:rPr>
        <w:t xml:space="preserve">. </w:t>
      </w:r>
      <w:r w:rsidRPr="00C269E3">
        <w:rPr>
          <w:i/>
          <w:sz w:val="26"/>
          <w:highlight w:val="yellow"/>
          <w:u w:val="single"/>
        </w:rPr>
        <w:t>Inexiste qualquer coletividade apta a sustentar a modalidade empresarial</w:t>
      </w:r>
      <w:r w:rsidRPr="00C269E3">
        <w:rPr>
          <w:i/>
          <w:sz w:val="26"/>
        </w:rPr>
        <w:t>, o que caracteriza o falso coletivo empresarial e impõe a equiparação ao plano individual/familiar, com a consequente sujeição aos índices de reajuste autorizados pela Agência Nacional de Saúde Suplementar.</w:t>
      </w:r>
    </w:p>
    <w:p w14:paraId="3FC6F249" w14:textId="77777777" w:rsidR="004D2093" w:rsidRPr="00C269E3" w:rsidRDefault="00000000">
      <w:pPr>
        <w:ind w:left="2268" w:firstLine="1134"/>
      </w:pPr>
      <w:r w:rsidRPr="00C269E3">
        <w:rPr>
          <w:i/>
          <w:sz w:val="26"/>
        </w:rPr>
        <w:t xml:space="preserve">(...) A ré não se desincumbiu desse encargo. Os documentos que apresentou — em especial os relatórios de procedimentos previamente acordados elaborados pela Grant Thornton (ID 257217687, 257217688 e 257217689) e a nota explicativa atuarial (ID 257217683) — referem-se ao agrupamento agregado da carteira (‘pool de risco’), </w:t>
      </w:r>
      <w:r w:rsidRPr="00C269E3">
        <w:rPr>
          <w:i/>
          <w:sz w:val="26"/>
          <w:highlight w:val="yellow"/>
          <w:u w:val="single"/>
        </w:rPr>
        <w:t>e não à apólice específica dos beneficiários</w:t>
      </w:r>
      <w:r w:rsidRPr="00C269E3">
        <w:rPr>
          <w:i/>
          <w:sz w:val="26"/>
        </w:rPr>
        <w:t>. Não há memória de cálculo individualizada, tampouco demonstração concreta da sinistralidade do grupo familiar contratante, o que revela a ausência de lastro técnico idôneo para os percentuais impostos.</w:t>
      </w:r>
    </w:p>
    <w:p w14:paraId="4E49AED0" w14:textId="77777777" w:rsidR="004D2093" w:rsidRPr="00C269E3" w:rsidRDefault="00000000">
      <w:pPr>
        <w:ind w:left="2268" w:firstLine="1134"/>
      </w:pPr>
      <w:r w:rsidRPr="00C269E3">
        <w:rPr>
          <w:i/>
          <w:sz w:val="26"/>
        </w:rPr>
        <w:t xml:space="preserve">(...) O reajuste por faixa etária não é, em si, ilícito. O Superior Tribunal de Justiça, no </w:t>
      </w:r>
      <w:commentRangeStart w:id="22"/>
      <w:r w:rsidRPr="00C269E3">
        <w:rPr>
          <w:i/>
          <w:sz w:val="26"/>
        </w:rPr>
        <w:t>Tema 952</w:t>
      </w:r>
      <w:commentRangeEnd w:id="22"/>
      <w:r w:rsidRPr="00C269E3">
        <w:rPr>
          <w:rStyle w:val="Refdecomentrio"/>
          <w:i/>
          <w:sz w:val="26"/>
          <w:szCs w:val="22"/>
        </w:rPr>
        <w:commentReference w:id="22"/>
      </w:r>
      <w:r w:rsidRPr="00C269E3">
        <w:rPr>
          <w:i/>
          <w:sz w:val="26"/>
        </w:rPr>
        <w:t xml:space="preserve">, fixou que ele é válido desde que haja previsão </w:t>
      </w:r>
      <w:r w:rsidRPr="00C269E3">
        <w:rPr>
          <w:i/>
          <w:sz w:val="26"/>
        </w:rPr>
        <w:lastRenderedPageBreak/>
        <w:t xml:space="preserve">contratual, sejam observadas as normas dos órgãos reguladores e não sejam aplicados percentuais desarrazoados que, sem base atuarial idônea, onerem excessivamente o consumidor ou discriminem o idoso. No caso, o terceiro requisito não foi atendido, pois </w:t>
      </w:r>
      <w:r w:rsidRPr="00C269E3">
        <w:rPr>
          <w:i/>
          <w:sz w:val="26"/>
          <w:highlight w:val="yellow"/>
          <w:u w:val="single"/>
        </w:rPr>
        <w:t>a ré não apresentou base atuarial que justifique concretamente o percentual imposto</w:t>
      </w:r>
      <w:r w:rsidRPr="00C269E3">
        <w:rPr>
          <w:i/>
          <w:sz w:val="26"/>
        </w:rPr>
        <w:t>, o que impõe, também quanto a esse aumento, a submissão aos parâmetros regulatórios aplicáveis aos planos individuais/familiares.</w:t>
      </w:r>
    </w:p>
    <w:p w14:paraId="7BC448A9" w14:textId="77777777" w:rsidR="004D2093" w:rsidRPr="00C269E3" w:rsidRDefault="00000000">
      <w:pPr>
        <w:ind w:left="2268" w:firstLine="1134"/>
      </w:pPr>
      <w:commentRangeStart w:id="23"/>
      <w:r>
        <w:rPr>
          <w:i/>
          <w:sz w:val="26"/>
        </w:rPr>
        <w:t xml:space="preserve">(...) A restituição das quantias pagas a maior é consequência lógica do reconhecimento da abusividade. </w:t>
      </w:r>
      <w:r>
        <w:rPr>
          <w:i/>
          <w:sz w:val="26"/>
          <w:highlight w:val="yellow"/>
          <w:u w:val="single"/>
        </w:rPr>
        <w:t xml:space="preserve">Deve ocorrer de forma simples, e não em dobro</w:t>
      </w:r>
      <w:r>
        <w:rPr>
          <w:i/>
          <w:sz w:val="26"/>
        </w:rPr>
        <w:t xml:space="preserve">, porque os reajustes estavam formalmente amparados pelo regime jurídico dos planos coletivos, o que afasta a má-fé exigida pelo </w:t>
      </w:r>
      <w:r>
        <w:rPr>
          <w:i/>
          <w:sz w:val="26"/>
        </w:rPr>
        <w:t xml:space="preserve">artigo 42, parágrafo único, do Código de Defesa do Consumidor</w:t>
      </w:r>
      <w:r>
        <w:rPr>
          <w:i/>
          <w:sz w:val="26"/>
        </w:rPr>
        <w:t xml:space="preserve">, conforme, aliás, reconhecido no próprio Acórdão 2048448 do Tribunal de Justiça do Distrito Federal e dos Territórios. A restituição limita-se às parcelas vencidas nos três anos anteriores ao ajuizamento, ocorrido em 21 de outubro de 2025, e o montante será apurado em liquidação de sentença." (ID 91139276)</w:t>
      </w:r>
      <w:ins w:id="1142" w:author="Assessor GDSXSR" w:date="2026-10-31T22:18:46Z">
        <w:r>
          <w:rPr>
            <w:i/>
            <w:color w:val="808080"/>
            <w:sz w:val="26"/>
          </w:rPr>
          <w:t xml:space="preserve"> – Grifei</w:t>
        </w:r>
      </w:ins>
      <w:commentRangeEnd w:id="23"/>
      <w:r w:rsidRPr="00C269E3">
        <w:rPr>
          <w:rStyle w:val="Refdecomentrio"/>
          <w:i/>
          <w:sz w:val="26"/>
          <w:szCs w:val="22"/>
        </w:rPr>
        <w:commentReference w:id="23"/>
      </w:r>
    </w:p>
    <w:p w14:paraId="76B9084B" w14:textId="77777777" w:rsidR="004D2093" w:rsidRPr="00C269E3" w:rsidRDefault="004D2093"/>
    <w:p>
      <w:pPr>
        <w:ind w:firstLine="2268"/>
        <w:rPr>
          <w:ins w:id="1153" w:author="Assessor GDSXSR" w:date="2026-10-31T22:18:46Z"/>
        </w:rPr>
      </w:pPr>
      <w:commentRangeStart w:id="37"/>
      <w:commentRangeStart w:id="24"/>
      <w:del w:id="1143" w:author="Assessor GDSXSR" w:date="2026-10-31T22:18:46Z">
        <w:r>
          <w:delText xml:space="preserve">A</w:delText>
        </w:r>
      </w:del>
      <w:ins w:id="1144" w:author="Assessor GDSXSR" w:date="2026-10-31T22:18:46Z">
        <w:r>
          <w:rPr>
            <w:color w:val="808080"/>
            <w:highlight w:val="yellow"/>
          </w:rPr>
          <w:t xml:space="preserve">No</w:t>
        </w:r>
      </w:ins>
      <w:r>
        <w:rPr>
          <w:highlight w:val="yellow"/>
          <w:rPrChange w:id="1266" w:author="Assessor GDSXSR" w:date="2026-10-31T22:18:46Z">
            <w:rPr/>
          </w:rPrChange>
        </w:rPr>
        <w:t xml:space="preserve"> </w:t>
      </w:r>
      <w:del w:id="1145" w:author="Assessor GDSXSR" w:date="2026-10-31T22:18:46Z">
        <w:r>
          <w:delText xml:space="preserve">conclusão do acórdão proferido por esta e. Turma</w:delText>
        </w:r>
      </w:del>
      <w:ins w:id="1146" w:author="Assessor GDSXSR" w:date="2026-10-31T22:18:46Z">
        <w:r>
          <w:rPr>
            <w:color w:val="808080"/>
            <w:highlight w:val="yellow"/>
          </w:rPr>
          <w:t xml:space="preserve">caso</w:t>
        </w:r>
      </w:ins>
      <w:r>
        <w:rPr>
          <w:highlight w:val="yellow"/>
          <w:rPrChange w:id="1267" w:author="Assessor GDSXSR" w:date="2026-10-31T22:18:46Z">
            <w:rPr/>
          </w:rPrChange>
        </w:rPr>
        <w:t xml:space="preserve">,</w:t>
      </w:r>
      <w:del w:id="1147" w:author="Assessor GDSXSR" w:date="2026-10-31T22:18:46Z">
        <w:r>
          <w:delText xml:space="preserve"> no anexo agravo de instrumento nº 0750943-37.2025.8.07.0000, se confirma em cognição exauriente, pois</w:delText>
        </w:r>
      </w:del>
      <w:r>
        <w:rPr>
          <w:highlight w:val="yellow"/>
          <w:rPrChange w:id="1268" w:author="Assessor GDSXSR" w:date="2026-10-31T22:18:46Z">
            <w:rPr/>
          </w:rPrChange>
        </w:rPr>
        <w:t xml:space="preserve"> o contrato nº 397784 tem apenas três beneficiários da mesma família, </w:t>
      </w:r>
      <w:ins w:id="1148" w:author="Assessor GDSXSR" w:date="2026-10-31T22:18:46Z">
        <w:r>
          <w:rPr>
            <w:color w:val="808080"/>
            <w:highlight w:val="yellow"/>
          </w:rPr>
          <w:t xml:space="preserve">e </w:t>
        </w:r>
      </w:ins>
      <w:r>
        <w:rPr>
          <w:highlight w:val="yellow"/>
          <w:rPrChange w:id="1269" w:author="Assessor GDSXSR" w:date="2026-10-31T22:18:46Z">
            <w:rPr/>
          </w:rPrChange>
        </w:rPr>
        <w:t xml:space="preserve">a estipulante é microempresa da própria titular, </w:t>
      </w:r>
      <w:del w:id="1149" w:author="Assessor GDSXSR" w:date="2026-10-31T22:18:46Z">
        <w:r>
          <w:delText xml:space="preserve">e</w:delText>
        </w:r>
      </w:del>
      <w:ins w:id="1150" w:author="Assessor GDSXSR" w:date="2026-10-31T22:18:46Z">
        <w:r>
          <w:rPr>
            <w:color w:val="808080"/>
            <w:highlight w:val="yellow"/>
          </w:rPr>
          <w:t xml:space="preserve">de modo que</w:t>
        </w:r>
      </w:ins>
      <w:r>
        <w:rPr>
          <w:highlight w:val="yellow"/>
          <w:rPrChange w:id="1270" w:author="Assessor GDSXSR" w:date="2026-10-31T22:18:46Z">
            <w:rPr/>
          </w:rPrChange>
        </w:rPr>
        <w:t xml:space="preserve"> não há coletividade que justifique o regime diferenciado dos planos coletivos</w:t>
      </w:r>
      <w:ins w:id="1151" w:author="Assessor GDSXSR" w:date="2026-10-31T22:18:46Z">
        <w:r>
          <w:rPr>
            <w:color w:val="808080"/>
            <w:highlight w:val="yellow"/>
          </w:rPr>
          <w:t xml:space="preserve"> (ID 91139050)</w:t>
        </w:r>
      </w:ins>
      <w:r>
        <w:rPr>
          <w:highlight w:val="yellow"/>
          <w:rPrChange w:id="1271" w:author="Assessor GDSXSR" w:date="2026-10-31T22:18:46Z">
            <w:rPr/>
          </w:rPrChange>
        </w:rPr>
        <w:t xml:space="preserve">.</w:t>
      </w:r>
    </w:p>
    <w:p>
      <w:pPr>
        <w:ind w:firstLine="2268"/>
        <w:rPr>
          <w:ins w:id="1154" w:author="Assessor GDSXSR" w:date="2026-10-31T22:18:46Z"/>
        </w:rPr>
      </w:pPr>
    </w:p>
    <w:p w14:paraId="1814B694" w14:textId="79E1900E" w:rsidR="009E265F" w:rsidRPr="00C269E3" w:rsidRDefault="00000000" w:rsidP="009E265F">
      <w:pPr>
        <w:ind w:firstLine="2268"/>
      </w:pPr>
      <w:ins w:id="1152" w:author="Assessor GDSXSR" w:date="2026-10-31T22:18:46Z">
        <w:r>
          <w:rPr>
            <w:color w:val="808080"/>
          </w:rPr>
          <w:t xml:space="preserve">A conclusão do acórdão proferido por esta e. Turma no agravo de instrumento nº 0750943-37.2025.8.07.0000 se confirma em cognição exauriente</w:t>
        </w:r>
      </w:ins>
      <w:r>
        <w:t xml:space="preserve"> (ID 91139273):</w:t>
      </w:r>
      <w:commentRangeEnd w:id="24"/>
      <w:commentRangeEnd w:id="37"/>
      <w:r w:rsidR="009E265F" w:rsidRPr="00C269E3">
        <w:rPr>
          <w:rStyle w:val="Refdecomentrio"/>
          <w:sz w:val="28"/>
          <w:szCs w:val="22"/>
        </w:rPr>
        <w:commentReference w:id="24"/>
      </w:r>
      <w:r>
        <w:rPr>
          <w:rStyle w:val="CommentReference"/>
        </w:rPr>
        <w:commentReference w:id="37"/>
      </w:r>
    </w:p>
    <w:p w14:paraId="1786CB19" w14:textId="77777777" w:rsidR="00E51ADB" w:rsidRPr="00C269E3" w:rsidRDefault="00E51ADB" w:rsidP="009E265F">
      <w:pPr>
        <w:ind w:firstLine="2268"/>
      </w:pPr>
    </w:p>
    <w:p w14:paraId="21D82CCB" w14:textId="77777777" w:rsidR="00E51ADB" w:rsidRPr="00C269E3" w:rsidRDefault="00E51ADB" w:rsidP="00E51ADB">
      <w:pPr>
        <w:ind w:left="2268" w:firstLine="1134"/>
      </w:pPr>
      <w:r w:rsidRPr="00C269E3">
        <w:rPr>
          <w:i/>
          <w:sz w:val="26"/>
        </w:rPr>
        <w:t xml:space="preserve">"Verifica-se que o contrato, embora formalmente coletivo, </w:t>
      </w:r>
      <w:r w:rsidRPr="00C269E3">
        <w:rPr>
          <w:i/>
          <w:sz w:val="26"/>
          <w:highlight w:val="yellow"/>
          <w:u w:val="single"/>
        </w:rPr>
        <w:t>abrange número reduzido de beneficiários, todos do mesmo núcleo familiar, circunstância que evidencia o chamado ‘falso coletivo’</w:t>
      </w:r>
      <w:r w:rsidRPr="00C269E3">
        <w:rPr>
          <w:i/>
          <w:sz w:val="26"/>
        </w:rPr>
        <w:t>.</w:t>
      </w:r>
    </w:p>
    <w:p w14:paraId="7D3B2EDA" w14:textId="77777777" w:rsidR="00E51ADB" w:rsidRPr="00C269E3" w:rsidRDefault="00E51ADB" w:rsidP="00E51ADB">
      <w:pPr>
        <w:ind w:left="2268" w:firstLine="1134"/>
      </w:pPr>
      <w:r w:rsidRPr="00C269E3">
        <w:rPr>
          <w:i/>
          <w:sz w:val="26"/>
        </w:rPr>
        <w:t xml:space="preserve">(...) Nesse contexto, deve-se assegurar, ao menos em fase de antecipação de tutela, </w:t>
      </w:r>
      <w:r w:rsidRPr="00C269E3">
        <w:rPr>
          <w:i/>
          <w:sz w:val="26"/>
          <w:highlight w:val="yellow"/>
          <w:u w:val="single"/>
        </w:rPr>
        <w:t>a aplicação dos índices de reajuste previstos para planos de natureza individual ou familiar</w:t>
      </w:r>
      <w:r w:rsidRPr="00C269E3">
        <w:rPr>
          <w:i/>
          <w:sz w:val="26"/>
        </w:rPr>
        <w:t>, como medida necessária à prevenção de onerosidade excessiva.</w:t>
      </w:r>
    </w:p>
    <w:p w14:paraId="6281497E" w14:textId="77777777" w:rsidR="00E51ADB" w:rsidRPr="00C269E3" w:rsidRDefault="00E51ADB" w:rsidP="00E51ADB">
      <w:pPr>
        <w:ind w:left="2268" w:firstLine="1134"/>
      </w:pPr>
      <w:r w:rsidRPr="00C269E3">
        <w:rPr>
          <w:i/>
          <w:sz w:val="26"/>
        </w:rPr>
        <w:t>(...) A essencialidade do serviço e o risco de cancelamento por inadimplência justificam a intervenção imediata quanto às mensalidades vincendas." (ID 91139273)</w:t>
      </w:r>
    </w:p>
    <w:p w14:paraId="574EB155" w14:textId="77777777" w:rsidR="004D2093" w:rsidRPr="00C269E3" w:rsidRDefault="004D2093"/>
    <w:p w14:paraId="00F5EBE4" w14:textId="77777777" w:rsidR="004D2093" w:rsidRPr="00C269E3" w:rsidRDefault="00000000">
      <w:pPr>
        <w:ind w:firstLine="2268"/>
      </w:pPr>
      <w:r w:rsidRPr="00C269E3">
        <w:t>Além disso, a adesão ao plano, o tempo de contrato e a boa-fé objetiva não impedem a revisão dos reajustes, pois a natureza do contrato resulta da realidade material, e não do rótulo, e a lei assegura a revisão de prestações desproporcionais (</w:t>
      </w:r>
      <w:commentRangeStart w:id="25"/>
      <w:r w:rsidRPr="00C269E3">
        <w:t>CDC 6 V</w:t>
      </w:r>
      <w:commentRangeEnd w:id="25"/>
      <w:r w:rsidRPr="00C269E3">
        <w:rPr>
          <w:rStyle w:val="Refdecomentrio"/>
          <w:sz w:val="28"/>
          <w:szCs w:val="22"/>
        </w:rPr>
        <w:commentReference w:id="25"/>
      </w:r>
      <w:r w:rsidRPr="00C269E3">
        <w:t>).</w:t>
      </w:r>
    </w:p>
    <w:p w14:paraId="75672D6B" w14:textId="77777777" w:rsidR="004D2093" w:rsidRPr="00C269E3" w:rsidRDefault="004D2093"/>
    <w:p w14:paraId="1246466E" w14:textId="77777777" w:rsidR="004D2093" w:rsidRPr="00C269E3" w:rsidRDefault="00000000">
      <w:pPr>
        <w:ind w:firstLine="2268"/>
      </w:pPr>
      <w:r w:rsidRPr="00C269E3">
        <w:t>Também não procede a alegação de impossibilidade, pois a sentença não obriga a ré a comercializar plano individual, e apenas aplica ao contrato nº 397784 o regime de reajuste dos planos individuais e familiares, de modo que é irrelevante a ré não os vender desde 2007.</w:t>
      </w:r>
    </w:p>
    <w:p w14:paraId="2D089FD6" w14:textId="77777777" w:rsidR="004D2093" w:rsidRPr="00C269E3" w:rsidRDefault="004D2093"/>
    <w:p>
      <w:pPr>
        <w:ind w:firstLine="2268"/>
        <w:rPr>
          <w:ins w:id="1159" w:author="Assessor GDSXSR" w:date="2026-10-31T22:18:46Z"/>
        </w:rPr>
      </w:pPr>
      <w:commentRangeStart w:id="26"/>
      <w:commentRangeStart w:id="27"/>
      <w:r>
        <w:t xml:space="preserve">Dessa forma, reconhecido o falso coletivo, aplicam-se os índices autorizados pela ANS para planos individuais e familiares, e </w:t>
      </w:r>
      <w:del w:id="1155" w:author="Assessor GDSXSR" w:date="2026-10-31T22:18:46Z">
        <w:r>
          <w:delText xml:space="preserve">a</w:delText>
        </w:r>
      </w:del>
      <w:ins w:id="1156" w:author="Assessor GDSXSR" w:date="2026-10-31T22:18:46Z">
        <w:r>
          <w:rPr>
            <w:color w:val="808080"/>
          </w:rPr>
          <w:t xml:space="preserve">as cláusulas contratuais de reajuste não legitimam os percentuais aplicados. A</w:t>
        </w:r>
      </w:ins>
      <w:r>
        <w:t xml:space="preserve"> Resolução Normativa ANS nº 557/2022 também equipara ao plano individual o coletivo empresarial que não preenche os requisitos de elegibilidade.</w:t>
      </w:r>
      <w:del w:id="1157" w:author="Assessor GDSXSR" w:date="2026-10-31T22:18:46Z">
        <w:r>
          <w:delText xml:space="preserve"> </w:delText>
        </w:r>
      </w:del>
    </w:p>
    <w:p>
      <w:pPr>
        <w:ind w:firstLine="2268"/>
        <w:rPr>
          <w:ins w:id="1160" w:author="Assessor GDSXSR" w:date="2026-10-31T22:18:46Z"/>
        </w:rPr>
      </w:pPr>
    </w:p>
    <w:p w14:paraId="3EE89F39" w14:textId="77777777" w:rsidR="004D2093" w:rsidRPr="00C269E3" w:rsidRDefault="00000000">
      <w:pPr>
        <w:ind w:firstLine="2268"/>
      </w:pPr>
      <w:r>
        <w:t xml:space="preserve">Nesse sentido</w:t>
      </w:r>
      <w:del w:id="1158" w:author="Assessor GDSXSR" w:date="2026-10-31T22:18:46Z">
        <w:r>
          <w:delText xml:space="preserve">, a jurisprudência desta e. Turma e deste e. Tribunal</w:delText>
        </w:r>
      </w:del>
      <w:r>
        <w:t xml:space="preserve">:</w:t>
      </w:r>
      <w:commentRangeEnd w:id="26"/>
      <w:commentRangeEnd w:id="27"/>
      <w:r w:rsidRPr="00C269E3">
        <w:rPr>
          <w:rStyle w:val="Refdecomentrio"/>
          <w:sz w:val="28"/>
          <w:szCs w:val="22"/>
        </w:rPr>
        <w:commentReference w:id="26"/>
      </w:r>
      <w:r w:rsidRPr="00C269E3">
        <w:rPr>
          <w:rStyle w:val="Refdecomentrio"/>
          <w:sz w:val="28"/>
          <w:szCs w:val="22"/>
        </w:rPr>
        <w:commentReference w:id="27"/>
      </w:r>
    </w:p>
    <w:p w14:paraId="7D31164F" w14:textId="77777777" w:rsidR="004D2093" w:rsidRPr="00C269E3" w:rsidRDefault="004D2093"/>
    <w:p w14:paraId="5F31D546" w14:textId="77777777" w:rsidR="004D2093" w:rsidRPr="00C269E3" w:rsidRDefault="00000000">
      <w:pPr>
        <w:ind w:left="2268"/>
      </w:pPr>
      <w:r>
        <w:rPr>
          <w:i/>
          <w:sz w:val="26"/>
          <w:rPrChange w:id="1162" w:author="Assessor GDSXSR" w:date="2026-10-31T22:18:46Z">
            <w:rPr>
              <w:i/>
              <w:sz w:val="26"/>
              <w:highlight w:val="yellow"/>
            </w:rPr>
          </w:rPrChange>
        </w:rPr>
        <w:t xml:space="preserve">"</w:t>
      </w:r>
      <w:ins w:id="1161" w:author="Assessor GDSXSR" w:date="2026-10-31T22:18:46Z">
        <w:r>
          <w:rPr>
            <w:i/>
            <w:color w:val="808080"/>
            <w:sz w:val="26"/>
          </w:rPr>
          <w:t xml:space="preserve">(...) </w:t>
        </w:r>
      </w:ins>
      <w:r>
        <w:rPr>
          <w:i/>
          <w:sz w:val="26"/>
          <w:rPrChange w:id="1163" w:author="Assessor GDSXSR" w:date="2026-10-31T22:18:46Z">
            <w:rPr>
              <w:i/>
              <w:sz w:val="26"/>
              <w:highlight w:val="yellow"/>
            </w:rPr>
          </w:rPrChange>
        </w:rPr>
        <w:t xml:space="preserve">1. O contrato de plano de saúde firmado entre as partes, embora formalmente coletivo empresarial, revela-se atípico, por abranger apenas quatro beneficiários, todos integrantes da mesma família, caracterizando-se como ‘falso coletivo’. 2. </w:t>
      </w:r>
      <w:r>
        <w:rPr>
          <w:i/>
          <w:sz w:val="26"/>
          <w:u w:val="single"/>
          <w:rPrChange w:id="1164" w:author="Assessor GDSXSR" w:date="2026-10-31T22:18:46Z">
            <w:rPr>
              <w:i/>
              <w:sz w:val="26"/>
              <w:highlight w:val="yellow"/>
              <w:u w:val="single"/>
            </w:rPr>
          </w:rPrChange>
        </w:rPr>
        <w:t xml:space="preserve">Contrato de plano de saúde coletivo ou empresarial com número reduzido de beneficiários deve ser equiparado ao plano individual</w:t>
      </w:r>
      <w:r>
        <w:rPr>
          <w:i/>
          <w:sz w:val="26"/>
          <w:rPrChange w:id="1165" w:author="Assessor GDSXSR" w:date="2026-10-31T22:18:46Z">
            <w:rPr>
              <w:i/>
              <w:sz w:val="26"/>
              <w:highlight w:val="yellow"/>
            </w:rPr>
          </w:rPrChange>
        </w:rPr>
        <w:t xml:space="preserve">, por ostentar natureza de contrato coletivo atípico. (...)"</w:t>
      </w:r>
    </w:p>
    <w:p w14:paraId="15CFD2F2" w14:textId="7DB456BB" w:rsidR="004D2093" w:rsidRPr="00C269E3" w:rsidRDefault="00000000">
      <w:pPr>
        <w:ind w:left="2268"/>
      </w:pPr>
      <w:r>
        <w:rPr>
          <w:i/>
          <w:sz w:val="26"/>
        </w:rPr>
        <w:t xml:space="preserve">(Acórdão 2060710, 0706200-13.2024.8.07.0020, Relator</w:t>
      </w:r>
      <w:ins w:id="1166" w:author="Assessor GDSXSR" w:date="2026-10-31T22:18:46Z">
        <w:r>
          <w:rPr>
            <w:i/>
            <w:color w:val="808080"/>
            <w:sz w:val="26"/>
          </w:rPr>
          <w:t xml:space="preserve">(a)</w:t>
        </w:r>
      </w:ins>
      <w:r>
        <w:rPr>
          <w:i/>
          <w:sz w:val="26"/>
        </w:rPr>
        <w:t xml:space="preserve">: </w:t>
      </w:r>
      <w:del w:id="1167" w:author="Assessor GDSXSR" w:date="2026-10-31T22:18:46Z">
        <w:r>
          <w:rPr>
            <w:i/>
            <w:sz w:val="26"/>
          </w:rPr>
          <w:delText xml:space="preserve">Fernando</w:delText>
        </w:r>
      </w:del>
      <w:ins w:id="1168" w:author="Assessor GDSXSR" w:date="2026-10-31T22:18:46Z">
        <w:r>
          <w:rPr>
            <w:i/>
            <w:color w:val="808080"/>
            <w:sz w:val="26"/>
          </w:rPr>
          <w:t xml:space="preserve">FERNANDO</w:t>
        </w:r>
      </w:ins>
      <w:r>
        <w:rPr>
          <w:i/>
          <w:sz w:val="26"/>
        </w:rPr>
        <w:t xml:space="preserve"> </w:t>
      </w:r>
      <w:del w:id="1169" w:author="Assessor GDSXSR" w:date="2026-10-31T22:18:46Z">
        <w:r>
          <w:rPr>
            <w:i/>
            <w:sz w:val="26"/>
          </w:rPr>
          <w:delText xml:space="preserve">Habibe</w:delText>
        </w:r>
      </w:del>
      <w:ins w:id="1170" w:author="Assessor GDSXSR" w:date="2026-10-31T22:18:46Z">
        <w:r>
          <w:rPr>
            <w:i/>
            <w:color w:val="808080"/>
            <w:sz w:val="26"/>
          </w:rPr>
          <w:t xml:space="preserve">HABIBE</w:t>
        </w:r>
      </w:ins>
      <w:r>
        <w:rPr>
          <w:i/>
          <w:sz w:val="26"/>
        </w:rPr>
        <w:t xml:space="preserve">, 4ª </w:t>
      </w:r>
      <w:del w:id="1171" w:author="Assessor GDSXSR" w:date="2026-10-31T22:18:46Z">
        <w:r>
          <w:rPr>
            <w:i/>
            <w:sz w:val="26"/>
          </w:rPr>
          <w:delText xml:space="preserve">Turma</w:delText>
        </w:r>
      </w:del>
      <w:ins w:id="1172" w:author="Assessor GDSXSR" w:date="2026-10-31T22:18:46Z">
        <w:r>
          <w:rPr>
            <w:i/>
            <w:color w:val="808080"/>
            <w:sz w:val="26"/>
          </w:rPr>
          <w:t xml:space="preserve">TURMA</w:t>
        </w:r>
      </w:ins>
      <w:r>
        <w:rPr>
          <w:i/>
          <w:sz w:val="26"/>
        </w:rPr>
        <w:t xml:space="preserve"> </w:t>
      </w:r>
      <w:del w:id="1173" w:author="Assessor GDSXSR" w:date="2026-10-31T22:18:46Z">
        <w:r>
          <w:rPr>
            <w:i/>
            <w:sz w:val="26"/>
          </w:rPr>
          <w:delText xml:space="preserve">Cível</w:delText>
        </w:r>
      </w:del>
      <w:ins w:id="1174" w:author="Assessor GDSXSR" w:date="2026-10-31T22:18:46Z">
        <w:r>
          <w:rPr>
            <w:i/>
            <w:color w:val="808080"/>
            <w:sz w:val="26"/>
          </w:rPr>
          <w:t xml:space="preserve">CÍVEL</w:t>
        </w:r>
      </w:ins>
      <w:r>
        <w:rPr>
          <w:i/>
          <w:sz w:val="26"/>
        </w:rPr>
        <w:t xml:space="preserve">, </w:t>
      </w:r>
      <w:del w:id="1175" w:author="Assessor GDSXSR" w:date="2026-10-31T22:18:46Z">
        <w:r>
          <w:rPr>
            <w:i/>
            <w:sz w:val="26"/>
          </w:rPr>
          <w:delText xml:space="preserve">Data</w:delText>
        </w:r>
      </w:del>
      <w:ins w:id="1176" w:author="Assessor GDSXSR" w:date="2026-10-31T22:18:46Z">
        <w:r>
          <w:rPr>
            <w:i/>
            <w:color w:val="808080"/>
            <w:sz w:val="26"/>
          </w:rPr>
          <w:t xml:space="preserve">data</w:t>
        </w:r>
      </w:ins>
      <w:r>
        <w:rPr>
          <w:i/>
          <w:sz w:val="26"/>
        </w:rPr>
        <w:t xml:space="preserve"> de </w:t>
      </w:r>
      <w:del w:id="1177" w:author="Assessor GDSXSR" w:date="2026-10-31T22:18:46Z">
        <w:r>
          <w:rPr>
            <w:i/>
            <w:sz w:val="26"/>
          </w:rPr>
          <w:delText xml:space="preserve">Julgamento</w:delText>
        </w:r>
      </w:del>
      <w:ins w:id="1178" w:author="Assessor GDSXSR" w:date="2026-10-31T22:18:46Z">
        <w:r>
          <w:rPr>
            <w:i/>
            <w:color w:val="808080"/>
            <w:sz w:val="26"/>
          </w:rPr>
          <w:t xml:space="preserve">julgamento</w:t>
        </w:r>
      </w:ins>
      <w:r>
        <w:rPr>
          <w:i/>
          <w:sz w:val="26"/>
        </w:rPr>
        <w:t xml:space="preserve">: 23/10/2025, </w:t>
      </w:r>
      <w:del w:id="1179" w:author="Assessor GDSXSR" w:date="2026-10-31T22:18:46Z">
        <w:r>
          <w:rPr>
            <w:i/>
            <w:sz w:val="26"/>
          </w:rPr>
          <w:delText xml:space="preserve">Publicado</w:delText>
        </w:r>
      </w:del>
      <w:ins w:id="1180" w:author="Assessor GDSXSR" w:date="2026-10-31T22:18:46Z">
        <w:r>
          <w:rPr>
            <w:i/>
            <w:color w:val="808080"/>
            <w:sz w:val="26"/>
          </w:rPr>
          <w:t xml:space="preserve">publicado</w:t>
        </w:r>
      </w:ins>
      <w:r>
        <w:rPr>
          <w:i/>
          <w:sz w:val="26"/>
        </w:rPr>
        <w:t xml:space="preserve"> no </w:t>
      </w:r>
      <w:del w:id="1181" w:author="Assessor GDSXSR" w:date="2026-10-31T22:18:46Z">
        <w:r>
          <w:rPr>
            <w:i/>
            <w:sz w:val="26"/>
          </w:rPr>
          <w:delText xml:space="preserve">DJE</w:delText>
        </w:r>
      </w:del>
      <w:ins w:id="1182" w:author="Assessor GDSXSR" w:date="2026-10-31T22:18:46Z">
        <w:r>
          <w:rPr>
            <w:i/>
            <w:color w:val="808080"/>
            <w:sz w:val="26"/>
          </w:rPr>
          <w:t xml:space="preserve">DJe</w:t>
        </w:r>
      </w:ins>
      <w:r>
        <w:rPr>
          <w:i/>
          <w:sz w:val="26"/>
        </w:rPr>
        <w:t xml:space="preserve">: 05/11/2025</w:t>
      </w:r>
      <w:ins w:id="1183" w:author="Assessor GDSXSR" w:date="2026-10-31T22:18:46Z">
        <w:r>
          <w:rPr>
            <w:i/>
            <w:color w:val="808080"/>
            <w:sz w:val="26"/>
          </w:rPr>
          <w:t xml:space="preserve">.</w:t>
        </w:r>
      </w:ins>
      <w:r>
        <w:rPr>
          <w:i/>
          <w:sz w:val="26"/>
        </w:rPr>
        <w:t xml:space="preserve">)</w:t>
      </w:r>
      <w:r>
        <w:rPr>
          <w:i/>
          <w:sz w:val="26"/>
        </w:rPr>
        <w:t xml:space="preserve"> </w:t>
      </w:r>
      <w:del w:id="1184" w:author="Assessor GDSXSR" w:date="2026-10-31T22:18:46Z">
        <w:r>
          <w:rPr>
            <w:i/>
            <w:sz w:val="26"/>
          </w:rPr>
          <w:delText xml:space="preserve">-</w:delText>
        </w:r>
      </w:del>
      <w:ins w:id="1185" w:author="Assessor GDSXSR" w:date="2026-10-31T22:18:46Z">
        <w:r>
          <w:rPr>
            <w:i/>
            <w:color w:val="808080"/>
            <w:sz w:val="26"/>
          </w:rPr>
          <w:t xml:space="preserve">–</w:t>
        </w:r>
      </w:ins>
      <w:r>
        <w:rPr>
          <w:i/>
          <w:sz w:val="26"/>
        </w:rPr>
        <w:t xml:space="preserve"> Grifei</w:t>
      </w:r>
    </w:p>
    <w:p w14:paraId="60DC52B2" w14:textId="77777777" w:rsidR="004D2093" w:rsidRPr="00C269E3" w:rsidRDefault="004D2093"/>
    <w:p w14:paraId="7F5D6D1F" w14:textId="77777777" w:rsidR="004D2093" w:rsidRPr="00C269E3" w:rsidRDefault="00000000">
      <w:pPr>
        <w:ind w:left="2268"/>
      </w:pPr>
      <w:r w:rsidRPr="00C269E3">
        <w:rPr>
          <w:i/>
          <w:sz w:val="26"/>
          <w:rPrChange w:id="1186" w:author="Assessor GDSXSR" w:date="2026-10-31T22:18:46Z">
            <w:rPr>
              <w:i/>
              <w:sz w:val="26"/>
              <w:highlight w:val="yellow"/>
            </w:rPr>
          </w:rPrChange>
        </w:rPr>
        <w:t xml:space="preserve">"(...) 4.1. O STJ entende que, nos contratos de plano de saúde empresarial com menos de 30 (trinta) beneficiários, configura-se o contrato atípico, que pode ser classificado como ‘falso coletivo’. 4.2. A falta de prova de que a empresa foi constituída unicamente para a contratação de plano coletivo não importa em legitimidade do plano ‘falso coletivo’. 5. Observada a existência de contrato de plano de saúde ‘falso coletivo’, </w:t>
      </w:r>
      <w:r w:rsidRPr="00C269E3">
        <w:rPr>
          <w:i/>
          <w:sz w:val="26"/>
          <w:u w:val="single"/>
          <w:rPrChange w:id="1187" w:author="Assessor GDSXSR" w:date="2026-10-31T22:18:46Z">
            <w:rPr>
              <w:i/>
              <w:sz w:val="26"/>
              <w:highlight w:val="yellow"/>
              <w:u w:val="single"/>
            </w:rPr>
          </w:rPrChange>
        </w:rPr>
        <w:t xml:space="preserve">a operadora deve adotar, no contrato </w:t>
      </w:r>
      <w:r w:rsidRPr="00C269E3">
        <w:rPr>
          <w:i/>
          <w:sz w:val="26"/>
          <w:u w:val="single"/>
          <w:rPrChange w:id="1188" w:author="Assessor GDSXSR" w:date="2026-10-31T22:18:46Z">
            <w:rPr>
              <w:i/>
              <w:sz w:val="26"/>
              <w:highlight w:val="yellow"/>
              <w:u w:val="single"/>
            </w:rPr>
          </w:rPrChange>
        </w:rPr>
        <w:lastRenderedPageBreak/>
        <w:t>firmado, desde a data da contratação, os mesmos critérios de reajuste do prêmio contratual aplicáveis aos planos de saúde de natureza individual/familiar</w:t>
      </w:r>
      <w:r w:rsidRPr="00C269E3">
        <w:rPr>
          <w:i/>
          <w:sz w:val="26"/>
          <w:rPrChange w:id="1189" w:author="Assessor GDSXSR" w:date="2026-10-31T22:18:46Z">
            <w:rPr>
              <w:i/>
              <w:sz w:val="26"/>
              <w:highlight w:val="yellow"/>
            </w:rPr>
          </w:rPrChange>
        </w:rPr>
        <w:t>, conforme índices estabelecidos pela ANS. (...)"</w:t>
      </w:r>
    </w:p>
    <w:p w14:paraId="3E304522" w14:textId="61B7E7DD" w:rsidR="004D2093" w:rsidRPr="00C269E3" w:rsidRDefault="00000000">
      <w:pPr>
        <w:ind w:left="2268"/>
        <w:rPr>
          <w:ins w:id="1212" w:author="Assessor GDSXSR" w:date="2026-10-31T22:18:46Z"/>
        </w:rPr>
      </w:pPr>
      <w:commentRangeStart w:id="38"/>
      <w:r>
        <w:rPr>
          <w:i/>
          <w:sz w:val="26"/>
        </w:rPr>
        <w:t xml:space="preserve">(Acórdão 2059794, 0746674-83.2024.8.07.0001, Relator</w:t>
      </w:r>
      <w:ins w:id="1190" w:author="Assessor GDSXSR" w:date="2026-10-31T22:18:46Z">
        <w:r>
          <w:rPr>
            <w:i/>
            <w:color w:val="808080"/>
            <w:sz w:val="26"/>
          </w:rPr>
          <w:t xml:space="preserve">(a)</w:t>
        </w:r>
      </w:ins>
      <w:r>
        <w:rPr>
          <w:i/>
          <w:sz w:val="26"/>
        </w:rPr>
        <w:t xml:space="preserve">: </w:t>
      </w:r>
      <w:del w:id="1191" w:author="Assessor GDSXSR" w:date="2026-10-31T22:18:46Z">
        <w:r>
          <w:rPr>
            <w:i/>
            <w:sz w:val="26"/>
          </w:rPr>
          <w:delText xml:space="preserve">Roberto</w:delText>
        </w:r>
      </w:del>
      <w:ins w:id="1192" w:author="Assessor GDSXSR" w:date="2026-10-31T22:18:46Z">
        <w:r>
          <w:rPr>
            <w:i/>
            <w:color w:val="808080"/>
            <w:sz w:val="26"/>
          </w:rPr>
          <w:t xml:space="preserve">ROBERTO</w:t>
        </w:r>
      </w:ins>
      <w:r>
        <w:rPr>
          <w:i/>
          <w:sz w:val="26"/>
        </w:rPr>
        <w:t xml:space="preserve"> </w:t>
      </w:r>
      <w:del w:id="1193" w:author="Assessor GDSXSR" w:date="2026-10-31T22:18:46Z">
        <w:r>
          <w:rPr>
            <w:i/>
            <w:sz w:val="26"/>
          </w:rPr>
          <w:delText xml:space="preserve">Freitas</w:delText>
        </w:r>
      </w:del>
      <w:ins w:id="1194" w:author="Assessor GDSXSR" w:date="2026-10-31T22:18:46Z">
        <w:r>
          <w:rPr>
            <w:i/>
            <w:color w:val="808080"/>
            <w:sz w:val="26"/>
          </w:rPr>
          <w:t xml:space="preserve">FREITAS</w:t>
        </w:r>
      </w:ins>
      <w:r>
        <w:rPr>
          <w:i/>
          <w:sz w:val="26"/>
        </w:rPr>
        <w:t xml:space="preserve"> </w:t>
      </w:r>
      <w:del w:id="1195" w:author="Assessor GDSXSR" w:date="2026-10-31T22:18:46Z">
        <w:r>
          <w:rPr>
            <w:i/>
            <w:sz w:val="26"/>
          </w:rPr>
          <w:delText xml:space="preserve">Filho</w:delText>
        </w:r>
      </w:del>
      <w:ins w:id="1196" w:author="Assessor GDSXSR" w:date="2026-10-31T22:18:46Z">
        <w:r>
          <w:rPr>
            <w:i/>
            <w:color w:val="808080"/>
            <w:sz w:val="26"/>
          </w:rPr>
          <w:t xml:space="preserve">FILHO</w:t>
        </w:r>
      </w:ins>
      <w:r>
        <w:rPr>
          <w:i/>
          <w:sz w:val="26"/>
        </w:rPr>
        <w:t xml:space="preserve">, 3ª </w:t>
      </w:r>
      <w:del w:id="1197" w:author="Assessor GDSXSR" w:date="2026-10-31T22:18:46Z">
        <w:r>
          <w:rPr>
            <w:i/>
            <w:sz w:val="26"/>
          </w:rPr>
          <w:delText xml:space="preserve">Turma</w:delText>
        </w:r>
      </w:del>
      <w:ins w:id="1198" w:author="Assessor GDSXSR" w:date="2026-10-31T22:18:46Z">
        <w:r>
          <w:rPr>
            <w:i/>
            <w:color w:val="808080"/>
            <w:sz w:val="26"/>
          </w:rPr>
          <w:t xml:space="preserve">TURMA</w:t>
        </w:r>
      </w:ins>
      <w:r>
        <w:rPr>
          <w:i/>
          <w:sz w:val="26"/>
        </w:rPr>
        <w:t xml:space="preserve"> </w:t>
      </w:r>
      <w:del w:id="1199" w:author="Assessor GDSXSR" w:date="2026-10-31T22:18:46Z">
        <w:r>
          <w:rPr>
            <w:i/>
            <w:sz w:val="26"/>
          </w:rPr>
          <w:delText xml:space="preserve">Cível</w:delText>
        </w:r>
      </w:del>
      <w:ins w:id="1200" w:author="Assessor GDSXSR" w:date="2026-10-31T22:18:46Z">
        <w:r>
          <w:rPr>
            <w:i/>
            <w:color w:val="808080"/>
            <w:sz w:val="26"/>
          </w:rPr>
          <w:t xml:space="preserve">CÍVEL</w:t>
        </w:r>
      </w:ins>
      <w:r>
        <w:rPr>
          <w:i/>
          <w:sz w:val="26"/>
        </w:rPr>
        <w:t xml:space="preserve">, </w:t>
      </w:r>
      <w:del w:id="1201" w:author="Assessor GDSXSR" w:date="2026-10-31T22:18:46Z">
        <w:r>
          <w:rPr>
            <w:i/>
            <w:sz w:val="26"/>
          </w:rPr>
          <w:delText xml:space="preserve">Data</w:delText>
        </w:r>
      </w:del>
      <w:ins w:id="1202" w:author="Assessor GDSXSR" w:date="2026-10-31T22:18:46Z">
        <w:r>
          <w:rPr>
            <w:i/>
            <w:color w:val="808080"/>
            <w:sz w:val="26"/>
          </w:rPr>
          <w:t xml:space="preserve">data</w:t>
        </w:r>
      </w:ins>
      <w:r>
        <w:rPr>
          <w:i/>
          <w:sz w:val="26"/>
        </w:rPr>
        <w:t xml:space="preserve"> de </w:t>
      </w:r>
      <w:del w:id="1203" w:author="Assessor GDSXSR" w:date="2026-10-31T22:18:46Z">
        <w:r>
          <w:rPr>
            <w:i/>
            <w:sz w:val="26"/>
          </w:rPr>
          <w:delText xml:space="preserve">Julgamento</w:delText>
        </w:r>
      </w:del>
      <w:ins w:id="1204" w:author="Assessor GDSXSR" w:date="2026-10-31T22:18:46Z">
        <w:r>
          <w:rPr>
            <w:i/>
            <w:color w:val="808080"/>
            <w:sz w:val="26"/>
          </w:rPr>
          <w:t xml:space="preserve">julgamento</w:t>
        </w:r>
      </w:ins>
      <w:r>
        <w:rPr>
          <w:i/>
          <w:sz w:val="26"/>
        </w:rPr>
        <w:t xml:space="preserve">: 29/10/2025, </w:t>
      </w:r>
      <w:del w:id="1205" w:author="Assessor GDSXSR" w:date="2026-10-31T22:18:46Z">
        <w:r>
          <w:rPr>
            <w:i/>
            <w:sz w:val="26"/>
          </w:rPr>
          <w:delText xml:space="preserve">Publicado</w:delText>
        </w:r>
      </w:del>
      <w:ins w:id="1206" w:author="Assessor GDSXSR" w:date="2026-10-31T22:18:46Z">
        <w:r>
          <w:rPr>
            <w:i/>
            <w:color w:val="808080"/>
            <w:sz w:val="26"/>
          </w:rPr>
          <w:t xml:space="preserve">publicado</w:t>
        </w:r>
      </w:ins>
      <w:r>
        <w:rPr>
          <w:i/>
          <w:sz w:val="26"/>
        </w:rPr>
        <w:t xml:space="preserve"> no </w:t>
      </w:r>
      <w:del w:id="1207" w:author="Assessor GDSXSR" w:date="2026-10-31T22:18:46Z">
        <w:r>
          <w:rPr>
            <w:i/>
            <w:sz w:val="26"/>
          </w:rPr>
          <w:delText xml:space="preserve">DJE</w:delText>
        </w:r>
      </w:del>
      <w:ins w:id="1208" w:author="Assessor GDSXSR" w:date="2026-10-31T22:18:46Z">
        <w:r>
          <w:rPr>
            <w:i/>
            <w:color w:val="808080"/>
            <w:sz w:val="26"/>
          </w:rPr>
          <w:t xml:space="preserve">DJe</w:t>
        </w:r>
      </w:ins>
      <w:r>
        <w:rPr>
          <w:i/>
          <w:sz w:val="26"/>
        </w:rPr>
        <w:t xml:space="preserve">: 05/11/2025</w:t>
      </w:r>
      <w:ins w:id="1209" w:author="Assessor GDSXSR" w:date="2026-10-31T22:18:46Z">
        <w:r>
          <w:rPr>
            <w:i/>
            <w:color w:val="808080"/>
            <w:sz w:val="26"/>
          </w:rPr>
          <w:t xml:space="preserve">.</w:t>
        </w:r>
      </w:ins>
      <w:r>
        <w:rPr>
          <w:i/>
          <w:sz w:val="26"/>
        </w:rPr>
        <w:t xml:space="preserve">)</w:t>
      </w:r>
      <w:r>
        <w:rPr>
          <w:i/>
          <w:sz w:val="26"/>
        </w:rPr>
        <w:t xml:space="preserve"> </w:t>
      </w:r>
      <w:del w:id="1210" w:author="Assessor GDSXSR" w:date="2026-10-31T22:18:46Z">
        <w:r>
          <w:rPr>
            <w:i/>
            <w:sz w:val="26"/>
          </w:rPr>
          <w:delText xml:space="preserve">-</w:delText>
        </w:r>
      </w:del>
      <w:ins w:id="1211" w:author="Assessor GDSXSR" w:date="2026-10-31T22:18:46Z">
        <w:r>
          <w:rPr>
            <w:i/>
            <w:color w:val="808080"/>
            <w:sz w:val="26"/>
          </w:rPr>
          <w:t xml:space="preserve">–</w:t>
        </w:r>
      </w:ins>
      <w:r>
        <w:rPr>
          <w:i/>
          <w:sz w:val="26"/>
        </w:rPr>
        <w:t xml:space="preserve"> Grifei</w:t>
      </w:r>
      <w:commentRangeEnd w:id="38"/>
      <w:r>
        <w:rPr>
          <w:rStyle w:val="CommentReference"/>
        </w:rPr>
        <w:commentReference w:id="38"/>
      </w:r>
    </w:p>
    <w:p>
      <w:pPr>
        <w:ind w:left="2268"/>
        <w:rPr>
          <w:ins w:id="1213" w:author="Assessor GDSXSR" w:date="2026-10-31T22:18:46Z"/>
        </w:rPr>
      </w:pPr>
    </w:p>
    <w:p>
      <w:pPr>
        <w:ind w:left="2268" w:firstLine="2268"/>
        <w:rPr>
          <w:ins w:id="1215" w:author="Assessor GDSXSR" w:date="2026-10-31T22:18:46Z"/>
        </w:rPr>
      </w:pPr>
      <w:ins w:id="1214" w:author="Assessor GDSXSR" w:date="2026-10-31T22:18:46Z">
        <w:r>
          <w:rPr>
            <w:i/>
            <w:color w:val="808080"/>
            <w:sz w:val="26"/>
          </w:rPr>
          <w:t xml:space="preserve">Quanto à faixa etária, o c. STJ, no julgamento do Tema Repetitivo 952, fixou a seguinte tese:</w:t>
        </w:r>
      </w:ins>
    </w:p>
    <w:p>
      <w:pPr>
        <w:ind w:left="2268" w:firstLine="2268"/>
        <w:rPr>
          <w:ins w:id="1216" w:author="Assessor GDSXSR" w:date="2026-10-31T22:18:46Z"/>
        </w:rPr>
      </w:pPr>
    </w:p>
    <w:p>
      <w:pPr>
        <w:ind w:left="2268" w:firstLine="1134"/>
        <w:rPr>
          <w:ins w:id="1218" w:author="Assessor GDSXSR" w:date="2026-10-31T22:18:46Z"/>
        </w:rPr>
      </w:pPr>
      <w:ins w:id="1217" w:author="Assessor GDSXSR" w:date="2026-10-31T22:18:46Z">
        <w:r>
          <w:rPr>
            <w:i/>
            <w:color w:val="808080"/>
            <w:sz w:val="26"/>
          </w:rPr>
          <w:t xml:space="preserve">“O reajuste de mensalidade de plano de saúde individual ou familiar fundado na mudança de faixa etária do beneficiário é válido desde que (i) haja previsão contratual, (ii) sejam observadas as normas expedidas pelos órgãos governamentais reguladores e (iii) </w:t>
        </w:r>
        <w:r>
          <w:rPr>
            <w:i/>
            <w:color w:val="808080"/>
            <w:sz w:val="26"/>
            <w:u w:val="single"/>
          </w:rPr>
          <w:t xml:space="preserve">não sejam aplicados percentuais desarrazoados ou aleatórios que, concretamente e sem base atuarial idônea, onerem excessivamente o consumidor ou discriminem o idoso</w:t>
        </w:r>
        <w:r>
          <w:rPr>
            <w:i/>
            <w:color w:val="808080"/>
            <w:sz w:val="26"/>
          </w:rPr>
          <w:t xml:space="preserve">.” – Grifei</w:t>
        </w:r>
      </w:ins>
    </w:p>
    <w:p>
      <w:pPr>
        <w:ind w:left="2268" w:firstLine="1134"/>
        <w:rPr>
          <w:ins w:id="1219" w:author="Assessor GDSXSR" w:date="2026-10-31T22:18:46Z"/>
        </w:rPr>
      </w:pPr>
    </w:p>
    <w:p>
      <w:pPr>
        <w:ind w:left="2268" w:firstLine="2268"/>
        <w:rPr>
          <w:ins w:id="1221" w:author="Assessor GDSXSR" w:date="2026-10-31T22:18:46Z"/>
        </w:rPr>
      </w:pPr>
      <w:ins w:id="1220" w:author="Assessor GDSXSR" w:date="2026-10-31T22:18:46Z">
        <w:r>
          <w:rPr>
            <w:color w:val="808080"/>
          </w:rPr>
          <w:t xml:space="preserve">No Tema Repetitivo 1.016, o c. STJ estendeu essas teses aos planos coletivos:</w:t>
        </w:r>
      </w:ins>
    </w:p>
    <w:p>
      <w:pPr>
        <w:ind w:left="2268" w:firstLine="2268"/>
        <w:rPr>
          <w:ins w:id="1222" w:author="Assessor GDSXSR" w:date="2026-10-31T22:18:46Z"/>
        </w:rPr>
      </w:pPr>
    </w:p>
    <w:p>
      <w:pPr>
        <w:ind w:left="2268" w:firstLine="1134"/>
        <w:rPr/>
      </w:pPr>
      <w:ins w:id="1223" w:author="Assessor GDSXSR" w:date="2026-10-31T22:18:46Z">
        <w:r>
          <w:rPr>
            <w:i/>
            <w:color w:val="808080"/>
            <w:sz w:val="26"/>
          </w:rPr>
          <w:t xml:space="preserve">“(a) </w:t>
        </w:r>
        <w:r>
          <w:rPr>
            <w:i/>
            <w:color w:val="808080"/>
            <w:sz w:val="26"/>
            <w:u w:val="single"/>
          </w:rPr>
          <w:t xml:space="preserve">Aplicabilidade das teses firmadas no Tema 952/STJ aos planos coletivos</w:t>
        </w:r>
        <w:r>
          <w:rPr>
            <w:i/>
            <w:color w:val="808080"/>
            <w:sz w:val="26"/>
          </w:rPr>
          <w:t xml:space="preserve">, ressalvando-se, quanto às entidades de autogestão, a inaplicabilidade do CDC; (...)” – Grifei</w:t>
        </w:r>
      </w:ins>
    </w:p>
    <w:p w14:paraId="5CD90164" w14:textId="77777777" w:rsidR="004D2093" w:rsidRPr="00C269E3" w:rsidRDefault="004D2093"/>
    <w:p w14:paraId="0C174394" w14:textId="77777777" w:rsidR="004D2093" w:rsidRPr="00C269E3" w:rsidRDefault="00000000">
      <w:pPr>
        <w:ind w:firstLine="2268"/>
      </w:pPr>
      <w:commentRangeStart w:id="39"/>
      <w:commentRangeStart w:id="28"/>
      <w:commentRangeStart w:id="29"/>
      <w:commentRangeStart w:id="30"/>
      <w:del w:id="1224" w:author="Assessor GDSXSR" w:date="2026-10-31T22:18:46Z">
        <w:r>
          <w:delText xml:space="preserve">Quanto</w:delText>
        </w:r>
      </w:del>
      <w:ins w:id="1225" w:author="Assessor GDSXSR" w:date="2026-10-31T22:18:46Z">
        <w:r>
          <w:rPr>
            <w:color w:val="808080"/>
            <w:highlight w:val="yellow"/>
          </w:rPr>
          <w:t xml:space="preserve">No</w:t>
        </w:r>
      </w:ins>
      <w:r>
        <w:rPr>
          <w:highlight w:val="yellow"/>
          <w:rPrChange w:id="1237" w:author="Assessor GDSXSR" w:date="2026-10-31T22:18:46Z">
            <w:rPr/>
          </w:rPrChange>
        </w:rPr>
        <w:t xml:space="preserve"> </w:t>
      </w:r>
      <w:del w:id="1226" w:author="Assessor GDSXSR" w:date="2026-10-31T22:18:46Z">
        <w:r>
          <w:delText xml:space="preserve">à faixa etária</w:delText>
        </w:r>
      </w:del>
      <w:ins w:id="1227" w:author="Assessor GDSXSR" w:date="2026-10-31T22:18:46Z">
        <w:r>
          <w:rPr>
            <w:color w:val="808080"/>
            <w:highlight w:val="yellow"/>
          </w:rPr>
          <w:t xml:space="preserve">caso</w:t>
        </w:r>
      </w:ins>
      <w:r>
        <w:rPr>
          <w:highlight w:val="yellow"/>
          <w:rPrChange w:id="1238" w:author="Assessor GDSXSR" w:date="2026-10-31T22:18:46Z">
            <w:rPr/>
          </w:rPrChange>
        </w:rPr>
        <w:t xml:space="preserve">, o reajuste</w:t>
      </w:r>
      <w:ins w:id="1228" w:author="Assessor GDSXSR" w:date="2026-10-31T22:18:46Z">
        <w:r>
          <w:rPr>
            <w:color w:val="808080"/>
            <w:highlight w:val="yellow"/>
          </w:rPr>
          <w:t xml:space="preserve"> por faixa etária</w:t>
        </w:r>
      </w:ins>
      <w:r>
        <w:rPr>
          <w:highlight w:val="yellow"/>
          <w:rPrChange w:id="1239" w:author="Assessor GDSXSR" w:date="2026-10-31T22:18:46Z">
            <w:rPr/>
          </w:rPrChange>
        </w:rPr>
        <w:t xml:space="preserve"> de 56,45% aplicado em dezembro de 2025 a Hélio Barcellos e Albuquerque, de R$ 4.119,29 para R$ 6.444,29, é inválido, pois a ré não demonstrou base atuarial idônea do percentual (</w:t>
      </w:r>
      <w:del w:id="1229" w:author="Assessor GDSXSR" w:date="2026-10-31T22:18:46Z">
        <w:r>
          <w:delText xml:space="preserve">Tema</w:delText>
        </w:r>
      </w:del>
      <w:ins w:id="1230" w:author="Assessor GDSXSR" w:date="2026-10-31T22:18:46Z">
        <w:r>
          <w:rPr>
            <w:color w:val="808080"/>
            <w:highlight w:val="yellow"/>
          </w:rPr>
          <w:t xml:space="preserve">ID</w:t>
        </w:r>
      </w:ins>
      <w:r>
        <w:rPr>
          <w:highlight w:val="yellow"/>
          <w:rPrChange w:id="1240" w:author="Assessor GDSXSR" w:date="2026-10-31T22:18:46Z">
            <w:rPr/>
          </w:rPrChange>
        </w:rPr>
        <w:t xml:space="preserve"> </w:t>
      </w:r>
      <w:del w:id="1231" w:author="Assessor GDSXSR" w:date="2026-10-31T22:18:46Z">
        <w:r>
          <w:delText xml:space="preserve">952;</w:delText>
        </w:r>
      </w:del>
      <w:ins w:id="1232" w:author="Assessor GDSXSR" w:date="2026-10-31T22:18:46Z">
        <w:r>
          <w:rPr>
            <w:color w:val="808080"/>
            <w:highlight w:val="yellow"/>
          </w:rPr>
          <w:t xml:space="preserve">91139261</w:t>
        </w:r>
      </w:ins>
      <w:r>
        <w:rPr>
          <w:highlight w:val="yellow"/>
          <w:rPrChange w:id="1241" w:author="Assessor GDSXSR" w:date="2026-10-31T22:18:46Z">
            <w:rPr/>
          </w:rPrChange>
        </w:rPr>
        <w:t xml:space="preserve"> </w:t>
      </w:r>
      <w:del w:id="1233" w:author="Assessor GDSXSR" w:date="2026-10-31T22:18:46Z">
        <w:r>
          <w:delText xml:space="preserve">Tema</w:delText>
        </w:r>
      </w:del>
      <w:ins w:id="1234" w:author="Assessor GDSXSR" w:date="2026-10-31T22:18:46Z">
        <w:r>
          <w:rPr>
            <w:color w:val="808080"/>
            <w:highlight w:val="yellow"/>
          </w:rPr>
          <w:t xml:space="preserve">e</w:t>
        </w:r>
      </w:ins>
      <w:r>
        <w:rPr>
          <w:highlight w:val="yellow"/>
          <w:rPrChange w:id="1242" w:author="Assessor GDSXSR" w:date="2026-10-31T22:18:46Z">
            <w:rPr/>
          </w:rPrChange>
        </w:rPr>
        <w:t xml:space="preserve"> </w:t>
      </w:r>
      <w:del w:id="1235" w:author="Assessor GDSXSR" w:date="2026-10-31T22:18:46Z">
        <w:r>
          <w:delText xml:space="preserve">1.016 do STJ</w:delText>
        </w:r>
      </w:del>
      <w:ins w:id="1236" w:author="Assessor GDSXSR" w:date="2026-10-31T22:18:46Z">
        <w:r>
          <w:rPr>
            <w:color w:val="808080"/>
            <w:highlight w:val="yellow"/>
          </w:rPr>
          <w:t xml:space="preserve">91139276</w:t>
        </w:r>
      </w:ins>
      <w:r>
        <w:rPr>
          <w:highlight w:val="yellow"/>
          <w:rPrChange w:id="1243" w:author="Assessor GDSXSR" w:date="2026-10-31T22:18:46Z">
            <w:rPr/>
          </w:rPrChange>
        </w:rPr>
        <w:t xml:space="preserve">).</w:t>
      </w:r>
      <w:commentRangeEnd w:id="28"/>
      <w:commentRangeEnd w:id="29"/>
      <w:commentRangeEnd w:id="30"/>
      <w:commentRangeEnd w:id="39"/>
      <w:r w:rsidRPr="00C269E3">
        <w:rPr>
          <w:rStyle w:val="Refdecomentrio"/>
          <w:sz w:val="28"/>
          <w:szCs w:val="22"/>
        </w:rPr>
        <w:commentReference w:id="28"/>
      </w:r>
      <w:r w:rsidRPr="00C269E3">
        <w:rPr>
          <w:rStyle w:val="Refdecomentrio"/>
          <w:sz w:val="28"/>
          <w:szCs w:val="22"/>
        </w:rPr>
        <w:commentReference w:id="29"/>
      </w:r>
      <w:r w:rsidRPr="00C269E3">
        <w:rPr>
          <w:rStyle w:val="Refdecomentrio"/>
          <w:sz w:val="28"/>
          <w:szCs w:val="22"/>
        </w:rPr>
        <w:commentReference w:id="30"/>
      </w:r>
      <w:r>
        <w:rPr>
          <w:rStyle w:val="CommentReference"/>
        </w:rPr>
        <w:commentReference w:id="39"/>
      </w:r>
    </w:p>
    <w:p w14:paraId="73884DF8" w14:textId="77777777" w:rsidR="004D2093" w:rsidRPr="00C269E3" w:rsidRDefault="004D2093"/>
    <w:p w14:paraId="4F240EB1" w14:textId="0B48B8A6" w:rsidR="004D2093" w:rsidRPr="00C269E3" w:rsidRDefault="00000000">
      <w:pPr>
        <w:ind w:firstLine="2268"/>
      </w:pPr>
      <w:r w:rsidRPr="00C269E3">
        <w:t>Por fim, a restituição simples recompõe valores pagos a maior por reajustes nulos, e não configura enriquecimento sem causa da autora (</w:t>
      </w:r>
      <w:commentRangeStart w:id="31"/>
      <w:r w:rsidRPr="00C269E3">
        <w:t>CC 884</w:t>
      </w:r>
      <w:commentRangeEnd w:id="31"/>
      <w:r w:rsidRPr="00C269E3">
        <w:rPr>
          <w:rStyle w:val="Refdecomentrio"/>
          <w:sz w:val="28"/>
          <w:szCs w:val="22"/>
        </w:rPr>
        <w:commentReference w:id="31"/>
      </w:r>
      <w:r w:rsidRPr="00C269E3">
        <w:t>).</w:t>
      </w:r>
    </w:p>
    <w:p w14:paraId="35546FD9" w14:textId="77777777" w:rsidR="004D2093" w:rsidRPr="00C269E3" w:rsidRDefault="004D2093"/>
    <w:p w14:paraId="03539F9E" w14:textId="77777777" w:rsidR="004D2093" w:rsidRPr="00C269E3" w:rsidRDefault="00000000">
      <w:pPr>
        <w:keepNext/>
        <w:jc w:val="center"/>
      </w:pPr>
      <w:r w:rsidRPr="00C269E3">
        <w:rPr>
          <w:b/>
          <w:rPrChange w:id="1036" w:author="Assessor GDSXSR" w:date="2026-10-31T22:18:46Z">
            <w:rPr>
              <w:b/>
            </w:rPr>
          </w:rPrChange>
        </w:rPr>
        <w:t>DISPOSITIVO</w:t>
      </w:r>
    </w:p>
    <w:p w14:paraId="3A1F2453" w14:textId="77777777" w:rsidR="004D2093" w:rsidRPr="00C269E3" w:rsidRDefault="004D2093">
      <w:pPr>
        <w:keepNext/>
      </w:pPr>
    </w:p>
    <w:p w14:paraId="57C15946" w14:textId="3653774D" w:rsidR="004D2093" w:rsidRPr="00C269E3" w:rsidRDefault="00000000">
      <w:pPr>
        <w:ind w:firstLine="2268"/>
      </w:pPr>
      <w:r>
        <w:t xml:space="preserve">Ante o exposto, </w:t>
      </w:r>
      <w:r>
        <w:rPr>
          <w:b/>
          <w:bCs/>
        </w:rPr>
        <w:t xml:space="preserve">rejeito</w:t>
      </w:r>
      <w:r>
        <w:t xml:space="preserve"> a preliminar de cerceamento de defesa e a prejudicial de prescrição</w:t>
      </w:r>
      <w:ins w:id="1244" w:author="Assessor GDSXSR" w:date="2026-10-31T22:18:46Z">
        <w:r>
          <w:rPr>
            <w:color w:val="808080"/>
          </w:rPr>
          <w:t xml:space="preserve"> e</w:t>
        </w:r>
      </w:ins>
      <w:r>
        <w:t xml:space="preserve">, </w:t>
      </w:r>
      <w:del w:id="1245" w:author="Assessor GDSXSR" w:date="2026-10-31T22:18:46Z">
        <w:r>
          <w:rPr>
            <w:b/>
            <w:bCs/>
          </w:rPr>
          <w:delText xml:space="preserve">conheço</w:delText>
        </w:r>
      </w:del>
      <w:ins w:id="1246" w:author="Assessor GDSXSR" w:date="2026-10-31T22:18:46Z">
        <w:r>
          <w:rPr>
            <w:color w:val="808080"/>
          </w:rPr>
          <w:t xml:space="preserve">no</w:t>
        </w:r>
      </w:ins>
      <w:r>
        <w:t xml:space="preserve"> </w:t>
      </w:r>
      <w:del w:id="1247" w:author="Assessor GDSXSR" w:date="2026-10-31T22:18:46Z">
        <w:r>
          <w:delText xml:space="preserve">do</w:delText>
        </w:r>
      </w:del>
      <w:ins w:id="1248" w:author="Assessor GDSXSR" w:date="2026-10-31T22:18:46Z">
        <w:r>
          <w:rPr>
            <w:color w:val="808080"/>
          </w:rPr>
          <w:t xml:space="preserve">mérito, </w:t>
        </w:r>
        <w:r>
          <w:rPr>
            <w:b/>
            <w:color w:val="808080"/>
          </w:rPr>
          <w:t xml:space="preserve">nego provimento</w:t>
        </w:r>
        <w:r>
          <w:rPr>
            <w:color w:val="808080"/>
          </w:rPr>
          <w:t xml:space="preserve"> ao</w:t>
        </w:r>
      </w:ins>
      <w:r>
        <w:t xml:space="preserve"> apelo da ré, Bradesco Saúde S/A</w:t>
      </w:r>
      <w:del w:id="1249" w:author="Assessor GDSXSR" w:date="2026-10-31T22:18:46Z">
        <w:r>
          <w:delText xml:space="preserve">, e </w:delText>
        </w:r>
        <w:r>
          <w:rPr>
            <w:b/>
            <w:bCs/>
          </w:rPr>
          <w:delText xml:space="preserve">nego-lhe</w:delText>
        </w:r>
        <w:r>
          <w:delText xml:space="preserve"> provimento</w:delText>
        </w:r>
      </w:del>
      <w:r>
        <w:t xml:space="preserve">.</w:t>
      </w:r>
    </w:p>
    <w:p w14:paraId="2F8AAA19" w14:textId="77777777" w:rsidR="004D2093" w:rsidRPr="00C269E3" w:rsidRDefault="004D2093"/>
    <w:p w14:paraId="75AC487C" w14:textId="77777777" w:rsidR="004D2093" w:rsidRPr="00C269E3" w:rsidRDefault="00000000">
      <w:pPr>
        <w:ind w:firstLine="2268"/>
      </w:pPr>
      <w:commentRangeStart w:id="32"/>
      <w:commentRangeStart w:id="40"/>
      <w:commentRangeStart w:id="33"/>
      <w:del w:id="1250" w:author="Assessor GDSXSR" w:date="2026-10-31T22:18:46Z">
        <w:r>
          <w:rPr>
            <w:b/>
          </w:rPr>
          <w:delText xml:space="preserve">Majoro</w:delText>
        </w:r>
      </w:del>
      <w:ins w:id="1251" w:author="Assessor GDSXSR" w:date="2026-10-31T22:18:46Z">
        <w:r>
          <w:rPr>
            <w:b/>
            <w:color w:val="808080"/>
          </w:rPr>
          <w:t xml:space="preserve">Condeno</w:t>
        </w:r>
      </w:ins>
      <w:r>
        <w:t xml:space="preserve"> </w:t>
      </w:r>
      <w:del w:id="1252" w:author="Assessor GDSXSR" w:date="2026-10-31T22:18:46Z">
        <w:r>
          <w:delText xml:space="preserve">os</w:delText>
        </w:r>
      </w:del>
      <w:ins w:id="1253" w:author="Assessor GDSXSR" w:date="2026-10-31T22:18:46Z">
        <w:r>
          <w:rPr>
            <w:color w:val="808080"/>
          </w:rPr>
          <w:t xml:space="preserve">a ré/apelante ao pagamento de</w:t>
        </w:r>
      </w:ins>
      <w:r>
        <w:t xml:space="preserve"> honorários </w:t>
      </w:r>
      <w:del w:id="1254" w:author="Assessor GDSXSR" w:date="2026-10-31T22:18:46Z">
        <w:r>
          <w:delText xml:space="preserve">advocatícios</w:delText>
        </w:r>
      </w:del>
      <w:ins w:id="1255" w:author="Assessor GDSXSR" w:date="2026-10-31T22:18:46Z">
        <w:r>
          <w:rPr>
            <w:color w:val="808080"/>
          </w:rPr>
          <w:t xml:space="preserve">recursais que fixo</w:t>
        </w:r>
      </w:ins>
      <w:r>
        <w:t xml:space="preserve"> em 2% sobre o valor da condenação (CPC 85 § 11)</w:t>
      </w:r>
      <w:ins w:id="1256" w:author="Assessor GDSXSR" w:date="2026-10-31T22:18:46Z">
        <w:r>
          <w:rPr>
            <w:color w:val="808080"/>
          </w:rPr>
          <w:t xml:space="preserve">, acrescido da quantia fixada na r</w:t>
        </w:r>
      </w:ins>
      <w:r>
        <w:t xml:space="preserve">.</w:t>
      </w:r>
      <w:ins w:id="1257" w:author="Assessor GDSXSR" w:date="2026-10-31T22:18:46Z">
        <w:r>
          <w:rPr>
            <w:color w:val="808080"/>
          </w:rPr>
          <w:t xml:space="preserve"> sentença.</w:t>
        </w:r>
      </w:ins>
      <w:commentRangeEnd w:id="32"/>
      <w:commentRangeEnd w:id="33"/>
      <w:commentRangeEnd w:id="40"/>
      <w:r w:rsidRPr="00C269E3">
        <w:rPr>
          <w:rStyle w:val="Refdecomentrio"/>
          <w:sz w:val="28"/>
          <w:szCs w:val="22"/>
        </w:rPr>
        <w:commentReference w:id="32"/>
      </w:r>
      <w:r w:rsidRPr="00C269E3">
        <w:rPr>
          <w:rStyle w:val="Refdecomentrio"/>
          <w:sz w:val="28"/>
          <w:szCs w:val="22"/>
        </w:rPr>
        <w:commentReference w:id="33"/>
      </w:r>
      <w:r>
        <w:rPr>
          <w:rStyle w:val="CommentReference"/>
        </w:rPr>
        <w:commentReference w:id="40"/>
      </w:r>
    </w:p>
    <w:p w14:paraId="6D65C138" w14:textId="77777777" w:rsidR="004D2093" w:rsidRPr="00C269E3" w:rsidRDefault="004D2093"/>
    <w:p w14:paraId="73B26B11" w14:textId="77777777" w:rsidR="004D2093" w:rsidRPr="00C269E3" w:rsidRDefault="00000000">
      <w:pPr>
        <w:ind w:firstLine="2268"/>
      </w:pPr>
      <w:r w:rsidRPr="00C269E3">
        <w:t>É como voto.</w:t>
      </w:r>
    </w:p>
    <w:p w14:paraId="1EC25068" w14:textId="77777777" w:rsidR="004D2093" w:rsidRPr="00C269E3" w:rsidRDefault="00000000">
      <w:r w:rsidRPr="00C269E3">
        <w:br w:type="page"/>
      </w:r>
    </w:p>
    <w:p w14:paraId="1F93688B" w14:textId="77777777" w:rsidR="004D2093" w:rsidRPr="00C269E3" w:rsidRDefault="00000000">
      <w:pPr>
        <w:jc w:val="center"/>
      </w:pPr>
      <w:r w:rsidRPr="00C269E3">
        <w:rPr>
          <w:b/>
          <w:color w:val="00B050"/>
        </w:rPr>
        <w:lastRenderedPageBreak/>
        <w:t>SENTENÇA (ID 91139276)</w:t>
      </w:r>
    </w:p>
    <w:p w14:paraId="751E7043" w14:textId="77777777" w:rsidR="004D2093" w:rsidRPr="00C269E3" w:rsidRDefault="004D2093"/>
    <w:p w14:paraId="2BC5BD64" w14:textId="77777777" w:rsidR="004D2093" w:rsidRPr="00C269E3" w:rsidRDefault="00000000">
      <w:r w:rsidRPr="00C269E3">
        <w:rPr>
          <w:color w:val="00B050"/>
          <w:sz w:val="24"/>
        </w:rPr>
        <w:t>Poder Judiciário da União</w:t>
      </w:r>
    </w:p>
    <w:p w14:paraId="5BFF7354" w14:textId="77777777" w:rsidR="004D2093" w:rsidRPr="00C269E3" w:rsidRDefault="00000000">
      <w:r w:rsidRPr="00C269E3">
        <w:rPr>
          <w:color w:val="00B050"/>
          <w:sz w:val="24"/>
        </w:rPr>
        <w:t>TRIBUNAL DE JUSTIÇA DO DISTRITO FEDERAL E DOS TERRITÓRIOS</w:t>
      </w:r>
    </w:p>
    <w:p w14:paraId="71F83AB9" w14:textId="77777777" w:rsidR="004D2093" w:rsidRPr="00C269E3" w:rsidRDefault="00000000">
      <w:r w:rsidRPr="00C269E3">
        <w:rPr>
          <w:color w:val="00B050"/>
          <w:sz w:val="24"/>
        </w:rPr>
        <w:t>3ª Vara Cível de Taguatinga</w:t>
      </w:r>
    </w:p>
    <w:p w14:paraId="5AF1C9E9" w14:textId="77777777" w:rsidR="004D2093" w:rsidRPr="00C269E3" w:rsidRDefault="00000000">
      <w:r w:rsidRPr="00C269E3">
        <w:rPr>
          <w:color w:val="00B050"/>
          <w:sz w:val="24"/>
        </w:rPr>
        <w:t>Classe judicial: PROCEDIMENTO COMUM CÍVEL (7)</w:t>
      </w:r>
    </w:p>
    <w:p w14:paraId="08DBCF7B" w14:textId="77777777" w:rsidR="004D2093" w:rsidRPr="00C269E3" w:rsidRDefault="00000000">
      <w:r w:rsidRPr="00C269E3">
        <w:rPr>
          <w:color w:val="00B050"/>
          <w:sz w:val="24"/>
        </w:rPr>
        <w:t>AUTOR: COFABAN COMERCIO DE ALIMENTOS LTDA - EPP</w:t>
      </w:r>
    </w:p>
    <w:p w14:paraId="73B3615F" w14:textId="77777777" w:rsidR="004D2093" w:rsidRPr="00C269E3" w:rsidRDefault="00000000">
      <w:r w:rsidRPr="00C269E3">
        <w:rPr>
          <w:color w:val="00B050"/>
          <w:sz w:val="24"/>
        </w:rPr>
        <w:t>REPRESENTANTE LEGAL: MARIA AMELIA MANGABEIRA COSTA</w:t>
      </w:r>
    </w:p>
    <w:p w14:paraId="43AB627D" w14:textId="77777777" w:rsidR="004D2093" w:rsidRPr="00C269E3" w:rsidRDefault="00000000">
      <w:r w:rsidRPr="00C269E3">
        <w:rPr>
          <w:color w:val="00B050"/>
          <w:sz w:val="24"/>
        </w:rPr>
        <w:t>REU: BRADESCO SAUDE S/A</w:t>
      </w:r>
    </w:p>
    <w:p w14:paraId="20EE1B52" w14:textId="77777777" w:rsidR="004D2093" w:rsidRPr="00C269E3" w:rsidRDefault="004D2093"/>
    <w:p w14:paraId="699ADE52" w14:textId="77777777" w:rsidR="004D2093" w:rsidRPr="00C269E3" w:rsidRDefault="00000000">
      <w:pPr>
        <w:jc w:val="center"/>
      </w:pPr>
      <w:r w:rsidRPr="00C269E3">
        <w:rPr>
          <w:b/>
          <w:color w:val="00B050"/>
        </w:rPr>
        <w:t>SENTENÇA</w:t>
      </w:r>
    </w:p>
    <w:p w14:paraId="754FDF34" w14:textId="77777777" w:rsidR="004D2093" w:rsidRPr="00C269E3" w:rsidRDefault="004D2093"/>
    <w:p w14:paraId="1432D1EB" w14:textId="77777777" w:rsidR="004D2093" w:rsidRPr="00C269E3" w:rsidRDefault="00000000">
      <w:pPr>
        <w:ind w:firstLine="2268"/>
      </w:pPr>
      <w:r w:rsidRPr="00C269E3">
        <w:rPr>
          <w:color w:val="00B050"/>
        </w:rPr>
        <w:t>Trata-se de ação sob procedimento comum ajuizada por COFABAN COMERCIO DE ALIMENTOS LTDA - EPP, representada por MARIA AMÉLIA MANGABEIRA COSTA, contra BRADESCO SAÚDE S/A.</w:t>
      </w:r>
    </w:p>
    <w:p w14:paraId="7CABD9F1" w14:textId="77777777" w:rsidR="004D2093" w:rsidRPr="00C269E3" w:rsidRDefault="004D2093"/>
    <w:p w14:paraId="67D4EDE1" w14:textId="77777777" w:rsidR="004D2093" w:rsidRPr="00C269E3" w:rsidRDefault="00000000">
      <w:pPr>
        <w:ind w:firstLine="2268"/>
      </w:pPr>
      <w:r w:rsidRPr="00C269E3">
        <w:rPr>
          <w:color w:val="00B050"/>
        </w:rPr>
        <w:t>Na petição inicial, a autora narra que MARIA AMÉLIA MANGABEIRA COSTA é beneficiária de plano de saúde administrado pela ré, por meio do contrato nº 397784, firmado em 13 de janeiro de 2015, de forma ininterrupta. Relata que, na qualidade de titular, incluiu como dependentes seu filho DANIEL MANGABEIRA DA VINHA e seu genro HELIO BARCELLOS E ALBUQUERQUE, regularmente inscritos no mesmo contrato, que conta apenas com esses três beneficiários, todos integrantes do mesmo núcleo familiar.</w:t>
      </w:r>
    </w:p>
    <w:p w14:paraId="6EB6D057" w14:textId="77777777" w:rsidR="004D2093" w:rsidRPr="00C269E3" w:rsidRDefault="004D2093"/>
    <w:p w14:paraId="76638041" w14:textId="77777777" w:rsidR="004D2093" w:rsidRPr="00C269E3" w:rsidRDefault="00000000">
      <w:pPr>
        <w:ind w:firstLine="2268"/>
      </w:pPr>
      <w:r w:rsidRPr="00C269E3">
        <w:rPr>
          <w:color w:val="00B050"/>
        </w:rPr>
        <w:t xml:space="preserve">Afirma que o contrato vem sendo objeto de reajustes anuais desproporcionais e abusivos, sem apresentação de demonstrativos de sinistralidade ou de comprovação da Variação de Custos Médico-Hospitalares (VCMH), superando em 156,53% a </w:t>
      </w:r>
      <w:r w:rsidRPr="00C269E3">
        <w:rPr>
          <w:color w:val="00B050"/>
        </w:rPr>
        <w:lastRenderedPageBreak/>
        <w:t>quantia inicialmente contratada e atingindo a mensalidade de R$ 14.872,10. Sustenta que, embora formalmente enquadrado como coletivo empresarial, o vínculo configura, na realidade, típico contrato familiar, e que, observados os índices da Agência Nacional de Saúde Suplementar (ANS) para planos individuais e familiares, a mensalidade corresponderia a R$ 7.388,54.</w:t>
      </w:r>
    </w:p>
    <w:p w14:paraId="623C381F" w14:textId="77777777" w:rsidR="004D2093" w:rsidRPr="00C269E3" w:rsidRDefault="004D2093"/>
    <w:p w14:paraId="3B41D680" w14:textId="77777777" w:rsidR="004D2093" w:rsidRPr="00C269E3" w:rsidRDefault="00000000">
      <w:pPr>
        <w:ind w:firstLine="2268"/>
      </w:pPr>
      <w:r w:rsidRPr="00C269E3">
        <w:rPr>
          <w:color w:val="00B050"/>
        </w:rPr>
        <w:t>Em razão disso, pediu, em sede de tutela de urgência, o afastamento dos reajustes por sinistralidade e VCMH aplicados no período de 2015 a 2025, com a limitação aos índices da ANS para planos individuais/familiares; a emissão dos boletos vincendos no valor de R$ 7.388,54; e a autorização para depósito judicial do valor incontroverso. No mérito, pediu o reconhecimento da natureza individual/familiar do contrato, a declaração de nulidade dos reajustes por sinistralidade e VCMH aplicados desde 2015, com revisão da mensalidade para R$ 7.388,54, e, subsidiariamente, a declaração de abusividade dos reajustes aplicados ao plano coletivo, com substituição pelos índices da ANS ou por índice que reflita a variação real dos custos médico-hospitalares, além da restituição dos valores pagos indevidamente nos últimos três anos. Atribuiu à causa o valor de R$ 187.431,22.</w:t>
      </w:r>
    </w:p>
    <w:p w14:paraId="67CED326" w14:textId="77777777" w:rsidR="004D2093" w:rsidRPr="00C269E3" w:rsidRDefault="004D2093"/>
    <w:p w14:paraId="0487532B" w14:textId="77777777" w:rsidR="004D2093" w:rsidRPr="00C269E3" w:rsidRDefault="00000000">
      <w:pPr>
        <w:ind w:firstLine="2268"/>
      </w:pPr>
      <w:r w:rsidRPr="00C269E3">
        <w:rPr>
          <w:color w:val="00B050"/>
        </w:rPr>
        <w:t>A decisão de ID. 254533772 indeferiu o pedido de tutela de urgência.</w:t>
      </w:r>
    </w:p>
    <w:p w14:paraId="568E3D7C" w14:textId="77777777" w:rsidR="004D2093" w:rsidRPr="00C269E3" w:rsidRDefault="004D2093"/>
    <w:p w14:paraId="29D9A5F9" w14:textId="77777777" w:rsidR="004D2093" w:rsidRPr="00C269E3" w:rsidRDefault="00000000">
      <w:pPr>
        <w:ind w:firstLine="2268"/>
      </w:pPr>
      <w:r w:rsidRPr="00C269E3">
        <w:rPr>
          <w:color w:val="00B050"/>
        </w:rPr>
        <w:t>A autora interpôs agravo de instrumento contra essa decisão, conforme comunicação de ID. 257104203.</w:t>
      </w:r>
    </w:p>
    <w:p w14:paraId="1DC118D3" w14:textId="77777777" w:rsidR="004D2093" w:rsidRPr="00C269E3" w:rsidRDefault="004D2093"/>
    <w:p w14:paraId="13E2288D" w14:textId="77777777" w:rsidR="004D2093" w:rsidRPr="00C269E3" w:rsidRDefault="00000000">
      <w:pPr>
        <w:ind w:firstLine="2268"/>
      </w:pPr>
      <w:r w:rsidRPr="00C269E3">
        <w:rPr>
          <w:color w:val="00B050"/>
        </w:rPr>
        <w:lastRenderedPageBreak/>
        <w:t>Na contestação de ID. 257217656, a ré arguiu, preliminarmente, prescrição. No mérito, sustentou que os planos individuais dependem de autorização prévia da ANS para o reajuste anual, ao passo que os planos coletivos não se submetem a tal exigência, prevalecendo o disposto no contrato ou o índice resultante de negociação entre as partes, e que a apólice está em conformidade com a Resolução Normativa ANS nº 195/2009. Teceu considerações sobre a alegada contradição desleal da autora, a impossibilidade de oferecer plano individual por não o comercializar desde 2007, a legitimidade dos reajustes anuais e por faixa etária, a aprovação dos índices pela ANS, a impossibilidade de devolução e a vedação ao enriquecimento ilícito. Pugnou pela improcedência.</w:t>
      </w:r>
    </w:p>
    <w:p w14:paraId="663A7127" w14:textId="77777777" w:rsidR="004D2093" w:rsidRPr="00C269E3" w:rsidRDefault="004D2093"/>
    <w:p w14:paraId="6B13CD64" w14:textId="77777777" w:rsidR="004D2093" w:rsidRPr="00C269E3" w:rsidRDefault="00000000">
      <w:pPr>
        <w:ind w:firstLine="2268"/>
      </w:pPr>
      <w:r w:rsidRPr="00C269E3">
        <w:rPr>
          <w:color w:val="00B050"/>
        </w:rPr>
        <w:t>Pela decisão de ID. 257329608, foi comunicado que o relator do agravo deferiu parcialmente a antecipação da tutela recursal, para suspender o reajuste relativo ao ano de 2025 e determinar a emissão de novos boletos das mensalidades vincendas pelos índices da ANS para planos individuais/familiares, sob multa diária de R$ 500,00, limitada a R$ 15.000,00.</w:t>
      </w:r>
    </w:p>
    <w:p w14:paraId="71BB6891" w14:textId="77777777" w:rsidR="004D2093" w:rsidRPr="00C269E3" w:rsidRDefault="004D2093"/>
    <w:p w14:paraId="3DA76A9A" w14:textId="77777777" w:rsidR="004D2093" w:rsidRPr="00C269E3" w:rsidRDefault="00000000">
      <w:pPr>
        <w:ind w:firstLine="2268"/>
      </w:pPr>
      <w:r w:rsidRPr="00C269E3">
        <w:rPr>
          <w:color w:val="00B050"/>
        </w:rPr>
        <w:t>Na decisão de ID. 257536530, este juízo manteve a decisão agravada e determinou a intimação da autora para réplica.</w:t>
      </w:r>
    </w:p>
    <w:p w14:paraId="5AB16D63" w14:textId="77777777" w:rsidR="004D2093" w:rsidRPr="00C269E3" w:rsidRDefault="004D2093"/>
    <w:p w14:paraId="63BE47D4" w14:textId="77777777" w:rsidR="004D2093" w:rsidRPr="00C269E3" w:rsidRDefault="00000000">
      <w:pPr>
        <w:ind w:firstLine="2268"/>
      </w:pPr>
      <w:r w:rsidRPr="00C269E3">
        <w:rPr>
          <w:color w:val="00B050"/>
        </w:rPr>
        <w:t>Na réplica de ID. 260871890, a autora impugnou a preliminar de prescrição e as teses defensivas, sustentando a ausência de comprovação atuarial dos reajustes, e noticiou a aplicação de novo aumento sobre o beneficiário HELIO BARCELLOS E ALBUQUERQUE.</w:t>
      </w:r>
    </w:p>
    <w:p w14:paraId="15D67A31" w14:textId="77777777" w:rsidR="004D2093" w:rsidRPr="00C269E3" w:rsidRDefault="004D2093"/>
    <w:p w14:paraId="601A6C09" w14:textId="77777777" w:rsidR="004D2093" w:rsidRPr="00C269E3" w:rsidRDefault="00000000">
      <w:pPr>
        <w:ind w:firstLine="2268"/>
      </w:pPr>
      <w:r w:rsidRPr="00C269E3">
        <w:rPr>
          <w:color w:val="00B050"/>
        </w:rPr>
        <w:lastRenderedPageBreak/>
        <w:t>A decisão de ID. 264324889 rejeitou a prejudicial de prescrição, com fundamento no Tema 610 do Superior Tribunal de Justiça, declarou saneado o processo e reconheceu cabível o julgamento antecipado.</w:t>
      </w:r>
    </w:p>
    <w:p w14:paraId="70AF84FC" w14:textId="77777777" w:rsidR="004D2093" w:rsidRPr="00C269E3" w:rsidRDefault="004D2093"/>
    <w:p w14:paraId="188DB115" w14:textId="77777777" w:rsidR="004D2093" w:rsidRPr="00C269E3" w:rsidRDefault="00000000">
      <w:pPr>
        <w:ind w:firstLine="2268"/>
      </w:pPr>
      <w:r w:rsidRPr="00C269E3">
        <w:rPr>
          <w:color w:val="00B050"/>
        </w:rPr>
        <w:t>Na petição de ID. 269375134, a autora noticiou fato superveniente, consistente na aplicação de reajuste por mudança de faixa etária ao beneficiário HELIO BARCELLOS E ALBUQUERQUE, elevando a fatura ao valor de R$ 17.317,12.</w:t>
      </w:r>
    </w:p>
    <w:p w14:paraId="0ECF3E16" w14:textId="77777777" w:rsidR="004D2093" w:rsidRPr="00C269E3" w:rsidRDefault="004D2093"/>
    <w:p w14:paraId="3F8D8219" w14:textId="77777777" w:rsidR="004D2093" w:rsidRPr="00C269E3" w:rsidRDefault="00000000">
      <w:pPr>
        <w:ind w:firstLine="2268"/>
      </w:pPr>
      <w:r w:rsidRPr="00C269E3">
        <w:rPr>
          <w:color w:val="00B050"/>
        </w:rPr>
        <w:t>Na petição de ID. 270881210, a ré requereu a reforma da decisão de saneamento, com a produção de prova pericial atuarial, e sustentou a legitimidade do reajuste por mudança de faixa etária.</w:t>
      </w:r>
    </w:p>
    <w:p w14:paraId="32C4C416" w14:textId="77777777" w:rsidR="004D2093" w:rsidRPr="00C269E3" w:rsidRDefault="004D2093"/>
    <w:p w14:paraId="41A35303" w14:textId="77777777" w:rsidR="004D2093" w:rsidRPr="00C269E3" w:rsidRDefault="00000000">
      <w:pPr>
        <w:ind w:firstLine="2268"/>
      </w:pPr>
      <w:r w:rsidRPr="00C269E3">
        <w:rPr>
          <w:color w:val="00B050"/>
        </w:rPr>
        <w:t>A decisão de ID. 271374402 indeferiu a produção de prova pericial e manteve o saneamento por seus próprios fundamentos, remetendo a análise do reajuste por faixa etária à sentença.</w:t>
      </w:r>
    </w:p>
    <w:p w14:paraId="31B47DD2" w14:textId="77777777" w:rsidR="004D2093" w:rsidRPr="00C269E3" w:rsidRDefault="004D2093"/>
    <w:p w14:paraId="744BB20F" w14:textId="77777777" w:rsidR="004D2093" w:rsidRPr="00C269E3" w:rsidRDefault="00000000">
      <w:pPr>
        <w:ind w:firstLine="2268"/>
      </w:pPr>
      <w:r w:rsidRPr="00C269E3">
        <w:rPr>
          <w:color w:val="00B050"/>
        </w:rPr>
        <w:t>Pelo acórdão de ID. 283066570, a 4ª Turma Cível deu parcial provimento ao agravo da autora, confirmando a tutela recursal para determinar à ré a suspensão do reajuste relativo ao ano de 2025 e a emissão dos boletos vincendos pelos índices da ANS para planos individuais/familiares, sob a mesma multa. O acórdão transitou em julgado, conforme certidão de ID. 283066572.</w:t>
      </w:r>
    </w:p>
    <w:p w14:paraId="16FAE250" w14:textId="77777777" w:rsidR="004D2093" w:rsidRPr="00C269E3" w:rsidRDefault="004D2093"/>
    <w:p w14:paraId="31C8CA17" w14:textId="77777777" w:rsidR="004D2093" w:rsidRPr="00C269E3" w:rsidRDefault="00000000">
      <w:pPr>
        <w:ind w:firstLine="2268"/>
      </w:pPr>
      <w:r w:rsidRPr="00C269E3">
        <w:rPr>
          <w:color w:val="00B050"/>
        </w:rPr>
        <w:t>É o que importa relatar. DECIDO.</w:t>
      </w:r>
    </w:p>
    <w:p w14:paraId="7EFDA294" w14:textId="77777777" w:rsidR="004D2093" w:rsidRPr="00C269E3" w:rsidRDefault="004D2093"/>
    <w:p w14:paraId="6352F9E1" w14:textId="77777777" w:rsidR="004D2093" w:rsidRPr="00C269E3" w:rsidRDefault="00000000">
      <w:pPr>
        <w:ind w:firstLine="2268"/>
      </w:pPr>
      <w:r w:rsidRPr="00C269E3">
        <w:rPr>
          <w:color w:val="00B050"/>
        </w:rPr>
        <w:lastRenderedPageBreak/>
        <w:t>O processo comporta julgamento antecipado, na forma do artigo 355, inciso I, do Código de Processo Civil, uma vez que a controvérsia é preponderantemente de direito e os elementos documentais constantes do processo são suficientes ao convencimento deste juízo, sendo desnecessária a dilação probatória. O pedido de produção de prova pericial atuarial formulado pela ré já foi apreciado e indeferido na decisão de ID. 271374402, que manteve a organização definida no saneamento de ID. 264324889, não havendo razão para reconsideração.</w:t>
      </w:r>
    </w:p>
    <w:p w14:paraId="01491F28" w14:textId="77777777" w:rsidR="004D2093" w:rsidRPr="00C269E3" w:rsidRDefault="004D2093"/>
    <w:p w14:paraId="6D3D0304" w14:textId="77777777" w:rsidR="004D2093" w:rsidRPr="00C269E3" w:rsidRDefault="00000000">
      <w:pPr>
        <w:ind w:firstLine="2268"/>
      </w:pPr>
      <w:r w:rsidRPr="00C269E3">
        <w:rPr>
          <w:color w:val="00B050"/>
        </w:rPr>
        <w:t>A pretensão da ré de submeter a solução do litígio a perícia atuarial não se sustenta, porque a questão central não reside no acerto matemático de cada índice, mas na qualificação jurídica do vínculo contratual e na ausência de comprovação, pela operadora, da base atuarial individualizada que ampararia os reajustes. O ônus dessa demonstração recai sobre a ré, e o seu descumprimento resolve-se pela aplicação das regras de distribuição do encargo probatório, e não pela abertura de instrução destinada a suprir deficiência da própria defesa.</w:t>
      </w:r>
    </w:p>
    <w:p w14:paraId="58A9A737" w14:textId="77777777" w:rsidR="004D2093" w:rsidRPr="00C269E3" w:rsidRDefault="004D2093"/>
    <w:p w14:paraId="7F80CA9C" w14:textId="77777777" w:rsidR="004D2093" w:rsidRPr="00C269E3" w:rsidRDefault="00000000">
      <w:pPr>
        <w:ind w:firstLine="2268"/>
      </w:pPr>
      <w:r w:rsidRPr="00C269E3">
        <w:rPr>
          <w:color w:val="993300"/>
        </w:rPr>
        <w:t xml:space="preserve">A prejudicial de prescrição já foi enfrentada na decisão saneadora de ID. 264324889 e permanece hígida. Reafirmo que o Superior Tribunal de Justiça, no julgamento do Tema 610, sob o rito dos recursos repetitivos, fixou que a pretensão condenatória decorrente da declaração de nulidade de cláusula de reajuste de plano de saúde prescreve em três anos, nos termos do artigo 206, § 3º, inciso IV, do Código Civil (REsp n. 1.360.969/RS, relator para acórdão Ministro Marco Aurélio Bellizze, Segunda Seção, julgado em 10/8/2016, DJe de 19/9/2016). O contrato foi firmado em 2015, na </w:t>
      </w:r>
      <w:r w:rsidRPr="00C269E3">
        <w:rPr>
          <w:color w:val="993300"/>
        </w:rPr>
        <w:lastRenderedPageBreak/>
        <w:t>vigência do Código Civil de 2002, de modo que a pretensão de repetição alcança apenas as parcelas vencidas nos três anos anteriores ao ajuizamento, permanecendo imprescritível o pedido declaratório enquanto vigente o vínculo.</w:t>
      </w:r>
    </w:p>
    <w:p w14:paraId="0AE9B684" w14:textId="77777777" w:rsidR="004D2093" w:rsidRPr="00C269E3" w:rsidRDefault="004D2093"/>
    <w:p w14:paraId="430B9289" w14:textId="77777777" w:rsidR="004D2093" w:rsidRPr="00C269E3" w:rsidRDefault="00000000">
      <w:pPr>
        <w:ind w:firstLine="2268"/>
      </w:pPr>
      <w:r w:rsidRPr="00C269E3">
        <w:rPr>
          <w:color w:val="00B050"/>
        </w:rPr>
        <w:t>Não há outras questões preliminares a apreciar, tampouco vício que comprometa a relação processual, motivo pelo qual passo ao mérito.</w:t>
      </w:r>
    </w:p>
    <w:p w14:paraId="2E016E88" w14:textId="77777777" w:rsidR="004D2093" w:rsidRPr="00C269E3" w:rsidRDefault="004D2093"/>
    <w:p w14:paraId="07FA2C4E" w14:textId="77777777" w:rsidR="004D2093" w:rsidRPr="00C269E3" w:rsidRDefault="00000000">
      <w:pPr>
        <w:ind w:firstLine="2268"/>
      </w:pPr>
      <w:r w:rsidRPr="00C269E3">
        <w:rPr>
          <w:color w:val="00B050"/>
        </w:rPr>
        <w:t>A relação estabelecida entre as partes é de consumo, submetida ao Código de Defesa do Consumidor, conforme consolidado na Súmula 608 do Superior Tribunal de Justiça, e também à Lei nº 9.656/1998. A COFABAN COMERCIO DE ALIMENTOS LTDA, embora pessoa jurídica, figura como destinatária final dos serviços de assistência à saúde em favor de MARIA AMÉLIA MANGABEIRA COSTA e de seus familiares, sendo a parte vulnerável da relação, o que atrai a incidência das normas protetivas consumeristas.</w:t>
      </w:r>
    </w:p>
    <w:p w14:paraId="23825819" w14:textId="77777777" w:rsidR="004D2093" w:rsidRPr="00C269E3" w:rsidRDefault="004D2093"/>
    <w:p w14:paraId="5A7A6D8E" w14:textId="77777777" w:rsidR="004D2093" w:rsidRPr="00C269E3" w:rsidRDefault="00000000">
      <w:pPr>
        <w:ind w:firstLine="2268"/>
      </w:pPr>
      <w:r w:rsidRPr="00C269E3">
        <w:rPr>
          <w:color w:val="00B050"/>
        </w:rPr>
        <w:t>O ponto nuclear da demanda está na verdadeira natureza do contrato. A modalidade coletiva empresarial pressupõe uma coletividade de beneficiários vinculada à atividade produtiva da pessoa jurídica estipulante, com diluição do risco entre número expressivo de pessoas, o que legitima maior liberdade na definição dos reajustes anuais. Essa lógica do mutualismo é o fundamento que autoriza o afastamento dos índices que a Agência Nacional de Saúde Suplementar fixa para os planos individuais e familiares.</w:t>
      </w:r>
    </w:p>
    <w:p w14:paraId="25C9BC73" w14:textId="77777777" w:rsidR="004D2093" w:rsidRPr="00C269E3" w:rsidRDefault="004D2093"/>
    <w:p w14:paraId="474F55C7" w14:textId="77777777" w:rsidR="004D2093" w:rsidRPr="00C269E3" w:rsidRDefault="00000000">
      <w:pPr>
        <w:ind w:firstLine="2268"/>
      </w:pPr>
      <w:r w:rsidRPr="00C269E3">
        <w:rPr>
          <w:color w:val="993300"/>
        </w:rPr>
        <w:lastRenderedPageBreak/>
        <w:t>Quando essa coletividade inexiste, e o contrato abrange apenas um núcleo familiar reduzido, desaparece o pressuposto que justifica o tratamento diferenciado. A hipótese é reconhecida como “falso coletivo”, situação em que o contrato, apesar do rótulo empresarial, funciona materialmente como plano individual ou familiar, e a esse regime deve ser equiparado para fins de controle dos reajustes. A própria regulação da Agência Nacional de Saúde Suplementar, na Resolução Normativa nº 557/2022, estabelece requisitos mínimos de elegibilidade para a caracterização válida do plano coletivo empresarial, cuja ausência conduz à equiparação ao vínculo individual.</w:t>
      </w:r>
    </w:p>
    <w:p w14:paraId="499A9081" w14:textId="77777777" w:rsidR="004D2093" w:rsidRPr="00C269E3" w:rsidRDefault="004D2093"/>
    <w:p w14:paraId="49A67D34" w14:textId="77777777" w:rsidR="004D2093" w:rsidRPr="00C269E3" w:rsidRDefault="00000000">
      <w:pPr>
        <w:ind w:firstLine="2268"/>
      </w:pPr>
      <w:r w:rsidRPr="00C269E3">
        <w:rPr>
          <w:color w:val="00B050"/>
        </w:rPr>
        <w:t>O Superior Tribunal de Justiça, no julgamento dos Embargos de Divergência em Recurso Especial nº 1.692.594/SP (relator Ministro Marco Aurélio Bellizze, Segunda Seção, julgado em 12/2/2020, DJe de 19/2/2020), assentou a natureza híbrida e a vulnerabilidade dos planos coletivos com menos de trinta beneficiários, cujos estipulantes possuem reduzido poder de negociação diante da operadora. Esse entendimento sustenta o controle judicial reforçado nos contratos de pequeno porte, como o dos autos.</w:t>
      </w:r>
    </w:p>
    <w:p w14:paraId="131E13A7" w14:textId="77777777" w:rsidR="004D2093" w:rsidRPr="00C269E3" w:rsidRDefault="004D2093"/>
    <w:p w14:paraId="03E4A665" w14:textId="77777777" w:rsidR="004D2093" w:rsidRPr="00C269E3" w:rsidRDefault="00000000">
      <w:pPr>
        <w:ind w:firstLine="2268"/>
      </w:pPr>
      <w:r w:rsidRPr="00C269E3">
        <w:rPr>
          <w:color w:val="00B050"/>
        </w:rPr>
        <w:t xml:space="preserve">No Tribunal de Justiça do Distrito Federal e dos Territórios, a orientação é firme no sentido de que o contrato coletivo com número reduzido de beneficiários integrantes da mesma família deve ser equiparado ao plano individual ou familiar, com aplicação dos índices da ANS e restituição das diferenças. Nesse sentido, o Acórdão 2048448 (0703013-94.2024.8.07.0020, Relator FERNANDO TAVERNARD, 2ª Turma Cível, julgado em 17/9/2025, </w:t>
      </w:r>
      <w:r w:rsidRPr="00C269E3">
        <w:rPr>
          <w:color w:val="00B050"/>
        </w:rPr>
        <w:lastRenderedPageBreak/>
        <w:t>DJe de 9/10/2025) e o Acórdão 2059794 (0746674-83.2024.8.07.0001, Relator ROBERTO FREITAS FILHO, 3ª Turma Cível, julgado em 29/10/2025, DJe de 5/11/2025), este último expresso ao consignar que, reconhecido o falso coletivo, a operadora deve adotar os mesmos critérios de reajuste dos planos individuais/familiares desde a contratação.</w:t>
      </w:r>
    </w:p>
    <w:p w14:paraId="75D0110F" w14:textId="77777777" w:rsidR="004D2093" w:rsidRPr="00C269E3" w:rsidRDefault="004D2093"/>
    <w:p w14:paraId="4A2B5845" w14:textId="77777777" w:rsidR="004D2093" w:rsidRPr="00C269E3" w:rsidRDefault="00000000">
      <w:pPr>
        <w:ind w:firstLine="2268"/>
      </w:pPr>
      <w:r w:rsidRPr="00C269E3">
        <w:rPr>
          <w:color w:val="993300"/>
        </w:rPr>
        <w:t>A subsunção dos fatos a essas premissas é direta. O contrato nº 397784 conta com apenas três beneficiários — a titular MARIA AMÉLIA MANGABEIRA COSTA, seu filho DANIEL MANGABEIRA DA VINHA e seu genro HELIO BARCELLOS E ALBUQUERQUE —, todos do mesmo núcleo familiar, sendo a estipulante microempresa da própria titular, conforme o quadro societário de ID. 254262903. Inexiste qualquer coletividade apta a sustentar a modalidade empresarial, o que caracteriza o falso coletivo empresarial e impõe a equiparação ao plano individual/familiar, com a consequente sujeição aos índices de reajuste autorizados pela Agência Nacional de Saúde Suplementar.</w:t>
      </w:r>
    </w:p>
    <w:p w14:paraId="7BE63797" w14:textId="77777777" w:rsidR="004D2093" w:rsidRPr="00C269E3" w:rsidRDefault="004D2093"/>
    <w:p w14:paraId="49EF849B" w14:textId="77777777" w:rsidR="004D2093" w:rsidRPr="00C269E3" w:rsidRDefault="00000000">
      <w:pPr>
        <w:ind w:firstLine="2268"/>
      </w:pPr>
      <w:r w:rsidRPr="00C269E3">
        <w:rPr>
          <w:color w:val="00B050"/>
        </w:rPr>
        <w:t>Essa conclusão foi antecipada, ainda que em cognição sumária, pela 4ª Turma Cível no acórdão de ID. 283066570, transitado em julgado, que reconheceu o falso coletivo e determinou a aplicação dos índices da ANS às mensalidades vincendas. Embora aquele julgamento se limite à tutela provisória, a instrução documental agora disponível confirma, em cognição exauriente, o mesmo quadro fático, autorizando o acolhimento definitivo da tese.</w:t>
      </w:r>
    </w:p>
    <w:p w14:paraId="04BF05C1" w14:textId="77777777" w:rsidR="004D2093" w:rsidRPr="00C269E3" w:rsidRDefault="004D2093"/>
    <w:p w14:paraId="2F4C6F9E" w14:textId="77777777" w:rsidR="004D2093" w:rsidRPr="00C269E3" w:rsidRDefault="00000000">
      <w:pPr>
        <w:ind w:firstLine="2268"/>
      </w:pPr>
      <w:r w:rsidRPr="00C269E3">
        <w:rPr>
          <w:color w:val="00B050"/>
        </w:rPr>
        <w:t xml:space="preserve">Quanto à legitimidade dos reajustes praticados, o ônus da prova da base atuarial idônea recai sobre a operadora. O </w:t>
      </w:r>
      <w:r w:rsidRPr="00C269E3">
        <w:rPr>
          <w:color w:val="00B050"/>
        </w:rPr>
        <w:lastRenderedPageBreak/>
        <w:t>Superior Tribunal de Justiça, no julgamento do Tema 1.016, estendeu aos planos coletivos as teses do Tema 952 e reconheceu que cabe à operadora demonstrar a base atuarial dos reajustes, além de fixar que a expressão “variação acumulada” do artigo 3º, inciso II, da Resolução Normativa ANS nº 63/2003 deve observar o sentido matemático próprio, sendo incorreta a simples soma aritmética de percentuais.</w:t>
      </w:r>
    </w:p>
    <w:p w14:paraId="2262C436" w14:textId="77777777" w:rsidR="004D2093" w:rsidRPr="00C269E3" w:rsidRDefault="004D2093"/>
    <w:p w14:paraId="420E0DDB" w14:textId="77777777" w:rsidR="004D2093" w:rsidRPr="00C269E3" w:rsidRDefault="00000000">
      <w:pPr>
        <w:ind w:firstLine="2268"/>
      </w:pPr>
      <w:r w:rsidRPr="00C269E3">
        <w:rPr>
          <w:color w:val="993300"/>
        </w:rPr>
        <w:t>A ré não se desincumbiu desse encargo. Os documentos que apresentou — em especial os relatórios de procedimentos previamente acordados elaborados pela Grant Thornton (ID. 257217687, 257217688 e 257217689) e a nota explicativa atuarial (ID. 257217683) — referem-se ao agrupamento agregado da carteira (“pool de risco”), e não à apólice específica dos beneficiários. Não há memória de cálculo individualizada, tampouco demonstração concreta da sinistralidade do grupo familiar contratante, o que revela a ausência de lastro técnico idôneo para os percentuais impostos.</w:t>
      </w:r>
    </w:p>
    <w:p w14:paraId="303653EA" w14:textId="77777777" w:rsidR="004D2093" w:rsidRPr="00C269E3" w:rsidRDefault="004D2093"/>
    <w:p w14:paraId="2F3E0B2E" w14:textId="77777777" w:rsidR="004D2093" w:rsidRPr="00C269E3" w:rsidRDefault="00000000">
      <w:pPr>
        <w:ind w:firstLine="2268"/>
      </w:pPr>
      <w:r w:rsidRPr="00C269E3">
        <w:rPr>
          <w:color w:val="993300"/>
        </w:rPr>
        <w:t>A prova documental demonstra que os reajustes acumulados atingiram 156,53% sobre o valor inicial, elevando a mensalidade a R$ 14.872,10, quando o valor correspondente aos índices da ANS seria de R$ 7.388,54. Essa discrepância, aliada à ausência de justificativa técnica, evidencia a onerosidade excessiva e a violação ao dever de transparência, nos termos dos artigos 6º, incisos III e V, e 51, incisos IV e X, do Código de Defesa do Consumidor.</w:t>
      </w:r>
    </w:p>
    <w:p w14:paraId="7A3FAF03" w14:textId="77777777" w:rsidR="004D2093" w:rsidRPr="00C269E3" w:rsidRDefault="004D2093"/>
    <w:p w14:paraId="7829F4FB" w14:textId="77777777" w:rsidR="004D2093" w:rsidRPr="00C269E3" w:rsidRDefault="00000000">
      <w:pPr>
        <w:ind w:firstLine="2268"/>
      </w:pPr>
      <w:r w:rsidRPr="00C269E3">
        <w:rPr>
          <w:color w:val="993300"/>
        </w:rPr>
        <w:lastRenderedPageBreak/>
        <w:t>Reputo, portanto, abusivos os reajustes por sinistralidade e por variação de custos médico- hospitalares aplicados desde 2015, devendo prevalecer, em substituição, os percentuais anuais autorizados pela Agência Nacional de Saúde Suplementar para os planos individuais e familiares.</w:t>
      </w:r>
    </w:p>
    <w:p w14:paraId="7CA83ACA" w14:textId="77777777" w:rsidR="004D2093" w:rsidRPr="00C269E3" w:rsidRDefault="004D2093"/>
    <w:p w14:paraId="5CE45017" w14:textId="77777777" w:rsidR="004D2093" w:rsidRPr="00C269E3" w:rsidRDefault="00000000">
      <w:pPr>
        <w:ind w:firstLine="2268"/>
      </w:pPr>
      <w:r w:rsidRPr="00C269E3">
        <w:rPr>
          <w:color w:val="00B050"/>
        </w:rPr>
        <w:t>Merece exame específico o reajuste por mudança de faixa etária aplicado ao beneficiário HELIO BARCELLOS E ALBUQUERQUE, noticiado como fato superveniente na petição de ID. 269375134, na forma do artigo 493 do Código de Processo Civil. Esse aumento, de aproximadamente 56,45%, incidiu em dezembro de 2025, na passagem para a faixa de 59 anos ou mais, elevando o valor individual de R$ 4.119,29 para R$ 6.444,29.</w:t>
      </w:r>
    </w:p>
    <w:p w14:paraId="3DE1742C" w14:textId="77777777" w:rsidR="004D2093" w:rsidRPr="00C269E3" w:rsidRDefault="004D2093"/>
    <w:p w14:paraId="0D329274" w14:textId="77777777" w:rsidR="004D2093" w:rsidRPr="00C269E3" w:rsidRDefault="00000000">
      <w:pPr>
        <w:ind w:firstLine="2268"/>
      </w:pPr>
      <w:r w:rsidRPr="00C269E3">
        <w:rPr>
          <w:color w:val="993300"/>
        </w:rPr>
        <w:t>O reajuste por faixa etária não é, em si, ilícito. O Superior Tribunal de Justiça, no Tema 952, fixou que ele é válido desde que haja previsão contratual, sejam observadas as normas dos órgãos reguladores e não sejam aplicados percentuais desarrazoados que, sem base atuarial idônea, onerem excessivamente o consumidor ou discriminem o idoso. No caso, o terceiro requisito não foi atendido, pois a ré não apresentou base atuarial que justifique concretamente o percentual imposto, o que impõe, também quanto a esse aumento, a submissão aos parâmetros regulatórios aplicáveis aos planos individuais/familiares.</w:t>
      </w:r>
    </w:p>
    <w:p w14:paraId="68293724" w14:textId="77777777" w:rsidR="004D2093" w:rsidRPr="00C269E3" w:rsidRDefault="004D2093"/>
    <w:p w14:paraId="10355977" w14:textId="77777777" w:rsidR="004D2093" w:rsidRPr="00C269E3" w:rsidRDefault="00000000">
      <w:pPr>
        <w:ind w:firstLine="2268"/>
      </w:pPr>
      <w:r w:rsidRPr="00C269E3">
        <w:rPr>
          <w:color w:val="993300"/>
        </w:rPr>
        <w:t xml:space="preserve">A restituição das quantias pagas a maior é consequência lógica do reconhecimento da abusividade. Deve ocorrer de forma simples, e não em dobro, porque os reajustes estavam formalmente amparados pelo regime jurídico dos planos </w:t>
      </w:r>
      <w:r w:rsidRPr="00C269E3">
        <w:rPr>
          <w:color w:val="993300"/>
        </w:rPr>
        <w:lastRenderedPageBreak/>
        <w:t>coletivos, o que afasta a má-fé exigida pelo artigo 42, parágrafo único, do Código de Defesa do Consumidor, conforme, aliás, reconhecido no próprio Acórdão 2048448 do Tribunal de Justiça do Distrito Federal e dos Territórios. A restituição limita-se às parcelas vencidas nos três anos anteriores ao ajuizamento, ocorrido em 21 de outubro de 2025, e o montante será apurado em liquidação de sentença.</w:t>
      </w:r>
    </w:p>
    <w:p w14:paraId="69B5E798" w14:textId="77777777" w:rsidR="004D2093" w:rsidRPr="00C269E3" w:rsidRDefault="004D2093"/>
    <w:p w14:paraId="0282A95C" w14:textId="77777777" w:rsidR="004D2093" w:rsidRPr="00C269E3" w:rsidRDefault="00000000">
      <w:pPr>
        <w:ind w:firstLine="2268"/>
      </w:pPr>
      <w:r w:rsidRPr="00C269E3">
        <w:rPr>
          <w:color w:val="00B050"/>
        </w:rPr>
        <w:t>DISPOSITIVO</w:t>
      </w:r>
    </w:p>
    <w:p w14:paraId="69A7DA8D" w14:textId="77777777" w:rsidR="004D2093" w:rsidRPr="00C269E3" w:rsidRDefault="004D2093"/>
    <w:p w14:paraId="677852E7" w14:textId="77777777" w:rsidR="004D2093" w:rsidRPr="00C269E3" w:rsidRDefault="00000000">
      <w:pPr>
        <w:ind w:firstLine="2268"/>
      </w:pPr>
      <w:r w:rsidRPr="00C269E3">
        <w:rPr>
          <w:color w:val="993300"/>
        </w:rPr>
        <w:t>Diante do exposto, JULGO PROCEDENTES os pedidos, com resolução de mérito, nos termos do artigo 487, inciso I, do Código de Processo Civil, para:</w:t>
      </w:r>
    </w:p>
    <w:p w14:paraId="0E11462E" w14:textId="77777777" w:rsidR="004D2093" w:rsidRPr="00C269E3" w:rsidRDefault="004D2093"/>
    <w:p w14:paraId="47BE1985" w14:textId="77777777" w:rsidR="004D2093" w:rsidRPr="00C269E3" w:rsidRDefault="00000000">
      <w:pPr>
        <w:ind w:firstLine="2268"/>
      </w:pPr>
      <w:r w:rsidRPr="00C269E3">
        <w:rPr>
          <w:color w:val="993300"/>
        </w:rPr>
        <w:t>RECONHECER a natureza individual/familiar do contrato nº 397784, firmado entre as partes, afastando sua qualificação como plano coletivo empresarial, ante a caracterização do falso coletivo;</w:t>
      </w:r>
    </w:p>
    <w:p w14:paraId="62E5CFBE" w14:textId="77777777" w:rsidR="004D2093" w:rsidRPr="00C269E3" w:rsidRDefault="004D2093"/>
    <w:p w14:paraId="255F905B" w14:textId="77777777" w:rsidR="004D2093" w:rsidRPr="00C269E3" w:rsidRDefault="00000000">
      <w:pPr>
        <w:ind w:firstLine="2268"/>
      </w:pPr>
      <w:r w:rsidRPr="00C269E3">
        <w:rPr>
          <w:color w:val="993300"/>
        </w:rPr>
        <w:t xml:space="preserve">DECLARAR a nulidade dos reajustes por sinistralidade e por variação de custos médico- hospitalares aplicados desde 2015, bem como do reajuste por mudança de faixa etária incidente sobre o beneficiário HELIO BARCELLOS E ALBUQUERQUE, determinando que a ré aplique, em substituição, exclusivamente os percentuais anuais autorizados pela Agência Nacional de Saúde Suplementar para os planos individuais e familiares, tornando definitiva a determinação já confirmada no acórdão de ID. 283066570. A apuração desse valor será feita em liquidação de sentença, por simples cálculos acompanhados de </w:t>
      </w:r>
      <w:r w:rsidRPr="00C269E3">
        <w:rPr>
          <w:color w:val="993300"/>
        </w:rPr>
        <w:lastRenderedPageBreak/>
        <w:t>planilhas explicativas, mas se houver controvérsia, será apurado através de liquidação de sentença, com nomeação de perito contábil.</w:t>
      </w:r>
    </w:p>
    <w:p w14:paraId="5E31AEDA" w14:textId="77777777" w:rsidR="004D2093" w:rsidRPr="00C269E3" w:rsidRDefault="004D2093"/>
    <w:p w14:paraId="330DB916" w14:textId="77777777" w:rsidR="004D2093" w:rsidRPr="00C269E3" w:rsidRDefault="00000000">
      <w:pPr>
        <w:ind w:firstLine="2268"/>
      </w:pPr>
      <w:r w:rsidRPr="00C269E3">
        <w:rPr>
          <w:color w:val="993300"/>
        </w:rPr>
        <w:t>CONDENAR a ré a restituir, de forma simples, as quantias pagas a maior pela autora, limitadas às parcelas vencidas nos três anos anteriores ao ajuizamento, cujo montante será apurado em liquidação de sentença.</w:t>
      </w:r>
    </w:p>
    <w:p w14:paraId="30825D4E" w14:textId="77777777" w:rsidR="004D2093" w:rsidRPr="00C269E3" w:rsidRDefault="004D2093"/>
    <w:p w14:paraId="14424AC9" w14:textId="77777777" w:rsidR="004D2093" w:rsidRPr="00C269E3" w:rsidRDefault="00000000">
      <w:pPr>
        <w:ind w:firstLine="2268"/>
      </w:pPr>
      <w:r w:rsidRPr="00C269E3">
        <w:rPr>
          <w:color w:val="993300"/>
        </w:rPr>
        <w:t>Sobre os valores a restituir incidirá correção monetária pelo índice legal, a contar de cada desembolso indevido, e juros de mora de um por cento ao mês, a partir da citação.</w:t>
      </w:r>
    </w:p>
    <w:p w14:paraId="4E3BC581" w14:textId="77777777" w:rsidR="004D2093" w:rsidRPr="00C269E3" w:rsidRDefault="004D2093"/>
    <w:p w14:paraId="6614C073" w14:textId="77777777" w:rsidR="004D2093" w:rsidRPr="00C269E3" w:rsidRDefault="00000000">
      <w:pPr>
        <w:ind w:firstLine="2268"/>
      </w:pPr>
      <w:r w:rsidRPr="00C269E3">
        <w:rPr>
          <w:color w:val="993300"/>
        </w:rPr>
        <w:t>CONDENAR a ré ao pagamento das custas processuais e dos honorários advocatícios, estes fixados em 10% (dez por cento) sobre o valor da condenação, nos termos do artigo 85, § 2º, do Código de Processo Civil.</w:t>
      </w:r>
    </w:p>
    <w:p w14:paraId="4527ECC5" w14:textId="77777777" w:rsidR="004D2093" w:rsidRPr="00C269E3" w:rsidRDefault="004D2093"/>
    <w:p w14:paraId="27B3181C" w14:textId="77777777" w:rsidR="004D2093" w:rsidRPr="00C269E3" w:rsidRDefault="00000000">
      <w:pPr>
        <w:ind w:firstLine="2268"/>
      </w:pPr>
      <w:r w:rsidRPr="00C269E3">
        <w:rPr>
          <w:color w:val="00B050"/>
        </w:rPr>
        <w:t>Após o trânsito em julgado, não havendo outros requerimentos, arquivem-se os autos.</w:t>
      </w:r>
    </w:p>
    <w:p w14:paraId="1CB0BC25" w14:textId="77777777" w:rsidR="004D2093" w:rsidRPr="00C269E3" w:rsidRDefault="004D2093"/>
    <w:p w14:paraId="432EA657" w14:textId="77777777" w:rsidR="004D2093" w:rsidRPr="00C269E3" w:rsidRDefault="00000000">
      <w:pPr>
        <w:ind w:firstLine="2268"/>
      </w:pPr>
      <w:r w:rsidRPr="00C269E3">
        <w:rPr>
          <w:color w:val="00B050"/>
        </w:rPr>
        <w:t>Sentença registrada eletronicamente. Publique-se. Intime-se.</w:t>
      </w:r>
    </w:p>
    <w:p w14:paraId="6FB03BB5" w14:textId="77777777" w:rsidR="004D2093" w:rsidRPr="00C269E3" w:rsidRDefault="004D2093"/>
    <w:p w14:paraId="56EF825E" w14:textId="77777777" w:rsidR="004D2093" w:rsidRPr="00C269E3" w:rsidRDefault="00000000">
      <w:pPr>
        <w:ind w:firstLine="2268"/>
      </w:pPr>
      <w:r w:rsidRPr="00C269E3">
        <w:rPr>
          <w:color w:val="00B050"/>
        </w:rPr>
        <w:t>FERNANDA D'AQUINO MAFRA Juíza de Direito - Datado e assinado digitalmente -</w:t>
      </w:r>
    </w:p>
    <w:p w14:paraId="3D69347A" w14:textId="77777777" w:rsidR="004D2093" w:rsidRPr="00C269E3" w:rsidRDefault="004D2093"/>
    <w:p w14:paraId="080F0E7B" w14:textId="77777777" w:rsidR="004D2093" w:rsidRPr="00C269E3" w:rsidRDefault="00000000">
      <w:r w:rsidRPr="00C269E3">
        <w:br w:type="page"/>
      </w:r>
    </w:p>
    <w:p w14:paraId="44AB3636" w14:textId="77777777" w:rsidR="004D2093" w:rsidRPr="00C269E3" w:rsidRDefault="00000000">
      <w:pPr>
        <w:jc w:val="center"/>
      </w:pPr>
      <w:r w:rsidRPr="00C269E3">
        <w:rPr>
          <w:b/>
          <w:color w:val="00B050"/>
        </w:rPr>
        <w:lastRenderedPageBreak/>
        <w:t>DECISÃO DOS EMBARGOS DE DECLARAÇÃO (ID 91139282)</w:t>
      </w:r>
    </w:p>
    <w:p w14:paraId="774B91ED" w14:textId="77777777" w:rsidR="004D2093" w:rsidRPr="00C269E3" w:rsidRDefault="004D2093"/>
    <w:p w14:paraId="292A28E9" w14:textId="77777777" w:rsidR="004D2093" w:rsidRPr="00C269E3" w:rsidRDefault="00000000">
      <w:pPr>
        <w:ind w:firstLine="2268"/>
      </w:pPr>
      <w:r w:rsidRPr="00C269E3">
        <w:rPr>
          <w:color w:val="00B050"/>
        </w:rPr>
        <w:t>Conheço dos embargos de declaração de ID 284834172, porquanto tempestivos.</w:t>
      </w:r>
    </w:p>
    <w:p w14:paraId="51703734" w14:textId="77777777" w:rsidR="004D2093" w:rsidRPr="00C269E3" w:rsidRDefault="004D2093"/>
    <w:p w14:paraId="5902A772" w14:textId="77777777" w:rsidR="004D2093" w:rsidRPr="00C269E3" w:rsidRDefault="00000000">
      <w:pPr>
        <w:ind w:firstLine="2268"/>
      </w:pPr>
      <w:r w:rsidRPr="00C269E3">
        <w:rPr>
          <w:color w:val="00B050"/>
        </w:rPr>
        <w:t>A parte embargante alega que a Sentença de ID 283333087 é obscura quanto ao período abrangido pela restituição dos valores pagos indevidamente.</w:t>
      </w:r>
    </w:p>
    <w:p w14:paraId="55DEAD49" w14:textId="77777777" w:rsidR="004D2093" w:rsidRPr="00C269E3" w:rsidRDefault="004D2093"/>
    <w:p w14:paraId="5AAAA06F" w14:textId="77777777" w:rsidR="004D2093" w:rsidRPr="00C269E3" w:rsidRDefault="00000000">
      <w:pPr>
        <w:ind w:firstLine="2268"/>
      </w:pPr>
      <w:r w:rsidRPr="00C269E3">
        <w:rPr>
          <w:color w:val="00B050"/>
        </w:rPr>
        <w:t>A parte embargada apresentou contrarrazões no ID 286190967.</w:t>
      </w:r>
    </w:p>
    <w:p w14:paraId="5ED9B723" w14:textId="77777777" w:rsidR="004D2093" w:rsidRPr="00C269E3" w:rsidRDefault="004D2093"/>
    <w:p w14:paraId="61539A5F" w14:textId="77777777" w:rsidR="004D2093" w:rsidRPr="00C269E3" w:rsidRDefault="00000000">
      <w:pPr>
        <w:ind w:firstLine="2268"/>
      </w:pPr>
      <w:r w:rsidRPr="00C269E3">
        <w:rPr>
          <w:color w:val="00B050"/>
        </w:rPr>
        <w:t>DECIDO.</w:t>
      </w:r>
    </w:p>
    <w:p w14:paraId="5F56147D" w14:textId="77777777" w:rsidR="004D2093" w:rsidRPr="00C269E3" w:rsidRDefault="004D2093"/>
    <w:p w14:paraId="045CE16C" w14:textId="77777777" w:rsidR="004D2093" w:rsidRPr="00C269E3" w:rsidRDefault="00000000">
      <w:pPr>
        <w:ind w:firstLine="2268"/>
      </w:pPr>
      <w:r w:rsidRPr="00C269E3">
        <w:rPr>
          <w:color w:val="00B050"/>
        </w:rPr>
        <w:t>Não há como acolher o pedido formulado, uma vez que inexiste o vício alegado na sentença. A insurgência decorre de interpretação restritiva do julgado e não revela obscuridade passível de correção por embargos de declaração.</w:t>
      </w:r>
    </w:p>
    <w:p w14:paraId="7A408FD2" w14:textId="77777777" w:rsidR="004D2093" w:rsidRPr="00C269E3" w:rsidRDefault="004D2093"/>
    <w:p w14:paraId="19DA7635" w14:textId="77777777" w:rsidR="004D2093" w:rsidRPr="00C269E3" w:rsidRDefault="00000000">
      <w:pPr>
        <w:ind w:firstLine="2268"/>
      </w:pPr>
      <w:r w:rsidRPr="00C269E3">
        <w:rPr>
          <w:color w:val="993300"/>
        </w:rPr>
        <w:t>A limitação às parcelas vencidas nos três anos anteriores ao ajuizamento estabelece apenas o marco temporal inicial da restituição, em razão da prescrição reconhecida. O comando não exclui as diferenças eventualmente vencidas durante o processo, enquanto subsistir a obrigação, conforme o art. 323 do CPC.</w:t>
      </w:r>
    </w:p>
    <w:p w14:paraId="6CF5A019" w14:textId="77777777" w:rsidR="004D2093" w:rsidRPr="00C269E3" w:rsidRDefault="004D2093"/>
    <w:p w14:paraId="260BDEE9" w14:textId="77777777" w:rsidR="004D2093" w:rsidRPr="00C269E3" w:rsidRDefault="00000000">
      <w:pPr>
        <w:ind w:firstLine="2268"/>
      </w:pPr>
      <w:r w:rsidRPr="00C269E3">
        <w:rPr>
          <w:color w:val="00B050"/>
        </w:rPr>
        <w:t>Assim, REJEITO os embargos de declaração, pois não incide qualquer das hipóteses do art. 1.022 do CPC.</w:t>
      </w:r>
    </w:p>
    <w:p w14:paraId="307365FD" w14:textId="77777777" w:rsidR="004D2093" w:rsidRPr="00C269E3" w:rsidRDefault="004D2093"/>
    <w:p w14:paraId="561C707A" w14:textId="77777777" w:rsidR="004D2093" w:rsidRPr="00C269E3" w:rsidRDefault="00000000">
      <w:pPr>
        <w:ind w:firstLine="2268"/>
      </w:pPr>
      <w:r w:rsidRPr="00C269E3">
        <w:rPr>
          <w:color w:val="00B050"/>
        </w:rPr>
        <w:lastRenderedPageBreak/>
        <w:t>Intime-se.</w:t>
      </w:r>
    </w:p>
    <w:p w14:paraId="1C13E2CC" w14:textId="77777777" w:rsidR="004D2093" w:rsidRPr="00C269E3" w:rsidRDefault="004D2093"/>
    <w:p w14:paraId="41F063DB" w14:textId="77777777" w:rsidR="004D2093" w:rsidRPr="00C269E3" w:rsidRDefault="00000000">
      <w:pPr>
        <w:ind w:firstLine="2268"/>
      </w:pPr>
      <w:r w:rsidRPr="00C269E3">
        <w:rPr>
          <w:color w:val="00B050"/>
        </w:rPr>
        <w:t>FERNANDA D AQUINO MAFRA – Juíza de Direito (datado e assinado digitalmente em 18/08/2026)</w:t>
      </w:r>
    </w:p>
    <w:p w14:paraId="3E33A7CB" w14:textId="77777777" w:rsidR="004D2093" w:rsidRPr="00C269E3" w:rsidRDefault="004D2093"/>
    <w:p w14:paraId="5EB8EB6A" w14:textId="77777777" w:rsidR="004D2093" w:rsidRPr="00C269E3" w:rsidRDefault="00000000">
      <w:r w:rsidRPr="00C269E3">
        <w:br w:type="page"/>
      </w:r>
    </w:p>
    <w:p w14:paraId="772C2516" w14:textId="77777777" w:rsidR="004D2093" w:rsidRPr="00C269E3" w:rsidRDefault="00000000">
      <w:pPr>
        <w:jc w:val="center"/>
      </w:pPr>
      <w:del w:id="1258" w:author="Assessor GDSXSR" w:date="2026-10-31T22:18:46Z">
        <w:r>
          <w:rPr>
            <w:b/>
            <w:color w:val="7030A0"/>
          </w:rPr>
          <w:delText xml:space="preserve">JURISPRUDÊNCIA</w:delText>
        </w:r>
      </w:del>
      <w:ins w:id="1259" w:author="Assessor GDSXSR" w:date="2026-10-31T22:18:46Z">
        <w:r>
          <w:rPr>
            <w:b/>
            <w:color w:val="808080"/>
          </w:rPr>
          <w:t xml:space="preserve">PRECEDENTES</w:t>
        </w:r>
      </w:ins>
      <w:commentRangeStart w:id="41"/>
      <w:r>
        <w:rPr>
          <w:b/>
          <w:color w:val="7030A0"/>
        </w:rPr>
        <w:t xml:space="preserve"> </w:t>
      </w:r>
      <w:del w:id="1260" w:author="Assessor GDSXSR" w:date="2026-10-31T22:18:46Z">
        <w:r>
          <w:rPr>
            <w:b/>
            <w:color w:val="7030A0"/>
          </w:rPr>
          <w:delText xml:space="preserve">EM</w:delText>
        </w:r>
      </w:del>
      <w:ins w:id="1261" w:author="Assessor GDSXSR" w:date="2026-10-31T22:18:46Z">
        <w:r>
          <w:rPr>
            <w:b/>
            <w:color w:val="808080"/>
          </w:rPr>
          <w:t xml:space="preserve">CONTRÁRIOS</w:t>
        </w:r>
      </w:ins>
      <w:r>
        <w:rPr>
          <w:b/>
          <w:color w:val="7030A0"/>
        </w:rPr>
        <w:t xml:space="preserve"> </w:t>
      </w:r>
      <w:del w:id="1262" w:author="Assessor GDSXSR" w:date="2026-10-31T22:18:46Z">
        <w:r>
          <w:rPr>
            <w:b/>
            <w:color w:val="7030A0"/>
          </w:rPr>
          <w:delText xml:space="preserve">SENTIDO</w:delText>
        </w:r>
      </w:del>
      <w:ins w:id="1263" w:author="Assessor GDSXSR" w:date="2026-10-31T22:18:46Z">
        <w:r>
          <w:rPr>
            <w:b/>
            <w:color w:val="808080"/>
          </w:rPr>
          <w:t xml:space="preserve">AO</w:t>
        </w:r>
      </w:ins>
      <w:r>
        <w:rPr>
          <w:b/>
          <w:color w:val="7030A0"/>
        </w:rPr>
        <w:t xml:space="preserve"> </w:t>
      </w:r>
      <w:commentRangeEnd w:id="41"/>
      <w:r>
        <w:rPr>
          <w:rStyle w:val="CommentReference"/>
        </w:rPr>
        <w:commentReference w:id="41"/>
      </w:r>
      <w:del w:id="1264" w:author="Assessor GDSXSR" w:date="2026-10-31T22:18:46Z">
        <w:r>
          <w:rPr>
            <w:b/>
            <w:color w:val="7030A0"/>
          </w:rPr>
          <w:delText xml:space="preserve">CONTRÁRIO</w:delText>
        </w:r>
      </w:del>
      <w:ins w:id="1265" w:author="Assessor GDSXSR" w:date="2026-10-31T22:18:46Z">
        <w:r>
          <w:rPr>
            <w:b/>
            <w:color w:val="808080"/>
          </w:rPr>
          <w:t xml:space="preserve">VOTO</w:t>
        </w:r>
      </w:ins>
    </w:p>
    <w:p w14:paraId="7397A630" w14:textId="77777777" w:rsidR="004D2093" w:rsidRPr="00C269E3" w:rsidRDefault="004D2093"/>
    <w:p w14:paraId="1BCF808B" w14:textId="77777777" w:rsidR="004D2093" w:rsidRPr="00C269E3" w:rsidRDefault="00000000">
      <w:pPr>
        <w:ind w:left="2268"/>
      </w:pPr>
      <w:r w:rsidRPr="00C269E3">
        <w:rPr>
          <w:i/>
          <w:color w:val="7030A0"/>
          <w:sz w:val="26"/>
        </w:rPr>
        <w:t xml:space="preserve">"APELAÇÃO CÍVEL. DIREITO DO CONSUMIDOR E PROCESSUAL CIVIL. TUTELA DE URGÊNCIA RECURSAL. NÃO CONHECIDA. INADEQUAÇÃO DA VIA ELEITA. PLANO DE SAÚDE COLETIVO EMPRESARIAL. REAJUSTE. ‘FALSO COLETIVO’. ABUSIVIDADE. CONTRATO INDIVIDUAL OU FAMILIAR. EQUIPARAÇÃO. IMPOSSIBILIDADE. RECURSO DESPROVIDO. I. CASO EM EXAME 1. Apelação cível, com pedido de antecipação de tutela, interposta pela autora contra sentença que julgou improcedente o pedido de substituição dos índices de reajuste aplicados em contrato de plano de saúde coletivo empresarial, firmado por pessoa jurídica com apenas quatro beneficiários, pelos índices aplicáveis aos contratos individuais ou familiares, bem como o pedido de reembolso dos valores pagos a maior. II. QUESTÃO EM DISCUSSÃO 2. Há três questões em discussão: (i) definir se é cabível o conhecimento do pedido de tutela de urgência formulado no bojo da apelação; (ii) estabelecer se o contrato firmado pode ser enquadrado como ‘falso coletivo’, equiparando-se ao contrato individual/familiar, com limitação de reajustes aos índices fixados pela ANS; (iii) se é devido o reembolso dos valores pagos a maior pela contratante nos últimos três anos. III. RAZÕES DE DECIDIR 3 O pedido de atribuição de efeito suspensivo ou de tutela recursal não pode ser conhecido quando formulado no corpo da apelação, pois deve ser apresentado por petição autônoma ao </w:t>
      </w:r>
      <w:r w:rsidRPr="00C269E3">
        <w:rPr>
          <w:i/>
          <w:color w:val="7030A0"/>
          <w:sz w:val="26"/>
        </w:rPr>
        <w:lastRenderedPageBreak/>
        <w:t xml:space="preserve">tribunal, antes da distribuição, ou diretamente ao relator, após a distribuição, conforme o art. 1.012, §§ 3º e 4º, do CPC, e art. 251 do Regimento Interno do Tribunal. 4. O contrato coletivo empresarial exige vínculo jurídico entre beneficiários e a pessoa jurídica estipulante. A comprovação de que as apelantes figuram como sócias da empresa contratante, bem como de que os demais beneficiários são seus dependentes, descaracteriza a alegação de ‘falso coletivo’. 5. A Resolução Normativa n. 557/2022 da ANS legitima a inclusão de sócios e familiares como beneficiários em planos coletivos empresariais, não havendo irregularidade na contratação. Além disso, o número reduzido de beneficiários ou o fato de pertencerem a um mesmo núcleo familiar não descaracteriza, por si só, a natureza empresarial do contrato coletivo. 6. O apelado comprovou a aplicação anual dos reajustes e a comunicação à ANS, cumprindo os requisitos elencados pela Resolução Normativa n. 565/2022 da ANS. Ademais, apresentou notas explicativas do cálculo, que indicam a observância da fórmula de cálculo do índice prevista no contrato, afastando, assim, a alegação de abusividade e de direito ao reembolso de valores. 7. A planilha apresentada pelo apelante não demonstra inconsistências técnicas no cálculo, limitando-se a comparar índices de reajuste aplicáveis a planos individuais/familiares, inaplicáveis ao caso. IV. DISPOSITIVO 8. Recurso conhecido e desprovido. Tese de julgamento: 1. O pedido de efeito suspensivo ou de tutela recursal em apelação deve ser formulado </w:t>
      </w:r>
      <w:r w:rsidRPr="00C269E3">
        <w:rPr>
          <w:i/>
          <w:color w:val="7030A0"/>
          <w:sz w:val="26"/>
        </w:rPr>
        <w:lastRenderedPageBreak/>
        <w:t>em petição autônoma, nos termos do art. 1.012, §§3º e 4º, do CPC.; 2. Os reajustes em planos coletivos empresariais, quando previstos em contrato, aplicados com periodicidade anual e comunicados à ANS, não estão sujeitos aos limites fixados para planos individuais/familiares."</w:t>
      </w:r>
    </w:p>
    <w:p w14:paraId="028306C7" w14:textId="77777777" w:rsidR="004D2093" w:rsidRPr="00C269E3" w:rsidRDefault="00000000">
      <w:pPr>
        <w:ind w:left="2268"/>
      </w:pPr>
      <w:r w:rsidRPr="00C269E3">
        <w:rPr>
          <w:i/>
          <w:color w:val="7030A0"/>
          <w:sz w:val="26"/>
        </w:rPr>
        <w:t>(0727643-59.2024.8.07.0007, Relator: Aiston Henrique de Sousa, 4ª Turma Cível, Data de Julgamento: 06/11/2025; número do acórdão e data de publicação não identificados)</w:t>
      </w:r>
    </w:p>
    <w:p w14:paraId="77A7AF32" w14:textId="77777777" w:rsidR="004D2093" w:rsidRPr="00C269E3" w:rsidRDefault="004D2093"/>
    <w:p w14:paraId="76F90620" w14:textId="77777777" w:rsidR="004D2093" w:rsidRPr="00C269E3" w:rsidRDefault="00000000">
      <w:pPr>
        <w:ind w:left="2268"/>
      </w:pPr>
      <w:r w:rsidRPr="00C269E3">
        <w:rPr>
          <w:i/>
          <w:color w:val="7030A0"/>
          <w:sz w:val="26"/>
        </w:rPr>
        <w:t xml:space="preserve">"APELAÇÃO CÍVEL. AÇÃO DECLARATÓRIA DE NULIDADE C/C OBRIGAÇÃO DE FAZER E REPETIÇÃO DE INDÉBITO. PLANO DE SAÚDE COLETIVO POR ADESÃO. ALEGAÇÃO DE ABUSIVIDADE DO REAJUSTE. APURAÇÃO DE ÍNDICE ADEQUADO MEDIANTE CÁLCULOS ATUARIAIS. NECESSIDADE DE PERÍCIA TÉCNICA. JULGAMENTO ANTECIPADO DA LIDE. CERCEAMENTO DE DEFESA. SENTENÇA CASSADA. 1. A relação jurídica existente entre as partes é de consumo, enlaçando as Rés como fornecedoras do plano de saúde e a Autora como destinatária final dos produtos e serviços ofertados, a teor do que dispõem os artigos 2º e 3º da Lei nº 8.078/1990, bem como o enunciado sumular nº 608 do c. STJ, no sentido de que ‘aplica-se o Código de Defesa do Consumidor aos contratos de plano de saúde, salvo os administrados por entidades de autogestão’. 2. Em se tratando de plano de saúde coletivo por adesão, como ocorre no caso, é pacífico </w:t>
      </w:r>
      <w:r w:rsidRPr="00C269E3">
        <w:rPr>
          <w:i/>
          <w:color w:val="7030A0"/>
          <w:sz w:val="26"/>
        </w:rPr>
        <w:lastRenderedPageBreak/>
        <w:t xml:space="preserve">na jurisprudência pátria que esse não está sujeito ao limite de reajuste fixado pela Agência Nacional de Saúde Suplementar - ANS, podendo ser livremente pactuado entre a pessoa jurídica contratante ou a empresa administradora de benefícios e a operadora do plano, conforme cálculos elaborados para fins de recomposição/manutenção do equilíbrio econômico-financeiro do contrato. 3. Em princípio, a previsão de reajustes dos planos de saúde coletivos com base no aumento da sinistralidade e na Variação dos Custos Médico-Hospitalares (VCMH) não é abusiva, pois objetiva manter o equilíbrio econômico-financeiro do contrato de plano de saúde. No entanto, é imprescindível que tais reajustes sejam efetivados de forma transparente, por meio de cálculos que possibilitem a análise quanto à existência ou não de onerosidade excessiva, em respeito aos artigos 6º, III e V, e 51, IV e X, do CDC. 4. No caso concreto, a fim de demonstrar a regularidade dos reajustes aplicados ao contrato celebrado com a Autora/Apelante, a primeira Ré/Apelada Unimed Nacional juntou aos autos o documento intitulado ‘Parecer Reajuste Anual’, que se refere, expressamente, à ‘alteração de valor de mensalidades aplicadas ao grupo de contratos n° 863 firmado entre a Unimed Nacional e QUALICORP’, bem como o documento denominado ‘Caderno de Sinistralidade por Período de Atendimento entre 2021-12 e 2022-11’, com informações sobre a receita líquida, o custo líquido e sinistralidade, também referente à Administradora de Benefícios ‘QUALICORP ADESAO BA ENTIDADE A’. Todavia, a </w:t>
      </w:r>
      <w:r w:rsidRPr="00C269E3">
        <w:rPr>
          <w:i/>
          <w:color w:val="7030A0"/>
          <w:sz w:val="26"/>
        </w:rPr>
        <w:lastRenderedPageBreak/>
        <w:t xml:space="preserve">Autora/Apelante não celebrou contrato com a Qualicorp, mencionada nos pareceres e cálculos juntados aos autos, mas, sim, com a Benevix Administradora de Benefícios, ora segunda Ré/Apelada. 5. Nesse cenário, não se pode concluir, com a segurança necessária, que os cálculos apresentados pela primeira Ré/Apelada Unimed Nacional, que tratam do reajuste anual determinado ‘a partir das negociações realizadas entre a UNIMED NACIONAL e a QUALICORP’, sejam aptos a esclarecer e justificar os índices de reajustes aplicados ao contrato celebrado pela Autora/Apelante com empresa diversa, qual seja, a Benevix Administradora de Benefícios. 6. Diante dessa constatação, mostra-se imprescindível, para a solução da lide, a realização da perícia técnica requerida na petição inicial. Registre-se que, embora a Autora/Apelante tenha respondido extemporaneamente à intimação para especificação de provas, reiterando o pedido de produção de prova pericial após o prazo determinado, tal fato não retira o poder/dever do magistrado de determinar, de ofício, a realização da prova pericial imprescindível para a solução da controvérsia (CPC/15, art. 370, caput). 7. Depreende-se, portanto, que as circunstâncias do caso concreto demonstram o alegado cerceamento de defesa, diante do julgamento antecipado da lide sem a realização da perícia técnica necessária, devendo ser acolhida a preliminar de cerceamento de defesa, a fim de que seja cassada a r. sentença, com o consequente retorno dos autos à origem, para a realização da prova </w:t>
      </w:r>
      <w:r w:rsidRPr="00C269E3">
        <w:rPr>
          <w:i/>
          <w:color w:val="7030A0"/>
          <w:sz w:val="26"/>
        </w:rPr>
        <w:lastRenderedPageBreak/>
        <w:t>pericial. 8. Apelação conhecida e parcialmente provida."</w:t>
      </w:r>
    </w:p>
    <w:p w14:paraId="4A6CFF39" w14:textId="77777777" w:rsidR="004D2093" w:rsidRPr="00C269E3" w:rsidRDefault="00000000">
      <w:pPr>
        <w:ind w:left="2268"/>
      </w:pPr>
      <w:r w:rsidRPr="00C269E3">
        <w:rPr>
          <w:i/>
          <w:color w:val="7030A0"/>
          <w:sz w:val="26"/>
        </w:rPr>
        <w:t>(0730171-84.2024.8.07.0001, Relator: Robson Teixeira de Freitas, 8ª Turma Cível, Data de Julgamento: 24/06/2025; número do acórdão e data de publicação não identificados)</w:t>
      </w:r>
    </w:p>
    <w:p w14:paraId="52880273" w14:textId="77777777" w:rsidR="004D2093" w:rsidRPr="00C269E3" w:rsidRDefault="004D2093"/>
    <w:p w14:paraId="46D2E053" w14:textId="77777777" w:rsidR="004D2093" w:rsidRPr="00C269E3" w:rsidRDefault="00000000">
      <w:pPr>
        <w:ind w:left="2268"/>
      </w:pPr>
      <w:r w:rsidRPr="00C269E3">
        <w:rPr>
          <w:i/>
          <w:color w:val="7030A0"/>
          <w:sz w:val="26"/>
        </w:rPr>
        <w:t>"(...) PLANO DE SAÚDE. REAJUSTE. PROVA TÉCNICA INDEFERIDA. JULGAMENTO ANTECIPADO DA LIDE. CERCEAMENTO DE DEFESA CONFIGURADO. (...) 3. Esta Corte Superior entende que, ‘em vista da inexistência de instrução processual para aferir a higidez do substancioso percentual de reajuste por aumento de sinistralidade, a tornar temerária a imediata solução do litigio para julgamento de total improcedência, (...) é de rigor a anulação do acórdão recorrido e da sentença, para que a parte autora possa demonstrar os fatos constitutivos de seu direito, apurando-se, com a produção de prova pericial atuarial, concretamente, eventual abusividade do reajuste aplicado’ (...) 4. Agravo interno desprovido."</w:t>
      </w:r>
    </w:p>
    <w:p w14:paraId="22F4B53C" w14:textId="77777777" w:rsidR="004D2093" w:rsidRDefault="00000000">
      <w:pPr>
        <w:ind w:left="2268"/>
      </w:pPr>
      <w:r w:rsidRPr="00C269E3">
        <w:rPr>
          <w:i/>
          <w:color w:val="7030A0"/>
          <w:sz w:val="26"/>
        </w:rPr>
        <w:t>(STJ - AgInt no AREsp 1.821.858/SP, Relator: Ministro Raul Araújo, Quarta Turma, Data de Julgamento: 27/11/2023, Publicação: DJe 01/12/2023, conforme transcrito no apelo, ID 91139285)</w:t>
      </w:r>
    </w:p>
    <w:sectPr w:rsidR="004D2093" w:rsidSect="00034616">
      <w:footerReference w:type="default" r:id="rId12"/>
      <w:pgSz w:w="11906" w:h="16838"/>
      <w:pgMar w:top="1417" w:right="1701" w:bottom="1417" w:left="1701"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celo Ribeiro Da Silva - GDSXSR" w:date="2026-10-28T19:54:00Z" w:initials="MRS">
    <w:p w14:paraId="2DBF0716" w14:textId="77777777" w:rsidR="00A77554" w:rsidRPr="00C269E3" w:rsidRDefault="00000000" w:rsidP="00A77554">
      <w:pPr>
        <w:pStyle w:val="Textodecomentrio"/>
        <w:jc w:val="left"/>
      </w:pPr>
      <w:r w:rsidRPr="00C269E3">
        <w:annotationRef/>
      </w:r>
      <w:r w:rsidR="00A77554" w:rsidRPr="00C269E3">
        <w:t>Conclusão: 21/10/2026</w:t>
      </w:r>
    </w:p>
    <w:p w14:paraId="147FA213" w14:textId="77777777" w:rsidR="00A77554" w:rsidRPr="00C269E3" w:rsidRDefault="00A77554" w:rsidP="00A77554">
      <w:pPr>
        <w:pStyle w:val="Textodecomentrio"/>
        <w:jc w:val="left"/>
      </w:pPr>
      <w:r w:rsidRPr="00C269E3">
        <w:t>Entrega: 28/10/2026</w:t>
      </w:r>
    </w:p>
    <w:p w14:paraId="7F796686" w14:textId="77777777" w:rsidR="00A77554" w:rsidRPr="00C269E3" w:rsidRDefault="00A77554" w:rsidP="00A77554">
      <w:pPr>
        <w:pStyle w:val="Textodecomentrio"/>
        <w:jc w:val="left"/>
      </w:pPr>
      <w:r w:rsidRPr="00C269E3">
        <w:t>Certeza: 9</w:t>
      </w:r>
    </w:p>
    <w:p w14:paraId="36F49938" w14:textId="77777777" w:rsidR="00A77554" w:rsidRPr="00C269E3" w:rsidRDefault="00A77554" w:rsidP="00A77554">
      <w:pPr>
        <w:pStyle w:val="Textodecomentrio"/>
        <w:jc w:val="left"/>
      </w:pPr>
      <w:r w:rsidRPr="00C269E3">
        <w:t>Minuta: Marcelo</w:t>
      </w:r>
    </w:p>
  </w:comment>
  <w:comment w:id="1" w:author="Marcelo Ribeiro Da Silva - GDSXSR" w:date="2026-10-28T19:54:00Z" w:initials="MRS">
    <w:p w14:paraId="40068591" w14:textId="77777777" w:rsidR="004D2093" w:rsidRPr="00C269E3" w:rsidRDefault="00000000">
      <w:r w:rsidRPr="00C269E3">
        <w:annotationRef/>
      </w:r>
      <w:r w:rsidRPr="00C269E3">
        <w:t>CPC</w:t>
      </w:r>
    </w:p>
    <w:p w14:paraId="553EF21A" w14:textId="77777777" w:rsidR="004D2093" w:rsidRPr="00C269E3" w:rsidRDefault="00000000">
      <w:r w:rsidRPr="00C269E3">
        <w:t>Art. 355. O juiz julgará antecipadamente o pedido, proferindo sentença com resolução de mérito, quando:</w:t>
      </w:r>
    </w:p>
    <w:p w14:paraId="6ADAB4E5" w14:textId="77777777" w:rsidR="004D2093" w:rsidRPr="00C269E3" w:rsidRDefault="00000000">
      <w:r w:rsidRPr="00C269E3">
        <w:t>I - não houver necessidade de produção de outras provas;</w:t>
      </w:r>
    </w:p>
    <w:p w14:paraId="635AB325" w14:textId="77777777" w:rsidR="004D2093" w:rsidRPr="00C269E3" w:rsidRDefault="00000000">
      <w:r w:rsidRPr="00C269E3">
        <w:t>II - o réu for revel, ocorrer o efeito previsto no art. 344 e não houver requerimento de prova, na forma do art. 349.</w:t>
      </w:r>
    </w:p>
  </w:comment>
  <w:comment w:id="2" w:author="Marcelo Ribeiro Da Silva - GDSXSR" w:date="2026-10-28T19:54:00Z" w:initials="MRS">
    <w:p w14:paraId="29977952" w14:textId="77777777" w:rsidR="004D2093" w:rsidRPr="00C269E3" w:rsidRDefault="00000000">
      <w:r w:rsidRPr="00C269E3">
        <w:annotationRef/>
      </w:r>
      <w:r w:rsidRPr="00C269E3">
        <w:t>CPC</w:t>
      </w:r>
    </w:p>
    <w:p w14:paraId="33160154" w14:textId="77777777" w:rsidR="004D2093" w:rsidRPr="00C269E3" w:rsidRDefault="00000000">
      <w:r w:rsidRPr="00C269E3">
        <w:t>Art. 370. Caberá ao juiz, de ofício ou a requerimento da parte, determinar as provas necessárias ao julgamento do mérito.</w:t>
      </w:r>
    </w:p>
    <w:p w14:paraId="6E3DB261" w14:textId="77777777" w:rsidR="004D2093" w:rsidRPr="00C269E3" w:rsidRDefault="00000000">
      <w:r w:rsidRPr="00C269E3">
        <w:t>Parágrafo único. O juiz indeferirá, em decisão fundamentada, as diligências inúteis ou meramente protelatórias.</w:t>
      </w:r>
    </w:p>
  </w:comment>
  <w:comment w:id="3" w:author="Marcelo Ribeiro Da Silva - GDSXSR" w:date="2026-10-28T19:54:00Z" w:initials="MRS">
    <w:p w14:paraId="4FF11C4A" w14:textId="77777777" w:rsidR="004D2093" w:rsidRPr="00C269E3" w:rsidRDefault="00000000">
      <w:r w:rsidRPr="00C269E3">
        <w:annotationRef/>
      </w:r>
      <w:r w:rsidRPr="00C269E3">
        <w:t>CPC</w:t>
      </w:r>
    </w:p>
    <w:p w14:paraId="6FD70FD5" w14:textId="77777777" w:rsidR="004D2093" w:rsidRPr="00C269E3" w:rsidRDefault="00000000">
      <w:r w:rsidRPr="00C269E3">
        <w:t>Art. 373. O ônus da prova incumbe:</w:t>
      </w:r>
    </w:p>
    <w:p w14:paraId="28874D20" w14:textId="77777777" w:rsidR="004D2093" w:rsidRPr="00C269E3" w:rsidRDefault="00000000">
      <w:r w:rsidRPr="00C269E3">
        <w:t>I - ao autor, quanto ao fato constitutivo de seu direito;</w:t>
      </w:r>
    </w:p>
    <w:p w14:paraId="69A68A15" w14:textId="77777777" w:rsidR="004D2093" w:rsidRPr="00C269E3" w:rsidRDefault="00000000">
      <w:r w:rsidRPr="00C269E3">
        <w:t>II - ao réu, quanto à existência de fato impeditivo, modificativo ou extintivo do direito do autor.</w:t>
      </w:r>
    </w:p>
  </w:comment>
  <w:comment w:id="4" w:author="Marcelo Ribeiro Da Silva - GDSXSR" w:date="2026-10-28T19:54:00Z" w:initials="MRS">
    <w:p w14:paraId="350C3014" w14:textId="77777777" w:rsidR="004D2093" w:rsidRPr="00C269E3" w:rsidRDefault="00000000">
      <w:r w:rsidRPr="00C269E3">
        <w:annotationRef/>
      </w:r>
      <w:r w:rsidRPr="00C269E3">
        <w:t>Tema 610 do STJ (REsp 1.360.969/RS, Segunda Seção, julgado em 10/08/2016)</w:t>
      </w:r>
    </w:p>
    <w:p w14:paraId="2F9D510C" w14:textId="77777777" w:rsidR="004D2093" w:rsidRPr="00C269E3" w:rsidRDefault="00000000">
      <w:r w:rsidRPr="00C269E3">
        <w:t>"Na vigência dos contratos de plano ou de seguro de assistência à saúde, a pretensão condenatória decorrente da declaração de nulidade de cláusula de reajuste nele prevista prescreve em 20 anos (art. 177 do CC/1916) ou em 3 anos (art. 206, § 3º, IV, do CC/2002), observada a regra de transição do art. 2.028 do CC/2002."</w:t>
      </w:r>
    </w:p>
  </w:comment>
  <w:comment w:id="5" w:author="Marcelo Ribeiro Da Silva - GDSXSR" w:date="2026-10-28T19:54:00Z" w:initials="MRS">
    <w:p w14:paraId="729CFF7E" w14:textId="77777777" w:rsidR="009676C1" w:rsidRDefault="00000000" w:rsidP="009676C1">
      <w:pPr>
        <w:pStyle w:val="Textodecomentrio"/>
        <w:jc w:val="left"/>
      </w:pPr>
      <w:r w:rsidRPr="00C269E3">
        <w:annotationRef/>
      </w:r>
      <w:r w:rsidR="009676C1">
        <w:t>Resolução Normativa ANS nº 557/2022</w:t>
      </w:r>
    </w:p>
    <w:p w14:paraId="1298BA7D" w14:textId="77777777" w:rsidR="009676C1" w:rsidRDefault="009676C1" w:rsidP="009676C1">
      <w:pPr>
        <w:pStyle w:val="Textodecomentrio"/>
        <w:jc w:val="left"/>
      </w:pPr>
      <w:r>
        <w:t>Os autos não trazem o texto literal. As contrarrazões (ID 91139290) transcrevem o art. 10, § 2º: "A celebração ou a manutenção, após a verificação anual, de contrato de plano de saúde coletivo empresarial que não atenda ao disposto no caput equipara-se, para todos os efeitos legais, ao plano individual ou familiar, conforme prevê o artigo 39 desta resolução." (Conforme transcrito nas contrarrazões)</w:t>
      </w:r>
    </w:p>
  </w:comment>
  <w:comment w:id="6" w:author="Marcelo Ribeiro Da Silva - GDSXSR" w:date="2026-10-28T19:54:00Z" w:initials="MRS">
    <w:p w14:paraId="72CA80DC" w14:textId="77777777" w:rsidR="009676C1" w:rsidRDefault="00000000" w:rsidP="009676C1">
      <w:pPr>
        <w:pStyle w:val="Textodecomentrio"/>
        <w:jc w:val="left"/>
      </w:pPr>
      <w:r w:rsidRPr="00C269E3">
        <w:annotationRef/>
      </w:r>
      <w:r w:rsidR="009676C1">
        <w:t>CDC (Lei nº 8.078/1990)</w:t>
      </w:r>
    </w:p>
    <w:p w14:paraId="5DBE6BD6" w14:textId="77777777" w:rsidR="009676C1" w:rsidRDefault="009676C1" w:rsidP="009676C1">
      <w:pPr>
        <w:pStyle w:val="Textodecomentrio"/>
        <w:jc w:val="left"/>
      </w:pPr>
      <w:r>
        <w:t>Art. 6º São direitos básicos do consumidor:</w:t>
      </w:r>
    </w:p>
    <w:p w14:paraId="6D3BCA94" w14:textId="77777777" w:rsidR="009676C1" w:rsidRDefault="009676C1" w:rsidP="009676C1">
      <w:pPr>
        <w:pStyle w:val="Textodecomentrio"/>
        <w:jc w:val="left"/>
      </w:pPr>
      <w:r>
        <w:t>(...)</w:t>
      </w:r>
    </w:p>
    <w:p w14:paraId="40641B8B" w14:textId="77777777" w:rsidR="009676C1" w:rsidRDefault="009676C1" w:rsidP="009676C1">
      <w:pPr>
        <w:pStyle w:val="Textodecomentrio"/>
        <w:jc w:val="left"/>
      </w:pPr>
      <w:r>
        <w:t>V - a modificação das cláusulas contratuais que estabeleçam prestações desproporcionais ou sua revisão em razão de fatos supervenientes que as tornem excessivamente onerosas;</w:t>
      </w:r>
    </w:p>
  </w:comment>
  <w:comment w:id="7" w:author="Marcelo Ribeiro Da Silva - GDSXSR" w:date="2026-10-28T19:54:00Z" w:initials="MRS">
    <w:p w14:paraId="5B818CD8" w14:textId="4C819D03" w:rsidR="004D2093" w:rsidRPr="00C269E3" w:rsidRDefault="00000000">
      <w:r w:rsidRPr="00C269E3">
        <w:annotationRef/>
      </w:r>
      <w:r w:rsidRPr="00C269E3">
        <w:t>Tema 952 do STJ (julgado em 14/12/2016)</w:t>
      </w:r>
    </w:p>
    <w:p w14:paraId="14052326" w14:textId="77777777" w:rsidR="004D2093" w:rsidRPr="00C269E3" w:rsidRDefault="00000000">
      <w:r w:rsidRPr="00C269E3">
        <w:t>"O reajuste de mensalidade de plano de saúde individual ou familiar fundado na mudança de faixa etária do beneficiário é válido desde que (i) haja previsão contratual, (ii) sejam observadas as normas expedidas pelos órgãos governamentais reguladores e (iii) não sejam aplicados percentuais desarrazoados ou aleatórios que, concretamente e sem base atuarial idônea, onerem excessivamente o consumidor ou discriminem o idoso."</w:t>
      </w:r>
    </w:p>
  </w:comment>
  <w:comment w:id="8" w:author="Marcelo Ribeiro Da Silva - GDSXSR" w:date="2026-10-28T19:54:00Z" w:initials="MRS">
    <w:p w14:paraId="242212C4" w14:textId="77777777" w:rsidR="004D2093" w:rsidRPr="00C269E3" w:rsidRDefault="00000000">
      <w:r w:rsidRPr="00C269E3">
        <w:annotationRef/>
      </w:r>
      <w:r w:rsidRPr="00C269E3">
        <w:t>Tema 1.016 do STJ (julgado em 23/03/2022)</w:t>
      </w:r>
    </w:p>
    <w:p w14:paraId="4A36B841" w14:textId="77777777" w:rsidR="004D2093" w:rsidRPr="00C269E3" w:rsidRDefault="00000000">
      <w:r w:rsidRPr="00C269E3">
        <w:t>"(a) Aplicabilidade das teses firmadas no Tema 952/STJ aos planos coletivos, ressalvando-se, quanto às entidades de autogestão, a inaplicabilidade do CDC; (b) A melhor interpretação do enunciado normativo do art. 3°, II, da Resolução n. 63/2003, da ANS, é aquela que observa o sentido matemático da expressão 'variação acumulada', referente ao aumento real de preço verificado em cada intervalo, devendo-se aplicar, para sua apuração, a respectiva fórmula matemática, estando incorreta a simples soma aritmética de percentuais de reajuste ou o cálculo de média dos percentuais aplicados em todas as faixas etárias."</w:t>
      </w:r>
    </w:p>
    <w:p w14:paraId="3047614B" w14:textId="77777777" w:rsidR="004D2093" w:rsidRPr="00C269E3" w:rsidRDefault="00000000">
      <w:r w:rsidRPr="00C269E3">
        <w:t>(A questão do ônus da prova foi desafetada.)</w:t>
      </w:r>
    </w:p>
  </w:comment>
  <w:comment w:id="9" w:author="Marcelo Ribeiro Da Silva - GDSXSR" w:date="2026-10-28T19:54:00Z" w:initials="MRS">
    <w:p w14:paraId="01A7A10B" w14:textId="77777777" w:rsidR="009676C1" w:rsidRDefault="00000000" w:rsidP="009676C1">
      <w:pPr>
        <w:pStyle w:val="Textodecomentrio"/>
        <w:jc w:val="left"/>
      </w:pPr>
      <w:r w:rsidRPr="00C269E3">
        <w:annotationRef/>
      </w:r>
      <w:r w:rsidR="009676C1">
        <w:t>CDC (Lei nº 8.078/1990)</w:t>
      </w:r>
    </w:p>
    <w:p w14:paraId="16D9C611" w14:textId="77777777" w:rsidR="009676C1" w:rsidRDefault="009676C1" w:rsidP="009676C1">
      <w:pPr>
        <w:pStyle w:val="Textodecomentrio"/>
        <w:jc w:val="left"/>
      </w:pPr>
      <w:r>
        <w:t>Art. 42. (...)</w:t>
      </w:r>
    </w:p>
    <w:p w14:paraId="6C3EF7BC" w14:textId="77777777" w:rsidR="009676C1" w:rsidRDefault="009676C1" w:rsidP="009676C1">
      <w:pPr>
        <w:pStyle w:val="Textodecomentrio"/>
        <w:jc w:val="left"/>
      </w:pPr>
      <w:r>
        <w:t>Parágrafo único. O consumidor cobrado em quantia indevida tem direito à repetição do indébito, por valor igual ao dobro do que pagou em excesso, acrescido de correção monetária e juros legais, salvo hipótese de engano justificável.</w:t>
      </w:r>
    </w:p>
  </w:comment>
  <w:comment w:id="10" w:author="Marcelo Ribeiro Da Silva - GDSXSR" w:date="2026-10-28T19:54:00Z" w:initials="MRS">
    <w:p w14:paraId="6FDC468B" w14:textId="77777777" w:rsidR="009676C1" w:rsidRDefault="00000000" w:rsidP="009676C1">
      <w:pPr>
        <w:pStyle w:val="Textodecomentrio"/>
        <w:jc w:val="left"/>
      </w:pPr>
      <w:r w:rsidRPr="00C269E3">
        <w:annotationRef/>
      </w:r>
      <w:r w:rsidR="009676C1">
        <w:t>Código Civil (Lei nº 10.406/2002)</w:t>
      </w:r>
    </w:p>
    <w:p w14:paraId="708B28C5" w14:textId="77777777" w:rsidR="009676C1" w:rsidRDefault="009676C1" w:rsidP="009676C1">
      <w:pPr>
        <w:pStyle w:val="Textodecomentrio"/>
        <w:jc w:val="left"/>
      </w:pPr>
      <w:r>
        <w:t>Art. 884. Aquele que, sem justa causa, se enriquecer à custa de outrem, será obrigado a restituir o indevidamente auferido, feita a atualização dos valores monetários.</w:t>
      </w:r>
    </w:p>
    <w:p w14:paraId="57F3A60D" w14:textId="77777777" w:rsidR="009676C1" w:rsidRDefault="009676C1" w:rsidP="009676C1">
      <w:pPr>
        <w:pStyle w:val="Textodecomentrio"/>
        <w:jc w:val="left"/>
      </w:pPr>
      <w:r>
        <w:t>Parágrafo único. Se o enriquecimento tiver por objeto coisa determinada, quem a recebeu é obrigado a restituí-la, e, se a coisa não mais subsistir, a restituição se fará pelo valor do bem na época em que foi exigido.</w:t>
      </w:r>
    </w:p>
  </w:comment>
  <w:comment w:id="11" w:author="Marcelo Ribeiro Da Silva - GDSXSR" w:date="2026-10-28T19:54:00Z" w:initials="MRS">
    <w:p w14:paraId="393614F1" w14:textId="3ACED432" w:rsidR="004D2093" w:rsidRPr="00C269E3" w:rsidRDefault="00000000">
      <w:r w:rsidRPr="00C269E3">
        <w:annotationRef/>
      </w:r>
      <w:r w:rsidRPr="00C269E3">
        <w:t>Honorários recursais. Sentença (ID 91139276): "CONDENAR a ré ao pagamento das custas processuais e dos honorários advocatícios, estes fixados em 10% (dez por cento) sobre o valor da condenação, nos termos do artigo 85, § 2º, do Código de Processo Civil." As contrarrazões pedem a majoração para 15% (Tema 1.059 do STJ). Minuta: majoração de 2% sobre o valor da condenação (total de 12%), dentro do limite de 20% do CPC 85 § 2º; o apelo foi integralmente não provido e houve trabalho adicional (contrarrazões).</w:t>
      </w:r>
    </w:p>
    <w:p w14:paraId="6ACE41AE" w14:textId="77777777" w:rsidR="004D2093" w:rsidRPr="00C269E3" w:rsidRDefault="00000000">
      <w:r w:rsidRPr="00C269E3">
        <w:t>Tema 1.059 do STJ (julgado em 09/11/2023)</w:t>
      </w:r>
    </w:p>
    <w:p w14:paraId="05BAB224" w14:textId="77777777" w:rsidR="004D2093" w:rsidRPr="00C269E3" w:rsidRDefault="00000000">
      <w:r w:rsidRPr="00C269E3">
        <w:t>"A majoração dos honorários de sucumbência prevista no art. 85, § 11, do CPC pressupõe que o recurso tenha sido integralmente desprovido ou não conhecido pelo tribunal, monocraticamente ou pelo órgão colegiado competente. Não se aplica o art. 85, § 11, do CPC em caso de provimento total ou parcial do recurso, ainda que mínima a alteração do resultado do julgamento ou limitada a consectários da condenação."</w:t>
      </w:r>
    </w:p>
  </w:comment>
  <w:comment w:id="12" w:author="Marcelo Ribeiro Da Silva - GDSXSR" w:date="2026-10-28T19:54:00Z" w:initials="MRS">
    <w:p w14:paraId="6650C15A" w14:textId="77777777" w:rsidR="00B14420" w:rsidRDefault="00000000" w:rsidP="00B14420">
      <w:pPr>
        <w:pStyle w:val="Textodecomentrio"/>
        <w:jc w:val="left"/>
      </w:pPr>
      <w:r w:rsidRPr="00C269E3">
        <w:annotationRef/>
      </w:r>
      <w:r w:rsidR="00B14420">
        <w:t xml:space="preserve">O apelo (ID 91139285, itens 29 a 33) invoca o prazo ânuo do CC 206 § 1º II, dispositivo que foi revogado pela Lei 15.040/2024. </w:t>
      </w:r>
      <w:r w:rsidR="00B14420">
        <w:rPr>
          <w:highlight w:val="yellow"/>
        </w:rPr>
        <w:t>A sentença e o voto aplicam o Tema 610 do STJ (três anos).</w:t>
      </w:r>
    </w:p>
  </w:comment>
  <w:comment w:id="13" w:author="Marcelo Ribeiro Da Silva - GDSXSR" w:date="2026-10-28T19:54:00Z" w:initials="MRS">
    <w:p w14:paraId="43169554" w14:textId="014DEDFD" w:rsidR="005B6E2E" w:rsidRDefault="00000000" w:rsidP="005B6E2E">
      <w:pPr>
        <w:pStyle w:val="Textodecomentrio"/>
        <w:jc w:val="left"/>
      </w:pPr>
      <w:r w:rsidRPr="00C269E3">
        <w:annotationRef/>
      </w:r>
      <w:r w:rsidR="005B6E2E">
        <w:t xml:space="preserve">O apelo invoca o art. 35-E, § 2º, da Lei 9.656/98 para sustentar que os índices da ANS valem só para planos individuais. O texto vigente do art. 35-E no Planalto apenas remete à ADI 1.931 ("Vide ADI nº 1.931"); por isso não o citei no voto. </w:t>
      </w:r>
    </w:p>
  </w:comment>
  <w:comment w:id="14" w:author="Marcelo Ribeiro Da Silva - GDSXSR" w:date="2026-10-28T19:54:00Z" w:initials="MRS">
    <w:p w14:paraId="230F42F9" w14:textId="77777777" w:rsidR="005B6E2E" w:rsidRDefault="00000000" w:rsidP="005B6E2E">
      <w:pPr>
        <w:pStyle w:val="Textodecomentrio"/>
        <w:jc w:val="left"/>
      </w:pPr>
      <w:r w:rsidRPr="00C269E3">
        <w:annotationRef/>
      </w:r>
      <w:r w:rsidR="005B6E2E">
        <w:t>Código Civil (Lei nº 10.406/2002)</w:t>
      </w:r>
    </w:p>
    <w:p w14:paraId="1B8908BA" w14:textId="77777777" w:rsidR="005B6E2E" w:rsidRDefault="005B6E2E" w:rsidP="005B6E2E">
      <w:pPr>
        <w:pStyle w:val="Textodecomentrio"/>
        <w:jc w:val="left"/>
      </w:pPr>
      <w:r>
        <w:t>Art. 884. Aquele que, sem justa causa, se enriquecer à custa de outrem, será obrigado a restituir o indevidamente auferido, feita a atualização dos valores monetários.</w:t>
      </w:r>
    </w:p>
    <w:p w14:paraId="29202BF7" w14:textId="77777777" w:rsidR="005B6E2E" w:rsidRDefault="005B6E2E" w:rsidP="005B6E2E">
      <w:pPr>
        <w:pStyle w:val="Textodecomentrio"/>
        <w:jc w:val="left"/>
      </w:pPr>
      <w:r>
        <w:t>Parágrafo único. Se o enriquecimento tiver por objeto coisa determinada, quem a recebeu é obrigado a restituí-la, e, se a coisa não mais subsistir, a restituição se fará pelo valor do bem na época em que foi exigido.</w:t>
      </w:r>
    </w:p>
  </w:comment>
  <w:comment w:id="15" w:author="Marcelo Ribeiro Da Silva - GDSXSR" w:date="2026-10-28T19:54:00Z" w:initials="MRS">
    <w:p w14:paraId="65CE9848" w14:textId="3FC9F0C8" w:rsidR="004D2093" w:rsidRPr="00C269E3" w:rsidRDefault="00000000">
      <w:r w:rsidRPr="00C269E3">
        <w:annotationRef/>
      </w:r>
      <w:r w:rsidRPr="00C269E3">
        <w:t>CPC</w:t>
      </w:r>
    </w:p>
    <w:p w14:paraId="41B4E117" w14:textId="77777777" w:rsidR="004D2093" w:rsidRPr="00C269E3" w:rsidRDefault="00000000">
      <w:r w:rsidRPr="00C269E3">
        <w:t>Art. 355. O juiz julgará antecipadamente o pedido, proferindo sentença com resolução de mérito, quando:</w:t>
      </w:r>
    </w:p>
    <w:p w14:paraId="532C0E83" w14:textId="77777777" w:rsidR="004D2093" w:rsidRPr="00C269E3" w:rsidRDefault="00000000">
      <w:r w:rsidRPr="00C269E3">
        <w:t>I - não houver necessidade de produção de outras provas;</w:t>
      </w:r>
    </w:p>
    <w:p w14:paraId="5C35ABA7" w14:textId="77777777" w:rsidR="004D2093" w:rsidRPr="00C269E3" w:rsidRDefault="00000000">
      <w:r w:rsidRPr="00C269E3">
        <w:t>II - o réu for revel, ocorrer o efeito previsto no art. 344 e não houver requerimento de prova, na forma do art. 349.</w:t>
      </w:r>
    </w:p>
  </w:comment>
  <w:comment w:id="16" w:author="Marcelo Ribeiro Da Silva - GDSXSR" w:date="2026-10-28T19:54:00Z" w:initials="MRS">
    <w:p w14:paraId="12070D5F" w14:textId="77777777" w:rsidR="004D2093" w:rsidRPr="00C269E3" w:rsidRDefault="00000000">
      <w:r w:rsidRPr="00C269E3">
        <w:annotationRef/>
      </w:r>
      <w:r w:rsidRPr="00C269E3">
        <w:t>CPC</w:t>
      </w:r>
    </w:p>
    <w:p w14:paraId="3398B7F9" w14:textId="77777777" w:rsidR="004D2093" w:rsidRPr="00C269E3" w:rsidRDefault="00000000">
      <w:r w:rsidRPr="00C269E3">
        <w:t>Art. 370. Caberá ao juiz, de ofício ou a requerimento da parte, determinar as provas necessárias ao julgamento do mérito.</w:t>
      </w:r>
    </w:p>
    <w:p w14:paraId="04D6A9B9" w14:textId="77777777" w:rsidR="004D2093" w:rsidRPr="00C269E3" w:rsidRDefault="00000000">
      <w:r w:rsidRPr="00C269E3">
        <w:t>Parágrafo único. O juiz indeferirá, em decisão fundamentada, as diligências inúteis ou meramente protelatórias.</w:t>
      </w:r>
    </w:p>
  </w:comment>
  <w:comment w:id="17" w:author="Marcelo Ribeiro Da Silva - GDSXSR" w:date="2026-10-28T19:54:00Z" w:initials="MRS">
    <w:p w14:paraId="3A39BEA7" w14:textId="77777777" w:rsidR="004D2093" w:rsidRPr="00C269E3" w:rsidRDefault="00000000">
      <w:r w:rsidRPr="00C269E3">
        <w:annotationRef/>
      </w:r>
      <w:r w:rsidRPr="00C269E3">
        <w:t>CPC</w:t>
      </w:r>
    </w:p>
    <w:p w14:paraId="5453D918" w14:textId="77777777" w:rsidR="004D2093" w:rsidRPr="00C269E3" w:rsidRDefault="00000000">
      <w:r w:rsidRPr="00C269E3">
        <w:t>Art. 373. O ônus da prova incumbe:</w:t>
      </w:r>
    </w:p>
    <w:p w14:paraId="2FBC520D" w14:textId="77777777" w:rsidR="004D2093" w:rsidRPr="00C269E3" w:rsidRDefault="00000000">
      <w:r w:rsidRPr="00C269E3">
        <w:t>I - ao autor, quanto ao fato constitutivo de seu direito;</w:t>
      </w:r>
    </w:p>
    <w:p w14:paraId="66A47883" w14:textId="77777777" w:rsidR="004D2093" w:rsidRPr="00C269E3" w:rsidRDefault="00000000">
      <w:r w:rsidRPr="00C269E3">
        <w:t>II - ao réu, quanto à existência de fato impeditivo, modificativo ou extintivo do direito do autor.</w:t>
      </w:r>
    </w:p>
  </w:comment>
  <w:comment w:id="18" w:author="Marcelo Ribeiro Da Silva - GDSXSR" w:date="2026-10-28T19:54:00Z" w:initials="MRS">
    <w:p w14:paraId="4EB037D8" w14:textId="77777777" w:rsidR="004D2093" w:rsidRPr="00C269E3" w:rsidRDefault="00000000">
      <w:r w:rsidRPr="00C269E3">
        <w:annotationRef/>
      </w:r>
      <w:r w:rsidRPr="00C269E3">
        <w:t>Tema 610 do STJ (REsp 1.360.969/RS, Segunda Seção, julgado em 10/08/2016)</w:t>
      </w:r>
    </w:p>
    <w:p w14:paraId="595B35C7" w14:textId="77777777" w:rsidR="004D2093" w:rsidRPr="00C269E3" w:rsidRDefault="00000000">
      <w:r w:rsidRPr="00C269E3">
        <w:t>"Na vigência dos contratos de plano ou de seguro de assistência à saúde, a pretensão condenatória decorrente da declaração de nulidade de cláusula de reajuste nele prevista prescreve em 20 anos (art. 177 do CC/1916) ou em 3 anos (art. 206, § 3º, IV, do CC/2002), observada a regra de transição do art. 2.028 do CC/2002."</w:t>
      </w:r>
    </w:p>
  </w:comment>
  <w:comment w:id="19" w:author="Marcelo Ribeiro Da Silva - GDSXSR" w:date="2026-10-28T19:54:00Z" w:initials="MRS">
    <w:p w14:paraId="1B2B0B1B" w14:textId="77777777" w:rsidR="004D2093" w:rsidRPr="00C269E3" w:rsidRDefault="00000000">
      <w:r w:rsidRPr="00C269E3">
        <w:annotationRef/>
      </w:r>
      <w:r w:rsidRPr="00C269E3">
        <w:t>Tema 610 do STJ (REsp 1.360.969/RS, Segunda Seção, julgado em 10/08/2016)</w:t>
      </w:r>
    </w:p>
    <w:p w14:paraId="5D55CF4B" w14:textId="77777777" w:rsidR="004D2093" w:rsidRPr="00C269E3" w:rsidRDefault="00000000">
      <w:r w:rsidRPr="00C269E3">
        <w:t>"Na vigência dos contratos de plano ou de seguro de assistência à saúde, a pretensão condenatória decorrente da declaração de nulidade de cláusula de reajuste nele prevista prescreve em 20 anos (art. 177 do CC/1916) ou em 3 anos (art. 206, § 3º, IV, do CC/2002), observada a regra de transição do art. 2.028 do CC/2002."</w:t>
      </w:r>
    </w:p>
  </w:comment>
  <w:comment w:id="20" w:author="Marcelo Ribeiro Da Silva - GDSXSR" w:date="2026-10-28T19:54:00Z" w:initials="MRS">
    <w:p w14:paraId="2F7C7020" w14:textId="77777777" w:rsidR="005153D9" w:rsidRDefault="00000000" w:rsidP="005153D9">
      <w:pPr>
        <w:pStyle w:val="Textodecomentrio"/>
        <w:jc w:val="left"/>
      </w:pPr>
      <w:r w:rsidRPr="00C269E3">
        <w:annotationRef/>
      </w:r>
      <w:r w:rsidR="005153D9">
        <w:t>Resolução Normativa ANS nº 557/2022</w:t>
      </w:r>
    </w:p>
    <w:p w14:paraId="53E637CB" w14:textId="77777777" w:rsidR="005153D9" w:rsidRDefault="005153D9" w:rsidP="005153D9">
      <w:pPr>
        <w:pStyle w:val="Textodecomentrio"/>
        <w:jc w:val="left"/>
      </w:pPr>
    </w:p>
    <w:p w14:paraId="5459190E" w14:textId="77777777" w:rsidR="005153D9" w:rsidRDefault="005153D9" w:rsidP="005153D9">
      <w:pPr>
        <w:pStyle w:val="Textodecomentrio"/>
        <w:jc w:val="left"/>
      </w:pPr>
      <w:r>
        <w:t>art. 10, § 2º: "A celebração ou a manutenção, após a verificação anual, de contrato de plano de saúde coletivo empresarial que não atenda ao disposto no caput equipara-se, para todos os efeitos legais, ao plano individual ou familiar, conforme prevê o artigo 39 desta resolução."</w:t>
      </w:r>
    </w:p>
  </w:comment>
  <w:comment w:id="21" w:author="Marcelo Ribeiro Da Silva - GDSXSR" w:date="2026-10-28T19:54:00Z" w:initials="MRS">
    <w:p w14:paraId="7923000E" w14:textId="44A3B59B" w:rsidR="00B60802" w:rsidRPr="00C269E3" w:rsidRDefault="00000000" w:rsidP="00B60802">
      <w:pPr>
        <w:pStyle w:val="Textodecomentrio"/>
        <w:jc w:val="left"/>
      </w:pPr>
      <w:r w:rsidRPr="00C269E3">
        <w:annotationRef/>
      </w:r>
      <w:r w:rsidR="00B60802" w:rsidRPr="00C269E3">
        <w:t>Documentos mencionados na sentença: (a) quadro societário da autora (origem ID 254262903, convertido para ID 91139050; conversão provável, CONFERIR): a sentença afirma que a estipulante é microempresa da própria titular; (b) relatórios de procedimentos previamente acordados da Grant Thornton (origem 257217687, 257217688 e 257217689) e nota explicativa atuarial (origem 257217683): a sentença afirma que se referem ao 'pool de risco', e não à apólice específica.</w:t>
      </w:r>
    </w:p>
  </w:comment>
  <w:comment w:id="22" w:author="Marcelo Ribeiro Da Silva - GDSXSR" w:date="2026-10-28T19:54:00Z" w:initials="MRS">
    <w:p w14:paraId="1F215083" w14:textId="4FB05A9F" w:rsidR="004D2093" w:rsidRPr="00C269E3" w:rsidRDefault="00000000">
      <w:r w:rsidRPr="00C269E3">
        <w:annotationRef/>
      </w:r>
      <w:r w:rsidRPr="00C269E3">
        <w:t>Tema 952 do STJ (julgado em 14/12/2016)</w:t>
      </w:r>
    </w:p>
    <w:p w14:paraId="5C1A85CF" w14:textId="77777777" w:rsidR="004D2093" w:rsidRPr="00C269E3" w:rsidRDefault="00000000">
      <w:r w:rsidRPr="00C269E3">
        <w:t>"O reajuste de mensalidade de plano de saúde individual ou familiar fundado na mudança de faixa etária do beneficiário é válido desde que (i) haja previsão contratual, (ii) sejam observadas as normas expedidas pelos órgãos governamentais reguladores e (iii) não sejam aplicados percentuais desarrazoados ou aleatórios que, concretamente e sem base atuarial idônea, onerem excessivamente o consumidor ou discriminem o idoso."</w:t>
      </w:r>
    </w:p>
  </w:comment>
  <w:comment w:id="23" w:author="Marcelo Ribeiro Da Silva - GDSXSR" w:date="2026-10-28T19:54:00Z" w:initials="MRS">
    <w:p w14:paraId="12AB29DC" w14:textId="77777777" w:rsidR="00B60802" w:rsidRPr="00C269E3" w:rsidRDefault="00000000" w:rsidP="00B60802">
      <w:pPr>
        <w:pStyle w:val="Textodecomentrio"/>
        <w:jc w:val="left"/>
      </w:pPr>
      <w:r w:rsidRPr="00C269E3">
        <w:annotationRef/>
      </w:r>
      <w:r w:rsidR="00B60802" w:rsidRPr="00C269E3">
        <w:t>CDC (Lei nº 8.078/1990)</w:t>
      </w:r>
    </w:p>
    <w:p w14:paraId="4B71A766" w14:textId="77777777" w:rsidR="00B60802" w:rsidRPr="00C269E3" w:rsidRDefault="00B60802" w:rsidP="00B60802">
      <w:pPr>
        <w:pStyle w:val="Textodecomentrio"/>
        <w:jc w:val="left"/>
      </w:pPr>
      <w:r w:rsidRPr="00C269E3">
        <w:t>Art. 42. (...)</w:t>
      </w:r>
    </w:p>
    <w:p w14:paraId="03BA5855" w14:textId="77777777" w:rsidR="00B60802" w:rsidRPr="00C269E3" w:rsidRDefault="00B60802" w:rsidP="00B60802">
      <w:pPr>
        <w:pStyle w:val="Textodecomentrio"/>
        <w:jc w:val="left"/>
      </w:pPr>
      <w:r w:rsidRPr="00C269E3">
        <w:t>Parágrafo único. O consumidor cobrado em quantia indevida tem direito à repetição do indébito, por valor igual ao dobro do que pagou em excesso, acrescido de correção monetária e juros legais, salvo hipótese de engano justificável.</w:t>
      </w:r>
    </w:p>
  </w:comment>
  <w:comment w:id="24" w:author="Marcelo Ribeiro Da Silva - GDSXSR" w:date="2026-10-28T19:54:00Z" w:initials="MRS">
    <w:p w14:paraId="665D464C" w14:textId="77777777" w:rsidR="00AF784C" w:rsidRDefault="009E265F" w:rsidP="00AF784C">
      <w:pPr>
        <w:pStyle w:val="Textodecomentrio"/>
        <w:jc w:val="left"/>
      </w:pPr>
      <w:r w:rsidRPr="00C269E3">
        <w:annotationRef/>
      </w:r>
      <w:r w:rsidR="00AF784C">
        <w:t>Dr. Sérgio, se não for inoportuno, adotei também a fundamentação do acórdão do AI 0750943-37.2025.8.07.0000 (Acórdão 2129540, ID 91139273, de sua relatoria, (transitado em julgado em 30/06/2026, ID 91139275), apenas como razões de decidir no mesmo processo, e não como precedente. O acórdão foi proferido em cognição sumária; o voto registra que a conclusão se confirma em cognição exauriente. Por isso não o incluí no rodapé da ementa.</w:t>
      </w:r>
    </w:p>
  </w:comment>
  <w:comment w:id="25" w:author="Marcelo Ribeiro Da Silva - GDSXSR" w:date="2026-10-28T19:54:00Z" w:initials="MRS">
    <w:p w14:paraId="58398F61" w14:textId="77777777" w:rsidR="00495918" w:rsidRDefault="00000000" w:rsidP="00495918">
      <w:pPr>
        <w:pStyle w:val="Textodecomentrio"/>
        <w:jc w:val="left"/>
      </w:pPr>
      <w:r w:rsidRPr="00C269E3">
        <w:annotationRef/>
      </w:r>
      <w:r w:rsidR="00495918">
        <w:t>CDC (Lei nº 8.078/1990)</w:t>
      </w:r>
    </w:p>
    <w:p w14:paraId="333E5D80" w14:textId="77777777" w:rsidR="00495918" w:rsidRDefault="00495918" w:rsidP="00495918">
      <w:pPr>
        <w:pStyle w:val="Textodecomentrio"/>
        <w:jc w:val="left"/>
      </w:pPr>
      <w:r>
        <w:t>Art. 6º São direitos básicos do consumidor:</w:t>
      </w:r>
    </w:p>
    <w:p w14:paraId="7A95B922" w14:textId="77777777" w:rsidR="00495918" w:rsidRDefault="00495918" w:rsidP="00495918">
      <w:pPr>
        <w:pStyle w:val="Textodecomentrio"/>
        <w:jc w:val="left"/>
      </w:pPr>
      <w:r>
        <w:t>(...)</w:t>
      </w:r>
    </w:p>
    <w:p w14:paraId="36492AA8" w14:textId="77777777" w:rsidR="00495918" w:rsidRDefault="00495918" w:rsidP="00495918">
      <w:pPr>
        <w:pStyle w:val="Textodecomentrio"/>
        <w:jc w:val="left"/>
      </w:pPr>
      <w:r>
        <w:t>V - a modificação das cláusulas contratuais que estabeleçam prestações desproporcionais ou sua revisão em razão de fatos supervenientes que as tornem excessivamente onerosas;</w:t>
      </w:r>
    </w:p>
  </w:comment>
  <w:comment w:id="26" w:author="Marcelo Ribeiro Da Silva - GDSXSR" w:date="2026-10-28T19:54:00Z" w:initials="MRS">
    <w:p w14:paraId="0E7F8F62" w14:textId="71148A92" w:rsidR="00C3139C" w:rsidRPr="00C269E3" w:rsidRDefault="00000000" w:rsidP="00C3139C">
      <w:pPr>
        <w:pStyle w:val="Textodecomentrio"/>
        <w:jc w:val="left"/>
      </w:pPr>
      <w:r w:rsidRPr="00C269E3">
        <w:annotationRef/>
      </w:r>
      <w:r w:rsidR="00C3139C" w:rsidRPr="00C269E3">
        <w:t>Resolução Normativa ANS nº 557/2022</w:t>
      </w:r>
    </w:p>
    <w:p w14:paraId="153131E1" w14:textId="77777777" w:rsidR="00C3139C" w:rsidRPr="00C269E3" w:rsidRDefault="00C3139C" w:rsidP="00C3139C">
      <w:pPr>
        <w:pStyle w:val="Textodecomentrio"/>
        <w:jc w:val="left"/>
      </w:pPr>
      <w:r w:rsidRPr="00C269E3">
        <w:t>Os autos não trazem o texto literal. As contrarrazões (ID 91139290) transcrevem o art. 10, § 2º: "A celebração ou a manutenção, após a verificação anual, de contrato de plano de saúde coletivo empresarial que não atenda ao disposto no caput equipara-se, para todos os efeitos legais, ao plano individual ou familiar, conforme prevê o artigo 39 desta resolução." (Conforme transcrito nas contrarrazões.</w:t>
      </w:r>
    </w:p>
  </w:comment>
  <w:comment w:id="27" w:author="Marcelo Ribeiro Da Silva - GDSXSR" w:date="2026-10-28T19:54:00Z" w:initials="MRS">
    <w:p w14:paraId="1B53361E" w14:textId="47F88633" w:rsidR="004D2093" w:rsidRPr="00C269E3" w:rsidRDefault="00000000">
      <w:r w:rsidRPr="00C269E3">
        <w:annotationRef/>
      </w:r>
      <w:r w:rsidRPr="00C269E3">
        <w:t>Dr. Sérgio, há entendimento contrário colacionado ao final, em violeta (ver o comentário inicial). Divergência interna da 4ª Turma Cível: APC 0727643-59.2024.8.07.0007 (Rel. Aiston Henrique de Sousa, j. 06/11/2025).</w:t>
      </w:r>
    </w:p>
  </w:comment>
  <w:comment w:id="28" w:author="Marcelo Ribeiro Da Silva - GDSXSR" w:date="2026-10-28T19:54:00Z" w:initials="MRS">
    <w:p w14:paraId="2F01B61F" w14:textId="77777777" w:rsidR="004D2093" w:rsidRPr="00C269E3" w:rsidRDefault="00000000">
      <w:r w:rsidRPr="00C269E3">
        <w:annotationRef/>
      </w:r>
      <w:r w:rsidRPr="00C269E3">
        <w:t>Dr. Sérgio, o histórico de reajustes do apelo (item 74) termina em janeiro/2025 e não menciona o reajuste por faixa etária de dezembro/2025 do beneficiário Hélio Barcellos e Albuquerque (de R$ 4.119,29 para R$ 6.444,29, cerca de 56,45%), que a sentença anulou. A ré, a meu ver, não impugna especificamente a base atuarial desse percentual.</w:t>
      </w:r>
    </w:p>
  </w:comment>
  <w:comment w:id="29" w:author="Marcelo Ribeiro Da Silva - GDSXSR" w:date="2026-10-28T19:54:00Z" w:initials="MRS">
    <w:p w14:paraId="6FB486FF" w14:textId="77777777" w:rsidR="004D2093" w:rsidRPr="00C269E3" w:rsidRDefault="00000000">
      <w:r w:rsidRPr="00C269E3">
        <w:annotationRef/>
      </w:r>
      <w:r w:rsidRPr="00C269E3">
        <w:t>Tema 952 do STJ (julgado em 14/12/2016)</w:t>
      </w:r>
    </w:p>
    <w:p w14:paraId="7BABC644" w14:textId="77777777" w:rsidR="004D2093" w:rsidRPr="00C269E3" w:rsidRDefault="00000000">
      <w:r w:rsidRPr="00C269E3">
        <w:t>"O reajuste de mensalidade de plano de saúde individual ou familiar fundado na mudança de faixa etária do beneficiário é válido desde que (i) haja previsão contratual, (ii) sejam observadas as normas expedidas pelos órgãos governamentais reguladores e (iii) não sejam aplicados percentuais desarrazoados ou aleatórios que, concretamente e sem base atuarial idônea, onerem excessivamente o consumidor ou discriminem o idoso."</w:t>
      </w:r>
    </w:p>
  </w:comment>
  <w:comment w:id="30" w:author="Marcelo Ribeiro Da Silva - GDSXSR" w:date="2026-10-28T19:54:00Z" w:initials="MRS">
    <w:p w14:paraId="07E2129F" w14:textId="77777777" w:rsidR="004D2093" w:rsidRPr="00C269E3" w:rsidRDefault="00000000">
      <w:r w:rsidRPr="00C269E3">
        <w:annotationRef/>
      </w:r>
      <w:r w:rsidRPr="00C269E3">
        <w:t>Tema 1.016 do STJ (julgado em 23/03/2022)</w:t>
      </w:r>
    </w:p>
    <w:p w14:paraId="06F1113E" w14:textId="77777777" w:rsidR="004D2093" w:rsidRPr="00C269E3" w:rsidRDefault="00000000">
      <w:r w:rsidRPr="00C269E3">
        <w:t>"(a) Aplicabilidade das teses firmadas no Tema 952/STJ aos planos coletivos, ressalvando-se, quanto às entidades de autogestão, a inaplicabilidade do CDC; (b) A melhor interpretação do enunciado normativo do art. 3°, II, da Resolução n. 63/2003, da ANS, é aquela que observa o sentido matemático da expressão 'variação acumulada', referente ao aumento real de preço verificado em cada intervalo, devendo-se aplicar, para sua apuração, a respectiva fórmula matemática, estando incorreta a simples soma aritmética de percentuais de reajuste ou o cálculo de média dos percentuais aplicados em todas as faixas etárias."</w:t>
      </w:r>
    </w:p>
    <w:p w14:paraId="692F22D4" w14:textId="77777777" w:rsidR="004D2093" w:rsidRPr="00C269E3" w:rsidRDefault="00000000">
      <w:r w:rsidRPr="00C269E3">
        <w:t>(A questão do ônus da prova foi desafetada.)</w:t>
      </w:r>
    </w:p>
  </w:comment>
  <w:comment w:id="31" w:author="Marcelo Ribeiro Da Silva - GDSXSR" w:date="2026-10-28T19:54:00Z" w:initials="MRS">
    <w:p w14:paraId="59E62648" w14:textId="77777777" w:rsidR="00C3139C" w:rsidRPr="00C269E3" w:rsidRDefault="00000000" w:rsidP="00C3139C">
      <w:pPr>
        <w:pStyle w:val="Textodecomentrio"/>
        <w:jc w:val="left"/>
      </w:pPr>
      <w:r w:rsidRPr="00C269E3">
        <w:annotationRef/>
      </w:r>
      <w:r w:rsidR="00C3139C" w:rsidRPr="00C269E3">
        <w:t>Código Civil (Lei nº 10.406/2002)</w:t>
      </w:r>
    </w:p>
    <w:p w14:paraId="6D57712B" w14:textId="77777777" w:rsidR="00C3139C" w:rsidRPr="00C269E3" w:rsidRDefault="00C3139C" w:rsidP="00C3139C">
      <w:pPr>
        <w:pStyle w:val="Textodecomentrio"/>
        <w:jc w:val="left"/>
      </w:pPr>
      <w:r w:rsidRPr="00C269E3">
        <w:t>Art. 884. Aquele que, sem justa causa, se enriquecer à custa de outrem, será obrigado a restituir o indevidamente auferido, feita a atualização dos valores monetários.</w:t>
      </w:r>
    </w:p>
    <w:p w14:paraId="07A7B67B" w14:textId="77777777" w:rsidR="00C3139C" w:rsidRPr="00C269E3" w:rsidRDefault="00C3139C" w:rsidP="00C3139C">
      <w:pPr>
        <w:pStyle w:val="Textodecomentrio"/>
        <w:jc w:val="left"/>
      </w:pPr>
      <w:r w:rsidRPr="00C269E3">
        <w:t>Parágrafo único. Se o enriquecimento tiver por objeto coisa determinada, quem a recebeu é obrigado a restituí-la, e, se a coisa não mais subsistir, a restituição se fará pelo valor do bem na época em que foi exigido.</w:t>
      </w:r>
    </w:p>
  </w:comment>
  <w:comment w:id="32" w:author="Marcelo Ribeiro Da Silva - GDSXSR" w:date="2026-10-28T19:54:00Z" w:initials="MRS">
    <w:p w14:paraId="746EF775" w14:textId="09E0C45F" w:rsidR="004D2093" w:rsidRPr="00C269E3" w:rsidRDefault="00000000">
      <w:r w:rsidRPr="00C269E3">
        <w:annotationRef/>
      </w:r>
      <w:r w:rsidRPr="00C269E3">
        <w:t>Honorários recursais. Sentença (ID 91139276): "CONDENAR a ré ao pagamento das custas processuais e dos honorários advocatícios, estes fixados em 10% (dez por cento) sobre o valor da condenação, nos termos do artigo 85, § 2º, do Código de Processo Civil." As contrarrazões pedem a majoração para 15% (Tema 1.059 do STJ). Minuta: majoração de 2% sobre o valor da condenação (total de 12%), dentro do limite de 20% do CPC 85 § 2º; o apelo foi integralmente não provido e houve trabalho adicional (contrarrazões).</w:t>
      </w:r>
    </w:p>
    <w:p w14:paraId="601843DB" w14:textId="77777777" w:rsidR="004D2093" w:rsidRPr="00C269E3" w:rsidRDefault="00000000">
      <w:r w:rsidRPr="00C269E3">
        <w:t>Tema 1.059 do STJ (julgado em 09/11/2023)</w:t>
      </w:r>
    </w:p>
    <w:p w14:paraId="1DF0083F" w14:textId="77777777" w:rsidR="004D2093" w:rsidRPr="00C269E3" w:rsidRDefault="00000000">
      <w:r w:rsidRPr="00C269E3">
        <w:t>"A majoração dos honorários de sucumbência prevista no art. 85, § 11, do CPC pressupõe que o recurso tenha sido integralmente desprovido ou não conhecido pelo tribunal, monocraticamente ou pelo órgão colegiado competente. Não se aplica o art. 85, § 11, do CPC em caso de provimento total ou parcial do recurso, ainda que mínima a alteração do resultado do julgamento ou limitada a consectários da condenação."</w:t>
      </w:r>
    </w:p>
  </w:comment>
  <w:comment w:id="33" w:author="Marcelo Ribeiro Da Silva - GDSXSR" w:date="2026-10-28T19:54:00Z" w:initials="MRS">
    <w:p w14:paraId="1C790AA4" w14:textId="77777777" w:rsidR="004D2093" w:rsidRPr="00C269E3" w:rsidRDefault="00000000">
      <w:r w:rsidRPr="00C269E3">
        <w:annotationRef/>
      </w:r>
      <w:r w:rsidRPr="00C269E3">
        <w:t>CPC</w:t>
      </w:r>
    </w:p>
    <w:p w14:paraId="6A9A006E" w14:textId="77777777" w:rsidR="004D2093" w:rsidRPr="00C269E3" w:rsidRDefault="00000000">
      <w:r w:rsidRPr="00C269E3">
        <w:t>Art. 85. (...)</w:t>
      </w:r>
    </w:p>
    <w:p w14:paraId="310F6769" w14:textId="77777777" w:rsidR="004D2093" w:rsidRPr="00C269E3" w:rsidRDefault="00000000">
      <w:r w:rsidRPr="00C269E3">
        <w:t>§ 11. O tribunal, ao julgar recurso, majorará os honorários fixados anteriormente levando em conta o trabalho adicional realizado em grau recursal, observando, conforme o caso, o disposto nos §§ 2º a 6º, sendo vedado ao tribunal, no cômputo geral da fixação de honorários devidos ao advogado do vencedor, ultrapassar os respectivos limites estabelecidos nos §§ 2º e 3º para a fase de conhecimento.</w:t>
      </w:r>
    </w:p>
  </w:comment>
  <w:comment w:id="34" w:author="Assessor GDSXSR" w:initials="RG" w:date="2026-10-31T22:18:46Z">
    <w:p>
      <w:pPr>
        <w:pStyle w:val="CommentText"/>
      </w:pPr>
      <w:r>
        <w:rPr>
          <w:rStyle w:val="CommentReference"/>
        </w:rPr>
        <w:annotationRef/>
      </w:r>
      <w:r>
        <w:t>ASSESSOR GDSXSR — Alterações gerais (resultado mantido, C-03): ementa com “preliminar e prejudicial rejeitadas” no título, valor da causa no fim do item 1, “e, no mérito,” e apelante nomeado no dispositivo, rodapés em forma compacta (C-3P, C-34, C-38, C-20); voto sem repetir o nome do apelante na abertura (C-3W c), “Ademais” trocado por “No mais” (C-23), ID e dispositivos compactos (C-20), “– Grifei” e identificação das ementas transcritas no padrão de C-62, realce tirado das duas ementas transcritas por inteiro (C-43), tese do Tema 610 e CC 206 § 3º IV, e teses dos Temas 952 e 1.016, transcritos no corpo (C-61, C-66), honorários recursais na fórmula de C-51; na sentença transcrita sobre a prescrição, cortei com “(...)” o trecho que repete o Tema 610, agora transcrito logo abaixo (C-02, C-65). Os precedentes em sentido contrário permanecem ao final, em violeta (C-46, C-53). O texto literal de CC 884 nos comentários foi corrigido pelo Planalto (C-60). Sem os autos (C-24): fatos, datas e IDs foram conferidos só contra a sentença e as peças transcritas na minuta; fica pendente a conferência no PJe de ID 91139050 (quadro societário), 91139261, 91139269 e 91139282, das datas da linha de dados e do apelo (ID 91139285).</w:t>
      </w:r>
    </w:p>
  </w:comment>
  <w:comment w:id="35" w:author="Assessor GDSXSR" w:initials="RG" w:date="2026-10-31T22:18:46Z">
    <w:p>
      <w:pPr>
        <w:pStyle w:val="CommentText"/>
      </w:pPr>
      <w:r>
        <w:rPr>
          <w:rStyle w:val="CommentReference"/>
        </w:rPr>
        <w:annotationRef/>
      </w:r>
      <w:r>
        <w:t>ASSESSOR GDSXSR — Reescrevi o parágrafo na ordem “No caso,” / “No mais,” (C-23, C-16), com a forma compacta das referências (C-20) e o ID da decisão que indeferiu a perícia (ID 91139269, conforme o relatório). Não escrevi parágrafo sobre os precedentes invocados no apelo (TJDFT 0730171-84 e AgInt no AREsp 1.821.858/SP): ficam ao final, em violeta (C-53).</w:t>
      </w:r>
    </w:p>
  </w:comment>
  <w:comment w:id="36" w:author="Assessor GDSXSR" w:initials="RG" w:date="2026-10-31T22:18:46Z">
    <w:p>
      <w:pPr>
        <w:pStyle w:val="CommentText"/>
      </w:pPr>
      <w:r>
        <w:rPr>
          <w:rStyle w:val="CommentReference"/>
        </w:rPr>
        <w:annotationRef/>
      </w:r>
      <w:r>
        <w:t>ASSESSOR GDSXSR — Transcrevi a tese do Tema 610 (C-61) e o CC 206 § 3º IV (C-66, prejudicial). Leading case copiado da sentença; o iajus confirma a tese, a vigência e a data (j. 10/08/2016), mas não devolve o DJe de 19/09/2016: pendência de conferência no SCON/STJ (C-52, C-72). Texto literal do CC 206 conferido no Planalto (via iajus).</w:t>
      </w:r>
    </w:p>
  </w:comment>
  <w:comment w:id="37" w:author="Assessor GDSXSR" w:initials="RG" w:date="2026-10-31T22:18:46Z">
    <w:p>
      <w:pPr>
        <w:pStyle w:val="CommentText"/>
      </w:pPr>
      <w:r>
        <w:rPr>
          <w:rStyle w:val="CommentReference"/>
        </w:rPr>
        <w:annotationRef/>
      </w:r>
      <w:r>
        <w:t>ASSESSOR GDSXSR — Dividi o parágrafo: a prova do caso (três beneficiários da mesma família; estipulante microempresa da própria titular, ID 91139050, convertido da origem 254262903 — conferir, v. comentário anterior) vem primeiro, com ID ao final (C-20), e a seguir a razão de decidir tirada do AI 0750943-37.2025.8.07.0000 (ID 91139273), mantida como razão no mesmo processo (comentário do assessor). C-53, ponto de atenção ao Relator: o modelo OURO APC 0707560-06 (Larissa, NP, apelo dos consumidores) afastou o falso coletivo porque o titular era sócio da pessoa jurídica estipulante (RN ANS 557/2022, art. 5º, § 1º, I). Aqui a sentença e o AI desta Turma reconheceram o falso coletivo, mesmo sendo a estipulante a microempresa da própria titular; não alterei o resultado (linha do Gabinete: NP do apelo da operadora no falso coletivo). Fato que justificaria divergir: prova de que a titular é sócia com vínculo efetivo e de que a pessoa jurídica exerce atividade própria (quadro societário, ID 91139050, não conferido: autos não anexados).</w:t>
      </w:r>
    </w:p>
  </w:comment>
  <w:comment w:id="38" w:author="Assessor GDSXSR" w:initials="RG" w:date="2026-10-31T22:18:46Z">
    <w:p>
      <w:pPr>
        <w:pStyle w:val="CommentText"/>
      </w:pPr>
      <w:r>
        <w:rPr>
          <w:rStyle w:val="CommentReference"/>
        </w:rPr>
        <w:annotationRef/>
      </w:r>
      <w:r>
        <w:t>ASSESSOR GDSXSR — Pendência (C-52, C-72): o iajus confirmou, nos dois acórdãos (0706200-13.2024.8.07.0020 e 0746674-83.2024.8.07.0001), o processo, o relator, o órgão, a data de julgamento e a tese, mas não devolve o número do acórdão nem o DJe; os números 2060710 e 2059794 e o DJe 05/11/2025 seguem como estão na minuta e precisam ser conferidos no JurisDF. A ementa do AC 0736290-55 (Des. Sérgio Rocha, 4ª TC, j. 05/03/2026) cita o 2060710 com DJe 05/11/2025.</w:t>
      </w:r>
    </w:p>
  </w:comment>
  <w:comment w:id="39" w:author="Assessor GDSXSR" w:initials="RG" w:date="2026-10-31T22:18:46Z">
    <w:p>
      <w:pPr>
        <w:pStyle w:val="CommentText"/>
      </w:pPr>
      <w:r>
        <w:rPr>
          <w:rStyle w:val="CommentReference"/>
        </w:rPr>
        <w:annotationRef/>
      </w:r>
      <w:r>
        <w:t>ASSESSOR GDSXSR — Transcrevi as teses dos Temas 952 e 1.016 (C-61, ponto da faixa etária), literais conforme o iajus (vigentes; j. 14/12/2016 e 23/03/2022). Pendência (C-52, C-72): o iajus não devolve o REsp paradigma nem o DJe de cada tema; conferir no SCON/STJ e acrescentar o leading case. A tese integral do Tema 1.016 (itens a e b) está no comentário anterior (C-63). Mantive o ID 91139261 (petição do fato superveniente) e o da sentença na frase de aplicação (C-20).</w:t>
      </w:r>
    </w:p>
  </w:comment>
  <w:comment w:id="40" w:author="Assessor GDSXSR" w:initials="RG" w:date="2026-10-31T22:18:46Z">
    <w:p>
      <w:pPr>
        <w:pStyle w:val="CommentText"/>
      </w:pPr>
      <w:r>
        <w:rPr>
          <w:rStyle w:val="CommentReference"/>
        </w:rPr>
        <w:annotationRef/>
      </w:r>
      <w:r>
        <w:t>ASSESSOR GDSXSR — Troquei “Majoro” pela fórmula do Gabinete para o não provimento, sobre a base da sentença (C-51 v39): 2% sobre o valor da condenação, acrescido da quantia fixada na r. sentença (10% sobre o valor da condenação, ID 91139276; total de 12%, dentro do limite do CPC 85 § 2º). O valor da condenação ainda será apurado em liquidação de sentença (restituição simples das quantias pagas a maior nos três anos anteriores ao ajuizamento); por isso o comentário não traz valor. O percentual de 2% é decisão do Relator.</w:t>
      </w:r>
    </w:p>
  </w:comment>
  <w:comment w:id="41" w:author="Assessor GDSXSR" w:initials="RG" w:date="2026-10-31T22:18:46Z">
    <w:p>
      <w:pPr>
        <w:pStyle w:val="CommentText"/>
      </w:pPr>
      <w:r>
        <w:rPr>
          <w:rStyle w:val="CommentReference"/>
        </w:rPr>
        <w:annotationRef/>
      </w:r>
      <w:r>
        <w:t>ASSESSOR GDSXSR — Título ajustado a C-46. Confirmei no iajus os dois acórdãos do TJDFT do bloco: APC 0727643-59.2024.8.07.0007 (4ª TC, Des. Aiston, j. 06/11/2025, mantido nos embargos de declaração de 12/02/2026) e APC 0730171-84.2024.8.07.0001 (8ª TC, Des. Robson, j. 24/06/2025); o número do acórdão e o DJe não foram devolvidos (pendência, JurisDF). Divergência da própria 4ª Turma no mesmo ponto, mais recente: APC 0730883-74.2024.8.07.0001 (Des. Aiston, j. 22/01/2026), que afastou o falso coletivo por tratar-se de estipulante microempresa ativa com CNPJ válido, e o AgInt no AREsp 1.821.858/SP (4ª T., Min. Raul Araújo, j. 27/11/2023) segue como citado no apelo (ID 91139285), sem conferência no inteiro teor.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6F49938" w15:done="0"/>
  <w15:commentEx w15:paraId="635AB325" w15:done="0"/>
  <w15:commentEx w15:paraId="6E3DB261" w15:done="0"/>
  <w15:commentEx w15:paraId="69A68A15" w15:done="0"/>
  <w15:commentEx w15:paraId="2F9D510C" w15:done="0"/>
  <w15:commentEx w15:paraId="1298BA7D" w15:done="0"/>
  <w15:commentEx w15:paraId="40641B8B" w15:done="0"/>
  <w15:commentEx w15:paraId="14052326" w15:done="0"/>
  <w15:commentEx w15:paraId="3047614B" w15:done="0"/>
  <w15:commentEx w15:paraId="6C3EF7BC" w15:done="0"/>
  <w15:commentEx w15:paraId="57F3A60D" w15:done="0"/>
  <w15:commentEx w15:paraId="05BAB224" w15:done="0"/>
  <w15:commentEx w15:paraId="6650C15A" w15:done="0"/>
  <w15:commentEx w15:paraId="43169554" w15:done="0"/>
  <w15:commentEx w15:paraId="29202BF7" w15:done="0"/>
  <w15:commentEx w15:paraId="5C35ABA7" w15:done="0"/>
  <w15:commentEx w15:paraId="04D6A9B9" w15:done="0"/>
  <w15:commentEx w15:paraId="66A47883" w15:done="0"/>
  <w15:commentEx w15:paraId="595B35C7" w15:done="0"/>
  <w15:commentEx w15:paraId="5D55CF4B" w15:done="0"/>
  <w15:commentEx w15:paraId="5459190E" w15:done="0"/>
  <w15:commentEx w15:paraId="7923000E" w15:done="0"/>
  <w15:commentEx w15:paraId="5C1A85CF" w15:done="0"/>
  <w15:commentEx w15:paraId="03BA5855" w15:done="0"/>
  <w15:commentEx w15:paraId="665D464C" w15:done="0"/>
  <w15:commentEx w15:paraId="36492AA8" w15:done="0"/>
  <w15:commentEx w15:paraId="153131E1" w15:done="0"/>
  <w15:commentEx w15:paraId="1B53361E" w15:done="0"/>
  <w15:commentEx w15:paraId="2F01B61F" w15:done="0"/>
  <w15:commentEx w15:paraId="7BABC644" w15:done="0"/>
  <w15:commentEx w15:paraId="692F22D4" w15:done="0"/>
  <w15:commentEx w15:paraId="07A7B67B" w15:done="0"/>
  <w15:commentEx w15:paraId="1DF0083F" w15:done="0"/>
  <w15:commentEx w15:paraId="310F676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6F49938" w16cid:durableId="11F63FBE"/>
  <w16cid:commentId w16cid:paraId="635AB325" w16cid:durableId="385E7C4F"/>
  <w16cid:commentId w16cid:paraId="6E3DB261" w16cid:durableId="282135E3"/>
  <w16cid:commentId w16cid:paraId="69A68A15" w16cid:durableId="7C84836F"/>
  <w16cid:commentId w16cid:paraId="2F9D510C" w16cid:durableId="7E64267F"/>
  <w16cid:commentId w16cid:paraId="1298BA7D" w16cid:durableId="3FE4DAB6"/>
  <w16cid:commentId w16cid:paraId="40641B8B" w16cid:durableId="596D0FD5"/>
  <w16cid:commentId w16cid:paraId="14052326" w16cid:durableId="4A1882C8"/>
  <w16cid:commentId w16cid:paraId="3047614B" w16cid:durableId="7A96F5C5"/>
  <w16cid:commentId w16cid:paraId="6C3EF7BC" w16cid:durableId="3D0A935E"/>
  <w16cid:commentId w16cid:paraId="57F3A60D" w16cid:durableId="6EA46133"/>
  <w16cid:commentId w16cid:paraId="05BAB224" w16cid:durableId="108B5D11"/>
  <w16cid:commentId w16cid:paraId="6650C15A" w16cid:durableId="302A413B"/>
  <w16cid:commentId w16cid:paraId="43169554" w16cid:durableId="2B2A1F91"/>
  <w16cid:commentId w16cid:paraId="29202BF7" w16cid:durableId="54DC2579"/>
  <w16cid:commentId w16cid:paraId="5C35ABA7" w16cid:durableId="03FA8B3F"/>
  <w16cid:commentId w16cid:paraId="04D6A9B9" w16cid:durableId="2EEB28F9"/>
  <w16cid:commentId w16cid:paraId="66A47883" w16cid:durableId="10FA5854"/>
  <w16cid:commentId w16cid:paraId="595B35C7" w16cid:durableId="1B600964"/>
  <w16cid:commentId w16cid:paraId="5D55CF4B" w16cid:durableId="4A5C2F9A"/>
  <w16cid:commentId w16cid:paraId="5459190E" w16cid:durableId="121CEE4A"/>
  <w16cid:commentId w16cid:paraId="7923000E" w16cid:durableId="403B379C"/>
  <w16cid:commentId w16cid:paraId="5C1A85CF" w16cid:durableId="32410210"/>
  <w16cid:commentId w16cid:paraId="03BA5855" w16cid:durableId="3ABB933D"/>
  <w16cid:commentId w16cid:paraId="665D464C" w16cid:durableId="05E9802B"/>
  <w16cid:commentId w16cid:paraId="36492AA8" w16cid:durableId="4B0490E3"/>
  <w16cid:commentId w16cid:paraId="153131E1" w16cid:durableId="1BE7CA80"/>
  <w16cid:commentId w16cid:paraId="1B53361E" w16cid:durableId="535EFACB"/>
  <w16cid:commentId w16cid:paraId="2F01B61F" w16cid:durableId="7E91CB73"/>
  <w16cid:commentId w16cid:paraId="7BABC644" w16cid:durableId="72895249"/>
  <w16cid:commentId w16cid:paraId="692F22D4" w16cid:durableId="6B8FF517"/>
  <w16cid:commentId w16cid:paraId="07A7B67B" w16cid:durableId="0C182C05"/>
  <w16cid:commentId w16cid:paraId="1DF0083F" w16cid:durableId="294243C9"/>
  <w16cid:commentId w16cid:paraId="310F6769" w16cid:durableId="035E156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CBD27" w14:textId="77777777" w:rsidR="00D14831" w:rsidRPr="00C269E3" w:rsidRDefault="00D14831">
      <w:pPr>
        <w:spacing w:line="240" w:lineRule="auto"/>
      </w:pPr>
      <w:r w:rsidRPr="00C269E3">
        <w:separator/>
      </w:r>
    </w:p>
  </w:endnote>
  <w:endnote w:type="continuationSeparator" w:id="0">
    <w:p w14:paraId="21BB71CC" w14:textId="77777777" w:rsidR="00D14831" w:rsidRPr="00C269E3" w:rsidRDefault="00D14831">
      <w:pPr>
        <w:spacing w:line="240" w:lineRule="auto"/>
      </w:pPr>
      <w:r w:rsidRPr="00C269E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E8783" w14:textId="77777777" w:rsidR="004D2093" w:rsidRPr="00C269E3" w:rsidRDefault="00000000">
    <w:pPr>
      <w:pStyle w:val="Rodap"/>
      <w:jc w:val="right"/>
    </w:pPr>
    <w:r w:rsidRPr="00C269E3">
      <w:rPr>
        <w:sz w:val="20"/>
      </w:rPr>
      <w:fldChar w:fldCharType="begin"/>
    </w:r>
    <w:r w:rsidRPr="00C269E3">
      <w:rPr>
        <w:sz w:val="20"/>
      </w:rPr>
      <w:instrText>PAGE</w:instrText>
    </w:r>
    <w:r w:rsidR="008100C1" w:rsidRPr="00C269E3">
      <w:rPr>
        <w:sz w:val="20"/>
      </w:rPr>
      <w:fldChar w:fldCharType="separate"/>
    </w:r>
    <w:r w:rsidR="008100C1" w:rsidRPr="00C269E3">
      <w:rPr>
        <w:sz w:val="20"/>
      </w:rPr>
      <w:t>1</w:t>
    </w:r>
    <w:r w:rsidRPr="00C269E3">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B7D0FD" w14:textId="77777777" w:rsidR="00D14831" w:rsidRPr="00C269E3" w:rsidRDefault="00D14831">
      <w:pPr>
        <w:spacing w:line="240" w:lineRule="auto"/>
      </w:pPr>
      <w:r w:rsidRPr="00C269E3">
        <w:separator/>
      </w:r>
    </w:p>
  </w:footnote>
  <w:footnote w:type="continuationSeparator" w:id="0">
    <w:p w14:paraId="3D4094FB" w14:textId="77777777" w:rsidR="00D14831" w:rsidRPr="00C269E3" w:rsidRDefault="00D14831">
      <w:pPr>
        <w:spacing w:line="240" w:lineRule="auto"/>
      </w:pPr>
      <w:r w:rsidRPr="00C269E3">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346057269">
    <w:abstractNumId w:val="8"/>
  </w:num>
  <w:num w:numId="2" w16cid:durableId="611741933">
    <w:abstractNumId w:val="6"/>
  </w:num>
  <w:num w:numId="3" w16cid:durableId="1032001343">
    <w:abstractNumId w:val="5"/>
  </w:num>
  <w:num w:numId="4" w16cid:durableId="1958683014">
    <w:abstractNumId w:val="4"/>
  </w:num>
  <w:num w:numId="5" w16cid:durableId="252475899">
    <w:abstractNumId w:val="7"/>
  </w:num>
  <w:num w:numId="6" w16cid:durableId="449592630">
    <w:abstractNumId w:val="3"/>
  </w:num>
  <w:num w:numId="7" w16cid:durableId="1328054261">
    <w:abstractNumId w:val="2"/>
  </w:num>
  <w:num w:numId="8" w16cid:durableId="562253366">
    <w:abstractNumId w:val="1"/>
  </w:num>
  <w:num w:numId="9" w16cid:durableId="127717655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celo Ribeiro Da Silva - GDSXSR">
    <w15:presenceInfo w15:providerId="AD" w15:userId="S::t313207@tjdft.jus.br::d29e2de7-00a4-4621-a031-73d81317b1e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ADB"/>
    <w:rsid w:val="00032B61"/>
    <w:rsid w:val="00034616"/>
    <w:rsid w:val="0006063C"/>
    <w:rsid w:val="000D3F9A"/>
    <w:rsid w:val="000E3546"/>
    <w:rsid w:val="0015074B"/>
    <w:rsid w:val="00174B0B"/>
    <w:rsid w:val="002016D8"/>
    <w:rsid w:val="0029639D"/>
    <w:rsid w:val="00326F90"/>
    <w:rsid w:val="00380EE8"/>
    <w:rsid w:val="00495918"/>
    <w:rsid w:val="004D2093"/>
    <w:rsid w:val="005153D9"/>
    <w:rsid w:val="005B6E2E"/>
    <w:rsid w:val="006B12CF"/>
    <w:rsid w:val="006F6F04"/>
    <w:rsid w:val="006F7765"/>
    <w:rsid w:val="008100C1"/>
    <w:rsid w:val="009676C1"/>
    <w:rsid w:val="009E265F"/>
    <w:rsid w:val="009E5D9F"/>
    <w:rsid w:val="00A77554"/>
    <w:rsid w:val="00AA1D8D"/>
    <w:rsid w:val="00AF784C"/>
    <w:rsid w:val="00B14420"/>
    <w:rsid w:val="00B47730"/>
    <w:rsid w:val="00B520F1"/>
    <w:rsid w:val="00B60802"/>
    <w:rsid w:val="00BD0DF5"/>
    <w:rsid w:val="00BF7BC7"/>
    <w:rsid w:val="00C269E3"/>
    <w:rsid w:val="00C3139C"/>
    <w:rsid w:val="00C5532F"/>
    <w:rsid w:val="00C919CA"/>
    <w:rsid w:val="00CB0664"/>
    <w:rsid w:val="00D14831"/>
    <w:rsid w:val="00DA08B2"/>
    <w:rsid w:val="00E51ADB"/>
    <w:rsid w:val="00F3557A"/>
    <w:rsid w:val="00FC62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45439C"/>
  <w14:defaultImageDpi w14:val="300"/>
  <w15:docId w15:val="{5C514B53-56FB-4D5A-93DE-1DC39E4B4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jc w:val="both"/>
    </w:pPr>
    <w:rPr>
      <w:rFonts w:ascii="Arial" w:eastAsia="Arial" w:hAnsi="Arial"/>
      <w:color w:val="595959"/>
      <w:sz w:val="28"/>
      <w:lang w:val="pt-BR"/>
    </w:rPr>
  </w:style>
  <w:style w:type="paragraph" w:styleId="Ttulo1">
    <w:name w:val="heading 1"/>
    <w:basedOn w:val="Normal"/>
    <w:next w:val="Normal"/>
    <w:link w:val="Ttulo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Ttulo2">
    <w:name w:val="heading 2"/>
    <w:basedOn w:val="Normal"/>
    <w:next w:val="Normal"/>
    <w:link w:val="Ttulo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odecomentrio">
    <w:name w:val="annotation text"/>
    <w:basedOn w:val="Normal"/>
    <w:link w:val="TextodecomentrioChar"/>
    <w:uiPriority w:val="99"/>
    <w:unhideWhenUsed/>
    <w:pPr>
      <w:spacing w:line="240" w:lineRule="auto"/>
    </w:pPr>
    <w:rPr>
      <w:sz w:val="20"/>
      <w:szCs w:val="20"/>
    </w:rPr>
  </w:style>
  <w:style w:type="character" w:customStyle="1" w:styleId="TextodecomentrioChar">
    <w:name w:val="Texto de comentário Char"/>
    <w:basedOn w:val="Fontepargpadro"/>
    <w:link w:val="Textodecomentrio"/>
    <w:uiPriority w:val="99"/>
    <w:rPr>
      <w:rFonts w:ascii="Arial" w:eastAsia="Arial" w:hAnsi="Arial"/>
      <w:color w:val="595959"/>
      <w:sz w:val="20"/>
      <w:szCs w:val="20"/>
    </w:rPr>
  </w:style>
  <w:style w:type="character" w:styleId="Refdecomentrio">
    <w:name w:val="annotation reference"/>
    <w:basedOn w:val="Fontepargpadro"/>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39</Pages>
  <Words>7923</Words>
  <Characters>42790</Characters>
  <Application>Microsoft Office Word</Application>
  <DocSecurity>0</DocSecurity>
  <Lines>356</Lines>
  <Paragraphs>101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50612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Marcelo Ribeiro Da Silva - GDSXSR</cp:lastModifiedBy>
  <cp:revision>32</cp:revision>
  <dcterms:created xsi:type="dcterms:W3CDTF">2026-10-28T20:02:00Z</dcterms:created>
  <dcterms:modified xsi:type="dcterms:W3CDTF">2026-10-28T20:24:00Z</dcterms:modified>
  <cp:category/>
</cp:coreProperties>
</file>