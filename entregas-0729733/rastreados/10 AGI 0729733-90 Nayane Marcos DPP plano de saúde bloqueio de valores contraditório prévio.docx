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 xml:space="preserve">Tribunal de Justiça do Distrito Federal e dos </w:t>
            </w:r>
            <w:commentRangeStart w:id="0"/>
            <w:r w:rsidRPr="2DA0D32B">
              <w:rPr>
                <w:rStyle w:val="normaltextrun"/>
                <w:rFonts w:ascii="Calibri" w:hAnsi="Calibri" w:cs="Calibri"/>
                <w:color w:val="595959" w:themeColor="text1" w:themeTint="A6"/>
                <w:sz w:val="20"/>
                <w:szCs w:val="20"/>
              </w:rPr>
              <w:t>Territórios</w:t>
            </w:r>
            <w:r w:rsidRPr="2DA0D32B">
              <w:rPr>
                <w:rStyle w:val="eop"/>
                <w:rFonts w:ascii="Calibri" w:hAnsi="Calibri" w:cs="Calibri"/>
                <w:color w:val="595959" w:themeColor="text1" w:themeTint="A6"/>
                <w:sz w:val="20"/>
                <w:szCs w:val="20"/>
              </w:rPr>
              <w:t> </w:t>
            </w:r>
            <w:commentRangeEnd w:id="0"/>
            <w:r w:rsidR="00A036F5">
              <w:rPr>
                <w:rStyle w:val="Refdecomentrio"/>
                <w:rFonts w:ascii="Segoe UI" w:hAnsi="Segoe UI" w:cs="Segoe UI"/>
                <w:sz w:val="18"/>
                <w:szCs w:val="18"/>
              </w:rPr>
              <w:commentReference w:id="0"/>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30730C">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4236F7" w:rsidRPr="009F36E1">
                  <w:rPr>
                    <w:rFonts w:ascii="Arial" w:hAnsi="Arial" w:cs="Arial"/>
                    <w:sz w:val="28"/>
                    <w:szCs w:val="28"/>
                  </w:rPr>
                  <w:t>4ª Turma Cível</w:t>
                </w:r>
              </w:sdtContent>
            </w:sdt>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7452F9E5" w:rsidR="004236F7" w:rsidRPr="009F36E1" w:rsidRDefault="00D87D30">
            <w:pPr>
              <w:ind w:right="-675"/>
              <w:rPr>
                <w:rFonts w:ascii="Arial" w:hAnsi="Arial" w:cs="Arial"/>
                <w:sz w:val="28"/>
                <w:szCs w:val="28"/>
              </w:rPr>
            </w:pPr>
            <w:r w:rsidRPr="00D87D30">
              <w:rPr>
                <w:rFonts w:ascii="Arial" w:hAnsi="Arial" w:cs="Arial"/>
                <w:sz w:val="28"/>
                <w:szCs w:val="28"/>
              </w:rPr>
              <w:t>0729733-90.2026.8.07.0000</w:t>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30730C">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4236F7">
                  <w:rPr>
                    <w:rFonts w:ascii="Arial" w:eastAsia="Times New Roman" w:hAnsi="Arial" w:cs="Arial"/>
                    <w:sz w:val="28"/>
                    <w:szCs w:val="28"/>
                    <w:lang w:eastAsia="zh-CN"/>
                  </w:rPr>
                  <w:t>Agravante</w:t>
                </w:r>
              </w:sdtContent>
            </w:sdt>
            <w:r w:rsidR="004236F7" w:rsidRPr="00F63CDB">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10CF60C3" w:rsidR="004236F7" w:rsidRPr="009F36E1" w:rsidRDefault="00D87D30" w:rsidP="650595E1">
            <w:pPr>
              <w:jc w:val="both"/>
              <w:rPr>
                <w:rFonts w:ascii="Arial" w:hAnsi="Arial" w:cs="Arial"/>
                <w:sz w:val="28"/>
                <w:szCs w:val="28"/>
              </w:rPr>
            </w:pPr>
            <w:r w:rsidRPr="00D87D30">
              <w:rPr>
                <w:rFonts w:ascii="Arial" w:hAnsi="Arial" w:cs="Arial"/>
                <w:sz w:val="28"/>
                <w:szCs w:val="28"/>
              </w:rPr>
              <w:t>GEAP AUTOGESTÃO EM SAÚDE</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30730C">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4236F7">
                  <w:rPr>
                    <w:rFonts w:ascii="Arial" w:eastAsia="Times New Roman" w:hAnsi="Arial" w:cs="Arial"/>
                    <w:sz w:val="28"/>
                    <w:szCs w:val="28"/>
                    <w:lang w:eastAsia="zh-CN"/>
                  </w:rPr>
                  <w:t>Agravado</w:t>
                </w:r>
              </w:sdtContent>
            </w:sdt>
            <w:r w:rsidR="004236F7" w:rsidRPr="009F36E1">
              <w:rPr>
                <w:rFonts w:ascii="Arial" w:hAnsi="Arial" w:cs="Arial"/>
                <w:sz w:val="28"/>
                <w:szCs w:val="28"/>
              </w:rPr>
              <w:t xml:space="preserve"> </w:t>
            </w:r>
            <w:r w:rsidR="004236F7">
              <w:rPr>
                <w:rFonts w:ascii="Arial" w:hAnsi="Arial" w:cs="Arial"/>
                <w:sz w:val="28"/>
                <w:szCs w:val="28"/>
              </w:rPr>
              <w:t>(</w:t>
            </w:r>
            <w:r w:rsidR="004236F7" w:rsidRPr="009F36E1">
              <w:rPr>
                <w:rFonts w:ascii="Arial" w:hAnsi="Arial" w:cs="Arial"/>
                <w:sz w:val="28"/>
                <w:szCs w:val="28"/>
              </w:rPr>
              <w:t>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CC5F6AE" w14:textId="2918248E" w:rsidR="004236F7" w:rsidRPr="009F36E1" w:rsidRDefault="00D87D30" w:rsidP="650595E1">
            <w:pPr>
              <w:ind w:right="-74"/>
              <w:jc w:val="both"/>
              <w:rPr>
                <w:rFonts w:ascii="Arial" w:hAnsi="Arial" w:cs="Arial"/>
                <w:sz w:val="28"/>
                <w:szCs w:val="28"/>
              </w:rPr>
            </w:pPr>
            <w:r w:rsidRPr="00D87D30">
              <w:rPr>
                <w:rFonts w:ascii="Arial" w:hAnsi="Arial" w:cs="Arial"/>
                <w:sz w:val="28"/>
                <w:szCs w:val="28"/>
              </w:rPr>
              <w:t>B. S. L.</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1A8550DC" w14:textId="77777777" w:rsidR="008C7D23" w:rsidRPr="007E1C8C" w:rsidRDefault="008C7D23" w:rsidP="008C7D23">
      <w:pPr>
        <w:spacing w:after="0" w:line="360" w:lineRule="auto"/>
        <w:jc w:val="left"/>
        <w:rPr>
          <w:rFonts w:ascii="Arial" w:hAnsi="Arial" w:cs="Arial"/>
          <w:b/>
          <w:bCs/>
          <w:sz w:val="28"/>
          <w:szCs w:val="28"/>
        </w:rPr>
        <w:pPrChange w:id="1107" w:author="Assessor GDSXSR" w:date="2026-10-30T23:55:15Z">
          <w:pPr>
            <w:spacing w:after="0" w:line="360" w:lineRule="auto"/>
            <w:jc w:val="center"/>
          </w:pPr>
        </w:pPrChange>
      </w:pPr>
      <w:commentRangeStart w:id="1"/>
      <w:r w:rsidRPr="0C436811">
        <w:rPr>
          <w:rFonts w:ascii="Arial" w:hAnsi="Arial" w:cs="Arial"/>
          <w:b/>
          <w:bCs/>
          <w:sz w:val="28"/>
          <w:szCs w:val="28"/>
        </w:rPr>
        <w:t>EMENTA</w:t>
      </w:r>
      <w:commentRangeEnd w:id="1"/>
      <w:r>
        <w:rPr>
          <w:rStyle w:val="CommentReference"/>
        </w:rPr>
        <w:commentReference w:id="1"/>
      </w:r>
    </w:p>
    <w:p w14:paraId="077BBD46" w14:textId="77777777" w:rsidR="008C7D23" w:rsidRDefault="008C7D23" w:rsidP="008C7D23">
      <w:pPr>
        <w:spacing w:after="0" w:line="360" w:lineRule="auto"/>
        <w:jc w:val="both"/>
        <w:rPr>
          <w:rFonts w:ascii="Arial" w:hAnsi="Arial" w:cs="Arial"/>
          <w:sz w:val="28"/>
          <w:szCs w:val="28"/>
        </w:rPr>
      </w:pPr>
    </w:p>
    <w:p w14:paraId="39FC7627" w14:textId="77777777" w:rsidR="009D6112" w:rsidRPr="009D6112" w:rsidRDefault="008C7D23" w:rsidP="009D6112">
      <w:pPr>
        <w:spacing w:after="0" w:line="360" w:lineRule="auto"/>
        <w:jc w:val="both"/>
        <w:rPr>
          <w:rFonts w:ascii="Arial" w:hAnsi="Arial" w:cs="Arial"/>
          <w:sz w:val="28"/>
          <w:szCs w:val="28"/>
        </w:rPr>
      </w:pPr>
      <w:commentRangeStart w:id="2"/>
      <w:r>
        <w:rPr>
          <w:rFonts w:ascii="Arial" w:hAnsi="Arial" w:cs="Arial"/>
          <w:sz w:val="28"/>
          <w:szCs w:val="28"/>
        </w:rPr>
        <w:t xml:space="preserve">AGRAVO DE INSTRUMENTO. </w:t>
      </w:r>
      <w:r>
        <w:rPr>
          <w:rFonts w:ascii="Arial" w:hAnsi="Arial" w:cs="Arial"/>
          <w:sz w:val="28"/>
          <w:szCs w:val="28"/>
        </w:rPr>
        <w:t xml:space="preserve">DIREITO CIVIL E PROCESSUAL CIVIL. PLANO DE SAÚDE. CUMPRIMENTO PROVISÓRIO DE DECISÃO. TRATAMENTO MULTIDISCIPLINAR DE MENOR (12 ANOS). REDE CREDENCIADA INAPTA. CUSTEIO INTEGRAL EM REDE PARTICULAR. BLOQUEIO DE VALORES. CONTRADITÓRIO PRÉVIO. </w:t>
      </w:r>
      <w:del w:id="1110" w:author="Assessor GDSXSR" w:date="2026-10-30T23:55:15Z">
        <w:r>
          <w:rPr>
            <w:rFonts w:ascii="Arial" w:hAnsi="Arial" w:cs="Arial"/>
            <w:sz w:val="28"/>
            <w:szCs w:val="28"/>
          </w:rPr>
          <w:delText xml:space="preserve">PARCIAL</w:delText>
        </w:r>
      </w:del>
      <w:ins w:id="1111" w:author="Assessor GDSXSR" w:date="2026-10-30T23:55:15Z">
        <w:r>
          <w:rPr>
            <w:rFonts w:ascii="Arial" w:hAnsi="Arial" w:cs="Arial"/>
            <w:color w:val="808080"/>
            <w:sz w:val="28"/>
            <w:szCs w:val="28"/>
          </w:rPr>
          <w:t xml:space="preserve">RECURSO</w:t>
        </w:r>
      </w:ins>
      <w:r>
        <w:rPr>
          <w:rFonts w:ascii="Arial" w:hAnsi="Arial" w:cs="Arial"/>
          <w:sz w:val="28"/>
          <w:szCs w:val="28"/>
        </w:rPr>
        <w:t xml:space="preserve"> </w:t>
      </w:r>
      <w:del w:id="1112" w:author="Assessor GDSXSR" w:date="2026-10-30T23:55:15Z">
        <w:r>
          <w:rPr>
            <w:rFonts w:ascii="Arial" w:hAnsi="Arial" w:cs="Arial"/>
            <w:sz w:val="28"/>
            <w:szCs w:val="28"/>
          </w:rPr>
          <w:delText xml:space="preserve">PROVIMENTO</w:delText>
        </w:r>
      </w:del>
      <w:ins w:id="1113" w:author="Assessor GDSXSR" w:date="2026-10-30T23:55:15Z">
        <w:r>
          <w:rPr>
            <w:rFonts w:ascii="Arial" w:hAnsi="Arial" w:cs="Arial"/>
            <w:color w:val="808080"/>
            <w:sz w:val="28"/>
            <w:szCs w:val="28"/>
          </w:rPr>
          <w:t xml:space="preserve">PARCIALMENTE PROVIDO</w:t>
        </w:r>
      </w:ins>
      <w:r>
        <w:rPr>
          <w:rFonts w:ascii="Arial" w:hAnsi="Arial" w:cs="Arial"/>
          <w:sz w:val="28"/>
          <w:szCs w:val="28"/>
        </w:rPr>
        <w:t xml:space="preserve">.</w:t>
      </w:r>
      <w:commentRangeEnd w:id="2"/>
      <w:r>
        <w:rPr>
          <w:rStyle w:val="CommentReference"/>
        </w:rPr>
        <w:commentReference w:id="2"/>
      </w:r>
    </w:p>
    <w:p w14:paraId="234F553A" w14:textId="77777777" w:rsidR="008C7D23" w:rsidRPr="0034247B" w:rsidRDefault="008C7D23" w:rsidP="008C7D23">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358569AA" w14:textId="51875D5C" w:rsidR="008C7D23" w:rsidRDefault="008C7D23" w:rsidP="008C7D23">
      <w:pPr>
        <w:pStyle w:val="PargrafodaLista"/>
        <w:spacing w:after="0" w:line="360" w:lineRule="auto"/>
        <w:ind w:left="0"/>
        <w:jc w:val="both"/>
        <w:rPr>
          <w:rFonts w:ascii="Arial" w:hAnsi="Arial" w:cs="Arial"/>
          <w:sz w:val="28"/>
          <w:szCs w:val="28"/>
        </w:rPr>
      </w:pPr>
      <w:commentRangeStart w:id="3"/>
      <w:r>
        <w:rPr>
          <w:rFonts w:ascii="Arial" w:hAnsi="Arial" w:cs="Arial"/>
          <w:sz w:val="28"/>
          <w:szCs w:val="28"/>
        </w:rPr>
        <w:t xml:space="preserve">1. </w:t>
      </w:r>
      <w:r>
        <w:rPr>
          <w:rFonts w:ascii="Arial" w:hAnsi="Arial" w:cs="Arial"/>
          <w:sz w:val="28"/>
          <w:szCs w:val="28"/>
        </w:rPr>
        <w:t xml:space="preserve">Cumprimento provisório de decisão proposto por </w:t>
      </w:r>
      <w:del w:id="1114" w:author="Assessor GDSXSR" w:date="2026-10-30T23:55:15Z">
        <w:r>
          <w:rPr>
            <w:rFonts w:ascii="Arial" w:hAnsi="Arial" w:cs="Arial"/>
            <w:sz w:val="28"/>
            <w:szCs w:val="28"/>
          </w:rPr>
          <w:delText xml:space="preserve">pessoa</w:delText>
        </w:r>
      </w:del>
      <w:ins w:id="1115" w:author="Assessor GDSXSR" w:date="2026-10-30T23:55:15Z">
        <w:r>
          <w:rPr>
            <w:rFonts w:ascii="Arial" w:hAnsi="Arial" w:cs="Arial"/>
            <w:color w:val="808080"/>
            <w:sz w:val="28"/>
            <w:szCs w:val="28"/>
          </w:rPr>
          <w:t xml:space="preserve">exequente</w:t>
        </w:r>
      </w:ins>
      <w:r>
        <w:rPr>
          <w:rFonts w:ascii="Arial" w:hAnsi="Arial" w:cs="Arial"/>
          <w:sz w:val="28"/>
          <w:szCs w:val="28"/>
        </w:rPr>
        <w:t xml:space="preserve"> </w:t>
      </w:r>
      <w:del w:id="1116" w:author="Assessor GDSXSR" w:date="2026-10-30T23:55:15Z">
        <w:r>
          <w:rPr>
            <w:rFonts w:ascii="Arial" w:hAnsi="Arial" w:cs="Arial"/>
            <w:sz w:val="28"/>
            <w:szCs w:val="28"/>
          </w:rPr>
          <w:delText xml:space="preserve">natural</w:delText>
        </w:r>
      </w:del>
      <w:ins w:id="1117" w:author="Assessor GDSXSR" w:date="2026-10-30T23:55:15Z">
        <w:r>
          <w:rPr>
            <w:rFonts w:ascii="Arial" w:hAnsi="Arial" w:cs="Arial"/>
            <w:color w:val="808080"/>
            <w:sz w:val="28"/>
            <w:szCs w:val="28"/>
          </w:rPr>
          <w:t xml:space="preserve">menor, com 12 anos de idade,</w:t>
        </w:r>
      </w:ins>
      <w:r>
        <w:rPr>
          <w:rFonts w:ascii="Arial" w:hAnsi="Arial" w:cs="Arial"/>
          <w:sz w:val="28"/>
          <w:szCs w:val="28"/>
        </w:rPr>
        <w:t xml:space="preserve"> contra</w:t>
      </w:r>
      <w:ins w:id="1118" w:author="Assessor GDSXSR" w:date="2026-10-30T23:55:15Z">
        <w:r>
          <w:rPr>
            <w:rFonts w:ascii="Arial" w:hAnsi="Arial" w:cs="Arial"/>
            <w:color w:val="808080"/>
            <w:sz w:val="28"/>
            <w:szCs w:val="28"/>
          </w:rPr>
          <w:t xml:space="preserve"> a executada</w:t>
        </w:r>
      </w:ins>
      <w:r>
        <w:rPr>
          <w:rFonts w:ascii="Arial" w:hAnsi="Arial" w:cs="Arial"/>
          <w:sz w:val="28"/>
          <w:szCs w:val="28"/>
        </w:rPr>
        <w:t xml:space="preserve"> GEAP Autogestão em Saúde, visando assegurar o custeio de tratamento multidisciplinar prescrito </w:t>
      </w:r>
      <w:del w:id="1119" w:author="Assessor GDSXSR" w:date="2026-10-30T23:55:15Z">
        <w:r>
          <w:rPr>
            <w:rFonts w:ascii="Arial" w:hAnsi="Arial" w:cs="Arial"/>
            <w:sz w:val="28"/>
            <w:szCs w:val="28"/>
          </w:rPr>
          <w:delText xml:space="preserve">a menor de 12 anos, nos termos de</w:delText>
        </w:r>
      </w:del>
      <w:ins w:id="1120" w:author="Assessor GDSXSR" w:date="2026-10-30T23:55:15Z">
        <w:r>
          <w:rPr>
            <w:rFonts w:ascii="Arial" w:hAnsi="Arial" w:cs="Arial"/>
            <w:color w:val="808080"/>
            <w:sz w:val="28"/>
            <w:szCs w:val="28"/>
          </w:rPr>
          <w:t xml:space="preserve">em</w:t>
        </w:r>
      </w:ins>
      <w:r>
        <w:rPr>
          <w:rFonts w:ascii="Arial" w:hAnsi="Arial" w:cs="Arial"/>
          <w:sz w:val="28"/>
          <w:szCs w:val="28"/>
        </w:rPr>
        <w:t xml:space="preserve"> relatório médico, preferencialmente por rede credenciada e, na sua indisponibilidade, por rede particular.</w:t>
      </w:r>
      <w:commentRangeEnd w:id="3"/>
      <w:r>
        <w:rPr>
          <w:rStyle w:val="CommentReference"/>
        </w:rPr>
        <w:commentReference w:id="3"/>
      </w:r>
    </w:p>
    <w:p w14:paraId="7384F481" w14:textId="5AFD4607" w:rsidR="00BC1A88" w:rsidRDefault="00BC1A88" w:rsidP="008C7D23">
      <w:pPr>
        <w:pStyle w:val="PargrafodaLista"/>
        <w:spacing w:after="0" w:line="360" w:lineRule="auto"/>
        <w:ind w:left="0"/>
        <w:jc w:val="both"/>
        <w:rPr>
          <w:rFonts w:ascii="Arial" w:hAnsi="Arial" w:cs="Arial"/>
          <w:sz w:val="28"/>
          <w:szCs w:val="28"/>
        </w:rPr>
      </w:pPr>
      <w:r>
        <w:rPr>
          <w:rFonts w:ascii="Arial" w:hAnsi="Arial" w:cs="Arial"/>
          <w:sz w:val="28"/>
          <w:szCs w:val="28"/>
        </w:rPr>
        <w:t>2.</w:t>
      </w:r>
      <w:r w:rsidR="009D6112">
        <w:rPr>
          <w:rFonts w:ascii="Arial" w:hAnsi="Arial" w:cs="Arial"/>
          <w:sz w:val="28"/>
          <w:szCs w:val="28"/>
        </w:rPr>
        <w:t xml:space="preserve"> </w:t>
      </w:r>
      <w:r w:rsidR="009D6112" w:rsidRPr="009D6112">
        <w:rPr>
          <w:rFonts w:ascii="Arial" w:hAnsi="Arial" w:cs="Arial"/>
          <w:sz w:val="28"/>
          <w:szCs w:val="28"/>
        </w:rPr>
        <w:t xml:space="preserve">A decisão agravada reconheceu o descumprimento da obrigação de fazer, diante da ausência de profissionais com as qualificações técnicas e certificações exigidas pelo relatório médico na rede credenciada, indeferiu os requerimentos da executada e determinou que a exequente indicasse estabelecimento apto a realizar o </w:t>
      </w:r>
      <w:r w:rsidR="009D6112" w:rsidRPr="009D6112">
        <w:rPr>
          <w:rFonts w:ascii="Arial" w:hAnsi="Arial" w:cs="Arial"/>
          <w:sz w:val="28"/>
          <w:szCs w:val="28"/>
        </w:rPr>
        <w:lastRenderedPageBreak/>
        <w:t>tratamento, com apresentação de orçamento e dados bancários, para posterior bloqueio eletrônico de valores.</w:t>
      </w:r>
    </w:p>
    <w:p w14:paraId="32BB596C" w14:textId="0D446001" w:rsidR="00BC1A88" w:rsidRDefault="00BC1A88" w:rsidP="008C7D23">
      <w:pPr>
        <w:pStyle w:val="PargrafodaLista"/>
        <w:spacing w:after="0" w:line="360" w:lineRule="auto"/>
        <w:ind w:left="0"/>
        <w:jc w:val="both"/>
        <w:rPr>
          <w:rFonts w:ascii="Arial" w:hAnsi="Arial" w:cs="Arial"/>
          <w:sz w:val="28"/>
          <w:szCs w:val="28"/>
        </w:rPr>
      </w:pPr>
      <w:r>
        <w:rPr>
          <w:rFonts w:ascii="Arial" w:hAnsi="Arial" w:cs="Arial"/>
          <w:sz w:val="28"/>
          <w:szCs w:val="28"/>
        </w:rPr>
        <w:t>3.</w:t>
      </w:r>
      <w:r w:rsidR="009D6112">
        <w:rPr>
          <w:rFonts w:ascii="Arial" w:hAnsi="Arial" w:cs="Arial"/>
          <w:sz w:val="28"/>
          <w:szCs w:val="28"/>
        </w:rPr>
        <w:t xml:space="preserve"> </w:t>
      </w:r>
      <w:r w:rsidR="009D6112" w:rsidRPr="009D6112">
        <w:rPr>
          <w:rFonts w:ascii="Arial" w:hAnsi="Arial" w:cs="Arial"/>
          <w:sz w:val="28"/>
          <w:szCs w:val="28"/>
        </w:rPr>
        <w:t>A executada agrava requerendo a reforma da decisão para afastar o bloqueio patrimonial, reconhecer a suficiência da rede credenciada disponibilizada e condicionar eventual custeio em rede particular à prévia comprovação da aptidão técnica do estabelecimento indicado, com possibilidade de pagamento direto pela operadora.</w:t>
      </w:r>
    </w:p>
    <w:p w14:paraId="5A335F32" w14:textId="77777777" w:rsidR="008C7D23" w:rsidRPr="0034247B" w:rsidRDefault="008C7D23" w:rsidP="008C7D23">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4462F6F3" w14:textId="77777777" w:rsidR="009D6112" w:rsidRPr="009D6112" w:rsidRDefault="00BC1A88" w:rsidP="009D6112">
      <w:pPr>
        <w:spacing w:after="0" w:line="360" w:lineRule="auto"/>
        <w:jc w:val="both"/>
        <w:rPr>
          <w:rFonts w:ascii="Arial" w:hAnsi="Arial" w:cs="Arial"/>
          <w:sz w:val="28"/>
          <w:szCs w:val="28"/>
        </w:rPr>
      </w:pPr>
      <w:r>
        <w:rPr>
          <w:rFonts w:ascii="Arial" w:hAnsi="Arial" w:cs="Arial"/>
          <w:sz w:val="28"/>
          <w:szCs w:val="28"/>
        </w:rPr>
        <w:t>4</w:t>
      </w:r>
      <w:r w:rsidR="008C7D23" w:rsidRPr="005D305E">
        <w:rPr>
          <w:rFonts w:ascii="Arial" w:hAnsi="Arial" w:cs="Arial"/>
          <w:sz w:val="28"/>
          <w:szCs w:val="28"/>
        </w:rPr>
        <w:t xml:space="preserve">. </w:t>
      </w:r>
      <w:r w:rsidR="009D6112" w:rsidRPr="009D6112">
        <w:rPr>
          <w:rFonts w:ascii="Arial" w:hAnsi="Arial" w:cs="Arial"/>
          <w:sz w:val="28"/>
          <w:szCs w:val="28"/>
        </w:rPr>
        <w:t>Há duas questões em discussão: (i) saber se a rede credenciada disponibilizada pela operadora atende às exigências constantes do relatório médico e da decisão judicial; e (ii) saber se o bloqueio eletrônico de valores pode ocorrer automaticamente ou se exige prévia manifestação da operadora acerca da aptidão técnica da clínica indicada, da razoabilidade do orçamento e da possibilidade de custeio direto do tratamento.</w:t>
      </w:r>
    </w:p>
    <w:p w14:paraId="182FF912" w14:textId="23A89AC7" w:rsidR="008C7D23" w:rsidRPr="0034247B" w:rsidRDefault="008C7D23" w:rsidP="008C7D23">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0372EA01" w14:textId="28A753DB" w:rsidR="008C7D23" w:rsidRDefault="00BC1A88" w:rsidP="008C7D23">
      <w:pPr>
        <w:pStyle w:val="PargrafodaLista"/>
        <w:spacing w:after="0" w:line="360" w:lineRule="auto"/>
        <w:ind w:left="0"/>
        <w:jc w:val="both"/>
        <w:rPr>
          <w:rFonts w:ascii="Arial" w:hAnsi="Arial" w:cs="Arial"/>
          <w:sz w:val="28"/>
          <w:szCs w:val="28"/>
        </w:rPr>
      </w:pPr>
      <w:r>
        <w:rPr>
          <w:rFonts w:ascii="Arial" w:hAnsi="Arial" w:cs="Arial"/>
          <w:sz w:val="28"/>
          <w:szCs w:val="28"/>
        </w:rPr>
        <w:t>5</w:t>
      </w:r>
      <w:r w:rsidR="008C7D23">
        <w:rPr>
          <w:rFonts w:ascii="Arial" w:hAnsi="Arial" w:cs="Arial"/>
          <w:sz w:val="28"/>
          <w:szCs w:val="28"/>
        </w:rPr>
        <w:t>.</w:t>
      </w:r>
      <w:r w:rsidR="009D6112">
        <w:rPr>
          <w:rFonts w:ascii="Arial" w:hAnsi="Arial" w:cs="Arial"/>
          <w:sz w:val="28"/>
          <w:szCs w:val="28"/>
        </w:rPr>
        <w:t xml:space="preserve"> </w:t>
      </w:r>
      <w:r w:rsidR="009D6112" w:rsidRPr="009D6112">
        <w:rPr>
          <w:rFonts w:ascii="Arial" w:hAnsi="Arial" w:cs="Arial"/>
          <w:sz w:val="28"/>
          <w:szCs w:val="28"/>
        </w:rPr>
        <w:t>A obrigação de custeio do tratamento multidisciplinar já foi estabelecida nos autos principais, nos exatos termos do relatório médico, com preferência pela rede credenciada e previsão de custeio integral em rede particular quando inexistente atendimento compatível.</w:t>
      </w:r>
    </w:p>
    <w:p>
      <w:pPr>
        <w:pStyle w:val="PargrafodaLista"/>
        <w:spacing w:after="0" w:line="360" w:lineRule="auto"/>
        <w:ind w:left="0"/>
        <w:jc w:val="both"/>
        <w:rPr>
          <w:ins w:id="1139" w:author="Assessor GDSXSR" w:date="2026-10-30T23:55:15Z"/>
        </w:rPr>
      </w:pPr>
      <w:commentRangeStart w:id="4"/>
      <w:r>
        <w:rPr>
          <w:rFonts w:ascii="Arial" w:hAnsi="Arial" w:cs="Arial"/>
          <w:sz w:val="28"/>
          <w:szCs w:val="28"/>
        </w:rPr>
        <w:t xml:space="preserve">6</w:t>
      </w:r>
      <w:r>
        <w:rPr>
          <w:rFonts w:ascii="Arial" w:hAnsi="Arial" w:cs="Arial"/>
          <w:sz w:val="28"/>
          <w:szCs w:val="28"/>
        </w:rPr>
        <w:t xml:space="preserve">.</w:t>
      </w:r>
      <w:r>
        <w:t xml:space="preserve"> </w:t>
      </w:r>
      <w:r>
        <w:rPr>
          <w:rFonts w:ascii="Arial" w:hAnsi="Arial" w:cs="Arial"/>
          <w:sz w:val="28"/>
          <w:szCs w:val="28"/>
        </w:rPr>
        <w:t xml:space="preserve">A Resolução Normativa ANS nº 539/2022 impõe </w:t>
      </w:r>
      <w:del w:id="1121" w:author="Assessor GDSXSR" w:date="2026-10-30T23:55:15Z">
        <w:r>
          <w:rPr>
            <w:rFonts w:ascii="Arial" w:hAnsi="Arial" w:cs="Arial"/>
            <w:sz w:val="28"/>
            <w:szCs w:val="28"/>
          </w:rPr>
          <w:delText xml:space="preserve">cobertura</w:delText>
        </w:r>
      </w:del>
      <w:ins w:id="1122" w:author="Assessor GDSXSR" w:date="2026-10-30T23:55:15Z">
        <w:r>
          <w:rPr>
            <w:rFonts w:ascii="Arial" w:hAnsi="Arial" w:cs="Arial"/>
            <w:color w:val="808080"/>
            <w:sz w:val="28"/>
            <w:szCs w:val="28"/>
          </w:rPr>
          <w:t xml:space="preserve">à operadora o atendimento, para beneficiários com transtornos globais</w:t>
        </w:r>
      </w:ins>
      <w:r>
        <w:rPr>
          <w:rFonts w:ascii="Arial" w:hAnsi="Arial" w:cs="Arial"/>
          <w:sz w:val="28"/>
          <w:szCs w:val="28"/>
        </w:rPr>
        <w:t xml:space="preserve"> do</w:t>
      </w:r>
      <w:ins w:id="1123" w:author="Assessor GDSXSR" w:date="2026-10-30T23:55:15Z">
        <w:r>
          <w:rPr>
            <w:rFonts w:ascii="Arial" w:hAnsi="Arial" w:cs="Arial"/>
            <w:color w:val="808080"/>
            <w:sz w:val="28"/>
            <w:szCs w:val="28"/>
          </w:rPr>
          <w:t xml:space="preserve"> desenvolvimento, por prestador apto a executar o</w:t>
        </w:r>
      </w:ins>
      <w:r>
        <w:rPr>
          <w:rFonts w:ascii="Arial" w:hAnsi="Arial" w:cs="Arial"/>
          <w:sz w:val="28"/>
          <w:szCs w:val="28"/>
        </w:rPr>
        <w:t xml:space="preserve"> método ou técnica indicados pelo médico assistente</w:t>
      </w:r>
      <w:del w:id="1124" w:author="Assessor GDSXSR" w:date="2026-10-30T23:55:15Z">
        <w:r>
          <w:rPr>
            <w:rFonts w:ascii="Arial" w:hAnsi="Arial" w:cs="Arial"/>
            <w:sz w:val="28"/>
            <w:szCs w:val="28"/>
          </w:rPr>
          <w:delText xml:space="preserve"> para transtornos enquadrados no CID F84</w:delText>
        </w:r>
      </w:del>
      <w:r>
        <w:rPr>
          <w:rFonts w:ascii="Arial" w:hAnsi="Arial" w:cs="Arial"/>
          <w:sz w:val="28"/>
          <w:szCs w:val="28"/>
        </w:rPr>
        <w:t xml:space="preserve">, </w:t>
      </w:r>
      <w:del w:id="1125" w:author="Assessor GDSXSR" w:date="2026-10-30T23:55:15Z">
        <w:r>
          <w:rPr>
            <w:rFonts w:ascii="Arial" w:hAnsi="Arial" w:cs="Arial"/>
            <w:sz w:val="28"/>
            <w:szCs w:val="28"/>
          </w:rPr>
          <w:delText xml:space="preserve">mediante</w:delText>
        </w:r>
      </w:del>
      <w:ins w:id="1126" w:author="Assessor GDSXSR" w:date="2026-10-30T23:55:15Z">
        <w:r>
          <w:rPr>
            <w:rFonts w:ascii="Arial" w:hAnsi="Arial" w:cs="Arial"/>
            <w:color w:val="808080"/>
            <w:sz w:val="28"/>
            <w:szCs w:val="28"/>
          </w:rPr>
          <w:t xml:space="preserve">e</w:t>
        </w:r>
      </w:ins>
      <w:r>
        <w:rPr>
          <w:rFonts w:ascii="Arial" w:hAnsi="Arial" w:cs="Arial"/>
          <w:sz w:val="28"/>
          <w:szCs w:val="28"/>
        </w:rPr>
        <w:t xml:space="preserve"> </w:t>
      </w:r>
      <w:del w:id="1127" w:author="Assessor GDSXSR" w:date="2026-10-30T23:55:15Z">
        <w:r>
          <w:rPr>
            <w:rFonts w:ascii="Arial" w:hAnsi="Arial" w:cs="Arial"/>
            <w:sz w:val="28"/>
            <w:szCs w:val="28"/>
          </w:rPr>
          <w:delText xml:space="preserve">atendimento por prestador apto à execução da terapêutica prescrita. A</w:delText>
        </w:r>
      </w:del>
      <w:ins w:id="1128" w:author="Assessor GDSXSR" w:date="2026-10-30T23:55:15Z">
        <w:r>
          <w:rPr>
            <w:rFonts w:ascii="Arial" w:hAnsi="Arial" w:cs="Arial"/>
            <w:color w:val="808080"/>
            <w:sz w:val="28"/>
            <w:szCs w:val="28"/>
          </w:rPr>
          <w:t xml:space="preserve">a</w:t>
        </w:r>
      </w:ins>
      <w:r>
        <w:rPr>
          <w:rFonts w:ascii="Arial" w:hAnsi="Arial" w:cs="Arial"/>
          <w:sz w:val="28"/>
          <w:szCs w:val="28"/>
        </w:rPr>
        <w:t xml:space="preserve"> exigência de qualificação técnica compatível decorre da própria obrigação assistencial, não </w:t>
      </w:r>
      <w:del w:id="1129" w:author="Assessor GDSXSR" w:date="2026-10-30T23:55:15Z">
        <w:r>
          <w:rPr>
            <w:rFonts w:ascii="Arial" w:hAnsi="Arial" w:cs="Arial"/>
            <w:sz w:val="28"/>
            <w:szCs w:val="28"/>
          </w:rPr>
          <w:delText xml:space="preserve">constituindo</w:delText>
        </w:r>
      </w:del>
      <w:ins w:id="1130" w:author="Assessor GDSXSR" w:date="2026-10-30T23:55:15Z">
        <w:r>
          <w:rPr>
            <w:rFonts w:ascii="Arial" w:hAnsi="Arial" w:cs="Arial"/>
            <w:color w:val="808080"/>
            <w:sz w:val="28"/>
            <w:szCs w:val="28"/>
          </w:rPr>
          <w:t xml:space="preserve">de</w:t>
        </w:r>
      </w:ins>
      <w:r>
        <w:rPr>
          <w:rFonts w:ascii="Arial" w:hAnsi="Arial" w:cs="Arial"/>
          <w:sz w:val="28"/>
          <w:szCs w:val="28"/>
        </w:rPr>
        <w:t xml:space="preserve"> requisito criado judicialmente</w:t>
      </w:r>
      <w:ins w:id="1131" w:author="Assessor GDSXSR" w:date="2026-10-30T23:55:15Z">
        <w:r>
          <w:rPr>
            <w:rFonts w:ascii="Arial" w:hAnsi="Arial" w:cs="Arial"/>
            <w:color w:val="808080"/>
            <w:sz w:val="28"/>
            <w:szCs w:val="28"/>
          </w:rPr>
          <w:t xml:space="preserve">.</w:t>
        </w:r>
      </w:ins>
    </w:p>
    <w:p w14:paraId="6A87E042" w14:textId="45EB237A" w:rsidR="008C7D23" w:rsidRDefault="00BC1A88" w:rsidP="008C7D23">
      <w:pPr>
        <w:pStyle w:val="PargrafodaLista"/>
        <w:spacing w:after="0" w:line="360" w:lineRule="auto"/>
        <w:ind w:left="0"/>
        <w:jc w:val="both"/>
        <w:rPr>
          <w:rFonts w:ascii="Arial" w:hAnsi="Arial" w:cs="Arial"/>
          <w:sz w:val="28"/>
          <w:szCs w:val="28"/>
        </w:rPr>
      </w:pPr>
      <w:ins w:id="1132" w:author="Assessor GDSXSR" w:date="2026-10-30T23:55:15Z">
        <w:r>
          <w:rPr>
            <w:rFonts w:ascii="Arial" w:hAnsi="Arial" w:cs="Arial"/>
            <w:color w:val="808080"/>
            <w:sz w:val="28"/>
            <w:szCs w:val="28"/>
          </w:rPr>
          <w:t xml:space="preserve">7</w:t>
        </w:r>
      </w:ins>
      <w:r>
        <w:rPr>
          <w:rFonts w:ascii="Arial" w:hAnsi="Arial" w:cs="Arial"/>
          <w:sz w:val="28"/>
          <w:szCs w:val="28"/>
        </w:rPr>
        <w:t xml:space="preserve">. A mera existência de profissionais com formação genérica não demonstra aptidão para </w:t>
      </w:r>
      <w:del w:id="1133" w:author="Assessor GDSXSR" w:date="2026-10-30T23:55:15Z">
        <w:r>
          <w:rPr>
            <w:rFonts w:ascii="Arial" w:hAnsi="Arial" w:cs="Arial"/>
            <w:sz w:val="28"/>
            <w:szCs w:val="28"/>
          </w:rPr>
          <w:delText xml:space="preserve">cumprimento</w:delText>
        </w:r>
      </w:del>
      <w:ins w:id="1134" w:author="Assessor GDSXSR" w:date="2026-10-30T23:55:15Z">
        <w:r>
          <w:rPr>
            <w:rFonts w:ascii="Arial" w:hAnsi="Arial" w:cs="Arial"/>
            <w:color w:val="808080"/>
            <w:sz w:val="28"/>
            <w:szCs w:val="28"/>
          </w:rPr>
          <w:t xml:space="preserve">cumprir</w:t>
        </w:r>
      </w:ins>
      <w:r>
        <w:rPr>
          <w:rFonts w:ascii="Arial" w:hAnsi="Arial" w:cs="Arial"/>
          <w:sz w:val="28"/>
          <w:szCs w:val="28"/>
        </w:rPr>
        <w:t xml:space="preserve"> </w:t>
      </w:r>
      <w:del w:id="1135" w:author="Assessor GDSXSR" w:date="2026-10-30T23:55:15Z">
        <w:r>
          <w:rPr>
            <w:rFonts w:ascii="Arial" w:hAnsi="Arial" w:cs="Arial"/>
            <w:sz w:val="28"/>
            <w:szCs w:val="28"/>
          </w:rPr>
          <w:delText xml:space="preserve">integral</w:delText>
        </w:r>
      </w:del>
      <w:ins w:id="1136" w:author="Assessor GDSXSR" w:date="2026-10-30T23:55:15Z">
        <w:r>
          <w:rPr>
            <w:rFonts w:ascii="Arial" w:hAnsi="Arial" w:cs="Arial"/>
            <w:color w:val="808080"/>
            <w:sz w:val="28"/>
            <w:szCs w:val="28"/>
          </w:rPr>
          <w:t xml:space="preserve">integralmente</w:t>
        </w:r>
      </w:ins>
      <w:r>
        <w:rPr>
          <w:rFonts w:ascii="Arial" w:hAnsi="Arial" w:cs="Arial"/>
          <w:sz w:val="28"/>
          <w:szCs w:val="28"/>
        </w:rPr>
        <w:t xml:space="preserve"> </w:t>
      </w:r>
      <w:del w:id="1137" w:author="Assessor GDSXSR" w:date="2026-10-30T23:55:15Z">
        <w:r>
          <w:rPr>
            <w:rFonts w:ascii="Arial" w:hAnsi="Arial" w:cs="Arial"/>
            <w:sz w:val="28"/>
            <w:szCs w:val="28"/>
          </w:rPr>
          <w:delText xml:space="preserve">da</w:delText>
        </w:r>
      </w:del>
      <w:ins w:id="1138" w:author="Assessor GDSXSR" w:date="2026-10-30T23:55:15Z">
        <w:r>
          <w:rPr>
            <w:rFonts w:ascii="Arial" w:hAnsi="Arial" w:cs="Arial"/>
            <w:color w:val="808080"/>
            <w:sz w:val="28"/>
            <w:szCs w:val="28"/>
          </w:rPr>
          <w:t xml:space="preserve">a</w:t>
        </w:r>
      </w:ins>
      <w:r>
        <w:rPr>
          <w:rFonts w:ascii="Arial" w:hAnsi="Arial" w:cs="Arial"/>
          <w:sz w:val="28"/>
          <w:szCs w:val="28"/>
        </w:rPr>
        <w:t xml:space="preserve"> prescrição médica.</w:t>
      </w:r>
      <w:commentRangeEnd w:id="4"/>
      <w:r>
        <w:rPr>
          <w:rStyle w:val="CommentReference"/>
        </w:rPr>
        <w:commentReference w:id="4"/>
      </w:r>
    </w:p>
    <w:p>
      <w:pPr>
        <w:pStyle w:val="PargrafodaLista"/>
        <w:spacing w:after="0" w:line="360" w:lineRule="auto"/>
        <w:ind w:left="0"/>
        <w:jc w:val="both"/>
        <w:rPr>
          <w:ins w:id="1143" w:author="Assessor GDSXSR" w:date="2026-10-30T23:55:15Z"/>
        </w:rPr>
      </w:pPr>
      <w:commentRangeStart w:id="5"/>
      <w:del w:id="1140" w:author="Assessor GDSXSR" w:date="2026-10-30T23:55:15Z">
        <w:r>
          <w:rPr>
            <w:rFonts w:ascii="Arial" w:hAnsi="Arial" w:cs="Arial"/>
            <w:sz w:val="28"/>
            <w:szCs w:val="28"/>
          </w:rPr>
          <w:delText xml:space="preserve">7</w:delText>
        </w:r>
      </w:del>
      <w:ins w:id="1141" w:author="Assessor GDSXSR" w:date="2026-10-30T23:55:15Z">
        <w:r>
          <w:rPr>
            <w:rFonts w:ascii="Arial" w:hAnsi="Arial" w:cs="Arial"/>
            <w:color w:val="808080"/>
            <w:sz w:val="28"/>
            <w:szCs w:val="28"/>
          </w:rPr>
          <w:t xml:space="preserve">8</w:t>
        </w:r>
      </w:ins>
      <w:r>
        <w:rPr>
          <w:rFonts w:ascii="Arial" w:hAnsi="Arial" w:cs="Arial"/>
          <w:sz w:val="28"/>
          <w:szCs w:val="28"/>
        </w:rPr>
        <w:t xml:space="preserve">.</w:t>
      </w:r>
      <w:r>
        <w:t xml:space="preserve"> </w:t>
      </w:r>
      <w:r>
        <w:rPr>
          <w:rFonts w:ascii="Arial" w:hAnsi="Arial" w:cs="Arial"/>
          <w:sz w:val="28"/>
          <w:szCs w:val="28"/>
        </w:rPr>
        <w:t xml:space="preserve">Embora legítimas as medidas executivas voltadas à efetivação da tutela de saúde, o bloqueio eletrônico de valores exige prévio exame da clínica indicada pela beneficiária, da compatibilidade técnica do estabelecimento, da razoabilidade do orçamento apresentado e da eventual viabilidade de custeio direto pela operadora.</w:t>
      </w:r>
    </w:p>
    <w:p w14:paraId="36413223" w14:textId="05BA725C" w:rsidR="00A36CBE" w:rsidRDefault="00A36CBE" w:rsidP="008C7D23">
      <w:pPr>
        <w:pStyle w:val="PargrafodaLista"/>
        <w:spacing w:after="0" w:line="360" w:lineRule="auto"/>
        <w:ind w:left="0"/>
        <w:jc w:val="both"/>
        <w:rPr>
          <w:rFonts w:ascii="Arial" w:hAnsi="Arial" w:cs="Arial"/>
          <w:sz w:val="28"/>
          <w:szCs w:val="28"/>
        </w:rPr>
      </w:pPr>
      <w:ins w:id="1142" w:author="Assessor GDSXSR" w:date="2026-10-30T23:55:15Z">
        <w:r>
          <w:rPr>
            <w:rFonts w:ascii="Arial" w:hAnsi="Arial" w:cs="Arial"/>
            <w:color w:val="808080"/>
            <w:sz w:val="28"/>
            <w:szCs w:val="28"/>
          </w:rPr>
          <w:t xml:space="preserve">9.</w:t>
        </w:r>
      </w:ins>
      <w:r>
        <w:rPr>
          <w:rFonts w:ascii="Arial" w:hAnsi="Arial" w:cs="Arial"/>
          <w:sz w:val="28"/>
          <w:szCs w:val="28"/>
        </w:rPr>
        <w:t xml:space="preserve"> A observância do contraditório, nesse ponto, harmoniza a efetividade da tutela com os princípios da proporcionalidade e da menor onerosidade da execução.</w:t>
      </w:r>
      <w:commentRangeEnd w:id="5"/>
      <w:r>
        <w:rPr>
          <w:rStyle w:val="CommentReference"/>
        </w:rPr>
        <w:commentReference w:id="5"/>
      </w:r>
    </w:p>
    <w:p w14:paraId="185BE4DA" w14:textId="41002D75" w:rsidR="009D6112" w:rsidRDefault="009D6112" w:rsidP="008C7D23">
      <w:pPr>
        <w:pStyle w:val="PargrafodaLista"/>
        <w:spacing w:after="0" w:line="360" w:lineRule="auto"/>
        <w:ind w:left="0"/>
        <w:jc w:val="both"/>
        <w:rPr>
          <w:rFonts w:ascii="Arial" w:hAnsi="Arial" w:cs="Arial"/>
          <w:sz w:val="28"/>
          <w:szCs w:val="28"/>
        </w:rPr>
      </w:pPr>
      <w:del w:id="1144" w:author="Assessor GDSXSR" w:date="2026-10-30T23:55:15Z">
        <w:r>
          <w:rPr>
            <w:rFonts w:ascii="Arial" w:hAnsi="Arial" w:cs="Arial"/>
            <w:sz w:val="28"/>
            <w:szCs w:val="28"/>
          </w:rPr>
          <w:delText xml:space="preserve">8</w:delText>
        </w:r>
      </w:del>
      <w:ins w:id="1145" w:author="Assessor GDSXSR" w:date="2026-10-30T23:55:15Z">
        <w:r>
          <w:rPr>
            <w:rFonts w:ascii="Arial" w:hAnsi="Arial" w:cs="Arial"/>
            <w:color w:val="808080"/>
            <w:sz w:val="28"/>
            <w:szCs w:val="28"/>
          </w:rPr>
          <w:t xml:space="preserve">10</w:t>
        </w:r>
      </w:ins>
      <w:r>
        <w:rPr>
          <w:rFonts w:ascii="Arial" w:hAnsi="Arial" w:cs="Arial"/>
          <w:sz w:val="28"/>
          <w:szCs w:val="28"/>
        </w:rPr>
        <w:t xml:space="preserve">. </w:t>
      </w:r>
      <w:r>
        <w:rPr>
          <w:rFonts w:ascii="Arial" w:hAnsi="Arial" w:cs="Arial"/>
          <w:sz w:val="28"/>
          <w:szCs w:val="28"/>
        </w:rPr>
        <w:t xml:space="preserve">Revela-se adequada a manutenção das determinações voltadas à continuidade do tratamento, com suspensão apenas do bloqueio automático de ativos financeiros até manifestação prévia da operadora acerca dos elementos concretamente apresentados pela exequente.</w:t>
      </w:r>
    </w:p>
    <w:p w14:paraId="79B33125" w14:textId="77777777" w:rsidR="008C7D23" w:rsidRPr="0034247B" w:rsidRDefault="008C7D23" w:rsidP="008C7D23">
      <w:pPr>
        <w:pStyle w:val="PargrafodaLista"/>
        <w:spacing w:after="0" w:line="360" w:lineRule="auto"/>
        <w:ind w:left="0"/>
        <w:jc w:val="both"/>
        <w:rPr>
          <w:rFonts w:ascii="Arial" w:hAnsi="Arial" w:cs="Arial"/>
          <w:b/>
          <w:bCs/>
          <w:sz w:val="28"/>
          <w:szCs w:val="28"/>
        </w:rPr>
      </w:pPr>
      <w:r w:rsidRPr="77A54DBC">
        <w:rPr>
          <w:rFonts w:ascii="Arial" w:hAnsi="Arial" w:cs="Arial"/>
          <w:b/>
          <w:bCs/>
          <w:sz w:val="28"/>
          <w:szCs w:val="28"/>
        </w:rPr>
        <w:t>IV. Dispositivo</w:t>
      </w:r>
    </w:p>
    <w:p w14:paraId="42976651" w14:textId="77777777" w:rsidR="009D6112" w:rsidRPr="009D6112" w:rsidRDefault="00A36CBE" w:rsidP="009D6112">
      <w:pPr>
        <w:spacing w:after="0" w:line="360" w:lineRule="auto"/>
        <w:jc w:val="both"/>
        <w:rPr>
          <w:rFonts w:ascii="Arial" w:eastAsia="Arial" w:hAnsi="Arial" w:cs="Arial"/>
          <w:color w:val="000000" w:themeColor="text1"/>
          <w:sz w:val="28"/>
          <w:szCs w:val="28"/>
        </w:rPr>
      </w:pPr>
      <w:commentRangeStart w:id="6"/>
      <w:del w:id="1146" w:author="Assessor GDSXSR" w:date="2026-10-30T23:55:15Z">
        <w:r>
          <w:rPr>
            <w:rFonts w:ascii="Arial" w:eastAsia="Arial" w:hAnsi="Arial" w:cs="Arial"/>
            <w:color w:val="000000" w:themeColor="text1"/>
            <w:sz w:val="28"/>
            <w:szCs w:val="28"/>
          </w:rPr>
          <w:delText xml:space="preserve">8</w:delText>
        </w:r>
      </w:del>
      <w:ins w:id="1147" w:author="Assessor GDSXSR" w:date="2026-10-30T23:55:15Z">
        <w:r>
          <w:rPr>
            <w:rFonts w:ascii="Arial" w:eastAsia="Arial" w:hAnsi="Arial" w:cs="Arial"/>
            <w:color w:val="808080"/>
            <w:sz w:val="28"/>
            <w:szCs w:val="28"/>
          </w:rPr>
          <w:t xml:space="preserve">11</w:t>
        </w:r>
      </w:ins>
      <w:r>
        <w:rPr>
          <w:rFonts w:ascii="Arial" w:eastAsia="Arial" w:hAnsi="Arial" w:cs="Arial"/>
          <w:color w:val="000000" w:themeColor="text1"/>
          <w:sz w:val="28"/>
          <w:szCs w:val="28"/>
        </w:rPr>
        <w:t xml:space="preserve">. </w:t>
      </w:r>
      <w:r>
        <w:rPr>
          <w:rFonts w:ascii="Arial" w:eastAsia="Arial" w:hAnsi="Arial" w:cs="Arial"/>
          <w:color w:val="000000" w:themeColor="text1"/>
          <w:sz w:val="28"/>
          <w:szCs w:val="28"/>
        </w:rPr>
        <w:t xml:space="preserve">Deu-se parcial provimento ao agravo de instrumento da executada para, confirmando a </w:t>
      </w:r>
      <w:del w:id="1148" w:author="Assessor GDSXSR" w:date="2026-10-30T23:55:15Z">
        <w:r>
          <w:rPr>
            <w:rFonts w:ascii="Arial" w:eastAsia="Arial" w:hAnsi="Arial" w:cs="Arial"/>
            <w:color w:val="000000" w:themeColor="text1"/>
            <w:sz w:val="28"/>
            <w:szCs w:val="28"/>
          </w:rPr>
          <w:delText xml:space="preserve">tutela recursal</w:delText>
        </w:r>
      </w:del>
      <w:ins w:id="1149" w:author="Assessor GDSXSR" w:date="2026-10-30T23:55:15Z">
        <w:r>
          <w:rPr>
            <w:rFonts w:ascii="Arial" w:eastAsia="Arial" w:hAnsi="Arial" w:cs="Arial"/>
            <w:color w:val="808080"/>
            <w:sz w:val="28"/>
            <w:szCs w:val="28"/>
          </w:rPr>
          <w:t xml:space="preserve">liminar</w:t>
        </w:r>
      </w:ins>
      <w:r>
        <w:rPr>
          <w:rFonts w:ascii="Arial" w:eastAsia="Arial" w:hAnsi="Arial" w:cs="Arial"/>
          <w:color w:val="000000" w:themeColor="text1"/>
          <w:sz w:val="28"/>
          <w:szCs w:val="28"/>
        </w:rPr>
        <w:t xml:space="preserve">, sustar a realização de bloqueio eletrônico automático de valores até que a parte exequente indique a clínica e apresente o respectivo orçamento, oportunizando-se prévia manifestação da operadora sobre a aptidão técnica do estabelecimento, a razoabilidade dos valores e a possibilidade de custeio direto do tratamento, mantidas as demais determinações da decisão agravada.</w:t>
      </w:r>
      <w:commentRangeEnd w:id="6"/>
      <w:r>
        <w:rPr>
          <w:rStyle w:val="CommentReference"/>
        </w:rPr>
        <w:commentReference w:id="6"/>
      </w:r>
    </w:p>
    <w:p w14:paraId="175FFAC4" w14:textId="77777777" w:rsidR="008C7D23" w:rsidRDefault="008C7D23" w:rsidP="008C7D23">
      <w:pPr>
        <w:spacing w:after="0" w:line="360" w:lineRule="auto"/>
        <w:jc w:val="both"/>
        <w:rPr>
          <w:rFonts w:ascii="Arial" w:eastAsia="Arial" w:hAnsi="Arial" w:cs="Arial"/>
          <w:color w:val="000000" w:themeColor="text1"/>
          <w:sz w:val="28"/>
          <w:szCs w:val="28"/>
        </w:rPr>
      </w:pPr>
      <w:r w:rsidRPr="77A54DBC">
        <w:rPr>
          <w:rFonts w:ascii="Arial" w:eastAsia="Arial" w:hAnsi="Arial" w:cs="Arial"/>
          <w:color w:val="000000" w:themeColor="text1"/>
          <w:sz w:val="28"/>
          <w:szCs w:val="28"/>
        </w:rPr>
        <w:t>______</w:t>
      </w:r>
    </w:p>
    <w:p w14:paraId="5823ECFF" w14:textId="39B260EA" w:rsidR="008C7D23" w:rsidRDefault="008C7D23" w:rsidP="008C7D23">
      <w:pPr>
        <w:spacing w:after="0" w:line="360" w:lineRule="auto"/>
        <w:jc w:val="both"/>
        <w:rPr>
          <w:rFonts w:ascii="Arial" w:eastAsia="Arial" w:hAnsi="Arial" w:cs="Arial"/>
          <w:i/>
          <w:iCs/>
          <w:color w:val="000000" w:themeColor="text1"/>
          <w:sz w:val="26"/>
          <w:szCs w:val="26"/>
        </w:rPr>
      </w:pPr>
      <w:commentRangeStart w:id="7"/>
      <w:r>
        <w:rPr>
          <w:rFonts w:ascii="Arial" w:eastAsia="Arial" w:hAnsi="Arial" w:cs="Arial"/>
          <w:i/>
          <w:iCs/>
          <w:color w:val="000000" w:themeColor="text1"/>
          <w:sz w:val="26"/>
          <w:szCs w:val="26"/>
        </w:rPr>
        <w:t xml:space="preserve">Dispositivos relevantes citados: </w:t>
      </w:r>
      <w:del w:id="1150" w:author="Assessor GDSXSR" w:date="2026-10-30T23:55:15Z">
        <w:r>
          <w:rPr>
            <w:rFonts w:ascii="Arial" w:eastAsia="Arial" w:hAnsi="Arial" w:cs="Arial"/>
            <w:color w:val="000000" w:themeColor="text1"/>
            <w:sz w:val="26"/>
            <w:szCs w:val="26"/>
          </w:rPr>
          <w:delText xml:space="preserve">CPC</w:delText>
        </w:r>
      </w:del>
      <w:ins w:id="1151" w:author="Assessor GDSXSR" w:date="2026-10-30T23:55:15Z">
        <w:r>
          <w:rPr>
            <w:rFonts w:ascii="Arial" w:eastAsia="Arial" w:hAnsi="Arial" w:cs="Arial"/>
            <w:i/>
            <w:iCs/>
            <w:color w:val="808080"/>
            <w:sz w:val="26"/>
            <w:szCs w:val="26"/>
          </w:rPr>
          <w:t xml:space="preserve">Resolução Normativa ANS nº 465/2021</w:t>
        </w:r>
      </w:ins>
      <w:r>
        <w:rPr>
          <w:rFonts w:ascii="Arial" w:eastAsia="Arial" w:hAnsi="Arial" w:cs="Arial"/>
          <w:color w:val="000000" w:themeColor="text1"/>
          <w:sz w:val="26"/>
          <w:szCs w:val="26"/>
        </w:rPr>
        <w:t xml:space="preserve">, art. </w:t>
      </w:r>
      <w:del w:id="1152" w:author="Assessor GDSXSR" w:date="2026-10-30T23:55:15Z">
        <w:r>
          <w:rPr>
            <w:rFonts w:ascii="Arial" w:eastAsia="Arial" w:hAnsi="Arial" w:cs="Arial"/>
            <w:color w:val="000000" w:themeColor="text1"/>
            <w:sz w:val="26"/>
            <w:szCs w:val="26"/>
          </w:rPr>
          <w:delText xml:space="preserve">1.015</w:delText>
        </w:r>
      </w:del>
      <w:ins w:id="1153" w:author="Assessor GDSXSR" w:date="2026-10-30T23:55:15Z">
        <w:r>
          <w:rPr>
            <w:rFonts w:ascii="Arial" w:eastAsia="Arial" w:hAnsi="Arial" w:cs="Arial"/>
            <w:color w:val="808080"/>
            <w:sz w:val="26"/>
            <w:szCs w:val="26"/>
          </w:rPr>
          <w:t xml:space="preserve">6º</w:t>
        </w:r>
      </w:ins>
      <w:r>
        <w:rPr>
          <w:rFonts w:ascii="Arial" w:eastAsia="Arial" w:hAnsi="Arial" w:cs="Arial"/>
          <w:color w:val="000000" w:themeColor="text1"/>
          <w:sz w:val="26"/>
          <w:szCs w:val="26"/>
        </w:rPr>
        <w:t xml:space="preserve">, </w:t>
      </w:r>
      <w:del w:id="1154" w:author="Assessor GDSXSR" w:date="2026-10-30T23:55:15Z">
        <w:r>
          <w:rPr>
            <w:rFonts w:ascii="Arial" w:eastAsia="Arial" w:hAnsi="Arial" w:cs="Arial"/>
            <w:color w:val="000000" w:themeColor="text1"/>
            <w:sz w:val="26"/>
            <w:szCs w:val="26"/>
          </w:rPr>
          <w:delText xml:space="preserve">parágrafo</w:delText>
        </w:r>
      </w:del>
      <w:ins w:id="1155" w:author="Assessor GDSXSR" w:date="2026-10-30T23:55:15Z">
        <w:r>
          <w:rPr>
            <w:rFonts w:ascii="Arial" w:eastAsia="Arial" w:hAnsi="Arial" w:cs="Arial"/>
            <w:color w:val="808080"/>
            <w:sz w:val="26"/>
            <w:szCs w:val="26"/>
          </w:rPr>
          <w:t xml:space="preserve">§</w:t>
        </w:r>
      </w:ins>
      <w:r>
        <w:rPr>
          <w:rFonts w:ascii="Arial" w:eastAsia="Arial" w:hAnsi="Arial" w:cs="Arial"/>
          <w:color w:val="000000" w:themeColor="text1"/>
          <w:sz w:val="26"/>
          <w:szCs w:val="26"/>
        </w:rPr>
        <w:t xml:space="preserve"> </w:t>
      </w:r>
      <w:del w:id="1156" w:author="Assessor GDSXSR" w:date="2026-10-30T23:55:15Z">
        <w:r>
          <w:rPr>
            <w:rFonts w:ascii="Arial" w:eastAsia="Arial" w:hAnsi="Arial" w:cs="Arial"/>
            <w:color w:val="000000" w:themeColor="text1"/>
            <w:sz w:val="26"/>
            <w:szCs w:val="26"/>
          </w:rPr>
          <w:delText xml:space="preserve">único</w:delText>
        </w:r>
      </w:del>
      <w:ins w:id="1157" w:author="Assessor GDSXSR" w:date="2026-10-30T23:55:15Z">
        <w:r>
          <w:rPr>
            <w:rFonts w:ascii="Arial" w:eastAsia="Arial" w:hAnsi="Arial" w:cs="Arial"/>
            <w:color w:val="808080"/>
            <w:sz w:val="26"/>
            <w:szCs w:val="26"/>
          </w:rPr>
          <w:t xml:space="preserve">4º (acrescido pela Resolução Normativa ANS nº 539/2022)</w:t>
        </w:r>
      </w:ins>
      <w:r>
        <w:rPr>
          <w:rFonts w:ascii="Arial" w:eastAsia="Arial" w:hAnsi="Arial" w:cs="Arial"/>
          <w:color w:val="000000" w:themeColor="text1"/>
          <w:sz w:val="26"/>
          <w:szCs w:val="26"/>
        </w:rPr>
        <w:t xml:space="preserve">; Resolução Normativa ANS nº 566/2022, art. 10</w:t>
      </w:r>
      <w:del w:id="1158" w:author="Assessor GDSXSR" w:date="2026-10-30T23:55:15Z">
        <w:r>
          <w:rPr>
            <w:rFonts w:ascii="Arial" w:eastAsia="Arial" w:hAnsi="Arial" w:cs="Arial"/>
            <w:color w:val="000000" w:themeColor="text1"/>
            <w:sz w:val="26"/>
            <w:szCs w:val="26"/>
          </w:rPr>
          <w:delText xml:space="preserve">; Resolução Normativa ANS nº 539/2022</w:delText>
        </w:r>
      </w:del>
      <w:r>
        <w:rPr>
          <w:rFonts w:ascii="Arial" w:eastAsia="Arial" w:hAnsi="Arial" w:cs="Arial"/>
          <w:color w:val="000000" w:themeColor="text1"/>
          <w:sz w:val="26"/>
          <w:szCs w:val="26"/>
        </w:rPr>
        <w:t xml:space="preserve">.</w:t>
      </w:r>
      <w:commentRangeEnd w:id="7"/>
      <w:r>
        <w:rPr>
          <w:rStyle w:val="CommentReference"/>
        </w:rPr>
        <w:commentReference w:id="7"/>
      </w:r>
    </w:p>
    <w:p w14:paraId="7547CA86" w14:textId="566EC4B4" w:rsidR="008C7D23" w:rsidRPr="009D6112" w:rsidRDefault="008C7D23" w:rsidP="008C7D23">
      <w:pPr>
        <w:spacing w:after="0" w:line="360" w:lineRule="auto"/>
        <w:jc w:val="both"/>
        <w:rPr>
          <w:del w:id="1161" w:author="Assessor GDSXSR" w:date="2026-10-30T23:55:15Z"/>
          <w:rFonts w:ascii="Arial" w:eastAsia="Arial" w:hAnsi="Arial" w:cs="Arial"/>
          <w:color w:val="000000" w:themeColor="text1"/>
          <w:sz w:val="26"/>
          <w:szCs w:val="26"/>
        </w:rPr>
      </w:pPr>
      <w:del w:id="1159" w:author="Assessor GDSXSR" w:date="2026-10-30T23:55:15Z">
        <w:r w:rsidRPr="2DA0D32B">
          <w:rPr>
            <w:rFonts w:ascii="Arial" w:eastAsia="Arial" w:hAnsi="Arial" w:cs="Arial"/>
            <w:i/>
            <w:iCs/>
            <w:color w:val="000000" w:themeColor="text1"/>
            <w:sz w:val="26"/>
            <w:szCs w:val="26"/>
          </w:rPr>
          <w:delText xml:space="preserve">Jurisprudência relevante citada: </w:delText>
        </w:r>
      </w:del>
      <w:del w:id="1160" w:author="Assessor GDSXSR" w:date="2026-10-30T23:55:15Z">
        <w:r w:rsidR="009D6112" w:rsidRPr="009D6112">
          <w:rPr>
            <w:rFonts w:ascii="Arial" w:eastAsia="Arial" w:hAnsi="Arial" w:cs="Arial"/>
            <w:color w:val="000000" w:themeColor="text1"/>
            <w:sz w:val="26"/>
            <w:szCs w:val="26"/>
          </w:rPr>
          <w:delText>TJDFT, Apelação nº 0751769-31.2023.8.07.0001, Rel. Des. Arnoldo Camanho de Assis, 4ª Turma Cível, j. 19/09/2024, DJe 07/10/2024.</w:delText>
        </w:r>
      </w:del>
    </w:p>
    <w:p w14:paraId="16B57CC6" w14:textId="77777777" w:rsidR="008C7D23" w:rsidRDefault="008C7D23" w:rsidP="004236F7">
      <w:pPr>
        <w:spacing w:after="0" w:line="360" w:lineRule="auto"/>
        <w:rPr>
          <w:rFonts w:ascii="Arial" w:hAnsi="Arial" w:cs="Arial"/>
          <w:sz w:val="28"/>
          <w:szCs w:val="28"/>
        </w:rPr>
      </w:pPr>
    </w:p>
    <w:p w14:paraId="0AF93FD6" w14:textId="209ADB88"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01" w:author="Assessor GDSXSR" w:date="2026-10-30T23:55:15Z">
            <w:rPr>
              <w:rFonts w:ascii="Arial" w:hAnsi="Arial" w:cs="Arial"/>
              <w:b/>
              <w:bCs/>
              <w:color w:val="FF0000"/>
              <w:sz w:val="28"/>
              <w:szCs w:val="28"/>
            </w:rPr>
          </w:rPrChange>
        </w:rPr>
        <w:t>RESUMO DA DECISÃO</w:t>
      </w:r>
      <w:r>
        <w:rPr>
          <w:rFonts w:ascii="Arial" w:hAnsi="Arial" w:cs="Arial"/>
          <w:b/>
          <w:bCs/>
          <w:color w:val="EE0000"/>
          <w:sz w:val="28"/>
          <w:szCs w:val="28"/>
          <w:rPrChange w:id="1002" w:author="Assessor GDSXSR" w:date="2026-10-30T23:55:15Z">
            <w:rPr>
              <w:rFonts w:ascii="Arial" w:hAnsi="Arial" w:cs="Arial"/>
              <w:b/>
              <w:bCs/>
              <w:color w:val="FF0000"/>
              <w:sz w:val="28"/>
              <w:szCs w:val="28"/>
            </w:rPr>
          </w:rPrChange>
        </w:rPr>
        <w:t xml:space="preserve"> AGRAVADA</w:t>
      </w:r>
    </w:p>
    <w:p w14:paraId="1712AB98" w14:textId="77777777" w:rsidR="00966C79" w:rsidRPr="00966C79" w:rsidRDefault="00966C79" w:rsidP="00966C79">
      <w:pPr>
        <w:spacing w:after="0" w:line="360" w:lineRule="auto"/>
        <w:jc w:val="both"/>
        <w:rPr>
          <w:rFonts w:ascii="Arial" w:hAnsi="Arial" w:cs="Arial"/>
          <w:b/>
          <w:bCs/>
          <w:color w:val="FF0000"/>
          <w:sz w:val="28"/>
          <w:szCs w:val="28"/>
        </w:rPr>
      </w:pPr>
      <w:r w:rsidRPr="00966C79">
        <w:rPr>
          <w:rFonts w:ascii="Arial" w:hAnsi="Arial" w:cs="Arial"/>
          <w:b/>
          <w:bCs/>
          <w:color w:val="EE0000"/>
          <w:sz w:val="28"/>
          <w:szCs w:val="28"/>
          <w:rPrChange w:id="1003" w:author="Assessor GDSXSR" w:date="2026-10-30T23:55:15Z">
            <w:rPr>
              <w:rFonts w:ascii="Arial" w:hAnsi="Arial" w:cs="Arial"/>
              <w:b/>
              <w:bCs/>
              <w:color w:val="FF0000"/>
              <w:sz w:val="28"/>
              <w:szCs w:val="28"/>
            </w:rPr>
          </w:rPrChange>
        </w:rPr>
        <w:t>I. RAZÕES DE DECIDIR</w:t>
      </w:r>
    </w:p>
    <w:p w14:paraId="424D9832"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04" w:author="Assessor GDSXSR" w:date="2026-10-30T23:55:15Z">
            <w:rPr>
              <w:rFonts w:ascii="Arial" w:hAnsi="Arial" w:cs="Arial"/>
              <w:b/>
              <w:bCs/>
              <w:color w:val="FF0000"/>
              <w:sz w:val="28"/>
              <w:szCs w:val="28"/>
            </w:rPr>
          </w:rPrChange>
        </w:rPr>
        <w:t>Ausência de prestador credenciado apto ao tratamento prescrito</w:t>
      </w:r>
    </w:p>
    <w:p w14:paraId="35D495EC" w14:textId="77777777" w:rsidR="00966C79" w:rsidRPr="00966C79" w:rsidRDefault="00966C79" w:rsidP="00966C79">
      <w:pPr>
        <w:numPr>
          <w:ilvl w:val="0"/>
          <w:numId w:val="4"/>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05" w:author="Assessor GDSXSR" w:date="2026-10-30T23:55:15Z">
            <w:rPr>
              <w:rFonts w:ascii="Arial" w:hAnsi="Arial" w:cs="Arial"/>
              <w:color w:val="FF0000"/>
              <w:sz w:val="28"/>
              <w:szCs w:val="28"/>
            </w:rPr>
          </w:rPrChange>
        </w:rPr>
        <w:t>O juízo reconheceu a impossibilidade de cumprimento da obrigação de fazer pela rede credenciada da operadora, diante da inexistência de profissionais que possuam as qualificações técnicas e certificações exigidas no relatório médico da beneficiária.</w:t>
      </w:r>
    </w:p>
    <w:p w14:paraId="37885DD2"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06" w:author="Assessor GDSXSR" w:date="2026-10-30T23:55:15Z">
            <w:rPr>
              <w:rFonts w:ascii="Arial" w:hAnsi="Arial" w:cs="Arial"/>
              <w:b/>
              <w:bCs/>
              <w:color w:val="FF0000"/>
              <w:sz w:val="28"/>
              <w:szCs w:val="28"/>
            </w:rPr>
          </w:rPrChange>
        </w:rPr>
        <w:t>Direito ao reembolso integral</w:t>
      </w:r>
    </w:p>
    <w:p w14:paraId="05840806" w14:textId="77777777" w:rsidR="00966C79" w:rsidRPr="00966C79" w:rsidRDefault="00966C79" w:rsidP="00966C79">
      <w:pPr>
        <w:numPr>
          <w:ilvl w:val="0"/>
          <w:numId w:val="5"/>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07" w:author="Assessor GDSXSR" w:date="2026-10-30T23:55:15Z">
            <w:rPr>
              <w:rFonts w:ascii="Arial" w:hAnsi="Arial" w:cs="Arial"/>
              <w:color w:val="FF0000"/>
              <w:sz w:val="28"/>
              <w:szCs w:val="28"/>
            </w:rPr>
          </w:rPrChange>
        </w:rPr>
        <w:t>Entendeu ser devido o reembolso integral das despesas realizadas pela exequente, em razão da ausência de prestador credenciado apto a fornecer o tratamento indicado, com fundamento no art. 10 da Resolução Normativa ANS nº 566/2022, que prevê o reembolso integral quando o beneficiário é compelido a custear o atendimento por descumprimento das obrigações da operadora.</w:t>
      </w:r>
    </w:p>
    <w:p w14:paraId="353493A4"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08" w:author="Assessor GDSXSR" w:date="2026-10-30T23:55:15Z">
            <w:rPr>
              <w:rFonts w:ascii="Arial" w:hAnsi="Arial" w:cs="Arial"/>
              <w:b/>
              <w:bCs/>
              <w:color w:val="FF0000"/>
              <w:sz w:val="28"/>
              <w:szCs w:val="28"/>
            </w:rPr>
          </w:rPrChange>
        </w:rPr>
        <w:t>Aplicação da jurisprudência do TJDFT</w:t>
      </w:r>
    </w:p>
    <w:p w14:paraId="3D10BCAA" w14:textId="77777777" w:rsidR="00966C79" w:rsidRPr="00966C79" w:rsidRDefault="00966C79" w:rsidP="00966C79">
      <w:pPr>
        <w:numPr>
          <w:ilvl w:val="0"/>
          <w:numId w:val="6"/>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09" w:author="Assessor GDSXSR" w:date="2026-10-30T23:55:15Z">
            <w:rPr>
              <w:rFonts w:ascii="Arial" w:hAnsi="Arial" w:cs="Arial"/>
              <w:color w:val="FF0000"/>
              <w:sz w:val="28"/>
              <w:szCs w:val="28"/>
            </w:rPr>
          </w:rPrChange>
        </w:rPr>
        <w:t>A decisão adotou como paradigma acórdão do TJDFT segundo o qual é cabível o reembolso integral quando o consumidor recorre à rede particular em razão da inércia da operadora em disponibilizar ou indicar rede credenciada apta a realizar o método terapêutico prescrito pelo médico assistente.</w:t>
      </w:r>
    </w:p>
    <w:p w14:paraId="4622A78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10" w:author="Assessor GDSXSR" w:date="2026-10-30T23:55:15Z">
            <w:rPr>
              <w:rFonts w:ascii="Arial" w:hAnsi="Arial" w:cs="Arial"/>
              <w:b/>
              <w:bCs/>
              <w:color w:val="FF0000"/>
              <w:sz w:val="28"/>
              <w:szCs w:val="28"/>
            </w:rPr>
          </w:rPrChange>
        </w:rPr>
        <w:t>Rejeição da tese defensiva da operadora</w:t>
      </w:r>
    </w:p>
    <w:p w14:paraId="3A82348C" w14:textId="77777777" w:rsidR="00966C79" w:rsidRPr="00966C79" w:rsidRDefault="00966C79" w:rsidP="00966C79">
      <w:pPr>
        <w:numPr>
          <w:ilvl w:val="0"/>
          <w:numId w:val="7"/>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11" w:author="Assessor GDSXSR" w:date="2026-10-30T23:55:15Z">
            <w:rPr>
              <w:rFonts w:ascii="Arial" w:hAnsi="Arial" w:cs="Arial"/>
              <w:color w:val="FF0000"/>
              <w:sz w:val="28"/>
              <w:szCs w:val="28"/>
            </w:rPr>
          </w:rPrChange>
        </w:rPr>
        <w:t>O magistrado afastou a alegação da GEAP de que os profissionais da clínica credenciada possuiriam habilitação equivalente à exigida em relatório médico, concluindo que a rede credenciada não atende às especificações técnicas necessárias ao tratamento da beneficiária.</w:t>
      </w:r>
    </w:p>
    <w:p w14:paraId="3026A96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12" w:author="Assessor GDSXSR" w:date="2026-10-30T23:55:15Z">
            <w:rPr>
              <w:rFonts w:ascii="Arial" w:hAnsi="Arial" w:cs="Arial"/>
              <w:b/>
              <w:bCs/>
              <w:color w:val="FF0000"/>
              <w:sz w:val="28"/>
              <w:szCs w:val="28"/>
            </w:rPr>
          </w:rPrChange>
        </w:rPr>
        <w:t>Descumprimento da tutela provisória</w:t>
      </w:r>
    </w:p>
    <w:p w14:paraId="563E1715" w14:textId="77777777" w:rsidR="00966C79" w:rsidRPr="00966C79" w:rsidRDefault="00966C79" w:rsidP="00966C79">
      <w:pPr>
        <w:numPr>
          <w:ilvl w:val="0"/>
          <w:numId w:val="8"/>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13" w:author="Assessor GDSXSR" w:date="2026-10-30T23:55:15Z">
            <w:rPr>
              <w:rFonts w:ascii="Arial" w:hAnsi="Arial" w:cs="Arial"/>
              <w:color w:val="FF0000"/>
              <w:sz w:val="28"/>
              <w:szCs w:val="28"/>
            </w:rPr>
          </w:rPrChange>
        </w:rPr>
        <w:lastRenderedPageBreak/>
        <w:t>Reconheceu o descumprimento da decisão que havia deferido a tutela provisória, por não ter sido comprovado o efetivo fornecimento do tratamento nos moldes determinados judicialmente.</w:t>
      </w:r>
    </w:p>
    <w:p w14:paraId="270856B9" w14:textId="77777777" w:rsidR="00966C79" w:rsidRPr="00966C79" w:rsidRDefault="00966C79" w:rsidP="00966C79">
      <w:pPr>
        <w:spacing w:after="0" w:line="360" w:lineRule="auto"/>
        <w:jc w:val="both"/>
        <w:rPr>
          <w:rFonts w:ascii="Arial" w:hAnsi="Arial" w:cs="Arial"/>
          <w:b/>
          <w:bCs/>
          <w:color w:val="FF0000"/>
          <w:sz w:val="28"/>
          <w:szCs w:val="28"/>
        </w:rPr>
      </w:pPr>
      <w:r w:rsidRPr="00966C79">
        <w:rPr>
          <w:rFonts w:ascii="Arial" w:hAnsi="Arial" w:cs="Arial"/>
          <w:b/>
          <w:bCs/>
          <w:color w:val="EE0000"/>
          <w:sz w:val="28"/>
          <w:szCs w:val="28"/>
          <w:rPrChange w:id="1014" w:author="Assessor GDSXSR" w:date="2026-10-30T23:55:15Z">
            <w:rPr>
              <w:rFonts w:ascii="Arial" w:hAnsi="Arial" w:cs="Arial"/>
              <w:b/>
              <w:bCs/>
              <w:color w:val="FF0000"/>
              <w:sz w:val="28"/>
              <w:szCs w:val="28"/>
            </w:rPr>
          </w:rPrChange>
        </w:rPr>
        <w:t>II. DISPOSITIVO DA DECISÃO</w:t>
      </w:r>
    </w:p>
    <w:p w14:paraId="05F3C5BC" w14:textId="77777777" w:rsidR="00966C79" w:rsidRPr="00966C79" w:rsidRDefault="00966C79" w:rsidP="00966C79">
      <w:pPr>
        <w:numPr>
          <w:ilvl w:val="0"/>
          <w:numId w:val="9"/>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15" w:author="Assessor GDSXSR" w:date="2026-10-30T23:55:15Z">
            <w:rPr>
              <w:rFonts w:ascii="Arial" w:hAnsi="Arial" w:cs="Arial"/>
              <w:color w:val="FF0000"/>
              <w:sz w:val="28"/>
              <w:szCs w:val="28"/>
            </w:rPr>
          </w:rPrChange>
        </w:rPr>
        <w:t>Indeferiu os pedidos formulados pela executada GEAP para afastar o custeio do tratamento fora da rede credenciada ou para limitar eventual reembolso aos valores previstos contratualmente ou na tabela da operadora.</w:t>
      </w:r>
    </w:p>
    <w:p w14:paraId="73F57E8E" w14:textId="77777777" w:rsidR="00966C79" w:rsidRPr="00966C79" w:rsidRDefault="00966C79" w:rsidP="00966C79">
      <w:pPr>
        <w:numPr>
          <w:ilvl w:val="0"/>
          <w:numId w:val="9"/>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16" w:author="Assessor GDSXSR" w:date="2026-10-30T23:55:15Z">
            <w:rPr>
              <w:rFonts w:ascii="Arial" w:hAnsi="Arial" w:cs="Arial"/>
              <w:color w:val="FF0000"/>
              <w:sz w:val="28"/>
              <w:szCs w:val="28"/>
            </w:rPr>
          </w:rPrChange>
        </w:rPr>
        <w:t>Determinou a intimação da parte exequente para, no prazo de 10 dias, indicar estabelecimento clínico que reúna as terapias e especialidades prescritas, apresentando orçamento integral e dados bancários.</w:t>
      </w:r>
    </w:p>
    <w:p w14:paraId="2C0515CF" w14:textId="77777777" w:rsidR="00966C79" w:rsidRDefault="00966C79" w:rsidP="00966C79">
      <w:pPr>
        <w:numPr>
          <w:ilvl w:val="0"/>
          <w:numId w:val="9"/>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17" w:author="Assessor GDSXSR" w:date="2026-10-30T23:55:15Z">
            <w:rPr>
              <w:rFonts w:ascii="Arial" w:hAnsi="Arial" w:cs="Arial"/>
              <w:color w:val="FF0000"/>
              <w:sz w:val="28"/>
              <w:szCs w:val="28"/>
            </w:rPr>
          </w:rPrChange>
        </w:rPr>
        <w:t>Após a apresentação das informações pela exequente, determinou a realização de bloqueio eletrônico de valores em favor da beneficiária, em razão do descumprimento da obrigação pela operadora.</w:t>
      </w:r>
    </w:p>
    <w:p w14:paraId="31C06327" w14:textId="77777777" w:rsidR="00966C79" w:rsidRDefault="00966C79" w:rsidP="00966C79">
      <w:pPr>
        <w:spacing w:after="0" w:line="360" w:lineRule="auto"/>
        <w:jc w:val="both"/>
        <w:rPr>
          <w:rFonts w:ascii="Arial" w:hAnsi="Arial" w:cs="Arial"/>
          <w:color w:val="FF0000"/>
          <w:sz w:val="28"/>
          <w:szCs w:val="28"/>
        </w:rPr>
      </w:pPr>
    </w:p>
    <w:p w14:paraId="6057588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18" w:author="Assessor GDSXSR" w:date="2026-10-30T23:55:15Z">
            <w:rPr>
              <w:rFonts w:ascii="Arial" w:hAnsi="Arial" w:cs="Arial"/>
              <w:b/>
              <w:bCs/>
              <w:color w:val="FF0000"/>
              <w:sz w:val="28"/>
              <w:szCs w:val="28"/>
            </w:rPr>
          </w:rPrChange>
        </w:rPr>
        <w:t>RESUMO DO AGRAVO DE INSTRUMENTO</w:t>
      </w:r>
    </w:p>
    <w:p w14:paraId="11EC99C0"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color w:val="EE0000"/>
          <w:sz w:val="28"/>
          <w:szCs w:val="28"/>
          <w:rPrChange w:id="1019" w:author="Assessor GDSXSR" w:date="2026-10-30T23:55:15Z">
            <w:rPr>
              <w:rFonts w:ascii="Arial" w:hAnsi="Arial" w:cs="Arial"/>
              <w:color w:val="FF0000"/>
              <w:sz w:val="28"/>
              <w:szCs w:val="28"/>
            </w:rPr>
          </w:rPrChange>
        </w:rPr>
        <w:t xml:space="preserve">I. </w:t>
      </w:r>
      <w:r w:rsidRPr="00966C79">
        <w:rPr>
          <w:rFonts w:ascii="Arial" w:hAnsi="Arial" w:cs="Arial"/>
          <w:b/>
          <w:bCs/>
          <w:color w:val="EE0000"/>
          <w:sz w:val="28"/>
          <w:szCs w:val="28"/>
          <w:rPrChange w:id="1020" w:author="Assessor GDSXSR" w:date="2026-10-30T23:55:15Z">
            <w:rPr>
              <w:rFonts w:ascii="Arial" w:hAnsi="Arial" w:cs="Arial"/>
              <w:b/>
              <w:bCs/>
              <w:color w:val="FF0000"/>
              <w:sz w:val="28"/>
              <w:szCs w:val="28"/>
            </w:rPr>
          </w:rPrChange>
        </w:rPr>
        <w:t>RAZÕES RECURSAIS</w:t>
      </w:r>
    </w:p>
    <w:p w14:paraId="3CD318A4"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21" w:author="Assessor GDSXSR" w:date="2026-10-30T23:55:15Z">
            <w:rPr>
              <w:rFonts w:ascii="Arial" w:hAnsi="Arial" w:cs="Arial"/>
              <w:b/>
              <w:bCs/>
              <w:color w:val="FF0000"/>
              <w:sz w:val="28"/>
              <w:szCs w:val="28"/>
            </w:rPr>
          </w:rPrChange>
        </w:rPr>
        <w:t>Cabimento e admissibilidade do recurso</w:t>
      </w:r>
    </w:p>
    <w:p w14:paraId="096526C5" w14:textId="628D997C" w:rsidR="00966C79" w:rsidRPr="00966C79" w:rsidRDefault="00966C79" w:rsidP="00966C79">
      <w:pPr>
        <w:numPr>
          <w:ilvl w:val="0"/>
          <w:numId w:val="10"/>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Change w:id="1022" w:author="Assessor GDSXSR" w:date="2026-10-30T23:55:15Z">
            <w:rPr>
              <w:rFonts w:ascii="Arial" w:hAnsi="Arial" w:cs="Arial"/>
              <w:color w:val="FF0000"/>
              <w:sz w:val="28"/>
              <w:szCs w:val="28"/>
            </w:rPr>
          </w:rPrChange>
        </w:rPr>
        <w:t xml:space="preserve">A agravante sustenta o cabimento do agravo de instrumento com fundamento no art. 1.015, parágrafo único, do CPC, por se tratar de decisão interlocutória proferida em fase de cumprimento provisório de sentença, afirmando o preenchimento dos requisitos de admissibilidade recursal. </w:t>
      </w:r>
    </w:p>
    <w:p w14:paraId="088D0938" w14:textId="59A32349"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23" w:author="Assessor GDSXSR" w:date="2026-10-30T23:55:15Z">
            <w:rPr>
              <w:rFonts w:ascii="Arial" w:hAnsi="Arial" w:cs="Arial"/>
              <w:b/>
              <w:bCs/>
              <w:color w:val="FF0000"/>
              <w:sz w:val="28"/>
              <w:szCs w:val="28"/>
            </w:rPr>
          </w:rPrChange>
        </w:rPr>
        <w:t>Aptidão da rede credenciada para cumprimento da obrigação</w:t>
      </w:r>
      <w:r w:rsidRPr="00966C79">
        <w:rPr>
          <w:rFonts w:ascii="Arial" w:hAnsi="Arial" w:cs="Arial"/>
          <w:color w:val="EE0000"/>
          <w:sz w:val="28"/>
          <w:szCs w:val="28"/>
          <w:rPrChange w:id="1024" w:author="Assessor GDSXSR" w:date="2026-10-30T23:55:15Z">
            <w:rPr>
              <w:rFonts w:ascii="Arial" w:hAnsi="Arial" w:cs="Arial"/>
              <w:color w:val="FF0000"/>
              <w:sz w:val="28"/>
              <w:szCs w:val="28"/>
            </w:rPr>
          </w:rPrChange>
        </w:rPr>
        <w:br/>
        <w:t xml:space="preserve">2. Alega que disponibilizou atendimento junto ao Instituto Nadja Quadros, integrante da rede credenciada, cujos profissionais possuiriam qualificação técnica compatível com as terapias </w:t>
      </w:r>
      <w:r w:rsidRPr="00966C79">
        <w:rPr>
          <w:rFonts w:ascii="Arial" w:hAnsi="Arial" w:cs="Arial"/>
          <w:color w:val="EE0000"/>
          <w:sz w:val="28"/>
          <w:szCs w:val="28"/>
          <w:rPrChange w:id="1025" w:author="Assessor GDSXSR" w:date="2026-10-30T23:55:15Z">
            <w:rPr>
              <w:rFonts w:ascii="Arial" w:hAnsi="Arial" w:cs="Arial"/>
              <w:color w:val="FF0000"/>
              <w:sz w:val="28"/>
              <w:szCs w:val="28"/>
            </w:rPr>
          </w:rPrChange>
        </w:rPr>
        <w:lastRenderedPageBreak/>
        <w:t xml:space="preserve">prescritas. Sustenta que a única divergência apontada refere-se à certificação BCBA, a qual afirma não possuir validade ou reconhecimento profissional no Brasil, além de não ser mais concedida a profissionais residentes fora dos Estados Unidos e Canadá. </w:t>
      </w:r>
    </w:p>
    <w:p w14:paraId="25A75EEB" w14:textId="5A0A5671"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26" w:author="Assessor GDSXSR" w:date="2026-10-30T23:55:15Z">
            <w:rPr>
              <w:rFonts w:ascii="Arial" w:hAnsi="Arial" w:cs="Arial"/>
              <w:b/>
              <w:bCs/>
              <w:color w:val="FF0000"/>
              <w:sz w:val="28"/>
              <w:szCs w:val="28"/>
            </w:rPr>
          </w:rPrChange>
        </w:rPr>
        <w:t>Ausência de prova da inadequação da rede credenciada</w:t>
      </w:r>
      <w:r w:rsidRPr="00966C79">
        <w:rPr>
          <w:rFonts w:ascii="Arial" w:hAnsi="Arial" w:cs="Arial"/>
          <w:color w:val="EE0000"/>
          <w:sz w:val="28"/>
          <w:szCs w:val="28"/>
          <w:rPrChange w:id="1027" w:author="Assessor GDSXSR" w:date="2026-10-30T23:55:15Z">
            <w:rPr>
              <w:rFonts w:ascii="Arial" w:hAnsi="Arial" w:cs="Arial"/>
              <w:color w:val="FF0000"/>
              <w:sz w:val="28"/>
              <w:szCs w:val="28"/>
            </w:rPr>
          </w:rPrChange>
        </w:rPr>
        <w:br/>
        <w:t xml:space="preserve">3. Defende que a agravada não comprovou a existência de clínica particular apta a cumprir integralmente as exigências do relatório médico, tampouco demonstrou que eventual estabelecimento não credenciado ofereceria tratamento superior ou que a rede disponibilizada pela operadora seria tecnicamente inadequada. Argumenta que a rejeição da rede credenciada decorre de mera preferência da beneficiária e de seus familiares. </w:t>
      </w:r>
    </w:p>
    <w:p w14:paraId="20F13258" w14:textId="167678F0"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28" w:author="Assessor GDSXSR" w:date="2026-10-30T23:55:15Z">
            <w:rPr>
              <w:rFonts w:ascii="Arial" w:hAnsi="Arial" w:cs="Arial"/>
              <w:b/>
              <w:bCs/>
              <w:color w:val="FF0000"/>
              <w:sz w:val="28"/>
              <w:szCs w:val="28"/>
            </w:rPr>
          </w:rPrChange>
        </w:rPr>
        <w:t>Irregularidade da determinação de bloqueio de valores</w:t>
      </w:r>
      <w:r w:rsidRPr="00966C79">
        <w:rPr>
          <w:rFonts w:ascii="Arial" w:hAnsi="Arial" w:cs="Arial"/>
          <w:color w:val="EE0000"/>
          <w:sz w:val="28"/>
          <w:szCs w:val="28"/>
          <w:rPrChange w:id="1029" w:author="Assessor GDSXSR" w:date="2026-10-30T23:55:15Z">
            <w:rPr>
              <w:rFonts w:ascii="Arial" w:hAnsi="Arial" w:cs="Arial"/>
              <w:color w:val="FF0000"/>
              <w:sz w:val="28"/>
              <w:szCs w:val="28"/>
            </w:rPr>
          </w:rPrChange>
        </w:rPr>
        <w:br/>
        <w:t xml:space="preserve">4. Sustenta que a decisão agravada autorizou o bloqueio de valores para custeio de tratamento particular sem prévia demonstração da aptidão técnica da clínica a ser indicada pela agravada e sem oportunizar à operadora a adoção de medidas para viabilizar o atendimento ou promover pagamento direto ao prestador. Afirma haver afronta aos princípios da cooperação processual, da boa-fé e da menor onerosidade da execução. </w:t>
      </w:r>
    </w:p>
    <w:p w14:paraId="60250CB2" w14:textId="7F77153B"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30" w:author="Assessor GDSXSR" w:date="2026-10-30T23:55:15Z">
            <w:rPr>
              <w:rFonts w:ascii="Arial" w:hAnsi="Arial" w:cs="Arial"/>
              <w:b/>
              <w:bCs/>
              <w:color w:val="FF0000"/>
              <w:sz w:val="28"/>
              <w:szCs w:val="28"/>
            </w:rPr>
          </w:rPrChange>
        </w:rPr>
        <w:t>Necessidade de prévia comprovação da qualificação do prestador particular</w:t>
      </w:r>
      <w:r w:rsidRPr="00966C79">
        <w:rPr>
          <w:rFonts w:ascii="Arial" w:hAnsi="Arial" w:cs="Arial"/>
          <w:color w:val="EE0000"/>
          <w:sz w:val="28"/>
          <w:szCs w:val="28"/>
          <w:rPrChange w:id="1031" w:author="Assessor GDSXSR" w:date="2026-10-30T23:55:15Z">
            <w:rPr>
              <w:rFonts w:ascii="Arial" w:hAnsi="Arial" w:cs="Arial"/>
              <w:color w:val="FF0000"/>
              <w:sz w:val="28"/>
              <w:szCs w:val="28"/>
            </w:rPr>
          </w:rPrChange>
        </w:rPr>
        <w:br/>
        <w:t xml:space="preserve">5. Argumenta que eventual tratamento fora da rede credenciada somente pode ser autorizado após a apresentação, pela agravada, dos certificados, credenciamentos e demais documentos aptos a comprovar a efetiva qualificação técnica do estabelecimento indicado para atendimento das exigências constantes da prescrição médica. </w:t>
      </w:r>
    </w:p>
    <w:p w14:paraId="0864E162" w14:textId="47396226"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Change w:id="1032" w:author="Assessor GDSXSR" w:date="2026-10-30T23:55:15Z">
            <w:rPr>
              <w:rFonts w:ascii="Arial" w:hAnsi="Arial" w:cs="Arial"/>
              <w:b/>
              <w:bCs/>
              <w:color w:val="FF0000"/>
              <w:sz w:val="28"/>
              <w:szCs w:val="28"/>
            </w:rPr>
          </w:rPrChange>
        </w:rPr>
        <w:lastRenderedPageBreak/>
        <w:t>Presença dos requisitos para concessão de efeito suspensivo</w:t>
      </w:r>
      <w:r w:rsidRPr="00966C79">
        <w:rPr>
          <w:rFonts w:ascii="Arial" w:hAnsi="Arial" w:cs="Arial"/>
          <w:color w:val="EE0000"/>
          <w:sz w:val="28"/>
          <w:szCs w:val="28"/>
          <w:rPrChange w:id="1033" w:author="Assessor GDSXSR" w:date="2026-10-30T23:55:15Z">
            <w:rPr>
              <w:rFonts w:ascii="Arial" w:hAnsi="Arial" w:cs="Arial"/>
              <w:color w:val="FF0000"/>
              <w:sz w:val="28"/>
              <w:szCs w:val="28"/>
            </w:rPr>
          </w:rPrChange>
        </w:rPr>
        <w:br/>
        <w:t xml:space="preserve">6. Afirma estarem presentes a probabilidade do direito e o perigo de dano, pois a manutenção da decisão agravada implica reconhecimento indevido de descumprimento da obrigação, bloqueio de ativos financeiros e imposição de medida patrimonial gravosa, apesar de a operadora sustentar estar adotando todas as providências necessárias ao cumprimento da ordem judicial. </w:t>
      </w:r>
    </w:p>
    <w:p w14:paraId="2127227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color w:val="EE0000"/>
          <w:sz w:val="28"/>
          <w:szCs w:val="28"/>
          <w:rPrChange w:id="1034" w:author="Assessor GDSXSR" w:date="2026-10-30T23:55:15Z">
            <w:rPr>
              <w:rFonts w:ascii="Arial" w:hAnsi="Arial" w:cs="Arial"/>
              <w:color w:val="FF0000"/>
              <w:sz w:val="28"/>
              <w:szCs w:val="28"/>
            </w:rPr>
          </w:rPrChange>
        </w:rPr>
        <w:t xml:space="preserve">II. </w:t>
      </w:r>
      <w:r w:rsidRPr="00966C79">
        <w:rPr>
          <w:rFonts w:ascii="Arial" w:hAnsi="Arial" w:cs="Arial"/>
          <w:b/>
          <w:bCs/>
          <w:color w:val="EE0000"/>
          <w:sz w:val="28"/>
          <w:szCs w:val="28"/>
          <w:rPrChange w:id="1035" w:author="Assessor GDSXSR" w:date="2026-10-30T23:55:15Z">
            <w:rPr>
              <w:rFonts w:ascii="Arial" w:hAnsi="Arial" w:cs="Arial"/>
              <w:b/>
              <w:bCs/>
              <w:color w:val="FF0000"/>
              <w:sz w:val="28"/>
              <w:szCs w:val="28"/>
            </w:rPr>
          </w:rPrChange>
        </w:rPr>
        <w:t>PEDIDO</w:t>
      </w:r>
    </w:p>
    <w:p w14:paraId="75626CCC" w14:textId="77777777" w:rsidR="00966C79" w:rsidRPr="00966C79" w:rsidRDefault="00966C79" w:rsidP="00966C79">
      <w:pPr>
        <w:numPr>
          <w:ilvl w:val="0"/>
          <w:numId w:val="11"/>
        </w:numPr>
        <w:spacing w:after="0" w:line="360" w:lineRule="auto"/>
        <w:ind w:left="0" w:firstLine="0"/>
        <w:jc w:val="both"/>
        <w:rPr>
          <w:rFonts w:ascii="Arial" w:hAnsi="Arial" w:cs="Arial"/>
          <w:color w:val="FF0000"/>
          <w:sz w:val="28"/>
          <w:szCs w:val="28"/>
        </w:rPr>
      </w:pPr>
      <w:r>
        <w:rPr>
          <w:rFonts w:ascii="Arial" w:hAnsi="Arial" w:cs="Arial"/>
          <w:color w:val="EE0000"/>
          <w:sz w:val="28"/>
          <w:szCs w:val="28"/>
          <w:rPrChange w:id="1108" w:author="Assessor GDSXSR" w:date="2026-10-30T23:55:15Z">
            <w:rPr>
              <w:rFonts w:ascii="Arial" w:hAnsi="Arial" w:cs="Arial"/>
              <w:color w:val="FF0000"/>
              <w:sz w:val="28"/>
              <w:szCs w:val="28"/>
            </w:rPr>
          </w:rPrChange>
        </w:rPr>
        <w:t xml:space="preserve">Requer a concessão de efeito suspensivo para sustar os efeitos da decisão agravada, especialmente quanto ao reconhecimento do descumprimento da obrigação e à determinação de bloqueio de valores. Subsidiariamente, requer que o bloqueio somente seja analisado após a comprovação da aptidão técnica da clínica indicada pela agravada e após ser facultado à operadora custear diretamente o tratamento. Ao final, requer o provimento do agravo de instrumento para reformar a decisão agravada, afastar o reconhecimento do descumprimento da obrigação e revogar a ordem de bloqueio de valores</w:t>
      </w:r>
      <w:ins w:id="1109" w:author="Assessor GDSXSR" w:date="2026-10-30T23:55:15Z">
        <w:r>
          <w:rPr>
            <w:rFonts w:ascii="Arial" w:hAnsi="Arial" w:cs="Arial"/>
            <w:color w:val="808080"/>
            <w:sz w:val="28"/>
            <w:szCs w:val="28"/>
          </w:rPr>
          <w:t xml:space="preserve">.</w:t>
        </w:r>
      </w:ins>
    </w:p>
    <w:p w14:paraId="2D51846F" w14:textId="77777777" w:rsidR="00966C79" w:rsidRPr="00966C79" w:rsidRDefault="00966C79" w:rsidP="00966C79">
      <w:pPr>
        <w:spacing w:after="0" w:line="360" w:lineRule="auto"/>
        <w:jc w:val="both"/>
        <w:rPr>
          <w:rFonts w:ascii="Arial" w:hAnsi="Arial" w:cs="Arial"/>
          <w:color w:val="FF0000"/>
          <w:sz w:val="28"/>
          <w:szCs w:val="28"/>
        </w:rPr>
      </w:pPr>
    </w:p>
    <w:p w14:paraId="7B0F693C" w14:textId="77777777" w:rsidR="00173733" w:rsidRDefault="00173733" w:rsidP="004236F7">
      <w:pPr>
        <w:spacing w:after="0" w:line="360" w:lineRule="auto"/>
        <w:rPr>
          <w:rFonts w:ascii="Arial" w:hAnsi="Arial" w:cs="Arial"/>
          <w:sz w:val="28"/>
          <w:szCs w:val="28"/>
        </w:rPr>
      </w:pPr>
    </w:p>
    <w:p w14:paraId="5743428F" w14:textId="77777777" w:rsidR="008C7D23" w:rsidRDefault="008C7D23" w:rsidP="004236F7">
      <w:pPr>
        <w:spacing w:after="0" w:line="360" w:lineRule="auto"/>
        <w:rPr>
          <w:rFonts w:ascii="Arial" w:hAnsi="Arial" w:cs="Arial"/>
          <w:sz w:val="28"/>
          <w:szCs w:val="28"/>
        </w:rPr>
      </w:pPr>
    </w:p>
    <w:p w14:paraId="5990CF02" w14:textId="529635FC" w:rsidR="007E7A70" w:rsidRPr="00D87D30" w:rsidRDefault="007E7A70" w:rsidP="004236F7">
      <w:pPr>
        <w:spacing w:after="0" w:line="360" w:lineRule="auto"/>
        <w:jc w:val="center"/>
        <w:outlineLvl w:val="0"/>
        <w:rPr>
          <w:rFonts w:ascii="Arial" w:hAnsi="Arial" w:cs="Arial"/>
          <w:b/>
          <w:bCs/>
          <w:sz w:val="28"/>
          <w:szCs w:val="28"/>
        </w:rPr>
      </w:pPr>
      <w:r w:rsidRPr="00D87D30">
        <w:rPr>
          <w:rFonts w:ascii="Arial" w:hAnsi="Arial" w:cs="Arial"/>
          <w:b/>
          <w:bCs/>
          <w:sz w:val="28"/>
          <w:szCs w:val="28"/>
        </w:rPr>
        <w:t>RELATÓRIO</w:t>
      </w:r>
    </w:p>
    <w:p w14:paraId="0FC0708F" w14:textId="77777777" w:rsidR="004236F7" w:rsidRPr="00D87D30" w:rsidRDefault="004236F7" w:rsidP="004236F7">
      <w:pPr>
        <w:spacing w:after="0" w:line="360" w:lineRule="auto"/>
        <w:ind w:firstLine="2268"/>
        <w:jc w:val="both"/>
        <w:rPr>
          <w:rFonts w:ascii="Arial" w:hAnsi="Arial" w:cs="Arial"/>
          <w:sz w:val="28"/>
          <w:szCs w:val="28"/>
        </w:rPr>
      </w:pPr>
    </w:p>
    <w:p w14:paraId="670666A1" w14:textId="6B229265" w:rsidR="000701F9" w:rsidRPr="00D87D30" w:rsidRDefault="007E7A70" w:rsidP="004236F7">
      <w:pPr>
        <w:spacing w:after="0" w:line="360" w:lineRule="auto"/>
        <w:ind w:firstLine="2268"/>
        <w:jc w:val="both"/>
        <w:rPr>
          <w:rFonts w:ascii="Arial" w:hAnsi="Arial" w:cs="Arial"/>
          <w:sz w:val="28"/>
          <w:szCs w:val="28"/>
        </w:rPr>
      </w:pPr>
      <w:r w:rsidRPr="00D87D30">
        <w:rPr>
          <w:rFonts w:ascii="Arial" w:hAnsi="Arial" w:cs="Arial"/>
          <w:sz w:val="28"/>
          <w:szCs w:val="28"/>
        </w:rPr>
        <w:t xml:space="preserve">Adoto o relatório da liminar (ID </w:t>
      </w:r>
      <w:r w:rsidR="00D87D30" w:rsidRPr="00D87D30">
        <w:rPr>
          <w:rFonts w:ascii="Arial" w:hAnsi="Arial" w:cs="Arial"/>
          <w:sz w:val="28"/>
          <w:szCs w:val="28"/>
        </w:rPr>
        <w:t>86535037</w:t>
      </w:r>
      <w:r w:rsidR="000701F9" w:rsidRPr="00D87D30">
        <w:rPr>
          <w:rFonts w:ascii="Arial" w:hAnsi="Arial" w:cs="Arial"/>
          <w:sz w:val="28"/>
          <w:szCs w:val="28"/>
        </w:rPr>
        <w:t>):</w:t>
      </w:r>
    </w:p>
    <w:p w14:paraId="67A422FD" w14:textId="77777777" w:rsidR="004236F7" w:rsidRPr="00D87D30" w:rsidRDefault="004236F7" w:rsidP="004236F7">
      <w:pPr>
        <w:spacing w:after="0" w:line="360" w:lineRule="auto"/>
        <w:ind w:firstLine="2268"/>
        <w:jc w:val="both"/>
        <w:rPr>
          <w:rFonts w:ascii="Arial" w:hAnsi="Arial" w:cs="Arial"/>
          <w:sz w:val="28"/>
          <w:szCs w:val="28"/>
        </w:rPr>
      </w:pPr>
    </w:p>
    <w:p w14:paraId="3B98A74E" w14:textId="77777777" w:rsidR="00D87D30" w:rsidRPr="00D87D30" w:rsidRDefault="004236F7" w:rsidP="004236F7">
      <w:pPr>
        <w:spacing w:after="0" w:line="360" w:lineRule="auto"/>
        <w:ind w:left="2268" w:firstLine="1134"/>
        <w:jc w:val="both"/>
        <w:rPr>
          <w:rFonts w:ascii="Arial" w:hAnsi="Arial" w:cs="Arial"/>
          <w:i/>
          <w:iCs/>
          <w:sz w:val="26"/>
          <w:szCs w:val="26"/>
        </w:rPr>
      </w:pPr>
      <w:r w:rsidRPr="00D87D30">
        <w:rPr>
          <w:rFonts w:ascii="Arial" w:hAnsi="Arial" w:cs="Arial"/>
          <w:sz w:val="26"/>
          <w:szCs w:val="26"/>
        </w:rPr>
        <w:t>“</w:t>
      </w:r>
      <w:r w:rsidR="00D87D30" w:rsidRPr="00D87D30">
        <w:rPr>
          <w:rFonts w:ascii="Arial" w:hAnsi="Arial" w:cs="Arial"/>
          <w:i/>
          <w:iCs/>
          <w:sz w:val="26"/>
          <w:szCs w:val="26"/>
        </w:rPr>
        <w:t xml:space="preserve">Cuida-se, na origem, de cumprimento provisório de decisão proferida na ação de obrigação de fazer nº 0746572-27.2025.8.07.0001, proposta por B. S. L. (12 anos), em face de Geap Autogestão em </w:t>
      </w:r>
      <w:r w:rsidR="00D87D30" w:rsidRPr="00D87D30">
        <w:rPr>
          <w:rFonts w:ascii="Arial" w:hAnsi="Arial" w:cs="Arial"/>
          <w:i/>
          <w:iCs/>
          <w:sz w:val="26"/>
          <w:szCs w:val="26"/>
        </w:rPr>
        <w:lastRenderedPageBreak/>
        <w:t xml:space="preserve">Saúde, na qual se discute o fornecimento e o custeio de terapêutica multidisciplinar prescrita em relatório médico, preferencialmente em rede credenciada e, em caso de inviabilidade, em rede particular. </w:t>
      </w:r>
    </w:p>
    <w:p w14:paraId="2DB41BA0" w14:textId="77777777" w:rsidR="00D87D30" w:rsidRPr="00D87D30" w:rsidRDefault="00D87D30" w:rsidP="004236F7">
      <w:pPr>
        <w:spacing w:after="0" w:line="360" w:lineRule="auto"/>
        <w:ind w:left="2268" w:firstLine="1134"/>
        <w:jc w:val="both"/>
        <w:rPr>
          <w:rFonts w:ascii="Arial" w:hAnsi="Arial" w:cs="Arial"/>
          <w:i/>
          <w:iCs/>
          <w:sz w:val="26"/>
          <w:szCs w:val="26"/>
        </w:rPr>
      </w:pPr>
      <w:r w:rsidRPr="00D87D30">
        <w:rPr>
          <w:rFonts w:ascii="Arial" w:hAnsi="Arial" w:cs="Arial"/>
          <w:i/>
          <w:iCs/>
          <w:sz w:val="26"/>
          <w:szCs w:val="26"/>
        </w:rPr>
        <w:t xml:space="preserve">Na decisão agravada, o Juízo de origem entendeu que não houve demonstração de cumprimento adequado da obrigação na rede credenciada, por considerar ausentes profissionais com as qualificações técnicas e certificações indicadas no relatório médico, indeferiu os requerimentos formulados pela executada e determinou a intimação da parte exequente para indicar estabelecimento clínico apto a reunir as terapias e especialidades prescritas, com apresentação de orçamento integral e dados bancários, para posterior bloqueio eletrônico dos valores (ID 279838122, origem). </w:t>
      </w:r>
    </w:p>
    <w:p w14:paraId="6D11BCDA" w14:textId="77777777" w:rsidR="00D87D30" w:rsidRPr="00D87D30" w:rsidRDefault="00D87D30" w:rsidP="004236F7">
      <w:pPr>
        <w:spacing w:after="0" w:line="360" w:lineRule="auto"/>
        <w:ind w:left="2268" w:firstLine="1134"/>
        <w:jc w:val="both"/>
        <w:rPr>
          <w:rFonts w:ascii="Arial" w:hAnsi="Arial" w:cs="Arial"/>
          <w:i/>
          <w:iCs/>
          <w:sz w:val="26"/>
          <w:szCs w:val="26"/>
        </w:rPr>
      </w:pPr>
      <w:r w:rsidRPr="00D87D30">
        <w:rPr>
          <w:rFonts w:ascii="Arial" w:hAnsi="Arial" w:cs="Arial"/>
          <w:i/>
          <w:iCs/>
          <w:sz w:val="26"/>
          <w:szCs w:val="26"/>
        </w:rPr>
        <w:t xml:space="preserve">Inconformada, a executada interpôs o presente agravo de instrumento alegando, em síntese, que: 1) a decisão originária priorizou o atendimento em rede credenciada e apenas admitiu custeio em rede particular mediante prévia indicação, pela parte autora, de estabelecimento clínico apto; 2) o Instituto Nadja Quadros disponibilizado pela operadora possuiria profissionais com habilitação equivalente à exigida no relatório médico, sendo indevida a exigência de certificações específicas, notadamente a BCBA; 3) a parte agravada não comprovou a inadequação da rede credenciada nem indicou clínica particular tecnicamente apta a prestar o tratamento; 4) a determinação de apresentação de orçamento e posterior bloqueio de valores seria prematura, </w:t>
      </w:r>
      <w:r w:rsidRPr="00D87D30">
        <w:rPr>
          <w:rFonts w:ascii="Arial" w:hAnsi="Arial" w:cs="Arial"/>
          <w:i/>
          <w:iCs/>
          <w:sz w:val="26"/>
          <w:szCs w:val="26"/>
        </w:rPr>
        <w:lastRenderedPageBreak/>
        <w:t xml:space="preserve">excessivamente gravosa e deveria ser substituída, ao menos, pela prévia comprovação da aptidão técnica do prestador particular e pela possibilidade de pagamento direto pela operadora. </w:t>
      </w:r>
    </w:p>
    <w:p w14:paraId="1EDF24DF" w14:textId="71949B2B" w:rsidR="004236F7" w:rsidRPr="00D87D30" w:rsidRDefault="00D87D30" w:rsidP="004236F7">
      <w:pPr>
        <w:spacing w:after="0" w:line="360" w:lineRule="auto"/>
        <w:ind w:left="2268" w:firstLine="1134"/>
        <w:jc w:val="both"/>
        <w:rPr>
          <w:rFonts w:ascii="Arial" w:hAnsi="Arial" w:cs="Arial"/>
          <w:i/>
          <w:iCs/>
          <w:sz w:val="26"/>
          <w:szCs w:val="26"/>
        </w:rPr>
      </w:pPr>
      <w:r w:rsidRPr="00D87D30">
        <w:rPr>
          <w:rFonts w:ascii="Arial" w:hAnsi="Arial" w:cs="Arial"/>
          <w:i/>
          <w:iCs/>
          <w:sz w:val="26"/>
          <w:szCs w:val="26"/>
        </w:rPr>
        <w:t>Requer a concessão de efeito suspensivo para sustar os efeitos da decisão agravada, especialmente quanto ao reconhecimento de suposto descumprimento da obrigação e à determinação de bloqueio de valores, bem como, ao final, o provimento do agravo para afastar a constrição patrimonial e condicionar eventual atendimento fora da rede credenciada à prévia comprovação da aptidão técnica do estabelecimento indicado, com oportunidade de custeio direto pela agravante (ID 86470531).</w:t>
      </w:r>
      <w:r w:rsidRPr="00D87D30">
        <w:rPr>
          <w:rFonts w:ascii="Arial" w:hAnsi="Arial" w:cs="Arial"/>
          <w:i/>
          <w:iCs/>
          <w:sz w:val="26"/>
          <w:szCs w:val="26"/>
        </w:rPr>
        <w:t xml:space="preserve"> </w:t>
      </w:r>
      <w:r w:rsidR="004236F7" w:rsidRPr="00D87D30">
        <w:rPr>
          <w:rFonts w:ascii="Arial" w:hAnsi="Arial" w:cs="Arial"/>
          <w:i/>
          <w:iCs/>
          <w:sz w:val="26"/>
          <w:szCs w:val="26"/>
        </w:rPr>
        <w:t>(...)”</w:t>
      </w:r>
    </w:p>
    <w:p w14:paraId="71963422" w14:textId="77777777" w:rsidR="004236F7" w:rsidRPr="00D87D30" w:rsidRDefault="004236F7" w:rsidP="004236F7">
      <w:pPr>
        <w:spacing w:after="0" w:line="360" w:lineRule="auto"/>
        <w:ind w:firstLine="2268"/>
        <w:jc w:val="both"/>
        <w:rPr>
          <w:rFonts w:ascii="Arial" w:hAnsi="Arial" w:cs="Arial"/>
          <w:sz w:val="28"/>
          <w:szCs w:val="28"/>
        </w:rPr>
      </w:pPr>
    </w:p>
    <w:p w14:paraId="1941FE6A" w14:textId="74037885" w:rsidR="004236F7" w:rsidRPr="00D87D30" w:rsidRDefault="004236F7" w:rsidP="004236F7">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Deferi </w:t>
      </w:r>
      <w:r>
        <w:rPr>
          <w:rFonts w:ascii="Arial" w:hAnsi="Arial" w:cs="Arial"/>
          <w:sz w:val="28"/>
          <w:szCs w:val="28"/>
        </w:rPr>
        <w:t xml:space="preserve">em parte </w:t>
      </w:r>
      <w:r>
        <w:rPr>
          <w:rFonts w:ascii="Arial" w:hAnsi="Arial" w:cs="Arial"/>
          <w:sz w:val="28"/>
          <w:szCs w:val="28"/>
        </w:rPr>
        <w:t xml:space="preserve">o efeito suspensivo </w:t>
      </w:r>
      <w:r>
        <w:rPr>
          <w:rFonts w:ascii="Arial" w:hAnsi="Arial" w:cs="Arial"/>
          <w:sz w:val="28"/>
          <w:szCs w:val="28"/>
        </w:rPr>
        <w:t xml:space="preserve">apenas para sustar a realização de bloqueio eletrônico automático de valores até que, indicada a clínica pela parte exequente/</w:t>
      </w:r>
      <w:del w:id="1162" w:author="Assessor GDSXSR" w:date="2026-10-30T23:55:15Z">
        <w:r>
          <w:rPr>
            <w:rFonts w:ascii="Arial" w:hAnsi="Arial" w:cs="Arial"/>
            <w:sz w:val="28"/>
            <w:szCs w:val="28"/>
          </w:rPr>
          <w:delText xml:space="preserve"> </w:delText>
        </w:r>
      </w:del>
      <w:r>
        <w:rPr>
          <w:rFonts w:ascii="Arial" w:hAnsi="Arial" w:cs="Arial"/>
          <w:sz w:val="28"/>
          <w:szCs w:val="28"/>
        </w:rPr>
        <w:t xml:space="preserve">agravada e apresentado o respectivo orçamento, seja oportunizada manifestação prévia da agravante, no prazo a ser fixado pelo Juízo de origem, sobre a aptidão técnica do estabelecimento, a razoabilidade do orçamento e eventual possibilidade de custeio direto do tratamento, sem prejuízo da manutenção das demais determinações da decisão agravada</w:t>
      </w:r>
      <w:del w:id="1163" w:author="Assessor GDSXSR" w:date="2026-10-30T23:55:15Z">
        <w:r>
          <w:rPr>
            <w:rFonts w:ascii="Arial" w:hAnsi="Arial" w:cs="Arial"/>
            <w:sz w:val="28"/>
            <w:szCs w:val="28"/>
          </w:rPr>
          <w:delText xml:space="preserve">.</w:delText>
        </w:r>
      </w:del>
      <w:r>
        <w:rPr>
          <w:rFonts w:ascii="Arial" w:hAnsi="Arial" w:cs="Arial"/>
          <w:sz w:val="28"/>
          <w:szCs w:val="28"/>
        </w:rPr>
        <w:t xml:space="preserve"> (ID</w:t>
      </w:r>
      <w:r>
        <w:rPr>
          <w:rFonts w:ascii="Arial" w:hAnsi="Arial" w:cs="Arial"/>
          <w:sz w:val="28"/>
          <w:szCs w:val="28"/>
        </w:rPr>
        <w:t xml:space="preserve"> </w:t>
      </w:r>
      <w:r>
        <w:rPr>
          <w:rFonts w:ascii="Arial" w:hAnsi="Arial" w:cs="Arial"/>
          <w:sz w:val="28"/>
          <w:szCs w:val="28"/>
        </w:rPr>
        <w:t xml:space="preserve">86535037</w:t>
      </w:r>
      <w:r>
        <w:rPr>
          <w:rFonts w:ascii="Arial" w:hAnsi="Arial" w:cs="Arial"/>
          <w:sz w:val="28"/>
          <w:szCs w:val="28"/>
        </w:rPr>
        <w:t xml:space="preserve">).</w:t>
      </w:r>
      <w:del w:id="1164" w:author="Assessor GDSXSR" w:date="2026-10-30T23:55:15Z">
        <w:r>
          <w:rPr>
            <w:rFonts w:ascii="Arial" w:hAnsi="Arial" w:cs="Arial"/>
            <w:sz w:val="28"/>
            <w:szCs w:val="28"/>
          </w:rPr>
          <w:delText xml:space="preserve"> </w:delText>
        </w:r>
      </w:del>
      <w:commentRangeEnd w:id="8"/>
      <w:r>
        <w:rPr>
          <w:rStyle w:val="CommentReference"/>
        </w:rPr>
        <w:commentReference w:id="8"/>
      </w:r>
    </w:p>
    <w:p w14:paraId="4973C4B3" w14:textId="50ED95F2" w:rsidR="6BAC55FA" w:rsidRPr="00D87D30" w:rsidRDefault="6BAC55FA" w:rsidP="6BAC55FA">
      <w:pPr>
        <w:spacing w:after="0" w:line="360" w:lineRule="auto"/>
        <w:ind w:firstLine="2268"/>
        <w:jc w:val="both"/>
        <w:rPr>
          <w:rFonts w:ascii="Arial" w:hAnsi="Arial" w:cs="Arial"/>
          <w:sz w:val="28"/>
          <w:szCs w:val="28"/>
        </w:rPr>
      </w:pPr>
    </w:p>
    <w:p w14:paraId="08FF519F" w14:textId="7A5C13F8" w:rsidR="00D87D30" w:rsidRDefault="79F68BA2" w:rsidP="00D87D30">
      <w:pPr>
        <w:spacing w:after="0" w:line="360" w:lineRule="auto"/>
        <w:ind w:firstLine="2268"/>
        <w:jc w:val="both"/>
        <w:rPr>
          <w:rFonts w:ascii="Arial" w:hAnsi="Arial" w:cs="Arial"/>
          <w:sz w:val="28"/>
          <w:szCs w:val="28"/>
        </w:rPr>
      </w:pPr>
      <w:r w:rsidRPr="00D87D30">
        <w:rPr>
          <w:rFonts w:ascii="Arial" w:hAnsi="Arial" w:cs="Arial"/>
          <w:sz w:val="28"/>
          <w:szCs w:val="28"/>
        </w:rPr>
        <w:t>Contrarrazões ao agravo de instrumento (ID</w:t>
      </w:r>
      <w:r w:rsidR="00D87D30" w:rsidRPr="00D87D30">
        <w:rPr>
          <w:rFonts w:ascii="Arial" w:hAnsi="Arial" w:cs="Arial"/>
          <w:sz w:val="28"/>
          <w:szCs w:val="28"/>
        </w:rPr>
        <w:t xml:space="preserve"> </w:t>
      </w:r>
      <w:r w:rsidR="00D87D30" w:rsidRPr="00D87D30">
        <w:rPr>
          <w:rFonts w:ascii="Arial" w:hAnsi="Arial" w:cs="Arial"/>
          <w:sz w:val="28"/>
          <w:szCs w:val="28"/>
        </w:rPr>
        <w:t>87537217</w:t>
      </w:r>
      <w:r w:rsidRPr="00D87D30">
        <w:rPr>
          <w:rFonts w:ascii="Arial" w:hAnsi="Arial" w:cs="Arial"/>
          <w:sz w:val="28"/>
          <w:szCs w:val="28"/>
        </w:rPr>
        <w:t xml:space="preserve">), em que o agravado alega que: </w:t>
      </w:r>
      <w:r w:rsidRPr="00D87D30">
        <w:rPr>
          <w:rFonts w:ascii="Arial" w:hAnsi="Arial" w:cs="Arial"/>
          <w:b/>
          <w:bCs/>
          <w:sz w:val="28"/>
          <w:szCs w:val="28"/>
        </w:rPr>
        <w:t>1)</w:t>
      </w:r>
      <w:r w:rsidR="00D87D30" w:rsidRPr="00D87D30">
        <w:rPr>
          <w:rFonts w:ascii="Arial" w:hAnsi="Arial" w:cs="Arial"/>
          <w:b/>
          <w:bCs/>
          <w:sz w:val="28"/>
          <w:szCs w:val="28"/>
        </w:rPr>
        <w:t xml:space="preserve"> </w:t>
      </w:r>
      <w:r w:rsidR="00D87D30" w:rsidRPr="00D87D30">
        <w:rPr>
          <w:rFonts w:ascii="Arial" w:hAnsi="Arial" w:cs="Arial"/>
          <w:sz w:val="28"/>
          <w:szCs w:val="28"/>
        </w:rPr>
        <w:t xml:space="preserve">a clínica credenciada indicada pela agravante (Nadja Quadros) não atende integralmente às exigências do relatório médico e da tutela de urgência, por não possuir todos os profissionais, qualificações e especialidades </w:t>
      </w:r>
      <w:r w:rsidR="00D87D30" w:rsidRPr="00D87D30">
        <w:rPr>
          <w:rFonts w:ascii="Arial" w:hAnsi="Arial" w:cs="Arial"/>
          <w:sz w:val="28"/>
          <w:szCs w:val="28"/>
        </w:rPr>
        <w:lastRenderedPageBreak/>
        <w:t>prescritas, nem garantir a carga horária determinada pela médica assistente;</w:t>
      </w:r>
      <w:r w:rsidRPr="00D87D30">
        <w:rPr>
          <w:rFonts w:ascii="Arial" w:hAnsi="Arial" w:cs="Arial"/>
          <w:b/>
          <w:bCs/>
          <w:sz w:val="28"/>
          <w:szCs w:val="28"/>
        </w:rPr>
        <w:t xml:space="preserve"> 2)</w:t>
      </w:r>
      <w:r w:rsidR="00D87D30" w:rsidRPr="00D87D30">
        <w:rPr>
          <w:rFonts w:ascii="Arial" w:hAnsi="Arial" w:cs="Arial"/>
          <w:b/>
          <w:bCs/>
          <w:sz w:val="28"/>
          <w:szCs w:val="28"/>
        </w:rPr>
        <w:t xml:space="preserve"> </w:t>
      </w:r>
      <w:r w:rsidR="00D87D30" w:rsidRPr="00D87D30">
        <w:rPr>
          <w:rFonts w:ascii="Arial" w:hAnsi="Arial" w:cs="Arial"/>
          <w:sz w:val="28"/>
          <w:szCs w:val="28"/>
        </w:rPr>
        <w:t xml:space="preserve">a agravante descumpriu a decisão judicial ao tentar adaptar a prescrição médica e indicar prestadora inapta, razão pela qual permanece legítima a determinação de custeio integral do tratamento em rede particular; </w:t>
      </w:r>
      <w:r w:rsidRPr="00D87D30">
        <w:rPr>
          <w:rFonts w:ascii="Arial" w:hAnsi="Arial" w:cs="Arial"/>
          <w:b/>
          <w:bCs/>
          <w:sz w:val="28"/>
          <w:szCs w:val="28"/>
        </w:rPr>
        <w:t>3)</w:t>
      </w:r>
      <w:r w:rsidR="00D87D30" w:rsidRPr="00D87D30">
        <w:rPr>
          <w:rFonts w:ascii="Arial" w:hAnsi="Arial" w:cs="Arial"/>
          <w:b/>
          <w:bCs/>
          <w:sz w:val="28"/>
          <w:szCs w:val="28"/>
        </w:rPr>
        <w:t xml:space="preserve"> </w:t>
      </w:r>
      <w:r w:rsidR="00D87D30" w:rsidRPr="00D87D30">
        <w:rPr>
          <w:rFonts w:ascii="Arial" w:hAnsi="Arial" w:cs="Arial"/>
          <w:sz w:val="28"/>
          <w:szCs w:val="28"/>
        </w:rPr>
        <w:t>é incabível a manutenção do efeito suspensivo, pois não estão presentes os requisitos da probabilidade do direito e do perigo de dano, além de a normativa da ANS exigir atendimento por prestador apto a executar o método e as técnicas indicados pelo médico assistente</w:t>
      </w:r>
      <w:r w:rsidR="00D87D30" w:rsidRPr="00D87D30">
        <w:rPr>
          <w:rFonts w:ascii="Arial" w:hAnsi="Arial" w:cs="Arial"/>
          <w:sz w:val="28"/>
          <w:szCs w:val="28"/>
        </w:rPr>
        <w:t>.</w:t>
      </w:r>
    </w:p>
    <w:p w14:paraId="66B48372" w14:textId="77777777" w:rsidR="00D87D30" w:rsidRPr="00D87D30" w:rsidRDefault="00D87D30" w:rsidP="00D87D30">
      <w:pPr>
        <w:spacing w:after="0" w:line="360" w:lineRule="auto"/>
        <w:ind w:firstLine="2268"/>
        <w:jc w:val="both"/>
        <w:rPr>
          <w:rFonts w:ascii="Arial" w:hAnsi="Arial" w:cs="Arial"/>
          <w:b/>
          <w:bCs/>
          <w:sz w:val="28"/>
          <w:szCs w:val="28"/>
        </w:rPr>
      </w:pPr>
    </w:p>
    <w:p w14:paraId="27879B09" w14:textId="3A0E4CF4" w:rsidR="004236F7" w:rsidRPr="00D87D30" w:rsidRDefault="00D87D30" w:rsidP="004236F7">
      <w:pPr>
        <w:spacing w:after="0" w:line="360" w:lineRule="auto"/>
        <w:ind w:firstLine="2268"/>
        <w:jc w:val="both"/>
        <w:rPr>
          <w:rFonts w:ascii="Arial" w:hAnsi="Arial" w:cs="Arial"/>
          <w:sz w:val="28"/>
          <w:szCs w:val="28"/>
        </w:rPr>
      </w:pPr>
      <w:r w:rsidRPr="00D87D30">
        <w:rPr>
          <w:rFonts w:ascii="Arial" w:hAnsi="Arial" w:cs="Arial"/>
          <w:sz w:val="28"/>
          <w:szCs w:val="28"/>
        </w:rPr>
        <w:t>Manifestação da Procuradoria de Justiça pelo conhecimento e parcial provimento do agravo de instrumento, para confirmar a decisão de segundo grau que deferiu parcialmente o efeito suspensivo e condicionar o bloqueio eletrônico à prévia manifestação da agravante, em prazo fixado pelo Juízo de origem, sobre a aptidão técnica da clínica indicada, a razoabilidade do orçamento e a possibilidade de custeio direto, mantidas as demais determinações da decisão agravada</w:t>
      </w:r>
      <w:r w:rsidRPr="00D87D30">
        <w:rPr>
          <w:rFonts w:ascii="Arial" w:hAnsi="Arial" w:cs="Arial"/>
          <w:sz w:val="28"/>
          <w:szCs w:val="28"/>
        </w:rPr>
        <w:t xml:space="preserve"> (ID </w:t>
      </w:r>
      <w:r w:rsidRPr="00D87D30">
        <w:rPr>
          <w:rFonts w:ascii="Arial" w:hAnsi="Arial" w:cs="Arial"/>
          <w:sz w:val="28"/>
          <w:szCs w:val="28"/>
        </w:rPr>
        <w:t>90177103</w:t>
      </w:r>
      <w:r w:rsidRPr="00D87D30">
        <w:rPr>
          <w:rFonts w:ascii="Arial" w:hAnsi="Arial" w:cs="Arial"/>
          <w:sz w:val="28"/>
          <w:szCs w:val="28"/>
        </w:rPr>
        <w:t>).</w:t>
      </w:r>
    </w:p>
    <w:p w14:paraId="2A32A233" w14:textId="77777777" w:rsidR="00D87D30" w:rsidRPr="00D87D30" w:rsidRDefault="00D87D30" w:rsidP="004236F7">
      <w:pPr>
        <w:spacing w:after="0" w:line="360" w:lineRule="auto"/>
        <w:ind w:firstLine="2268"/>
        <w:jc w:val="both"/>
        <w:rPr>
          <w:rFonts w:ascii="Arial" w:hAnsi="Arial" w:cs="Arial"/>
          <w:sz w:val="28"/>
          <w:szCs w:val="28"/>
        </w:rPr>
      </w:pPr>
    </w:p>
    <w:p w14:paraId="64D076FE" w14:textId="19CCEB41" w:rsidR="004236F7" w:rsidRPr="00D87D30" w:rsidRDefault="004236F7" w:rsidP="00BC1A88">
      <w:pPr>
        <w:spacing w:after="0" w:line="360" w:lineRule="auto"/>
        <w:ind w:firstLine="2268"/>
        <w:jc w:val="both"/>
        <w:rPr>
          <w:rFonts w:ascii="Arial" w:hAnsi="Arial" w:cs="Arial"/>
          <w:sz w:val="28"/>
          <w:szCs w:val="28"/>
        </w:rPr>
      </w:pPr>
      <w:r w:rsidRPr="00D87D30">
        <w:rPr>
          <w:rFonts w:ascii="Arial" w:hAnsi="Arial" w:cs="Arial"/>
          <w:sz w:val="28"/>
          <w:szCs w:val="28"/>
        </w:rPr>
        <w:t>É o relatório.</w:t>
      </w:r>
    </w:p>
    <w:p w14:paraId="2C71DFA4" w14:textId="77777777" w:rsidR="004236F7" w:rsidRDefault="004236F7" w:rsidP="004236F7">
      <w:pPr>
        <w:spacing w:after="0" w:line="360" w:lineRule="auto"/>
        <w:ind w:firstLine="2268"/>
        <w:jc w:val="both"/>
        <w:rPr>
          <w:rFonts w:ascii="Arial" w:hAnsi="Arial" w:cs="Arial"/>
          <w:sz w:val="28"/>
          <w:szCs w:val="28"/>
        </w:rPr>
      </w:pPr>
    </w:p>
    <w:p w14:paraId="279D699A" w14:textId="77777777" w:rsidR="004236F7" w:rsidRPr="00355C73" w:rsidRDefault="004236F7" w:rsidP="004236F7">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CE8F64F" w14:textId="77777777" w:rsidR="004236F7" w:rsidRDefault="004236F7" w:rsidP="004236F7">
      <w:pPr>
        <w:spacing w:after="0" w:line="360" w:lineRule="auto"/>
        <w:ind w:firstLine="2268"/>
        <w:jc w:val="both"/>
        <w:rPr>
          <w:rFonts w:ascii="Arial" w:hAnsi="Arial" w:cs="Arial"/>
          <w:sz w:val="28"/>
          <w:szCs w:val="28"/>
        </w:rPr>
      </w:pPr>
    </w:p>
    <w:p w14:paraId="703E2BD5" w14:textId="77777777" w:rsidR="004236F7" w:rsidRPr="00355C73" w:rsidRDefault="004236F7" w:rsidP="004236F7">
      <w:pPr>
        <w:spacing w:after="0" w:line="360" w:lineRule="auto"/>
        <w:jc w:val="both"/>
        <w:rPr>
          <w:rFonts w:ascii="Arial" w:hAnsi="Arial" w:cs="Arial"/>
          <w:b/>
          <w:bCs/>
          <w:sz w:val="28"/>
          <w:szCs w:val="28"/>
        </w:rPr>
      </w:pPr>
      <w:r w:rsidRPr="2DA0D32B">
        <w:rPr>
          <w:rFonts w:ascii="Arial" w:hAnsi="Arial" w:cs="Arial"/>
          <w:b/>
          <w:bCs/>
          <w:sz w:val="28"/>
          <w:szCs w:val="28"/>
        </w:rPr>
        <w:t>O Senhor Desembargador SÉRGIO ROCHA – Relator.</w:t>
      </w:r>
    </w:p>
    <w:p w14:paraId="1C24833E" w14:textId="77777777" w:rsidR="004236F7" w:rsidRDefault="004236F7" w:rsidP="004236F7">
      <w:pPr>
        <w:spacing w:after="0" w:line="360" w:lineRule="auto"/>
        <w:ind w:firstLine="2268"/>
        <w:jc w:val="both"/>
        <w:rPr>
          <w:rFonts w:ascii="Arial" w:hAnsi="Arial" w:cs="Arial"/>
          <w:sz w:val="28"/>
          <w:szCs w:val="28"/>
        </w:rPr>
      </w:pPr>
    </w:p>
    <w:p w14:paraId="000EB374" w14:textId="77C34C47" w:rsidR="004236F7" w:rsidRDefault="004236F7" w:rsidP="00D87D30">
      <w:pPr>
        <w:spacing w:after="0" w:line="360" w:lineRule="auto"/>
        <w:jc w:val="center"/>
        <w:rPr>
          <w:rFonts w:ascii="Arial" w:hAnsi="Arial" w:cs="Arial"/>
          <w:b/>
          <w:bCs/>
          <w:color w:val="000000" w:themeColor="text1"/>
          <w:sz w:val="28"/>
          <w:szCs w:val="28"/>
        </w:rPr>
      </w:pPr>
      <w:r w:rsidRPr="37BE17C0">
        <w:rPr>
          <w:rFonts w:ascii="Arial" w:hAnsi="Arial" w:cs="Arial"/>
          <w:b/>
          <w:bCs/>
          <w:color w:val="000000" w:themeColor="text1"/>
          <w:sz w:val="28"/>
          <w:szCs w:val="28"/>
        </w:rPr>
        <w:t>AGRAVO DE INSTRUMENTO D</w:t>
      </w:r>
      <w:r w:rsidR="00D87D30">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EXECUTAD</w:t>
      </w:r>
      <w:r w:rsidR="00D87D30">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w:t>
      </w:r>
      <w:r w:rsidR="00D87D30" w:rsidRPr="00D87D30">
        <w:rPr>
          <w:rFonts w:ascii="Arial" w:hAnsi="Arial" w:cs="Arial"/>
          <w:b/>
          <w:bCs/>
          <w:color w:val="000000" w:themeColor="text1"/>
          <w:sz w:val="28"/>
          <w:szCs w:val="28"/>
        </w:rPr>
        <w:t>GEAP AUTOGESTÃO EM SAÚDE</w:t>
      </w:r>
    </w:p>
    <w:p w14:paraId="60E3C601" w14:textId="77777777" w:rsidR="00D87D30" w:rsidRDefault="00D87D30" w:rsidP="00D87D30">
      <w:pPr>
        <w:spacing w:after="0" w:line="360" w:lineRule="auto"/>
        <w:jc w:val="center"/>
        <w:rPr>
          <w:rFonts w:ascii="Arial" w:hAnsi="Arial" w:cs="Arial"/>
          <w:color w:val="000000" w:themeColor="text1"/>
          <w:sz w:val="28"/>
          <w:szCs w:val="28"/>
        </w:rPr>
      </w:pPr>
    </w:p>
    <w:p w14:paraId="4F070E87" w14:textId="1D30049C" w:rsidR="004236F7" w:rsidRPr="00BC1A88" w:rsidRDefault="004236F7" w:rsidP="6708FB6D">
      <w:pPr>
        <w:spacing w:after="0" w:line="360" w:lineRule="auto"/>
        <w:ind w:firstLine="2268"/>
        <w:jc w:val="both"/>
        <w:rPr>
          <w:rFonts w:ascii="Arial" w:hAnsi="Arial" w:cs="Arial"/>
          <w:strike/>
          <w:color w:val="000000" w:themeColor="text1"/>
          <w:sz w:val="28"/>
          <w:szCs w:val="28"/>
        </w:rPr>
      </w:pPr>
      <w:r w:rsidRPr="6708FB6D">
        <w:rPr>
          <w:rFonts w:ascii="Arial" w:hAnsi="Arial" w:cs="Arial"/>
          <w:color w:val="000000" w:themeColor="text1"/>
          <w:sz w:val="28"/>
          <w:szCs w:val="28"/>
        </w:rPr>
        <w:lastRenderedPageBreak/>
        <w:t>Presentes os pressupostos de admissibilidade, conheço do agravo de instrumento</w:t>
      </w:r>
      <w:r w:rsidR="00BC1A88">
        <w:rPr>
          <w:rFonts w:ascii="Arial" w:hAnsi="Arial" w:cs="Arial"/>
          <w:color w:val="000000" w:themeColor="text1"/>
          <w:sz w:val="28"/>
          <w:szCs w:val="28"/>
        </w:rPr>
        <w:t>.</w:t>
      </w:r>
      <w:r w:rsidRPr="6708FB6D">
        <w:rPr>
          <w:rFonts w:ascii="Arial" w:hAnsi="Arial" w:cs="Arial"/>
          <w:color w:val="000000" w:themeColor="text1"/>
          <w:sz w:val="28"/>
          <w:szCs w:val="28"/>
        </w:rPr>
        <w:t xml:space="preserve"> </w:t>
      </w:r>
    </w:p>
    <w:p w14:paraId="5CC54362" w14:textId="77777777" w:rsidR="004236F7" w:rsidRDefault="004236F7" w:rsidP="004236F7">
      <w:pPr>
        <w:spacing w:after="0" w:line="360" w:lineRule="auto"/>
        <w:ind w:firstLine="2268"/>
        <w:jc w:val="both"/>
        <w:rPr>
          <w:rFonts w:ascii="Arial" w:hAnsi="Arial" w:cs="Arial"/>
          <w:sz w:val="28"/>
          <w:szCs w:val="28"/>
        </w:rPr>
      </w:pPr>
    </w:p>
    <w:p w14:paraId="03E67D08" w14:textId="7066019C" w:rsidR="004236F7" w:rsidRDefault="000B1F20" w:rsidP="000B1F20">
      <w:pPr>
        <w:spacing w:after="0" w:line="360" w:lineRule="auto"/>
        <w:jc w:val="center"/>
        <w:rPr>
          <w:rFonts w:ascii="Arial" w:hAnsi="Arial" w:cs="Arial"/>
          <w:sz w:val="28"/>
          <w:szCs w:val="28"/>
        </w:rPr>
      </w:pPr>
      <w:commentRangeStart w:id="9"/>
      <w:r>
        <w:rPr>
          <w:rFonts w:ascii="Arial" w:hAnsi="Arial" w:cs="Arial"/>
          <w:sz w:val="28"/>
          <w:szCs w:val="28"/>
          <w:highlight w:val="yellow"/>
          <w:rPrChange w:id="1171" w:author="Assessor GDSXSR" w:date="2026-10-30T23:55:15Z">
            <w:rPr>
              <w:rFonts w:ascii="Arial" w:hAnsi="Arial" w:cs="Arial"/>
              <w:sz w:val="28"/>
              <w:szCs w:val="28"/>
            </w:rPr>
          </w:rPrChange>
        </w:rPr>
        <w:t xml:space="preserve">DA </w:t>
      </w:r>
      <w:del w:id="1165" w:author="Assessor GDSXSR" w:date="2026-10-30T23:55:15Z">
        <w:r>
          <w:rPr>
            <w:rFonts w:ascii="Arial" w:hAnsi="Arial" w:cs="Arial"/>
            <w:sz w:val="28"/>
            <w:szCs w:val="28"/>
          </w:rPr>
          <w:delText xml:space="preserve">MANUTENÇÃO</w:delText>
        </w:r>
      </w:del>
      <w:ins w:id="1166" w:author="Assessor GDSXSR" w:date="2026-10-30T23:55:15Z">
        <w:r>
          <w:rPr>
            <w:rFonts w:ascii="Arial" w:hAnsi="Arial" w:cs="Arial"/>
            <w:color w:val="808080"/>
            <w:sz w:val="28"/>
            <w:szCs w:val="28"/>
            <w:highlight w:val="yellow"/>
          </w:rPr>
          <w:t xml:space="preserve">INAPTIDÃO</w:t>
        </w:r>
      </w:ins>
      <w:r>
        <w:rPr>
          <w:rFonts w:ascii="Arial" w:hAnsi="Arial" w:cs="Arial"/>
          <w:sz w:val="28"/>
          <w:szCs w:val="28"/>
          <w:highlight w:val="yellow"/>
          <w:rPrChange w:id="1172" w:author="Assessor GDSXSR" w:date="2026-10-30T23:55:15Z">
            <w:rPr>
              <w:rFonts w:ascii="Arial" w:hAnsi="Arial" w:cs="Arial"/>
              <w:sz w:val="28"/>
              <w:szCs w:val="28"/>
            </w:rPr>
          </w:rPrChange>
        </w:rPr>
        <w:t xml:space="preserve"> DA </w:t>
      </w:r>
      <w:del w:id="1167" w:author="Assessor GDSXSR" w:date="2026-10-30T23:55:15Z">
        <w:r>
          <w:rPr>
            <w:rFonts w:ascii="Arial" w:hAnsi="Arial" w:cs="Arial"/>
            <w:sz w:val="28"/>
            <w:szCs w:val="28"/>
          </w:rPr>
          <w:delText xml:space="preserve">OBRIGAÇÃO</w:delText>
        </w:r>
      </w:del>
      <w:ins w:id="1168" w:author="Assessor GDSXSR" w:date="2026-10-30T23:55:15Z">
        <w:r>
          <w:rPr>
            <w:rFonts w:ascii="Arial" w:hAnsi="Arial" w:cs="Arial"/>
            <w:color w:val="808080"/>
            <w:sz w:val="28"/>
            <w:szCs w:val="28"/>
            <w:highlight w:val="yellow"/>
          </w:rPr>
          <w:t xml:space="preserve">REDE CREDENCIADA E DA PRÉVIA MANIFESTAÇÃO DA OPERADORA ANTES DO BLOQUEIO</w:t>
        </w:r>
      </w:ins>
      <w:r>
        <w:rPr>
          <w:rFonts w:ascii="Arial" w:hAnsi="Arial" w:cs="Arial"/>
          <w:sz w:val="28"/>
          <w:szCs w:val="28"/>
          <w:highlight w:val="yellow"/>
          <w:rPrChange w:id="1173" w:author="Assessor GDSXSR" w:date="2026-10-30T23:55:15Z">
            <w:rPr>
              <w:rFonts w:ascii="Arial" w:hAnsi="Arial" w:cs="Arial"/>
              <w:sz w:val="28"/>
              <w:szCs w:val="28"/>
            </w:rPr>
          </w:rPrChange>
        </w:rPr>
        <w:t xml:space="preserve"> DE </w:t>
      </w:r>
      <w:del w:id="1169" w:author="Assessor GDSXSR" w:date="2026-10-30T23:55:15Z">
        <w:r>
          <w:rPr>
            <w:rFonts w:ascii="Arial" w:hAnsi="Arial" w:cs="Arial"/>
            <w:sz w:val="28"/>
            <w:szCs w:val="28"/>
          </w:rPr>
          <w:delText xml:space="preserve">CUSTEIO INTEGRAL DO TRATAMENTO MULTIDISCIPLINAR, COM PRÉVIA SUBMISSÃO DA CLÍNICA INDICADA</w:delText>
        </w:r>
      </w:del>
      <w:ins w:id="1170" w:author="Assessor GDSXSR" w:date="2026-10-30T23:55:15Z">
        <w:r>
          <w:rPr>
            <w:rFonts w:ascii="Arial" w:hAnsi="Arial" w:cs="Arial"/>
            <w:color w:val="808080"/>
            <w:sz w:val="28"/>
            <w:szCs w:val="28"/>
            <w:highlight w:val="yellow"/>
          </w:rPr>
          <w:t xml:space="preserve">VALORES</w:t>
        </w:r>
      </w:ins>
      <w:commentRangeEnd w:id="9"/>
      <w:r>
        <w:rPr>
          <w:rStyle w:val="CommentReference"/>
        </w:rPr>
        <w:commentReference w:id="9"/>
      </w:r>
    </w:p>
    <w:p w14:paraId="28D2AAA5" w14:textId="77777777" w:rsidR="000B1F20" w:rsidRPr="000B1F20" w:rsidRDefault="000B1F20" w:rsidP="000B1F20">
      <w:pPr>
        <w:spacing w:after="0" w:line="360" w:lineRule="auto"/>
        <w:jc w:val="center"/>
        <w:rPr>
          <w:rFonts w:ascii="Arial" w:hAnsi="Arial" w:cs="Arial"/>
          <w:sz w:val="28"/>
          <w:szCs w:val="28"/>
        </w:rPr>
      </w:pPr>
    </w:p>
    <w:p w14:paraId="48927D65" w14:textId="3BA83E7B" w:rsidR="00E47E65" w:rsidRDefault="00D87D30"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w:t>
      </w:r>
      <w:r w:rsidR="00E47E65" w:rsidRPr="007E1C8C">
        <w:rPr>
          <w:rFonts w:ascii="Arial" w:hAnsi="Arial" w:cs="Arial"/>
          <w:color w:val="000000" w:themeColor="text1"/>
          <w:sz w:val="28"/>
          <w:szCs w:val="28"/>
        </w:rPr>
        <w:t xml:space="preserve"> </w:t>
      </w:r>
      <w:r w:rsidR="00E47E65">
        <w:rPr>
          <w:rFonts w:ascii="Arial" w:hAnsi="Arial" w:cs="Arial"/>
          <w:color w:val="000000" w:themeColor="text1"/>
          <w:sz w:val="28"/>
          <w:szCs w:val="28"/>
        </w:rPr>
        <w:t xml:space="preserve">agravante </w:t>
      </w:r>
      <w:r w:rsidR="00E47E65" w:rsidRPr="007E1C8C">
        <w:rPr>
          <w:rFonts w:ascii="Arial" w:hAnsi="Arial" w:cs="Arial"/>
          <w:color w:val="000000" w:themeColor="text1"/>
          <w:sz w:val="28"/>
          <w:szCs w:val="28"/>
        </w:rPr>
        <w:t>alega que</w:t>
      </w:r>
      <w:r w:rsidR="00E47E65">
        <w:rPr>
          <w:rFonts w:ascii="Arial" w:hAnsi="Arial" w:cs="Arial"/>
          <w:color w:val="000000" w:themeColor="text1"/>
          <w:sz w:val="28"/>
          <w:szCs w:val="28"/>
        </w:rPr>
        <w:t xml:space="preserve">: </w:t>
      </w:r>
      <w:r w:rsidRPr="00D87D30">
        <w:rPr>
          <w:rFonts w:ascii="Arial" w:hAnsi="Arial" w:cs="Arial"/>
          <w:b/>
          <w:bCs/>
          <w:color w:val="000000" w:themeColor="text1"/>
          <w:sz w:val="28"/>
          <w:szCs w:val="28"/>
        </w:rPr>
        <w:t xml:space="preserve">1) </w:t>
      </w:r>
      <w:r w:rsidRPr="00D87D30">
        <w:rPr>
          <w:rFonts w:ascii="Arial" w:hAnsi="Arial" w:cs="Arial"/>
          <w:color w:val="000000" w:themeColor="text1"/>
          <w:sz w:val="28"/>
          <w:szCs w:val="28"/>
        </w:rPr>
        <w:t>a decisão originária priorizou o atendimento em rede credenciada e apenas admitiu custeio em rede particular mediante prévia indicação, pela parte autora, de estabelecimento clínico apto;</w:t>
      </w:r>
      <w:r w:rsidRPr="00D87D30">
        <w:rPr>
          <w:rFonts w:ascii="Arial" w:hAnsi="Arial" w:cs="Arial"/>
          <w:b/>
          <w:bCs/>
          <w:color w:val="000000" w:themeColor="text1"/>
          <w:sz w:val="28"/>
          <w:szCs w:val="28"/>
        </w:rPr>
        <w:t xml:space="preserve"> 2) </w:t>
      </w:r>
      <w:r w:rsidRPr="00D87D30">
        <w:rPr>
          <w:rFonts w:ascii="Arial" w:hAnsi="Arial" w:cs="Arial"/>
          <w:color w:val="000000" w:themeColor="text1"/>
          <w:sz w:val="28"/>
          <w:szCs w:val="28"/>
        </w:rPr>
        <w:t>o Instituto Nadja Quadros disponibilizado pela operadora possuiria profissionais com habilitação equivalente à exigida no relatório médico, sendo indevida a exigência de certificações específicas, notadamente a BCBA;</w:t>
      </w:r>
      <w:r w:rsidRPr="00D87D30">
        <w:rPr>
          <w:rFonts w:ascii="Arial" w:hAnsi="Arial" w:cs="Arial"/>
          <w:b/>
          <w:bCs/>
          <w:color w:val="000000" w:themeColor="text1"/>
          <w:sz w:val="28"/>
          <w:szCs w:val="28"/>
        </w:rPr>
        <w:t xml:space="preserve"> 3) </w:t>
      </w:r>
      <w:r w:rsidRPr="00D87D30">
        <w:rPr>
          <w:rFonts w:ascii="Arial" w:hAnsi="Arial" w:cs="Arial"/>
          <w:color w:val="000000" w:themeColor="text1"/>
          <w:sz w:val="28"/>
          <w:szCs w:val="28"/>
        </w:rPr>
        <w:t>a parte agravada não comprovou a inadequação da rede credenciada nem indicou clínica particular tecnicamente apta a prestar o tratamento;</w:t>
      </w:r>
      <w:r w:rsidRPr="00D87D30">
        <w:rPr>
          <w:rFonts w:ascii="Arial" w:hAnsi="Arial" w:cs="Arial"/>
          <w:b/>
          <w:bCs/>
          <w:color w:val="000000" w:themeColor="text1"/>
          <w:sz w:val="28"/>
          <w:szCs w:val="28"/>
        </w:rPr>
        <w:t xml:space="preserve"> 4) </w:t>
      </w:r>
      <w:r w:rsidRPr="00D87D30">
        <w:rPr>
          <w:rFonts w:ascii="Arial" w:hAnsi="Arial" w:cs="Arial"/>
          <w:color w:val="000000" w:themeColor="text1"/>
          <w:sz w:val="28"/>
          <w:szCs w:val="28"/>
        </w:rPr>
        <w:t>a determinação de apresentação de orçamento e posterior bloqueio de valores seria prematura, excessivamente gravosa e deveria ser substituída, ao menos, pela prévia comprovação da aptidão técnica do prestador particular e pela possibilidade de pagamento direto pela operadora.</w:t>
      </w:r>
    </w:p>
    <w:p w14:paraId="0B372F1B" w14:textId="77777777" w:rsidR="00D87D30" w:rsidRPr="00D87D30" w:rsidRDefault="00D87D30" w:rsidP="004236F7">
      <w:pPr>
        <w:spacing w:after="0" w:line="360" w:lineRule="auto"/>
        <w:ind w:firstLine="2268"/>
        <w:jc w:val="both"/>
        <w:rPr>
          <w:rFonts w:ascii="Arial" w:hAnsi="Arial" w:cs="Arial"/>
          <w:color w:val="000000" w:themeColor="text1"/>
          <w:sz w:val="28"/>
          <w:szCs w:val="28"/>
        </w:rPr>
      </w:pPr>
    </w:p>
    <w:p w14:paraId="4E143D4E" w14:textId="1287AF8D" w:rsidR="004B14BB" w:rsidRDefault="004B14BB" w:rsidP="00C5436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Requer</w:t>
      </w:r>
      <w:r w:rsidR="00D87D30">
        <w:rPr>
          <w:rFonts w:ascii="Arial" w:hAnsi="Arial" w:cs="Arial"/>
          <w:color w:val="000000" w:themeColor="text1"/>
          <w:sz w:val="28"/>
          <w:szCs w:val="28"/>
        </w:rPr>
        <w:t xml:space="preserve"> a reforma da decisão agravada para </w:t>
      </w:r>
      <w:r w:rsidR="00C54367" w:rsidRPr="00C54367">
        <w:rPr>
          <w:rFonts w:ascii="Arial" w:hAnsi="Arial" w:cs="Arial"/>
          <w:color w:val="000000" w:themeColor="text1"/>
          <w:sz w:val="28"/>
          <w:szCs w:val="28"/>
        </w:rPr>
        <w:t>afastar a constrição patrimonial</w:t>
      </w:r>
      <w:r w:rsidR="00C54367">
        <w:rPr>
          <w:rFonts w:ascii="Arial" w:hAnsi="Arial" w:cs="Arial"/>
          <w:color w:val="000000" w:themeColor="text1"/>
          <w:sz w:val="28"/>
          <w:szCs w:val="28"/>
        </w:rPr>
        <w:t xml:space="preserve"> </w:t>
      </w:r>
      <w:r w:rsidR="00C54367" w:rsidRPr="00C54367">
        <w:rPr>
          <w:rFonts w:ascii="Arial" w:hAnsi="Arial" w:cs="Arial"/>
          <w:color w:val="000000" w:themeColor="text1"/>
          <w:sz w:val="28"/>
          <w:szCs w:val="28"/>
        </w:rPr>
        <w:t>e condicionar eventual atendimento fora da rede credenciada à prévia</w:t>
      </w:r>
      <w:r w:rsidR="008B5CB0">
        <w:rPr>
          <w:rFonts w:ascii="Arial" w:hAnsi="Arial" w:cs="Arial"/>
          <w:color w:val="000000" w:themeColor="text1"/>
          <w:sz w:val="28"/>
          <w:szCs w:val="28"/>
        </w:rPr>
        <w:t xml:space="preserve"> </w:t>
      </w:r>
      <w:r w:rsidR="00C54367" w:rsidRPr="00C54367">
        <w:rPr>
          <w:rFonts w:ascii="Arial" w:hAnsi="Arial" w:cs="Arial"/>
          <w:color w:val="000000" w:themeColor="text1"/>
          <w:sz w:val="28"/>
          <w:szCs w:val="28"/>
        </w:rPr>
        <w:t>comprovação da aptidão técnica do estabelecimento indicado, com oportunidade</w:t>
      </w:r>
      <w:r w:rsidR="008B5CB0">
        <w:rPr>
          <w:rFonts w:ascii="Arial" w:hAnsi="Arial" w:cs="Arial"/>
          <w:color w:val="000000" w:themeColor="text1"/>
          <w:sz w:val="28"/>
          <w:szCs w:val="28"/>
        </w:rPr>
        <w:t xml:space="preserve"> </w:t>
      </w:r>
      <w:r w:rsidR="00C54367" w:rsidRPr="00C54367">
        <w:rPr>
          <w:rFonts w:ascii="Arial" w:hAnsi="Arial" w:cs="Arial"/>
          <w:color w:val="000000" w:themeColor="text1"/>
          <w:sz w:val="28"/>
          <w:szCs w:val="28"/>
        </w:rPr>
        <w:t>de custeio direto pela agravante</w:t>
      </w:r>
      <w:r w:rsidR="008B5CB0">
        <w:rPr>
          <w:rFonts w:ascii="Arial" w:hAnsi="Arial" w:cs="Arial"/>
          <w:color w:val="000000" w:themeColor="text1"/>
          <w:sz w:val="28"/>
          <w:szCs w:val="28"/>
        </w:rPr>
        <w:t>.</w:t>
      </w:r>
    </w:p>
    <w:p w14:paraId="5C82D332" w14:textId="77777777" w:rsidR="004B14BB" w:rsidRDefault="004B14BB" w:rsidP="004236F7">
      <w:pPr>
        <w:spacing w:after="0" w:line="360" w:lineRule="auto"/>
        <w:ind w:firstLine="2268"/>
        <w:jc w:val="both"/>
        <w:rPr>
          <w:rFonts w:ascii="Arial" w:hAnsi="Arial" w:cs="Arial"/>
          <w:color w:val="000000" w:themeColor="text1"/>
          <w:sz w:val="28"/>
          <w:szCs w:val="28"/>
        </w:rPr>
      </w:pPr>
    </w:p>
    <w:p w14:paraId="43F733CB" w14:textId="39CA7347" w:rsidR="004236F7" w:rsidRPr="007E1C8C" w:rsidRDefault="004236F7" w:rsidP="004236F7">
      <w:pPr>
        <w:spacing w:after="0" w:line="360" w:lineRule="auto"/>
        <w:ind w:firstLine="2268"/>
        <w:jc w:val="both"/>
        <w:rPr>
          <w:rFonts w:ascii="Arial" w:hAnsi="Arial" w:cs="Arial"/>
          <w:color w:val="000000" w:themeColor="text1"/>
          <w:sz w:val="28"/>
          <w:szCs w:val="28"/>
        </w:rPr>
      </w:pPr>
      <w:commentRangeStart w:id="10"/>
      <w:r w:rsidRPr="007E1C8C">
        <w:rPr>
          <w:rFonts w:ascii="Arial" w:hAnsi="Arial" w:cs="Arial"/>
          <w:color w:val="000000" w:themeColor="text1"/>
          <w:sz w:val="28"/>
          <w:szCs w:val="28"/>
          <w:highlight w:val="yellow"/>
          <w:rPrChange w:id="1174" w:author="Assessor GDSXSR" w:date="2026-10-30T23:55:15Z">
            <w:rPr>
              <w:rFonts w:ascii="Arial" w:hAnsi="Arial" w:cs="Arial"/>
              <w:color w:val="000000" w:themeColor="text1"/>
              <w:sz w:val="28"/>
              <w:szCs w:val="28"/>
            </w:rPr>
          </w:rPrChange>
        </w:rPr>
        <w:t xml:space="preserve">Com parcial razão</w:t>
      </w:r>
      <w:r w:rsidR="008B5CB0">
        <w:rPr>
          <w:rFonts w:ascii="Arial" w:hAnsi="Arial" w:cs="Arial"/>
          <w:color w:val="000000" w:themeColor="text1"/>
          <w:sz w:val="28"/>
          <w:szCs w:val="28"/>
          <w:highlight w:val="yellow"/>
          <w:rPrChange w:id="1175" w:author="Assessor GDSXSR" w:date="2026-10-30T23:55:15Z">
            <w:rPr>
              <w:rFonts w:ascii="Arial" w:hAnsi="Arial" w:cs="Arial"/>
              <w:color w:val="000000" w:themeColor="text1"/>
              <w:sz w:val="28"/>
              <w:szCs w:val="28"/>
            </w:rPr>
          </w:rPrChange>
        </w:rPr>
        <w:t xml:space="preserve"> a</w:t>
      </w:r>
      <w:r w:rsidRPr="007E1C8C">
        <w:rPr>
          <w:rFonts w:ascii="Arial" w:hAnsi="Arial" w:cs="Arial"/>
          <w:color w:val="000000" w:themeColor="text1"/>
          <w:sz w:val="28"/>
          <w:szCs w:val="28"/>
          <w:highlight w:val="yellow"/>
          <w:rPrChange w:id="1176" w:author="Assessor GDSXSR" w:date="2026-10-30T23:55:15Z">
            <w:rPr>
              <w:rFonts w:ascii="Arial" w:hAnsi="Arial" w:cs="Arial"/>
              <w:color w:val="000000" w:themeColor="text1"/>
              <w:sz w:val="28"/>
              <w:szCs w:val="28"/>
            </w:rPr>
          </w:rPrChange>
        </w:rPr>
        <w:t xml:space="preserve"> </w:t>
      </w:r>
      <w:r>
        <w:rPr>
          <w:rFonts w:ascii="Arial" w:hAnsi="Arial" w:cs="Arial"/>
          <w:color w:val="000000" w:themeColor="text1"/>
          <w:sz w:val="28"/>
          <w:szCs w:val="28"/>
          <w:highlight w:val="yellow"/>
          <w:rPrChange w:id="1177" w:author="Assessor GDSXSR" w:date="2026-10-30T23:55:15Z">
            <w:rPr>
              <w:rFonts w:ascii="Arial" w:hAnsi="Arial" w:cs="Arial"/>
              <w:color w:val="000000" w:themeColor="text1"/>
              <w:sz w:val="28"/>
              <w:szCs w:val="28"/>
            </w:rPr>
          </w:rPrChange>
        </w:rPr>
        <w:t xml:space="preserve">agravante</w:t>
      </w:r>
      <w:r w:rsidRPr="007E1C8C">
        <w:rPr>
          <w:rFonts w:ascii="Arial" w:hAnsi="Arial" w:cs="Arial"/>
          <w:color w:val="000000" w:themeColor="text1"/>
          <w:sz w:val="28"/>
          <w:szCs w:val="28"/>
          <w:highlight w:val="yellow"/>
          <w:rPrChange w:id="1178" w:author="Assessor GDSXSR" w:date="2026-10-30T23:55:15Z">
            <w:rPr>
              <w:rFonts w:ascii="Arial" w:hAnsi="Arial" w:cs="Arial"/>
              <w:color w:val="000000" w:themeColor="text1"/>
              <w:sz w:val="28"/>
              <w:szCs w:val="28"/>
            </w:rPr>
          </w:rPrChange>
        </w:rPr>
        <w:t xml:space="preserve">.</w:t>
      </w:r>
      <w:commentRangeEnd w:id="10"/>
      <w:r>
        <w:rPr>
          <w:rStyle w:val="CommentReference"/>
        </w:rPr>
        <w:commentReference w:id="10"/>
      </w:r>
    </w:p>
    <w:p w14:paraId="7D8ADBD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2CC957D7" w14:textId="77777777" w:rsidR="006B0D47" w:rsidRDefault="006B0D47" w:rsidP="004236F7">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Mantenho as razões expostas na decisão </w:t>
      </w:r>
      <w:ins w:id="1179" w:author="Assessor GDSXSR" w:date="2026-10-30T23:55:15Z">
        <w:r>
          <w:rPr>
            <w:rFonts w:ascii="Arial" w:hAnsi="Arial" w:cs="Arial"/>
            <w:color w:val="808080"/>
            <w:sz w:val="28"/>
            <w:szCs w:val="28"/>
          </w:rPr>
          <w:t xml:space="preserve">liminar </w:t>
        </w:r>
      </w:ins>
      <w:r>
        <w:rPr>
          <w:rFonts w:ascii="Arial" w:hAnsi="Arial" w:cs="Arial"/>
          <w:color w:val="000000" w:themeColor="text1"/>
          <w:sz w:val="28"/>
          <w:szCs w:val="28"/>
        </w:rPr>
        <w:t xml:space="preserve">que </w:t>
      </w:r>
      <w:del w:id="1180" w:author="Assessor GDSXSR" w:date="2026-10-30T23:55:15Z">
        <w:r>
          <w:rPr>
            <w:rFonts w:ascii="Arial" w:hAnsi="Arial" w:cs="Arial"/>
            <w:color w:val="000000" w:themeColor="text1"/>
            <w:sz w:val="28"/>
            <w:szCs w:val="28"/>
          </w:rPr>
          <w:delText xml:space="preserve">antecipou</w:delText>
        </w:r>
      </w:del>
      <w:ins w:id="1181" w:author="Assessor GDSXSR" w:date="2026-10-30T23:55:15Z">
        <w:r>
          <w:rPr>
            <w:rFonts w:ascii="Arial" w:hAnsi="Arial" w:cs="Arial"/>
            <w:color w:val="808080"/>
            <w:sz w:val="28"/>
            <w:szCs w:val="28"/>
          </w:rPr>
          <w:t xml:space="preserve">deferiu</w:t>
        </w:r>
      </w:ins>
      <w:r>
        <w:rPr>
          <w:rFonts w:ascii="Arial" w:hAnsi="Arial" w:cs="Arial"/>
          <w:color w:val="000000" w:themeColor="text1"/>
          <w:sz w:val="28"/>
          <w:szCs w:val="28"/>
        </w:rPr>
        <w:t xml:space="preserve"> </w:t>
      </w:r>
      <w:del w:id="1182" w:author="Assessor GDSXSR" w:date="2026-10-30T23:55:15Z">
        <w:r>
          <w:rPr>
            <w:rFonts w:ascii="Arial" w:hAnsi="Arial" w:cs="Arial"/>
            <w:color w:val="000000" w:themeColor="text1"/>
            <w:sz w:val="28"/>
            <w:szCs w:val="28"/>
          </w:rPr>
          <w:delText xml:space="preserve">a</w:delText>
        </w:r>
      </w:del>
      <w:ins w:id="1183" w:author="Assessor GDSXSR" w:date="2026-10-30T23:55:15Z">
        <w:r>
          <w:rPr>
            <w:rFonts w:ascii="Arial" w:hAnsi="Arial" w:cs="Arial"/>
            <w:color w:val="808080"/>
            <w:sz w:val="28"/>
            <w:szCs w:val="28"/>
          </w:rPr>
          <w:t xml:space="preserve">em</w:t>
        </w:r>
      </w:ins>
      <w:r>
        <w:rPr>
          <w:rFonts w:ascii="Arial" w:hAnsi="Arial" w:cs="Arial"/>
          <w:color w:val="000000" w:themeColor="text1"/>
          <w:sz w:val="28"/>
          <w:szCs w:val="28"/>
        </w:rPr>
        <w:t xml:space="preserve"> </w:t>
      </w:r>
      <w:del w:id="1184" w:author="Assessor GDSXSR" w:date="2026-10-30T23:55:15Z">
        <w:r>
          <w:rPr>
            <w:rFonts w:ascii="Arial" w:hAnsi="Arial" w:cs="Arial"/>
            <w:color w:val="000000" w:themeColor="text1"/>
            <w:sz w:val="28"/>
            <w:szCs w:val="28"/>
          </w:rPr>
          <w:delText xml:space="preserve">tutela</w:delText>
        </w:r>
      </w:del>
      <w:ins w:id="1185" w:author="Assessor GDSXSR" w:date="2026-10-30T23:55:15Z">
        <w:r>
          <w:rPr>
            <w:rFonts w:ascii="Arial" w:hAnsi="Arial" w:cs="Arial"/>
            <w:color w:val="808080"/>
            <w:sz w:val="28"/>
            <w:szCs w:val="28"/>
          </w:rPr>
          <w:t xml:space="preserve">parte</w:t>
        </w:r>
      </w:ins>
      <w:r>
        <w:rPr>
          <w:rFonts w:ascii="Arial" w:hAnsi="Arial" w:cs="Arial"/>
          <w:color w:val="000000" w:themeColor="text1"/>
          <w:sz w:val="28"/>
          <w:szCs w:val="28"/>
        </w:rPr>
        <w:t xml:space="preserve"> </w:t>
      </w:r>
      <w:del w:id="1186" w:author="Assessor GDSXSR" w:date="2026-10-30T23:55:15Z">
        <w:r>
          <w:rPr>
            <w:rFonts w:ascii="Arial" w:hAnsi="Arial" w:cs="Arial"/>
            <w:color w:val="000000" w:themeColor="text1"/>
            <w:sz w:val="28"/>
            <w:szCs w:val="28"/>
          </w:rPr>
          <w:delText xml:space="preserve">recursal</w:delText>
        </w:r>
      </w:del>
      <w:ins w:id="1187" w:author="Assessor GDSXSR" w:date="2026-10-30T23:55:15Z">
        <w:r>
          <w:rPr>
            <w:rFonts w:ascii="Arial" w:hAnsi="Arial" w:cs="Arial"/>
            <w:color w:val="808080"/>
            <w:sz w:val="28"/>
            <w:szCs w:val="28"/>
          </w:rPr>
          <w:t xml:space="preserve">o efeito suspensivo (ID 86535037)</w:t>
        </w:r>
      </w:ins>
      <w:r>
        <w:rPr>
          <w:rFonts w:ascii="Arial" w:hAnsi="Arial" w:cs="Arial"/>
          <w:color w:val="000000" w:themeColor="text1"/>
          <w:sz w:val="28"/>
          <w:szCs w:val="28"/>
        </w:rPr>
        <w:t xml:space="preserve">:</w:t>
      </w:r>
      <w:del w:id="1188" w:author="Assessor GDSXSR" w:date="2026-10-30T23:55:15Z">
        <w:r>
          <w:rPr>
            <w:rFonts w:ascii="Arial" w:hAnsi="Arial" w:cs="Arial"/>
            <w:color w:val="000000" w:themeColor="text1"/>
            <w:sz w:val="28"/>
            <w:szCs w:val="28"/>
          </w:rPr>
          <w:delText xml:space="preserve"> </w:delText>
        </w:r>
      </w:del>
      <w:commentRangeEnd w:id="11"/>
      <w:r>
        <w:rPr>
          <w:rStyle w:val="CommentReference"/>
        </w:rPr>
        <w:commentReference w:id="11"/>
      </w:r>
    </w:p>
    <w:p w14:paraId="1504EA78" w14:textId="77777777" w:rsidR="006B0D47" w:rsidRDefault="006B0D47" w:rsidP="004236F7">
      <w:pPr>
        <w:spacing w:after="0" w:line="360" w:lineRule="auto"/>
        <w:ind w:firstLine="2268"/>
        <w:jc w:val="both"/>
        <w:rPr>
          <w:rFonts w:ascii="Arial" w:hAnsi="Arial" w:cs="Arial"/>
          <w:color w:val="000000" w:themeColor="text1"/>
          <w:sz w:val="28"/>
          <w:szCs w:val="28"/>
        </w:rPr>
      </w:pPr>
    </w:p>
    <w:p w14:paraId="6B4EA7C4" w14:textId="77777777" w:rsidR="008B5CB0" w:rsidRDefault="006B0D47" w:rsidP="006B0D47">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B5CB0" w:rsidRPr="008B5CB0">
        <w:rPr>
          <w:rFonts w:ascii="Arial" w:hAnsi="Arial" w:cs="Arial"/>
          <w:i/>
          <w:iCs/>
          <w:sz w:val="26"/>
          <w:szCs w:val="26"/>
        </w:rPr>
        <w:t xml:space="preserve">Vislumbro em parte a probabilidade do direito alegado, ao menos nesta sede de cognição sumária. </w:t>
      </w:r>
    </w:p>
    <w:p w14:paraId="2F172490" w14:textId="77777777" w:rsidR="008B5CB0" w:rsidRDefault="008B5CB0" w:rsidP="006B0D47">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Constou da r. decisão agravada, in verbis: </w:t>
      </w:r>
    </w:p>
    <w:p w14:paraId="51C6F83F" w14:textId="77777777" w:rsidR="008B5CB0" w:rsidRPr="008B5CB0" w:rsidRDefault="008B5CB0" w:rsidP="008B5CB0">
      <w:pPr>
        <w:spacing w:after="0" w:line="360" w:lineRule="auto"/>
        <w:ind w:left="3402" w:firstLine="1134"/>
        <w:jc w:val="both"/>
        <w:rPr>
          <w:rFonts w:ascii="Arial" w:hAnsi="Arial" w:cs="Arial"/>
          <w:i/>
          <w:iCs/>
          <w:sz w:val="26"/>
          <w:szCs w:val="26"/>
          <w:u w:val="single"/>
        </w:rPr>
      </w:pPr>
      <w:r>
        <w:rPr>
          <w:rFonts w:ascii="Arial" w:hAnsi="Arial" w:cs="Arial"/>
          <w:i/>
          <w:iCs/>
          <w:sz w:val="26"/>
          <w:szCs w:val="26"/>
        </w:rPr>
        <w:t>‘</w:t>
      </w:r>
      <w:r w:rsidRPr="008B5CB0">
        <w:rPr>
          <w:rFonts w:ascii="Arial" w:hAnsi="Arial" w:cs="Arial"/>
          <w:i/>
          <w:iCs/>
          <w:sz w:val="26"/>
          <w:szCs w:val="26"/>
        </w:rPr>
        <w:t xml:space="preserve">(...) </w:t>
      </w:r>
      <w:r w:rsidRPr="008B5CB0">
        <w:rPr>
          <w:rFonts w:ascii="Arial" w:hAnsi="Arial" w:cs="Arial"/>
          <w:i/>
          <w:iCs/>
          <w:sz w:val="26"/>
          <w:szCs w:val="26"/>
          <w:u w:val="single"/>
        </w:rPr>
        <w:t xml:space="preserve">No caso dos autos verifico a impossibilidade de cumprimento da obrigação de fazer exequenda junto à rede credenciada, considerando a ausência de profissionais com as qualificações técnicas e certificações havidas em relatório médico. </w:t>
      </w:r>
    </w:p>
    <w:p w14:paraId="64EA1B97" w14:textId="77777777" w:rsidR="008B5CB0" w:rsidRDefault="008B5CB0" w:rsidP="008B5CB0">
      <w:pPr>
        <w:spacing w:after="0" w:line="360" w:lineRule="auto"/>
        <w:ind w:left="3402" w:firstLine="1134"/>
        <w:jc w:val="both"/>
        <w:rPr>
          <w:rFonts w:ascii="Arial" w:hAnsi="Arial" w:cs="Arial"/>
          <w:i/>
          <w:iCs/>
          <w:sz w:val="26"/>
          <w:szCs w:val="26"/>
        </w:rPr>
      </w:pPr>
      <w:r w:rsidRPr="008B5CB0">
        <w:rPr>
          <w:rFonts w:ascii="Arial" w:hAnsi="Arial" w:cs="Arial"/>
          <w:i/>
          <w:iCs/>
          <w:sz w:val="26"/>
          <w:szCs w:val="26"/>
          <w:u w:val="single"/>
        </w:rPr>
        <w:t>Diante disso, razão assiste à parte exequente quanto à obrigação de reembolso integral na ausência de prestador credenciado à operadora de plano de saúde,</w:t>
      </w:r>
      <w:r w:rsidRPr="008B5CB0">
        <w:rPr>
          <w:rFonts w:ascii="Arial" w:hAnsi="Arial" w:cs="Arial"/>
          <w:i/>
          <w:iCs/>
          <w:sz w:val="26"/>
          <w:szCs w:val="26"/>
        </w:rPr>
        <w:t xml:space="preserve"> conforme com o teor da art. 10, cabeça, da Resolução Normativa ANS nº 566/2022 ("Na hipótese de descumprimento do disposto nos arts. 4º, 5º ou 6º, caso o beneficiário seja obrigado a pagar os custos do atendimento, a operadora deverá reembolsá-lo integralmente no prazo de até trinta dias, contado da data da solicitação de reembolso, inclusive as despesas com transporte"). </w:t>
      </w:r>
    </w:p>
    <w:p w14:paraId="779661C4" w14:textId="77777777" w:rsidR="008B5CB0" w:rsidRDefault="008B5CB0" w:rsidP="008B5CB0">
      <w:pPr>
        <w:spacing w:after="0" w:line="360" w:lineRule="auto"/>
        <w:ind w:left="3402" w:firstLine="1134"/>
        <w:jc w:val="both"/>
        <w:rPr>
          <w:rFonts w:ascii="Arial" w:hAnsi="Arial" w:cs="Arial"/>
          <w:i/>
          <w:iCs/>
          <w:sz w:val="26"/>
          <w:szCs w:val="26"/>
        </w:rPr>
      </w:pPr>
      <w:r w:rsidRPr="008B5CB0">
        <w:rPr>
          <w:rFonts w:ascii="Arial" w:hAnsi="Arial" w:cs="Arial"/>
          <w:i/>
          <w:iCs/>
          <w:sz w:val="26"/>
          <w:szCs w:val="26"/>
        </w:rPr>
        <w:t xml:space="preserve">(...) Ante tudo o quanto expus, indefiro os requerimentos formulados ela executada Geap (ID: 270571465). </w:t>
      </w:r>
    </w:p>
    <w:p w14:paraId="41029F19" w14:textId="77777777" w:rsidR="008B5CB0" w:rsidRDefault="008B5CB0" w:rsidP="008B5CB0">
      <w:pPr>
        <w:spacing w:after="0" w:line="360" w:lineRule="auto"/>
        <w:ind w:left="3402" w:firstLine="1134"/>
        <w:jc w:val="both"/>
        <w:rPr>
          <w:rFonts w:ascii="Arial" w:hAnsi="Arial" w:cs="Arial"/>
          <w:i/>
          <w:iCs/>
          <w:sz w:val="26"/>
          <w:szCs w:val="26"/>
        </w:rPr>
      </w:pPr>
      <w:r w:rsidRPr="008B5CB0">
        <w:rPr>
          <w:rFonts w:ascii="Arial" w:hAnsi="Arial" w:cs="Arial"/>
          <w:i/>
          <w:iCs/>
          <w:sz w:val="26"/>
          <w:szCs w:val="26"/>
        </w:rPr>
        <w:lastRenderedPageBreak/>
        <w:t xml:space="preserve">Por derradeiro, tendo sido demonstrado o descumprimento da decisão que deferiu a tutela provisória, </w:t>
      </w:r>
      <w:r w:rsidRPr="008B5CB0">
        <w:rPr>
          <w:rFonts w:ascii="Arial" w:hAnsi="Arial" w:cs="Arial"/>
          <w:i/>
          <w:iCs/>
          <w:sz w:val="26"/>
          <w:szCs w:val="26"/>
          <w:u w:val="single"/>
        </w:rPr>
        <w:t>intime</w:t>
      </w:r>
      <w:r w:rsidRPr="008B5CB0">
        <w:rPr>
          <w:rFonts w:ascii="Arial" w:hAnsi="Arial" w:cs="Arial"/>
          <w:i/>
          <w:iCs/>
          <w:sz w:val="26"/>
          <w:szCs w:val="26"/>
          <w:u w:val="single"/>
        </w:rPr>
        <w:t>-</w:t>
      </w:r>
      <w:r w:rsidRPr="008B5CB0">
        <w:rPr>
          <w:rFonts w:ascii="Arial" w:hAnsi="Arial" w:cs="Arial"/>
          <w:i/>
          <w:iCs/>
          <w:sz w:val="26"/>
          <w:szCs w:val="26"/>
          <w:u w:val="single"/>
        </w:rPr>
        <w:t>se a parte exequente para que indique um ‘estabelecimento clínico que reúna as terapias e especialidades prescritas em relatório médico’ (ID: 268673413,) apresentando o orçamento (de forma integral) e os respectivos dados bancários no prazo de 10 dias. Feito isso, proceda-se ao bloqueio por meio eletrônico em favor da favorecida a ser indicada</w:t>
      </w:r>
      <w:r w:rsidRPr="008B5CB0">
        <w:rPr>
          <w:rFonts w:ascii="Arial" w:hAnsi="Arial" w:cs="Arial"/>
          <w:i/>
          <w:iCs/>
          <w:sz w:val="26"/>
          <w:szCs w:val="26"/>
        </w:rPr>
        <w:t xml:space="preserve">. (...)” (ID 279838122, origem) – Grifei. </w:t>
      </w:r>
    </w:p>
    <w:p w14:paraId="4C0FDDBC" w14:textId="77777777" w:rsidR="008B5CB0" w:rsidRDefault="008B5CB0" w:rsidP="006B0D47">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Com efeito, em cognição sumária, não verifico fundamento suficiente para suspender integralmente a decisão recorrida. </w:t>
      </w:r>
    </w:p>
    <w:p w14:paraId="63215060" w14:textId="77777777" w:rsidR="008B5CB0" w:rsidRDefault="008B5CB0" w:rsidP="006B0D47">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A obrigação de custeio do tratamento multidisciplinar foi anteriormente deferida nos autos principais (ID 259350650 do processo nº 0746572-27.2025.8.07.0001), nos exatos termos do relatório médico, preferencialmente em rede credenciada, mas com previsão de custeio integral em rede particular caso não disponibilizado atendimento compatível. </w:t>
      </w:r>
    </w:p>
    <w:p w14:paraId="0B6A8960"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Além disso, a controvérsia envolve tratamento de saúde cuja interrupção ou postergação pode acarretar prejuízo relevante à parte beneficiária da tutela. </w:t>
      </w:r>
    </w:p>
    <w:p w14:paraId="4C36D1EE"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Todavia, há plausibilidade parcial na insurgência quanto à determinação de bloqueio de valores sem prévia análise, em contraditório, da clínica a ser indicada, do orçamento apresentado e da efetiva </w:t>
      </w:r>
      <w:r w:rsidRPr="008B5CB0">
        <w:rPr>
          <w:rFonts w:ascii="Arial" w:hAnsi="Arial" w:cs="Arial"/>
          <w:i/>
          <w:iCs/>
          <w:sz w:val="26"/>
          <w:szCs w:val="26"/>
        </w:rPr>
        <w:lastRenderedPageBreak/>
        <w:t xml:space="preserve">compatibilidade técnica do estabelecimento com as terapias prescritas. </w:t>
      </w:r>
    </w:p>
    <w:p w14:paraId="6E0C041E"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Isso porque a própria decisão originária condicionou o custeio em rede particular à indicação de estabelecimento clínico que reúna as terapias e especialidades constantes do relatório médico. </w:t>
      </w:r>
    </w:p>
    <w:p w14:paraId="473C7125"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Assim, a constrição patrimonial deve ser precedida de exame mínimo sobre a adequação do prestador, a razoabilidade do orçamento e a possibilidade de adoção de meio executivo menos gravoso, desde que igualmente eficaz, como eventual pagamento direto ao prestador.</w:t>
      </w:r>
    </w:p>
    <w:p w14:paraId="78355BD7" w14:textId="74CD853C" w:rsidR="006B0D47" w:rsidRPr="000A7009" w:rsidRDefault="008B5CB0" w:rsidP="008B5CB0">
      <w:pPr>
        <w:spacing w:after="0" w:line="360" w:lineRule="auto"/>
        <w:ind w:left="2268" w:firstLine="1134"/>
        <w:jc w:val="both"/>
        <w:rPr>
          <w:rFonts w:ascii="Arial" w:hAnsi="Arial" w:cs="Arial"/>
          <w:i/>
          <w:iCs/>
          <w:sz w:val="26"/>
          <w:szCs w:val="26"/>
        </w:rPr>
      </w:pPr>
      <w:commentRangeStart w:id="12"/>
      <w:r>
        <w:rPr>
          <w:rFonts w:ascii="Arial" w:hAnsi="Arial" w:cs="Arial"/>
          <w:i/>
          <w:iCs/>
          <w:sz w:val="26"/>
          <w:szCs w:val="26"/>
        </w:rPr>
        <w:t xml:space="preserve">Portanto, neste exame inicial, a solução mais adequada é preservar a efetividade da tutela de saúde, sem autorizar, desde logo, bloqueio automático de ativos financeiros antes da definição concreta do prestador, do orçamento e da aptidão técnica do estabelecimento indicado. Eventual conclusão em sentido contrário demanda análise mais aprofundada da controvérsia, incompatível com a presente fase processual.</w:t>
      </w:r>
      <w:r>
        <w:rPr>
          <w:rFonts w:ascii="Arial" w:hAnsi="Arial" w:cs="Arial"/>
          <w:i/>
          <w:iCs/>
          <w:sz w:val="26"/>
          <w:szCs w:val="26"/>
        </w:rPr>
        <w:t xml:space="preserve"> (...)”</w:t>
      </w:r>
      <w:ins w:id="1189" w:author="Assessor GDSXSR" w:date="2026-10-30T23:55:15Z">
        <w:r>
          <w:rPr>
            <w:rFonts w:ascii="Arial" w:hAnsi="Arial" w:cs="Arial"/>
            <w:i/>
            <w:iCs/>
            <w:color w:val="808080"/>
            <w:sz w:val="26"/>
            <w:szCs w:val="26"/>
          </w:rPr>
          <w:t xml:space="preserve"> (ID 86535037)</w:t>
        </w:r>
      </w:ins>
      <w:commentRangeEnd w:id="12"/>
      <w:r>
        <w:rPr>
          <w:rStyle w:val="CommentReference"/>
        </w:rPr>
        <w:commentReference w:id="12"/>
      </w:r>
    </w:p>
    <w:p w14:paraId="63AB8E7B" w14:textId="77777777" w:rsidR="006B0D47" w:rsidRDefault="006B0D47" w:rsidP="004236F7">
      <w:pPr>
        <w:spacing w:after="0" w:line="360" w:lineRule="auto"/>
        <w:ind w:firstLine="2268"/>
        <w:jc w:val="both"/>
        <w:rPr>
          <w:rFonts w:ascii="Arial" w:hAnsi="Arial" w:cs="Arial"/>
          <w:color w:val="000000" w:themeColor="text1"/>
          <w:sz w:val="28"/>
          <w:szCs w:val="28"/>
        </w:rPr>
      </w:pPr>
    </w:p>
    <w:p w14:paraId="198CFC04" w14:textId="77777777" w:rsidR="00CC6DC9" w:rsidRPr="00966C79" w:rsidRDefault="00CC6DC9" w:rsidP="004236F7">
      <w:pPr>
        <w:spacing w:after="0" w:line="360" w:lineRule="auto"/>
        <w:ind w:firstLine="2268"/>
        <w:jc w:val="both"/>
        <w:rPr>
          <w:rFonts w:ascii="Arial" w:hAnsi="Arial" w:cs="Arial"/>
          <w:color w:val="3B3838" w:themeColor="background2" w:themeShade="40"/>
          <w:sz w:val="28"/>
          <w:szCs w:val="28"/>
        </w:rPr>
      </w:pPr>
      <w:commentRangeStart w:id="13"/>
      <w:del w:id="1190" w:author="Assessor GDSXSR" w:date="2026-10-30T23:55:15Z">
        <w:r>
          <w:rPr>
            <w:rFonts w:ascii="Arial" w:hAnsi="Arial" w:cs="Arial"/>
            <w:color w:val="3B3838" w:themeColor="background2" w:themeShade="40"/>
            <w:sz w:val="28"/>
            <w:szCs w:val="28"/>
          </w:rPr>
          <w:delText xml:space="preserve">Dito isso, e não havendo alteração do quadro fático-jurídico delineado nos autos, </w:delText>
        </w:r>
        <w:r>
          <w:rPr>
            <w:rFonts w:ascii="Arial" w:hAnsi="Arial" w:cs="Arial"/>
            <w:color w:val="3B3838" w:themeColor="background2" w:themeShade="40"/>
            <w:sz w:val="28"/>
            <w:szCs w:val="28"/>
          </w:rPr>
          <w:delText xml:space="preserve">destaco</w:delText>
        </w:r>
      </w:del>
      <w:ins w:id="1191" w:author="Assessor GDSXSR" w:date="2026-10-30T23:55:15Z">
        <w:r>
          <w:rPr>
            <w:rFonts w:ascii="Arial" w:hAnsi="Arial" w:cs="Arial"/>
            <w:color w:val="808080"/>
            <w:sz w:val="28"/>
            <w:szCs w:val="28"/>
          </w:rPr>
          <w:t xml:space="preserve">Destaco</w:t>
        </w:r>
      </w:ins>
      <w:r>
        <w:rPr>
          <w:rFonts w:ascii="Arial" w:hAnsi="Arial" w:cs="Arial"/>
          <w:color w:val="3B3838" w:themeColor="background2" w:themeShade="40"/>
          <w:sz w:val="28"/>
          <w:szCs w:val="28"/>
        </w:rPr>
        <w:t xml:space="preserve"> que a</w:t>
      </w:r>
      <w:r>
        <w:rPr>
          <w:rFonts w:ascii="Arial" w:hAnsi="Arial" w:cs="Arial"/>
          <w:color w:val="3B3838" w:themeColor="background2" w:themeShade="40"/>
          <w:sz w:val="28"/>
          <w:szCs w:val="28"/>
        </w:rPr>
        <w:t xml:space="preserve"> controvérsia não reside no dever de custeio do tratamento multidisciplinar prescrito à beneficiária, mas na definição do prestador apto a executá-lo e na forma de satisfação da obrigação.</w:t>
      </w:r>
      <w:del w:id="1192" w:author="Assessor GDSXSR" w:date="2026-10-30T23:55:15Z">
        <w:r>
          <w:rPr>
            <w:rFonts w:ascii="Arial" w:hAnsi="Arial" w:cs="Arial"/>
            <w:color w:val="3B3838" w:themeColor="background2" w:themeShade="40"/>
            <w:sz w:val="28"/>
            <w:szCs w:val="28"/>
          </w:rPr>
          <w:delText xml:space="preserve"> A obrigação de fazer imposta à operadora foi fixada nos autos principais nos exatos termos do relatório médico, com preferência pela rede credenciada e previsão </w:delText>
        </w:r>
        <w:r>
          <w:rPr>
            <w:rFonts w:ascii="Arial" w:hAnsi="Arial" w:cs="Arial"/>
            <w:color w:val="3B3838" w:themeColor="background2" w:themeShade="40"/>
            <w:sz w:val="28"/>
            <w:szCs w:val="28"/>
          </w:rPr>
          <w:delText xml:space="preserve">de custeio integral em rede particular na hipótese de indisponibilidade de atendimento compatível. </w:delText>
        </w:r>
      </w:del>
      <w:commentRangeEnd w:id="13"/>
      <w:r>
        <w:rPr>
          <w:rStyle w:val="CommentReference"/>
        </w:rPr>
        <w:commentReference w:id="13"/>
      </w:r>
    </w:p>
    <w:p w14:paraId="162424EF" w14:textId="77777777" w:rsidR="00CC6DC9" w:rsidRPr="00966C79" w:rsidRDefault="00CC6DC9" w:rsidP="004236F7">
      <w:pPr>
        <w:spacing w:after="0" w:line="360" w:lineRule="auto"/>
        <w:ind w:firstLine="2268"/>
        <w:jc w:val="both"/>
        <w:rPr>
          <w:rFonts w:ascii="Arial" w:hAnsi="Arial" w:cs="Arial"/>
          <w:color w:val="3B3838" w:themeColor="background2" w:themeShade="40"/>
          <w:sz w:val="28"/>
          <w:szCs w:val="28"/>
        </w:rPr>
      </w:pPr>
    </w:p>
    <w:p>
      <w:pPr>
        <w:spacing w:after="0" w:line="360" w:lineRule="auto"/>
        <w:ind w:firstLine="2268"/>
        <w:jc w:val="both"/>
        <w:rPr>
          <w:ins w:id="1221" w:author="Assessor GDSXSR" w:date="2026-10-30T23:55:15Z"/>
        </w:rPr>
      </w:pPr>
      <w:commentRangeStart w:id="14"/>
      <w:r>
        <w:rPr>
          <w:rFonts w:ascii="Arial" w:hAnsi="Arial" w:cs="Arial"/>
          <w:color w:val="3B3838" w:themeColor="background2" w:themeShade="40"/>
          <w:sz w:val="28"/>
          <w:szCs w:val="28"/>
        </w:rPr>
        <w:t xml:space="preserve">Nesse contexto, a insurgência da agravante quanto à exigência de certificações específicas, notadamente a certificação BCBA, não encontra amparo na normativa de regência</w:t>
      </w:r>
      <w:del w:id="1193" w:author="Assessor GDSXSR" w:date="2026-10-30T23:55:15Z">
        <w:r>
          <w:rPr>
            <w:rFonts w:ascii="Arial" w:hAnsi="Arial" w:cs="Arial"/>
            <w:color w:val="3B3838" w:themeColor="background2" w:themeShade="40"/>
            <w:sz w:val="28"/>
            <w:szCs w:val="28"/>
          </w:rPr>
          <w:delText xml:space="preserve">, pois a</w:delText>
        </w:r>
      </w:del>
      <w:ins w:id="1194" w:author="Assessor GDSXSR" w:date="2026-10-30T23:55:15Z">
        <w:r>
          <w:rPr>
            <w:rFonts w:ascii="Arial" w:hAnsi="Arial" w:cs="Arial"/>
            <w:color w:val="808080"/>
            <w:sz w:val="28"/>
            <w:szCs w:val="28"/>
          </w:rPr>
          <w:t xml:space="preserve">.</w:t>
        </w:r>
      </w:ins>
    </w:p>
    <w:p>
      <w:pPr>
        <w:spacing w:after="0" w:line="360" w:lineRule="auto"/>
        <w:ind w:firstLine="2268"/>
        <w:jc w:val="both"/>
        <w:rPr>
          <w:ins w:id="1222" w:author="Assessor GDSXSR" w:date="2026-10-30T23:55:15Z"/>
        </w:rPr>
      </w:pPr>
    </w:p>
    <w:p>
      <w:pPr>
        <w:spacing w:after="0" w:line="360" w:lineRule="auto"/>
        <w:ind w:firstLine="2268"/>
        <w:jc w:val="both"/>
        <w:rPr>
          <w:ins w:id="1223" w:author="Assessor GDSXSR" w:date="2026-10-30T23:55:15Z"/>
        </w:rPr>
      </w:pPr>
      <w:ins w:id="1195" w:author="Assessor GDSXSR" w:date="2026-10-30T23:55:15Z">
        <w:r>
          <w:rPr>
            <w:rFonts w:ascii="Arial" w:hAnsi="Arial" w:cs="Arial"/>
            <w:color w:val="808080"/>
            <w:sz w:val="28"/>
            <w:szCs w:val="28"/>
          </w:rPr>
          <w:t xml:space="preserve">A</w:t>
        </w:r>
      </w:ins>
      <w:r>
        <w:rPr>
          <w:rFonts w:ascii="Arial" w:hAnsi="Arial" w:cs="Arial"/>
          <w:color w:val="3B3838" w:themeColor="background2" w:themeShade="40"/>
          <w:sz w:val="28"/>
          <w:szCs w:val="28"/>
        </w:rPr>
        <w:t xml:space="preserve"> Resolução Normativa ANS nº 539/2022 </w:t>
      </w:r>
      <w:del w:id="1196" w:author="Assessor GDSXSR" w:date="2026-10-30T23:55:15Z">
        <w:r>
          <w:rPr>
            <w:rFonts w:ascii="Arial" w:hAnsi="Arial" w:cs="Arial"/>
            <w:color w:val="3B3838" w:themeColor="background2" w:themeShade="40"/>
            <w:sz w:val="28"/>
            <w:szCs w:val="28"/>
          </w:rPr>
          <w:delText xml:space="preserve">tornou</w:delText>
        </w:r>
      </w:del>
      <w:ins w:id="1197" w:author="Assessor GDSXSR" w:date="2026-10-30T23:55:15Z">
        <w:r>
          <w:rPr>
            <w:rFonts w:ascii="Arial" w:hAnsi="Arial" w:cs="Arial"/>
            <w:color w:val="808080"/>
            <w:sz w:val="28"/>
            <w:szCs w:val="28"/>
          </w:rPr>
          <w:t xml:space="preserve">impõe</w:t>
        </w:r>
      </w:ins>
      <w:r>
        <w:rPr>
          <w:rFonts w:ascii="Arial" w:hAnsi="Arial" w:cs="Arial"/>
          <w:color w:val="3B3838" w:themeColor="background2" w:themeShade="40"/>
          <w:sz w:val="28"/>
          <w:szCs w:val="28"/>
        </w:rPr>
        <w:t xml:space="preserve"> </w:t>
      </w:r>
      <w:del w:id="1198" w:author="Assessor GDSXSR" w:date="2026-10-30T23:55:15Z">
        <w:r>
          <w:rPr>
            <w:rFonts w:ascii="Arial" w:hAnsi="Arial" w:cs="Arial"/>
            <w:color w:val="3B3838" w:themeColor="background2" w:themeShade="40"/>
            <w:sz w:val="28"/>
            <w:szCs w:val="28"/>
          </w:rPr>
          <w:delText xml:space="preserve">obrigatória</w:delText>
        </w:r>
      </w:del>
      <w:ins w:id="1199" w:author="Assessor GDSXSR" w:date="2026-10-30T23:55:15Z">
        <w:r>
          <w:rPr>
            <w:rFonts w:ascii="Arial" w:hAnsi="Arial" w:cs="Arial"/>
            <w:color w:val="808080"/>
            <w:sz w:val="28"/>
            <w:szCs w:val="28"/>
          </w:rPr>
          <w:t xml:space="preserve">à</w:t>
        </w:r>
      </w:ins>
      <w:r>
        <w:rPr>
          <w:rFonts w:ascii="Arial" w:hAnsi="Arial" w:cs="Arial"/>
          <w:color w:val="3B3838" w:themeColor="background2" w:themeShade="40"/>
          <w:sz w:val="28"/>
          <w:szCs w:val="28"/>
        </w:rPr>
        <w:t xml:space="preserve"> </w:t>
      </w:r>
      <w:del w:id="1200" w:author="Assessor GDSXSR" w:date="2026-10-30T23:55:15Z">
        <w:r>
          <w:rPr>
            <w:rFonts w:ascii="Arial" w:hAnsi="Arial" w:cs="Arial"/>
            <w:color w:val="3B3838" w:themeColor="background2" w:themeShade="40"/>
            <w:sz w:val="28"/>
            <w:szCs w:val="28"/>
          </w:rPr>
          <w:delText xml:space="preserve">a</w:delText>
        </w:r>
      </w:del>
      <w:ins w:id="1201" w:author="Assessor GDSXSR" w:date="2026-10-30T23:55:15Z">
        <w:r>
          <w:rPr>
            <w:rFonts w:ascii="Arial" w:hAnsi="Arial" w:cs="Arial"/>
            <w:color w:val="808080"/>
            <w:sz w:val="28"/>
            <w:szCs w:val="28"/>
          </w:rPr>
          <w:t xml:space="preserve">operadora</w:t>
        </w:r>
      </w:ins>
      <w:r>
        <w:rPr>
          <w:rFonts w:ascii="Arial" w:hAnsi="Arial" w:cs="Arial"/>
          <w:color w:val="3B3838" w:themeColor="background2" w:themeShade="40"/>
          <w:sz w:val="28"/>
          <w:szCs w:val="28"/>
        </w:rPr>
        <w:t xml:space="preserve"> </w:t>
      </w:r>
      <w:del w:id="1202" w:author="Assessor GDSXSR" w:date="2026-10-30T23:55:15Z">
        <w:r>
          <w:rPr>
            <w:rFonts w:ascii="Arial" w:hAnsi="Arial" w:cs="Arial"/>
            <w:color w:val="3B3838" w:themeColor="background2" w:themeShade="40"/>
            <w:sz w:val="28"/>
            <w:szCs w:val="28"/>
          </w:rPr>
          <w:delText xml:space="preserve">cobertura</w:delText>
        </w:r>
      </w:del>
      <w:ins w:id="1203" w:author="Assessor GDSXSR" w:date="2026-10-30T23:55:15Z">
        <w:r>
          <w:rPr>
            <w:rFonts w:ascii="Arial" w:hAnsi="Arial" w:cs="Arial"/>
            <w:color w:val="808080"/>
            <w:sz w:val="28"/>
            <w:szCs w:val="28"/>
          </w:rPr>
          <w:t xml:space="preserve">o</w:t>
        </w:r>
      </w:ins>
      <w:r>
        <w:rPr>
          <w:rFonts w:ascii="Arial" w:hAnsi="Arial" w:cs="Arial"/>
          <w:color w:val="3B3838" w:themeColor="background2" w:themeShade="40"/>
          <w:sz w:val="28"/>
          <w:szCs w:val="28"/>
        </w:rPr>
        <w:t xml:space="preserve"> </w:t>
      </w:r>
      <w:del w:id="1204" w:author="Assessor GDSXSR" w:date="2026-10-30T23:55:15Z">
        <w:r>
          <w:rPr>
            <w:rFonts w:ascii="Arial" w:hAnsi="Arial" w:cs="Arial"/>
            <w:color w:val="3B3838" w:themeColor="background2" w:themeShade="40"/>
            <w:sz w:val="28"/>
            <w:szCs w:val="28"/>
          </w:rPr>
          <w:delText xml:space="preserve">de qualquer método ou técnica indicado pelo médico assistente</w:delText>
        </w:r>
      </w:del>
      <w:ins w:id="1205" w:author="Assessor GDSXSR" w:date="2026-10-30T23:55:15Z">
        <w:r>
          <w:rPr>
            <w:rFonts w:ascii="Arial" w:hAnsi="Arial" w:cs="Arial"/>
            <w:color w:val="808080"/>
            <w:sz w:val="28"/>
            <w:szCs w:val="28"/>
          </w:rPr>
          <w:t xml:space="preserve">atendimento,</w:t>
        </w:r>
      </w:ins>
      <w:r>
        <w:rPr>
          <w:rFonts w:ascii="Arial" w:hAnsi="Arial" w:cs="Arial"/>
          <w:color w:val="3B3838" w:themeColor="background2" w:themeShade="40"/>
          <w:sz w:val="28"/>
          <w:szCs w:val="28"/>
        </w:rPr>
        <w:t xml:space="preserve"> para </w:t>
      </w:r>
      <w:del w:id="1206" w:author="Assessor GDSXSR" w:date="2026-10-30T23:55:15Z">
        <w:r>
          <w:rPr>
            <w:rFonts w:ascii="Arial" w:hAnsi="Arial" w:cs="Arial"/>
            <w:color w:val="3B3838" w:themeColor="background2" w:themeShade="40"/>
            <w:sz w:val="28"/>
            <w:szCs w:val="28"/>
          </w:rPr>
          <w:delText xml:space="preserve">o</w:delText>
        </w:r>
      </w:del>
      <w:ins w:id="1207" w:author="Assessor GDSXSR" w:date="2026-10-30T23:55:15Z">
        <w:r>
          <w:rPr>
            <w:rFonts w:ascii="Arial" w:hAnsi="Arial" w:cs="Arial"/>
            <w:color w:val="808080"/>
            <w:sz w:val="28"/>
            <w:szCs w:val="28"/>
          </w:rPr>
          <w:t xml:space="preserve">beneficiários</w:t>
        </w:r>
      </w:ins>
      <w:r>
        <w:rPr>
          <w:rFonts w:ascii="Arial" w:hAnsi="Arial" w:cs="Arial"/>
          <w:color w:val="3B3838" w:themeColor="background2" w:themeShade="40"/>
          <w:sz w:val="28"/>
          <w:szCs w:val="28"/>
        </w:rPr>
        <w:t xml:space="preserve"> </w:t>
      </w:r>
      <w:del w:id="1208" w:author="Assessor GDSXSR" w:date="2026-10-30T23:55:15Z">
        <w:r>
          <w:rPr>
            <w:rFonts w:ascii="Arial" w:hAnsi="Arial" w:cs="Arial"/>
            <w:color w:val="3B3838" w:themeColor="background2" w:themeShade="40"/>
            <w:sz w:val="28"/>
            <w:szCs w:val="28"/>
          </w:rPr>
          <w:delText xml:space="preserve">tratamento de</w:delText>
        </w:r>
      </w:del>
      <w:ins w:id="1209" w:author="Assessor GDSXSR" w:date="2026-10-30T23:55:15Z">
        <w:r>
          <w:rPr>
            <w:rFonts w:ascii="Arial" w:hAnsi="Arial" w:cs="Arial"/>
            <w:color w:val="808080"/>
            <w:sz w:val="28"/>
            <w:szCs w:val="28"/>
          </w:rPr>
          <w:t xml:space="preserve">com</w:t>
        </w:r>
      </w:ins>
      <w:r>
        <w:rPr>
          <w:rFonts w:ascii="Arial" w:hAnsi="Arial" w:cs="Arial"/>
          <w:color w:val="3B3838" w:themeColor="background2" w:themeShade="40"/>
          <w:sz w:val="28"/>
          <w:szCs w:val="28"/>
        </w:rPr>
        <w:t xml:space="preserve"> transtornos </w:t>
      </w:r>
      <w:del w:id="1210" w:author="Assessor GDSXSR" w:date="2026-10-30T23:55:15Z">
        <w:r>
          <w:rPr>
            <w:rFonts w:ascii="Arial" w:hAnsi="Arial" w:cs="Arial"/>
            <w:color w:val="3B3838" w:themeColor="background2" w:themeShade="40"/>
            <w:sz w:val="28"/>
            <w:szCs w:val="28"/>
          </w:rPr>
          <w:delText xml:space="preserve">enquadrados</w:delText>
        </w:r>
      </w:del>
      <w:ins w:id="1211" w:author="Assessor GDSXSR" w:date="2026-10-30T23:55:15Z">
        <w:r>
          <w:rPr>
            <w:rFonts w:ascii="Arial" w:hAnsi="Arial" w:cs="Arial"/>
            <w:color w:val="808080"/>
            <w:sz w:val="28"/>
            <w:szCs w:val="28"/>
          </w:rPr>
          <w:t xml:space="preserve">globais</w:t>
        </w:r>
      </w:ins>
      <w:r>
        <w:rPr>
          <w:rFonts w:ascii="Arial" w:hAnsi="Arial" w:cs="Arial"/>
          <w:color w:val="3B3838" w:themeColor="background2" w:themeShade="40"/>
          <w:sz w:val="28"/>
          <w:szCs w:val="28"/>
        </w:rPr>
        <w:t xml:space="preserve"> </w:t>
      </w:r>
      <w:del w:id="1212" w:author="Assessor GDSXSR" w:date="2026-10-30T23:55:15Z">
        <w:r>
          <w:rPr>
            <w:rFonts w:ascii="Arial" w:hAnsi="Arial" w:cs="Arial"/>
            <w:color w:val="3B3838" w:themeColor="background2" w:themeShade="40"/>
            <w:sz w:val="28"/>
            <w:szCs w:val="28"/>
          </w:rPr>
          <w:delText xml:space="preserve">no</w:delText>
        </w:r>
      </w:del>
      <w:ins w:id="1213" w:author="Assessor GDSXSR" w:date="2026-10-30T23:55:15Z">
        <w:r>
          <w:rPr>
            <w:rFonts w:ascii="Arial" w:hAnsi="Arial" w:cs="Arial"/>
            <w:color w:val="808080"/>
            <w:sz w:val="28"/>
            <w:szCs w:val="28"/>
          </w:rPr>
          <w:t xml:space="preserve">do</w:t>
        </w:r>
      </w:ins>
      <w:r>
        <w:rPr>
          <w:rFonts w:ascii="Arial" w:hAnsi="Arial" w:cs="Arial"/>
          <w:color w:val="3B3838" w:themeColor="background2" w:themeShade="40"/>
          <w:sz w:val="28"/>
          <w:szCs w:val="28"/>
        </w:rPr>
        <w:t xml:space="preserve"> </w:t>
      </w:r>
      <w:del w:id="1214" w:author="Assessor GDSXSR" w:date="2026-10-30T23:55:15Z">
        <w:r>
          <w:rPr>
            <w:rFonts w:ascii="Arial" w:hAnsi="Arial" w:cs="Arial"/>
            <w:color w:val="3B3838" w:themeColor="background2" w:themeShade="40"/>
            <w:sz w:val="28"/>
            <w:szCs w:val="28"/>
          </w:rPr>
          <w:delText xml:space="preserve">CID F84</w:delText>
        </w:r>
      </w:del>
      <w:ins w:id="1215" w:author="Assessor GDSXSR" w:date="2026-10-30T23:55:15Z">
        <w:r>
          <w:rPr>
            <w:rFonts w:ascii="Arial" w:hAnsi="Arial" w:cs="Arial"/>
            <w:color w:val="808080"/>
            <w:sz w:val="28"/>
            <w:szCs w:val="28"/>
          </w:rPr>
          <w:t xml:space="preserve">desenvolvimento</w:t>
        </w:r>
      </w:ins>
      <w:r>
        <w:rPr>
          <w:rFonts w:ascii="Arial" w:hAnsi="Arial" w:cs="Arial"/>
          <w:color w:val="3B3838" w:themeColor="background2" w:themeShade="40"/>
          <w:sz w:val="28"/>
          <w:szCs w:val="28"/>
        </w:rPr>
        <w:t xml:space="preserve">,</w:t>
      </w:r>
      <w:del w:id="1216" w:author="Assessor GDSXSR" w:date="2026-10-30T23:55:15Z">
        <w:r>
          <w:rPr>
            <w:rFonts w:ascii="Arial" w:hAnsi="Arial" w:cs="Arial"/>
            <w:color w:val="3B3838" w:themeColor="background2" w:themeShade="40"/>
            <w:sz w:val="28"/>
            <w:szCs w:val="28"/>
          </w:rPr>
          <w:delText xml:space="preserve"> mediante atendimento</w:delText>
        </w:r>
      </w:del>
      <w:r>
        <w:rPr>
          <w:rFonts w:ascii="Arial" w:hAnsi="Arial" w:cs="Arial"/>
          <w:color w:val="3B3838" w:themeColor="background2" w:themeShade="40"/>
          <w:sz w:val="28"/>
          <w:szCs w:val="28"/>
        </w:rPr>
        <w:t xml:space="preserve"> por prestador apto a executar o método ou </w:t>
      </w:r>
      <w:del w:id="1217" w:author="Assessor GDSXSR" w:date="2026-10-30T23:55:15Z">
        <w:r>
          <w:rPr>
            <w:rFonts w:ascii="Arial" w:hAnsi="Arial" w:cs="Arial"/>
            <w:color w:val="3B3838" w:themeColor="background2" w:themeShade="40"/>
            <w:sz w:val="28"/>
            <w:szCs w:val="28"/>
          </w:rPr>
          <w:delText xml:space="preserve">a </w:delText>
        </w:r>
      </w:del>
      <w:r>
        <w:rPr>
          <w:rFonts w:ascii="Arial" w:hAnsi="Arial" w:cs="Arial"/>
          <w:color w:val="3B3838" w:themeColor="background2" w:themeShade="40"/>
          <w:sz w:val="28"/>
          <w:szCs w:val="28"/>
        </w:rPr>
        <w:t xml:space="preserve">técnica </w:t>
      </w:r>
      <w:del w:id="1218" w:author="Assessor GDSXSR" w:date="2026-10-30T23:55:15Z">
        <w:r>
          <w:rPr>
            <w:rFonts w:ascii="Arial" w:hAnsi="Arial" w:cs="Arial"/>
            <w:color w:val="3B3838" w:themeColor="background2" w:themeShade="40"/>
            <w:sz w:val="28"/>
            <w:szCs w:val="28"/>
          </w:rPr>
          <w:delText xml:space="preserve">prescritos</w:delText>
        </w:r>
      </w:del>
      <w:ins w:id="1219" w:author="Assessor GDSXSR" w:date="2026-10-30T23:55:15Z">
        <w:r>
          <w:rPr>
            <w:rFonts w:ascii="Arial" w:hAnsi="Arial" w:cs="Arial"/>
            <w:color w:val="808080"/>
            <w:sz w:val="28"/>
            <w:szCs w:val="28"/>
          </w:rPr>
          <w:t xml:space="preserve">indicados pelo médico assistente</w:t>
        </w:r>
      </w:ins>
      <w:r>
        <w:rPr>
          <w:rFonts w:ascii="Arial" w:hAnsi="Arial" w:cs="Arial"/>
          <w:color w:val="3B3838" w:themeColor="background2" w:themeShade="40"/>
          <w:sz w:val="28"/>
          <w:szCs w:val="28"/>
        </w:rPr>
        <w:t xml:space="preserve">.</w:t>
      </w:r>
      <w:del w:id="1220" w:author="Assessor GDSXSR" w:date="2026-10-30T23:55:15Z">
        <w:r>
          <w:rPr>
            <w:rFonts w:ascii="Arial" w:hAnsi="Arial" w:cs="Arial"/>
            <w:color w:val="3B3838" w:themeColor="background2" w:themeShade="40"/>
            <w:sz w:val="28"/>
            <w:szCs w:val="28"/>
          </w:rPr>
          <w:delText xml:space="preserve"> </w:delText>
        </w:r>
      </w:del>
    </w:p>
    <w:p>
      <w:pPr>
        <w:spacing w:after="0" w:line="360" w:lineRule="auto"/>
        <w:ind w:firstLine="2268"/>
        <w:jc w:val="both"/>
        <w:rPr>
          <w:ins w:id="1224" w:author="Assessor GDSXSR" w:date="2026-10-30T23:55:15Z"/>
        </w:rPr>
      </w:pPr>
    </w:p>
    <w:p w14:paraId="5321CDC8" w14:textId="50ACF447" w:rsidR="004236F7" w:rsidRPr="00966C79" w:rsidRDefault="000B1F20" w:rsidP="004236F7">
      <w:pPr>
        <w:spacing w:after="0" w:line="360" w:lineRule="auto"/>
        <w:ind w:firstLine="2268"/>
        <w:jc w:val="both"/>
        <w:rPr>
          <w:rFonts w:ascii="Arial" w:hAnsi="Arial" w:cs="Arial"/>
          <w:color w:val="3B3838" w:themeColor="background2" w:themeShade="40"/>
          <w:sz w:val="28"/>
          <w:szCs w:val="28"/>
        </w:rPr>
      </w:pPr>
      <w:r>
        <w:rPr>
          <w:rFonts w:ascii="Arial" w:hAnsi="Arial" w:cs="Arial"/>
          <w:color w:val="3B3838" w:themeColor="background2" w:themeShade="40"/>
          <w:sz w:val="28"/>
          <w:szCs w:val="28"/>
        </w:rPr>
        <w:t xml:space="preserve">A exigência de habilitação técnica compatível com a prescrição não constitui criação judicial de requisito, mas decorrência direta do dever de preservar a integralidade da terapêutica determinada, de modo que a simples existência de profissionais com formação genérica na área não supre, por si só, a inaptidão da rede credenciada.</w:t>
      </w:r>
      <w:commentRangeEnd w:id="14"/>
      <w:r>
        <w:rPr>
          <w:rStyle w:val="CommentReference"/>
        </w:rPr>
        <w:commentReference w:id="14"/>
      </w:r>
    </w:p>
    <w:p w14:paraId="3F9202AF" w14:textId="77777777" w:rsidR="00CC6DC9" w:rsidRPr="00966C79" w:rsidRDefault="00CC6DC9" w:rsidP="004236F7">
      <w:pPr>
        <w:spacing w:after="0" w:line="360" w:lineRule="auto"/>
        <w:ind w:firstLine="2268"/>
        <w:jc w:val="both"/>
        <w:rPr>
          <w:rFonts w:ascii="Arial" w:hAnsi="Arial" w:cs="Arial"/>
          <w:color w:val="3B3838" w:themeColor="background2" w:themeShade="40"/>
          <w:sz w:val="28"/>
          <w:szCs w:val="28"/>
        </w:rPr>
      </w:pPr>
    </w:p>
    <w:p w14:paraId="4EFCC50B" w14:textId="7C80F9A1" w:rsidR="00CC6DC9" w:rsidRPr="00966C79" w:rsidRDefault="00CC6DC9" w:rsidP="00CC6DC9">
      <w:pPr>
        <w:spacing w:after="0" w:line="360" w:lineRule="auto"/>
        <w:ind w:firstLine="2268"/>
        <w:jc w:val="both"/>
        <w:rPr>
          <w:del w:id="1229" w:author="Assessor GDSXSR" w:date="2026-10-30T23:55:15Z"/>
          <w:rFonts w:ascii="Arial" w:hAnsi="Arial" w:cs="Arial"/>
          <w:color w:val="3B3838" w:themeColor="background2" w:themeShade="40"/>
          <w:sz w:val="28"/>
          <w:szCs w:val="28"/>
        </w:rPr>
      </w:pPr>
      <w:del w:id="1225" w:author="Assessor GDSXSR" w:date="2026-10-30T23:55:15Z">
        <w:r w:rsidRPr="00966C79">
          <w:rPr>
            <w:rFonts w:ascii="Arial" w:hAnsi="Arial" w:cs="Arial"/>
            <w:color w:val="3B3838" w:themeColor="background2" w:themeShade="40"/>
            <w:sz w:val="28"/>
            <w:szCs w:val="28"/>
          </w:rPr>
          <w:delText xml:space="preserve">Quanto ao bloqueio eletrônico de valores, </w:delText>
        </w:r>
      </w:del>
      <w:del w:id="1226" w:author="Assessor GDSXSR" w:date="2026-10-30T23:55:15Z">
        <w:r w:rsidR="00A036F5" w:rsidRPr="00966C79">
          <w:rPr>
            <w:rFonts w:ascii="Arial" w:hAnsi="Arial" w:cs="Arial"/>
            <w:color w:val="3B3838" w:themeColor="background2" w:themeShade="40"/>
            <w:sz w:val="28"/>
            <w:szCs w:val="28"/>
          </w:rPr>
          <w:delText xml:space="preserve">com elevada vênia, </w:delText>
        </w:r>
      </w:del>
      <w:del w:id="1227" w:author="Assessor GDSXSR" w:date="2026-10-30T23:55:15Z">
        <w:r w:rsidRPr="00966C79">
          <w:rPr>
            <w:rFonts w:ascii="Arial" w:hAnsi="Arial" w:cs="Arial"/>
            <w:color w:val="3B3838" w:themeColor="background2" w:themeShade="40"/>
            <w:sz w:val="28"/>
            <w:szCs w:val="28"/>
          </w:rPr>
          <w:delText xml:space="preserve">assiste razão parcial à agravante quanto à necessidade de observância do contraditório antes da adoção da medida executiva mais gravosa consistente no bloqueio de ativos financeiros. A indicação da clínica e a apresentação do respectivo orçamento constituem fatos supervenientes que reclamam prévia análise judicial, especialmente para aferição da compatibilidade técnica do estabelecimento com as terapias prescritas, da razoabilidade dos valores apresentados e da eventual viabilidade de custeio direto do tratamento pela operadora. Tal providência prestigia os princípios da menor onerosidade da execução e da </w:delText>
        </w:r>
      </w:del>
      <w:del w:id="1228" w:author="Assessor GDSXSR" w:date="2026-10-30T23:55:15Z">
        <w:r w:rsidRPr="00966C79">
          <w:rPr>
            <w:rFonts w:ascii="Arial" w:hAnsi="Arial" w:cs="Arial"/>
            <w:color w:val="3B3838" w:themeColor="background2" w:themeShade="40"/>
            <w:sz w:val="28"/>
            <w:szCs w:val="28"/>
          </w:rPr>
          <w:lastRenderedPageBreak/>
          <w:delText>proporcionalidade, sem comprometer a efetividade da tutela jurisdicional destinada à proteção da saúde da menor.</w:delText>
        </w:r>
      </w:del>
    </w:p>
    <w:p w14:paraId="6EF1D877" w14:textId="77777777" w:rsidR="000B1F20" w:rsidRDefault="000B1F20" w:rsidP="004236F7">
      <w:pPr>
        <w:spacing w:after="0" w:line="360" w:lineRule="auto"/>
        <w:ind w:firstLine="2268"/>
        <w:jc w:val="both"/>
        <w:rPr>
          <w:del w:id="1230" w:author="Assessor GDSXSR" w:date="2026-10-30T23:55:15Z"/>
          <w:rFonts w:ascii="Arial" w:hAnsi="Arial" w:cs="Arial"/>
          <w:color w:val="000000" w:themeColor="text1"/>
          <w:sz w:val="28"/>
          <w:szCs w:val="28"/>
        </w:rPr>
      </w:pPr>
    </w:p>
    <w:p w14:paraId="399EA53B" w14:textId="77AD6947" w:rsidR="00A036F5" w:rsidRPr="00A036F5" w:rsidRDefault="00A036F5" w:rsidP="00A036F5">
      <w:pPr>
        <w:spacing w:after="0" w:line="360" w:lineRule="auto"/>
        <w:ind w:firstLine="2268"/>
        <w:jc w:val="both"/>
        <w:rPr>
          <w:del w:id="1233" w:author="Assessor GDSXSR" w:date="2026-10-30T23:55:15Z"/>
          <w:rFonts w:ascii="Arial" w:hAnsi="Arial" w:cs="Arial"/>
          <w:color w:val="000000" w:themeColor="text1"/>
          <w:sz w:val="28"/>
          <w:szCs w:val="28"/>
        </w:rPr>
      </w:pPr>
      <w:del w:id="1231" w:author="Assessor GDSXSR" w:date="2026-10-30T23:55:15Z">
        <w:r>
          <w:rPr>
            <w:rFonts w:ascii="Arial" w:hAnsi="Arial" w:cs="Arial"/>
            <w:color w:val="000000" w:themeColor="text1"/>
            <w:sz w:val="28"/>
            <w:szCs w:val="28"/>
          </w:rPr>
          <w:delText>Ressalto que e</w:delText>
        </w:r>
      </w:del>
      <w:del w:id="1232" w:author="Assessor GDSXSR" w:date="2026-10-30T23:55:15Z">
        <w:r w:rsidRPr="00A036F5">
          <w:rPr>
            <w:rFonts w:ascii="Arial" w:hAnsi="Arial" w:cs="Arial"/>
            <w:color w:val="000000" w:themeColor="text1"/>
            <w:sz w:val="28"/>
            <w:szCs w:val="28"/>
          </w:rPr>
          <w:delText xml:space="preserve">mbora seja legítima a adoção de medidas coercitivas para assegurar o tratamento médico determinado judicialmente, a constrição patrimonial deve observar critérios de adequação e necessidade, resguardando-se à operadora a oportunidade de demonstrar o efetivo cumprimento da obrigação ou a existência de meio igualmente eficaz e menos oneroso para sua satisfação. </w:delText>
        </w:r>
      </w:del>
    </w:p>
    <w:p w14:paraId="31CB8DA3" w14:textId="77777777" w:rsidR="000B1F20" w:rsidRDefault="000B1F20" w:rsidP="004236F7">
      <w:pPr>
        <w:spacing w:after="0" w:line="360" w:lineRule="auto"/>
        <w:ind w:firstLine="2268"/>
        <w:jc w:val="both"/>
        <w:rPr>
          <w:del w:id="1234" w:author="Assessor GDSXSR" w:date="2026-10-30T23:55:15Z"/>
          <w:rFonts w:ascii="Arial" w:hAnsi="Arial" w:cs="Arial"/>
          <w:color w:val="000000" w:themeColor="text1"/>
          <w:sz w:val="28"/>
          <w:szCs w:val="28"/>
        </w:rPr>
      </w:pPr>
    </w:p>
    <w:p w14:paraId="55553C39" w14:textId="3E536D60" w:rsidR="00A036F5" w:rsidRPr="00A036F5" w:rsidRDefault="00A036F5" w:rsidP="00A036F5">
      <w:pPr>
        <w:spacing w:after="0" w:line="360" w:lineRule="auto"/>
        <w:ind w:firstLine="2268"/>
        <w:jc w:val="both"/>
        <w:rPr>
          <w:rFonts w:ascii="Arial" w:hAnsi="Arial" w:cs="Arial"/>
          <w:color w:val="000000" w:themeColor="text1"/>
          <w:sz w:val="28"/>
          <w:szCs w:val="28"/>
        </w:rPr>
      </w:pPr>
      <w:commentRangeStart w:id="15"/>
      <w:del w:id="1235" w:author="Assessor GDSXSR" w:date="2026-10-30T23:55:15Z">
        <w:r>
          <w:rPr>
            <w:rFonts w:ascii="Arial" w:hAnsi="Arial" w:cs="Arial"/>
            <w:color w:val="000000" w:themeColor="text1"/>
            <w:sz w:val="28"/>
            <w:szCs w:val="28"/>
          </w:rPr>
          <w:delText xml:space="preserve">Assim</w:delText>
        </w:r>
      </w:del>
      <w:ins w:id="1236" w:author="Assessor GDSXSR" w:date="2026-10-30T23:55:15Z">
        <w:r>
          <w:rPr>
            <w:rFonts w:ascii="Arial" w:hAnsi="Arial" w:cs="Arial"/>
            <w:color w:val="808080"/>
            <w:sz w:val="28"/>
            <w:szCs w:val="28"/>
            <w:highlight w:val="yellow"/>
          </w:rPr>
          <w:t xml:space="preserve">Dito isso</w:t>
        </w:r>
      </w:ins>
      <w:r>
        <w:rPr>
          <w:rFonts w:ascii="Arial" w:hAnsi="Arial" w:cs="Arial"/>
          <w:color w:val="000000" w:themeColor="text1"/>
          <w:sz w:val="28"/>
          <w:szCs w:val="28"/>
          <w:highlight w:val="yellow"/>
          <w:rPrChange w:id="1256" w:author="Assessor GDSXSR" w:date="2026-10-30T23:55:15Z">
            <w:rPr>
              <w:rFonts w:ascii="Arial" w:hAnsi="Arial" w:cs="Arial"/>
              <w:color w:val="000000" w:themeColor="text1"/>
              <w:sz w:val="28"/>
              <w:szCs w:val="28"/>
            </w:rPr>
          </w:rPrChange>
        </w:rPr>
        <w:t xml:space="preserve">,</w:t>
      </w:r>
      <w:ins w:id="1237" w:author="Assessor GDSXSR" w:date="2026-10-30T23:55:15Z">
        <w:r>
          <w:rPr>
            <w:rFonts w:ascii="Arial" w:hAnsi="Arial" w:cs="Arial"/>
            <w:color w:val="808080"/>
            <w:sz w:val="28"/>
            <w:szCs w:val="28"/>
            <w:highlight w:val="yellow"/>
          </w:rPr>
          <w:t xml:space="preserve"> e não havendo alteração do quadro fático-jurídico delineado nos autos, com a máxima vênia ao d. Juízo de origem, deve ser parcialmente reformada a r. decisão agravada, pois</w:t>
        </w:r>
      </w:ins>
      <w:r>
        <w:rPr>
          <w:rFonts w:ascii="Arial" w:hAnsi="Arial" w:cs="Arial"/>
          <w:color w:val="000000" w:themeColor="text1"/>
          <w:sz w:val="28"/>
          <w:szCs w:val="28"/>
          <w:highlight w:val="yellow"/>
          <w:rPrChange w:id="1257" w:author="Assessor GDSXSR" w:date="2026-10-30T23:55:15Z">
            <w:rPr>
              <w:rFonts w:ascii="Arial" w:hAnsi="Arial" w:cs="Arial"/>
              <w:color w:val="000000" w:themeColor="text1"/>
              <w:sz w:val="28"/>
              <w:szCs w:val="28"/>
            </w:rPr>
          </w:rPrChange>
        </w:rPr>
        <w:t xml:space="preserve"> </w:t>
      </w:r>
      <w:r>
        <w:rPr>
          <w:rFonts w:ascii="Arial" w:hAnsi="Arial" w:cs="Arial"/>
          <w:color w:val="000000" w:themeColor="text1"/>
          <w:sz w:val="28"/>
          <w:szCs w:val="28"/>
          <w:highlight w:val="yellow"/>
          <w:rPrChange w:id="1258" w:author="Assessor GDSXSR" w:date="2026-10-30T23:55:15Z">
            <w:rPr>
              <w:rFonts w:ascii="Arial" w:hAnsi="Arial" w:cs="Arial"/>
              <w:color w:val="000000" w:themeColor="text1"/>
              <w:sz w:val="28"/>
              <w:szCs w:val="28"/>
            </w:rPr>
          </w:rPrChange>
        </w:rPr>
        <w:t xml:space="preserve">a solução </w:t>
      </w:r>
      <w:del w:id="1238" w:author="Assessor GDSXSR" w:date="2026-10-30T23:55:15Z">
        <w:r>
          <w:rPr>
            <w:rFonts w:ascii="Arial" w:hAnsi="Arial" w:cs="Arial"/>
            <w:color w:val="000000" w:themeColor="text1"/>
            <w:sz w:val="28"/>
            <w:szCs w:val="28"/>
          </w:rPr>
          <w:delText xml:space="preserve">adotada na decisão</w:delText>
        </w:r>
      </w:del>
      <w:ins w:id="1239" w:author="Assessor GDSXSR" w:date="2026-10-30T23:55:15Z">
        <w:r>
          <w:rPr>
            <w:rFonts w:ascii="Arial" w:hAnsi="Arial" w:cs="Arial"/>
            <w:color w:val="808080"/>
            <w:sz w:val="28"/>
            <w:szCs w:val="28"/>
            <w:highlight w:val="yellow"/>
          </w:rPr>
          <w:t xml:space="preserve">da</w:t>
        </w:r>
      </w:ins>
      <w:r>
        <w:rPr>
          <w:rFonts w:ascii="Arial" w:hAnsi="Arial" w:cs="Arial"/>
          <w:color w:val="000000" w:themeColor="text1"/>
          <w:sz w:val="28"/>
          <w:szCs w:val="28"/>
          <w:highlight w:val="yellow"/>
          <w:rPrChange w:id="1259" w:author="Assessor GDSXSR" w:date="2026-10-30T23:55:15Z">
            <w:rPr>
              <w:rFonts w:ascii="Arial" w:hAnsi="Arial" w:cs="Arial"/>
              <w:color w:val="000000" w:themeColor="text1"/>
              <w:sz w:val="28"/>
              <w:szCs w:val="28"/>
            </w:rPr>
          </w:rPrChange>
        </w:rPr>
        <w:t xml:space="preserve"> liminar</w:t>
      </w:r>
      <w:del w:id="1240" w:author="Assessor GDSXSR" w:date="2026-10-30T23:55:15Z">
        <w:r>
          <w:rPr>
            <w:rFonts w:ascii="Arial" w:hAnsi="Arial" w:cs="Arial"/>
            <w:color w:val="000000" w:themeColor="text1"/>
            <w:sz w:val="28"/>
            <w:szCs w:val="28"/>
          </w:rPr>
          <w:delText xml:space="preserve"> revela-se a mais adequada para compatibilizar os interesses em conflito, pois</w:delText>
        </w:r>
      </w:del>
      <w:r>
        <w:rPr>
          <w:rFonts w:ascii="Arial" w:hAnsi="Arial" w:cs="Arial"/>
          <w:color w:val="000000" w:themeColor="text1"/>
          <w:sz w:val="28"/>
          <w:szCs w:val="28"/>
          <w:highlight w:val="yellow"/>
          <w:rPrChange w:id="1260" w:author="Assessor GDSXSR" w:date="2026-10-30T23:55:15Z">
            <w:rPr>
              <w:rFonts w:ascii="Arial" w:hAnsi="Arial" w:cs="Arial"/>
              <w:color w:val="000000" w:themeColor="text1"/>
              <w:sz w:val="28"/>
              <w:szCs w:val="28"/>
            </w:rPr>
          </w:rPrChange>
        </w:rPr>
        <w:t xml:space="preserve"> preserva a continuidade e a efetividade do tratamento da </w:t>
      </w:r>
      <w:del w:id="1241" w:author="Assessor GDSXSR" w:date="2026-10-30T23:55:15Z">
        <w:r>
          <w:rPr>
            <w:rFonts w:ascii="Arial" w:hAnsi="Arial" w:cs="Arial"/>
            <w:color w:val="000000" w:themeColor="text1"/>
            <w:sz w:val="28"/>
            <w:szCs w:val="28"/>
          </w:rPr>
          <w:delText xml:space="preserve">agravada,</w:delText>
        </w:r>
      </w:del>
      <w:ins w:id="1242" w:author="Assessor GDSXSR" w:date="2026-10-30T23:55:15Z">
        <w:r>
          <w:rPr>
            <w:rFonts w:ascii="Arial" w:hAnsi="Arial" w:cs="Arial"/>
            <w:color w:val="808080"/>
            <w:sz w:val="28"/>
            <w:szCs w:val="28"/>
            <w:highlight w:val="yellow"/>
          </w:rPr>
          <w:t xml:space="preserve">menor</w:t>
        </w:r>
      </w:ins>
      <w:r>
        <w:rPr>
          <w:rFonts w:ascii="Arial" w:hAnsi="Arial" w:cs="Arial"/>
          <w:color w:val="000000" w:themeColor="text1"/>
          <w:sz w:val="28"/>
          <w:szCs w:val="28"/>
          <w:highlight w:val="yellow"/>
          <w:rPrChange w:id="1261" w:author="Assessor GDSXSR" w:date="2026-10-30T23:55:15Z">
            <w:rPr>
              <w:rFonts w:ascii="Arial" w:hAnsi="Arial" w:cs="Arial"/>
              <w:color w:val="000000" w:themeColor="text1"/>
              <w:sz w:val="28"/>
              <w:szCs w:val="28"/>
            </w:rPr>
          </w:rPrChange>
        </w:rPr>
        <w:t xml:space="preserve"> </w:t>
      </w:r>
      <w:del w:id="1243" w:author="Assessor GDSXSR" w:date="2026-10-30T23:55:15Z">
        <w:r>
          <w:rPr>
            <w:rFonts w:ascii="Arial" w:hAnsi="Arial" w:cs="Arial"/>
            <w:color w:val="000000" w:themeColor="text1"/>
            <w:sz w:val="28"/>
            <w:szCs w:val="28"/>
          </w:rPr>
          <w:delText xml:space="preserve">ao mesmo tempo em que</w:delText>
        </w:r>
      </w:del>
      <w:ins w:id="1244" w:author="Assessor GDSXSR" w:date="2026-10-30T23:55:15Z">
        <w:r>
          <w:rPr>
            <w:rFonts w:ascii="Arial" w:hAnsi="Arial" w:cs="Arial"/>
            <w:color w:val="808080"/>
            <w:sz w:val="28"/>
            <w:szCs w:val="28"/>
            <w:highlight w:val="yellow"/>
          </w:rPr>
          <w:t xml:space="preserve">e</w:t>
        </w:r>
      </w:ins>
      <w:r>
        <w:rPr>
          <w:rFonts w:ascii="Arial" w:hAnsi="Arial" w:cs="Arial"/>
          <w:color w:val="000000" w:themeColor="text1"/>
          <w:sz w:val="28"/>
          <w:szCs w:val="28"/>
          <w:highlight w:val="yellow"/>
          <w:rPrChange w:id="1262" w:author="Assessor GDSXSR" w:date="2026-10-30T23:55:15Z">
            <w:rPr>
              <w:rFonts w:ascii="Arial" w:hAnsi="Arial" w:cs="Arial"/>
              <w:color w:val="000000" w:themeColor="text1"/>
              <w:sz w:val="28"/>
              <w:szCs w:val="28"/>
            </w:rPr>
          </w:rPrChange>
        </w:rPr>
        <w:t xml:space="preserve"> assegura à agravante a </w:t>
      </w:r>
      <w:del w:id="1245" w:author="Assessor GDSXSR" w:date="2026-10-30T23:55:15Z">
        <w:r>
          <w:rPr>
            <w:rFonts w:ascii="Arial" w:hAnsi="Arial" w:cs="Arial"/>
            <w:color w:val="000000" w:themeColor="text1"/>
            <w:sz w:val="28"/>
            <w:szCs w:val="28"/>
          </w:rPr>
          <w:delText xml:space="preserve">possibilidade</w:delText>
        </w:r>
      </w:del>
      <w:ins w:id="1246" w:author="Assessor GDSXSR" w:date="2026-10-30T23:55:15Z">
        <w:r>
          <w:rPr>
            <w:rFonts w:ascii="Arial" w:hAnsi="Arial" w:cs="Arial"/>
            <w:color w:val="808080"/>
            <w:sz w:val="28"/>
            <w:szCs w:val="28"/>
            <w:highlight w:val="yellow"/>
          </w:rPr>
          <w:t xml:space="preserve">prévia</w:t>
        </w:r>
      </w:ins>
      <w:r>
        <w:rPr>
          <w:rFonts w:ascii="Arial" w:hAnsi="Arial" w:cs="Arial"/>
          <w:color w:val="000000" w:themeColor="text1"/>
          <w:sz w:val="28"/>
          <w:szCs w:val="28"/>
          <w:highlight w:val="yellow"/>
          <w:rPrChange w:id="1263" w:author="Assessor GDSXSR" w:date="2026-10-30T23:55:15Z">
            <w:rPr>
              <w:rFonts w:ascii="Arial" w:hAnsi="Arial" w:cs="Arial"/>
              <w:color w:val="000000" w:themeColor="text1"/>
              <w:sz w:val="28"/>
              <w:szCs w:val="28"/>
            </w:rPr>
          </w:rPrChange>
        </w:rPr>
        <w:t xml:space="preserve"> </w:t>
      </w:r>
      <w:del w:id="1247" w:author="Assessor GDSXSR" w:date="2026-10-30T23:55:15Z">
        <w:r>
          <w:rPr>
            <w:rFonts w:ascii="Arial" w:hAnsi="Arial" w:cs="Arial"/>
            <w:color w:val="000000" w:themeColor="text1"/>
            <w:sz w:val="28"/>
            <w:szCs w:val="28"/>
          </w:rPr>
          <w:delText xml:space="preserve">de</w:delText>
        </w:r>
      </w:del>
      <w:ins w:id="1248" w:author="Assessor GDSXSR" w:date="2026-10-30T23:55:15Z">
        <w:r>
          <w:rPr>
            <w:rFonts w:ascii="Arial" w:hAnsi="Arial" w:cs="Arial"/>
            <w:color w:val="808080"/>
            <w:sz w:val="28"/>
            <w:szCs w:val="28"/>
            <w:highlight w:val="yellow"/>
          </w:rPr>
          <w:t xml:space="preserve">manifestação</w:t>
        </w:r>
      </w:ins>
      <w:r>
        <w:rPr>
          <w:rFonts w:ascii="Arial" w:hAnsi="Arial" w:cs="Arial"/>
          <w:color w:val="000000" w:themeColor="text1"/>
          <w:sz w:val="28"/>
          <w:szCs w:val="28"/>
          <w:highlight w:val="yellow"/>
          <w:rPrChange w:id="1264" w:author="Assessor GDSXSR" w:date="2026-10-30T23:55:15Z">
            <w:rPr>
              <w:rFonts w:ascii="Arial" w:hAnsi="Arial" w:cs="Arial"/>
              <w:color w:val="000000" w:themeColor="text1"/>
              <w:sz w:val="28"/>
              <w:szCs w:val="28"/>
            </w:rPr>
          </w:rPrChange>
        </w:rPr>
        <w:t xml:space="preserve"> </w:t>
      </w:r>
      <w:del w:id="1249" w:author="Assessor GDSXSR" w:date="2026-10-30T23:55:15Z">
        <w:r>
          <w:rPr>
            <w:rFonts w:ascii="Arial" w:hAnsi="Arial" w:cs="Arial"/>
            <w:color w:val="000000" w:themeColor="text1"/>
            <w:sz w:val="28"/>
            <w:szCs w:val="28"/>
          </w:rPr>
          <w:delText xml:space="preserve">se</w:delText>
        </w:r>
      </w:del>
      <w:ins w:id="1250" w:author="Assessor GDSXSR" w:date="2026-10-30T23:55:15Z">
        <w:r>
          <w:rPr>
            <w:rFonts w:ascii="Arial" w:hAnsi="Arial" w:cs="Arial"/>
            <w:color w:val="808080"/>
            <w:sz w:val="28"/>
            <w:szCs w:val="28"/>
            <w:highlight w:val="yellow"/>
          </w:rPr>
          <w:t xml:space="preserve">sobre</w:t>
        </w:r>
      </w:ins>
      <w:r>
        <w:rPr>
          <w:rFonts w:ascii="Arial" w:hAnsi="Arial" w:cs="Arial"/>
          <w:color w:val="000000" w:themeColor="text1"/>
          <w:sz w:val="28"/>
          <w:szCs w:val="28"/>
          <w:highlight w:val="yellow"/>
          <w:rPrChange w:id="1265" w:author="Assessor GDSXSR" w:date="2026-10-30T23:55:15Z">
            <w:rPr>
              <w:rFonts w:ascii="Arial" w:hAnsi="Arial" w:cs="Arial"/>
              <w:color w:val="000000" w:themeColor="text1"/>
              <w:sz w:val="28"/>
              <w:szCs w:val="28"/>
            </w:rPr>
          </w:rPrChange>
        </w:rPr>
        <w:t xml:space="preserve"> </w:t>
      </w:r>
      <w:del w:id="1251" w:author="Assessor GDSXSR" w:date="2026-10-30T23:55:15Z">
        <w:r>
          <w:rPr>
            <w:rFonts w:ascii="Arial" w:hAnsi="Arial" w:cs="Arial"/>
            <w:color w:val="000000" w:themeColor="text1"/>
            <w:sz w:val="28"/>
            <w:szCs w:val="28"/>
          </w:rPr>
          <w:delText xml:space="preserve">manifestar previamente acerca da</w:delText>
        </w:r>
      </w:del>
      <w:ins w:id="1252" w:author="Assessor GDSXSR" w:date="2026-10-30T23:55:15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266" w:author="Assessor GDSXSR" w:date="2026-10-30T23:55:15Z">
            <w:rPr>
              <w:rFonts w:ascii="Arial" w:hAnsi="Arial" w:cs="Arial"/>
              <w:color w:val="000000" w:themeColor="text1"/>
              <w:sz w:val="28"/>
              <w:szCs w:val="28"/>
            </w:rPr>
          </w:rPrChange>
        </w:rPr>
        <w:t xml:space="preserve"> aptidão técnica da clínica indicada</w:t>
      </w:r>
      <w:del w:id="1253" w:author="Assessor GDSXSR" w:date="2026-10-30T23:55:15Z">
        <w:r>
          <w:rPr>
            <w:rFonts w:ascii="Arial" w:hAnsi="Arial" w:cs="Arial"/>
            <w:color w:val="000000" w:themeColor="text1"/>
            <w:sz w:val="28"/>
            <w:szCs w:val="28"/>
          </w:rPr>
          <w:delText xml:space="preserve">,</w:delText>
        </w:r>
      </w:del>
      <w:r>
        <w:rPr>
          <w:rFonts w:ascii="Arial" w:hAnsi="Arial" w:cs="Arial"/>
          <w:color w:val="000000" w:themeColor="text1"/>
          <w:sz w:val="28"/>
          <w:szCs w:val="28"/>
          <w:highlight w:val="yellow"/>
          <w:rPrChange w:id="1267" w:author="Assessor GDSXSR" w:date="2026-10-30T23:55:15Z">
            <w:rPr>
              <w:rFonts w:ascii="Arial" w:hAnsi="Arial" w:cs="Arial"/>
              <w:color w:val="000000" w:themeColor="text1"/>
              <w:sz w:val="28"/>
              <w:szCs w:val="28"/>
            </w:rPr>
          </w:rPrChange>
        </w:rPr>
        <w:t xml:space="preserve"> </w:t>
      </w:r>
      <w:del w:id="1254" w:author="Assessor GDSXSR" w:date="2026-10-30T23:55:15Z">
        <w:r>
          <w:rPr>
            <w:rFonts w:ascii="Arial" w:hAnsi="Arial" w:cs="Arial"/>
            <w:color w:val="000000" w:themeColor="text1"/>
            <w:sz w:val="28"/>
            <w:szCs w:val="28"/>
          </w:rPr>
          <w:delText xml:space="preserve">da</w:delText>
        </w:r>
      </w:del>
      <w:ins w:id="1255" w:author="Assessor GDSXSR" w:date="2026-10-30T23:55:15Z">
        <w:r>
          <w:rPr>
            <w:rFonts w:ascii="Arial" w:hAnsi="Arial" w:cs="Arial"/>
            <w:color w:val="808080"/>
            <w:sz w:val="28"/>
            <w:szCs w:val="28"/>
            <w:highlight w:val="yellow"/>
          </w:rPr>
          <w:t xml:space="preserve">e a</w:t>
        </w:r>
      </w:ins>
      <w:r>
        <w:rPr>
          <w:rFonts w:ascii="Arial" w:hAnsi="Arial" w:cs="Arial"/>
          <w:color w:val="000000" w:themeColor="text1"/>
          <w:sz w:val="28"/>
          <w:szCs w:val="28"/>
          <w:highlight w:val="yellow"/>
          <w:rPrChange w:id="1268" w:author="Assessor GDSXSR" w:date="2026-10-30T23:55:15Z">
            <w:rPr>
              <w:rFonts w:ascii="Arial" w:hAnsi="Arial" w:cs="Arial"/>
              <w:color w:val="000000" w:themeColor="text1"/>
              <w:sz w:val="28"/>
              <w:szCs w:val="28"/>
            </w:rPr>
          </w:rPrChange>
        </w:rPr>
        <w:t xml:space="preserve"> compatibilidade do orçamento apresentado</w:t>
      </w:r>
      <w:r>
        <w:rPr>
          <w:rFonts w:ascii="Arial" w:hAnsi="Arial" w:cs="Arial"/>
          <w:color w:val="000000" w:themeColor="text1"/>
          <w:sz w:val="28"/>
          <w:szCs w:val="28"/>
          <w:highlight w:val="yellow"/>
          <w:rPrChange w:id="1269" w:author="Assessor GDSXSR" w:date="2026-10-30T23:55:15Z">
            <w:rPr>
              <w:rFonts w:ascii="Arial" w:hAnsi="Arial" w:cs="Arial"/>
              <w:color w:val="000000" w:themeColor="text1"/>
              <w:sz w:val="28"/>
              <w:szCs w:val="28"/>
            </w:rPr>
          </w:rPrChange>
        </w:rPr>
        <w:t xml:space="preserve">.</w:t>
      </w:r>
      <w:commentRangeEnd w:id="15"/>
      <w:r>
        <w:rPr>
          <w:rStyle w:val="CommentReference"/>
        </w:rPr>
        <w:commentReference w:id="15"/>
      </w:r>
    </w:p>
    <w:p w14:paraId="0F4B7616" w14:textId="41F44514" w:rsidR="000B1F20" w:rsidRPr="007E1C8C" w:rsidRDefault="000B1F20" w:rsidP="004236F7">
      <w:pPr>
        <w:spacing w:after="0" w:line="360" w:lineRule="auto"/>
        <w:ind w:firstLine="2268"/>
        <w:jc w:val="both"/>
        <w:rPr>
          <w:rFonts w:ascii="Arial" w:hAnsi="Arial" w:cs="Arial"/>
          <w:color w:val="000000" w:themeColor="text1"/>
          <w:sz w:val="28"/>
          <w:szCs w:val="28"/>
        </w:rPr>
      </w:pPr>
    </w:p>
    <w:p w14:paraId="51F7901E" w14:textId="77777777" w:rsidR="004236F7" w:rsidRPr="00D516B2" w:rsidRDefault="004236F7" w:rsidP="004236F7">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1609FF9" w14:textId="77777777" w:rsidR="004236F7" w:rsidRDefault="004236F7" w:rsidP="004236F7">
      <w:pPr>
        <w:spacing w:after="0" w:line="360" w:lineRule="auto"/>
        <w:ind w:firstLine="2268"/>
        <w:jc w:val="both"/>
        <w:rPr>
          <w:rFonts w:ascii="Arial" w:hAnsi="Arial" w:cs="Arial"/>
          <w:sz w:val="28"/>
          <w:szCs w:val="28"/>
        </w:rPr>
      </w:pPr>
    </w:p>
    <w:p w14:paraId="1A7B852F" w14:textId="0979CC1E" w:rsidR="4495E4C2" w:rsidRPr="00966C79" w:rsidRDefault="21529E37" w:rsidP="4495E4C2">
      <w:pPr>
        <w:spacing w:after="0" w:line="360" w:lineRule="auto"/>
        <w:ind w:firstLine="2268"/>
        <w:jc w:val="both"/>
        <w:rPr>
          <w:rFonts w:ascii="Arial" w:hAnsi="Arial" w:cs="Arial"/>
          <w:sz w:val="28"/>
          <w:szCs w:val="28"/>
        </w:rPr>
      </w:pPr>
      <w:commentRangeStart w:id="16"/>
      <w:r>
        <w:rPr>
          <w:rFonts w:ascii="Arial" w:hAnsi="Arial" w:cs="Arial"/>
          <w:sz w:val="28"/>
          <w:szCs w:val="28"/>
        </w:rPr>
        <w:t xml:space="preserve">Ante o exposto,</w:t>
      </w:r>
      <w:r>
        <w:rPr>
          <w:rFonts w:ascii="Arial" w:hAnsi="Arial" w:cs="Arial"/>
          <w:sz w:val="28"/>
          <w:szCs w:val="28"/>
        </w:rPr>
        <w:t xml:space="preserve"> reiteradas as vênias,</w:t>
      </w:r>
      <w:r>
        <w:rPr>
          <w:rFonts w:ascii="Arial" w:hAnsi="Arial" w:cs="Arial"/>
          <w:sz w:val="28"/>
          <w:szCs w:val="28"/>
        </w:rPr>
        <w:t xml:space="preserve"> </w:t>
      </w:r>
      <w:r>
        <w:rPr>
          <w:rFonts w:ascii="Arial" w:hAnsi="Arial" w:cs="Arial"/>
          <w:b/>
          <w:bCs/>
          <w:sz w:val="28"/>
          <w:szCs w:val="28"/>
        </w:rPr>
        <w:t xml:space="preserve">dou </w:t>
      </w:r>
      <w:r>
        <w:rPr>
          <w:rFonts w:ascii="Arial" w:hAnsi="Arial" w:cs="Arial"/>
          <w:b/>
          <w:bCs/>
          <w:sz w:val="28"/>
          <w:szCs w:val="28"/>
        </w:rPr>
        <w:t xml:space="preserve">parcial </w:t>
      </w:r>
      <w:r>
        <w:rPr>
          <w:rFonts w:ascii="Arial" w:hAnsi="Arial" w:cs="Arial"/>
          <w:b/>
          <w:bCs/>
          <w:sz w:val="28"/>
          <w:szCs w:val="28"/>
        </w:rPr>
        <w:t xml:space="preserve">provimento</w:t>
      </w:r>
      <w:r>
        <w:rPr>
          <w:rFonts w:ascii="Arial" w:hAnsi="Arial" w:cs="Arial"/>
          <w:sz w:val="28"/>
          <w:szCs w:val="28"/>
        </w:rPr>
        <w:t xml:space="preserve"> ao agravo de instrumento </w:t>
      </w:r>
      <w:del w:id="1270" w:author="Assessor GDSXSR" w:date="2026-10-30T23:55:15Z">
        <w:r>
          <w:rPr>
            <w:rFonts w:ascii="Arial" w:hAnsi="Arial" w:cs="Arial"/>
            <w:sz w:val="28"/>
            <w:szCs w:val="28"/>
          </w:rPr>
          <w:delText xml:space="preserve">do</w:delText>
        </w:r>
      </w:del>
      <w:ins w:id="1271" w:author="Assessor GDSXSR" w:date="2026-10-30T23:55:15Z">
        <w:r>
          <w:rPr>
            <w:rFonts w:ascii="Arial" w:hAnsi="Arial" w:cs="Arial"/>
            <w:color w:val="808080"/>
            <w:sz w:val="28"/>
            <w:szCs w:val="28"/>
          </w:rPr>
          <w:t xml:space="preserve">da</w:t>
        </w:r>
      </w:ins>
      <w:r>
        <w:rPr>
          <w:rFonts w:ascii="Arial" w:hAnsi="Arial" w:cs="Arial"/>
          <w:sz w:val="28"/>
          <w:szCs w:val="28"/>
        </w:rPr>
        <w:t xml:space="preserve"> </w:t>
      </w:r>
      <w:del w:id="1272" w:author="Assessor GDSXSR" w:date="2026-10-30T23:55:15Z">
        <w:r>
          <w:rPr>
            <w:rFonts w:ascii="Arial" w:hAnsi="Arial" w:cs="Arial"/>
            <w:sz w:val="28"/>
            <w:szCs w:val="28"/>
          </w:rPr>
          <w:delText xml:space="preserve">executado</w:delText>
        </w:r>
      </w:del>
      <w:ins w:id="1273" w:author="Assessor GDSXSR" w:date="2026-10-30T23:55:15Z">
        <w:r>
          <w:rPr>
            <w:rFonts w:ascii="Arial" w:hAnsi="Arial" w:cs="Arial"/>
            <w:color w:val="808080"/>
            <w:sz w:val="28"/>
            <w:szCs w:val="28"/>
          </w:rPr>
          <w:t xml:space="preserve">executada</w:t>
        </w:r>
      </w:ins>
      <w:r>
        <w:rPr>
          <w:rFonts w:ascii="Arial" w:hAnsi="Arial" w:cs="Arial"/>
          <w:sz w:val="28"/>
          <w:szCs w:val="28"/>
        </w:rPr>
        <w:t xml:space="preserve">, </w:t>
      </w:r>
      <w:r>
        <w:rPr>
          <w:rFonts w:ascii="Arial" w:hAnsi="Arial" w:cs="Arial"/>
          <w:sz w:val="28"/>
          <w:szCs w:val="28"/>
        </w:rPr>
        <w:t xml:space="preserve">GEAP AUTOGESTÃO EM SAÚDE</w:t>
      </w:r>
      <w:r>
        <w:rPr>
          <w:rFonts w:ascii="Arial" w:hAnsi="Arial" w:cs="Arial"/>
          <w:sz w:val="28"/>
          <w:szCs w:val="28"/>
        </w:rPr>
        <w:t xml:space="preserve">, para, confirmando a liminar,</w:t>
      </w:r>
      <w:r>
        <w:rPr>
          <w:rFonts w:ascii="Arial" w:hAnsi="Arial" w:cs="Arial"/>
          <w:sz w:val="28"/>
          <w:szCs w:val="28"/>
        </w:rPr>
        <w:t xml:space="preserve"> </w:t>
      </w:r>
      <w:r>
        <w:rPr>
          <w:rFonts w:ascii="Arial" w:hAnsi="Arial" w:cs="Arial"/>
          <w:sz w:val="28"/>
          <w:szCs w:val="28"/>
        </w:rPr>
        <w:t xml:space="preserve">sustar a realização de bloqueio eletrônico automático de valores até que, indicada a clínica pela parte exequente/</w:t>
      </w:r>
      <w:del w:id="1274" w:author="Assessor GDSXSR" w:date="2026-10-30T23:55:15Z">
        <w:r>
          <w:rPr>
            <w:rFonts w:ascii="Arial" w:hAnsi="Arial" w:cs="Arial"/>
            <w:sz w:val="28"/>
            <w:szCs w:val="28"/>
          </w:rPr>
          <w:delText xml:space="preserve"> </w:delText>
        </w:r>
      </w:del>
      <w:r>
        <w:rPr>
          <w:rFonts w:ascii="Arial" w:hAnsi="Arial" w:cs="Arial"/>
          <w:sz w:val="28"/>
          <w:szCs w:val="28"/>
        </w:rPr>
        <w:t xml:space="preserve">agravada e apresentado o respectivo orçamento, seja oportunizada manifestação prévia da agravante, no prazo a ser fixado pelo Juízo de origem, sobre a aptidão técnica do estabelecimento, a razoabilidade do orçamento e </w:t>
      </w:r>
      <w:r>
        <w:rPr>
          <w:rFonts w:ascii="Arial" w:hAnsi="Arial" w:cs="Arial"/>
          <w:sz w:val="28"/>
          <w:szCs w:val="28"/>
        </w:rPr>
        <w:t xml:space="preserve">eventual possibilidade de custeio direto do tratamento, sem prejuízo da manutenção das demais determinações da decisão agravada.</w:t>
      </w:r>
      <w:commentRangeEnd w:id="16"/>
      <w:r>
        <w:rPr>
          <w:rStyle w:val="CommentReference"/>
        </w:rPr>
        <w:commentReference w:id="16"/>
      </w:r>
    </w:p>
    <w:p w14:paraId="4BBE6883" w14:textId="77777777" w:rsidR="00966C79" w:rsidRDefault="00966C79" w:rsidP="4495E4C2">
      <w:pPr>
        <w:spacing w:after="0" w:line="360" w:lineRule="auto"/>
        <w:ind w:firstLine="2268"/>
        <w:jc w:val="both"/>
        <w:rPr>
          <w:rFonts w:ascii="Arial" w:hAnsi="Arial" w:cs="Arial"/>
          <w:sz w:val="28"/>
          <w:szCs w:val="28"/>
        </w:rPr>
      </w:pPr>
    </w:p>
    <w:p w14:paraId="3727AA61" w14:textId="77777777" w:rsidR="008C7D23" w:rsidRDefault="004236F7" w:rsidP="008C7D23">
      <w:pPr>
        <w:spacing w:after="0" w:line="360" w:lineRule="auto"/>
        <w:ind w:firstLine="2268"/>
        <w:jc w:val="both"/>
        <w:rPr>
          <w:rFonts w:ascii="Arial" w:hAnsi="Arial" w:cs="Arial"/>
          <w:sz w:val="28"/>
          <w:szCs w:val="28"/>
        </w:rPr>
      </w:pPr>
      <w:r>
        <w:rPr>
          <w:rFonts w:ascii="Arial" w:hAnsi="Arial" w:cs="Arial"/>
          <w:sz w:val="28"/>
          <w:szCs w:val="28"/>
        </w:rPr>
        <w:t>É como voto.</w:t>
      </w:r>
    </w:p>
    <w:p w14:paraId="1E759F54" w14:textId="44100F4C" w:rsidR="004236F7" w:rsidRDefault="004236F7" w:rsidP="008C7D23">
      <w:pPr>
        <w:spacing w:after="0" w:line="360" w:lineRule="auto"/>
        <w:ind w:firstLine="2268"/>
        <w:jc w:val="both"/>
        <w:rPr>
          <w:rFonts w:ascii="Arial" w:hAnsi="Arial" w:cs="Arial"/>
          <w:sz w:val="28"/>
          <w:szCs w:val="28"/>
        </w:rPr>
      </w:pPr>
      <w:r>
        <w:rPr>
          <w:rFonts w:ascii="Arial" w:hAnsi="Arial" w:cs="Arial"/>
          <w:sz w:val="28"/>
          <w:szCs w:val="28"/>
        </w:rPr>
        <w:br w:type="page"/>
      </w:r>
    </w:p>
    <w:p w14:paraId="216E1589" w14:textId="77777777" w:rsidR="004236F7" w:rsidRDefault="004236F7" w:rsidP="004236F7">
      <w:pPr>
        <w:spacing w:after="0" w:line="360" w:lineRule="auto"/>
        <w:jc w:val="both"/>
        <w:rPr>
          <w:rFonts w:ascii="Arial" w:hAnsi="Arial" w:cs="Arial"/>
          <w:sz w:val="28"/>
          <w:szCs w:val="28"/>
        </w:rPr>
      </w:pPr>
    </w:p>
    <w:tbl>
      <w:tblPr>
        <w:tblW w:w="8647" w:type="dxa"/>
        <w:tblCellSpacing w:w="0" w:type="dxa"/>
        <w:tblCellMar>
          <w:top w:w="75" w:type="dxa"/>
          <w:left w:w="75" w:type="dxa"/>
          <w:bottom w:w="75" w:type="dxa"/>
          <w:right w:w="75" w:type="dxa"/>
        </w:tblCellMar>
        <w:tblLook w:val="04A0" w:firstRow="1" w:lastRow="0" w:firstColumn="1" w:lastColumn="0" w:noHBand="0" w:noVBand="1"/>
      </w:tblPr>
      <w:tblGrid>
        <w:gridCol w:w="2041"/>
        <w:gridCol w:w="6606"/>
      </w:tblGrid>
      <w:tr w:rsidR="00966C79" w:rsidRPr="00966C79" w14:paraId="1D11DA24" w14:textId="77777777" w:rsidTr="00966C79">
        <w:trPr>
          <w:tblCellSpacing w:w="0" w:type="dxa"/>
        </w:trPr>
        <w:tc>
          <w:tcPr>
            <w:tcW w:w="0" w:type="auto"/>
            <w:hideMark/>
          </w:tcPr>
          <w:p w14:paraId="519C49AB" w14:textId="00244467" w:rsidR="00966C79" w:rsidRPr="00966C79" w:rsidRDefault="00966C79" w:rsidP="00966C79">
            <w:pPr>
              <w:jc w:val="both"/>
              <w:rPr>
                <w:b/>
                <w:color w:val="008000"/>
              </w:rPr>
            </w:pPr>
            <w:r w:rsidRPr="00966C79">
              <w:rPr>
                <w:b/>
                <w:color w:val="008000"/>
              </w:rPr>
              <w:drawing>
                <wp:inline distT="0" distB="0" distL="0" distR="0" wp14:anchorId="77E970E0" wp14:editId="73D9A88E">
                  <wp:extent cx="1190625" cy="323850"/>
                  <wp:effectExtent l="0" t="0" r="9525" b="0"/>
                  <wp:docPr id="189003154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323850"/>
                          </a:xfrm>
                          <a:prstGeom prst="rect">
                            <a:avLst/>
                          </a:prstGeom>
                          <a:noFill/>
                          <a:ln>
                            <a:noFill/>
                          </a:ln>
                        </pic:spPr>
                      </pic:pic>
                    </a:graphicData>
                  </a:graphic>
                </wp:inline>
              </w:drawing>
            </w:r>
          </w:p>
        </w:tc>
        <w:tc>
          <w:tcPr>
            <w:tcW w:w="3820" w:type="pct"/>
            <w:vAlign w:val="center"/>
            <w:hideMark/>
          </w:tcPr>
          <w:p w14:paraId="73C30E8B" w14:textId="77777777" w:rsidR="00966C79" w:rsidRPr="00966C79" w:rsidRDefault="00966C79" w:rsidP="00966C79">
            <w:pPr>
              <w:jc w:val="both"/>
              <w:rPr>
                <w:b/>
                <w:color w:val="008000"/>
              </w:rPr>
            </w:pPr>
            <w:r w:rsidRPr="00966C79">
              <w:rPr>
                <w:b/>
                <w:color w:val="008000"/>
              </w:rPr>
              <w:t>Poder Judiciário da União</w:t>
            </w:r>
            <w:r w:rsidRPr="00966C79">
              <w:rPr>
                <w:b/>
                <w:color w:val="008000"/>
              </w:rPr>
              <w:br/>
              <w:t>TRIBUNAL DE JUSTIÇA DO DISTRITO FEDERAL E DOS TERRITÓRIOS</w:t>
            </w:r>
            <w:r w:rsidRPr="00966C79">
              <w:rPr>
                <w:b/>
                <w:color w:val="008000"/>
              </w:rPr>
              <w:br/>
            </w:r>
            <w:r w:rsidRPr="00966C79">
              <w:rPr>
                <w:b/>
                <w:bCs/>
                <w:color w:val="008000"/>
              </w:rPr>
              <w:t>11VARCVBSB</w:t>
            </w:r>
            <w:r w:rsidRPr="00966C79">
              <w:rPr>
                <w:b/>
                <w:color w:val="008000"/>
              </w:rPr>
              <w:br/>
              <w:t>11ª Vara Cível de Brasília</w:t>
            </w:r>
          </w:p>
        </w:tc>
      </w:tr>
    </w:tbl>
    <w:p w14:paraId="50EA636E" w14:textId="77777777" w:rsidR="00966C79" w:rsidRPr="00966C79" w:rsidRDefault="00966C79" w:rsidP="00966C79">
      <w:pPr>
        <w:jc w:val="both"/>
        <w:rPr>
          <w:b/>
          <w:color w:val="008000"/>
        </w:rPr>
      </w:pPr>
      <w:r w:rsidRPr="00966C79">
        <w:rPr>
          <w:b/>
          <w:color w:val="00B050"/>
          <w:rPrChange w:id="1037" w:author="Assessor GDSXSR" w:date="2026-10-30T23:55:15Z">
            <w:rPr>
              <w:b/>
              <w:color w:val="008000"/>
            </w:rPr>
          </w:rPrChange>
        </w:rPr>
        <w:t xml:space="preserve">Número do processo: </w:t>
      </w:r>
      <w:hyperlink r:id="rId16" w:tooltip="Clique com o botão direito para copiar" w:history="1">
        <w:r w:rsidRPr="00966C79">
          <w:rPr>
            <w:rStyle w:val="Hyperlink"/>
            <w:b/>
          </w:rPr>
          <w:t>0712844-58.2026.8.07.0001</w:t>
        </w:r>
      </w:hyperlink>
      <w:r w:rsidRPr="00966C79">
        <w:rPr>
          <w:b/>
          <w:color w:val="00B050"/>
          <w:rPrChange w:id="1038" w:author="Assessor GDSXSR" w:date="2026-10-30T23:55:15Z">
            <w:rPr>
              <w:b/>
              <w:color w:val="008000"/>
            </w:rPr>
          </w:rPrChange>
        </w:rPr>
        <w:br/>
        <w:t>Classe judicial: CUMPRIMENTO PROVISÓRIO DE DECISÃO (10980)</w:t>
      </w:r>
      <w:r w:rsidRPr="00966C79">
        <w:rPr>
          <w:b/>
          <w:color w:val="00B050"/>
          <w:rPrChange w:id="1039" w:author="Assessor GDSXSR" w:date="2026-10-30T23:55:15Z">
            <w:rPr>
              <w:b/>
              <w:color w:val="008000"/>
            </w:rPr>
          </w:rPrChange>
        </w:rPr>
        <w:br/>
        <w:t>EXEQUENTE: B. S. L.</w:t>
      </w:r>
      <w:r w:rsidRPr="00966C79">
        <w:rPr>
          <w:b/>
          <w:color w:val="00B050"/>
          <w:rPrChange w:id="1040" w:author="Assessor GDSXSR" w:date="2026-10-30T23:55:15Z">
            <w:rPr>
              <w:b/>
              <w:color w:val="008000"/>
            </w:rPr>
          </w:rPrChange>
        </w:rPr>
        <w:br/>
        <w:t>REPRESENTANTE LEGAL: BARBARA SALATIEL MATOS DE ALENCAR</w:t>
      </w:r>
      <w:r w:rsidRPr="00966C79">
        <w:rPr>
          <w:b/>
          <w:color w:val="008000"/>
        </w:rPr>
        <w:br/>
      </w:r>
      <w:r w:rsidRPr="00966C79">
        <w:rPr>
          <w:b/>
          <w:color w:val="00B050"/>
          <w:rPrChange w:id="1041" w:author="Assessor GDSXSR" w:date="2026-10-30T23:55:15Z">
            <w:rPr>
              <w:b/>
              <w:color w:val="008000"/>
            </w:rPr>
          </w:rPrChange>
        </w:rPr>
        <w:br/>
        <w:t>EXECUTADO: GEAP AUTOGESTAO EM SAUDE</w:t>
      </w:r>
    </w:p>
    <w:p w14:paraId="4AF55052" w14:textId="77777777" w:rsidR="00966C79" w:rsidRPr="00966C79" w:rsidRDefault="00966C79" w:rsidP="00966C79">
      <w:pPr>
        <w:jc w:val="both"/>
        <w:rPr>
          <w:b/>
          <w:color w:val="008000"/>
        </w:rPr>
      </w:pPr>
    </w:p>
    <w:p w14:paraId="40174011" w14:textId="77777777" w:rsidR="00966C79" w:rsidRPr="00966C79" w:rsidRDefault="00966C79" w:rsidP="00966C79">
      <w:pPr>
        <w:jc w:val="both"/>
        <w:rPr>
          <w:b/>
          <w:color w:val="008000"/>
        </w:rPr>
      </w:pPr>
      <w:r w:rsidRPr="00966C79">
        <w:rPr>
          <w:b/>
          <w:bCs/>
          <w:color w:val="00B050"/>
          <w:rPrChange w:id="1042" w:author="Assessor GDSXSR" w:date="2026-10-30T23:55:15Z">
            <w:rPr>
              <w:b/>
              <w:bCs/>
              <w:color w:val="008000"/>
            </w:rPr>
          </w:rPrChange>
        </w:rPr>
        <w:t>DECISÃO</w:t>
      </w:r>
    </w:p>
    <w:p w14:paraId="5701A3B1" w14:textId="77777777" w:rsidR="00966C79" w:rsidRPr="00966C79" w:rsidRDefault="00966C79" w:rsidP="00966C79">
      <w:pPr>
        <w:jc w:val="both"/>
        <w:rPr>
          <w:b/>
          <w:color w:val="008000"/>
        </w:rPr>
      </w:pPr>
    </w:p>
    <w:p w14:paraId="74F19D22" w14:textId="77777777" w:rsidR="00966C79" w:rsidRPr="00966C79" w:rsidRDefault="00966C79" w:rsidP="00966C79">
      <w:pPr>
        <w:jc w:val="both"/>
        <w:rPr>
          <w:b/>
          <w:color w:val="008000"/>
        </w:rPr>
      </w:pPr>
      <w:r w:rsidRPr="00966C79">
        <w:rPr>
          <w:b/>
          <w:color w:val="00B050"/>
          <w:rPrChange w:id="1043" w:author="Assessor GDSXSR" w:date="2026-10-30T23:55:15Z">
            <w:rPr>
              <w:b/>
              <w:color w:val="008000"/>
            </w:rPr>
          </w:rPrChange>
        </w:rPr>
        <w:t xml:space="preserve">Na petição do ID: </w:t>
      </w:r>
      <w:hyperlink r:id="rId17" w:tgtFrame="_blank" w:tooltip="Clique com o botão direito para copiar" w:history="1">
        <w:r w:rsidRPr="00966C79">
          <w:rPr>
            <w:rStyle w:val="Hyperlink"/>
            <w:b/>
          </w:rPr>
          <w:t>270571465</w:t>
        </w:r>
      </w:hyperlink>
      <w:r w:rsidRPr="00966C79">
        <w:rPr>
          <w:b/>
          <w:color w:val="00B050"/>
          <w:rPrChange w:id="1044" w:author="Assessor GDSXSR" w:date="2026-10-30T23:55:15Z">
            <w:rPr>
              <w:b/>
              <w:color w:val="008000"/>
            </w:rPr>
          </w:rPrChange>
        </w:rPr>
        <w:t xml:space="preserve"> a executada </w:t>
      </w:r>
      <w:r w:rsidRPr="00966C79">
        <w:rPr>
          <w:b/>
          <w:i/>
          <w:iCs/>
          <w:color w:val="00B050"/>
          <w:rPrChange w:id="1045" w:author="Assessor GDSXSR" w:date="2026-10-30T23:55:15Z">
            <w:rPr>
              <w:b/>
              <w:i/>
              <w:iCs/>
              <w:color w:val="008000"/>
            </w:rPr>
          </w:rPrChange>
        </w:rPr>
        <w:t>Geap</w:t>
      </w:r>
      <w:r w:rsidRPr="00966C79">
        <w:rPr>
          <w:b/>
          <w:color w:val="00B050"/>
          <w:rPrChange w:id="1046" w:author="Assessor GDSXSR" w:date="2026-10-30T23:55:15Z">
            <w:rPr>
              <w:b/>
              <w:color w:val="008000"/>
            </w:rPr>
          </w:rPrChange>
        </w:rPr>
        <w:t> noticiou o cumprimento da obrigação de fazer exequenda, argumentando "</w:t>
      </w:r>
      <w:r w:rsidRPr="00966C79">
        <w:rPr>
          <w:b/>
          <w:i/>
          <w:iCs/>
          <w:color w:val="00B050"/>
          <w:rPrChange w:id="1047" w:author="Assessor GDSXSR" w:date="2026-10-30T23:55:15Z">
            <w:rPr>
              <w:b/>
              <w:i/>
              <w:iCs/>
              <w:color w:val="008000"/>
            </w:rPr>
          </w:rPrChange>
        </w:rPr>
        <w:t>a aptidão dos profissionais vinculados a clínica credenciada</w:t>
      </w:r>
      <w:r w:rsidRPr="00966C79">
        <w:rPr>
          <w:b/>
          <w:color w:val="00B050"/>
          <w:rPrChange w:id="1048" w:author="Assessor GDSXSR" w:date="2026-10-30T23:55:15Z">
            <w:rPr>
              <w:b/>
              <w:color w:val="008000"/>
            </w:rPr>
          </w:rPrChange>
        </w:rPr>
        <w:t>"; que "</w:t>
      </w:r>
      <w:r w:rsidRPr="00966C79">
        <w:rPr>
          <w:b/>
          <w:i/>
          <w:iCs/>
          <w:color w:val="00B050"/>
          <w:rPrChange w:id="1049" w:author="Assessor GDSXSR" w:date="2026-10-30T23:55:15Z">
            <w:rPr>
              <w:b/>
              <w:i/>
              <w:iCs/>
              <w:color w:val="008000"/>
            </w:rPr>
          </w:rPrChange>
        </w:rPr>
        <w:t>o prestador credenciado, Instituto Nadja Quadros, possui profissionais com habilitação equivalente ao disposto em relatório médico</w:t>
      </w:r>
      <w:r w:rsidRPr="00966C79">
        <w:rPr>
          <w:b/>
          <w:color w:val="00B050"/>
          <w:rPrChange w:id="1050" w:author="Assessor GDSXSR" w:date="2026-10-30T23:55:15Z">
            <w:rPr>
              <w:b/>
              <w:color w:val="008000"/>
            </w:rPr>
          </w:rPrChange>
        </w:rPr>
        <w:t>"</w:t>
      </w:r>
      <w:r w:rsidRPr="00966C79">
        <w:rPr>
          <w:b/>
          <w:i/>
          <w:iCs/>
          <w:color w:val="00B050"/>
          <w:rPrChange w:id="1051" w:author="Assessor GDSXSR" w:date="2026-10-30T23:55:15Z">
            <w:rPr>
              <w:b/>
              <w:i/>
              <w:iCs/>
              <w:color w:val="008000"/>
            </w:rPr>
          </w:rPrChange>
        </w:rPr>
        <w:t> </w:t>
      </w:r>
      <w:r w:rsidRPr="00966C79">
        <w:rPr>
          <w:b/>
          <w:color w:val="00B050"/>
          <w:rPrChange w:id="1052" w:author="Assessor GDSXSR" w:date="2026-10-30T23:55:15Z">
            <w:rPr>
              <w:b/>
              <w:color w:val="008000"/>
            </w:rPr>
          </w:rPrChange>
        </w:rPr>
        <w:t>sendo que</w:t>
      </w:r>
      <w:r w:rsidRPr="00966C79">
        <w:rPr>
          <w:b/>
          <w:i/>
          <w:iCs/>
          <w:color w:val="00B050"/>
          <w:rPrChange w:id="1053" w:author="Assessor GDSXSR" w:date="2026-10-30T23:55:15Z">
            <w:rPr>
              <w:b/>
              <w:i/>
              <w:iCs/>
              <w:color w:val="008000"/>
            </w:rPr>
          </w:rPrChange>
        </w:rPr>
        <w:t> "a única diferença refere-se à certificação BCBA, concedida pela Behavior Analyst Certification Board® (BACB), instituição americana que, desde 2023, restringiu sua área de abrangência, emitindo certificados apenas para profissionais residentes nos Estados Unidos e Canadá</w:t>
      </w:r>
      <w:r w:rsidRPr="00966C79">
        <w:rPr>
          <w:b/>
          <w:color w:val="00B050"/>
          <w:rPrChange w:id="1054" w:author="Assessor GDSXSR" w:date="2026-10-30T23:55:15Z">
            <w:rPr>
              <w:b/>
              <w:color w:val="008000"/>
            </w:rPr>
          </w:rPrChange>
        </w:rPr>
        <w:t>", destacando que "</w:t>
      </w:r>
      <w:r w:rsidRPr="00966C79">
        <w:rPr>
          <w:b/>
          <w:i/>
          <w:iCs/>
          <w:color w:val="00B050"/>
          <w:rPrChange w:id="1055" w:author="Assessor GDSXSR" w:date="2026-10-30T23:55:15Z">
            <w:rPr>
              <w:b/>
              <w:i/>
              <w:iCs/>
              <w:color w:val="008000"/>
            </w:rPr>
          </w:rPrChange>
        </w:rPr>
        <w:t>há resistência dos familiares em realizar o atendimento em local credenciado, vez que pretendem prosseguir com o tratamento em local de sua preferência e não conveniado à Operadora e serem reembolsados</w:t>
      </w:r>
      <w:r w:rsidRPr="00966C79">
        <w:rPr>
          <w:b/>
          <w:color w:val="00B050"/>
          <w:rPrChange w:id="1056" w:author="Assessor GDSXSR" w:date="2026-10-30T23:55:15Z">
            <w:rPr>
              <w:b/>
              <w:color w:val="008000"/>
            </w:rPr>
          </w:rPrChange>
        </w:rPr>
        <w:t>". Requereu, alfim, que seja afastada "</w:t>
      </w:r>
      <w:r w:rsidRPr="00966C79">
        <w:rPr>
          <w:b/>
          <w:i/>
          <w:iCs/>
          <w:color w:val="00B050"/>
          <w:rPrChange w:id="1057" w:author="Assessor GDSXSR" w:date="2026-10-30T23:55:15Z">
            <w:rPr>
              <w:b/>
              <w:i/>
              <w:iCs/>
              <w:color w:val="008000"/>
            </w:rPr>
          </w:rPrChange>
        </w:rPr>
        <w:t>a possibilidade de custeio de tratamento fora da rede credenciada e consequentemente o seu reembolso integral"</w:t>
      </w:r>
      <w:r w:rsidRPr="00966C79">
        <w:rPr>
          <w:b/>
          <w:color w:val="00B050"/>
          <w:rPrChange w:id="1058" w:author="Assessor GDSXSR" w:date="2026-10-30T23:55:15Z">
            <w:rPr>
              <w:b/>
              <w:color w:val="008000"/>
            </w:rPr>
          </w:rPrChange>
        </w:rPr>
        <w:t> e, </w:t>
      </w:r>
      <w:r w:rsidRPr="00966C79">
        <w:rPr>
          <w:b/>
          <w:i/>
          <w:iCs/>
          <w:color w:val="00B050"/>
          <w:rPrChange w:id="1059" w:author="Assessor GDSXSR" w:date="2026-10-30T23:55:15Z">
            <w:rPr>
              <w:b/>
              <w:i/>
              <w:iCs/>
              <w:color w:val="008000"/>
            </w:rPr>
          </w:rPrChange>
        </w:rPr>
        <w:t>"alternativamente, (...) que eventual reembolso seja limitado aos termos contratuais e/ou tabela de reembolso</w:t>
      </w:r>
      <w:r w:rsidRPr="00966C79">
        <w:rPr>
          <w:b/>
          <w:color w:val="00B050"/>
          <w:rPrChange w:id="1060" w:author="Assessor GDSXSR" w:date="2026-10-30T23:55:15Z">
            <w:rPr>
              <w:b/>
              <w:color w:val="008000"/>
            </w:rPr>
          </w:rPrChange>
        </w:rPr>
        <w:t>".</w:t>
      </w:r>
    </w:p>
    <w:p w14:paraId="74260767" w14:textId="77777777" w:rsidR="00966C79" w:rsidRPr="00966C79" w:rsidRDefault="00966C79" w:rsidP="00966C79">
      <w:pPr>
        <w:jc w:val="both"/>
        <w:rPr>
          <w:b/>
          <w:color w:val="008000"/>
        </w:rPr>
      </w:pPr>
      <w:r w:rsidRPr="00966C79">
        <w:rPr>
          <w:b/>
          <w:color w:val="00B050"/>
          <w:rPrChange w:id="1061" w:author="Assessor GDSXSR" w:date="2026-10-30T23:55:15Z">
            <w:rPr>
              <w:b/>
              <w:color w:val="008000"/>
            </w:rPr>
          </w:rPrChange>
        </w:rPr>
        <w:t>Em contraditório a parte exequente asseverou que "</w:t>
      </w:r>
      <w:r w:rsidRPr="00966C79">
        <w:rPr>
          <w:b/>
          <w:i/>
          <w:iCs/>
          <w:color w:val="00B050"/>
          <w:rPrChange w:id="1062" w:author="Assessor GDSXSR" w:date="2026-10-30T23:55:15Z">
            <w:rPr>
              <w:b/>
              <w:i/>
              <w:iCs/>
              <w:color w:val="008000"/>
            </w:rPr>
          </w:rPrChange>
        </w:rPr>
        <w:t>a r. decisão liminar concedida por esse douto juízo, jamais deu margem para que a parte adversa pudesse 'adaptar' a prescrição médica ao seu entendimento sobre o tratamento</w:t>
      </w:r>
      <w:r w:rsidRPr="00966C79">
        <w:rPr>
          <w:b/>
          <w:color w:val="00B050"/>
          <w:rPrChange w:id="1063" w:author="Assessor GDSXSR" w:date="2026-10-30T23:55:15Z">
            <w:rPr>
              <w:b/>
              <w:color w:val="008000"/>
            </w:rPr>
          </w:rPrChange>
        </w:rPr>
        <w:t>"; que "</w:t>
      </w:r>
      <w:r w:rsidRPr="00966C79">
        <w:rPr>
          <w:b/>
          <w:i/>
          <w:iCs/>
          <w:color w:val="00B050"/>
          <w:rPrChange w:id="1064" w:author="Assessor GDSXSR" w:date="2026-10-30T23:55:15Z">
            <w:rPr>
              <w:b/>
              <w:i/>
              <w:iCs/>
              <w:color w:val="008000"/>
            </w:rPr>
          </w:rPrChange>
        </w:rPr>
        <w:t>a requerida já reconheceu a inadequação de vários outros profissionais indicados da clínica Nadja Quadros</w:t>
      </w:r>
      <w:r w:rsidRPr="00966C79">
        <w:rPr>
          <w:b/>
          <w:color w:val="00B050"/>
          <w:rPrChange w:id="1065" w:author="Assessor GDSXSR" w:date="2026-10-30T23:55:15Z">
            <w:rPr>
              <w:b/>
              <w:color w:val="008000"/>
            </w:rPr>
          </w:rPrChange>
        </w:rPr>
        <w:t>"; e que "</w:t>
      </w:r>
      <w:r w:rsidRPr="00966C79">
        <w:rPr>
          <w:b/>
          <w:i/>
          <w:iCs/>
          <w:color w:val="00B050"/>
          <w:rPrChange w:id="1066" w:author="Assessor GDSXSR" w:date="2026-10-30T23:55:15Z">
            <w:rPr>
              <w:b/>
              <w:i/>
              <w:iCs/>
              <w:color w:val="008000"/>
            </w:rPr>
          </w:rPrChange>
        </w:rPr>
        <w:t>o reembolso integral, como alhures tratado, tem previsão normativa - RN ANS nº. 566/22, arts. 5.º e 10.º, que é inequívoca ao determinar a obrigação de reembolso integral quando diante de ausência de prestador</w:t>
      </w:r>
      <w:r w:rsidRPr="00966C79">
        <w:rPr>
          <w:b/>
          <w:color w:val="00B050"/>
          <w:rPrChange w:id="1067" w:author="Assessor GDSXSR" w:date="2026-10-30T23:55:15Z">
            <w:rPr>
              <w:b/>
              <w:color w:val="008000"/>
            </w:rPr>
          </w:rPrChange>
        </w:rPr>
        <w:t xml:space="preserve">" (ID: </w:t>
      </w:r>
      <w:hyperlink r:id="rId18" w:tgtFrame="_blank" w:tooltip="Clique com o botão direito para copiar" w:history="1">
        <w:r w:rsidRPr="00966C79">
          <w:rPr>
            <w:rStyle w:val="Hyperlink"/>
            <w:b/>
          </w:rPr>
          <w:t>273109252</w:t>
        </w:r>
      </w:hyperlink>
      <w:r w:rsidRPr="00966C79">
        <w:rPr>
          <w:b/>
          <w:color w:val="00B050"/>
          <w:rPrChange w:id="1068" w:author="Assessor GDSXSR" w:date="2026-10-30T23:55:15Z">
            <w:rPr>
              <w:b/>
              <w:color w:val="008000"/>
            </w:rPr>
          </w:rPrChange>
        </w:rPr>
        <w:t>).</w:t>
      </w:r>
    </w:p>
    <w:p w14:paraId="71F6E38A" w14:textId="77777777" w:rsidR="00966C79" w:rsidRPr="00966C79" w:rsidRDefault="00966C79" w:rsidP="00966C79">
      <w:pPr>
        <w:jc w:val="both"/>
        <w:rPr>
          <w:b/>
          <w:color w:val="008000"/>
        </w:rPr>
      </w:pPr>
      <w:r w:rsidRPr="00966C79">
        <w:rPr>
          <w:b/>
          <w:color w:val="00B050"/>
          <w:rPrChange w:id="1069" w:author="Assessor GDSXSR" w:date="2026-10-30T23:55:15Z">
            <w:rPr>
              <w:b/>
              <w:color w:val="008000"/>
            </w:rPr>
          </w:rPrChange>
        </w:rPr>
        <w:t xml:space="preserve">Parecer ministerial em ID: </w:t>
      </w:r>
      <w:hyperlink r:id="rId19" w:tgtFrame="_blank" w:tooltip="Clique com o botão direito para copiar" w:history="1">
        <w:r w:rsidRPr="00966C79">
          <w:rPr>
            <w:rStyle w:val="Hyperlink"/>
            <w:b/>
          </w:rPr>
          <w:t>277673877</w:t>
        </w:r>
      </w:hyperlink>
      <w:r w:rsidRPr="00966C79">
        <w:rPr>
          <w:b/>
          <w:color w:val="00B050"/>
          <w:rPrChange w:id="1070" w:author="Assessor GDSXSR" w:date="2026-10-30T23:55:15Z">
            <w:rPr>
              <w:b/>
              <w:color w:val="008000"/>
            </w:rPr>
          </w:rPrChange>
        </w:rPr>
        <w:t>.</w:t>
      </w:r>
    </w:p>
    <w:p w14:paraId="27841F58" w14:textId="77777777" w:rsidR="00966C79" w:rsidRPr="00966C79" w:rsidRDefault="00966C79" w:rsidP="00966C79">
      <w:pPr>
        <w:jc w:val="both"/>
        <w:rPr>
          <w:b/>
          <w:color w:val="008000"/>
        </w:rPr>
      </w:pPr>
      <w:r w:rsidRPr="00966C79">
        <w:rPr>
          <w:b/>
          <w:bCs/>
          <w:color w:val="00B050"/>
          <w:rPrChange w:id="1071" w:author="Assessor GDSXSR" w:date="2026-10-30T23:55:15Z">
            <w:rPr>
              <w:b/>
              <w:bCs/>
              <w:color w:val="008000"/>
            </w:rPr>
          </w:rPrChange>
        </w:rPr>
        <w:t>É o relatório. Fundamento e decido</w:t>
      </w:r>
      <w:r w:rsidRPr="00966C79">
        <w:rPr>
          <w:b/>
          <w:color w:val="00B050"/>
          <w:rPrChange w:id="1072" w:author="Assessor GDSXSR" w:date="2026-10-30T23:55:15Z">
            <w:rPr>
              <w:b/>
              <w:color w:val="008000"/>
            </w:rPr>
          </w:rPrChange>
        </w:rPr>
        <w:t>.</w:t>
      </w:r>
    </w:p>
    <w:p w14:paraId="12B33057" w14:textId="77777777" w:rsidR="00966C79" w:rsidRPr="00966C79" w:rsidRDefault="00966C79" w:rsidP="00966C79">
      <w:pPr>
        <w:jc w:val="both"/>
        <w:rPr>
          <w:b/>
          <w:color w:val="008000"/>
        </w:rPr>
      </w:pPr>
      <w:r w:rsidRPr="00966C79">
        <w:rPr>
          <w:b/>
          <w:color w:val="00B050"/>
          <w:rPrChange w:id="1073" w:author="Assessor GDSXSR" w:date="2026-10-30T23:55:15Z">
            <w:rPr>
              <w:b/>
              <w:color w:val="008000"/>
            </w:rPr>
          </w:rPrChange>
        </w:rPr>
        <w:t>No caso dos autos verifico a impossibilidade de cumprimento da obrigação de fazer exequenda junto à </w:t>
      </w:r>
      <w:r w:rsidRPr="00966C79">
        <w:rPr>
          <w:b/>
          <w:i/>
          <w:iCs/>
          <w:color w:val="00B050"/>
          <w:rPrChange w:id="1074" w:author="Assessor GDSXSR" w:date="2026-10-30T23:55:15Z">
            <w:rPr>
              <w:b/>
              <w:i/>
              <w:iCs/>
              <w:color w:val="008000"/>
            </w:rPr>
          </w:rPrChange>
        </w:rPr>
        <w:t>rede credenciada</w:t>
      </w:r>
      <w:r w:rsidRPr="00966C79">
        <w:rPr>
          <w:b/>
          <w:color w:val="00B050"/>
          <w:rPrChange w:id="1075" w:author="Assessor GDSXSR" w:date="2026-10-30T23:55:15Z">
            <w:rPr>
              <w:b/>
              <w:color w:val="008000"/>
            </w:rPr>
          </w:rPrChange>
        </w:rPr>
        <w:t>, considerando a ausência de profissionais com as qualificações técnicas e certificações havidas em relatório médico.</w:t>
      </w:r>
    </w:p>
    <w:p w14:paraId="7F522403" w14:textId="77777777" w:rsidR="00966C79" w:rsidRPr="00966C79" w:rsidRDefault="00966C79" w:rsidP="00966C79">
      <w:pPr>
        <w:jc w:val="both"/>
        <w:rPr>
          <w:b/>
          <w:color w:val="008000"/>
        </w:rPr>
      </w:pPr>
      <w:r w:rsidRPr="00966C79">
        <w:rPr>
          <w:b/>
          <w:color w:val="00B050"/>
          <w:rPrChange w:id="1076" w:author="Assessor GDSXSR" w:date="2026-10-30T23:55:15Z">
            <w:rPr>
              <w:b/>
              <w:color w:val="008000"/>
            </w:rPr>
          </w:rPrChange>
        </w:rPr>
        <w:t xml:space="preserve">Diante disso, razão assiste à parte exequente quanto à obrigação de reembolso integral na ausência de prestador credenciado à operadora de plano de saúde, conforme com o teor da </w:t>
      </w:r>
      <w:r w:rsidRPr="00966C79">
        <w:rPr>
          <w:b/>
          <w:color w:val="00B050"/>
          <w:rPrChange w:id="1077" w:author="Assessor GDSXSR" w:date="2026-10-30T23:55:15Z">
            <w:rPr>
              <w:b/>
              <w:color w:val="008000"/>
            </w:rPr>
          </w:rPrChange>
        </w:rPr>
        <w:lastRenderedPageBreak/>
        <w:t>art. 10, cabeça, da Resolução Normativa ANS nº 566/2022 ("Na hipótese de descumprimento do disposto nos arts. 4º, 5º ou 6º, caso o beneficiário seja obrigado a pagar os custos do atendimento, a operadora deverá reembolsá-lo integralmente no prazo de até trinta dias, contado da data da solicitação de reembolso, inclusive as despesas com transporte"). Nesse sentido confira-se o teor do seguinte r. Acórdão tomado por paradigma:</w:t>
      </w:r>
    </w:p>
    <w:p w14:paraId="0D3C7FF4" w14:textId="77777777" w:rsidR="00966C79" w:rsidRPr="00966C79" w:rsidRDefault="00966C79" w:rsidP="00966C79">
      <w:pPr>
        <w:jc w:val="both"/>
        <w:rPr>
          <w:b/>
          <w:color w:val="008000"/>
        </w:rPr>
      </w:pPr>
      <w:r w:rsidRPr="00966C79">
        <w:rPr>
          <w:b/>
          <w:color w:val="00B050"/>
          <w:rPrChange w:id="1078" w:author="Assessor GDSXSR" w:date="2026-10-30T23:55:15Z">
            <w:rPr>
              <w:b/>
              <w:color w:val="008000"/>
            </w:rPr>
          </w:rPrChange>
        </w:rPr>
        <w:t>APELAÇÃO. DIREITO CIVIL, PROCESSUAL CIVIL E DO CONSUMIDOR. OBRIGAÇÃO DE FAZER. PLANO DE SAÚDE. CDC. APLICAÇÃO. ENUNCIADO Nº 469, DA SÚMULA DO STJ. TRATAMENTO PSIQUIÁTRICO. SÍNDROME DE DEPENDÊNCIA DE MÚLTIPLAS DROGAS. INTERNAÇÃO COM URGÊNCIA. NÃO FORNECIMENTO DE REDE CREDENCIADA. ABUSIVIDADE. REEMBOLSO INTEGRAL. INTERNAÇÃO SUPERIOR A TRINTA (30) DIAS. COPARTICIPAÇÃO</w:t>
      </w:r>
      <w:r w:rsidRPr="00966C79">
        <w:rPr>
          <w:b/>
          <w:color w:val="00B050"/>
          <w:rPrChange w:id="1079" w:author="Assessor GDSXSR" w:date="2026-10-30T23:55:15Z">
            <w:rPr>
              <w:b/>
              <w:color w:val="008000"/>
            </w:rPr>
          </w:rPrChange>
        </w:rPr>
        <w:br/>
        <w:t xml:space="preserve">1. Aplica-se o Código de Defesa do Consumidor nas relações envolvendo plano de saúde, tendo em vista que a atividade securitária está abrangida na definição de fornecedor descrita no art. 3.º, </w:t>
      </w:r>
      <w:r w:rsidRPr="00966C79">
        <w:rPr>
          <w:b/>
          <w:i/>
          <w:iCs/>
          <w:color w:val="00B050"/>
          <w:rPrChange w:id="1080" w:author="Assessor GDSXSR" w:date="2026-10-30T23:55:15Z">
            <w:rPr>
              <w:b/>
              <w:i/>
              <w:iCs/>
              <w:color w:val="008000"/>
            </w:rPr>
          </w:rPrChange>
        </w:rPr>
        <w:t>caput</w:t>
      </w:r>
      <w:r w:rsidRPr="00966C79">
        <w:rPr>
          <w:b/>
          <w:color w:val="00B050"/>
          <w:rPrChange w:id="1081" w:author="Assessor GDSXSR" w:date="2026-10-30T23:55:15Z">
            <w:rPr>
              <w:b/>
              <w:color w:val="008000"/>
            </w:rPr>
          </w:rPrChange>
        </w:rPr>
        <w:t>, do referido diploma legal, e o beneficiário é destinatário final do produto (art. 2.º, do CDC). Inteligência do Enunciado n.º 469, da Súmula do colendo STJ.</w:t>
      </w:r>
      <w:r w:rsidRPr="00966C79">
        <w:rPr>
          <w:b/>
          <w:color w:val="00B050"/>
          <w:rPrChange w:id="1082" w:author="Assessor GDSXSR" w:date="2026-10-30T23:55:15Z">
            <w:rPr>
              <w:b/>
              <w:color w:val="008000"/>
            </w:rPr>
          </w:rPrChange>
        </w:rPr>
        <w:br/>
        <w:t>2. Em se tratando de reembolso de despesas médicas, somente será devida a integralidade dos valores vertidos pelo segurado em situações excepcionais, como a inexistência de estabelecimento conveniado, recusa deste em atender o segurado e urgência da internação.</w:t>
      </w:r>
      <w:r w:rsidRPr="00966C79">
        <w:rPr>
          <w:b/>
          <w:color w:val="00B050"/>
          <w:rPrChange w:id="1083" w:author="Assessor GDSXSR" w:date="2026-10-30T23:55:15Z">
            <w:rPr>
              <w:b/>
              <w:color w:val="008000"/>
            </w:rPr>
          </w:rPrChange>
        </w:rPr>
        <w:br/>
        <w:t xml:space="preserve">3. </w:t>
      </w:r>
      <w:r w:rsidRPr="00966C79">
        <w:rPr>
          <w:b/>
          <w:i/>
          <w:iCs/>
          <w:color w:val="00B050"/>
          <w:rPrChange w:id="1084" w:author="Assessor GDSXSR" w:date="2026-10-30T23:55:15Z">
            <w:rPr>
              <w:b/>
              <w:i/>
              <w:iCs/>
              <w:color w:val="008000"/>
            </w:rPr>
          </w:rPrChange>
        </w:rPr>
        <w:t>Deve ser determinado o reembolso integral ao consumidor que buscou rede particular em razão da inércia da operadora em informar sobre rede credenciada apta a realizar o método terapêutico indicado pelo médico assistente responsável, obstaculizando seu tratamento.</w:t>
      </w:r>
      <w:r w:rsidRPr="00966C79">
        <w:rPr>
          <w:b/>
          <w:i/>
          <w:iCs/>
          <w:color w:val="008000"/>
        </w:rPr>
        <w:br/>
      </w:r>
      <w:r w:rsidRPr="00966C79">
        <w:rPr>
          <w:b/>
          <w:color w:val="00B050"/>
          <w:rPrChange w:id="1085" w:author="Assessor GDSXSR" w:date="2026-10-30T23:55:15Z">
            <w:rPr>
              <w:b/>
              <w:color w:val="008000"/>
            </w:rPr>
          </w:rPrChange>
        </w:rPr>
        <w:t>4. “Nos contratos de plano de saúde não é abusiva a cláusula de coparticipação expressamente ajustada e informada ao consumidor, à razão máxima de 50% (cinquenta por cento) do valor das despesas, nos casos de internação superior a 30 (trinta) dias por ano, decorrente de transtornos psiquiátricos, preservada a manutenção do equilíbrio financeiro” (Tema 1.032, do STJ).</w:t>
      </w:r>
      <w:r w:rsidRPr="00966C79">
        <w:rPr>
          <w:b/>
          <w:color w:val="00B050"/>
          <w:rPrChange w:id="1086" w:author="Assessor GDSXSR" w:date="2026-10-30T23:55:15Z">
            <w:rPr>
              <w:b/>
              <w:color w:val="008000"/>
            </w:rPr>
          </w:rPrChange>
        </w:rPr>
        <w:br/>
        <w:t>5. Apelo parcialmente provido.</w:t>
      </w:r>
      <w:r w:rsidRPr="00966C79">
        <w:rPr>
          <w:b/>
          <w:color w:val="00B050"/>
          <w:rPrChange w:id="1087" w:author="Assessor GDSXSR" w:date="2026-10-30T23:55:15Z">
            <w:rPr>
              <w:b/>
              <w:color w:val="008000"/>
            </w:rPr>
          </w:rPrChange>
        </w:rPr>
        <w:br/>
        <w:t xml:space="preserve">(TJDFT. Acórdão 1925323, </w:t>
      </w:r>
      <w:hyperlink r:id="rId20" w:tooltip="Clique com o botão direito para copiar" w:history="1">
        <w:r w:rsidRPr="00966C79">
          <w:rPr>
            <w:rStyle w:val="Hyperlink"/>
            <w:b/>
          </w:rPr>
          <w:t>0751769-31.2023.8.07.0001</w:t>
        </w:r>
      </w:hyperlink>
      <w:r w:rsidRPr="00966C79">
        <w:rPr>
          <w:b/>
          <w:color w:val="00B050"/>
          <w:rPrChange w:id="1088" w:author="Assessor GDSXSR" w:date="2026-10-30T23:55:15Z">
            <w:rPr>
              <w:b/>
              <w:color w:val="008000"/>
            </w:rPr>
          </w:rPrChange>
        </w:rPr>
        <w:t>, Relator: ARNOLDO CAMANHO DE ASSIS, 4.ª Turma Cível, data de julgamento: 19.09.2024, publicado no DJe: 07.10.2024).</w:t>
      </w:r>
    </w:p>
    <w:p w14:paraId="650566AA" w14:textId="77777777" w:rsidR="00966C79" w:rsidRPr="00966C79" w:rsidRDefault="00966C79" w:rsidP="00966C79">
      <w:pPr>
        <w:jc w:val="both"/>
        <w:rPr>
          <w:b/>
          <w:color w:val="008000"/>
        </w:rPr>
      </w:pPr>
      <w:r w:rsidRPr="00966C79">
        <w:rPr>
          <w:b/>
          <w:color w:val="00B050"/>
          <w:rPrChange w:id="1089" w:author="Assessor GDSXSR" w:date="2026-10-30T23:55:15Z">
            <w:rPr>
              <w:b/>
              <w:color w:val="008000"/>
            </w:rPr>
          </w:rPrChange>
        </w:rPr>
        <w:t xml:space="preserve">Ante tudo o quanto expus, </w:t>
      </w:r>
      <w:r w:rsidRPr="00966C79">
        <w:rPr>
          <w:b/>
          <w:i/>
          <w:iCs/>
          <w:color w:val="00B050"/>
          <w:rPrChange w:id="1090" w:author="Assessor GDSXSR" w:date="2026-10-30T23:55:15Z">
            <w:rPr>
              <w:b/>
              <w:i/>
              <w:iCs/>
              <w:color w:val="008000"/>
            </w:rPr>
          </w:rPrChange>
        </w:rPr>
        <w:t>indefiro os requerimentos</w:t>
      </w:r>
      <w:r w:rsidRPr="00966C79">
        <w:rPr>
          <w:b/>
          <w:color w:val="00B050"/>
          <w:rPrChange w:id="1091" w:author="Assessor GDSXSR" w:date="2026-10-30T23:55:15Z">
            <w:rPr>
              <w:b/>
              <w:color w:val="008000"/>
            </w:rPr>
          </w:rPrChange>
        </w:rPr>
        <w:t xml:space="preserve"> formulados ela executada </w:t>
      </w:r>
      <w:r w:rsidRPr="00966C79">
        <w:rPr>
          <w:b/>
          <w:i/>
          <w:iCs/>
          <w:color w:val="00B050"/>
          <w:rPrChange w:id="1092" w:author="Assessor GDSXSR" w:date="2026-10-30T23:55:15Z">
            <w:rPr>
              <w:b/>
              <w:i/>
              <w:iCs/>
              <w:color w:val="008000"/>
            </w:rPr>
          </w:rPrChange>
        </w:rPr>
        <w:t>Geap</w:t>
      </w:r>
      <w:r w:rsidRPr="00966C79">
        <w:rPr>
          <w:b/>
          <w:color w:val="00B050"/>
          <w:rPrChange w:id="1093" w:author="Assessor GDSXSR" w:date="2026-10-30T23:55:15Z">
            <w:rPr>
              <w:b/>
              <w:color w:val="008000"/>
            </w:rPr>
          </w:rPrChange>
        </w:rPr>
        <w:t xml:space="preserve"> (ID: </w:t>
      </w:r>
      <w:hyperlink r:id="rId21" w:tgtFrame="_blank" w:tooltip="Clique com o botão direito para copiar" w:history="1">
        <w:r w:rsidRPr="00966C79">
          <w:rPr>
            <w:rStyle w:val="Hyperlink"/>
            <w:b/>
          </w:rPr>
          <w:t>270571465</w:t>
        </w:r>
      </w:hyperlink>
      <w:r w:rsidRPr="00966C79">
        <w:rPr>
          <w:b/>
          <w:color w:val="00B050"/>
          <w:rPrChange w:id="1094" w:author="Assessor GDSXSR" w:date="2026-10-30T23:55:15Z">
            <w:rPr>
              <w:b/>
              <w:color w:val="008000"/>
            </w:rPr>
          </w:rPrChange>
        </w:rPr>
        <w:t>).</w:t>
      </w:r>
    </w:p>
    <w:p w14:paraId="1B407C59" w14:textId="77777777" w:rsidR="00966C79" w:rsidRPr="00966C79" w:rsidRDefault="00966C79" w:rsidP="00966C79">
      <w:pPr>
        <w:jc w:val="both"/>
        <w:rPr>
          <w:b/>
          <w:color w:val="008000"/>
        </w:rPr>
      </w:pPr>
      <w:r w:rsidRPr="00966C79">
        <w:rPr>
          <w:b/>
          <w:color w:val="00B050"/>
          <w:rPrChange w:id="1095" w:author="Assessor GDSXSR" w:date="2026-10-30T23:55:15Z">
            <w:rPr>
              <w:b/>
              <w:color w:val="008000"/>
            </w:rPr>
          </w:rPrChange>
        </w:rPr>
        <w:t xml:space="preserve">Por derradeiro, tendo sido demonstrado o </w:t>
      </w:r>
      <w:r w:rsidRPr="00966C79">
        <w:rPr>
          <w:b/>
          <w:i/>
          <w:iCs/>
          <w:color w:val="00B050"/>
          <w:rPrChange w:id="1096" w:author="Assessor GDSXSR" w:date="2026-10-30T23:55:15Z">
            <w:rPr>
              <w:b/>
              <w:i/>
              <w:iCs/>
              <w:color w:val="008000"/>
            </w:rPr>
          </w:rPrChange>
        </w:rPr>
        <w:t>descumprimento</w:t>
      </w:r>
      <w:r w:rsidRPr="00966C79">
        <w:rPr>
          <w:b/>
          <w:color w:val="00B050"/>
          <w:rPrChange w:id="1097" w:author="Assessor GDSXSR" w:date="2026-10-30T23:55:15Z">
            <w:rPr>
              <w:b/>
              <w:color w:val="008000"/>
            </w:rPr>
          </w:rPrChange>
        </w:rPr>
        <w:t xml:space="preserve"> da decisão que deferiu a tutela provisória, intime-se a parte exequente para que indique um "</w:t>
      </w:r>
      <w:r w:rsidRPr="00966C79">
        <w:rPr>
          <w:b/>
          <w:i/>
          <w:iCs/>
          <w:color w:val="00B050"/>
          <w:rPrChange w:id="1098" w:author="Assessor GDSXSR" w:date="2026-10-30T23:55:15Z">
            <w:rPr>
              <w:b/>
              <w:i/>
              <w:iCs/>
              <w:color w:val="008000"/>
            </w:rPr>
          </w:rPrChange>
        </w:rPr>
        <w:t>estabelecimento clínico que reúna as terapias e especialidades prescritas em relatório médico</w:t>
      </w:r>
      <w:r w:rsidRPr="00966C79">
        <w:rPr>
          <w:b/>
          <w:color w:val="00B050"/>
          <w:rPrChange w:id="1099" w:author="Assessor GDSXSR" w:date="2026-10-30T23:55:15Z">
            <w:rPr>
              <w:b/>
              <w:color w:val="008000"/>
            </w:rPr>
          </w:rPrChange>
        </w:rPr>
        <w:t xml:space="preserve">" (ID: </w:t>
      </w:r>
      <w:hyperlink r:id="rId22" w:tgtFrame="_blank" w:tooltip="Clique com o botão direito para copiar" w:history="1">
        <w:r w:rsidRPr="00966C79">
          <w:rPr>
            <w:rStyle w:val="Hyperlink"/>
            <w:b/>
          </w:rPr>
          <w:t>268673413</w:t>
        </w:r>
      </w:hyperlink>
      <w:r w:rsidRPr="00966C79">
        <w:rPr>
          <w:b/>
          <w:color w:val="00B050"/>
          <w:rPrChange w:id="1100" w:author="Assessor GDSXSR" w:date="2026-10-30T23:55:15Z">
            <w:rPr>
              <w:b/>
              <w:color w:val="008000"/>
            </w:rPr>
          </w:rPrChange>
        </w:rPr>
        <w:t xml:space="preserve">,) apresentando o orçamento (de forma integral) e os respectivos dados bancários no prazo de 10 dias. Feito isso, proceda-se ao </w:t>
      </w:r>
      <w:r w:rsidRPr="00966C79">
        <w:rPr>
          <w:b/>
          <w:i/>
          <w:iCs/>
          <w:color w:val="00B050"/>
          <w:rPrChange w:id="1101" w:author="Assessor GDSXSR" w:date="2026-10-30T23:55:15Z">
            <w:rPr>
              <w:b/>
              <w:i/>
              <w:iCs/>
              <w:color w:val="008000"/>
            </w:rPr>
          </w:rPrChange>
        </w:rPr>
        <w:t>bloqueio</w:t>
      </w:r>
      <w:r w:rsidRPr="00966C79">
        <w:rPr>
          <w:b/>
          <w:color w:val="00B050"/>
          <w:rPrChange w:id="1102" w:author="Assessor GDSXSR" w:date="2026-10-30T23:55:15Z">
            <w:rPr>
              <w:b/>
              <w:color w:val="008000"/>
            </w:rPr>
          </w:rPrChange>
        </w:rPr>
        <w:t> por meio eletrônico em favor da favorecida a ser indicada.</w:t>
      </w:r>
    </w:p>
    <w:p w14:paraId="13EF2E16" w14:textId="77777777" w:rsidR="00966C79" w:rsidRPr="00966C79" w:rsidRDefault="00966C79" w:rsidP="00966C79">
      <w:pPr>
        <w:jc w:val="both"/>
        <w:rPr>
          <w:b/>
          <w:color w:val="008000"/>
        </w:rPr>
      </w:pPr>
      <w:r w:rsidRPr="00966C79">
        <w:rPr>
          <w:b/>
          <w:i/>
          <w:iCs/>
          <w:color w:val="00B050"/>
          <w:rPrChange w:id="1103" w:author="Assessor GDSXSR" w:date="2026-10-30T23:55:15Z">
            <w:rPr>
              <w:b/>
              <w:i/>
              <w:iCs/>
              <w:color w:val="008000"/>
            </w:rPr>
          </w:rPrChange>
        </w:rPr>
        <w:t>Intimem-se e cumpra-se.</w:t>
      </w:r>
    </w:p>
    <w:p w14:paraId="59C7CDF8" w14:textId="77777777" w:rsidR="00966C79" w:rsidRPr="00966C79" w:rsidRDefault="00966C79" w:rsidP="00966C79">
      <w:pPr>
        <w:jc w:val="both"/>
        <w:rPr>
          <w:b/>
          <w:color w:val="008000"/>
        </w:rPr>
      </w:pPr>
      <w:r w:rsidRPr="00966C79">
        <w:rPr>
          <w:b/>
          <w:color w:val="00B050"/>
          <w:rPrChange w:id="1104" w:author="Assessor GDSXSR" w:date="2026-10-30T23:55:15Z">
            <w:rPr>
              <w:b/>
              <w:color w:val="008000"/>
            </w:rPr>
          </w:rPrChange>
        </w:rPr>
        <w:t>Brasília, 16 de junho de 2026, 15:53:22.</w:t>
      </w:r>
    </w:p>
    <w:p w14:paraId="613583F9" w14:textId="77777777" w:rsidR="00966C79" w:rsidRPr="00966C79" w:rsidRDefault="00966C79" w:rsidP="00966C79">
      <w:pPr>
        <w:jc w:val="both"/>
        <w:rPr>
          <w:b/>
          <w:color w:val="008000"/>
        </w:rPr>
      </w:pPr>
      <w:r w:rsidRPr="00966C79">
        <w:rPr>
          <w:b/>
          <w:color w:val="008000"/>
        </w:rPr>
        <w:br/>
      </w:r>
    </w:p>
    <w:p w14:paraId="5D14E257" w14:textId="77777777" w:rsidR="00966C79" w:rsidRPr="00966C79" w:rsidRDefault="00966C79" w:rsidP="00966C79">
      <w:pPr>
        <w:jc w:val="both"/>
        <w:rPr>
          <w:b/>
          <w:color w:val="008000"/>
        </w:rPr>
      </w:pPr>
      <w:r w:rsidRPr="00966C79">
        <w:rPr>
          <w:b/>
          <w:color w:val="00B050"/>
          <w:rPrChange w:id="1105" w:author="Assessor GDSXSR" w:date="2026-10-30T23:55:15Z">
            <w:rPr>
              <w:b/>
              <w:color w:val="008000"/>
            </w:rPr>
          </w:rPrChange>
        </w:rPr>
        <w:t>PAULO CERQUEIRA CAMPOS</w:t>
      </w:r>
      <w:r w:rsidRPr="00966C79">
        <w:rPr>
          <w:b/>
          <w:color w:val="00B050"/>
          <w:rPrChange w:id="1106" w:author="Assessor GDSXSR" w:date="2026-10-30T23:55:15Z">
            <w:rPr>
              <w:b/>
              <w:color w:val="008000"/>
            </w:rPr>
          </w:rPrChange>
        </w:rPr>
        <w:br/>
        <w:t>Juiz de Direito</w:t>
      </w:r>
    </w:p>
    <w:sectPr w:rsidR="00966C79" w:rsidRPr="00966C79">
      <w:footerReference w:type="default" r:id="rId2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yane Rodrigues Lazzari Wegener - GDSXSR" w:date="2026-10-30T17:12:00Z" w:initials="NR">
    <w:p w14:paraId="683505D5" w14:textId="77777777" w:rsidR="00A036F5" w:rsidRDefault="00A036F5" w:rsidP="00A036F5">
      <w:pPr>
        <w:pStyle w:val="Textodecomentrio"/>
      </w:pPr>
      <w:r>
        <w:rPr>
          <w:rStyle w:val="Refdecomentrio"/>
        </w:rPr>
        <w:annotationRef/>
      </w:r>
      <w:r>
        <w:t>Conclusão: 01/10/26</w:t>
      </w:r>
      <w:r>
        <w:br/>
        <w:t>Entrega: 30/10/26</w:t>
      </w:r>
      <w:r>
        <w:br/>
        <w:t>Certeza: 9</w:t>
      </w:r>
    </w:p>
  </w:comment>
  <w:comment w:id="1" w:author="Assessor GDSXSR" w:initials="AG" w:date="2026-10-30T23:55:15Z">
    <w:p>
      <w:pPr>
        <w:pStyle w:val="CommentText"/>
      </w:pPr>
      <w:r>
        <w:rPr>
          <w:rStyle w:val="CommentReference"/>
        </w:rPr>
        <w:annotationRef/>
      </w:r>
      <w:r>
        <w:t>ASSESSOR GDSXSR — Alterações mecânicas: título EMENTA à esquerda (C-42); resumos em vermelho EE0000, sem mexer no conteúdo (C-39); decisão anexada em verde 00B050 (C-45); IDs ao final dos períodos (C-20). O CPC não é citado no voto; a RN ANS nº 566/2022, art. 10, aparece só dentro da decisão agravada transcrita. Citação conferida: RN ANS nº 539/2022 (comentário do item 6).</w:t>
      </w:r>
    </w:p>
  </w:comment>
  <w:comment w:id="2" w:author="Assessor GDSXSR" w:initials="AG" w:date="2026-10-30T23:55:15Z">
    <w:p>
      <w:pPr>
        <w:pStyle w:val="CommentText"/>
      </w:pPr>
      <w:r>
        <w:rPr>
          <w:rStyle w:val="CommentReference"/>
        </w:rPr>
        <w:annotationRef/>
      </w:r>
      <w:r>
        <w:t>ASSESSOR GDSXSR — Fecho do cabeçalho: “RECURSO PARCIALMENTE PROVIDO.” (C-3E).</w:t>
      </w:r>
    </w:p>
  </w:comment>
  <w:comment w:id="3" w:author="Assessor GDSXSR" w:initials="AG" w:date="2026-10-30T23:55:15Z">
    <w:p>
      <w:pPr>
        <w:pStyle w:val="CommentText"/>
      </w:pPr>
      <w:r>
        <w:rPr>
          <w:rStyle w:val="CommentReference"/>
        </w:rPr>
        <w:annotationRef/>
      </w:r>
      <w:r>
        <w:t>ASSESSOR GDSXSR — Item 1: a parte autora vem qualificada como menor, com 12 anos (relatório da liminar, ID 86535037), e pelo papel de exequente e executada (C-34A (c)); “pessoa natural” sai porque já há qualificação (C-34, v60). Não há diagnóstico nos autos recebidos, por isso não o nomeei (C-34A (d), C-24).</w:t>
      </w:r>
    </w:p>
  </w:comment>
  <w:comment w:id="4" w:author="Assessor GDSXSR" w:initials="AG" w:date="2026-10-30T23:55:15Z">
    <w:p>
      <w:pPr>
        <w:pStyle w:val="CommentText"/>
      </w:pPr>
      <w:r>
        <w:rPr>
          <w:rStyle w:val="CommentReference"/>
        </w:rPr>
        <w:annotationRef/>
      </w:r>
      <w:r>
        <w:t>ASSESSOR GDSXSR — Reescrevi o item 6 conforme o texto da RN ANS nº 539/2022 (art. 3º, que acrescentou o § 4º ao art. 6º da RN nº 465/2021) e cindi em item próprio o fundamento da formação genérica, um fundamento por item (C-35); renumerei os seguintes. Texto literal (C-63): “Para a cobertura dos procedimentos que envolvam o tratamento/manejo dos beneficiários portadores de transtornos globais do desenvolvimento, incluindo o transtorno do espectro autista, a operadora deverá oferecer atendimento por prestador apto a executar o método ou técnica indicados pelo médico assistente para tratar a doença ou agravo do paciente.” (fonte: DOU de 24/06/2022, Seção 1, p. 93, em cópia divulgada na web). Pendência (C-52): conferir no site da ANS a redação e a vigência atuais do § 4º do art. 6º da RN nº 465/2021; o relatório médico, que não veio nos autos recebidos, é que mostra se a menor se enquadra em transtorno global do desenvolvimento (CID F84) (C-24).</w:t>
      </w:r>
    </w:p>
  </w:comment>
  <w:comment w:id="5" w:author="Assessor GDSXSR" w:initials="AG" w:date="2026-10-30T23:55:15Z">
    <w:p>
      <w:pPr>
        <w:pStyle w:val="CommentText"/>
      </w:pPr>
      <w:r>
        <w:rPr>
          <w:rStyle w:val="CommentReference"/>
        </w:rPr>
        <w:annotationRef/>
      </w:r>
      <w:r>
        <w:t>ASSESSOR GDSXSR — Cindi o item 7 em dois (exame prévio da clínica; contraditório), um fundamento por item (C-35).</w:t>
      </w:r>
    </w:p>
  </w:comment>
  <w:comment w:id="6" w:author="Assessor GDSXSR" w:initials="AG" w:date="2026-10-30T23:55:15Z">
    <w:p>
      <w:pPr>
        <w:pStyle w:val="CommentText"/>
      </w:pPr>
      <w:r>
        <w:rPr>
          <w:rStyle w:val="CommentReference"/>
        </w:rPr>
        <w:annotationRef/>
      </w:r>
      <w:r>
        <w:t>ASSESSOR GDSXSR — Troquei “tutela recursal” por “liminar”, como no voto (C-17), e renumerei (item 11).</w:t>
      </w:r>
    </w:p>
  </w:comment>
  <w:comment w:id="7" w:author="Assessor GDSXSR" w:initials="AG" w:date="2026-10-30T23:55:15Z">
    <w:p>
      <w:pPr>
        <w:pStyle w:val="CommentText"/>
      </w:pPr>
      <w:r>
        <w:rPr>
          <w:rStyle w:val="CommentReference"/>
        </w:rPr>
        <w:annotationRef/>
      </w:r>
      <w:r>
        <w:t>ASSESSOR GDSXSR — Retirei o CPC 1.015, parágrafo único, que só aparece no resumo do agravo, e acrescentei a RN ANS nº 465/2021, art. 6º, § 4º, que o voto aplica. Retirei também a linha de jurisprudência: o Acórdão 1925323 consta só da decisão agravada anexada e o voto não o cita (C-33, C-65).</w:t>
      </w:r>
    </w:p>
  </w:comment>
  <w:comment w:id="8" w:author="Assessor GDSXSR" w:initials="AG" w:date="2026-10-30T23:55:15Z">
    <w:p>
      <w:pPr>
        <w:pStyle w:val="CommentText"/>
      </w:pPr>
      <w:r>
        <w:rPr>
          <w:rStyle w:val="CommentReference"/>
        </w:rPr>
        <w:annotationRef/>
      </w:r>
      <w:r>
        <w:t>ASSESSOR GDSXSR — Corrigi “exequente/ agravada” e levei o ID para antes do ponto final (C-20, C-28).</w:t>
      </w:r>
    </w:p>
  </w:comment>
  <w:comment w:id="9" w:author="Assessor GDSXSR" w:initials="AG" w:date="2026-10-30T23:55:15Z">
    <w:p>
      <w:pPr>
        <w:pStyle w:val="CommentText"/>
      </w:pPr>
      <w:r>
        <w:rPr>
          <w:rStyle w:val="CommentReference"/>
        </w:rPr>
        <w:annotationRef/>
      </w:r>
      <w:r>
        <w:t>ASSESSOR GDSXSR — Retitulei pelo que o capítulo decide: a rede credenciada e o bloqueio de valores, pedidos do agravo, e realcei o título em amarelo (C-3W (b), C-3C, C-42).</w:t>
      </w:r>
    </w:p>
  </w:comment>
  <w:comment w:id="10" w:author="Assessor GDSXSR" w:initials="AG" w:date="2026-10-30T23:55:15Z">
    <w:p>
      <w:pPr>
        <w:pStyle w:val="CommentText"/>
      </w:pPr>
      <w:r>
        <w:rPr>
          <w:rStyle w:val="CommentReference"/>
        </w:rPr>
        <w:annotationRef/>
      </w:r>
      <w:r>
        <w:t>ASSESSOR GDSXSR — Realcei o veredito em amarelo (C-42).</w:t>
      </w:r>
    </w:p>
  </w:comment>
  <w:comment w:id="11" w:author="Assessor GDSXSR" w:initials="AG" w:date="2026-10-30T23:55:15Z">
    <w:p>
      <w:pPr>
        <w:pStyle w:val="CommentText"/>
      </w:pPr>
      <w:r>
        <w:rPr>
          <w:rStyle w:val="CommentReference"/>
        </w:rPr>
        <w:annotationRef/>
      </w:r>
      <w:r>
        <w:t>ASSESSOR GDSXSR — Fórmula “Mantenho as razões expostas na decisão liminar que deferiu em parte o efeito suspensivo (ID 86535037)”, conforme o relatório; a minuta dizia “decisão que antecipou a tutela recursal” e não trazia o ID (C-17, C-3S).</w:t>
      </w:r>
    </w:p>
  </w:comment>
  <w:comment w:id="12" w:author="Assessor GDSXSR" w:initials="AG" w:date="2026-10-30T23:55:15Z">
    <w:p>
      <w:pPr>
        <w:pStyle w:val="CommentText"/>
      </w:pPr>
      <w:r>
        <w:rPr>
          <w:rStyle w:val="CommentReference"/>
        </w:rPr>
        <w:annotationRef/>
      </w:r>
      <w:r>
        <w:t>ASSESSOR GDSXSR — Acrescentei o ID da liminar ao fim da transcrição (C-66 (c)).</w:t>
      </w:r>
    </w:p>
  </w:comment>
  <w:comment w:id="13" w:author="Assessor GDSXSR" w:initials="AG" w:date="2026-10-30T23:55:15Z">
    <w:p>
      <w:pPr>
        <w:pStyle w:val="CommentText"/>
      </w:pPr>
      <w:r>
        <w:rPr>
          <w:rStyle w:val="CommentReference"/>
        </w:rPr>
        <w:annotationRef/>
      </w:r>
      <w:r>
        <w:t>ASSESSOR GDSXSR — Mantive só o enfrentamento que a liminar não cobria (certificação BCBA e RN ANS nº 539/2022). Cortei a segunda frase deste parágrafo, que repetia a obrigação já transcrita da liminar, e tirei o “Dito isso…”, que é a fórmula do fecho (C-17).</w:t>
      </w:r>
    </w:p>
  </w:comment>
  <w:comment w:id="14" w:author="Assessor GDSXSR" w:initials="AG" w:date="2026-10-30T23:55:15Z">
    <w:p>
      <w:pPr>
        <w:pStyle w:val="CommentText"/>
      </w:pPr>
      <w:r>
        <w:rPr>
          <w:rStyle w:val="CommentReference"/>
        </w:rPr>
        <w:annotationRef/>
      </w:r>
      <w:r>
        <w:t>ASSESSOR GDSXSR — Ajustei a descrição da RN ANS nº 539/2022 ao texto da norma (comentário do item 6 da ementa) e cindi o parágrafo (C-12, C-11).</w:t>
      </w:r>
    </w:p>
  </w:comment>
  <w:comment w:id="15" w:author="Assessor GDSXSR" w:initials="AG" w:date="2026-10-30T23:55:15Z">
    <w:p>
      <w:pPr>
        <w:pStyle w:val="CommentText"/>
      </w:pPr>
      <w:r>
        <w:rPr>
          <w:rStyle w:val="CommentReference"/>
        </w:rPr>
        <w:annotationRef/>
      </w:r>
      <w:r>
        <w:t>ASSESSOR GDSXSR — Suprimi os parágrafos sobre o bloqueio eletrônico e a legitimidade das medidas coercitivas, que repetiam a liminar transcrita, e fundi a conclusão no fecho de AGI aderente à liminar (C-17, C-02). Corrigi a frase truncada “da compatibilidade do orçamento apresentado”.</w:t>
      </w:r>
    </w:p>
  </w:comment>
  <w:comment w:id="16" w:author="Assessor GDSXSR" w:initials="AG" w:date="2026-10-30T23:55:15Z">
    <w:p>
      <w:pPr>
        <w:pStyle w:val="CommentText"/>
      </w:pPr>
      <w:r>
        <w:rPr>
          <w:rStyle w:val="CommentReference"/>
        </w:rPr>
        <w:annotationRef/>
      </w:r>
      <w:r>
        <w:t>ASSESSOR GDSXSR — Corrigi “do executado” para “da executada” (C-3D) e “exequente/ agravada”; o dispositivo não repete o conhecimento, já declarado no voto (C-3T).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505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5A8AF7" w16cex:dateUtc="2026-10-30T2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505D5" w16cid:durableId="6D5A8A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FD2D" w14:textId="77777777" w:rsidR="0030730C" w:rsidRDefault="0030730C" w:rsidP="003A42DE">
      <w:pPr>
        <w:spacing w:after="0" w:line="240" w:lineRule="auto"/>
      </w:pPr>
      <w:r>
        <w:separator/>
      </w:r>
    </w:p>
  </w:endnote>
  <w:endnote w:type="continuationSeparator" w:id="0">
    <w:p w14:paraId="6D63B7B3" w14:textId="77777777" w:rsidR="0030730C" w:rsidRDefault="0030730C" w:rsidP="003A42DE">
      <w:pPr>
        <w:spacing w:after="0" w:line="240" w:lineRule="auto"/>
      </w:pPr>
      <w:r>
        <w:continuationSeparator/>
      </w:r>
    </w:p>
  </w:endnote>
  <w:endnote w:type="continuationNotice" w:id="1">
    <w:p w14:paraId="6C4D9EDD" w14:textId="77777777" w:rsidR="0030730C" w:rsidRDefault="003073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DE4A4" w14:textId="77777777" w:rsidR="0030730C" w:rsidRDefault="0030730C" w:rsidP="003A42DE">
      <w:pPr>
        <w:spacing w:after="0" w:line="240" w:lineRule="auto"/>
      </w:pPr>
      <w:r>
        <w:separator/>
      </w:r>
    </w:p>
  </w:footnote>
  <w:footnote w:type="continuationSeparator" w:id="0">
    <w:p w14:paraId="7DC9BC20" w14:textId="77777777" w:rsidR="0030730C" w:rsidRDefault="0030730C" w:rsidP="003A42DE">
      <w:pPr>
        <w:spacing w:after="0" w:line="240" w:lineRule="auto"/>
      </w:pPr>
      <w:r>
        <w:continuationSeparator/>
      </w:r>
    </w:p>
  </w:footnote>
  <w:footnote w:type="continuationNotice" w:id="1">
    <w:p w14:paraId="0A8EA202" w14:textId="77777777" w:rsidR="0030730C" w:rsidRDefault="0030730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25C"/>
    <w:multiLevelType w:val="multilevel"/>
    <w:tmpl w:val="39F495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8343E"/>
    <w:multiLevelType w:val="multilevel"/>
    <w:tmpl w:val="B64048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7A3898"/>
    <w:multiLevelType w:val="multilevel"/>
    <w:tmpl w:val="DB12C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E06F1"/>
    <w:multiLevelType w:val="multilevel"/>
    <w:tmpl w:val="16F8A7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F4375"/>
    <w:multiLevelType w:val="multilevel"/>
    <w:tmpl w:val="3C8E95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82B9B"/>
    <w:multiLevelType w:val="multilevel"/>
    <w:tmpl w:val="05BE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21276C"/>
    <w:multiLevelType w:val="multilevel"/>
    <w:tmpl w:val="4D10D1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0" w15:restartNumberingAfterBreak="0">
    <w:nsid w:val="7EEB5727"/>
    <w:multiLevelType w:val="multilevel"/>
    <w:tmpl w:val="9412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3"/>
  </w:num>
  <w:num w:numId="2" w16cid:durableId="1365403601">
    <w:abstractNumId w:val="2"/>
  </w:num>
  <w:num w:numId="3" w16cid:durableId="1872036300">
    <w:abstractNumId w:val="9"/>
  </w:num>
  <w:num w:numId="4" w16cid:durableId="1377319943">
    <w:abstractNumId w:val="7"/>
  </w:num>
  <w:num w:numId="5" w16cid:durableId="1264343038">
    <w:abstractNumId w:val="4"/>
  </w:num>
  <w:num w:numId="6" w16cid:durableId="1133594282">
    <w:abstractNumId w:val="0"/>
  </w:num>
  <w:num w:numId="7" w16cid:durableId="2060396670">
    <w:abstractNumId w:val="5"/>
  </w:num>
  <w:num w:numId="8" w16cid:durableId="1375696129">
    <w:abstractNumId w:val="6"/>
  </w:num>
  <w:num w:numId="9" w16cid:durableId="1617642684">
    <w:abstractNumId w:val="1"/>
  </w:num>
  <w:num w:numId="10" w16cid:durableId="684554499">
    <w:abstractNumId w:val="10"/>
  </w:num>
  <w:num w:numId="11" w16cid:durableId="174857244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yane Rodrigues Lazzari Wegener - GDSXSR">
    <w15:presenceInfo w15:providerId="AD" w15:userId="S::t320330@tjdft.jus.br::7d89a8a8-58b5-4181-b2d0-c175980459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B1F20"/>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0730C"/>
    <w:rsid w:val="0031063D"/>
    <w:rsid w:val="00312291"/>
    <w:rsid w:val="00312DDE"/>
    <w:rsid w:val="00314FAC"/>
    <w:rsid w:val="00316B1F"/>
    <w:rsid w:val="00321068"/>
    <w:rsid w:val="00323779"/>
    <w:rsid w:val="00323D27"/>
    <w:rsid w:val="0033305F"/>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370F"/>
    <w:rsid w:val="0038410E"/>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11BC"/>
    <w:rsid w:val="004A3312"/>
    <w:rsid w:val="004B14BB"/>
    <w:rsid w:val="004B2A9C"/>
    <w:rsid w:val="004C0465"/>
    <w:rsid w:val="004C33F1"/>
    <w:rsid w:val="004C591E"/>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86574"/>
    <w:rsid w:val="006921E1"/>
    <w:rsid w:val="00692841"/>
    <w:rsid w:val="00693B0D"/>
    <w:rsid w:val="006B0D47"/>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3A43"/>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422AE"/>
    <w:rsid w:val="0085425F"/>
    <w:rsid w:val="0086390F"/>
    <w:rsid w:val="0086503B"/>
    <w:rsid w:val="0087110A"/>
    <w:rsid w:val="00877CCC"/>
    <w:rsid w:val="00877F2B"/>
    <w:rsid w:val="00882188"/>
    <w:rsid w:val="00885C87"/>
    <w:rsid w:val="008966E3"/>
    <w:rsid w:val="008A01E9"/>
    <w:rsid w:val="008A4445"/>
    <w:rsid w:val="008A49BC"/>
    <w:rsid w:val="008A56A3"/>
    <w:rsid w:val="008A7E58"/>
    <w:rsid w:val="008B45C4"/>
    <w:rsid w:val="008B5CB0"/>
    <w:rsid w:val="008C306F"/>
    <w:rsid w:val="008C34E5"/>
    <w:rsid w:val="008C4183"/>
    <w:rsid w:val="008C641E"/>
    <w:rsid w:val="008C76BC"/>
    <w:rsid w:val="008C7D23"/>
    <w:rsid w:val="008D0C9F"/>
    <w:rsid w:val="008D5996"/>
    <w:rsid w:val="008D721A"/>
    <w:rsid w:val="008E143C"/>
    <w:rsid w:val="008E186F"/>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66C79"/>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D6112"/>
    <w:rsid w:val="009E1D8D"/>
    <w:rsid w:val="009E3373"/>
    <w:rsid w:val="009E3BE9"/>
    <w:rsid w:val="009F18C2"/>
    <w:rsid w:val="009F2BB1"/>
    <w:rsid w:val="009F33CD"/>
    <w:rsid w:val="009F36E1"/>
    <w:rsid w:val="009F46EA"/>
    <w:rsid w:val="009F684C"/>
    <w:rsid w:val="009F759D"/>
    <w:rsid w:val="009F776B"/>
    <w:rsid w:val="00A03057"/>
    <w:rsid w:val="00A036F5"/>
    <w:rsid w:val="00A072A2"/>
    <w:rsid w:val="00A2661C"/>
    <w:rsid w:val="00A31C13"/>
    <w:rsid w:val="00A330C4"/>
    <w:rsid w:val="00A3595E"/>
    <w:rsid w:val="00A36CBE"/>
    <w:rsid w:val="00A41999"/>
    <w:rsid w:val="00A430EB"/>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67D6"/>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44B"/>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4367"/>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6DC9"/>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87D30"/>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3E55252"/>
    <w:rsid w:val="0406F2B1"/>
    <w:rsid w:val="0469E717"/>
    <w:rsid w:val="04EB9BAA"/>
    <w:rsid w:val="05C072E5"/>
    <w:rsid w:val="061EE5CE"/>
    <w:rsid w:val="066636ED"/>
    <w:rsid w:val="0741BAA1"/>
    <w:rsid w:val="07BAB62F"/>
    <w:rsid w:val="08624999"/>
    <w:rsid w:val="08795635"/>
    <w:rsid w:val="08BDBA2B"/>
    <w:rsid w:val="0A795B63"/>
    <w:rsid w:val="0A8ECADD"/>
    <w:rsid w:val="0BFCE006"/>
    <w:rsid w:val="0C436811"/>
    <w:rsid w:val="0D003B5C"/>
    <w:rsid w:val="0E60C260"/>
    <w:rsid w:val="0E71A7A9"/>
    <w:rsid w:val="0ECBDBCC"/>
    <w:rsid w:val="0F16BAD4"/>
    <w:rsid w:val="0F49A558"/>
    <w:rsid w:val="0F4CCC86"/>
    <w:rsid w:val="105F35C5"/>
    <w:rsid w:val="106E20DE"/>
    <w:rsid w:val="10DFE56C"/>
    <w:rsid w:val="10E575B9"/>
    <w:rsid w:val="10E89CE7"/>
    <w:rsid w:val="1281461A"/>
    <w:rsid w:val="1322B3CC"/>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E7FFE4D"/>
    <w:rsid w:val="1FAFCC66"/>
    <w:rsid w:val="21529E37"/>
    <w:rsid w:val="22242253"/>
    <w:rsid w:val="2259356D"/>
    <w:rsid w:val="229F26FD"/>
    <w:rsid w:val="232923D0"/>
    <w:rsid w:val="248F4127"/>
    <w:rsid w:val="249E222A"/>
    <w:rsid w:val="255B7F74"/>
    <w:rsid w:val="25627E6B"/>
    <w:rsid w:val="25DAE2F1"/>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95E4C2"/>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09ECC93"/>
    <w:rsid w:val="515F5732"/>
    <w:rsid w:val="5212BFAD"/>
    <w:rsid w:val="52E52664"/>
    <w:rsid w:val="539FE824"/>
    <w:rsid w:val="53A37578"/>
    <w:rsid w:val="54AAEF1D"/>
    <w:rsid w:val="56696897"/>
    <w:rsid w:val="57608C97"/>
    <w:rsid w:val="5774762B"/>
    <w:rsid w:val="581B792C"/>
    <w:rsid w:val="58BC1B45"/>
    <w:rsid w:val="595140BA"/>
    <w:rsid w:val="5B188E3D"/>
    <w:rsid w:val="5D37D7FE"/>
    <w:rsid w:val="5DC7BB1E"/>
    <w:rsid w:val="5E27D90B"/>
    <w:rsid w:val="5E6879DC"/>
    <w:rsid w:val="5F1409FE"/>
    <w:rsid w:val="606F78C0"/>
    <w:rsid w:val="60ADD95D"/>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0D67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C7DE001"/>
    <w:rsid w:val="7E272F86"/>
    <w:rsid w:val="7E47B7BC"/>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D47"/>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3">
    <w:name w:val="heading 3"/>
    <w:basedOn w:val="Normal"/>
    <w:next w:val="Normal"/>
    <w:link w:val="Ttulo3Char"/>
    <w:uiPriority w:val="9"/>
    <w:semiHidden/>
    <w:unhideWhenUsed/>
    <w:qFormat/>
    <w:rsid w:val="00966C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966C7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TJDFT/1g/4835925/273109252"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pje.tjdft.jus.br/pje/seam/resource/rest/pje-legacy/documento/download/TJDFT/1g/4835925/270571465"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835925/270571465"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279838122" TargetMode="External"/><Relationship Id="rId20" Type="http://schemas.openxmlformats.org/officeDocument/2006/relationships/hyperlink" Target="https://pje.tjdft.jus.br/pje/seam/resource/rest/pje-legacy/documento/download/27983812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pje.tjdft.jus.br/pje/seam/resource/rest/pje-legacy/documento/download/TJDFT/1g/4835925/277673877"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pje.tjdft.jus.br/pje/seam/resource/rest/pje-legacy/documento/download/TJDFT/1g/4835925/268673413"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6105F"/>
    <w:rsid w:val="00277029"/>
    <w:rsid w:val="002F13AB"/>
    <w:rsid w:val="003060EF"/>
    <w:rsid w:val="003C6C95"/>
    <w:rsid w:val="003D50C8"/>
    <w:rsid w:val="00465A25"/>
    <w:rsid w:val="004756EB"/>
    <w:rsid w:val="004C591E"/>
    <w:rsid w:val="004E4D18"/>
    <w:rsid w:val="00515AB3"/>
    <w:rsid w:val="00534782"/>
    <w:rsid w:val="005953DB"/>
    <w:rsid w:val="00686574"/>
    <w:rsid w:val="00730800"/>
    <w:rsid w:val="00757639"/>
    <w:rsid w:val="00773803"/>
    <w:rsid w:val="0077693D"/>
    <w:rsid w:val="00816916"/>
    <w:rsid w:val="00855F86"/>
    <w:rsid w:val="0086503B"/>
    <w:rsid w:val="008C4978"/>
    <w:rsid w:val="009C5448"/>
    <w:rsid w:val="00A47984"/>
    <w:rsid w:val="00AB26AC"/>
    <w:rsid w:val="00AD59B1"/>
    <w:rsid w:val="00B2444B"/>
    <w:rsid w:val="00B9403F"/>
    <w:rsid w:val="00C34425"/>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3.xml><?xml version="1.0" encoding="utf-8"?>
<ds:datastoreItem xmlns:ds="http://schemas.openxmlformats.org/officeDocument/2006/customXml" ds:itemID="{927513A9-4465-46D8-B2EB-93DE31CEF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4565</Words>
  <Characters>24653</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Nayane Rodrigues Lazzari Wegener - GDSXSR</cp:lastModifiedBy>
  <cp:revision>2</cp:revision>
  <dcterms:created xsi:type="dcterms:W3CDTF">2026-10-30T20:28:00Z</dcterms:created>
  <dcterms:modified xsi:type="dcterms:W3CDTF">2026-10-30T20:28:00Z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