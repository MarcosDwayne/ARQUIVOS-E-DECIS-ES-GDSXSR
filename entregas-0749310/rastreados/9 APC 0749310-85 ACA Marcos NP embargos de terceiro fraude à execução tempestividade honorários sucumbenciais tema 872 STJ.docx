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850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22"/>
        <w:gridCol w:w="5682"/>
      </w:tblGrid>
      <w:tr w:rsidR="00264107" w14:paraId="4680266B" w14:textId="77777777" w:rsidTr="55623AD0">
        <w:tc>
          <w:tcPr>
            <w:tcW w:w="2822" w:type="dxa"/>
            <w:tcBorders>
              <w:top w:val="nil"/>
              <w:left w:val="nil"/>
              <w:bottom w:val="nil"/>
              <w:right w:val="nil"/>
            </w:tcBorders>
            <w:hideMark/>
          </w:tcPr>
          <w:p w14:paraId="6DE29C9C" w14:textId="513D712E" w:rsidR="00264107" w:rsidRDefault="43BDA46E" w:rsidP="55623AD0">
            <w:pPr>
              <w:pStyle w:val="paragraph"/>
              <w:spacing w:before="0" w:beforeAutospacing="0" w:after="0" w:afterAutospacing="0"/>
              <w:jc w:val="both"/>
              <w:textAlignment w:val="baseline"/>
              <w:rPr>
                <w:rFonts w:ascii="Segoe UI" w:hAnsi="Segoe UI" w:cs="Segoe UI"/>
                <w:sz w:val="18"/>
                <w:szCs w:val="18"/>
              </w:rPr>
            </w:pPr>
            <w:r>
              <w:t>074</w:t>
            </w:r>
            <w:r w:rsidR="00264107">
              <w:rPr>
                <w:noProof/>
              </w:rPr>
              <w:drawing>
                <wp:inline distT="0" distB="0" distL="0" distR="0" wp14:anchorId="15C07C5B" wp14:editId="5A48AB4C">
                  <wp:extent cx="1647825" cy="504825"/>
                  <wp:effectExtent l="0" t="0" r="9525" b="952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47825" cy="504825"/>
                          </a:xfrm>
                          <a:prstGeom prst="rect">
                            <a:avLst/>
                          </a:prstGeom>
                          <a:noFill/>
                          <a:ln>
                            <a:noFill/>
                          </a:ln>
                        </pic:spPr>
                      </pic:pic>
                    </a:graphicData>
                  </a:graphic>
                </wp:inline>
              </w:drawing>
            </w:r>
            <w:r w:rsidR="00264107" w:rsidRPr="55623AD0">
              <w:rPr>
                <w:rStyle w:val="eop"/>
                <w:rFonts w:ascii="Arial" w:hAnsi="Arial" w:cs="Arial"/>
                <w:sz w:val="28"/>
                <w:szCs w:val="28"/>
              </w:rPr>
              <w:t> </w:t>
            </w:r>
          </w:p>
        </w:tc>
        <w:tc>
          <w:tcPr>
            <w:tcW w:w="5682" w:type="dxa"/>
            <w:tcBorders>
              <w:top w:val="nil"/>
              <w:left w:val="nil"/>
              <w:bottom w:val="nil"/>
              <w:right w:val="nil"/>
            </w:tcBorders>
            <w:hideMark/>
          </w:tcPr>
          <w:p w14:paraId="299F0D40" w14:textId="77777777" w:rsidR="00264107" w:rsidRDefault="00264107" w:rsidP="00FD470E">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b/>
                <w:bCs/>
                <w:color w:val="595959"/>
                <w:sz w:val="20"/>
                <w:szCs w:val="20"/>
              </w:rPr>
              <w:t>Poder Judiciário da União</w:t>
            </w:r>
            <w:r>
              <w:rPr>
                <w:rStyle w:val="eop"/>
                <w:rFonts w:ascii="Calibri" w:hAnsi="Calibri" w:cs="Calibri"/>
                <w:color w:val="595959"/>
                <w:sz w:val="20"/>
                <w:szCs w:val="20"/>
              </w:rPr>
              <w:t> </w:t>
            </w:r>
          </w:p>
          <w:p w14:paraId="55CC1E66" w14:textId="77777777" w:rsidR="00264107" w:rsidRDefault="00264107" w:rsidP="62C261FF">
            <w:pPr>
              <w:pStyle w:val="paragraph"/>
              <w:spacing w:before="0" w:beforeAutospacing="0" w:after="0" w:afterAutospacing="0"/>
              <w:ind w:left="255"/>
              <w:jc w:val="both"/>
              <w:textAlignment w:val="baseline"/>
              <w:rPr>
                <w:rFonts w:ascii="Segoe UI" w:hAnsi="Segoe UI" w:cs="Segoe UI"/>
                <w:sz w:val="18"/>
                <w:szCs w:val="18"/>
              </w:rPr>
            </w:pPr>
            <w:r w:rsidRPr="62C261FF">
              <w:rPr>
                <w:rStyle w:val="normaltextrun"/>
                <w:rFonts w:ascii="Calibri" w:hAnsi="Calibri" w:cs="Calibri"/>
                <w:color w:val="595959" w:themeColor="text1" w:themeTint="A6"/>
                <w:sz w:val="20"/>
                <w:szCs w:val="20"/>
              </w:rPr>
              <w:t>Tribunal de Justiça do Distrito Federal e dos Territóri</w:t>
            </w:r>
            <w:commentRangeStart w:id="0"/>
            <w:commentRangeStart w:id="1"/>
            <w:commentRangeStart w:id="2"/>
            <w:r w:rsidRPr="62C261FF">
              <w:rPr>
                <w:rStyle w:val="normaltextrun"/>
                <w:rFonts w:ascii="Calibri" w:hAnsi="Calibri" w:cs="Calibri"/>
                <w:color w:val="595959" w:themeColor="text1" w:themeTint="A6"/>
                <w:sz w:val="20"/>
                <w:szCs w:val="20"/>
              </w:rPr>
              <w:t>o</w:t>
            </w:r>
            <w:commentRangeEnd w:id="0"/>
            <w:r w:rsidR="00370C48" w:rsidRPr="62C261FF">
              <w:rPr>
                <w:rStyle w:val="Refdecomentrio"/>
                <w:rFonts w:ascii="Calibri" w:hAnsi="Calibri" w:cs="Calibri"/>
                <w:color w:val="595959" w:themeColor="text1" w:themeTint="A6"/>
                <w:sz w:val="20"/>
                <w:szCs w:val="20"/>
              </w:rPr>
              <w:commentReference w:id="0"/>
            </w:r>
            <w:commentRangeEnd w:id="1"/>
            <w:r w:rsidRPr="62C261FF">
              <w:rPr>
                <w:rStyle w:val="Refdecomentrio"/>
                <w:rFonts w:ascii="Calibri" w:hAnsi="Calibri" w:cs="Calibri"/>
                <w:color w:val="595959" w:themeColor="text1" w:themeTint="A6"/>
                <w:sz w:val="20"/>
                <w:szCs w:val="20"/>
              </w:rPr>
              <w:commentReference w:id="1"/>
            </w:r>
            <w:commentRangeEnd w:id="2"/>
            <w:r w:rsidR="00602C42" w:rsidRPr="62C261FF">
              <w:rPr>
                <w:rStyle w:val="Refdecomentrio"/>
                <w:rFonts w:ascii="Calibri" w:hAnsi="Calibri" w:cs="Calibri"/>
                <w:color w:val="595959" w:themeColor="text1" w:themeTint="A6"/>
                <w:sz w:val="20"/>
                <w:szCs w:val="20"/>
              </w:rPr>
              <w:commentReference w:id="2"/>
            </w:r>
            <w:r w:rsidRPr="62C261FF">
              <w:rPr>
                <w:rStyle w:val="normaltextrun"/>
                <w:rFonts w:ascii="Calibri" w:hAnsi="Calibri" w:cs="Calibri"/>
                <w:color w:val="595959" w:themeColor="text1" w:themeTint="A6"/>
                <w:sz w:val="20"/>
                <w:szCs w:val="20"/>
              </w:rPr>
              <w:t>s</w:t>
            </w:r>
            <w:r w:rsidRPr="62C261FF">
              <w:rPr>
                <w:rStyle w:val="eop"/>
                <w:rFonts w:ascii="Calibri" w:hAnsi="Calibri" w:cs="Calibri"/>
                <w:color w:val="595959" w:themeColor="text1" w:themeTint="A6"/>
                <w:sz w:val="20"/>
                <w:szCs w:val="20"/>
              </w:rPr>
              <w:t> </w:t>
            </w:r>
          </w:p>
          <w:p w14:paraId="12B71A35" w14:textId="77777777" w:rsidR="00264107" w:rsidRDefault="00264107" w:rsidP="00FD470E">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GDSXSR</w:t>
            </w:r>
            <w:r>
              <w:rPr>
                <w:rStyle w:val="eop"/>
                <w:rFonts w:ascii="Calibri" w:hAnsi="Calibri" w:cs="Calibri"/>
                <w:color w:val="595959"/>
                <w:sz w:val="20"/>
                <w:szCs w:val="20"/>
              </w:rPr>
              <w:t> </w:t>
            </w:r>
          </w:p>
          <w:p w14:paraId="15750CFE" w14:textId="77777777" w:rsidR="00264107" w:rsidRDefault="00264107" w:rsidP="00FD470E">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GABINETE DO DESEMBARGADOR SÉRGIO ROCHA</w:t>
            </w:r>
            <w:r>
              <w:rPr>
                <w:rStyle w:val="eop"/>
                <w:rFonts w:ascii="Calibri" w:hAnsi="Calibri" w:cs="Calibri"/>
                <w:color w:val="595959"/>
                <w:sz w:val="20"/>
                <w:szCs w:val="20"/>
              </w:rPr>
              <w:t> </w:t>
            </w:r>
          </w:p>
        </w:tc>
      </w:tr>
    </w:tbl>
    <w:p w14:paraId="3D4EAEEA" w14:textId="77777777" w:rsidR="00DB1301" w:rsidRDefault="00DB1301" w:rsidP="00DB1301">
      <w:pPr>
        <w:spacing w:after="0" w:line="360" w:lineRule="auto"/>
        <w:rPr>
          <w:rFonts w:ascii="Arial" w:hAnsi="Arial" w:cs="Arial"/>
          <w:sz w:val="28"/>
          <w:szCs w:val="28"/>
        </w:rPr>
      </w:pPr>
    </w:p>
    <w:tbl>
      <w:tblPr>
        <w:tblW w:w="8723" w:type="dxa"/>
        <w:tblLayout w:type="fixed"/>
        <w:tblLook w:val="0000" w:firstRow="0" w:lastRow="0" w:firstColumn="0" w:lastColumn="0" w:noHBand="0" w:noVBand="0"/>
      </w:tblPr>
      <w:tblGrid>
        <w:gridCol w:w="3686"/>
        <w:gridCol w:w="447"/>
        <w:gridCol w:w="4590"/>
      </w:tblGrid>
      <w:tr w:rsidR="00770E7F" w:rsidRPr="009F36E1" w14:paraId="39579C6E" w14:textId="77777777" w:rsidTr="21E019B6">
        <w:trPr>
          <w:cantSplit/>
          <w:trHeight w:val="397"/>
        </w:trPr>
        <w:tc>
          <w:tcPr>
            <w:tcW w:w="3686" w:type="dxa"/>
            <w:vAlign w:val="center"/>
          </w:tcPr>
          <w:p w14:paraId="0E990AE5" w14:textId="77777777" w:rsidR="00770E7F" w:rsidRPr="009F36E1" w:rsidRDefault="00770E7F" w:rsidP="00B34ADF">
            <w:pPr>
              <w:rPr>
                <w:rFonts w:ascii="Arial" w:hAnsi="Arial" w:cs="Arial"/>
                <w:sz w:val="28"/>
                <w:szCs w:val="28"/>
              </w:rPr>
            </w:pPr>
            <w:r w:rsidRPr="009F36E1">
              <w:rPr>
                <w:rFonts w:ascii="Arial" w:hAnsi="Arial" w:cs="Arial"/>
                <w:sz w:val="28"/>
                <w:szCs w:val="28"/>
              </w:rPr>
              <w:t>Órgão</w:t>
            </w:r>
          </w:p>
        </w:tc>
        <w:tc>
          <w:tcPr>
            <w:tcW w:w="447" w:type="dxa"/>
            <w:vAlign w:val="center"/>
          </w:tcPr>
          <w:p w14:paraId="2043BC66" w14:textId="77777777" w:rsidR="00770E7F" w:rsidRPr="009F36E1" w:rsidRDefault="00770E7F" w:rsidP="00B34ADF">
            <w:pPr>
              <w:rPr>
                <w:rFonts w:ascii="Arial" w:hAnsi="Arial" w:cs="Arial"/>
                <w:sz w:val="28"/>
                <w:szCs w:val="28"/>
              </w:rPr>
            </w:pPr>
            <w:r w:rsidRPr="009F36E1">
              <w:rPr>
                <w:rFonts w:ascii="Arial" w:hAnsi="Arial" w:cs="Arial"/>
                <w:sz w:val="28"/>
                <w:szCs w:val="28"/>
              </w:rPr>
              <w:t>:</w:t>
            </w:r>
          </w:p>
        </w:tc>
        <w:tc>
          <w:tcPr>
            <w:tcW w:w="4590" w:type="dxa"/>
            <w:vAlign w:val="center"/>
          </w:tcPr>
          <w:p w14:paraId="619F5A49" w14:textId="77777777" w:rsidR="00770E7F" w:rsidRPr="009F36E1" w:rsidRDefault="00000000" w:rsidP="00B34ADF">
            <w:pPr>
              <w:spacing w:line="240" w:lineRule="auto"/>
              <w:rPr>
                <w:rFonts w:ascii="Arial" w:hAnsi="Arial" w:cs="Arial"/>
                <w:sz w:val="28"/>
                <w:szCs w:val="28"/>
              </w:rPr>
            </w:pPr>
            <w:sdt>
              <w:sdtPr>
                <w:rPr>
                  <w:rFonts w:ascii="Arial" w:hAnsi="Arial" w:cs="Arial"/>
                  <w:sz w:val="28"/>
                  <w:szCs w:val="28"/>
                </w:rPr>
                <w:alias w:val="Órgão"/>
                <w:tag w:val="Órgão"/>
                <w:id w:val="-940843638"/>
                <w:placeholder>
                  <w:docPart w:val="A3B9A70FAF5543A087E733AB63B30A08"/>
                </w:placeholder>
                <w15:color w:val="000000"/>
                <w:dropDownList>
                  <w:listItem w:value="Escolher um item."/>
                  <w:listItem w:displayText="4ª Turma Cível" w:value="4ª Turma Cível"/>
                  <w:listItem w:displayText="2ª Câmara Cível" w:value="2ª Câmara Cível"/>
                  <w:listItem w:displayText="Conselho Especial Jurisdicional" w:value="Conselho Especial Jurisdicional"/>
                  <w:listItem w:displayText="Conselho Especial Administrativo" w:value="Conselho Especial Administrativo"/>
                  <w:listItem w:displayText="Tribunal Pleno" w:value="Tribunal Pleno"/>
                  <w:listItem w:displayText="Conselho da Magistratura" w:value="Conselho da Magistratura"/>
                </w:dropDownList>
              </w:sdtPr>
              <w:sdtContent>
                <w:r w:rsidR="00770E7F" w:rsidRPr="009F36E1">
                  <w:rPr>
                    <w:rFonts w:ascii="Arial" w:hAnsi="Arial" w:cs="Arial"/>
                    <w:sz w:val="28"/>
                    <w:szCs w:val="28"/>
                  </w:rPr>
                  <w:t>4ª Turma Cível</w:t>
                </w:r>
              </w:sdtContent>
            </w:sdt>
          </w:p>
        </w:tc>
      </w:tr>
      <w:tr w:rsidR="00770E7F" w:rsidRPr="009F36E1" w14:paraId="1234CB9C" w14:textId="77777777" w:rsidTr="21E019B6">
        <w:trPr>
          <w:cantSplit/>
          <w:trHeight w:val="570"/>
        </w:trPr>
        <w:tc>
          <w:tcPr>
            <w:tcW w:w="3686" w:type="dxa"/>
            <w:vAlign w:val="center"/>
          </w:tcPr>
          <w:p w14:paraId="7118EFBD" w14:textId="77777777" w:rsidR="00770E7F" w:rsidRPr="009F36E1" w:rsidRDefault="00770E7F" w:rsidP="00B34ADF">
            <w:pPr>
              <w:rPr>
                <w:rFonts w:ascii="Arial" w:hAnsi="Arial" w:cs="Arial"/>
                <w:sz w:val="28"/>
                <w:szCs w:val="28"/>
              </w:rPr>
            </w:pPr>
            <w:r w:rsidRPr="009F36E1">
              <w:rPr>
                <w:rFonts w:ascii="Arial" w:hAnsi="Arial" w:cs="Arial"/>
                <w:sz w:val="28"/>
                <w:szCs w:val="28"/>
              </w:rPr>
              <w:t>Classe</w:t>
            </w:r>
          </w:p>
        </w:tc>
        <w:tc>
          <w:tcPr>
            <w:tcW w:w="447" w:type="dxa"/>
            <w:vAlign w:val="center"/>
          </w:tcPr>
          <w:p w14:paraId="64B2264F" w14:textId="77777777" w:rsidR="00770E7F" w:rsidRPr="009F36E1" w:rsidRDefault="00770E7F" w:rsidP="00B34ADF">
            <w:pPr>
              <w:rPr>
                <w:rFonts w:ascii="Arial" w:hAnsi="Arial" w:cs="Arial"/>
                <w:sz w:val="28"/>
                <w:szCs w:val="28"/>
              </w:rPr>
            </w:pPr>
            <w:r w:rsidRPr="009F36E1">
              <w:rPr>
                <w:rFonts w:ascii="Arial" w:hAnsi="Arial" w:cs="Arial"/>
                <w:sz w:val="28"/>
                <w:szCs w:val="28"/>
              </w:rPr>
              <w:t>:</w:t>
            </w:r>
          </w:p>
        </w:tc>
        <w:tc>
          <w:tcPr>
            <w:tcW w:w="4590" w:type="dxa"/>
            <w:vAlign w:val="center"/>
          </w:tcPr>
          <w:sdt>
            <w:sdtPr>
              <w:rPr>
                <w:rFonts w:cs="Arial"/>
                <w:i w:val="0"/>
                <w:iCs w:val="0"/>
                <w:sz w:val="28"/>
                <w:szCs w:val="28"/>
              </w:rPr>
              <w:id w:val="1558446301"/>
              <w:placeholder>
                <w:docPart w:val="3FA3A92DAD524C3DB57C04BE729E38DD"/>
              </w:placeholder>
              <w15:color w:val="000000"/>
              <w:comboBox>
                <w:listItem w:value="Escolher um item."/>
                <w:listItem w:displayText="Apelação Cível" w:value="Apelação Cível"/>
                <w:listItem w:displayText="Agravo de Instrumento" w:value="Agravo de Instrumento"/>
                <w:listItem w:displayText="Embargos de Declaração" w:value="Embargos de Declaração"/>
                <w:listItem w:displayText="Agravo Interno" w:value="Agravo Interno"/>
                <w:listItem w:displayText="Agravo de Instrumento e Agravo Interno" w:value="Agravo de Instrumento e Agravo Interno"/>
                <w:listItem w:displayText="Apelação e Reexame Necessário" w:value="Apelação e Reexame Necessário"/>
                <w:listItem w:displayText="Reexame Necessário" w:value="Reexame Necessário"/>
                <w:listItem w:displayText="Mandado de Segurança" w:value="Mandado de Segurança"/>
                <w:listItem w:displayText="Mandado de Injunção" w:value="Mandado de Injunção"/>
                <w:listItem w:displayText="Ação Direta de Constitucionalidade" w:value="Ação Direta de Constitucionalidade"/>
                <w:listItem w:displayText="Ação Declaratória de Constitucionalidade" w:value="Ação Declaratória de Constitucionalidade"/>
                <w:listItem w:displayText="Ação Penal Originária" w:value="Ação Penal Originária"/>
                <w:listItem w:displayText="Conflito de Competência" w:value="Conflito de Competência"/>
                <w:listItem w:displayText="Ação Rescisória" w:value="Ação Rescisória"/>
                <w:listItem w:displayText="Reclamação" w:value="Reclamação"/>
                <w:listItem w:displayText="Petição" w:value="Petição"/>
              </w:comboBox>
            </w:sdtPr>
            <w:sdtContent>
              <w:p w14:paraId="2174A042" w14:textId="4BD4FA6E" w:rsidR="00770E7F" w:rsidRPr="009F36E1" w:rsidRDefault="00F63CDB" w:rsidP="00B34ADF">
                <w:pPr>
                  <w:pStyle w:val="Citao"/>
                  <w:ind w:left="0" w:firstLine="0"/>
                  <w:jc w:val="both"/>
                  <w:rPr>
                    <w:rFonts w:cs="Arial"/>
                    <w:i w:val="0"/>
                    <w:iCs w:val="0"/>
                    <w:sz w:val="28"/>
                    <w:szCs w:val="28"/>
                  </w:rPr>
                </w:pPr>
                <w:r>
                  <w:rPr>
                    <w:rFonts w:cs="Arial"/>
                    <w:i w:val="0"/>
                    <w:iCs w:val="0"/>
                    <w:sz w:val="28"/>
                    <w:szCs w:val="28"/>
                  </w:rPr>
                  <w:t>Apelação Cível</w:t>
                </w:r>
              </w:p>
            </w:sdtContent>
          </w:sdt>
        </w:tc>
      </w:tr>
      <w:tr w:rsidR="00770E7F" w:rsidRPr="009F36E1" w14:paraId="32B00EA9" w14:textId="77777777" w:rsidTr="21E019B6">
        <w:trPr>
          <w:cantSplit/>
          <w:trHeight w:val="397"/>
        </w:trPr>
        <w:tc>
          <w:tcPr>
            <w:tcW w:w="3686" w:type="dxa"/>
            <w:vAlign w:val="center"/>
          </w:tcPr>
          <w:p w14:paraId="0E73EC07" w14:textId="77777777" w:rsidR="00770E7F" w:rsidRPr="009F36E1" w:rsidRDefault="00770E7F" w:rsidP="00B34ADF">
            <w:pPr>
              <w:rPr>
                <w:rFonts w:ascii="Arial" w:hAnsi="Arial" w:cs="Arial"/>
                <w:sz w:val="28"/>
                <w:szCs w:val="28"/>
              </w:rPr>
            </w:pPr>
            <w:r w:rsidRPr="009F36E1">
              <w:rPr>
                <w:rFonts w:ascii="Arial" w:hAnsi="Arial" w:cs="Arial"/>
                <w:sz w:val="28"/>
                <w:szCs w:val="28"/>
              </w:rPr>
              <w:t>Processo nº</w:t>
            </w:r>
          </w:p>
        </w:tc>
        <w:tc>
          <w:tcPr>
            <w:tcW w:w="447" w:type="dxa"/>
            <w:vAlign w:val="center"/>
          </w:tcPr>
          <w:p w14:paraId="10327F8B" w14:textId="5A82C08D" w:rsidR="00770E7F" w:rsidRPr="009F36E1" w:rsidRDefault="00770E7F" w:rsidP="00B34ADF">
            <w:pPr>
              <w:rPr>
                <w:rFonts w:ascii="Arial" w:hAnsi="Arial" w:cs="Arial"/>
                <w:sz w:val="28"/>
                <w:szCs w:val="28"/>
              </w:rPr>
            </w:pPr>
            <w:r w:rsidRPr="20EF5200">
              <w:rPr>
                <w:rFonts w:ascii="Arial" w:hAnsi="Arial" w:cs="Arial"/>
                <w:sz w:val="28"/>
                <w:szCs w:val="28"/>
              </w:rPr>
              <w:t>:</w:t>
            </w:r>
            <w:r w:rsidR="3757F389" w:rsidRPr="20EF5200">
              <w:rPr>
                <w:rFonts w:ascii="Arial" w:hAnsi="Arial" w:cs="Arial"/>
                <w:sz w:val="28"/>
                <w:szCs w:val="28"/>
              </w:rPr>
              <w:t xml:space="preserve"> </w:t>
            </w:r>
          </w:p>
        </w:tc>
        <w:tc>
          <w:tcPr>
            <w:tcW w:w="4590" w:type="dxa"/>
            <w:vAlign w:val="center"/>
          </w:tcPr>
          <w:p w14:paraId="7C53B768" w14:textId="47C85ED4" w:rsidR="00770E7F" w:rsidRPr="009F36E1" w:rsidRDefault="00A537C3" w:rsidP="00B34ADF">
            <w:pPr>
              <w:ind w:right="-675"/>
              <w:rPr>
                <w:rFonts w:ascii="Arial" w:hAnsi="Arial" w:cs="Arial"/>
                <w:sz w:val="28"/>
                <w:szCs w:val="28"/>
              </w:rPr>
            </w:pPr>
            <w:r w:rsidRPr="00A537C3">
              <w:rPr>
                <w:rFonts w:ascii="Arial" w:hAnsi="Arial" w:cs="Arial"/>
                <w:sz w:val="28"/>
                <w:szCs w:val="28"/>
              </w:rPr>
              <w:t>0749310-85.2025.8.07.0001</w:t>
            </w:r>
          </w:p>
        </w:tc>
      </w:tr>
      <w:tr w:rsidR="00770E7F" w:rsidRPr="009F36E1" w14:paraId="48ED7BFE" w14:textId="77777777" w:rsidTr="21E019B6">
        <w:trPr>
          <w:cantSplit/>
          <w:trHeight w:val="397"/>
        </w:trPr>
        <w:tc>
          <w:tcPr>
            <w:tcW w:w="3686" w:type="dxa"/>
            <w:vAlign w:val="center"/>
          </w:tcPr>
          <w:p w14:paraId="272F493B" w14:textId="1AD7452F" w:rsidR="00770E7F" w:rsidRPr="00F63CDB" w:rsidRDefault="00000000" w:rsidP="00B34ADF">
            <w:pPr>
              <w:spacing w:line="240" w:lineRule="auto"/>
              <w:ind w:right="34"/>
              <w:rPr>
                <w:rFonts w:ascii="Arial" w:hAnsi="Arial" w:cs="Arial"/>
                <w:sz w:val="28"/>
                <w:szCs w:val="28"/>
              </w:rPr>
            </w:pPr>
            <w:sdt>
              <w:sdtPr>
                <w:rPr>
                  <w:rFonts w:ascii="Arial" w:eastAsia="Times New Roman" w:hAnsi="Arial" w:cs="Arial"/>
                  <w:sz w:val="28"/>
                  <w:szCs w:val="28"/>
                  <w:lang w:eastAsia="zh-CN"/>
                </w:rPr>
                <w:id w:val="-254128301"/>
                <w:placeholder>
                  <w:docPart w:val="D299773260594DFB838BAFD35996AEEF"/>
                </w:placeholder>
                <w15:color w:val="808080"/>
                <w:comboBox>
                  <w:listItem w:value="Escolher um item."/>
                  <w:listItem w:displayText="Apelante" w:value="Apelante"/>
                  <w:listItem w:displayText="Agravante" w:value="Agravante"/>
                  <w:listItem w:displayText="Requerente" w:value="Requerente"/>
                  <w:listItem w:displayText="Autor" w:value="Autor"/>
                  <w:listItem w:displayText="Embargante" w:value="Embargante"/>
                  <w:listItem w:displayText="Suscitante" w:value="Suscitante"/>
                  <w:listItem w:displayText="Impetrante" w:value="Impetrante"/>
                  <w:listItem w:displayText="Exequente" w:value="Exequente"/>
                </w:comboBox>
              </w:sdtPr>
              <w:sdtContent>
                <w:r w:rsidR="00F63CDB" w:rsidRPr="00F63CDB">
                  <w:rPr>
                    <w:rFonts w:ascii="Arial" w:eastAsia="Times New Roman" w:hAnsi="Arial" w:cs="Arial"/>
                    <w:sz w:val="28"/>
                    <w:szCs w:val="28"/>
                    <w:lang w:eastAsia="zh-CN"/>
                  </w:rPr>
                  <w:t>Apelante</w:t>
                </w:r>
              </w:sdtContent>
            </w:sdt>
            <w:r w:rsidR="00770E7F" w:rsidRPr="00F63CDB">
              <w:rPr>
                <w:rFonts w:ascii="Arial" w:hAnsi="Arial" w:cs="Arial"/>
                <w:sz w:val="28"/>
                <w:szCs w:val="28"/>
              </w:rPr>
              <w:t xml:space="preserve"> (s)</w:t>
            </w:r>
          </w:p>
        </w:tc>
        <w:tc>
          <w:tcPr>
            <w:tcW w:w="447" w:type="dxa"/>
            <w:vAlign w:val="center"/>
          </w:tcPr>
          <w:p w14:paraId="5C191C1F" w14:textId="77777777" w:rsidR="00770E7F" w:rsidRPr="009F36E1" w:rsidRDefault="00770E7F" w:rsidP="00B34ADF">
            <w:pPr>
              <w:rPr>
                <w:rFonts w:ascii="Arial" w:hAnsi="Arial" w:cs="Arial"/>
                <w:sz w:val="28"/>
                <w:szCs w:val="28"/>
              </w:rPr>
            </w:pPr>
            <w:r w:rsidRPr="009F36E1">
              <w:rPr>
                <w:rFonts w:ascii="Arial" w:hAnsi="Arial" w:cs="Arial"/>
                <w:sz w:val="28"/>
                <w:szCs w:val="28"/>
              </w:rPr>
              <w:t>:</w:t>
            </w:r>
          </w:p>
        </w:tc>
        <w:tc>
          <w:tcPr>
            <w:tcW w:w="4590" w:type="dxa"/>
            <w:vAlign w:val="center"/>
          </w:tcPr>
          <w:p w14:paraId="4A58BA3C" w14:textId="20B3988E" w:rsidR="00770E7F" w:rsidRPr="009F36E1" w:rsidRDefault="001F285F" w:rsidP="00B34ADF">
            <w:pPr>
              <w:rPr>
                <w:rFonts w:ascii="Arial" w:hAnsi="Arial" w:cs="Arial"/>
                <w:sz w:val="28"/>
                <w:szCs w:val="28"/>
              </w:rPr>
            </w:pPr>
            <w:r w:rsidRPr="001F285F">
              <w:rPr>
                <w:rFonts w:ascii="Arial" w:hAnsi="Arial" w:cs="Arial"/>
                <w:sz w:val="28"/>
                <w:szCs w:val="28"/>
              </w:rPr>
              <w:t>ALEXANDRE MENDON</w:t>
            </w:r>
            <w:r>
              <w:rPr>
                <w:rFonts w:ascii="Arial" w:hAnsi="Arial" w:cs="Arial"/>
                <w:sz w:val="28"/>
                <w:szCs w:val="28"/>
              </w:rPr>
              <w:t>Ç</w:t>
            </w:r>
            <w:r w:rsidRPr="001F285F">
              <w:rPr>
                <w:rFonts w:ascii="Arial" w:hAnsi="Arial" w:cs="Arial"/>
                <w:sz w:val="28"/>
                <w:szCs w:val="28"/>
              </w:rPr>
              <w:t>A DOS SANTOS</w:t>
            </w:r>
          </w:p>
        </w:tc>
      </w:tr>
      <w:tr w:rsidR="00770E7F" w:rsidRPr="009F36E1" w14:paraId="55763F2D" w14:textId="77777777" w:rsidTr="21E019B6">
        <w:trPr>
          <w:cantSplit/>
          <w:trHeight w:val="397"/>
        </w:trPr>
        <w:tc>
          <w:tcPr>
            <w:tcW w:w="3686" w:type="dxa"/>
            <w:vAlign w:val="center"/>
          </w:tcPr>
          <w:p w14:paraId="59BAA433" w14:textId="5D3E5176" w:rsidR="00770E7F" w:rsidRPr="009F36E1" w:rsidRDefault="00000000" w:rsidP="009F36E1">
            <w:pPr>
              <w:jc w:val="both"/>
              <w:rPr>
                <w:rFonts w:ascii="Arial" w:hAnsi="Arial" w:cs="Arial"/>
                <w:sz w:val="28"/>
                <w:szCs w:val="28"/>
              </w:rPr>
            </w:pPr>
            <w:sdt>
              <w:sdtPr>
                <w:rPr>
                  <w:rFonts w:ascii="Arial" w:eastAsia="Times New Roman" w:hAnsi="Arial" w:cs="Arial"/>
                  <w:sz w:val="28"/>
                  <w:szCs w:val="28"/>
                  <w:lang w:eastAsia="zh-CN"/>
                </w:rPr>
                <w:id w:val="-1351640470"/>
                <w:placeholder>
                  <w:docPart w:val="7AA328237CE04ECF8850841618042D0C"/>
                </w:placeholder>
                <w15:color w:val="000000"/>
                <w:comboBox>
                  <w:listItem w:value="Escolher um item."/>
                  <w:listItem w:displayText="Apelado" w:value="Apelado"/>
                  <w:listItem w:displayText="Agravado" w:value="Agravado"/>
                  <w:listItem w:displayText="Autoridade coatora" w:value="Autoridade coatora"/>
                  <w:listItem w:displayText="Embargado" w:value="Embargado"/>
                  <w:listItem w:displayText="Requerido" w:value="Requerido"/>
                  <w:listItem w:displayText="Executado" w:value="Executado"/>
                  <w:listItem w:displayText="Suscitado" w:value="Suscitado"/>
                </w:comboBox>
              </w:sdtPr>
              <w:sdtContent>
                <w:r w:rsidR="00F63CDB">
                  <w:rPr>
                    <w:rFonts w:ascii="Arial" w:eastAsia="Times New Roman" w:hAnsi="Arial" w:cs="Arial"/>
                    <w:sz w:val="28"/>
                    <w:szCs w:val="28"/>
                    <w:lang w:eastAsia="zh-CN"/>
                  </w:rPr>
                  <w:t>Apelado</w:t>
                </w:r>
              </w:sdtContent>
            </w:sdt>
            <w:r w:rsidR="00770E7F" w:rsidRPr="009F36E1">
              <w:rPr>
                <w:rFonts w:ascii="Arial" w:hAnsi="Arial" w:cs="Arial"/>
                <w:sz w:val="28"/>
                <w:szCs w:val="28"/>
              </w:rPr>
              <w:t xml:space="preserve"> </w:t>
            </w:r>
            <w:r w:rsidR="009F36E1">
              <w:rPr>
                <w:rFonts w:ascii="Arial" w:hAnsi="Arial" w:cs="Arial"/>
                <w:sz w:val="28"/>
                <w:szCs w:val="28"/>
              </w:rPr>
              <w:t>(</w:t>
            </w:r>
            <w:r w:rsidR="00770E7F" w:rsidRPr="009F36E1">
              <w:rPr>
                <w:rFonts w:ascii="Arial" w:hAnsi="Arial" w:cs="Arial"/>
                <w:sz w:val="28"/>
                <w:szCs w:val="28"/>
              </w:rPr>
              <w:t>a)(s)</w:t>
            </w:r>
          </w:p>
        </w:tc>
        <w:tc>
          <w:tcPr>
            <w:tcW w:w="447" w:type="dxa"/>
            <w:vAlign w:val="center"/>
          </w:tcPr>
          <w:p w14:paraId="683A2C11" w14:textId="77777777" w:rsidR="00770E7F" w:rsidRPr="009F36E1" w:rsidRDefault="00770E7F" w:rsidP="00B34ADF">
            <w:pPr>
              <w:rPr>
                <w:rFonts w:ascii="Arial" w:hAnsi="Arial" w:cs="Arial"/>
                <w:sz w:val="28"/>
                <w:szCs w:val="28"/>
              </w:rPr>
            </w:pPr>
            <w:r w:rsidRPr="009F36E1">
              <w:rPr>
                <w:rFonts w:ascii="Arial" w:hAnsi="Arial" w:cs="Arial"/>
                <w:sz w:val="28"/>
                <w:szCs w:val="28"/>
              </w:rPr>
              <w:t>:</w:t>
            </w:r>
          </w:p>
        </w:tc>
        <w:tc>
          <w:tcPr>
            <w:tcW w:w="4590" w:type="dxa"/>
            <w:vAlign w:val="center"/>
          </w:tcPr>
          <w:p w14:paraId="1AB96577" w14:textId="37CBC14D" w:rsidR="00770E7F" w:rsidRPr="007B1122" w:rsidRDefault="007B1122" w:rsidP="007B1122">
            <w:pPr>
              <w:ind w:right="-74"/>
              <w:rPr>
                <w:rFonts w:ascii="Arial" w:hAnsi="Arial" w:cs="Arial"/>
                <w:sz w:val="28"/>
                <w:szCs w:val="28"/>
              </w:rPr>
            </w:pPr>
            <w:r w:rsidRPr="007B1122">
              <w:rPr>
                <w:rFonts w:ascii="Arial" w:hAnsi="Arial" w:cs="Arial"/>
                <w:sz w:val="28"/>
                <w:szCs w:val="28"/>
              </w:rPr>
              <w:t>A.</w:t>
            </w:r>
            <w:r>
              <w:rPr>
                <w:rFonts w:ascii="Arial" w:hAnsi="Arial" w:cs="Arial"/>
                <w:sz w:val="28"/>
                <w:szCs w:val="28"/>
              </w:rPr>
              <w:t xml:space="preserve"> </w:t>
            </w:r>
            <w:r w:rsidR="001F285F" w:rsidRPr="007B1122">
              <w:rPr>
                <w:rFonts w:ascii="Arial" w:hAnsi="Arial" w:cs="Arial"/>
                <w:sz w:val="28"/>
                <w:szCs w:val="28"/>
              </w:rPr>
              <w:t>M. IND. E COM. DE MÓVEIS LTDA</w:t>
            </w:r>
          </w:p>
        </w:tc>
      </w:tr>
      <w:tr w:rsidR="00770E7F" w:rsidRPr="009F36E1" w14:paraId="640EA867" w14:textId="77777777" w:rsidTr="21E019B6">
        <w:trPr>
          <w:cantSplit/>
          <w:trHeight w:val="397"/>
        </w:trPr>
        <w:tc>
          <w:tcPr>
            <w:tcW w:w="3686" w:type="dxa"/>
            <w:vAlign w:val="center"/>
          </w:tcPr>
          <w:p w14:paraId="34627CFC" w14:textId="77777777" w:rsidR="00770E7F" w:rsidRPr="009F36E1" w:rsidRDefault="00770E7F" w:rsidP="00B34ADF">
            <w:pPr>
              <w:rPr>
                <w:rFonts w:ascii="Arial" w:hAnsi="Arial" w:cs="Arial"/>
                <w:sz w:val="28"/>
                <w:szCs w:val="28"/>
              </w:rPr>
            </w:pPr>
            <w:r w:rsidRPr="009F36E1">
              <w:rPr>
                <w:rFonts w:ascii="Arial" w:hAnsi="Arial" w:cs="Arial"/>
                <w:sz w:val="28"/>
                <w:szCs w:val="28"/>
              </w:rPr>
              <w:t>Relator(a)</w:t>
            </w:r>
          </w:p>
        </w:tc>
        <w:tc>
          <w:tcPr>
            <w:tcW w:w="447" w:type="dxa"/>
            <w:vAlign w:val="center"/>
          </w:tcPr>
          <w:p w14:paraId="4161AF01" w14:textId="77777777" w:rsidR="00770E7F" w:rsidRPr="009F36E1" w:rsidRDefault="00770E7F" w:rsidP="00B34ADF">
            <w:pPr>
              <w:ind w:right="-11"/>
              <w:rPr>
                <w:rFonts w:ascii="Arial" w:hAnsi="Arial" w:cs="Arial"/>
                <w:sz w:val="28"/>
                <w:szCs w:val="28"/>
              </w:rPr>
            </w:pPr>
            <w:r w:rsidRPr="009F36E1">
              <w:rPr>
                <w:rFonts w:ascii="Arial" w:hAnsi="Arial" w:cs="Arial"/>
                <w:sz w:val="28"/>
                <w:szCs w:val="28"/>
              </w:rPr>
              <w:t>:</w:t>
            </w:r>
          </w:p>
        </w:tc>
        <w:tc>
          <w:tcPr>
            <w:tcW w:w="4590" w:type="dxa"/>
            <w:vAlign w:val="center"/>
          </w:tcPr>
          <w:p w14:paraId="5B83A2F0" w14:textId="77777777" w:rsidR="00770E7F" w:rsidRPr="009F36E1" w:rsidRDefault="00770E7F" w:rsidP="00B34ADF">
            <w:pPr>
              <w:rPr>
                <w:rFonts w:ascii="Arial" w:hAnsi="Arial" w:cs="Arial"/>
                <w:b/>
                <w:sz w:val="28"/>
                <w:szCs w:val="28"/>
              </w:rPr>
            </w:pPr>
            <w:r w:rsidRPr="009F36E1">
              <w:rPr>
                <w:rFonts w:ascii="Arial" w:hAnsi="Arial" w:cs="Arial"/>
                <w:b/>
                <w:bCs/>
                <w:sz w:val="28"/>
                <w:szCs w:val="28"/>
              </w:rPr>
              <w:t>Des. Sérgio Rocha</w:t>
            </w:r>
          </w:p>
        </w:tc>
      </w:tr>
    </w:tbl>
    <w:p w14:paraId="638734C5" w14:textId="77777777" w:rsidR="00886ABA" w:rsidRDefault="00886ABA" w:rsidP="00886ABA">
      <w:pPr>
        <w:spacing w:after="0" w:line="360" w:lineRule="auto"/>
        <w:jc w:val="both"/>
        <w:rPr>
          <w:rFonts w:ascii="Arial" w:hAnsi="Arial" w:cs="Arial"/>
          <w:sz w:val="28"/>
          <w:szCs w:val="28"/>
        </w:rPr>
      </w:pPr>
    </w:p>
    <w:p w14:paraId="55004760" w14:textId="77777777" w:rsidR="00886ABA" w:rsidRPr="007E1C8C" w:rsidRDefault="00886ABA" w:rsidP="00886ABA">
      <w:pPr>
        <w:spacing w:after="0" w:line="360" w:lineRule="auto"/>
        <w:jc w:val="left"/>
        <w:rPr>
          <w:rFonts w:ascii="Arial" w:hAnsi="Arial" w:cs="Arial"/>
          <w:b/>
          <w:bCs/>
          <w:sz w:val="28"/>
          <w:szCs w:val="28"/>
        </w:rPr>
        <w:pPrChange w:id="1004" w:author="Assessor GDSXSR" w:date="2026-10-29T00:11:37Z">
          <w:pPr>
            <w:spacing w:after="0" w:line="360" w:lineRule="auto"/>
            <w:jc w:val="center"/>
          </w:pPr>
        </w:pPrChange>
      </w:pPr>
      <w:commentRangeStart w:id="4"/>
      <w:r w:rsidRPr="45CC8256">
        <w:rPr>
          <w:rFonts w:ascii="Arial" w:hAnsi="Arial" w:cs="Arial"/>
          <w:b/>
          <w:bCs/>
          <w:sz w:val="28"/>
          <w:szCs w:val="28"/>
        </w:rPr>
        <w:t xml:space="preserve">EMENTA</w:t>
      </w:r>
      <w:commentRangeEnd w:id="4"/>
      <w:r>
        <w:rPr>
          <w:rStyle w:val="CommentReference"/>
        </w:rPr>
        <w:commentReference w:id="4"/>
      </w:r>
    </w:p>
    <w:p w14:paraId="06BF179A" w14:textId="77777777" w:rsidR="00886ABA" w:rsidRDefault="00886ABA" w:rsidP="00886ABA">
      <w:pPr>
        <w:spacing w:after="0" w:line="360" w:lineRule="auto"/>
        <w:jc w:val="both"/>
        <w:rPr>
          <w:rFonts w:ascii="Arial" w:hAnsi="Arial" w:cs="Arial"/>
          <w:sz w:val="28"/>
          <w:szCs w:val="28"/>
        </w:rPr>
      </w:pPr>
    </w:p>
    <w:p w14:paraId="6BF92DBC" w14:textId="196B89D7" w:rsidR="00886ABA" w:rsidRDefault="00886ABA" w:rsidP="00886ABA">
      <w:pPr>
        <w:spacing w:after="0" w:line="360" w:lineRule="auto"/>
        <w:jc w:val="both"/>
        <w:rPr>
          <w:rFonts w:ascii="Arial" w:hAnsi="Arial" w:cs="Arial"/>
          <w:sz w:val="28"/>
          <w:szCs w:val="28"/>
        </w:rPr>
      </w:pPr>
      <w:r>
        <w:rPr>
          <w:rFonts w:ascii="Arial" w:hAnsi="Arial" w:cs="Arial"/>
          <w:sz w:val="28"/>
          <w:szCs w:val="28"/>
        </w:rPr>
        <w:t xml:space="preserve">APELAÇÃO CÍVEL.</w:t>
      </w:r>
      <w:r>
        <w:rPr>
          <w:rFonts w:ascii="Arial" w:hAnsi="Arial" w:cs="Arial"/>
          <w:sz w:val="28"/>
          <w:szCs w:val="28"/>
        </w:rPr>
        <w:t xml:space="preserve"> </w:t>
      </w:r>
      <w:r>
        <w:rPr>
          <w:rFonts w:ascii="Arial" w:hAnsi="Arial" w:cs="Arial"/>
          <w:sz w:val="28"/>
          <w:szCs w:val="28"/>
        </w:rPr>
        <w:t xml:space="preserve">DIREITO PROCESSUAL CIVIL. EMBARGOS DE TERCEIRO. </w:t>
      </w:r>
      <w:r>
        <w:rPr>
          <w:rFonts w:ascii="Arial" w:hAnsi="Arial" w:cs="Arial"/>
          <w:sz w:val="28"/>
          <w:szCs w:val="28"/>
        </w:rPr>
        <w:t xml:space="preserve">PRELIMINAR DE INTEMPESTIVIDADE</w:t>
      </w:r>
      <w:r>
        <w:rPr>
          <w:rFonts w:ascii="Arial" w:hAnsi="Arial" w:cs="Arial"/>
          <w:sz w:val="28"/>
          <w:szCs w:val="28"/>
        </w:rPr>
        <w:t xml:space="preserve">.</w:t>
      </w:r>
      <w:r>
        <w:rPr>
          <w:rFonts w:ascii="Arial" w:hAnsi="Arial" w:cs="Arial"/>
          <w:sz w:val="28"/>
          <w:szCs w:val="28"/>
        </w:rPr>
        <w:t xml:space="preserve"> REJEIÇÃO.</w:t>
      </w:r>
      <w:r>
        <w:rPr>
          <w:rFonts w:ascii="Arial" w:hAnsi="Arial" w:cs="Arial"/>
          <w:sz w:val="28"/>
          <w:szCs w:val="28"/>
        </w:rPr>
        <w:t xml:space="preserve"> FRAUDE À EXECUÇÃO. ALIENAÇÃO DE </w:t>
      </w:r>
      <w:del w:id="1005" w:author="Assessor GDSXSR" w:date="2026-10-29T00:11:37Z">
        <w:r>
          <w:rPr>
            <w:rFonts w:ascii="Arial" w:hAnsi="Arial" w:cs="Arial"/>
            <w:sz w:val="28"/>
            <w:szCs w:val="28"/>
          </w:rPr>
          <w:delText xml:space="preserve">VEÍCULO</w:delText>
        </w:r>
      </w:del>
      <w:ins w:id="1006" w:author="Assessor GDSXSR" w:date="2026-10-29T00:11:37Z">
        <w:r>
          <w:rPr>
            <w:rFonts w:ascii="Arial" w:hAnsi="Arial" w:cs="Arial"/>
            <w:color w:val="808080"/>
            <w:sz w:val="28"/>
            <w:szCs w:val="28"/>
          </w:rPr>
          <w:t xml:space="preserve">VEÍCULOS</w:t>
        </w:r>
      </w:ins>
      <w:r>
        <w:rPr>
          <w:rFonts w:ascii="Arial" w:hAnsi="Arial" w:cs="Arial"/>
          <w:sz w:val="28"/>
          <w:szCs w:val="28"/>
        </w:rPr>
        <w:t xml:space="preserve"> ANTERIOR À CONSTRIÇÃO JUDICIAL. AUSÊNCIA DE PROVA DA MÁ-FÉ DO ADQUIRENTE. SÚMULA 375 DO STJ. ÔNUS SUCUMBENCIAIS. TEMA </w:t>
      </w:r>
      <w:r>
        <w:rPr>
          <w:rFonts w:ascii="Arial" w:hAnsi="Arial" w:cs="Arial"/>
          <w:sz w:val="28"/>
          <w:szCs w:val="28"/>
        </w:rPr>
        <w:t xml:space="preserve">Nº </w:t>
      </w:r>
      <w:r>
        <w:rPr>
          <w:rFonts w:ascii="Arial" w:hAnsi="Arial" w:cs="Arial"/>
          <w:sz w:val="28"/>
          <w:szCs w:val="28"/>
        </w:rPr>
        <w:t xml:space="preserve">872 DO STJ. RESISTÊNCIA INJUSTIFICADA À DESCONSTITUIÇÃO DA PENHORA. </w:t>
      </w:r>
      <w:r>
        <w:rPr>
          <w:rFonts w:ascii="Arial" w:hAnsi="Arial" w:cs="Arial"/>
          <w:sz w:val="28"/>
          <w:szCs w:val="28"/>
        </w:rPr>
        <w:t xml:space="preserve">RECURSO NÃO PROVIDO.</w:t>
      </w:r>
    </w:p>
    <w:p w14:paraId="515C6761" w14:textId="77777777" w:rsidR="00886ABA" w:rsidRPr="0034247B" w:rsidRDefault="00886ABA" w:rsidP="00886ABA">
      <w:pPr>
        <w:spacing w:after="0" w:line="360" w:lineRule="auto"/>
        <w:jc w:val="both"/>
        <w:rPr>
          <w:rFonts w:ascii="Arial" w:hAnsi="Arial" w:cs="Arial"/>
          <w:b/>
          <w:bCs/>
          <w:sz w:val="28"/>
          <w:szCs w:val="28"/>
        </w:rPr>
      </w:pPr>
      <w:r w:rsidRPr="0034247B">
        <w:rPr>
          <w:rFonts w:ascii="Arial" w:hAnsi="Arial" w:cs="Arial"/>
          <w:b/>
          <w:bCs/>
          <w:sz w:val="28"/>
          <w:szCs w:val="28"/>
        </w:rPr>
        <w:t>I. Caso em exame</w:t>
      </w:r>
    </w:p>
    <w:p w14:paraId="60F6C53C" w14:textId="55839DE7" w:rsidR="00886ABA" w:rsidRDefault="00886ABA" w:rsidP="00886ABA">
      <w:pPr>
        <w:pStyle w:val="PargrafodaLista"/>
        <w:spacing w:after="0" w:line="360" w:lineRule="auto"/>
        <w:ind w:left="0"/>
        <w:jc w:val="both"/>
        <w:rPr>
          <w:rFonts w:ascii="Arial" w:hAnsi="Arial" w:cs="Arial"/>
          <w:sz w:val="28"/>
          <w:szCs w:val="28"/>
        </w:rPr>
      </w:pPr>
      <w:commentRangeStart w:id="5"/>
      <w:r>
        <w:rPr>
          <w:rFonts w:ascii="Arial" w:hAnsi="Arial" w:cs="Arial"/>
          <w:sz w:val="28"/>
          <w:szCs w:val="28"/>
        </w:rPr>
        <w:t xml:space="preserve">1. </w:t>
      </w:r>
      <w:del w:id="1007" w:author="Assessor GDSXSR" w:date="2026-10-29T00:11:37Z">
        <w:r>
          <w:rPr>
            <w:rFonts w:ascii="Arial" w:hAnsi="Arial" w:cs="Arial"/>
            <w:sz w:val="28"/>
            <w:szCs w:val="28"/>
          </w:rPr>
          <w:delText xml:space="preserve">Ação de embargos</w:delText>
        </w:r>
      </w:del>
      <w:ins w:id="1008" w:author="Assessor GDSXSR" w:date="2026-10-29T00:11:37Z">
        <w:r>
          <w:rPr>
            <w:rFonts w:ascii="Arial" w:hAnsi="Arial" w:cs="Arial"/>
            <w:color w:val="808080"/>
            <w:sz w:val="28"/>
            <w:szCs w:val="28"/>
          </w:rPr>
          <w:t xml:space="preserve">Embargos</w:t>
        </w:r>
      </w:ins>
      <w:r>
        <w:rPr>
          <w:rFonts w:ascii="Arial" w:hAnsi="Arial" w:cs="Arial"/>
          <w:sz w:val="28"/>
          <w:szCs w:val="28"/>
        </w:rPr>
        <w:t xml:space="preserve"> de terceiro</w:t>
      </w:r>
      <w:commentRangeEnd w:id="5"/>
      <w:r>
        <w:rPr>
          <w:rStyle w:val="CommentReference"/>
        </w:rPr>
        <w:commentReference w:id="5"/>
      </w:r>
      <w:r>
        <w:rPr>
          <w:rFonts w:ascii="Arial" w:hAnsi="Arial" w:cs="Arial"/>
          <w:sz w:val="28"/>
          <w:szCs w:val="28"/>
        </w:rPr>
        <w:t xml:space="preserve"> </w:t>
      </w:r>
      <w:del w:id="1009" w:author="Assessor GDSXSR" w:date="2026-10-29T00:11:37Z">
        <w:r>
          <w:rPr>
            <w:rFonts w:ascii="Arial" w:hAnsi="Arial" w:cs="Arial"/>
            <w:sz w:val="28"/>
            <w:szCs w:val="28"/>
          </w:rPr>
          <w:delText xml:space="preserve">proposta</w:delText>
        </w:r>
      </w:del>
      <w:ins w:id="1010" w:author="Assessor GDSXSR" w:date="2026-10-29T00:11:37Z">
        <w:r>
          <w:rPr>
            <w:rFonts w:ascii="Arial" w:hAnsi="Arial" w:cs="Arial"/>
            <w:color w:val="808080"/>
            <w:sz w:val="28"/>
            <w:szCs w:val="28"/>
          </w:rPr>
          <w:t xml:space="preserve">opostos</w:t>
        </w:r>
      </w:ins>
      <w:r>
        <w:rPr>
          <w:rFonts w:ascii="Arial" w:hAnsi="Arial" w:cs="Arial"/>
          <w:sz w:val="28"/>
          <w:szCs w:val="28"/>
        </w:rPr>
        <w:t xml:space="preserve"> por A. M. Ind. e Com. de Móveis L</w:t>
      </w:r>
      <w:r>
        <w:rPr>
          <w:rFonts w:ascii="Arial" w:hAnsi="Arial" w:cs="Arial"/>
          <w:sz w:val="28"/>
          <w:szCs w:val="28"/>
        </w:rPr>
        <w:t xml:space="preserve">tda.</w:t>
      </w:r>
      <w:ins w:id="1011" w:author="Assessor GDSXSR" w:date="2026-10-29T00:11:37Z">
        <w:r>
          <w:rPr>
            <w:rFonts w:ascii="Arial" w:hAnsi="Arial" w:cs="Arial"/>
            <w:color w:val="808080"/>
            <w:sz w:val="28"/>
            <w:szCs w:val="28"/>
          </w:rPr>
          <w:t xml:space="preserve">, embargante,</w:t>
        </w:r>
      </w:ins>
      <w:r>
        <w:rPr>
          <w:rFonts w:ascii="Arial" w:hAnsi="Arial" w:cs="Arial"/>
          <w:sz w:val="28"/>
          <w:szCs w:val="28"/>
        </w:rPr>
        <w:t xml:space="preserve"> </w:t>
      </w:r>
      <w:r>
        <w:rPr>
          <w:rFonts w:ascii="Arial" w:hAnsi="Arial" w:cs="Arial"/>
          <w:sz w:val="28"/>
          <w:szCs w:val="28"/>
        </w:rPr>
        <w:t xml:space="preserve">contra pessoa natural</w:t>
      </w:r>
      <w:ins w:id="1012" w:author="Assessor GDSXSR" w:date="2026-10-29T00:11:37Z">
        <w:r>
          <w:rPr>
            <w:rFonts w:ascii="Arial" w:hAnsi="Arial" w:cs="Arial"/>
            <w:color w:val="808080"/>
            <w:sz w:val="28"/>
            <w:szCs w:val="28"/>
          </w:rPr>
          <w:t xml:space="preserve">, embargado</w:t>
        </w:r>
      </w:ins>
      <w:r>
        <w:rPr>
          <w:rFonts w:ascii="Arial" w:hAnsi="Arial" w:cs="Arial"/>
          <w:sz w:val="28"/>
          <w:szCs w:val="28"/>
        </w:rPr>
        <w:t xml:space="preserve">, com pedido de desconstituição de restrições judiciais incidentes sobre dois veículos adquiridos anteriormente aos atos constritivos, sob alegação de propriedade e posse legítimas dos bens</w:t>
      </w:r>
      <w:ins w:id="1013" w:author="Assessor GDSXSR" w:date="2026-10-29T00:11:37Z">
        <w:r>
          <w:rPr>
            <w:rFonts w:ascii="Arial" w:hAnsi="Arial" w:cs="Arial"/>
            <w:color w:val="808080"/>
            <w:sz w:val="28"/>
            <w:szCs w:val="28"/>
          </w:rPr>
          <w:t xml:space="preserve"> (R$ 109</w:t>
        </w:r>
      </w:ins>
      <w:r>
        <w:rPr>
          <w:rFonts w:ascii="Arial" w:hAnsi="Arial" w:cs="Arial"/>
          <w:sz w:val="28"/>
          <w:szCs w:val="28"/>
        </w:rPr>
        <w:t xml:space="preserve">.</w:t>
      </w:r>
      <w:ins w:id="1014" w:author="Assessor GDSXSR" w:date="2026-10-29T00:11:37Z">
        <w:r>
          <w:rPr>
            <w:rFonts w:ascii="Arial" w:hAnsi="Arial" w:cs="Arial"/>
            <w:color w:val="808080"/>
            <w:sz w:val="28"/>
            <w:szCs w:val="28"/>
          </w:rPr>
          <w:t xml:space="preserve">792,36).</w:t>
        </w:r>
      </w:ins>
    </w:p>
    <w:p w14:paraId="7A5E7795" w14:textId="55A18617" w:rsidR="00511630" w:rsidRDefault="00511630" w:rsidP="00886ABA">
      <w:pPr>
        <w:pStyle w:val="PargrafodaLista"/>
        <w:spacing w:after="0" w:line="360" w:lineRule="auto"/>
        <w:ind w:left="0"/>
        <w:jc w:val="both"/>
        <w:rPr>
          <w:rFonts w:ascii="Arial" w:hAnsi="Arial" w:cs="Arial"/>
          <w:sz w:val="28"/>
          <w:szCs w:val="28"/>
        </w:rPr>
      </w:pPr>
      <w:r>
        <w:rPr>
          <w:rFonts w:ascii="Arial" w:hAnsi="Arial" w:cs="Arial"/>
          <w:sz w:val="28"/>
          <w:szCs w:val="28"/>
        </w:rPr>
        <w:t xml:space="preserve">2.</w:t>
      </w:r>
      <w:r>
        <w:rPr>
          <w:rFonts w:ascii="Arial" w:hAnsi="Arial" w:cs="Arial"/>
          <w:sz w:val="28"/>
          <w:szCs w:val="28"/>
        </w:rPr>
        <w:t xml:space="preserve"> </w:t>
      </w:r>
      <w:r>
        <w:rPr>
          <w:rFonts w:ascii="Arial" w:hAnsi="Arial" w:cs="Arial"/>
          <w:sz w:val="28"/>
          <w:szCs w:val="28"/>
        </w:rPr>
        <w:t xml:space="preserve">A sentença julgou procedentes os embargos de terceiro para desconstituir as restrições judiciais e condenou </w:t>
      </w:r>
      <w:del w:id="1015" w:author="Assessor GDSXSR" w:date="2026-10-29T00:11:37Z">
        <w:r>
          <w:rPr>
            <w:rFonts w:ascii="Arial" w:hAnsi="Arial" w:cs="Arial"/>
            <w:sz w:val="28"/>
            <w:szCs w:val="28"/>
          </w:rPr>
          <w:delText xml:space="preserve">a</w:delText>
        </w:r>
      </w:del>
      <w:ins w:id="1016" w:author="Assessor GDSXSR" w:date="2026-10-29T00:11:37Z">
        <w:r>
          <w:rPr>
            <w:rFonts w:ascii="Arial" w:hAnsi="Arial" w:cs="Arial"/>
            <w:color w:val="808080"/>
            <w:sz w:val="28"/>
            <w:szCs w:val="28"/>
          </w:rPr>
          <w:t xml:space="preserve">o</w:t>
        </w:r>
      </w:ins>
      <w:r>
        <w:rPr>
          <w:rFonts w:ascii="Arial" w:hAnsi="Arial" w:cs="Arial"/>
          <w:sz w:val="28"/>
          <w:szCs w:val="28"/>
        </w:rPr>
        <w:t xml:space="preserve"> </w:t>
      </w:r>
      <w:del w:id="1017" w:author="Assessor GDSXSR" w:date="2026-10-29T00:11:37Z">
        <w:r>
          <w:rPr>
            <w:rFonts w:ascii="Arial" w:hAnsi="Arial" w:cs="Arial"/>
            <w:sz w:val="28"/>
            <w:szCs w:val="28"/>
          </w:rPr>
          <w:delText xml:space="preserve">parte embargada</w:delText>
        </w:r>
      </w:del>
      <w:ins w:id="1018" w:author="Assessor GDSXSR" w:date="2026-10-29T00:11:37Z">
        <w:r>
          <w:rPr>
            <w:rFonts w:ascii="Arial" w:hAnsi="Arial" w:cs="Arial"/>
            <w:color w:val="808080"/>
            <w:sz w:val="28"/>
            <w:szCs w:val="28"/>
          </w:rPr>
          <w:t xml:space="preserve">embargado</w:t>
        </w:r>
      </w:ins>
      <w:r>
        <w:rPr>
          <w:rFonts w:ascii="Arial" w:hAnsi="Arial" w:cs="Arial"/>
          <w:sz w:val="28"/>
          <w:szCs w:val="28"/>
        </w:rPr>
        <w:t xml:space="preserve"> ao pagamento das custas processuais e </w:t>
      </w:r>
      <w:ins w:id="1019" w:author="Assessor GDSXSR" w:date="2026-10-29T00:11:37Z">
        <w:r>
          <w:rPr>
            <w:rFonts w:ascii="Arial" w:hAnsi="Arial" w:cs="Arial"/>
            <w:color w:val="808080"/>
            <w:sz w:val="28"/>
            <w:szCs w:val="28"/>
          </w:rPr>
          <w:t xml:space="preserve">dos </w:t>
        </w:r>
      </w:ins>
      <w:r>
        <w:rPr>
          <w:rFonts w:ascii="Arial" w:hAnsi="Arial" w:cs="Arial"/>
          <w:sz w:val="28"/>
          <w:szCs w:val="28"/>
        </w:rPr>
        <w:t xml:space="preserve">honorários advocatícios</w:t>
      </w:r>
      <w:ins w:id="1020" w:author="Assessor GDSXSR" w:date="2026-10-29T00:11:37Z">
        <w:r>
          <w:rPr>
            <w:rFonts w:ascii="Arial" w:hAnsi="Arial" w:cs="Arial"/>
            <w:color w:val="808080"/>
            <w:sz w:val="28"/>
            <w:szCs w:val="28"/>
          </w:rPr>
          <w:t xml:space="preserve">,</w:t>
        </w:r>
      </w:ins>
      <w:r>
        <w:rPr>
          <w:rFonts w:ascii="Arial" w:hAnsi="Arial" w:cs="Arial"/>
          <w:sz w:val="28"/>
          <w:szCs w:val="28"/>
        </w:rPr>
        <w:t xml:space="preserve"> fixados em 10% do valor atualizado da causa.</w:t>
      </w:r>
    </w:p>
    <w:p w14:paraId="3CC7FA98" w14:textId="49B2D50F" w:rsidR="00511630" w:rsidRDefault="00511630" w:rsidP="00886ABA">
      <w:pPr>
        <w:pStyle w:val="PargrafodaLista"/>
        <w:spacing w:after="0" w:line="360" w:lineRule="auto"/>
        <w:ind w:left="0"/>
        <w:jc w:val="both"/>
        <w:rPr>
          <w:rFonts w:ascii="Arial" w:hAnsi="Arial" w:cs="Arial"/>
          <w:sz w:val="28"/>
          <w:szCs w:val="28"/>
        </w:rPr>
      </w:pPr>
      <w:r>
        <w:rPr>
          <w:rFonts w:ascii="Arial" w:hAnsi="Arial" w:cs="Arial"/>
          <w:sz w:val="28"/>
          <w:szCs w:val="28"/>
        </w:rPr>
        <w:t>3.</w:t>
      </w:r>
      <w:r w:rsidR="008E14CE">
        <w:rPr>
          <w:rFonts w:ascii="Arial" w:hAnsi="Arial" w:cs="Arial"/>
          <w:sz w:val="28"/>
          <w:szCs w:val="28"/>
        </w:rPr>
        <w:t xml:space="preserve"> </w:t>
      </w:r>
      <w:r w:rsidR="007E67BB" w:rsidRPr="007E67BB">
        <w:rPr>
          <w:rFonts w:ascii="Arial" w:hAnsi="Arial" w:cs="Arial"/>
          <w:sz w:val="28"/>
          <w:szCs w:val="28"/>
        </w:rPr>
        <w:t xml:space="preserve">O </w:t>
      </w:r>
      <w:r w:rsidR="00F90A03">
        <w:rPr>
          <w:rFonts w:ascii="Arial" w:hAnsi="Arial" w:cs="Arial"/>
          <w:sz w:val="28"/>
          <w:szCs w:val="28"/>
        </w:rPr>
        <w:t xml:space="preserve">embargado </w:t>
      </w:r>
      <w:r w:rsidR="007E67BB" w:rsidRPr="007E67BB">
        <w:rPr>
          <w:rFonts w:ascii="Arial" w:hAnsi="Arial" w:cs="Arial"/>
          <w:sz w:val="28"/>
          <w:szCs w:val="28"/>
        </w:rPr>
        <w:t>apel</w:t>
      </w:r>
      <w:r w:rsidR="00F90A03">
        <w:rPr>
          <w:rFonts w:ascii="Arial" w:hAnsi="Arial" w:cs="Arial"/>
          <w:sz w:val="28"/>
          <w:szCs w:val="28"/>
        </w:rPr>
        <w:t>ou</w:t>
      </w:r>
      <w:r w:rsidR="007E67BB" w:rsidRPr="007E67BB">
        <w:rPr>
          <w:rFonts w:ascii="Arial" w:hAnsi="Arial" w:cs="Arial"/>
          <w:sz w:val="28"/>
          <w:szCs w:val="28"/>
        </w:rPr>
        <w:t xml:space="preserve"> suscita</w:t>
      </w:r>
      <w:r w:rsidR="00F90A03">
        <w:rPr>
          <w:rFonts w:ascii="Arial" w:hAnsi="Arial" w:cs="Arial"/>
          <w:sz w:val="28"/>
          <w:szCs w:val="28"/>
        </w:rPr>
        <w:t>ndo</w:t>
      </w:r>
      <w:r w:rsidR="009806A8">
        <w:rPr>
          <w:rFonts w:ascii="Arial" w:hAnsi="Arial" w:cs="Arial"/>
          <w:sz w:val="28"/>
          <w:szCs w:val="28"/>
        </w:rPr>
        <w:t xml:space="preserve"> a</w:t>
      </w:r>
      <w:r w:rsidR="007E67BB" w:rsidRPr="007E67BB">
        <w:rPr>
          <w:rFonts w:ascii="Arial" w:hAnsi="Arial" w:cs="Arial"/>
          <w:sz w:val="28"/>
          <w:szCs w:val="28"/>
        </w:rPr>
        <w:t xml:space="preserve"> intempestividade dos embargos de terceiro, fraude à execução decorrente da alienação posterior ao ajuizamento da execução, ausência de comprovação da boa-fé do adquirente e indevida atribuição dos ônus sucumbenciais.</w:t>
      </w:r>
    </w:p>
    <w:p w14:paraId="75F97632" w14:textId="77777777" w:rsidR="00886ABA" w:rsidRPr="0034247B" w:rsidRDefault="00886ABA" w:rsidP="00886ABA">
      <w:pPr>
        <w:pStyle w:val="PargrafodaLista"/>
        <w:spacing w:after="0" w:line="360" w:lineRule="auto"/>
        <w:ind w:left="0"/>
        <w:jc w:val="both"/>
        <w:rPr>
          <w:rFonts w:ascii="Arial" w:hAnsi="Arial" w:cs="Arial"/>
          <w:b/>
          <w:bCs/>
          <w:sz w:val="28"/>
          <w:szCs w:val="28"/>
        </w:rPr>
      </w:pPr>
      <w:r w:rsidRPr="0034247B">
        <w:rPr>
          <w:rFonts w:ascii="Arial" w:hAnsi="Arial" w:cs="Arial"/>
          <w:b/>
          <w:bCs/>
          <w:sz w:val="28"/>
          <w:szCs w:val="28"/>
        </w:rPr>
        <w:t>II. Questão em discussão</w:t>
      </w:r>
    </w:p>
    <w:p w14:paraId="7E384F7A" w14:textId="7BBDC885" w:rsidR="00886ABA" w:rsidRDefault="00511630" w:rsidP="00886ABA">
      <w:pPr>
        <w:spacing w:after="0" w:line="360" w:lineRule="auto"/>
        <w:jc w:val="both"/>
        <w:rPr>
          <w:rFonts w:ascii="Arial" w:hAnsi="Arial" w:cs="Arial"/>
          <w:sz w:val="28"/>
          <w:szCs w:val="28"/>
        </w:rPr>
      </w:pPr>
      <w:r>
        <w:rPr>
          <w:rFonts w:ascii="Arial" w:hAnsi="Arial" w:cs="Arial"/>
          <w:sz w:val="28"/>
          <w:szCs w:val="28"/>
        </w:rPr>
        <w:t>4</w:t>
      </w:r>
      <w:r w:rsidR="00886ABA" w:rsidRPr="005D305E">
        <w:rPr>
          <w:rFonts w:ascii="Arial" w:hAnsi="Arial" w:cs="Arial"/>
          <w:sz w:val="28"/>
          <w:szCs w:val="28"/>
        </w:rPr>
        <w:t xml:space="preserve">. </w:t>
      </w:r>
      <w:r w:rsidR="000C27C9" w:rsidRPr="000C27C9">
        <w:rPr>
          <w:rFonts w:ascii="Arial" w:hAnsi="Arial" w:cs="Arial"/>
          <w:sz w:val="28"/>
          <w:szCs w:val="28"/>
        </w:rPr>
        <w:t xml:space="preserve">Há três questões em discussão: (i) </w:t>
      </w:r>
      <w:r w:rsidR="000C27C9">
        <w:rPr>
          <w:rFonts w:ascii="Arial" w:hAnsi="Arial" w:cs="Arial"/>
          <w:sz w:val="28"/>
          <w:szCs w:val="28"/>
        </w:rPr>
        <w:t>analisar</w:t>
      </w:r>
      <w:r w:rsidR="000C27C9" w:rsidRPr="000C27C9">
        <w:rPr>
          <w:rFonts w:ascii="Arial" w:hAnsi="Arial" w:cs="Arial"/>
          <w:sz w:val="28"/>
          <w:szCs w:val="28"/>
        </w:rPr>
        <w:t xml:space="preserve"> se os embargos de terceiro foram opostos tempestivamente; (ii) </w:t>
      </w:r>
      <w:r w:rsidR="000C27C9">
        <w:rPr>
          <w:rFonts w:ascii="Arial" w:hAnsi="Arial" w:cs="Arial"/>
          <w:sz w:val="28"/>
          <w:szCs w:val="28"/>
        </w:rPr>
        <w:t>verificar</w:t>
      </w:r>
      <w:r w:rsidR="000C27C9" w:rsidRPr="000C27C9">
        <w:rPr>
          <w:rFonts w:ascii="Arial" w:hAnsi="Arial" w:cs="Arial"/>
          <w:sz w:val="28"/>
          <w:szCs w:val="28"/>
        </w:rPr>
        <w:t xml:space="preserve"> se a aquisição do bem caracteriza fraude à execução apta a justificar a manutenção da constrição judicial; e (iii) </w:t>
      </w:r>
      <w:r w:rsidR="000C27C9">
        <w:rPr>
          <w:rFonts w:ascii="Arial" w:hAnsi="Arial" w:cs="Arial"/>
          <w:sz w:val="28"/>
          <w:szCs w:val="28"/>
        </w:rPr>
        <w:t>examinar</w:t>
      </w:r>
      <w:r w:rsidR="000C27C9" w:rsidRPr="000C27C9">
        <w:rPr>
          <w:rFonts w:ascii="Arial" w:hAnsi="Arial" w:cs="Arial"/>
          <w:sz w:val="28"/>
          <w:szCs w:val="28"/>
        </w:rPr>
        <w:t xml:space="preserve"> a quem incumbe o pagamento dos ônus sucumbenciais em embargos de terceiro</w:t>
      </w:r>
      <w:r w:rsidR="009806A8">
        <w:rPr>
          <w:rFonts w:ascii="Arial" w:hAnsi="Arial" w:cs="Arial"/>
          <w:sz w:val="28"/>
          <w:szCs w:val="28"/>
        </w:rPr>
        <w:t xml:space="preserve"> </w:t>
      </w:r>
      <w:r w:rsidR="000C27C9" w:rsidRPr="000C27C9">
        <w:rPr>
          <w:rFonts w:ascii="Arial" w:hAnsi="Arial" w:cs="Arial"/>
          <w:sz w:val="28"/>
          <w:szCs w:val="28"/>
        </w:rPr>
        <w:t>julgados procedentes.</w:t>
      </w:r>
    </w:p>
    <w:p w14:paraId="514DEA23" w14:textId="77777777" w:rsidR="00886ABA" w:rsidRPr="0034247B" w:rsidRDefault="00886ABA" w:rsidP="00886ABA">
      <w:pPr>
        <w:spacing w:after="0" w:line="360" w:lineRule="auto"/>
        <w:jc w:val="both"/>
        <w:rPr>
          <w:rFonts w:ascii="Arial" w:hAnsi="Arial" w:cs="Arial"/>
          <w:b/>
          <w:bCs/>
          <w:sz w:val="28"/>
          <w:szCs w:val="28"/>
        </w:rPr>
      </w:pPr>
      <w:r w:rsidRPr="0034247B">
        <w:rPr>
          <w:rFonts w:ascii="Arial" w:hAnsi="Arial" w:cs="Arial"/>
          <w:b/>
          <w:bCs/>
          <w:sz w:val="28"/>
          <w:szCs w:val="28"/>
        </w:rPr>
        <w:t>III. Razões de decidir</w:t>
      </w:r>
    </w:p>
    <w:p w14:paraId="351C336E" w14:textId="07FA2893" w:rsidR="00886ABA" w:rsidRDefault="00511630" w:rsidP="00886ABA">
      <w:pPr>
        <w:pStyle w:val="PargrafodaLista"/>
        <w:spacing w:after="0" w:line="360" w:lineRule="auto"/>
        <w:ind w:left="0"/>
        <w:jc w:val="both"/>
        <w:rPr>
          <w:rFonts w:ascii="Arial" w:hAnsi="Arial" w:cs="Arial"/>
          <w:sz w:val="28"/>
          <w:szCs w:val="28"/>
        </w:rPr>
      </w:pPr>
      <w:commentRangeStart w:id="6"/>
      <w:r>
        <w:rPr>
          <w:rFonts w:ascii="Arial" w:hAnsi="Arial" w:cs="Arial"/>
          <w:sz w:val="28"/>
          <w:szCs w:val="28"/>
        </w:rPr>
        <w:t xml:space="preserve">5</w:t>
      </w:r>
      <w:r>
        <w:rPr>
          <w:rFonts w:ascii="Arial" w:hAnsi="Arial" w:cs="Arial"/>
          <w:sz w:val="28"/>
          <w:szCs w:val="28"/>
        </w:rPr>
        <w:t xml:space="preserve">.</w:t>
      </w:r>
      <w:r>
        <w:rPr>
          <w:rFonts w:ascii="Arial" w:hAnsi="Arial" w:cs="Arial"/>
          <w:sz w:val="28"/>
          <w:szCs w:val="28"/>
        </w:rPr>
        <w:t xml:space="preserve"> </w:t>
      </w:r>
      <w:r>
        <w:rPr>
          <w:rFonts w:ascii="Arial" w:hAnsi="Arial" w:cs="Arial"/>
          <w:sz w:val="28"/>
          <w:szCs w:val="28"/>
        </w:rPr>
        <w:t xml:space="preserve">Os embargos de terceiro</w:t>
      </w:r>
      <w:commentRangeEnd w:id="6"/>
      <w:r>
        <w:rPr>
          <w:rStyle w:val="CommentReference"/>
        </w:rPr>
        <w:commentReference w:id="6"/>
      </w:r>
      <w:r>
        <w:rPr>
          <w:rFonts w:ascii="Arial" w:hAnsi="Arial" w:cs="Arial"/>
          <w:sz w:val="28"/>
          <w:szCs w:val="28"/>
        </w:rPr>
        <w:t xml:space="preserve">, no processo de execução, podem ser opostos até </w:t>
      </w:r>
      <w:r>
        <w:rPr>
          <w:rFonts w:ascii="Arial" w:hAnsi="Arial" w:cs="Arial"/>
          <w:sz w:val="28"/>
          <w:szCs w:val="28"/>
        </w:rPr>
        <w:t xml:space="preserve">5</w:t>
      </w:r>
      <w:r>
        <w:rPr>
          <w:rFonts w:ascii="Arial" w:hAnsi="Arial" w:cs="Arial"/>
          <w:sz w:val="28"/>
          <w:szCs w:val="28"/>
        </w:rPr>
        <w:t xml:space="preserve"> dias após </w:t>
      </w:r>
      <w:ins w:id="1021" w:author="Assessor GDSXSR" w:date="2026-10-29T00:11:37Z">
        <w:r>
          <w:rPr>
            <w:rFonts w:ascii="Arial" w:hAnsi="Arial" w:cs="Arial"/>
            <w:color w:val="808080"/>
            <w:sz w:val="28"/>
            <w:szCs w:val="28"/>
          </w:rPr>
          <w:t xml:space="preserve">a </w:t>
        </w:r>
      </w:ins>
      <w:r>
        <w:rPr>
          <w:rFonts w:ascii="Arial" w:hAnsi="Arial" w:cs="Arial"/>
          <w:sz w:val="28"/>
          <w:szCs w:val="28"/>
        </w:rPr>
        <w:t xml:space="preserve">adjudicação,</w:t>
      </w:r>
      <w:ins w:id="1022" w:author="Assessor GDSXSR" w:date="2026-10-29T00:11:37Z">
        <w:r>
          <w:rPr>
            <w:rFonts w:ascii="Arial" w:hAnsi="Arial" w:cs="Arial"/>
            <w:color w:val="808080"/>
            <w:sz w:val="28"/>
            <w:szCs w:val="28"/>
          </w:rPr>
          <w:t xml:space="preserve"> a</w:t>
        </w:r>
      </w:ins>
      <w:r>
        <w:rPr>
          <w:rFonts w:ascii="Arial" w:hAnsi="Arial" w:cs="Arial"/>
          <w:sz w:val="28"/>
          <w:szCs w:val="28"/>
        </w:rPr>
        <w:t xml:space="preserve"> alienação ou</w:t>
      </w:r>
      <w:ins w:id="1023" w:author="Assessor GDSXSR" w:date="2026-10-29T00:11:37Z">
        <w:r>
          <w:rPr>
            <w:rFonts w:ascii="Arial" w:hAnsi="Arial" w:cs="Arial"/>
            <w:color w:val="808080"/>
            <w:sz w:val="28"/>
            <w:szCs w:val="28"/>
          </w:rPr>
          <w:t xml:space="preserve"> a</w:t>
        </w:r>
      </w:ins>
      <w:r>
        <w:rPr>
          <w:rFonts w:ascii="Arial" w:hAnsi="Arial" w:cs="Arial"/>
          <w:sz w:val="28"/>
          <w:szCs w:val="28"/>
        </w:rPr>
        <w:t xml:space="preserve"> arrematação, inexistindo decadência ou preclusão quando não iniciado qualquer ato expropriatório, </w:t>
      </w:r>
      <w:del w:id="1024" w:author="Assessor GDSXSR" w:date="2026-10-29T00:11:37Z">
        <w:r>
          <w:rPr>
            <w:rFonts w:ascii="Arial" w:hAnsi="Arial" w:cs="Arial"/>
            <w:sz w:val="28"/>
            <w:szCs w:val="28"/>
          </w:rPr>
          <w:delText xml:space="preserve">sendo irrelevante</w:delText>
        </w:r>
      </w:del>
      <w:ins w:id="1025" w:author="Assessor GDSXSR" w:date="2026-10-29T00:11:37Z">
        <w:r>
          <w:rPr>
            <w:rFonts w:ascii="Arial" w:hAnsi="Arial" w:cs="Arial"/>
            <w:color w:val="808080"/>
            <w:sz w:val="28"/>
            <w:szCs w:val="28"/>
          </w:rPr>
          <w:t xml:space="preserve">e</w:t>
        </w:r>
      </w:ins>
      <w:r>
        <w:rPr>
          <w:rFonts w:ascii="Arial" w:hAnsi="Arial" w:cs="Arial"/>
          <w:sz w:val="28"/>
          <w:szCs w:val="28"/>
        </w:rPr>
        <w:t xml:space="preserve"> a mera ciência anterior da constrição </w:t>
      </w:r>
      <w:del w:id="1026" w:author="Assessor GDSXSR" w:date="2026-10-29T00:11:37Z">
        <w:r>
          <w:rPr>
            <w:rFonts w:ascii="Arial" w:hAnsi="Arial" w:cs="Arial"/>
            <w:sz w:val="28"/>
            <w:szCs w:val="28"/>
          </w:rPr>
          <w:delText xml:space="preserve">para</w:delText>
        </w:r>
      </w:del>
      <w:ins w:id="1027" w:author="Assessor GDSXSR" w:date="2026-10-29T00:11:37Z">
        <w:r>
          <w:rPr>
            <w:rFonts w:ascii="Arial" w:hAnsi="Arial" w:cs="Arial"/>
            <w:color w:val="808080"/>
            <w:sz w:val="28"/>
            <w:szCs w:val="28"/>
          </w:rPr>
          <w:t xml:space="preserve">não</w:t>
        </w:r>
      </w:ins>
      <w:r>
        <w:rPr>
          <w:rFonts w:ascii="Arial" w:hAnsi="Arial" w:cs="Arial"/>
          <w:sz w:val="28"/>
          <w:szCs w:val="28"/>
        </w:rPr>
        <w:t xml:space="preserve"> </w:t>
      </w:r>
      <w:del w:id="1028" w:author="Assessor GDSXSR" w:date="2026-10-29T00:11:37Z">
        <w:r>
          <w:rPr>
            <w:rFonts w:ascii="Arial" w:hAnsi="Arial" w:cs="Arial"/>
            <w:sz w:val="28"/>
            <w:szCs w:val="28"/>
          </w:rPr>
          <w:delText xml:space="preserve">antecipar</w:delText>
        </w:r>
      </w:del>
      <w:ins w:id="1029" w:author="Assessor GDSXSR" w:date="2026-10-29T00:11:37Z">
        <w:r>
          <w:rPr>
            <w:rFonts w:ascii="Arial" w:hAnsi="Arial" w:cs="Arial"/>
            <w:color w:val="808080"/>
            <w:sz w:val="28"/>
            <w:szCs w:val="28"/>
          </w:rPr>
          <w:t xml:space="preserve">antecipa</w:t>
        </w:r>
      </w:ins>
      <w:r>
        <w:rPr>
          <w:rFonts w:ascii="Arial" w:hAnsi="Arial" w:cs="Arial"/>
          <w:sz w:val="28"/>
          <w:szCs w:val="28"/>
        </w:rPr>
        <w:t xml:space="preserve"> o termo final </w:t>
      </w:r>
      <w:del w:id="1030" w:author="Assessor GDSXSR" w:date="2026-10-29T00:11:37Z">
        <w:r>
          <w:rPr>
            <w:rFonts w:ascii="Arial" w:hAnsi="Arial" w:cs="Arial"/>
            <w:sz w:val="28"/>
            <w:szCs w:val="28"/>
          </w:rPr>
          <w:delText xml:space="preserve">previsto</w:delText>
        </w:r>
      </w:del>
      <w:ins w:id="1031" w:author="Assessor GDSXSR" w:date="2026-10-29T00:11:37Z">
        <w:r>
          <w:rPr>
            <w:rFonts w:ascii="Arial" w:hAnsi="Arial" w:cs="Arial"/>
            <w:color w:val="808080"/>
            <w:sz w:val="28"/>
            <w:szCs w:val="28"/>
          </w:rPr>
          <w:t xml:space="preserve">(CPC</w:t>
        </w:r>
      </w:ins>
      <w:r>
        <w:rPr>
          <w:rFonts w:ascii="Arial" w:hAnsi="Arial" w:cs="Arial"/>
          <w:sz w:val="28"/>
          <w:szCs w:val="28"/>
        </w:rPr>
        <w:t xml:space="preserve"> </w:t>
      </w:r>
      <w:del w:id="1032" w:author="Assessor GDSXSR" w:date="2026-10-29T00:11:37Z">
        <w:r>
          <w:rPr>
            <w:rFonts w:ascii="Arial" w:hAnsi="Arial" w:cs="Arial"/>
            <w:sz w:val="28"/>
            <w:szCs w:val="28"/>
          </w:rPr>
          <w:delText xml:space="preserve">no art</w:delText>
        </w:r>
      </w:del>
      <w:ins w:id="1033" w:author="Assessor GDSXSR" w:date="2026-10-29T00:11:37Z">
        <w:r>
          <w:rPr>
            <w:rFonts w:ascii="Arial" w:hAnsi="Arial" w:cs="Arial"/>
            <w:color w:val="808080"/>
            <w:sz w:val="28"/>
            <w:szCs w:val="28"/>
          </w:rPr>
          <w:t xml:space="preserve">675)</w:t>
        </w:r>
      </w:ins>
      <w:r>
        <w:rPr>
          <w:rFonts w:ascii="Arial" w:hAnsi="Arial" w:cs="Arial"/>
          <w:sz w:val="28"/>
          <w:szCs w:val="28"/>
        </w:rPr>
        <w:t xml:space="preserve">. </w:t>
      </w:r>
      <w:del w:id="1034" w:author="Assessor GDSXSR" w:date="2026-10-29T00:11:37Z">
        <w:r>
          <w:rPr>
            <w:rFonts w:ascii="Arial" w:hAnsi="Arial" w:cs="Arial"/>
            <w:sz w:val="28"/>
            <w:szCs w:val="28"/>
          </w:rPr>
          <w:delText xml:space="preserve">675</w:delText>
        </w:r>
      </w:del>
      <w:ins w:id="1035" w:author="Assessor GDSXSR" w:date="2026-10-29T00:11:37Z">
        <w:r>
          <w:rPr>
            <w:rFonts w:ascii="Arial" w:hAnsi="Arial" w:cs="Arial"/>
            <w:color w:val="808080"/>
            <w:sz w:val="28"/>
            <w:szCs w:val="28"/>
          </w:rPr>
          <w:t xml:space="preserve">No</w:t>
        </w:r>
      </w:ins>
      <w:r>
        <w:rPr>
          <w:rFonts w:ascii="Arial" w:hAnsi="Arial" w:cs="Arial"/>
          <w:sz w:val="28"/>
          <w:szCs w:val="28"/>
        </w:rPr>
        <w:t xml:space="preserve"> </w:t>
      </w:r>
      <w:del w:id="1036" w:author="Assessor GDSXSR" w:date="2026-10-29T00:11:37Z">
        <w:r>
          <w:rPr>
            <w:rFonts w:ascii="Arial" w:hAnsi="Arial" w:cs="Arial"/>
            <w:sz w:val="28"/>
            <w:szCs w:val="28"/>
          </w:rPr>
          <w:delText xml:space="preserve">do</w:delText>
        </w:r>
      </w:del>
      <w:ins w:id="1037" w:author="Assessor GDSXSR" w:date="2026-10-29T00:11:37Z">
        <w:r>
          <w:rPr>
            <w:rFonts w:ascii="Arial" w:hAnsi="Arial" w:cs="Arial"/>
            <w:color w:val="808080"/>
            <w:sz w:val="28"/>
            <w:szCs w:val="28"/>
          </w:rPr>
          <w:t xml:space="preserve">caso,</w:t>
        </w:r>
      </w:ins>
      <w:r>
        <w:rPr>
          <w:rFonts w:ascii="Arial" w:hAnsi="Arial" w:cs="Arial"/>
          <w:sz w:val="28"/>
          <w:szCs w:val="28"/>
        </w:rPr>
        <w:t xml:space="preserve"> </w:t>
      </w:r>
      <w:del w:id="1038" w:author="Assessor GDSXSR" w:date="2026-10-29T00:11:37Z">
        <w:r>
          <w:rPr>
            <w:rFonts w:ascii="Arial" w:hAnsi="Arial" w:cs="Arial"/>
            <w:sz w:val="28"/>
            <w:szCs w:val="28"/>
          </w:rPr>
          <w:delText xml:space="preserve">CPC</w:delText>
        </w:r>
        <w:r>
          <w:rPr>
            <w:rFonts w:ascii="Arial" w:hAnsi="Arial" w:cs="Arial"/>
            <w:sz w:val="28"/>
            <w:szCs w:val="28"/>
          </w:rPr>
          <w:delText xml:space="preserve">/2015</w:delText>
        </w:r>
      </w:del>
      <w:ins w:id="1039" w:author="Assessor GDSXSR" w:date="2026-10-29T00:11:37Z">
        <w:r>
          <w:rPr>
            <w:rFonts w:ascii="Arial" w:hAnsi="Arial" w:cs="Arial"/>
            <w:color w:val="808080"/>
            <w:sz w:val="28"/>
            <w:szCs w:val="28"/>
          </w:rPr>
          <w:t xml:space="preserve">não houve ato expropriatório, de modo que o prazo sequer teve início</w:t>
        </w:r>
      </w:ins>
      <w:r>
        <w:rPr>
          <w:rFonts w:ascii="Arial" w:hAnsi="Arial" w:cs="Arial"/>
          <w:sz w:val="28"/>
          <w:szCs w:val="28"/>
        </w:rPr>
        <w:t xml:space="preserve">.</w:t>
      </w:r>
    </w:p>
    <w:p w14:paraId="15EDE053" w14:textId="2E4E599A" w:rsidR="00886ABA" w:rsidRDefault="00511630" w:rsidP="00886ABA">
      <w:pPr>
        <w:pStyle w:val="PargrafodaLista"/>
        <w:spacing w:after="0" w:line="360" w:lineRule="auto"/>
        <w:ind w:left="0"/>
        <w:jc w:val="both"/>
        <w:rPr>
          <w:rFonts w:ascii="Arial" w:hAnsi="Arial" w:cs="Arial"/>
          <w:sz w:val="28"/>
          <w:szCs w:val="28"/>
        </w:rPr>
      </w:pPr>
      <w:r>
        <w:rPr>
          <w:rFonts w:ascii="Arial" w:hAnsi="Arial" w:cs="Arial"/>
          <w:sz w:val="28"/>
          <w:szCs w:val="28"/>
        </w:rPr>
        <w:t xml:space="preserve">6</w:t>
      </w:r>
      <w:r>
        <w:rPr>
          <w:rFonts w:ascii="Arial" w:hAnsi="Arial" w:cs="Arial"/>
          <w:sz w:val="28"/>
          <w:szCs w:val="28"/>
        </w:rPr>
        <w:t xml:space="preserve">.</w:t>
      </w:r>
      <w:r>
        <w:rPr>
          <w:rFonts w:ascii="Arial" w:hAnsi="Arial" w:cs="Arial"/>
          <w:sz w:val="28"/>
          <w:szCs w:val="28"/>
        </w:rPr>
        <w:t xml:space="preserve"> </w:t>
      </w:r>
      <w:r>
        <w:rPr>
          <w:rFonts w:ascii="Arial" w:hAnsi="Arial" w:cs="Arial"/>
          <w:sz w:val="28"/>
          <w:szCs w:val="28"/>
        </w:rPr>
        <w:t xml:space="preserve">A extinção de ação anterior sem resolução do mérito por ilegitimidade ativa não impede o ajuizamento de nova demanda pela parte legítima, pois não produz coisa julgada material nem extingue o direito de ação relacionado ao bem litigioso</w:t>
      </w:r>
      <w:ins w:id="1040" w:author="Assessor GDSXSR" w:date="2026-10-29T00:11:37Z">
        <w:r>
          <w:rPr>
            <w:rFonts w:ascii="Arial" w:hAnsi="Arial" w:cs="Arial"/>
            <w:color w:val="808080"/>
            <w:sz w:val="28"/>
            <w:szCs w:val="28"/>
          </w:rPr>
          <w:t xml:space="preserve"> (CPC 486)</w:t>
        </w:r>
      </w:ins>
      <w:r>
        <w:rPr>
          <w:rFonts w:ascii="Arial" w:hAnsi="Arial" w:cs="Arial"/>
          <w:sz w:val="28"/>
          <w:szCs w:val="28"/>
        </w:rPr>
        <w:t xml:space="preserve">.</w:t>
      </w:r>
    </w:p>
    <w:p w14:paraId="7475C487" w14:textId="2AEFC6D7" w:rsidR="00B42FB8" w:rsidRDefault="00B42FB8" w:rsidP="00886ABA">
      <w:pPr>
        <w:pStyle w:val="PargrafodaLista"/>
        <w:spacing w:after="0" w:line="360" w:lineRule="auto"/>
        <w:ind w:left="0"/>
        <w:jc w:val="both"/>
        <w:rPr>
          <w:rFonts w:ascii="Arial" w:hAnsi="Arial" w:cs="Arial"/>
          <w:sz w:val="28"/>
          <w:szCs w:val="28"/>
        </w:rPr>
      </w:pPr>
      <w:r>
        <w:rPr>
          <w:rFonts w:ascii="Arial" w:hAnsi="Arial" w:cs="Arial"/>
          <w:sz w:val="28"/>
          <w:szCs w:val="28"/>
        </w:rPr>
        <w:t xml:space="preserve">7. </w:t>
      </w:r>
      <w:r>
        <w:rPr>
          <w:rFonts w:ascii="Arial" w:hAnsi="Arial" w:cs="Arial"/>
          <w:sz w:val="28"/>
          <w:szCs w:val="28"/>
        </w:rPr>
        <w:t xml:space="preserve">A fraude à execução exige registro prévio da constrição ou prova da má-fé do terceiro adquirente, de modo que a alienação </w:t>
      </w:r>
      <w:del w:id="1041" w:author="Assessor GDSXSR" w:date="2026-10-29T00:11:37Z">
        <w:r>
          <w:rPr>
            <w:rFonts w:ascii="Arial" w:hAnsi="Arial" w:cs="Arial"/>
            <w:sz w:val="28"/>
            <w:szCs w:val="28"/>
          </w:rPr>
          <w:delText xml:space="preserve">realizada</w:delText>
        </w:r>
      </w:del>
      <w:ins w:id="1042" w:author="Assessor GDSXSR" w:date="2026-10-29T00:11:37Z">
        <w:r>
          <w:rPr>
            <w:rFonts w:ascii="Arial" w:hAnsi="Arial" w:cs="Arial"/>
            <w:color w:val="808080"/>
            <w:sz w:val="28"/>
            <w:szCs w:val="28"/>
          </w:rPr>
          <w:t xml:space="preserve">anterior</w:t>
        </w:r>
      </w:ins>
      <w:r>
        <w:rPr>
          <w:rFonts w:ascii="Arial" w:hAnsi="Arial" w:cs="Arial"/>
          <w:sz w:val="28"/>
          <w:szCs w:val="28"/>
        </w:rPr>
        <w:t xml:space="preserve"> </w:t>
      </w:r>
      <w:del w:id="1043" w:author="Assessor GDSXSR" w:date="2026-10-29T00:11:37Z">
        <w:r>
          <w:rPr>
            <w:rFonts w:ascii="Arial" w:hAnsi="Arial" w:cs="Arial"/>
            <w:sz w:val="28"/>
            <w:szCs w:val="28"/>
          </w:rPr>
          <w:delText xml:space="preserve">antes da efetivação da</w:delText>
        </w:r>
      </w:del>
      <w:ins w:id="1044" w:author="Assessor GDSXSR" w:date="2026-10-29T00:11:37Z">
        <w:r>
          <w:rPr>
            <w:rFonts w:ascii="Arial" w:hAnsi="Arial" w:cs="Arial"/>
            <w:color w:val="808080"/>
            <w:sz w:val="28"/>
            <w:szCs w:val="28"/>
          </w:rPr>
          <w:t xml:space="preserve">à</w:t>
        </w:r>
      </w:ins>
      <w:r>
        <w:rPr>
          <w:rFonts w:ascii="Arial" w:hAnsi="Arial" w:cs="Arial"/>
          <w:sz w:val="28"/>
          <w:szCs w:val="28"/>
        </w:rPr>
        <w:t xml:space="preserve"> penhora ou </w:t>
      </w:r>
      <w:del w:id="1045" w:author="Assessor GDSXSR" w:date="2026-10-29T00:11:37Z">
        <w:r>
          <w:rPr>
            <w:rFonts w:ascii="Arial" w:hAnsi="Arial" w:cs="Arial"/>
            <w:sz w:val="28"/>
            <w:szCs w:val="28"/>
          </w:rPr>
          <w:delText xml:space="preserve">de</w:delText>
        </w:r>
      </w:del>
      <w:ins w:id="1046" w:author="Assessor GDSXSR" w:date="2026-10-29T00:11:37Z">
        <w:r>
          <w:rPr>
            <w:rFonts w:ascii="Arial" w:hAnsi="Arial" w:cs="Arial"/>
            <w:color w:val="808080"/>
            <w:sz w:val="28"/>
            <w:szCs w:val="28"/>
          </w:rPr>
          <w:t xml:space="preserve">a</w:t>
        </w:r>
      </w:ins>
      <w:r>
        <w:rPr>
          <w:rFonts w:ascii="Arial" w:hAnsi="Arial" w:cs="Arial"/>
          <w:sz w:val="28"/>
          <w:szCs w:val="28"/>
        </w:rPr>
        <w:t xml:space="preserve"> qualquer restrição judicial </w:t>
      </w:r>
      <w:r>
        <w:rPr>
          <w:rFonts w:ascii="Arial" w:hAnsi="Arial" w:cs="Arial"/>
          <w:sz w:val="28"/>
          <w:szCs w:val="28"/>
        </w:rPr>
        <w:t xml:space="preserve">relevante afasta a presunção de fraude e preserva a aquisição </w:t>
      </w:r>
      <w:del w:id="1047" w:author="Assessor GDSXSR" w:date="2026-10-29T00:11:37Z">
        <w:r>
          <w:rPr>
            <w:rFonts w:ascii="Arial" w:hAnsi="Arial" w:cs="Arial"/>
            <w:sz w:val="28"/>
            <w:szCs w:val="28"/>
          </w:rPr>
          <w:delText xml:space="preserve">realizada </w:delText>
        </w:r>
      </w:del>
      <w:r>
        <w:rPr>
          <w:rFonts w:ascii="Arial" w:hAnsi="Arial" w:cs="Arial"/>
          <w:sz w:val="28"/>
          <w:szCs w:val="28"/>
        </w:rPr>
        <w:t xml:space="preserve">de boa-fé</w:t>
      </w:r>
      <w:ins w:id="1048" w:author="Assessor GDSXSR" w:date="2026-10-29T00:11:37Z">
        <w:r>
          <w:rPr>
            <w:rFonts w:ascii="Arial" w:hAnsi="Arial" w:cs="Arial"/>
            <w:color w:val="808080"/>
            <w:sz w:val="28"/>
            <w:szCs w:val="28"/>
          </w:rPr>
          <w:t xml:space="preserve"> (Súmula 375/STJ)</w:t>
        </w:r>
      </w:ins>
      <w:r>
        <w:rPr>
          <w:rFonts w:ascii="Arial" w:hAnsi="Arial" w:cs="Arial"/>
          <w:sz w:val="28"/>
          <w:szCs w:val="28"/>
        </w:rPr>
        <w:t xml:space="preserve">.</w:t>
      </w:r>
      <w:ins w:id="1049" w:author="Assessor GDSXSR" w:date="2026-10-29T00:11:37Z">
        <w:r>
          <w:rPr>
            <w:rFonts w:ascii="Arial" w:hAnsi="Arial" w:cs="Arial"/>
            <w:color w:val="808080"/>
            <w:sz w:val="28"/>
            <w:szCs w:val="28"/>
          </w:rPr>
          <w:t xml:space="preserve"> No caso, os veículos foram adquiridos em 03/09/2018, antes das constrições judiciais, e o embargado não provou a má-fé da adquirente.</w:t>
        </w:r>
      </w:ins>
    </w:p>
    <w:p w14:paraId="7DA7DFED" w14:textId="35A6D089" w:rsidR="006037F7" w:rsidRDefault="006037F7" w:rsidP="00886ABA">
      <w:pPr>
        <w:pStyle w:val="PargrafodaLista"/>
        <w:spacing w:after="0" w:line="360" w:lineRule="auto"/>
        <w:ind w:left="0"/>
        <w:jc w:val="both"/>
        <w:rPr>
          <w:rFonts w:ascii="Arial" w:hAnsi="Arial" w:cs="Arial"/>
          <w:sz w:val="28"/>
          <w:szCs w:val="28"/>
        </w:rPr>
      </w:pPr>
      <w:r>
        <w:rPr>
          <w:rFonts w:ascii="Arial" w:hAnsi="Arial" w:cs="Arial"/>
          <w:sz w:val="28"/>
          <w:szCs w:val="28"/>
        </w:rPr>
        <w:t xml:space="preserve">8. </w:t>
      </w:r>
      <w:r w:rsidRPr="006037F7">
        <w:rPr>
          <w:rFonts w:ascii="Arial" w:hAnsi="Arial" w:cs="Arial"/>
          <w:sz w:val="28"/>
          <w:szCs w:val="28"/>
        </w:rPr>
        <w:t>A ausência de transferência imediata do veículo perante o órgão de trânsito não constitui, por si só, elemento suficiente para demonstrar má-fé, especialmente quando a aquisição onerosa, a tradição do bem e a quitação dos encargos financeiros encontram-se documentalmente comprovadas.</w:t>
      </w:r>
    </w:p>
    <w:p w14:paraId="1803E1A7" w14:textId="4C3ADB56" w:rsidR="006037F7" w:rsidRDefault="006037F7" w:rsidP="00886ABA">
      <w:pPr>
        <w:pStyle w:val="PargrafodaLista"/>
        <w:spacing w:after="0" w:line="360" w:lineRule="auto"/>
        <w:ind w:left="0"/>
        <w:jc w:val="both"/>
        <w:rPr>
          <w:rFonts w:ascii="Arial" w:hAnsi="Arial" w:cs="Arial"/>
          <w:sz w:val="28"/>
          <w:szCs w:val="28"/>
        </w:rPr>
      </w:pPr>
      <w:r>
        <w:rPr>
          <w:rFonts w:ascii="Arial" w:hAnsi="Arial" w:cs="Arial"/>
          <w:sz w:val="28"/>
          <w:szCs w:val="28"/>
        </w:rPr>
        <w:t xml:space="preserve">9. </w:t>
      </w:r>
      <w:r>
        <w:rPr>
          <w:rFonts w:ascii="Arial" w:hAnsi="Arial" w:cs="Arial"/>
          <w:sz w:val="28"/>
          <w:szCs w:val="28"/>
        </w:rPr>
        <w:t xml:space="preserve">Nos embargos de terceiro, os honorários advocatícios observam o princípio da causalidade, </w:t>
      </w:r>
      <w:del w:id="1050" w:author="Assessor GDSXSR" w:date="2026-10-29T00:11:37Z">
        <w:r>
          <w:rPr>
            <w:rFonts w:ascii="Arial" w:hAnsi="Arial" w:cs="Arial"/>
            <w:sz w:val="28"/>
            <w:szCs w:val="28"/>
          </w:rPr>
          <w:delText xml:space="preserve">porém</w:delText>
        </w:r>
        <w:r>
          <w:rPr>
            <w:rFonts w:ascii="Arial" w:hAnsi="Arial" w:cs="Arial"/>
            <w:sz w:val="28"/>
            <w:szCs w:val="28"/>
          </w:rPr>
          <w:delText xml:space="preserve">,</w:delText>
        </w:r>
      </w:del>
      <w:ins w:id="1051" w:author="Assessor GDSXSR" w:date="2026-10-29T00:11:37Z">
        <w:r>
          <w:rPr>
            <w:rFonts w:ascii="Arial" w:hAnsi="Arial" w:cs="Arial"/>
            <w:color w:val="808080"/>
            <w:sz w:val="28"/>
            <w:szCs w:val="28"/>
          </w:rPr>
          <w:t xml:space="preserve">mas</w:t>
        </w:r>
      </w:ins>
      <w:r>
        <w:rPr>
          <w:rFonts w:ascii="Arial" w:hAnsi="Arial" w:cs="Arial"/>
          <w:sz w:val="28"/>
          <w:szCs w:val="28"/>
        </w:rPr>
        <w:t xml:space="preserve"> a resistência injustificada à desconstituição da constrição, após </w:t>
      </w:r>
      <w:ins w:id="1052" w:author="Assessor GDSXSR" w:date="2026-10-29T00:11:37Z">
        <w:r>
          <w:rPr>
            <w:rFonts w:ascii="Arial" w:hAnsi="Arial" w:cs="Arial"/>
            <w:color w:val="808080"/>
            <w:sz w:val="28"/>
            <w:szCs w:val="28"/>
          </w:rPr>
          <w:t xml:space="preserve">a </w:t>
        </w:r>
      </w:ins>
      <w:r>
        <w:rPr>
          <w:rFonts w:ascii="Arial" w:hAnsi="Arial" w:cs="Arial"/>
          <w:sz w:val="28"/>
          <w:szCs w:val="28"/>
        </w:rPr>
        <w:t xml:space="preserve">ciência da </w:t>
      </w:r>
      <w:r>
        <w:rPr>
          <w:rFonts w:ascii="Arial" w:hAnsi="Arial" w:cs="Arial"/>
          <w:sz w:val="28"/>
          <w:szCs w:val="28"/>
        </w:rPr>
        <w:t xml:space="preserve">alienação</w:t>
      </w:r>
      <w:r>
        <w:rPr>
          <w:rFonts w:ascii="Arial" w:hAnsi="Arial" w:cs="Arial"/>
          <w:sz w:val="28"/>
          <w:szCs w:val="28"/>
        </w:rPr>
        <w:t xml:space="preserve"> do bem, desloca a </w:t>
      </w:r>
      <w:del w:id="1053" w:author="Assessor GDSXSR" w:date="2026-10-29T00:11:37Z">
        <w:r>
          <w:rPr>
            <w:rFonts w:ascii="Arial" w:hAnsi="Arial" w:cs="Arial"/>
            <w:sz w:val="28"/>
            <w:szCs w:val="28"/>
          </w:rPr>
          <w:delText xml:space="preserve">responsabilidade sucumbencial</w:delText>
        </w:r>
      </w:del>
      <w:ins w:id="1054" w:author="Assessor GDSXSR" w:date="2026-10-29T00:11:37Z">
        <w:r>
          <w:rPr>
            <w:rFonts w:ascii="Arial" w:hAnsi="Arial" w:cs="Arial"/>
            <w:color w:val="808080"/>
            <w:sz w:val="28"/>
            <w:szCs w:val="28"/>
          </w:rPr>
          <w:t xml:space="preserve">sucumbência</w:t>
        </w:r>
      </w:ins>
      <w:r>
        <w:rPr>
          <w:rFonts w:ascii="Arial" w:hAnsi="Arial" w:cs="Arial"/>
          <w:sz w:val="28"/>
          <w:szCs w:val="28"/>
        </w:rPr>
        <w:t xml:space="preserve"> para quem insiste na manutenção da penhora</w:t>
      </w:r>
      <w:ins w:id="1055" w:author="Assessor GDSXSR" w:date="2026-10-29T00:11:37Z">
        <w:r>
          <w:rPr>
            <w:rFonts w:ascii="Arial" w:hAnsi="Arial" w:cs="Arial"/>
            <w:color w:val="808080"/>
            <w:sz w:val="28"/>
            <w:szCs w:val="28"/>
          </w:rPr>
          <w:t xml:space="preserve"> (Súmula 303/STJ; Tema 872/STJ). No caso</w:t>
        </w:r>
      </w:ins>
      <w:r>
        <w:rPr>
          <w:rFonts w:ascii="Arial" w:hAnsi="Arial" w:cs="Arial"/>
          <w:sz w:val="28"/>
          <w:szCs w:val="28"/>
        </w:rPr>
        <w:t xml:space="preserve">, </w:t>
      </w:r>
      <w:del w:id="1056" w:author="Assessor GDSXSR" w:date="2026-10-29T00:11:37Z">
        <w:r>
          <w:rPr>
            <w:rFonts w:ascii="Arial" w:hAnsi="Arial" w:cs="Arial"/>
            <w:sz w:val="28"/>
            <w:szCs w:val="28"/>
          </w:rPr>
          <w:delText xml:space="preserve">conforme</w:delText>
        </w:r>
      </w:del>
      <w:ins w:id="1057" w:author="Assessor GDSXSR" w:date="2026-10-29T00:11:37Z">
        <w:r>
          <w:rPr>
            <w:rFonts w:ascii="Arial" w:hAnsi="Arial" w:cs="Arial"/>
            <w:color w:val="808080"/>
            <w:sz w:val="28"/>
            <w:szCs w:val="28"/>
          </w:rPr>
          <w:t xml:space="preserve">o</w:t>
        </w:r>
      </w:ins>
      <w:r>
        <w:rPr>
          <w:rFonts w:ascii="Arial" w:hAnsi="Arial" w:cs="Arial"/>
          <w:sz w:val="28"/>
          <w:szCs w:val="28"/>
        </w:rPr>
        <w:t xml:space="preserve"> </w:t>
      </w:r>
      <w:del w:id="1058" w:author="Assessor GDSXSR" w:date="2026-10-29T00:11:37Z">
        <w:r>
          <w:rPr>
            <w:rFonts w:ascii="Arial" w:hAnsi="Arial" w:cs="Arial"/>
            <w:sz w:val="28"/>
            <w:szCs w:val="28"/>
          </w:rPr>
          <w:delText xml:space="preserve">a</w:delText>
        </w:r>
      </w:del>
      <w:ins w:id="1059" w:author="Assessor GDSXSR" w:date="2026-10-29T00:11:37Z">
        <w:r>
          <w:rPr>
            <w:rFonts w:ascii="Arial" w:hAnsi="Arial" w:cs="Arial"/>
            <w:color w:val="808080"/>
            <w:sz w:val="28"/>
            <w:szCs w:val="28"/>
          </w:rPr>
          <w:t xml:space="preserve">embargado insistiu na</w:t>
        </w:r>
      </w:ins>
      <w:r>
        <w:rPr>
          <w:rFonts w:ascii="Arial" w:hAnsi="Arial" w:cs="Arial"/>
          <w:sz w:val="28"/>
          <w:szCs w:val="28"/>
        </w:rPr>
        <w:t xml:space="preserve"> tese </w:t>
      </w:r>
      <w:del w:id="1060" w:author="Assessor GDSXSR" w:date="2026-10-29T00:11:37Z">
        <w:r>
          <w:rPr>
            <w:rFonts w:ascii="Arial" w:hAnsi="Arial" w:cs="Arial"/>
            <w:sz w:val="28"/>
            <w:szCs w:val="28"/>
          </w:rPr>
          <w:delText xml:space="preserve">firmada</w:delText>
        </w:r>
      </w:del>
      <w:ins w:id="1061" w:author="Assessor GDSXSR" w:date="2026-10-29T00:11:37Z">
        <w:r>
          <w:rPr>
            <w:rFonts w:ascii="Arial" w:hAnsi="Arial" w:cs="Arial"/>
            <w:color w:val="808080"/>
            <w:sz w:val="28"/>
            <w:szCs w:val="28"/>
          </w:rPr>
          <w:t xml:space="preserve">de</w:t>
        </w:r>
      </w:ins>
      <w:r>
        <w:rPr>
          <w:rFonts w:ascii="Arial" w:hAnsi="Arial" w:cs="Arial"/>
          <w:sz w:val="28"/>
          <w:szCs w:val="28"/>
        </w:rPr>
        <w:t xml:space="preserve"> </w:t>
      </w:r>
      <w:del w:id="1062" w:author="Assessor GDSXSR" w:date="2026-10-29T00:11:37Z">
        <w:r>
          <w:rPr>
            <w:rFonts w:ascii="Arial" w:hAnsi="Arial" w:cs="Arial"/>
            <w:sz w:val="28"/>
            <w:szCs w:val="28"/>
          </w:rPr>
          <w:delText xml:space="preserve">no</w:delText>
        </w:r>
      </w:del>
      <w:ins w:id="1063" w:author="Assessor GDSXSR" w:date="2026-10-29T00:11:37Z">
        <w:r>
          <w:rPr>
            <w:rFonts w:ascii="Arial" w:hAnsi="Arial" w:cs="Arial"/>
            <w:color w:val="808080"/>
            <w:sz w:val="28"/>
            <w:szCs w:val="28"/>
          </w:rPr>
          <w:t xml:space="preserve">fraude</w:t>
        </w:r>
      </w:ins>
      <w:r>
        <w:rPr>
          <w:rFonts w:ascii="Arial" w:hAnsi="Arial" w:cs="Arial"/>
          <w:sz w:val="28"/>
          <w:szCs w:val="28"/>
        </w:rPr>
        <w:t xml:space="preserve"> </w:t>
      </w:r>
      <w:del w:id="1064" w:author="Assessor GDSXSR" w:date="2026-10-29T00:11:37Z">
        <w:r>
          <w:rPr>
            <w:rFonts w:ascii="Arial" w:hAnsi="Arial" w:cs="Arial"/>
            <w:sz w:val="28"/>
            <w:szCs w:val="28"/>
          </w:rPr>
          <w:delText xml:space="preserve">Tema</w:delText>
        </w:r>
      </w:del>
      <w:ins w:id="1065" w:author="Assessor GDSXSR" w:date="2026-10-29T00:11:37Z">
        <w:r>
          <w:rPr>
            <w:rFonts w:ascii="Arial" w:hAnsi="Arial" w:cs="Arial"/>
            <w:color w:val="808080"/>
            <w:sz w:val="28"/>
            <w:szCs w:val="28"/>
          </w:rPr>
          <w:t xml:space="preserve">à</w:t>
        </w:r>
      </w:ins>
      <w:r>
        <w:rPr>
          <w:rFonts w:ascii="Arial" w:hAnsi="Arial" w:cs="Arial"/>
          <w:sz w:val="28"/>
          <w:szCs w:val="28"/>
        </w:rPr>
        <w:t xml:space="preserve"> </w:t>
      </w:r>
      <w:del w:id="1066" w:author="Assessor GDSXSR" w:date="2026-10-29T00:11:37Z">
        <w:r>
          <w:rPr>
            <w:rFonts w:ascii="Arial" w:hAnsi="Arial" w:cs="Arial"/>
            <w:sz w:val="28"/>
            <w:szCs w:val="28"/>
          </w:rPr>
          <w:delText xml:space="preserve">nº</w:delText>
        </w:r>
      </w:del>
      <w:ins w:id="1067" w:author="Assessor GDSXSR" w:date="2026-10-29T00:11:37Z">
        <w:r>
          <w:rPr>
            <w:rFonts w:ascii="Arial" w:hAnsi="Arial" w:cs="Arial"/>
            <w:color w:val="808080"/>
            <w:sz w:val="28"/>
            <w:szCs w:val="28"/>
          </w:rPr>
          <w:t xml:space="preserve">execução,</w:t>
        </w:r>
      </w:ins>
      <w:r>
        <w:rPr>
          <w:rFonts w:ascii="Arial" w:hAnsi="Arial" w:cs="Arial"/>
          <w:sz w:val="28"/>
          <w:szCs w:val="28"/>
        </w:rPr>
        <w:t xml:space="preserve"> </w:t>
      </w:r>
      <w:del w:id="1068" w:author="Assessor GDSXSR" w:date="2026-10-29T00:11:37Z">
        <w:r>
          <w:rPr>
            <w:rFonts w:ascii="Arial" w:hAnsi="Arial" w:cs="Arial"/>
            <w:sz w:val="28"/>
            <w:szCs w:val="28"/>
          </w:rPr>
          <w:delText xml:space="preserve">872</w:delText>
        </w:r>
      </w:del>
      <w:ins w:id="1069" w:author="Assessor GDSXSR" w:date="2026-10-29T00:11:37Z">
        <w:r>
          <w:rPr>
            <w:rFonts w:ascii="Arial" w:hAnsi="Arial" w:cs="Arial"/>
            <w:color w:val="808080"/>
            <w:sz w:val="28"/>
            <w:szCs w:val="28"/>
          </w:rPr>
          <w:t xml:space="preserve">afastada</w:t>
        </w:r>
      </w:ins>
      <w:r>
        <w:rPr>
          <w:rFonts w:ascii="Arial" w:hAnsi="Arial" w:cs="Arial"/>
          <w:sz w:val="28"/>
          <w:szCs w:val="28"/>
        </w:rPr>
        <w:t xml:space="preserve"> </w:t>
      </w:r>
      <w:del w:id="1070" w:author="Assessor GDSXSR" w:date="2026-10-29T00:11:37Z">
        <w:r>
          <w:rPr>
            <w:rFonts w:ascii="Arial" w:hAnsi="Arial" w:cs="Arial"/>
            <w:sz w:val="28"/>
            <w:szCs w:val="28"/>
          </w:rPr>
          <w:delText xml:space="preserve">do</w:delText>
        </w:r>
      </w:del>
      <w:ins w:id="1071" w:author="Assessor GDSXSR" w:date="2026-10-29T00:11:37Z">
        <w:r>
          <w:rPr>
            <w:rFonts w:ascii="Arial" w:hAnsi="Arial" w:cs="Arial"/>
            <w:color w:val="808080"/>
            <w:sz w:val="28"/>
            <w:szCs w:val="28"/>
          </w:rPr>
          <w:t xml:space="preserve">nos</w:t>
        </w:r>
      </w:ins>
      <w:r>
        <w:rPr>
          <w:rFonts w:ascii="Arial" w:hAnsi="Arial" w:cs="Arial"/>
          <w:sz w:val="28"/>
          <w:szCs w:val="28"/>
        </w:rPr>
        <w:t xml:space="preserve"> </w:t>
      </w:r>
      <w:del w:id="1072" w:author="Assessor GDSXSR" w:date="2026-10-29T00:11:37Z">
        <w:r>
          <w:rPr>
            <w:rFonts w:ascii="Arial" w:hAnsi="Arial" w:cs="Arial"/>
            <w:sz w:val="28"/>
            <w:szCs w:val="28"/>
          </w:rPr>
          <w:delText xml:space="preserve">STJ</w:delText>
        </w:r>
      </w:del>
      <w:ins w:id="1073" w:author="Assessor GDSXSR" w:date="2026-10-29T00:11:37Z">
        <w:r>
          <w:rPr>
            <w:rFonts w:ascii="Arial" w:hAnsi="Arial" w:cs="Arial"/>
            <w:color w:val="808080"/>
            <w:sz w:val="28"/>
            <w:szCs w:val="28"/>
          </w:rPr>
          <w:t xml:space="preserve">autos, e responde pelos ônus de sucumbência</w:t>
        </w:r>
      </w:ins>
      <w:r>
        <w:rPr>
          <w:rFonts w:ascii="Arial" w:hAnsi="Arial" w:cs="Arial"/>
          <w:sz w:val="28"/>
          <w:szCs w:val="28"/>
        </w:rPr>
        <w:t xml:space="preserve">.</w:t>
      </w:r>
    </w:p>
    <w:p w14:paraId="61C39010" w14:textId="77777777" w:rsidR="00886ABA" w:rsidRPr="0034247B" w:rsidRDefault="00886ABA" w:rsidP="00886ABA">
      <w:pPr>
        <w:pStyle w:val="PargrafodaLista"/>
        <w:spacing w:after="0" w:line="360" w:lineRule="auto"/>
        <w:ind w:left="0"/>
        <w:jc w:val="both"/>
        <w:rPr>
          <w:rFonts w:ascii="Arial" w:hAnsi="Arial" w:cs="Arial"/>
          <w:b/>
          <w:bCs/>
          <w:sz w:val="28"/>
          <w:szCs w:val="28"/>
        </w:rPr>
      </w:pPr>
      <w:r w:rsidRPr="413FE707">
        <w:rPr>
          <w:rFonts w:ascii="Arial" w:hAnsi="Arial" w:cs="Arial"/>
          <w:b/>
          <w:bCs/>
          <w:sz w:val="28"/>
          <w:szCs w:val="28"/>
        </w:rPr>
        <w:t>IV. Dispositivo</w:t>
      </w:r>
    </w:p>
    <w:p w14:paraId="267AB3B2" w14:textId="2A60D995" w:rsidR="00886ABA" w:rsidRPr="00E87018" w:rsidRDefault="00ED0C73" w:rsidP="00886ABA">
      <w:pPr>
        <w:spacing w:after="0" w:line="360" w:lineRule="auto"/>
        <w:jc w:val="both"/>
        <w:rPr>
          <w:rFonts w:ascii="Arial" w:eastAsia="Arial" w:hAnsi="Arial" w:cs="Arial"/>
          <w:color w:val="000000" w:themeColor="text1"/>
          <w:sz w:val="28"/>
          <w:szCs w:val="28"/>
        </w:rPr>
      </w:pPr>
      <w:r>
        <w:rPr>
          <w:rFonts w:ascii="Arial" w:hAnsi="Arial" w:cs="Arial"/>
          <w:sz w:val="28"/>
          <w:szCs w:val="28"/>
        </w:rPr>
        <w:t xml:space="preserve">10</w:t>
      </w:r>
      <w:r>
        <w:rPr>
          <w:rFonts w:ascii="Arial" w:hAnsi="Arial" w:cs="Arial"/>
          <w:sz w:val="28"/>
          <w:szCs w:val="28"/>
        </w:rPr>
        <w:t xml:space="preserve">. </w:t>
      </w:r>
      <w:r>
        <w:rPr>
          <w:rFonts w:ascii="Arial" w:eastAsia="Arial" w:hAnsi="Arial" w:cs="Arial"/>
          <w:color w:val="000000" w:themeColor="text1"/>
          <w:sz w:val="28"/>
          <w:szCs w:val="28"/>
        </w:rPr>
        <w:t xml:space="preserve">Rejeitou-se a preliminar de intempestividade e</w:t>
      </w:r>
      <w:ins w:id="1074" w:author="Assessor GDSXSR" w:date="2026-10-29T00:11:37Z">
        <w:r>
          <w:rPr>
            <w:rFonts w:ascii="Arial" w:eastAsia="Arial" w:hAnsi="Arial" w:cs="Arial"/>
            <w:color w:val="808080"/>
            <w:sz w:val="28"/>
            <w:szCs w:val="28"/>
          </w:rPr>
          <w:t xml:space="preserve">, no mérito,</w:t>
        </w:r>
      </w:ins>
      <w:r>
        <w:rPr>
          <w:rFonts w:ascii="Arial" w:eastAsia="Arial" w:hAnsi="Arial" w:cs="Arial"/>
          <w:color w:val="000000" w:themeColor="text1"/>
          <w:sz w:val="28"/>
          <w:szCs w:val="28"/>
        </w:rPr>
        <w:t xml:space="preserve"> negou-se provimento ao apelo</w:t>
      </w:r>
      <w:r>
        <w:rPr>
          <w:rFonts w:ascii="Arial" w:eastAsia="Arial" w:hAnsi="Arial" w:cs="Arial"/>
          <w:color w:val="000000" w:themeColor="text1"/>
          <w:sz w:val="28"/>
          <w:szCs w:val="28"/>
        </w:rPr>
        <w:t xml:space="preserve"> do embargado.</w:t>
      </w:r>
    </w:p>
    <w:p w14:paraId="4C4C6D22" w14:textId="4AF1698F" w:rsidR="00886ABA" w:rsidRPr="00E87018" w:rsidRDefault="008B62DA" w:rsidP="00886ABA">
      <w:pPr>
        <w:spacing w:after="0" w:line="360" w:lineRule="auto"/>
        <w:jc w:val="both"/>
        <w:rPr>
          <w:rFonts w:ascii="Arial" w:eastAsia="Arial" w:hAnsi="Arial" w:cs="Arial"/>
          <w:color w:val="000000" w:themeColor="text1"/>
          <w:sz w:val="28"/>
          <w:szCs w:val="28"/>
        </w:rPr>
      </w:pPr>
      <w:r>
        <w:rPr>
          <w:rFonts w:ascii="Arial" w:eastAsia="Arial" w:hAnsi="Arial" w:cs="Arial"/>
          <w:color w:val="000000" w:themeColor="text1"/>
          <w:sz w:val="28"/>
          <w:szCs w:val="28"/>
        </w:rPr>
        <w:t>_______</w:t>
      </w:r>
    </w:p>
    <w:p w14:paraId="2B039768" w14:textId="401A883B" w:rsidR="00886ABA" w:rsidRDefault="00886ABA" w:rsidP="00886ABA">
      <w:pPr>
        <w:spacing w:after="0" w:line="360" w:lineRule="auto"/>
        <w:jc w:val="both"/>
        <w:rPr>
          <w:rFonts w:ascii="Arial" w:eastAsia="Arial" w:hAnsi="Arial" w:cs="Arial"/>
          <w:i/>
          <w:iCs/>
          <w:color w:val="000000" w:themeColor="text1"/>
          <w:sz w:val="26"/>
          <w:szCs w:val="26"/>
        </w:rPr>
      </w:pPr>
      <w:commentRangeStart w:id="7"/>
      <w:r>
        <w:rPr>
          <w:rFonts w:ascii="Arial" w:eastAsia="Arial" w:hAnsi="Arial" w:cs="Arial"/>
          <w:i/>
          <w:iCs/>
          <w:color w:val="000000" w:themeColor="text1"/>
          <w:sz w:val="26"/>
          <w:szCs w:val="26"/>
        </w:rPr>
        <w:t xml:space="preserve">Dispositivos relevantes citados: </w:t>
      </w:r>
      <w:r>
        <w:rPr>
          <w:rFonts w:ascii="Arial" w:eastAsia="Arial" w:hAnsi="Arial" w:cs="Arial"/>
          <w:color w:val="000000" w:themeColor="text1"/>
          <w:sz w:val="26"/>
          <w:szCs w:val="26"/>
        </w:rPr>
        <w:t xml:space="preserve">CPC</w:t>
      </w:r>
      <w:ins w:id="1075" w:author="Assessor GDSXSR" w:date="2026-10-29T00:11:37Z">
        <w:r>
          <w:rPr>
            <w:rFonts w:ascii="Arial" w:eastAsia="Arial" w:hAnsi="Arial" w:cs="Arial"/>
            <w:color w:val="808080"/>
            <w:sz w:val="26"/>
            <w:szCs w:val="26"/>
          </w:rPr>
          <w:t xml:space="preserve"> 85 § 11</w:t>
        </w:r>
      </w:ins>
      <w:r>
        <w:rPr>
          <w:rFonts w:ascii="Arial" w:eastAsia="Arial" w:hAnsi="Arial" w:cs="Arial"/>
          <w:color w:val="000000" w:themeColor="text1"/>
          <w:sz w:val="26"/>
          <w:szCs w:val="26"/>
        </w:rPr>
        <w:t xml:space="preserve">,</w:t>
      </w:r>
      <w:del w:id="1076" w:author="Assessor GDSXSR" w:date="2026-10-29T00:11:37Z">
        <w:r>
          <w:rPr>
            <w:rFonts w:ascii="Arial" w:eastAsia="Arial" w:hAnsi="Arial" w:cs="Arial"/>
            <w:color w:val="000000" w:themeColor="text1"/>
            <w:sz w:val="26"/>
            <w:szCs w:val="26"/>
          </w:rPr>
          <w:delText xml:space="preserve"> arts.</w:delText>
        </w:r>
      </w:del>
      <w:r>
        <w:rPr>
          <w:rFonts w:ascii="Arial" w:eastAsia="Arial" w:hAnsi="Arial" w:cs="Arial"/>
          <w:color w:val="000000" w:themeColor="text1"/>
          <w:sz w:val="26"/>
          <w:szCs w:val="26"/>
        </w:rPr>
        <w:t xml:space="preserve"> </w:t>
      </w:r>
      <w:r>
        <w:rPr>
          <w:rFonts w:ascii="Arial" w:eastAsia="Arial" w:hAnsi="Arial" w:cs="Arial"/>
          <w:color w:val="000000" w:themeColor="text1"/>
          <w:sz w:val="26"/>
          <w:szCs w:val="26"/>
        </w:rPr>
        <w:t xml:space="preserve">486, 674</w:t>
      </w:r>
      <w:r>
        <w:rPr>
          <w:rFonts w:ascii="Arial" w:eastAsia="Arial" w:hAnsi="Arial" w:cs="Arial"/>
          <w:color w:val="000000" w:themeColor="text1"/>
          <w:sz w:val="26"/>
          <w:szCs w:val="26"/>
        </w:rPr>
        <w:t xml:space="preserve"> e</w:t>
      </w:r>
      <w:r>
        <w:rPr>
          <w:rFonts w:ascii="Arial" w:eastAsia="Arial" w:hAnsi="Arial" w:cs="Arial"/>
          <w:color w:val="000000" w:themeColor="text1"/>
          <w:sz w:val="26"/>
          <w:szCs w:val="26"/>
        </w:rPr>
        <w:t xml:space="preserve"> </w:t>
      </w:r>
      <w:r>
        <w:rPr>
          <w:rFonts w:ascii="Arial" w:eastAsia="Arial" w:hAnsi="Arial" w:cs="Arial"/>
          <w:color w:val="000000" w:themeColor="text1"/>
          <w:sz w:val="26"/>
          <w:szCs w:val="26"/>
        </w:rPr>
        <w:t xml:space="preserve">675</w:t>
      </w:r>
      <w:r>
        <w:rPr>
          <w:rFonts w:ascii="Arial" w:eastAsia="Arial" w:hAnsi="Arial" w:cs="Arial"/>
          <w:color w:val="000000" w:themeColor="text1"/>
          <w:sz w:val="26"/>
          <w:szCs w:val="26"/>
        </w:rPr>
        <w:t xml:space="preserve">.</w:t>
      </w:r>
      <w:commentRangeEnd w:id="7"/>
      <w:r>
        <w:rPr>
          <w:rStyle w:val="CommentReference"/>
        </w:rPr>
        <w:commentReference w:id="7"/>
      </w:r>
      <w:del w:id="1077" w:author="Assessor GDSXSR" w:date="2026-10-29T00:11:37Z">
        <w:r>
          <w:rPr>
            <w:rFonts w:ascii="Arial" w:eastAsia="Arial" w:hAnsi="Arial" w:cs="Arial"/>
            <w:color w:val="000000" w:themeColor="text1"/>
            <w:sz w:val="26"/>
            <w:szCs w:val="26"/>
          </w:rPr>
          <w:delText xml:space="preserve"> </w:delText>
        </w:r>
      </w:del>
    </w:p>
    <w:p w14:paraId="43D43365" w14:textId="6C85E4D8" w:rsidR="00886ABA" w:rsidRDefault="00886ABA" w:rsidP="00886ABA">
      <w:pPr>
        <w:spacing w:after="0" w:line="360" w:lineRule="auto"/>
        <w:jc w:val="both"/>
        <w:rPr>
          <w:rFonts w:ascii="Arial" w:eastAsia="Arial" w:hAnsi="Arial" w:cs="Arial"/>
          <w:i/>
          <w:iCs/>
          <w:color w:val="000000" w:themeColor="text1"/>
          <w:sz w:val="26"/>
          <w:szCs w:val="26"/>
        </w:rPr>
      </w:pPr>
      <w:commentRangeStart w:id="8"/>
      <w:r>
        <w:rPr>
          <w:rFonts w:ascii="Arial" w:eastAsia="Arial" w:hAnsi="Arial" w:cs="Arial"/>
          <w:i/>
          <w:iCs/>
          <w:color w:val="000000" w:themeColor="text1"/>
          <w:sz w:val="26"/>
          <w:szCs w:val="26"/>
        </w:rPr>
        <w:t xml:space="preserve">Jurisprudência relevante citada:</w:t>
      </w:r>
      <w:commentRangeEnd w:id="8"/>
      <w:r>
        <w:rPr>
          <w:rStyle w:val="CommentReference"/>
        </w:rPr>
        <w:commentReference w:id="8"/>
      </w:r>
      <w:r>
        <w:rPr>
          <w:rFonts w:ascii="Arial" w:eastAsia="Arial" w:hAnsi="Arial" w:cs="Arial"/>
          <w:color w:val="000000" w:themeColor="text1"/>
          <w:sz w:val="26"/>
          <w:szCs w:val="26"/>
        </w:rPr>
        <w:t xml:space="preserve"> </w:t>
      </w:r>
      <w:r>
        <w:rPr>
          <w:rFonts w:ascii="Arial" w:eastAsia="Arial" w:hAnsi="Arial" w:cs="Arial"/>
          <w:color w:val="000000" w:themeColor="text1"/>
          <w:sz w:val="26"/>
          <w:szCs w:val="26"/>
        </w:rPr>
        <w:t xml:space="preserve">STJ, </w:t>
      </w:r>
      <w:del w:id="1078" w:author="Assessor GDSXSR" w:date="2026-10-29T00:11:37Z">
        <w:r>
          <w:rPr>
            <w:rFonts w:ascii="Arial" w:eastAsia="Arial" w:hAnsi="Arial" w:cs="Arial"/>
            <w:color w:val="000000" w:themeColor="text1"/>
            <w:sz w:val="26"/>
            <w:szCs w:val="26"/>
          </w:rPr>
          <w:delText xml:space="preserve">Tema</w:delText>
        </w:r>
      </w:del>
      <w:ins w:id="1079" w:author="Assessor GDSXSR" w:date="2026-10-29T00:11:37Z">
        <w:r>
          <w:rPr>
            <w:rFonts w:ascii="Arial" w:eastAsia="Arial" w:hAnsi="Arial" w:cs="Arial"/>
            <w:color w:val="808080"/>
            <w:sz w:val="26"/>
            <w:szCs w:val="26"/>
          </w:rPr>
          <w:t xml:space="preserve">Súmula</w:t>
        </w:r>
      </w:ins>
      <w:r>
        <w:rPr>
          <w:rFonts w:ascii="Arial" w:eastAsia="Arial" w:hAnsi="Arial" w:cs="Arial"/>
          <w:color w:val="000000" w:themeColor="text1"/>
          <w:sz w:val="26"/>
          <w:szCs w:val="26"/>
        </w:rPr>
        <w:t xml:space="preserve"> n</w:t>
      </w:r>
      <w:r>
        <w:rPr>
          <w:rFonts w:ascii="Arial" w:eastAsia="Arial" w:hAnsi="Arial" w:cs="Arial"/>
          <w:color w:val="000000" w:themeColor="text1"/>
          <w:sz w:val="26"/>
          <w:szCs w:val="26"/>
        </w:rPr>
        <w:t xml:space="preserve">º </w:t>
      </w:r>
      <w:del w:id="1080" w:author="Assessor GDSXSR" w:date="2026-10-29T00:11:37Z">
        <w:r>
          <w:rPr>
            <w:rFonts w:ascii="Arial" w:eastAsia="Arial" w:hAnsi="Arial" w:cs="Arial"/>
            <w:color w:val="000000" w:themeColor="text1"/>
            <w:sz w:val="26"/>
            <w:szCs w:val="26"/>
          </w:rPr>
          <w:delText xml:space="preserve">872</w:delText>
        </w:r>
      </w:del>
      <w:ins w:id="1081" w:author="Assessor GDSXSR" w:date="2026-10-29T00:11:37Z">
        <w:r>
          <w:rPr>
            <w:rFonts w:ascii="Arial" w:eastAsia="Arial" w:hAnsi="Arial" w:cs="Arial"/>
            <w:color w:val="808080"/>
            <w:sz w:val="26"/>
            <w:szCs w:val="26"/>
          </w:rPr>
          <w:t xml:space="preserve">375</w:t>
        </w:r>
      </w:ins>
      <w:r>
        <w:rPr>
          <w:rFonts w:ascii="Arial" w:eastAsia="Arial" w:hAnsi="Arial" w:cs="Arial"/>
          <w:color w:val="000000" w:themeColor="text1"/>
          <w:sz w:val="26"/>
          <w:szCs w:val="26"/>
        </w:rPr>
        <w:t xml:space="preserve">; </w:t>
      </w:r>
      <w:r>
        <w:rPr>
          <w:rFonts w:ascii="Arial" w:eastAsia="Arial" w:hAnsi="Arial" w:cs="Arial"/>
          <w:color w:val="000000" w:themeColor="text1"/>
          <w:sz w:val="26"/>
          <w:szCs w:val="26"/>
        </w:rPr>
        <w:t xml:space="preserve">STJ, </w:t>
      </w:r>
      <w:del w:id="1082" w:author="Assessor GDSXSR" w:date="2026-10-29T00:11:37Z">
        <w:r>
          <w:rPr>
            <w:rFonts w:ascii="Arial" w:eastAsia="Arial" w:hAnsi="Arial" w:cs="Arial"/>
            <w:color w:val="000000" w:themeColor="text1"/>
            <w:sz w:val="26"/>
            <w:szCs w:val="26"/>
          </w:rPr>
          <w:delText xml:space="preserve">AgInt no AgInt no AREsp</w:delText>
        </w:r>
      </w:del>
      <w:ins w:id="1083" w:author="Assessor GDSXSR" w:date="2026-10-29T00:11:37Z">
        <w:r>
          <w:rPr>
            <w:rFonts w:ascii="Arial" w:eastAsia="Arial" w:hAnsi="Arial" w:cs="Arial"/>
            <w:color w:val="808080"/>
            <w:sz w:val="26"/>
            <w:szCs w:val="26"/>
          </w:rPr>
          <w:t xml:space="preserve">Súmula</w:t>
        </w:r>
      </w:ins>
      <w:r>
        <w:rPr>
          <w:rFonts w:ascii="Arial" w:eastAsia="Arial" w:hAnsi="Arial" w:cs="Arial"/>
          <w:color w:val="000000" w:themeColor="text1"/>
          <w:sz w:val="26"/>
          <w:szCs w:val="26"/>
        </w:rPr>
        <w:t xml:space="preserve"> n</w:t>
      </w:r>
      <w:r>
        <w:rPr>
          <w:rFonts w:ascii="Arial" w:eastAsia="Arial" w:hAnsi="Arial" w:cs="Arial"/>
          <w:color w:val="000000" w:themeColor="text1"/>
          <w:sz w:val="26"/>
          <w:szCs w:val="26"/>
        </w:rPr>
        <w:t xml:space="preserve">º</w:t>
      </w:r>
      <w:r>
        <w:rPr>
          <w:rFonts w:ascii="Arial" w:eastAsia="Arial" w:hAnsi="Arial" w:cs="Arial"/>
          <w:color w:val="000000" w:themeColor="text1"/>
          <w:sz w:val="26"/>
          <w:szCs w:val="26"/>
        </w:rPr>
        <w:t xml:space="preserve"> </w:t>
      </w:r>
      <w:del w:id="1084" w:author="Assessor GDSXSR" w:date="2026-10-29T00:11:37Z">
        <w:r>
          <w:rPr>
            <w:rFonts w:ascii="Arial" w:eastAsia="Arial" w:hAnsi="Arial" w:cs="Arial"/>
            <w:color w:val="000000" w:themeColor="text1"/>
            <w:sz w:val="26"/>
            <w:szCs w:val="26"/>
          </w:rPr>
          <w:delText xml:space="preserve">2.964.827/RS, </w:delText>
        </w:r>
        <w:r>
          <w:rPr>
            <w:rFonts w:ascii="Arial" w:eastAsia="Arial" w:hAnsi="Arial" w:cs="Arial"/>
            <w:color w:val="000000" w:themeColor="text1"/>
            <w:sz w:val="26"/>
            <w:szCs w:val="26"/>
          </w:rPr>
          <w:delText xml:space="preserve">Rel. Min.</w:delText>
        </w:r>
        <w:r>
          <w:rPr>
            <w:rFonts w:ascii="Arial" w:eastAsia="Arial" w:hAnsi="Arial" w:cs="Arial"/>
            <w:color w:val="000000" w:themeColor="text1"/>
            <w:sz w:val="26"/>
            <w:szCs w:val="26"/>
          </w:rPr>
          <w:delText xml:space="preserve"> Humberto Martins, </w:delText>
        </w:r>
        <w:r>
          <w:rPr>
            <w:rFonts w:ascii="Arial" w:eastAsia="Arial" w:hAnsi="Arial" w:cs="Arial"/>
            <w:color w:val="000000" w:themeColor="text1"/>
            <w:sz w:val="26"/>
            <w:szCs w:val="26"/>
          </w:rPr>
          <w:delText xml:space="preserve">3ª</w:delText>
        </w:r>
        <w:r>
          <w:rPr>
            <w:rFonts w:ascii="Arial" w:eastAsia="Arial" w:hAnsi="Arial" w:cs="Arial"/>
            <w:color w:val="000000" w:themeColor="text1"/>
            <w:sz w:val="26"/>
            <w:szCs w:val="26"/>
          </w:rPr>
          <w:delText xml:space="preserve"> Turma, </w:delText>
        </w:r>
        <w:r>
          <w:rPr>
            <w:rFonts w:ascii="Arial" w:eastAsia="Arial" w:hAnsi="Arial" w:cs="Arial"/>
            <w:color w:val="000000" w:themeColor="text1"/>
            <w:sz w:val="26"/>
            <w:szCs w:val="26"/>
          </w:rPr>
          <w:delText xml:space="preserve">j.</w:delText>
        </w:r>
        <w:r>
          <w:rPr>
            <w:rFonts w:ascii="Arial" w:eastAsia="Arial" w:hAnsi="Arial" w:cs="Arial"/>
            <w:color w:val="000000" w:themeColor="text1"/>
            <w:sz w:val="26"/>
            <w:szCs w:val="26"/>
          </w:rPr>
          <w:delText xml:space="preserve"> 23/3/2026, DJEN 26/3/2026</w:delText>
        </w:r>
      </w:del>
      <w:ins w:id="1085" w:author="Assessor GDSXSR" w:date="2026-10-29T00:11:37Z">
        <w:r>
          <w:rPr>
            <w:rFonts w:ascii="Arial" w:eastAsia="Arial" w:hAnsi="Arial" w:cs="Arial"/>
            <w:color w:val="808080"/>
            <w:sz w:val="26"/>
            <w:szCs w:val="26"/>
          </w:rPr>
          <w:t xml:space="preserve">303</w:t>
        </w:r>
      </w:ins>
      <w:r>
        <w:rPr>
          <w:rFonts w:ascii="Arial" w:eastAsia="Arial" w:hAnsi="Arial" w:cs="Arial"/>
          <w:color w:val="000000" w:themeColor="text1"/>
          <w:sz w:val="26"/>
          <w:szCs w:val="26"/>
        </w:rPr>
        <w:t xml:space="preserve">; </w:t>
      </w:r>
      <w:r>
        <w:rPr>
          <w:rFonts w:ascii="Arial" w:eastAsia="Arial" w:hAnsi="Arial" w:cs="Arial"/>
          <w:color w:val="000000" w:themeColor="text1"/>
          <w:sz w:val="26"/>
          <w:szCs w:val="26"/>
        </w:rPr>
        <w:t xml:space="preserve">TJDFT, Acórdão 2165060, </w:t>
      </w:r>
      <w:del w:id="1086" w:author="Assessor GDSXSR" w:date="2026-10-29T00:11:37Z">
        <w:r>
          <w:rPr>
            <w:rFonts w:ascii="Arial" w:eastAsia="Arial" w:hAnsi="Arial" w:cs="Arial"/>
            <w:color w:val="000000" w:themeColor="text1"/>
            <w:sz w:val="26"/>
            <w:szCs w:val="26"/>
          </w:rPr>
          <w:delText xml:space="preserve">APC</w:delText>
        </w:r>
      </w:del>
      <w:ins w:id="1087" w:author="Assessor GDSXSR" w:date="2026-10-29T00:11:37Z">
        <w:r>
          <w:rPr>
            <w:rFonts w:ascii="Arial" w:eastAsia="Arial" w:hAnsi="Arial" w:cs="Arial"/>
            <w:color w:val="808080"/>
            <w:sz w:val="26"/>
            <w:szCs w:val="26"/>
          </w:rPr>
          <w:t xml:space="preserve">Processo nº</w:t>
        </w:r>
      </w:ins>
      <w:r>
        <w:rPr>
          <w:rFonts w:ascii="Arial" w:eastAsia="Arial" w:hAnsi="Arial" w:cs="Arial"/>
          <w:color w:val="000000" w:themeColor="text1"/>
          <w:sz w:val="26"/>
          <w:szCs w:val="26"/>
        </w:rPr>
        <w:t xml:space="preserve"> </w:t>
      </w:r>
      <w:r>
        <w:rPr>
          <w:rFonts w:ascii="Arial" w:eastAsia="Arial" w:hAnsi="Arial" w:cs="Arial"/>
          <w:color w:val="000000" w:themeColor="text1"/>
          <w:sz w:val="26"/>
          <w:szCs w:val="26"/>
        </w:rPr>
        <w:t xml:space="preserve">0718705-41.2025.8.07.0007, </w:t>
      </w:r>
      <w:r>
        <w:rPr>
          <w:rFonts w:ascii="Arial" w:eastAsia="Arial" w:hAnsi="Arial" w:cs="Arial"/>
          <w:color w:val="000000" w:themeColor="text1"/>
          <w:sz w:val="26"/>
          <w:szCs w:val="26"/>
        </w:rPr>
        <w:t xml:space="preserve">Rel. Des.</w:t>
      </w:r>
      <w:r>
        <w:rPr>
          <w:rFonts w:ascii="Arial" w:eastAsia="Arial" w:hAnsi="Arial" w:cs="Arial"/>
          <w:color w:val="000000" w:themeColor="text1"/>
          <w:sz w:val="26"/>
          <w:szCs w:val="26"/>
        </w:rPr>
        <w:t xml:space="preserve"> Arquibaldo Carneiro Portela, 6ª Turma Cível, </w:t>
      </w:r>
      <w:r>
        <w:rPr>
          <w:rFonts w:ascii="Arial" w:eastAsia="Arial" w:hAnsi="Arial" w:cs="Arial"/>
          <w:color w:val="000000" w:themeColor="text1"/>
          <w:sz w:val="26"/>
          <w:szCs w:val="26"/>
        </w:rPr>
        <w:t xml:space="preserve">j.</w:t>
      </w:r>
      <w:r>
        <w:rPr>
          <w:rFonts w:ascii="Arial" w:eastAsia="Arial" w:hAnsi="Arial" w:cs="Arial"/>
          <w:color w:val="000000" w:themeColor="text1"/>
          <w:sz w:val="26"/>
          <w:szCs w:val="26"/>
        </w:rPr>
        <w:t xml:space="preserve"> 12/</w:t>
      </w:r>
      <w:del w:id="1088" w:author="Assessor GDSXSR" w:date="2026-10-29T00:11:37Z">
        <w:r>
          <w:rPr>
            <w:rFonts w:ascii="Arial" w:eastAsia="Arial" w:hAnsi="Arial" w:cs="Arial"/>
            <w:color w:val="000000" w:themeColor="text1"/>
            <w:sz w:val="26"/>
            <w:szCs w:val="26"/>
          </w:rPr>
          <w:delText xml:space="preserve">8</w:delText>
        </w:r>
      </w:del>
      <w:ins w:id="1089" w:author="Assessor GDSXSR" w:date="2026-10-29T00:11:37Z">
        <w:r>
          <w:rPr>
            <w:rFonts w:ascii="Arial" w:eastAsia="Arial" w:hAnsi="Arial" w:cs="Arial"/>
            <w:color w:val="808080"/>
            <w:sz w:val="26"/>
            <w:szCs w:val="26"/>
          </w:rPr>
          <w:t xml:space="preserve">08</w:t>
        </w:r>
      </w:ins>
      <w:r>
        <w:rPr>
          <w:rFonts w:ascii="Arial" w:eastAsia="Arial" w:hAnsi="Arial" w:cs="Arial"/>
          <w:color w:val="000000" w:themeColor="text1"/>
          <w:sz w:val="26"/>
          <w:szCs w:val="26"/>
        </w:rPr>
        <w:t xml:space="preserve">/2026,</w:t>
      </w:r>
      <w:r>
        <w:rPr>
          <w:rFonts w:ascii="Arial" w:eastAsia="Arial" w:hAnsi="Arial" w:cs="Arial"/>
          <w:color w:val="000000" w:themeColor="text1"/>
          <w:sz w:val="26"/>
          <w:szCs w:val="26"/>
        </w:rPr>
        <w:t xml:space="preserve"> </w:t>
      </w:r>
      <w:r>
        <w:rPr>
          <w:rFonts w:ascii="Arial" w:eastAsia="Arial" w:hAnsi="Arial" w:cs="Arial"/>
          <w:color w:val="000000" w:themeColor="text1"/>
          <w:sz w:val="26"/>
          <w:szCs w:val="26"/>
        </w:rPr>
        <w:t xml:space="preserve">DJe </w:t>
      </w:r>
      <w:del w:id="1090" w:author="Assessor GDSXSR" w:date="2026-10-29T00:11:37Z">
        <w:r>
          <w:rPr>
            <w:rFonts w:ascii="Arial" w:eastAsia="Arial" w:hAnsi="Arial" w:cs="Arial"/>
            <w:color w:val="000000" w:themeColor="text1"/>
            <w:sz w:val="26"/>
            <w:szCs w:val="26"/>
          </w:rPr>
          <w:delText xml:space="preserve">2</w:delText>
        </w:r>
      </w:del>
      <w:ins w:id="1091" w:author="Assessor GDSXSR" w:date="2026-10-29T00:11:37Z">
        <w:r>
          <w:rPr>
            <w:rFonts w:ascii="Arial" w:eastAsia="Arial" w:hAnsi="Arial" w:cs="Arial"/>
            <w:color w:val="808080"/>
            <w:sz w:val="26"/>
            <w:szCs w:val="26"/>
          </w:rPr>
          <w:t xml:space="preserve">02</w:t>
        </w:r>
      </w:ins>
      <w:r>
        <w:rPr>
          <w:rFonts w:ascii="Arial" w:eastAsia="Arial" w:hAnsi="Arial" w:cs="Arial"/>
          <w:color w:val="000000" w:themeColor="text1"/>
          <w:sz w:val="26"/>
          <w:szCs w:val="26"/>
        </w:rPr>
        <w:t xml:space="preserve">/</w:t>
      </w:r>
      <w:del w:id="1092" w:author="Assessor GDSXSR" w:date="2026-10-29T00:11:37Z">
        <w:r>
          <w:rPr>
            <w:rFonts w:ascii="Arial" w:eastAsia="Arial" w:hAnsi="Arial" w:cs="Arial"/>
            <w:color w:val="000000" w:themeColor="text1"/>
            <w:sz w:val="26"/>
            <w:szCs w:val="26"/>
          </w:rPr>
          <w:delText xml:space="preserve">9</w:delText>
        </w:r>
      </w:del>
      <w:ins w:id="1093" w:author="Assessor GDSXSR" w:date="2026-10-29T00:11:37Z">
        <w:r>
          <w:rPr>
            <w:rFonts w:ascii="Arial" w:eastAsia="Arial" w:hAnsi="Arial" w:cs="Arial"/>
            <w:color w:val="808080"/>
            <w:sz w:val="26"/>
            <w:szCs w:val="26"/>
          </w:rPr>
          <w:t xml:space="preserve">09</w:t>
        </w:r>
      </w:ins>
      <w:r>
        <w:rPr>
          <w:rFonts w:ascii="Arial" w:eastAsia="Arial" w:hAnsi="Arial" w:cs="Arial"/>
          <w:color w:val="000000" w:themeColor="text1"/>
          <w:sz w:val="26"/>
          <w:szCs w:val="26"/>
        </w:rPr>
        <w:t xml:space="preserve">/2026</w:t>
      </w:r>
      <w:r>
        <w:rPr>
          <w:rFonts w:ascii="Arial" w:eastAsia="Arial" w:hAnsi="Arial" w:cs="Arial"/>
          <w:color w:val="000000" w:themeColor="text1"/>
          <w:sz w:val="26"/>
          <w:szCs w:val="26"/>
        </w:rPr>
        <w:t xml:space="preserve">; </w:t>
      </w:r>
      <w:r>
        <w:rPr>
          <w:rFonts w:ascii="Arial" w:eastAsia="Arial" w:hAnsi="Arial" w:cs="Arial"/>
          <w:color w:val="000000" w:themeColor="text1"/>
          <w:sz w:val="26"/>
          <w:szCs w:val="26"/>
        </w:rPr>
        <w:t xml:space="preserve">TJDFT, Acórdão 2169896, </w:t>
      </w:r>
      <w:del w:id="1094" w:author="Assessor GDSXSR" w:date="2026-10-29T00:11:37Z">
        <w:r>
          <w:rPr>
            <w:rFonts w:ascii="Arial" w:eastAsia="Arial" w:hAnsi="Arial" w:cs="Arial"/>
            <w:color w:val="000000" w:themeColor="text1"/>
            <w:sz w:val="26"/>
            <w:szCs w:val="26"/>
          </w:rPr>
          <w:delText xml:space="preserve">AGI</w:delText>
        </w:r>
      </w:del>
      <w:ins w:id="1095" w:author="Assessor GDSXSR" w:date="2026-10-29T00:11:37Z">
        <w:r>
          <w:rPr>
            <w:rFonts w:ascii="Arial" w:eastAsia="Arial" w:hAnsi="Arial" w:cs="Arial"/>
            <w:color w:val="808080"/>
            <w:sz w:val="26"/>
            <w:szCs w:val="26"/>
          </w:rPr>
          <w:t xml:space="preserve">Processo nº</w:t>
        </w:r>
      </w:ins>
      <w:r>
        <w:rPr>
          <w:rFonts w:ascii="Arial" w:eastAsia="Arial" w:hAnsi="Arial" w:cs="Arial"/>
          <w:color w:val="000000" w:themeColor="text1"/>
          <w:sz w:val="26"/>
          <w:szCs w:val="26"/>
        </w:rPr>
        <w:t xml:space="preserve"> </w:t>
      </w:r>
      <w:r>
        <w:rPr>
          <w:rFonts w:ascii="Arial" w:eastAsia="Arial" w:hAnsi="Arial" w:cs="Arial"/>
          <w:color w:val="000000" w:themeColor="text1"/>
          <w:sz w:val="26"/>
          <w:szCs w:val="26"/>
        </w:rPr>
        <w:t xml:space="preserve">0723642-81.2026.8.07.0000, </w:t>
      </w:r>
      <w:r>
        <w:rPr>
          <w:rFonts w:ascii="Arial" w:eastAsia="Arial" w:hAnsi="Arial" w:cs="Arial"/>
          <w:color w:val="000000" w:themeColor="text1"/>
          <w:sz w:val="26"/>
          <w:szCs w:val="26"/>
        </w:rPr>
        <w:t xml:space="preserve">Rel. Des.</w:t>
      </w:r>
      <w:r>
        <w:rPr>
          <w:rFonts w:ascii="Arial" w:eastAsia="Arial" w:hAnsi="Arial" w:cs="Arial"/>
          <w:color w:val="000000" w:themeColor="text1"/>
          <w:sz w:val="26"/>
          <w:szCs w:val="26"/>
        </w:rPr>
        <w:t xml:space="preserve"> Mário-Zam Belmiro, 4ª Turma Cível, </w:t>
      </w:r>
      <w:r>
        <w:rPr>
          <w:rFonts w:ascii="Arial" w:eastAsia="Arial" w:hAnsi="Arial" w:cs="Arial"/>
          <w:color w:val="000000" w:themeColor="text1"/>
          <w:sz w:val="26"/>
          <w:szCs w:val="26"/>
        </w:rPr>
        <w:t xml:space="preserve">j.</w:t>
      </w:r>
      <w:r>
        <w:rPr>
          <w:rFonts w:ascii="Arial" w:eastAsia="Arial" w:hAnsi="Arial" w:cs="Arial"/>
          <w:color w:val="000000" w:themeColor="text1"/>
          <w:sz w:val="26"/>
          <w:szCs w:val="26"/>
        </w:rPr>
        <w:t xml:space="preserve"> 26/</w:t>
      </w:r>
      <w:del w:id="1096" w:author="Assessor GDSXSR" w:date="2026-10-29T00:11:37Z">
        <w:r>
          <w:rPr>
            <w:rFonts w:ascii="Arial" w:eastAsia="Arial" w:hAnsi="Arial" w:cs="Arial"/>
            <w:color w:val="000000" w:themeColor="text1"/>
            <w:sz w:val="26"/>
            <w:szCs w:val="26"/>
          </w:rPr>
          <w:delText xml:space="preserve">8</w:delText>
        </w:r>
      </w:del>
      <w:ins w:id="1097" w:author="Assessor GDSXSR" w:date="2026-10-29T00:11:37Z">
        <w:r>
          <w:rPr>
            <w:rFonts w:ascii="Arial" w:eastAsia="Arial" w:hAnsi="Arial" w:cs="Arial"/>
            <w:color w:val="808080"/>
            <w:sz w:val="26"/>
            <w:szCs w:val="26"/>
          </w:rPr>
          <w:t xml:space="preserve">08</w:t>
        </w:r>
      </w:ins>
      <w:r>
        <w:rPr>
          <w:rFonts w:ascii="Arial" w:eastAsia="Arial" w:hAnsi="Arial" w:cs="Arial"/>
          <w:color w:val="000000" w:themeColor="text1"/>
          <w:sz w:val="26"/>
          <w:szCs w:val="26"/>
        </w:rPr>
        <w:t xml:space="preserve">/2026, DJe 15/</w:t>
      </w:r>
      <w:del w:id="1098" w:author="Assessor GDSXSR" w:date="2026-10-29T00:11:37Z">
        <w:r>
          <w:rPr>
            <w:rFonts w:ascii="Arial" w:eastAsia="Arial" w:hAnsi="Arial" w:cs="Arial"/>
            <w:color w:val="000000" w:themeColor="text1"/>
            <w:sz w:val="26"/>
            <w:szCs w:val="26"/>
          </w:rPr>
          <w:delText xml:space="preserve">9</w:delText>
        </w:r>
      </w:del>
      <w:ins w:id="1099" w:author="Assessor GDSXSR" w:date="2026-10-29T00:11:37Z">
        <w:r>
          <w:rPr>
            <w:rFonts w:ascii="Arial" w:eastAsia="Arial" w:hAnsi="Arial" w:cs="Arial"/>
            <w:color w:val="808080"/>
            <w:sz w:val="26"/>
            <w:szCs w:val="26"/>
          </w:rPr>
          <w:t xml:space="preserve">09</w:t>
        </w:r>
      </w:ins>
      <w:r>
        <w:rPr>
          <w:rFonts w:ascii="Arial" w:eastAsia="Arial" w:hAnsi="Arial" w:cs="Arial"/>
          <w:color w:val="000000" w:themeColor="text1"/>
          <w:sz w:val="26"/>
          <w:szCs w:val="26"/>
        </w:rPr>
        <w:t xml:space="preserve">/2026</w:t>
      </w:r>
      <w:r>
        <w:rPr>
          <w:rFonts w:ascii="Arial" w:eastAsia="Arial" w:hAnsi="Arial" w:cs="Arial"/>
          <w:color w:val="000000" w:themeColor="text1"/>
          <w:sz w:val="26"/>
          <w:szCs w:val="26"/>
        </w:rPr>
        <w:t xml:space="preserve">; </w:t>
      </w:r>
      <w:del w:id="1100" w:author="Assessor GDSXSR" w:date="2026-10-29T00:11:37Z">
        <w:r>
          <w:rPr>
            <w:rFonts w:ascii="Arial" w:eastAsia="Arial" w:hAnsi="Arial" w:cs="Arial"/>
            <w:color w:val="000000" w:themeColor="text1"/>
            <w:sz w:val="26"/>
            <w:szCs w:val="26"/>
          </w:rPr>
          <w:delText xml:space="preserve">TJDFT</w:delText>
        </w:r>
      </w:del>
      <w:ins w:id="1101" w:author="Assessor GDSXSR" w:date="2026-10-29T00:11:37Z">
        <w:r>
          <w:rPr>
            <w:rFonts w:ascii="Arial" w:eastAsia="Arial" w:hAnsi="Arial" w:cs="Arial"/>
            <w:color w:val="808080"/>
            <w:sz w:val="26"/>
            <w:szCs w:val="26"/>
          </w:rPr>
          <w:t xml:space="preserve">STJ</w:t>
        </w:r>
      </w:ins>
      <w:r>
        <w:rPr>
          <w:rFonts w:ascii="Arial" w:eastAsia="Arial" w:hAnsi="Arial" w:cs="Arial"/>
          <w:color w:val="000000" w:themeColor="text1"/>
          <w:sz w:val="26"/>
          <w:szCs w:val="26"/>
        </w:rPr>
        <w:t xml:space="preserve">, </w:t>
      </w:r>
      <w:del w:id="1102" w:author="Assessor GDSXSR" w:date="2026-10-29T00:11:37Z">
        <w:r>
          <w:rPr>
            <w:rFonts w:ascii="Arial" w:eastAsia="Arial" w:hAnsi="Arial" w:cs="Arial"/>
            <w:color w:val="000000" w:themeColor="text1"/>
            <w:sz w:val="26"/>
            <w:szCs w:val="26"/>
          </w:rPr>
          <w:delText xml:space="preserve">Acórdão</w:delText>
        </w:r>
      </w:del>
      <w:ins w:id="1103" w:author="Assessor GDSXSR" w:date="2026-10-29T00:11:37Z">
        <w:r>
          <w:rPr>
            <w:rFonts w:ascii="Arial" w:eastAsia="Arial" w:hAnsi="Arial" w:cs="Arial"/>
            <w:color w:val="808080"/>
            <w:sz w:val="26"/>
            <w:szCs w:val="26"/>
          </w:rPr>
          <w:t xml:space="preserve">REsp</w:t>
        </w:r>
      </w:ins>
      <w:r>
        <w:rPr>
          <w:rFonts w:ascii="Arial" w:eastAsia="Arial" w:hAnsi="Arial" w:cs="Arial"/>
          <w:color w:val="000000" w:themeColor="text1"/>
          <w:sz w:val="26"/>
          <w:szCs w:val="26"/>
        </w:rPr>
        <w:t xml:space="preserve"> </w:t>
      </w:r>
      <w:del w:id="1104" w:author="Assessor GDSXSR" w:date="2026-10-29T00:11:37Z">
        <w:r>
          <w:rPr>
            <w:rFonts w:ascii="Arial" w:eastAsia="Arial" w:hAnsi="Arial" w:cs="Arial"/>
            <w:color w:val="000000" w:themeColor="text1"/>
            <w:sz w:val="26"/>
            <w:szCs w:val="26"/>
          </w:rPr>
          <w:delText xml:space="preserve">2056764,</w:delText>
        </w:r>
      </w:del>
      <w:ins w:id="1105" w:author="Assessor GDSXSR" w:date="2026-10-29T00:11:37Z">
        <w:r>
          <w:rPr>
            <w:rFonts w:ascii="Arial" w:eastAsia="Arial" w:hAnsi="Arial" w:cs="Arial"/>
            <w:color w:val="808080"/>
            <w:sz w:val="26"/>
            <w:szCs w:val="26"/>
          </w:rPr>
          <w:t xml:space="preserve">nº</w:t>
        </w:r>
      </w:ins>
      <w:r>
        <w:rPr>
          <w:rFonts w:ascii="Arial" w:eastAsia="Arial" w:hAnsi="Arial" w:cs="Arial"/>
          <w:color w:val="000000" w:themeColor="text1"/>
          <w:sz w:val="26"/>
          <w:szCs w:val="26"/>
        </w:rPr>
        <w:t xml:space="preserve"> </w:t>
      </w:r>
      <w:del w:id="1106" w:author="Assessor GDSXSR" w:date="2026-10-29T00:11:37Z">
        <w:r>
          <w:rPr>
            <w:rFonts w:ascii="Arial" w:eastAsia="Arial" w:hAnsi="Arial" w:cs="Arial"/>
            <w:color w:val="000000" w:themeColor="text1"/>
            <w:sz w:val="26"/>
            <w:szCs w:val="26"/>
          </w:rPr>
          <w:delText xml:space="preserve">APC </w:delText>
        </w:r>
        <w:r>
          <w:rPr>
            <w:rFonts w:ascii="Arial" w:eastAsia="Arial" w:hAnsi="Arial" w:cs="Arial"/>
            <w:color w:val="000000" w:themeColor="text1"/>
            <w:sz w:val="26"/>
            <w:szCs w:val="26"/>
          </w:rPr>
          <w:delText xml:space="preserve">0701441-75</w:delText>
        </w:r>
      </w:del>
      <w:ins w:id="1107" w:author="Assessor GDSXSR" w:date="2026-10-29T00:11:37Z">
        <w:r>
          <w:rPr>
            <w:rFonts w:ascii="Arial" w:eastAsia="Arial" w:hAnsi="Arial" w:cs="Arial"/>
            <w:color w:val="808080"/>
            <w:sz w:val="26"/>
            <w:szCs w:val="26"/>
          </w:rPr>
          <w:t xml:space="preserve">1</w:t>
        </w:r>
      </w:ins>
      <w:r>
        <w:rPr>
          <w:rFonts w:ascii="Arial" w:eastAsia="Arial" w:hAnsi="Arial" w:cs="Arial"/>
          <w:color w:val="000000" w:themeColor="text1"/>
          <w:sz w:val="26"/>
          <w:szCs w:val="26"/>
        </w:rPr>
        <w:t xml:space="preserve">.</w:t>
      </w:r>
      <w:del w:id="1108" w:author="Assessor GDSXSR" w:date="2026-10-29T00:11:37Z">
        <w:r>
          <w:rPr>
            <w:rFonts w:ascii="Arial" w:eastAsia="Arial" w:hAnsi="Arial" w:cs="Arial"/>
            <w:color w:val="000000" w:themeColor="text1"/>
            <w:sz w:val="26"/>
            <w:szCs w:val="26"/>
          </w:rPr>
          <w:delText xml:space="preserve">2025</w:delText>
        </w:r>
      </w:del>
      <w:ins w:id="1109" w:author="Assessor GDSXSR" w:date="2026-10-29T00:11:37Z">
        <w:r>
          <w:rPr>
            <w:rFonts w:ascii="Arial" w:eastAsia="Arial" w:hAnsi="Arial" w:cs="Arial"/>
            <w:color w:val="808080"/>
            <w:sz w:val="26"/>
            <w:szCs w:val="26"/>
          </w:rPr>
          <w:t xml:space="preserve">452</w:t>
        </w:r>
      </w:ins>
      <w:r>
        <w:rPr>
          <w:rFonts w:ascii="Arial" w:eastAsia="Arial" w:hAnsi="Arial" w:cs="Arial"/>
          <w:color w:val="000000" w:themeColor="text1"/>
          <w:sz w:val="26"/>
          <w:szCs w:val="26"/>
        </w:rPr>
        <w:t xml:space="preserve">.</w:t>
      </w:r>
      <w:del w:id="1110" w:author="Assessor GDSXSR" w:date="2026-10-29T00:11:37Z">
        <w:r>
          <w:rPr>
            <w:rFonts w:ascii="Arial" w:eastAsia="Arial" w:hAnsi="Arial" w:cs="Arial"/>
            <w:color w:val="000000" w:themeColor="text1"/>
            <w:sz w:val="26"/>
            <w:szCs w:val="26"/>
          </w:rPr>
          <w:delText xml:space="preserve">8.07.0018</w:delText>
        </w:r>
      </w:del>
      <w:ins w:id="1111" w:author="Assessor GDSXSR" w:date="2026-10-29T00:11:37Z">
        <w:r>
          <w:rPr>
            <w:rFonts w:ascii="Arial" w:eastAsia="Arial" w:hAnsi="Arial" w:cs="Arial"/>
            <w:color w:val="808080"/>
            <w:sz w:val="26"/>
            <w:szCs w:val="26"/>
          </w:rPr>
          <w:t xml:space="preserve">840/SP</w:t>
        </w:r>
      </w:ins>
      <w:r>
        <w:rPr>
          <w:rFonts w:ascii="Arial" w:eastAsia="Arial" w:hAnsi="Arial" w:cs="Arial"/>
          <w:color w:val="000000" w:themeColor="text1"/>
          <w:sz w:val="26"/>
          <w:szCs w:val="26"/>
        </w:rPr>
        <w:t xml:space="preserve">, </w:t>
      </w:r>
      <w:r>
        <w:rPr>
          <w:rFonts w:ascii="Arial" w:eastAsia="Arial" w:hAnsi="Arial" w:cs="Arial"/>
          <w:color w:val="000000" w:themeColor="text1"/>
          <w:sz w:val="26"/>
          <w:szCs w:val="26"/>
        </w:rPr>
        <w:t xml:space="preserve">Rel. </w:t>
      </w:r>
      <w:del w:id="1112" w:author="Assessor GDSXSR" w:date="2026-10-29T00:11:37Z">
        <w:r>
          <w:rPr>
            <w:rFonts w:ascii="Arial" w:eastAsia="Arial" w:hAnsi="Arial" w:cs="Arial"/>
            <w:color w:val="000000" w:themeColor="text1"/>
            <w:sz w:val="26"/>
            <w:szCs w:val="26"/>
          </w:rPr>
          <w:delText xml:space="preserve">Des</w:delText>
        </w:r>
      </w:del>
      <w:ins w:id="1113" w:author="Assessor GDSXSR" w:date="2026-10-29T00:11:37Z">
        <w:r>
          <w:rPr>
            <w:rFonts w:ascii="Arial" w:eastAsia="Arial" w:hAnsi="Arial" w:cs="Arial"/>
            <w:color w:val="808080"/>
            <w:sz w:val="26"/>
            <w:szCs w:val="26"/>
          </w:rPr>
          <w:t xml:space="preserve">Min</w:t>
        </w:r>
      </w:ins>
      <w:r>
        <w:rPr>
          <w:rFonts w:ascii="Arial" w:eastAsia="Arial" w:hAnsi="Arial" w:cs="Arial"/>
          <w:color w:val="000000" w:themeColor="text1"/>
          <w:sz w:val="26"/>
          <w:szCs w:val="26"/>
        </w:rPr>
        <w:t xml:space="preserve">.</w:t>
      </w:r>
      <w:r>
        <w:rPr>
          <w:rFonts w:ascii="Arial" w:eastAsia="Arial" w:hAnsi="Arial" w:cs="Arial"/>
          <w:color w:val="000000" w:themeColor="text1"/>
          <w:sz w:val="26"/>
          <w:szCs w:val="26"/>
        </w:rPr>
        <w:t xml:space="preserve"> </w:t>
      </w:r>
      <w:del w:id="1114" w:author="Assessor GDSXSR" w:date="2026-10-29T00:11:37Z">
        <w:r>
          <w:rPr>
            <w:rFonts w:ascii="Arial" w:eastAsia="Arial" w:hAnsi="Arial" w:cs="Arial"/>
            <w:color w:val="000000" w:themeColor="text1"/>
            <w:sz w:val="26"/>
            <w:szCs w:val="26"/>
          </w:rPr>
          <w:delText xml:space="preserve">Aiston</w:delText>
        </w:r>
      </w:del>
      <w:ins w:id="1115" w:author="Assessor GDSXSR" w:date="2026-10-29T00:11:37Z">
        <w:r>
          <w:rPr>
            <w:rFonts w:ascii="Arial" w:eastAsia="Arial" w:hAnsi="Arial" w:cs="Arial"/>
            <w:color w:val="808080"/>
            <w:sz w:val="26"/>
            <w:szCs w:val="26"/>
          </w:rPr>
          <w:t xml:space="preserve">Herman</w:t>
        </w:r>
      </w:ins>
      <w:r>
        <w:rPr>
          <w:rFonts w:ascii="Arial" w:eastAsia="Arial" w:hAnsi="Arial" w:cs="Arial"/>
          <w:color w:val="000000" w:themeColor="text1"/>
          <w:sz w:val="26"/>
          <w:szCs w:val="26"/>
        </w:rPr>
        <w:t xml:space="preserve"> </w:t>
      </w:r>
      <w:del w:id="1116" w:author="Assessor GDSXSR" w:date="2026-10-29T00:11:37Z">
        <w:r>
          <w:rPr>
            <w:rFonts w:ascii="Arial" w:eastAsia="Arial" w:hAnsi="Arial" w:cs="Arial"/>
            <w:color w:val="000000" w:themeColor="text1"/>
            <w:sz w:val="26"/>
            <w:szCs w:val="26"/>
          </w:rPr>
          <w:delText xml:space="preserve">Henrique </w:delText>
        </w:r>
        <w:r>
          <w:rPr>
            <w:rFonts w:ascii="Arial" w:eastAsia="Arial" w:hAnsi="Arial" w:cs="Arial"/>
            <w:color w:val="000000" w:themeColor="text1"/>
            <w:sz w:val="26"/>
            <w:szCs w:val="26"/>
          </w:rPr>
          <w:delText xml:space="preserve">d</w:delText>
        </w:r>
        <w:r>
          <w:rPr>
            <w:rFonts w:ascii="Arial" w:eastAsia="Arial" w:hAnsi="Arial" w:cs="Arial"/>
            <w:color w:val="000000" w:themeColor="text1"/>
            <w:sz w:val="26"/>
            <w:szCs w:val="26"/>
          </w:rPr>
          <w:delText xml:space="preserve">e Sousa</w:delText>
        </w:r>
      </w:del>
      <w:ins w:id="1117" w:author="Assessor GDSXSR" w:date="2026-10-29T00:11:37Z">
        <w:r>
          <w:rPr>
            <w:rFonts w:ascii="Arial" w:eastAsia="Arial" w:hAnsi="Arial" w:cs="Arial"/>
            <w:color w:val="808080"/>
            <w:sz w:val="26"/>
            <w:szCs w:val="26"/>
          </w:rPr>
          <w:t xml:space="preserve">Benjamin</w:t>
        </w:r>
      </w:ins>
      <w:r>
        <w:rPr>
          <w:rFonts w:ascii="Arial" w:eastAsia="Arial" w:hAnsi="Arial" w:cs="Arial"/>
          <w:color w:val="000000" w:themeColor="text1"/>
          <w:sz w:val="26"/>
          <w:szCs w:val="26"/>
        </w:rPr>
        <w:t xml:space="preserve">, </w:t>
      </w:r>
      <w:del w:id="1118" w:author="Assessor GDSXSR" w:date="2026-10-29T00:11:37Z">
        <w:r>
          <w:rPr>
            <w:rFonts w:ascii="Arial" w:eastAsia="Arial" w:hAnsi="Arial" w:cs="Arial"/>
            <w:color w:val="000000" w:themeColor="text1"/>
            <w:sz w:val="26"/>
            <w:szCs w:val="26"/>
          </w:rPr>
          <w:delText xml:space="preserve">4ª</w:delText>
        </w:r>
      </w:del>
      <w:ins w:id="1119" w:author="Assessor GDSXSR" w:date="2026-10-29T00:11:37Z">
        <w:r>
          <w:rPr>
            <w:rFonts w:ascii="Arial" w:eastAsia="Arial" w:hAnsi="Arial" w:cs="Arial"/>
            <w:color w:val="808080"/>
            <w:sz w:val="26"/>
            <w:szCs w:val="26"/>
          </w:rPr>
          <w:t xml:space="preserve">Primeira</w:t>
        </w:r>
      </w:ins>
      <w:r>
        <w:rPr>
          <w:rFonts w:ascii="Arial" w:eastAsia="Arial" w:hAnsi="Arial" w:cs="Arial"/>
          <w:color w:val="000000" w:themeColor="text1"/>
          <w:sz w:val="26"/>
          <w:szCs w:val="26"/>
        </w:rPr>
        <w:t xml:space="preserve"> </w:t>
      </w:r>
      <w:del w:id="1120" w:author="Assessor GDSXSR" w:date="2026-10-29T00:11:37Z">
        <w:r>
          <w:rPr>
            <w:rFonts w:ascii="Arial" w:eastAsia="Arial" w:hAnsi="Arial" w:cs="Arial"/>
            <w:color w:val="000000" w:themeColor="text1"/>
            <w:sz w:val="26"/>
            <w:szCs w:val="26"/>
          </w:rPr>
          <w:delText xml:space="preserve">Turma Cível</w:delText>
        </w:r>
      </w:del>
      <w:ins w:id="1121" w:author="Assessor GDSXSR" w:date="2026-10-29T00:11:37Z">
        <w:r>
          <w:rPr>
            <w:rFonts w:ascii="Arial" w:eastAsia="Arial" w:hAnsi="Arial" w:cs="Arial"/>
            <w:color w:val="808080"/>
            <w:sz w:val="26"/>
            <w:szCs w:val="26"/>
          </w:rPr>
          <w:t xml:space="preserve">Seção</w:t>
        </w:r>
      </w:ins>
      <w:r>
        <w:rPr>
          <w:rFonts w:ascii="Arial" w:eastAsia="Arial" w:hAnsi="Arial" w:cs="Arial"/>
          <w:color w:val="000000" w:themeColor="text1"/>
          <w:sz w:val="26"/>
          <w:szCs w:val="26"/>
        </w:rPr>
        <w:t xml:space="preserve">, </w:t>
      </w:r>
      <w:r>
        <w:rPr>
          <w:rFonts w:ascii="Arial" w:eastAsia="Arial" w:hAnsi="Arial" w:cs="Arial"/>
          <w:color w:val="000000" w:themeColor="text1"/>
          <w:sz w:val="26"/>
          <w:szCs w:val="26"/>
        </w:rPr>
        <w:t xml:space="preserve">j.</w:t>
      </w:r>
      <w:r>
        <w:rPr>
          <w:rFonts w:ascii="Arial" w:eastAsia="Arial" w:hAnsi="Arial" w:cs="Arial"/>
          <w:color w:val="000000" w:themeColor="text1"/>
          <w:sz w:val="26"/>
          <w:szCs w:val="26"/>
        </w:rPr>
        <w:t xml:space="preserve"> </w:t>
      </w:r>
      <w:del w:id="1122" w:author="Assessor GDSXSR" w:date="2026-10-29T00:11:37Z">
        <w:r>
          <w:rPr>
            <w:rFonts w:ascii="Arial" w:eastAsia="Arial" w:hAnsi="Arial" w:cs="Arial"/>
            <w:color w:val="000000" w:themeColor="text1"/>
            <w:sz w:val="26"/>
            <w:szCs w:val="26"/>
          </w:rPr>
          <w:delText xml:space="preserve">22</w:delText>
        </w:r>
      </w:del>
      <w:ins w:id="1123" w:author="Assessor GDSXSR" w:date="2026-10-29T00:11:37Z">
        <w:r>
          <w:rPr>
            <w:rFonts w:ascii="Arial" w:eastAsia="Arial" w:hAnsi="Arial" w:cs="Arial"/>
            <w:color w:val="808080"/>
            <w:sz w:val="26"/>
            <w:szCs w:val="26"/>
          </w:rPr>
          <w:t xml:space="preserve">14</w:t>
        </w:r>
      </w:ins>
      <w:r>
        <w:rPr>
          <w:rFonts w:ascii="Arial" w:eastAsia="Arial" w:hAnsi="Arial" w:cs="Arial"/>
          <w:color w:val="000000" w:themeColor="text1"/>
          <w:sz w:val="26"/>
          <w:szCs w:val="26"/>
        </w:rPr>
        <w:t xml:space="preserve">/</w:t>
      </w:r>
      <w:del w:id="1124" w:author="Assessor GDSXSR" w:date="2026-10-29T00:11:37Z">
        <w:r>
          <w:rPr>
            <w:rFonts w:ascii="Arial" w:eastAsia="Arial" w:hAnsi="Arial" w:cs="Arial"/>
            <w:color w:val="000000" w:themeColor="text1"/>
            <w:sz w:val="26"/>
            <w:szCs w:val="26"/>
          </w:rPr>
          <w:delText xml:space="preserve">10</w:delText>
        </w:r>
      </w:del>
      <w:ins w:id="1125" w:author="Assessor GDSXSR" w:date="2026-10-29T00:11:37Z">
        <w:r>
          <w:rPr>
            <w:rFonts w:ascii="Arial" w:eastAsia="Arial" w:hAnsi="Arial" w:cs="Arial"/>
            <w:color w:val="808080"/>
            <w:sz w:val="26"/>
            <w:szCs w:val="26"/>
          </w:rPr>
          <w:t xml:space="preserve">09</w:t>
        </w:r>
      </w:ins>
      <w:r>
        <w:rPr>
          <w:rFonts w:ascii="Arial" w:eastAsia="Arial" w:hAnsi="Arial" w:cs="Arial"/>
          <w:color w:val="000000" w:themeColor="text1"/>
          <w:sz w:val="26"/>
          <w:szCs w:val="26"/>
        </w:rPr>
        <w:t xml:space="preserve">/</w:t>
      </w:r>
      <w:del w:id="1126" w:author="Assessor GDSXSR" w:date="2026-10-29T00:11:37Z">
        <w:r>
          <w:rPr>
            <w:rFonts w:ascii="Arial" w:eastAsia="Arial" w:hAnsi="Arial" w:cs="Arial"/>
            <w:color w:val="000000" w:themeColor="text1"/>
            <w:sz w:val="26"/>
            <w:szCs w:val="26"/>
          </w:rPr>
          <w:delText xml:space="preserve">2025</w:delText>
        </w:r>
      </w:del>
      <w:ins w:id="1127" w:author="Assessor GDSXSR" w:date="2026-10-29T00:11:37Z">
        <w:r>
          <w:rPr>
            <w:rFonts w:ascii="Arial" w:eastAsia="Arial" w:hAnsi="Arial" w:cs="Arial"/>
            <w:color w:val="808080"/>
            <w:sz w:val="26"/>
            <w:szCs w:val="26"/>
          </w:rPr>
          <w:t xml:space="preserve">2016</w:t>
        </w:r>
      </w:ins>
      <w:r>
        <w:rPr>
          <w:rFonts w:ascii="Arial" w:eastAsia="Arial" w:hAnsi="Arial" w:cs="Arial"/>
          <w:color w:val="000000" w:themeColor="text1"/>
          <w:sz w:val="26"/>
          <w:szCs w:val="26"/>
        </w:rPr>
        <w:t xml:space="preserve">, DJe </w:t>
      </w:r>
      <w:del w:id="1128" w:author="Assessor GDSXSR" w:date="2026-10-29T00:11:37Z">
        <w:r>
          <w:rPr>
            <w:rFonts w:ascii="Arial" w:eastAsia="Arial" w:hAnsi="Arial" w:cs="Arial"/>
            <w:color w:val="000000" w:themeColor="text1"/>
            <w:sz w:val="26"/>
            <w:szCs w:val="26"/>
          </w:rPr>
          <w:delText xml:space="preserve">3</w:delText>
        </w:r>
      </w:del>
      <w:ins w:id="1129" w:author="Assessor GDSXSR" w:date="2026-10-29T00:11:37Z">
        <w:r>
          <w:rPr>
            <w:rFonts w:ascii="Arial" w:eastAsia="Arial" w:hAnsi="Arial" w:cs="Arial"/>
            <w:color w:val="808080"/>
            <w:sz w:val="26"/>
            <w:szCs w:val="26"/>
          </w:rPr>
          <w:t xml:space="preserve">05</w:t>
        </w:r>
      </w:ins>
      <w:r>
        <w:rPr>
          <w:rFonts w:ascii="Arial" w:eastAsia="Arial" w:hAnsi="Arial" w:cs="Arial"/>
          <w:color w:val="000000" w:themeColor="text1"/>
          <w:sz w:val="26"/>
          <w:szCs w:val="26"/>
        </w:rPr>
        <w:t xml:space="preserve">/</w:t>
      </w:r>
      <w:del w:id="1130" w:author="Assessor GDSXSR" w:date="2026-10-29T00:11:37Z">
        <w:r>
          <w:rPr>
            <w:rFonts w:ascii="Arial" w:eastAsia="Arial" w:hAnsi="Arial" w:cs="Arial"/>
            <w:color w:val="000000" w:themeColor="text1"/>
            <w:sz w:val="26"/>
            <w:szCs w:val="26"/>
          </w:rPr>
          <w:delText xml:space="preserve">11</w:delText>
        </w:r>
      </w:del>
      <w:ins w:id="1131" w:author="Assessor GDSXSR" w:date="2026-10-29T00:11:37Z">
        <w:r>
          <w:rPr>
            <w:rFonts w:ascii="Arial" w:eastAsia="Arial" w:hAnsi="Arial" w:cs="Arial"/>
            <w:color w:val="808080"/>
            <w:sz w:val="26"/>
            <w:szCs w:val="26"/>
          </w:rPr>
          <w:t xml:space="preserve">10</w:t>
        </w:r>
      </w:ins>
      <w:r>
        <w:rPr>
          <w:rFonts w:ascii="Arial" w:eastAsia="Arial" w:hAnsi="Arial" w:cs="Arial"/>
          <w:color w:val="000000" w:themeColor="text1"/>
          <w:sz w:val="26"/>
          <w:szCs w:val="26"/>
        </w:rPr>
        <w:t xml:space="preserve">/</w:t>
      </w:r>
      <w:del w:id="1132" w:author="Assessor GDSXSR" w:date="2026-10-29T00:11:37Z">
        <w:r>
          <w:rPr>
            <w:rFonts w:ascii="Arial" w:eastAsia="Arial" w:hAnsi="Arial" w:cs="Arial"/>
            <w:color w:val="000000" w:themeColor="text1"/>
            <w:sz w:val="26"/>
            <w:szCs w:val="26"/>
          </w:rPr>
          <w:delText xml:space="preserve">2025</w:delText>
        </w:r>
      </w:del>
      <w:ins w:id="1133" w:author="Assessor GDSXSR" w:date="2026-10-29T00:11:37Z">
        <w:r>
          <w:rPr>
            <w:rFonts w:ascii="Arial" w:eastAsia="Arial" w:hAnsi="Arial" w:cs="Arial"/>
            <w:color w:val="808080"/>
            <w:sz w:val="26"/>
            <w:szCs w:val="26"/>
          </w:rPr>
          <w:t xml:space="preserve">2016, Tema Repetitivo 872</w:t>
        </w:r>
      </w:ins>
      <w:r>
        <w:rPr>
          <w:rFonts w:ascii="Arial" w:eastAsia="Arial" w:hAnsi="Arial" w:cs="Arial"/>
          <w:color w:val="000000" w:themeColor="text1"/>
          <w:sz w:val="26"/>
          <w:szCs w:val="26"/>
        </w:rPr>
        <w:t xml:space="preserve">; </w:t>
      </w:r>
      <w:r>
        <w:rPr>
          <w:rFonts w:ascii="Arial" w:eastAsia="Arial" w:hAnsi="Arial" w:cs="Arial"/>
          <w:color w:val="000000" w:themeColor="text1"/>
          <w:sz w:val="26"/>
          <w:szCs w:val="26"/>
        </w:rPr>
        <w:t xml:space="preserve">TJDFT, Acórdão 2113220, </w:t>
      </w:r>
      <w:del w:id="1134" w:author="Assessor GDSXSR" w:date="2026-10-29T00:11:37Z">
        <w:r>
          <w:rPr>
            <w:rFonts w:ascii="Arial" w:eastAsia="Arial" w:hAnsi="Arial" w:cs="Arial"/>
            <w:color w:val="000000" w:themeColor="text1"/>
            <w:sz w:val="26"/>
            <w:szCs w:val="26"/>
          </w:rPr>
          <w:delText xml:space="preserve">APC</w:delText>
        </w:r>
      </w:del>
      <w:ins w:id="1135" w:author="Assessor GDSXSR" w:date="2026-10-29T00:11:37Z">
        <w:r>
          <w:rPr>
            <w:rFonts w:ascii="Arial" w:eastAsia="Arial" w:hAnsi="Arial" w:cs="Arial"/>
            <w:color w:val="808080"/>
            <w:sz w:val="26"/>
            <w:szCs w:val="26"/>
          </w:rPr>
          <w:t xml:space="preserve">Processo nº</w:t>
        </w:r>
      </w:ins>
      <w:r>
        <w:rPr>
          <w:rFonts w:ascii="Arial" w:eastAsia="Arial" w:hAnsi="Arial" w:cs="Arial"/>
          <w:color w:val="000000" w:themeColor="text1"/>
          <w:sz w:val="26"/>
          <w:szCs w:val="26"/>
        </w:rPr>
        <w:t xml:space="preserve"> </w:t>
      </w:r>
      <w:r>
        <w:rPr>
          <w:rFonts w:ascii="Arial" w:eastAsia="Arial" w:hAnsi="Arial" w:cs="Arial"/>
          <w:color w:val="000000" w:themeColor="text1"/>
          <w:sz w:val="26"/>
          <w:szCs w:val="26"/>
        </w:rPr>
        <w:t xml:space="preserve">0712286-17.2025.8.07.0003, </w:t>
      </w:r>
      <w:r>
        <w:rPr>
          <w:rFonts w:ascii="Arial" w:eastAsia="Arial" w:hAnsi="Arial" w:cs="Arial"/>
          <w:color w:val="000000" w:themeColor="text1"/>
          <w:sz w:val="26"/>
          <w:szCs w:val="26"/>
        </w:rPr>
        <w:t xml:space="preserve">Rel. Des.</w:t>
      </w:r>
      <w:r>
        <w:rPr>
          <w:rFonts w:ascii="Arial" w:eastAsia="Arial" w:hAnsi="Arial" w:cs="Arial"/>
          <w:color w:val="000000" w:themeColor="text1"/>
          <w:sz w:val="26"/>
          <w:szCs w:val="26"/>
        </w:rPr>
        <w:t xml:space="preserve"> Edi Maria Coutinho Bizzi, 4ª Turma Cível, </w:t>
      </w:r>
      <w:r>
        <w:rPr>
          <w:rFonts w:ascii="Arial" w:eastAsia="Arial" w:hAnsi="Arial" w:cs="Arial"/>
          <w:color w:val="000000" w:themeColor="text1"/>
          <w:sz w:val="26"/>
          <w:szCs w:val="26"/>
        </w:rPr>
        <w:t xml:space="preserve">j.</w:t>
      </w:r>
      <w:r>
        <w:rPr>
          <w:rFonts w:ascii="Arial" w:eastAsia="Arial" w:hAnsi="Arial" w:cs="Arial"/>
          <w:color w:val="000000" w:themeColor="text1"/>
          <w:sz w:val="26"/>
          <w:szCs w:val="26"/>
        </w:rPr>
        <w:t xml:space="preserve"> </w:t>
      </w:r>
      <w:del w:id="1136" w:author="Assessor GDSXSR" w:date="2026-10-29T00:11:37Z">
        <w:r>
          <w:rPr>
            <w:rFonts w:ascii="Arial" w:eastAsia="Arial" w:hAnsi="Arial" w:cs="Arial"/>
            <w:color w:val="000000" w:themeColor="text1"/>
            <w:sz w:val="26"/>
            <w:szCs w:val="26"/>
          </w:rPr>
          <w:delText xml:space="preserve">8</w:delText>
        </w:r>
      </w:del>
      <w:ins w:id="1137" w:author="Assessor GDSXSR" w:date="2026-10-29T00:11:37Z">
        <w:r>
          <w:rPr>
            <w:rFonts w:ascii="Arial" w:eastAsia="Arial" w:hAnsi="Arial" w:cs="Arial"/>
            <w:color w:val="808080"/>
            <w:sz w:val="26"/>
            <w:szCs w:val="26"/>
          </w:rPr>
          <w:t xml:space="preserve">08</w:t>
        </w:r>
      </w:ins>
      <w:r>
        <w:rPr>
          <w:rFonts w:ascii="Arial" w:eastAsia="Arial" w:hAnsi="Arial" w:cs="Arial"/>
          <w:color w:val="000000" w:themeColor="text1"/>
          <w:sz w:val="26"/>
          <w:szCs w:val="26"/>
        </w:rPr>
        <w:t xml:space="preserve">/</w:t>
      </w:r>
      <w:del w:id="1138" w:author="Assessor GDSXSR" w:date="2026-10-29T00:11:37Z">
        <w:r>
          <w:rPr>
            <w:rFonts w:ascii="Arial" w:eastAsia="Arial" w:hAnsi="Arial" w:cs="Arial"/>
            <w:color w:val="000000" w:themeColor="text1"/>
            <w:sz w:val="26"/>
            <w:szCs w:val="26"/>
          </w:rPr>
          <w:delText xml:space="preserve">4</w:delText>
        </w:r>
      </w:del>
      <w:ins w:id="1139" w:author="Assessor GDSXSR" w:date="2026-10-29T00:11:37Z">
        <w:r>
          <w:rPr>
            <w:rFonts w:ascii="Arial" w:eastAsia="Arial" w:hAnsi="Arial" w:cs="Arial"/>
            <w:color w:val="808080"/>
            <w:sz w:val="26"/>
            <w:szCs w:val="26"/>
          </w:rPr>
          <w:t xml:space="preserve">04</w:t>
        </w:r>
      </w:ins>
      <w:r>
        <w:rPr>
          <w:rFonts w:ascii="Arial" w:eastAsia="Arial" w:hAnsi="Arial" w:cs="Arial"/>
          <w:color w:val="000000" w:themeColor="text1"/>
          <w:sz w:val="26"/>
          <w:szCs w:val="26"/>
        </w:rPr>
        <w:t xml:space="preserve">/2026, DJe 30/</w:t>
      </w:r>
      <w:del w:id="1140" w:author="Assessor GDSXSR" w:date="2026-10-29T00:11:37Z">
        <w:r>
          <w:rPr>
            <w:rFonts w:ascii="Arial" w:eastAsia="Arial" w:hAnsi="Arial" w:cs="Arial"/>
            <w:color w:val="000000" w:themeColor="text1"/>
            <w:sz w:val="26"/>
            <w:szCs w:val="26"/>
          </w:rPr>
          <w:delText xml:space="preserve">4</w:delText>
        </w:r>
      </w:del>
      <w:ins w:id="1141" w:author="Assessor GDSXSR" w:date="2026-10-29T00:11:37Z">
        <w:r>
          <w:rPr>
            <w:rFonts w:ascii="Arial" w:eastAsia="Arial" w:hAnsi="Arial" w:cs="Arial"/>
            <w:color w:val="808080"/>
            <w:sz w:val="26"/>
            <w:szCs w:val="26"/>
          </w:rPr>
          <w:t xml:space="preserve">04</w:t>
        </w:r>
      </w:ins>
      <w:r>
        <w:rPr>
          <w:rFonts w:ascii="Arial" w:eastAsia="Arial" w:hAnsi="Arial" w:cs="Arial"/>
          <w:color w:val="000000" w:themeColor="text1"/>
          <w:sz w:val="26"/>
          <w:szCs w:val="26"/>
        </w:rPr>
        <w:t xml:space="preserve">/2026</w:t>
      </w:r>
      <w:r>
        <w:rPr>
          <w:rFonts w:ascii="Arial" w:eastAsia="Arial" w:hAnsi="Arial" w:cs="Arial"/>
          <w:color w:val="000000" w:themeColor="text1"/>
          <w:sz w:val="26"/>
          <w:szCs w:val="26"/>
        </w:rPr>
        <w:t xml:space="preserve">.</w:t>
      </w:r>
    </w:p>
    <w:p w14:paraId="667F2009" w14:textId="77777777" w:rsidR="000D2AC6" w:rsidRDefault="000D2AC6" w:rsidP="003D5C76">
      <w:pPr>
        <w:spacing w:after="0" w:line="240" w:lineRule="auto"/>
        <w:rPr>
          <w:rFonts w:cstheme="minorHAnsi"/>
          <w:b/>
          <w:bCs/>
          <w:color w:val="FF0000"/>
        </w:rPr>
      </w:pPr>
    </w:p>
    <w:p w14:paraId="0A3AD058" w14:textId="428AEBA6" w:rsidR="00D50959" w:rsidRDefault="00D50959" w:rsidP="009666D4">
      <w:pPr>
        <w:spacing w:after="0" w:line="240" w:lineRule="auto"/>
        <w:jc w:val="center"/>
        <w:rPr>
          <w:rFonts w:cstheme="minorHAnsi"/>
          <w:b/>
          <w:bCs/>
          <w:color w:val="FF0000"/>
        </w:rPr>
      </w:pPr>
      <w:r w:rsidRPr="00D50959">
        <w:rPr>
          <w:rFonts w:cstheme="minorHAnsi"/>
          <w:b/>
          <w:bCs/>
          <w:color w:val="FF0000"/>
        </w:rPr>
        <w:lastRenderedPageBreak/>
        <w:t>RESUMO DA APELAÇÃO</w:t>
      </w:r>
    </w:p>
    <w:p w14:paraId="62EE810B" w14:textId="77777777" w:rsidR="0041240D" w:rsidRPr="00D50959" w:rsidRDefault="0041240D" w:rsidP="009666D4">
      <w:pPr>
        <w:spacing w:after="0" w:line="240" w:lineRule="auto"/>
        <w:jc w:val="center"/>
        <w:rPr>
          <w:rFonts w:cstheme="minorHAnsi"/>
          <w:b/>
          <w:bCs/>
          <w:color w:val="FF0000"/>
        </w:rPr>
      </w:pPr>
    </w:p>
    <w:p w14:paraId="0D5776F8" w14:textId="77777777" w:rsidR="00D50959" w:rsidRPr="00D50959" w:rsidRDefault="00D50959" w:rsidP="009666D4">
      <w:pPr>
        <w:spacing w:after="0" w:line="240" w:lineRule="auto"/>
        <w:jc w:val="both"/>
        <w:rPr>
          <w:rFonts w:cstheme="minorHAnsi"/>
          <w:color w:val="FF0000"/>
        </w:rPr>
      </w:pPr>
      <w:r w:rsidRPr="00D50959">
        <w:rPr>
          <w:rFonts w:cstheme="minorHAnsi"/>
          <w:b/>
          <w:bCs/>
          <w:color w:val="FF0000"/>
        </w:rPr>
        <w:t>Apelante:</w:t>
      </w:r>
      <w:r w:rsidRPr="00D50959">
        <w:rPr>
          <w:rFonts w:cstheme="minorHAnsi"/>
          <w:color w:val="FF0000"/>
        </w:rPr>
        <w:t xml:space="preserve"> Alexandre Mendonça dos Santos</w:t>
      </w:r>
    </w:p>
    <w:p w14:paraId="6F7BC801" w14:textId="4B902A96" w:rsidR="00D50959" w:rsidRPr="00D50959" w:rsidRDefault="00D50959" w:rsidP="009666D4">
      <w:pPr>
        <w:spacing w:after="0" w:line="240" w:lineRule="auto"/>
        <w:jc w:val="both"/>
        <w:rPr>
          <w:rFonts w:cstheme="minorHAnsi"/>
          <w:color w:val="FF0000"/>
        </w:rPr>
      </w:pPr>
      <w:r w:rsidRPr="00D50959">
        <w:rPr>
          <w:rFonts w:cstheme="minorHAnsi"/>
          <w:b/>
          <w:bCs/>
          <w:color w:val="FF0000"/>
        </w:rPr>
        <w:t>Apelada:</w:t>
      </w:r>
      <w:r w:rsidRPr="00D50959">
        <w:rPr>
          <w:rFonts w:cstheme="minorHAnsi"/>
          <w:color w:val="FF0000"/>
        </w:rPr>
        <w:t xml:space="preserve"> </w:t>
      </w:r>
      <w:r w:rsidR="00110C6C" w:rsidRPr="00110C6C">
        <w:rPr>
          <w:rFonts w:cstheme="minorHAnsi"/>
          <w:color w:val="FF0000"/>
        </w:rPr>
        <w:t xml:space="preserve">A.M. Ind. </w:t>
      </w:r>
      <w:r w:rsidR="00110C6C">
        <w:rPr>
          <w:rFonts w:cstheme="minorHAnsi"/>
          <w:color w:val="FF0000"/>
        </w:rPr>
        <w:t>e</w:t>
      </w:r>
      <w:r w:rsidR="00110C6C" w:rsidRPr="00110C6C">
        <w:rPr>
          <w:rFonts w:cstheme="minorHAnsi"/>
          <w:color w:val="FF0000"/>
        </w:rPr>
        <w:t xml:space="preserve"> Com. </w:t>
      </w:r>
      <w:r w:rsidR="00110C6C">
        <w:rPr>
          <w:rFonts w:cstheme="minorHAnsi"/>
          <w:color w:val="FF0000"/>
        </w:rPr>
        <w:t>d</w:t>
      </w:r>
      <w:r w:rsidR="00110C6C" w:rsidRPr="00110C6C">
        <w:rPr>
          <w:rFonts w:cstheme="minorHAnsi"/>
          <w:color w:val="FF0000"/>
        </w:rPr>
        <w:t>e M</w:t>
      </w:r>
      <w:r w:rsidR="00110C6C">
        <w:rPr>
          <w:rFonts w:cstheme="minorHAnsi"/>
          <w:color w:val="FF0000"/>
        </w:rPr>
        <w:t>ó</w:t>
      </w:r>
      <w:r w:rsidR="00110C6C" w:rsidRPr="00110C6C">
        <w:rPr>
          <w:rFonts w:cstheme="minorHAnsi"/>
          <w:color w:val="FF0000"/>
        </w:rPr>
        <w:t>veis L</w:t>
      </w:r>
      <w:r w:rsidR="00110C6C">
        <w:rPr>
          <w:rFonts w:cstheme="minorHAnsi"/>
          <w:color w:val="FF0000"/>
        </w:rPr>
        <w:t>TDA</w:t>
      </w:r>
    </w:p>
    <w:p w14:paraId="05DB9E75" w14:textId="14894B1B" w:rsidR="009F6F65" w:rsidRDefault="00D50959" w:rsidP="009666D4">
      <w:pPr>
        <w:spacing w:after="0" w:line="240" w:lineRule="auto"/>
        <w:jc w:val="both"/>
        <w:rPr>
          <w:rFonts w:cstheme="minorHAnsi"/>
          <w:color w:val="FF0000"/>
        </w:rPr>
      </w:pPr>
      <w:r w:rsidRPr="00110C6C">
        <w:rPr>
          <w:rFonts w:cstheme="minorHAnsi"/>
          <w:b/>
          <w:bCs/>
          <w:color w:val="FF0000"/>
        </w:rPr>
        <w:t>Processo:</w:t>
      </w:r>
      <w:r w:rsidRPr="00D50959">
        <w:rPr>
          <w:rFonts w:cstheme="minorHAnsi"/>
          <w:color w:val="FF0000"/>
        </w:rPr>
        <w:t xml:space="preserve"> 0749310-85.2025.8.07.0001 (Embargos de Terceiro). O recurso foi interposto contra sentença que julgou procedentes os embargos de terceiro para desconstituir restrições judiciais incidentes sobre dois caminhões e condenou o embargado ao pagamento das custas e honorários advocatícios.</w:t>
      </w:r>
    </w:p>
    <w:p w14:paraId="5FDFAF1A" w14:textId="77777777" w:rsidR="000B436E" w:rsidRPr="00D50959" w:rsidRDefault="000B436E" w:rsidP="009666D4">
      <w:pPr>
        <w:spacing w:after="0" w:line="240" w:lineRule="auto"/>
        <w:jc w:val="both"/>
        <w:rPr>
          <w:rFonts w:cstheme="minorHAnsi"/>
          <w:color w:val="FF0000"/>
        </w:rPr>
      </w:pPr>
    </w:p>
    <w:p w14:paraId="050C465C" w14:textId="6A1AE6D8" w:rsidR="00D50959" w:rsidRPr="000B436E" w:rsidRDefault="000B436E" w:rsidP="009666D4">
      <w:pPr>
        <w:spacing w:after="0" w:line="240" w:lineRule="auto"/>
        <w:jc w:val="both"/>
        <w:rPr>
          <w:rFonts w:cstheme="minorHAnsi"/>
          <w:b/>
          <w:bCs/>
          <w:color w:val="FF0000"/>
        </w:rPr>
      </w:pPr>
      <w:r w:rsidRPr="000B436E">
        <w:rPr>
          <w:rFonts w:cstheme="minorHAnsi"/>
          <w:b/>
          <w:bCs/>
          <w:color w:val="FF0000"/>
        </w:rPr>
        <w:t>I.</w:t>
      </w:r>
      <w:r>
        <w:rPr>
          <w:rFonts w:cstheme="minorHAnsi"/>
          <w:b/>
          <w:bCs/>
          <w:color w:val="FF0000"/>
        </w:rPr>
        <w:t xml:space="preserve"> </w:t>
      </w:r>
      <w:r w:rsidR="00D50959" w:rsidRPr="000B436E">
        <w:rPr>
          <w:rFonts w:cstheme="minorHAnsi"/>
          <w:b/>
          <w:bCs/>
          <w:color w:val="FF0000"/>
        </w:rPr>
        <w:t>RAZÕES RECURSAIS</w:t>
      </w:r>
    </w:p>
    <w:p w14:paraId="42F3F730" w14:textId="77777777" w:rsidR="00D50959" w:rsidRPr="009F6F65" w:rsidRDefault="00D50959" w:rsidP="009666D4">
      <w:pPr>
        <w:spacing w:after="0" w:line="240" w:lineRule="auto"/>
        <w:jc w:val="both"/>
        <w:rPr>
          <w:rFonts w:cstheme="minorHAnsi"/>
          <w:b/>
          <w:bCs/>
          <w:color w:val="FF0000"/>
        </w:rPr>
      </w:pPr>
      <w:r w:rsidRPr="009F6F65">
        <w:rPr>
          <w:rFonts w:cstheme="minorHAnsi"/>
          <w:b/>
          <w:bCs/>
          <w:color w:val="FF0000"/>
        </w:rPr>
        <w:t>Intempestividade dos embargos de terceiro</w:t>
      </w:r>
    </w:p>
    <w:p w14:paraId="245EB605" w14:textId="5B65F1F7" w:rsidR="00D50959" w:rsidRDefault="009F6F65" w:rsidP="009666D4">
      <w:pPr>
        <w:spacing w:after="0" w:line="240" w:lineRule="auto"/>
        <w:jc w:val="both"/>
        <w:rPr>
          <w:rFonts w:cstheme="minorHAnsi"/>
          <w:color w:val="FF0000"/>
        </w:rPr>
      </w:pPr>
      <w:r w:rsidRPr="009F6F65">
        <w:rPr>
          <w:rFonts w:cstheme="minorHAnsi"/>
          <w:color w:val="FF0000"/>
        </w:rPr>
        <w:t>1.</w:t>
      </w:r>
      <w:r>
        <w:rPr>
          <w:rFonts w:cstheme="minorHAnsi"/>
          <w:color w:val="FF0000"/>
        </w:rPr>
        <w:t xml:space="preserve"> </w:t>
      </w:r>
      <w:r w:rsidR="00D50959" w:rsidRPr="009F6F65">
        <w:rPr>
          <w:rFonts w:cstheme="minorHAnsi"/>
          <w:color w:val="FF0000"/>
        </w:rPr>
        <w:t>Sustenta que os embargos de terceiro são intempestivos, pois o sócio-administrador da empresa embargante já possuía ciência inequívoca da constrição judicial desde a propositura de embargos anteriores envolvendo os mesmos veículos. Argumenta que a extinção daquela ação por ilegitimidade ativa não reabre nem renova o prazo para oposição de novos embargos.</w:t>
      </w:r>
    </w:p>
    <w:p w14:paraId="4C4E2A82" w14:textId="77777777" w:rsidR="009F6F65" w:rsidRPr="009F6F65" w:rsidRDefault="009F6F65" w:rsidP="009666D4">
      <w:pPr>
        <w:spacing w:after="0" w:line="240" w:lineRule="auto"/>
        <w:jc w:val="both"/>
        <w:rPr>
          <w:rFonts w:cstheme="minorHAnsi"/>
          <w:color w:val="FF0000"/>
        </w:rPr>
      </w:pPr>
    </w:p>
    <w:p w14:paraId="60799F87" w14:textId="77777777" w:rsidR="00D50959" w:rsidRPr="009F6F65" w:rsidRDefault="00D50959" w:rsidP="009666D4">
      <w:pPr>
        <w:spacing w:after="0" w:line="240" w:lineRule="auto"/>
        <w:jc w:val="both"/>
        <w:rPr>
          <w:rFonts w:cstheme="minorHAnsi"/>
          <w:b/>
          <w:bCs/>
          <w:color w:val="FF0000"/>
        </w:rPr>
      </w:pPr>
      <w:r w:rsidRPr="009F6F65">
        <w:rPr>
          <w:rFonts w:cstheme="minorHAnsi"/>
          <w:b/>
          <w:bCs/>
          <w:color w:val="FF0000"/>
        </w:rPr>
        <w:t>Comunicação do conhecimento do administrador à pessoa jurídica</w:t>
      </w:r>
    </w:p>
    <w:p w14:paraId="34E9E359" w14:textId="2611B25E" w:rsidR="00D50959" w:rsidRPr="009F6F65" w:rsidRDefault="009F6F65" w:rsidP="009666D4">
      <w:pPr>
        <w:spacing w:after="0" w:line="240" w:lineRule="auto"/>
        <w:jc w:val="both"/>
        <w:rPr>
          <w:rFonts w:cstheme="minorHAnsi"/>
          <w:color w:val="FF0000"/>
        </w:rPr>
      </w:pPr>
      <w:r w:rsidRPr="009F6F65">
        <w:rPr>
          <w:rFonts w:cstheme="minorHAnsi"/>
          <w:color w:val="FF0000"/>
        </w:rPr>
        <w:t>2.</w:t>
      </w:r>
      <w:r>
        <w:rPr>
          <w:rFonts w:cstheme="minorHAnsi"/>
          <w:color w:val="FF0000"/>
        </w:rPr>
        <w:t xml:space="preserve"> </w:t>
      </w:r>
      <w:r w:rsidR="00D50959" w:rsidRPr="009F6F65">
        <w:rPr>
          <w:rFonts w:cstheme="minorHAnsi"/>
          <w:color w:val="FF0000"/>
        </w:rPr>
        <w:t>Defende a aplicação da teoria da representação orgânica da pessoa jurídica, sustentando que a ciência adquirida pelo administrador se comunica à sociedade empresária. Assim, a empresa embargante teria conhecimento da constrição desde a primeira demanda judicial.</w:t>
      </w:r>
    </w:p>
    <w:p w14:paraId="36A1B8E3" w14:textId="77777777" w:rsidR="009F6F65" w:rsidRPr="009F6F65" w:rsidRDefault="009F6F65" w:rsidP="009666D4">
      <w:pPr>
        <w:spacing w:line="240" w:lineRule="auto"/>
      </w:pPr>
    </w:p>
    <w:p w14:paraId="0BC396FD" w14:textId="77777777" w:rsidR="00D50959" w:rsidRPr="009F6F65" w:rsidRDefault="00D50959" w:rsidP="009666D4">
      <w:pPr>
        <w:spacing w:after="0" w:line="240" w:lineRule="auto"/>
        <w:jc w:val="both"/>
        <w:rPr>
          <w:rFonts w:cstheme="minorHAnsi"/>
          <w:b/>
          <w:bCs/>
          <w:color w:val="FF0000"/>
        </w:rPr>
      </w:pPr>
      <w:r w:rsidRPr="009F6F65">
        <w:rPr>
          <w:rFonts w:cstheme="minorHAnsi"/>
          <w:b/>
          <w:bCs/>
          <w:color w:val="FF0000"/>
        </w:rPr>
        <w:t>Fraude à execução</w:t>
      </w:r>
    </w:p>
    <w:p w14:paraId="69843097" w14:textId="142CE466" w:rsidR="00D50959" w:rsidRPr="009F6F65" w:rsidRDefault="009F6F65" w:rsidP="009666D4">
      <w:pPr>
        <w:spacing w:after="0" w:line="240" w:lineRule="auto"/>
        <w:jc w:val="both"/>
        <w:rPr>
          <w:rFonts w:cstheme="minorHAnsi"/>
          <w:color w:val="FF0000"/>
        </w:rPr>
      </w:pPr>
      <w:r w:rsidRPr="009F6F65">
        <w:rPr>
          <w:rFonts w:cstheme="minorHAnsi"/>
          <w:color w:val="FF0000"/>
        </w:rPr>
        <w:t>3.</w:t>
      </w:r>
      <w:r>
        <w:rPr>
          <w:rFonts w:cstheme="minorHAnsi"/>
          <w:color w:val="FF0000"/>
        </w:rPr>
        <w:t xml:space="preserve"> </w:t>
      </w:r>
      <w:r w:rsidR="00D50959" w:rsidRPr="009F6F65">
        <w:rPr>
          <w:rFonts w:cstheme="minorHAnsi"/>
          <w:color w:val="FF0000"/>
        </w:rPr>
        <w:t>Alega que a alienação dos caminhões ocorreu após o ajuizamento da execução e após a citação válida da devedora originária, em contexto de ação capaz de reduzi-la à insolvência. Sustenta que a transferência não foi registrada perante o DETRAN e que a situação caracteriza fraude à execução, nos termos do art. 792, IV, do CPC.</w:t>
      </w:r>
    </w:p>
    <w:p w14:paraId="0727EC67" w14:textId="77777777" w:rsidR="009F6F65" w:rsidRPr="009F6F65" w:rsidRDefault="009F6F65" w:rsidP="009666D4">
      <w:pPr>
        <w:spacing w:line="240" w:lineRule="auto"/>
      </w:pPr>
    </w:p>
    <w:p w14:paraId="0F48F20A" w14:textId="77777777" w:rsidR="00D50959" w:rsidRPr="009F6F65" w:rsidRDefault="00D50959" w:rsidP="009666D4">
      <w:pPr>
        <w:spacing w:after="0" w:line="240" w:lineRule="auto"/>
        <w:jc w:val="both"/>
        <w:rPr>
          <w:rFonts w:cstheme="minorHAnsi"/>
          <w:b/>
          <w:bCs/>
          <w:color w:val="FF0000"/>
        </w:rPr>
      </w:pPr>
      <w:r w:rsidRPr="009F6F65">
        <w:rPr>
          <w:rFonts w:cstheme="minorHAnsi"/>
          <w:b/>
          <w:bCs/>
          <w:color w:val="FF0000"/>
        </w:rPr>
        <w:t>Ausência de registro da transferência e proteção da confiança nos registros públicos</w:t>
      </w:r>
    </w:p>
    <w:p w14:paraId="7C7A33A9" w14:textId="58A80441" w:rsidR="00D50959" w:rsidRDefault="00D50959" w:rsidP="009666D4">
      <w:pPr>
        <w:spacing w:after="0" w:line="240" w:lineRule="auto"/>
        <w:jc w:val="both"/>
        <w:rPr>
          <w:rFonts w:cstheme="minorHAnsi"/>
          <w:color w:val="FF0000"/>
        </w:rPr>
      </w:pPr>
      <w:r w:rsidRPr="00D50959">
        <w:rPr>
          <w:rFonts w:cstheme="minorHAnsi"/>
          <w:color w:val="FF0000"/>
        </w:rPr>
        <w:t>4. Argumenta que os veículos permaneceram registrados em nome da executada por vários anos após a alegada venda, circunstância que legitimou a constrição judicial. Defende que o adquirente assumiu o risco decorrente da falta de atualização cadastral e que o credor agiu confiando legitimamente nos registros públicos.</w:t>
      </w:r>
    </w:p>
    <w:p w14:paraId="739E64A4" w14:textId="77777777" w:rsidR="009F6F65" w:rsidRPr="00D50959" w:rsidRDefault="009F6F65" w:rsidP="009666D4">
      <w:pPr>
        <w:spacing w:after="0" w:line="240" w:lineRule="auto"/>
        <w:jc w:val="both"/>
        <w:rPr>
          <w:rFonts w:cstheme="minorHAnsi"/>
          <w:color w:val="FF0000"/>
        </w:rPr>
      </w:pPr>
    </w:p>
    <w:p w14:paraId="771CC5EA" w14:textId="77777777" w:rsidR="00D50959" w:rsidRPr="009F6F65" w:rsidRDefault="00D50959" w:rsidP="009666D4">
      <w:pPr>
        <w:spacing w:after="0" w:line="240" w:lineRule="auto"/>
        <w:jc w:val="both"/>
        <w:rPr>
          <w:rFonts w:cstheme="minorHAnsi"/>
          <w:b/>
          <w:bCs/>
          <w:color w:val="FF0000"/>
        </w:rPr>
      </w:pPr>
      <w:r w:rsidRPr="009F6F65">
        <w:rPr>
          <w:rFonts w:cstheme="minorHAnsi"/>
          <w:b/>
          <w:bCs/>
          <w:color w:val="FF0000"/>
        </w:rPr>
        <w:t>Inexistência de coisa julgada material nos embargos anteriores</w:t>
      </w:r>
    </w:p>
    <w:p w14:paraId="25E19506" w14:textId="1E87D9EC" w:rsidR="00D50959" w:rsidRDefault="00D50959" w:rsidP="009666D4">
      <w:pPr>
        <w:spacing w:after="0" w:line="240" w:lineRule="auto"/>
        <w:jc w:val="both"/>
        <w:rPr>
          <w:rFonts w:cstheme="minorHAnsi"/>
          <w:color w:val="FF0000"/>
        </w:rPr>
      </w:pPr>
      <w:r w:rsidRPr="00D50959">
        <w:rPr>
          <w:rFonts w:cstheme="minorHAnsi"/>
          <w:color w:val="FF0000"/>
        </w:rPr>
        <w:t>5. Sustenta que o acórdão proferido nos primeiros embargos de terceiro limitou-se a reconhecer a ilegitimidade ativa do autor, sem apreciar a propriedade dos veículos, a boa-fé da adquirente ou a existência de fraude à execução. Afirma que a sentença recorrida atribuiu efeitos materiais indevidos a decisão meramente terminativa.</w:t>
      </w:r>
    </w:p>
    <w:p w14:paraId="4A036AE0" w14:textId="77777777" w:rsidR="009F6F65" w:rsidRPr="00D50959" w:rsidRDefault="009F6F65" w:rsidP="009666D4">
      <w:pPr>
        <w:spacing w:after="0" w:line="240" w:lineRule="auto"/>
        <w:jc w:val="both"/>
        <w:rPr>
          <w:rFonts w:cstheme="minorHAnsi"/>
          <w:color w:val="FF0000"/>
        </w:rPr>
      </w:pPr>
    </w:p>
    <w:p w14:paraId="5A1EDA20" w14:textId="77777777" w:rsidR="00D50959" w:rsidRPr="009F6F65" w:rsidRDefault="00D50959" w:rsidP="009666D4">
      <w:pPr>
        <w:spacing w:after="0" w:line="240" w:lineRule="auto"/>
        <w:jc w:val="both"/>
        <w:rPr>
          <w:rFonts w:cstheme="minorHAnsi"/>
          <w:b/>
          <w:bCs/>
          <w:color w:val="FF0000"/>
        </w:rPr>
      </w:pPr>
      <w:r w:rsidRPr="009F6F65">
        <w:rPr>
          <w:rFonts w:cstheme="minorHAnsi"/>
          <w:b/>
          <w:bCs/>
          <w:color w:val="FF0000"/>
        </w:rPr>
        <w:t>Inadequada aplicação do Tema 872 do STJ</w:t>
      </w:r>
    </w:p>
    <w:p w14:paraId="6CA2DA62" w14:textId="0027E0C8" w:rsidR="00D50959" w:rsidRDefault="00D50959" w:rsidP="009666D4">
      <w:pPr>
        <w:spacing w:after="0" w:line="240" w:lineRule="auto"/>
        <w:jc w:val="both"/>
        <w:rPr>
          <w:rFonts w:cstheme="minorHAnsi"/>
          <w:color w:val="FF0000"/>
        </w:rPr>
      </w:pPr>
      <w:r w:rsidRPr="00D50959">
        <w:rPr>
          <w:rFonts w:cstheme="minorHAnsi"/>
          <w:color w:val="FF0000"/>
        </w:rPr>
        <w:t>6. Defende que a sentença aplicou incorretamente a tese firmada no Tema Repetitivo 872 do STJ ao concluir que o apelante, após tomar conhecimento da alegada transferência dos veículos, passou a responder pelos ônus sucumbenciais. Argumenta que o precedente exige ciência jurídica efetiva da titularidade do bem e não mera ciência da alegação formulada por terceiro.</w:t>
      </w:r>
    </w:p>
    <w:p w14:paraId="7CAFBE35" w14:textId="77777777" w:rsidR="009F6F65" w:rsidRPr="00D50959" w:rsidRDefault="009F6F65" w:rsidP="009666D4">
      <w:pPr>
        <w:spacing w:after="0" w:line="240" w:lineRule="auto"/>
        <w:jc w:val="both"/>
        <w:rPr>
          <w:rFonts w:cstheme="minorHAnsi"/>
          <w:color w:val="FF0000"/>
        </w:rPr>
      </w:pPr>
    </w:p>
    <w:p w14:paraId="3EA0DCDC" w14:textId="77777777" w:rsidR="00D50959" w:rsidRPr="009F6F65" w:rsidRDefault="00D50959" w:rsidP="009666D4">
      <w:pPr>
        <w:spacing w:after="0" w:line="240" w:lineRule="auto"/>
        <w:jc w:val="both"/>
        <w:rPr>
          <w:rFonts w:cstheme="minorHAnsi"/>
          <w:b/>
          <w:bCs/>
          <w:color w:val="FF0000"/>
        </w:rPr>
      </w:pPr>
      <w:r w:rsidRPr="009F6F65">
        <w:rPr>
          <w:rFonts w:cstheme="minorHAnsi"/>
          <w:b/>
          <w:bCs/>
          <w:color w:val="FF0000"/>
        </w:rPr>
        <w:t>Aplicação do princípio da causalidade e da Súmula 303 do STJ</w:t>
      </w:r>
    </w:p>
    <w:p w14:paraId="3C45B61E" w14:textId="7D20E261" w:rsidR="00D50959" w:rsidRDefault="00D50959" w:rsidP="009666D4">
      <w:pPr>
        <w:spacing w:after="0" w:line="240" w:lineRule="auto"/>
        <w:jc w:val="both"/>
        <w:rPr>
          <w:rFonts w:cstheme="minorHAnsi"/>
          <w:color w:val="FF0000"/>
        </w:rPr>
      </w:pPr>
      <w:r w:rsidRPr="00D50959">
        <w:rPr>
          <w:rFonts w:cstheme="minorHAnsi"/>
          <w:color w:val="FF0000"/>
        </w:rPr>
        <w:t>7. Sustenta que a própria conduta da embargante, ao não promover a transferência dos veículos nem regularizar sua situação cadastral por vários anos, foi a causa da constrição judicial. Defende, por isso, que os ônus sucumbenciais devem ser atribuídos à embargante, nos termos da Súmula 303 do STJ e do princípio da causalidade.</w:t>
      </w:r>
    </w:p>
    <w:p w14:paraId="2DDAFAE7" w14:textId="77777777" w:rsidR="009F6F65" w:rsidRPr="00D50959" w:rsidRDefault="009F6F65" w:rsidP="009666D4">
      <w:pPr>
        <w:spacing w:after="0" w:line="240" w:lineRule="auto"/>
        <w:jc w:val="both"/>
        <w:rPr>
          <w:rFonts w:cstheme="minorHAnsi"/>
          <w:color w:val="FF0000"/>
        </w:rPr>
      </w:pPr>
    </w:p>
    <w:p w14:paraId="596880B4" w14:textId="77777777" w:rsidR="00D50959" w:rsidRPr="009F6F65" w:rsidRDefault="00D50959" w:rsidP="009666D4">
      <w:pPr>
        <w:spacing w:after="0" w:line="240" w:lineRule="auto"/>
        <w:jc w:val="both"/>
        <w:rPr>
          <w:rFonts w:cstheme="minorHAnsi"/>
          <w:b/>
          <w:bCs/>
          <w:color w:val="FF0000"/>
        </w:rPr>
      </w:pPr>
      <w:r w:rsidRPr="009F6F65">
        <w:rPr>
          <w:rFonts w:cstheme="minorHAnsi"/>
          <w:b/>
          <w:bCs/>
          <w:color w:val="FF0000"/>
        </w:rPr>
        <w:t>Exercício regular do direito de defesa</w:t>
      </w:r>
    </w:p>
    <w:p w14:paraId="191E5122" w14:textId="44D8402B" w:rsidR="00D50959" w:rsidRDefault="00D50959" w:rsidP="009666D4">
      <w:pPr>
        <w:spacing w:after="0" w:line="240" w:lineRule="auto"/>
        <w:jc w:val="both"/>
        <w:rPr>
          <w:rFonts w:cstheme="minorHAnsi"/>
          <w:color w:val="FF0000"/>
        </w:rPr>
      </w:pPr>
      <w:r w:rsidRPr="00D50959">
        <w:rPr>
          <w:rFonts w:cstheme="minorHAnsi"/>
          <w:color w:val="FF0000"/>
        </w:rPr>
        <w:t>8. Afirma que sua resistência aos embargos não foi abusiva nem injustificada, pois envolvia controvérsia jurídica relevante acerca da tempestividade dos embargos, da fraude à execução e da titularidade dos bens. Sustenta que o exercício regular do contraditório e da ampla defesa não pode servir de fundamento para sua condenação em honorários advocatícios.</w:t>
      </w:r>
    </w:p>
    <w:p w14:paraId="40A3BE31" w14:textId="77777777" w:rsidR="009F6F65" w:rsidRPr="00D50959" w:rsidRDefault="009F6F65" w:rsidP="009666D4">
      <w:pPr>
        <w:spacing w:after="0" w:line="240" w:lineRule="auto"/>
        <w:jc w:val="both"/>
        <w:rPr>
          <w:rFonts w:cstheme="minorHAnsi"/>
          <w:color w:val="FF0000"/>
        </w:rPr>
      </w:pPr>
    </w:p>
    <w:p w14:paraId="3B1B53BA" w14:textId="77777777" w:rsidR="00D50959" w:rsidRPr="009F6F65" w:rsidRDefault="00D50959" w:rsidP="009666D4">
      <w:pPr>
        <w:spacing w:after="0" w:line="240" w:lineRule="auto"/>
        <w:jc w:val="both"/>
        <w:rPr>
          <w:rFonts w:cstheme="minorHAnsi"/>
          <w:b/>
          <w:bCs/>
          <w:color w:val="FF0000"/>
        </w:rPr>
      </w:pPr>
      <w:r w:rsidRPr="009F6F65">
        <w:rPr>
          <w:rFonts w:cstheme="minorHAnsi"/>
          <w:b/>
          <w:bCs/>
          <w:color w:val="FF0000"/>
        </w:rPr>
        <w:t>Inadequação de precedentes da Justiça do Trabalho</w:t>
      </w:r>
    </w:p>
    <w:p w14:paraId="2267E043" w14:textId="64C4226F" w:rsidR="00D50959" w:rsidRDefault="00D50959" w:rsidP="009666D4">
      <w:pPr>
        <w:spacing w:after="0" w:line="240" w:lineRule="auto"/>
        <w:jc w:val="both"/>
        <w:rPr>
          <w:rFonts w:cstheme="minorHAnsi"/>
          <w:color w:val="FF0000"/>
        </w:rPr>
      </w:pPr>
      <w:r w:rsidRPr="00D50959">
        <w:rPr>
          <w:rFonts w:cstheme="minorHAnsi"/>
          <w:color w:val="FF0000"/>
        </w:rPr>
        <w:t>9. Argumenta que a sentença atribuiu relevância indevida a decisões da Justiça do Trabalho proferidas em processos distintos, com partes e contextos fáticos diversos, sem identidade fática apta a justificar sua utilização como fundamento decisório.</w:t>
      </w:r>
    </w:p>
    <w:p w14:paraId="207D4196" w14:textId="77777777" w:rsidR="009F6F65" w:rsidRPr="00D50959" w:rsidRDefault="009F6F65" w:rsidP="009666D4">
      <w:pPr>
        <w:spacing w:after="0" w:line="240" w:lineRule="auto"/>
        <w:jc w:val="both"/>
        <w:rPr>
          <w:rFonts w:cstheme="minorHAnsi"/>
          <w:color w:val="FF0000"/>
        </w:rPr>
      </w:pPr>
    </w:p>
    <w:p w14:paraId="06132E14" w14:textId="77777777" w:rsidR="00D50959" w:rsidRPr="009F6F65" w:rsidRDefault="00D50959" w:rsidP="009666D4">
      <w:pPr>
        <w:spacing w:after="0" w:line="240" w:lineRule="auto"/>
        <w:jc w:val="both"/>
        <w:rPr>
          <w:rFonts w:cstheme="minorHAnsi"/>
          <w:b/>
          <w:bCs/>
          <w:color w:val="FF0000"/>
        </w:rPr>
      </w:pPr>
      <w:r w:rsidRPr="009F6F65">
        <w:rPr>
          <w:rFonts w:cstheme="minorHAnsi"/>
          <w:b/>
          <w:bCs/>
          <w:color w:val="FF0000"/>
        </w:rPr>
        <w:t>II. PEDIDO</w:t>
      </w:r>
    </w:p>
    <w:p w14:paraId="08F96DB0" w14:textId="1EF2F07C" w:rsidR="00E87018" w:rsidRPr="009F6F65" w:rsidRDefault="009F6F65" w:rsidP="009666D4">
      <w:pPr>
        <w:spacing w:after="0" w:line="240" w:lineRule="auto"/>
        <w:jc w:val="both"/>
        <w:rPr>
          <w:rFonts w:cstheme="minorHAnsi"/>
        </w:rPr>
      </w:pPr>
      <w:r w:rsidRPr="009F6F65">
        <w:rPr>
          <w:rFonts w:cstheme="minorHAnsi"/>
          <w:color w:val="FF0000"/>
        </w:rPr>
        <w:t>1.</w:t>
      </w:r>
      <w:r>
        <w:rPr>
          <w:rFonts w:cstheme="minorHAnsi"/>
          <w:color w:val="FF0000"/>
        </w:rPr>
        <w:t xml:space="preserve"> </w:t>
      </w:r>
      <w:r w:rsidR="00D50959" w:rsidRPr="009F6F65">
        <w:rPr>
          <w:rFonts w:cstheme="minorHAnsi"/>
          <w:color w:val="FF0000"/>
        </w:rPr>
        <w:t>Requer o provimento da apelação para: (i) reconhecer a intempestividade dos embargos de terceiro e extinguir o processo sem resolução do mérito; subsidiariamente, (ii) reformar a sentença para julgar improcedentes os embargos, reconhecendo a fraude à execução e restabelecendo a penhora dos veículos; ou, sucessivamente, (iii) manter a desconstituição da constrição, mas reformar a distribuição dos ônus sucumbenciais, atribuindo à embargante a responsabilidade pelas custas processuais e honorários advocatícios com fundamento na Súmula 303 do STJ, no Tema 872 do STJ e no princípio da causalidade.</w:t>
      </w:r>
    </w:p>
    <w:p w14:paraId="5350F300" w14:textId="77777777" w:rsidR="00886ABA" w:rsidRDefault="00886ABA" w:rsidP="00DB1301">
      <w:pPr>
        <w:spacing w:after="0" w:line="360" w:lineRule="auto"/>
        <w:rPr>
          <w:rFonts w:ascii="Arial" w:hAnsi="Arial" w:cs="Arial"/>
          <w:sz w:val="28"/>
          <w:szCs w:val="28"/>
        </w:rPr>
      </w:pPr>
    </w:p>
    <w:p w14:paraId="75353B78" w14:textId="77777777" w:rsidR="00E01AA2" w:rsidRDefault="00E01AA2" w:rsidP="00355C73">
      <w:pPr>
        <w:spacing w:after="0" w:line="360" w:lineRule="auto"/>
        <w:jc w:val="center"/>
        <w:outlineLvl w:val="0"/>
        <w:rPr>
          <w:rFonts w:ascii="Arial" w:hAnsi="Arial" w:cs="Arial"/>
          <w:b/>
          <w:bCs/>
          <w:sz w:val="28"/>
          <w:szCs w:val="28"/>
        </w:rPr>
      </w:pPr>
    </w:p>
    <w:p w14:paraId="6611B0FA" w14:textId="77777777" w:rsidR="00E01AA2" w:rsidRDefault="00E01AA2" w:rsidP="00355C73">
      <w:pPr>
        <w:spacing w:after="0" w:line="360" w:lineRule="auto"/>
        <w:jc w:val="center"/>
        <w:outlineLvl w:val="0"/>
        <w:rPr>
          <w:rFonts w:ascii="Arial" w:hAnsi="Arial" w:cs="Arial"/>
          <w:b/>
          <w:bCs/>
          <w:sz w:val="28"/>
          <w:szCs w:val="28"/>
        </w:rPr>
      </w:pPr>
    </w:p>
    <w:p w14:paraId="79792A09" w14:textId="77777777" w:rsidR="00E01AA2" w:rsidRDefault="00E01AA2" w:rsidP="00355C73">
      <w:pPr>
        <w:spacing w:after="0" w:line="360" w:lineRule="auto"/>
        <w:jc w:val="center"/>
        <w:outlineLvl w:val="0"/>
        <w:rPr>
          <w:rFonts w:ascii="Arial" w:hAnsi="Arial" w:cs="Arial"/>
          <w:b/>
          <w:bCs/>
          <w:sz w:val="28"/>
          <w:szCs w:val="28"/>
        </w:rPr>
      </w:pPr>
    </w:p>
    <w:p w14:paraId="3806016E" w14:textId="77777777" w:rsidR="00E01AA2" w:rsidRDefault="00E01AA2" w:rsidP="00355C73">
      <w:pPr>
        <w:spacing w:after="0" w:line="360" w:lineRule="auto"/>
        <w:jc w:val="center"/>
        <w:outlineLvl w:val="0"/>
        <w:rPr>
          <w:rFonts w:ascii="Arial" w:hAnsi="Arial" w:cs="Arial"/>
          <w:b/>
          <w:bCs/>
          <w:sz w:val="28"/>
          <w:szCs w:val="28"/>
        </w:rPr>
      </w:pPr>
    </w:p>
    <w:p w14:paraId="78CE60B0" w14:textId="77777777" w:rsidR="00E01AA2" w:rsidRDefault="00E01AA2" w:rsidP="00355C73">
      <w:pPr>
        <w:spacing w:after="0" w:line="360" w:lineRule="auto"/>
        <w:jc w:val="center"/>
        <w:outlineLvl w:val="0"/>
        <w:rPr>
          <w:rFonts w:ascii="Arial" w:hAnsi="Arial" w:cs="Arial"/>
          <w:b/>
          <w:bCs/>
          <w:sz w:val="28"/>
          <w:szCs w:val="28"/>
        </w:rPr>
      </w:pPr>
    </w:p>
    <w:p w14:paraId="24227DF0" w14:textId="77777777" w:rsidR="00E01AA2" w:rsidRDefault="00E01AA2" w:rsidP="00355C73">
      <w:pPr>
        <w:spacing w:after="0" w:line="360" w:lineRule="auto"/>
        <w:jc w:val="center"/>
        <w:outlineLvl w:val="0"/>
        <w:rPr>
          <w:rFonts w:ascii="Arial" w:hAnsi="Arial" w:cs="Arial"/>
          <w:b/>
          <w:bCs/>
          <w:sz w:val="28"/>
          <w:szCs w:val="28"/>
        </w:rPr>
      </w:pPr>
    </w:p>
    <w:p w14:paraId="5083AEDD" w14:textId="77777777" w:rsidR="00E01AA2" w:rsidRDefault="00E01AA2" w:rsidP="00355C73">
      <w:pPr>
        <w:spacing w:after="0" w:line="360" w:lineRule="auto"/>
        <w:jc w:val="center"/>
        <w:outlineLvl w:val="0"/>
        <w:rPr>
          <w:rFonts w:ascii="Arial" w:hAnsi="Arial" w:cs="Arial"/>
          <w:b/>
          <w:bCs/>
          <w:sz w:val="28"/>
          <w:szCs w:val="28"/>
        </w:rPr>
      </w:pPr>
    </w:p>
    <w:p w14:paraId="110095AF" w14:textId="77777777" w:rsidR="00E01AA2" w:rsidRDefault="00E01AA2" w:rsidP="00355C73">
      <w:pPr>
        <w:spacing w:after="0" w:line="360" w:lineRule="auto"/>
        <w:jc w:val="center"/>
        <w:outlineLvl w:val="0"/>
        <w:rPr>
          <w:rFonts w:ascii="Arial" w:hAnsi="Arial" w:cs="Arial"/>
          <w:b/>
          <w:bCs/>
          <w:sz w:val="28"/>
          <w:szCs w:val="28"/>
        </w:rPr>
      </w:pPr>
    </w:p>
    <w:p w14:paraId="3412E0A9" w14:textId="77777777" w:rsidR="00E01AA2" w:rsidRDefault="00E01AA2" w:rsidP="00355C73">
      <w:pPr>
        <w:spacing w:after="0" w:line="360" w:lineRule="auto"/>
        <w:jc w:val="center"/>
        <w:outlineLvl w:val="0"/>
        <w:rPr>
          <w:rFonts w:ascii="Arial" w:hAnsi="Arial" w:cs="Arial"/>
          <w:b/>
          <w:bCs/>
          <w:sz w:val="28"/>
          <w:szCs w:val="28"/>
        </w:rPr>
      </w:pPr>
    </w:p>
    <w:p w14:paraId="12980235" w14:textId="77777777" w:rsidR="00E01AA2" w:rsidRDefault="00E01AA2" w:rsidP="00355C73">
      <w:pPr>
        <w:spacing w:after="0" w:line="360" w:lineRule="auto"/>
        <w:jc w:val="center"/>
        <w:outlineLvl w:val="0"/>
        <w:rPr>
          <w:rFonts w:ascii="Arial" w:hAnsi="Arial" w:cs="Arial"/>
          <w:b/>
          <w:bCs/>
          <w:sz w:val="28"/>
          <w:szCs w:val="28"/>
        </w:rPr>
      </w:pPr>
    </w:p>
    <w:p w14:paraId="54ED856C" w14:textId="77777777" w:rsidR="00E01AA2" w:rsidRDefault="00E01AA2" w:rsidP="00355C73">
      <w:pPr>
        <w:spacing w:after="0" w:line="360" w:lineRule="auto"/>
        <w:jc w:val="center"/>
        <w:outlineLvl w:val="0"/>
        <w:rPr>
          <w:rFonts w:ascii="Arial" w:hAnsi="Arial" w:cs="Arial"/>
          <w:b/>
          <w:bCs/>
          <w:sz w:val="28"/>
          <w:szCs w:val="28"/>
        </w:rPr>
      </w:pPr>
    </w:p>
    <w:p w14:paraId="0810A30B" w14:textId="77777777" w:rsidR="00E01AA2" w:rsidRDefault="00E01AA2" w:rsidP="00355C73">
      <w:pPr>
        <w:spacing w:after="0" w:line="360" w:lineRule="auto"/>
        <w:jc w:val="center"/>
        <w:outlineLvl w:val="0"/>
        <w:rPr>
          <w:rFonts w:ascii="Arial" w:hAnsi="Arial" w:cs="Arial"/>
          <w:b/>
          <w:bCs/>
          <w:sz w:val="28"/>
          <w:szCs w:val="28"/>
        </w:rPr>
      </w:pPr>
    </w:p>
    <w:p w14:paraId="4D032BD5" w14:textId="77777777" w:rsidR="00E01AA2" w:rsidRDefault="00E01AA2" w:rsidP="00355C73">
      <w:pPr>
        <w:spacing w:after="0" w:line="360" w:lineRule="auto"/>
        <w:jc w:val="center"/>
        <w:outlineLvl w:val="0"/>
        <w:rPr>
          <w:rFonts w:ascii="Arial" w:hAnsi="Arial" w:cs="Arial"/>
          <w:b/>
          <w:bCs/>
          <w:sz w:val="28"/>
          <w:szCs w:val="28"/>
        </w:rPr>
      </w:pPr>
    </w:p>
    <w:p w14:paraId="041A46BE" w14:textId="77777777" w:rsidR="00E01AA2" w:rsidRDefault="00E01AA2" w:rsidP="00355C73">
      <w:pPr>
        <w:spacing w:after="0" w:line="360" w:lineRule="auto"/>
        <w:jc w:val="center"/>
        <w:outlineLvl w:val="0"/>
        <w:rPr>
          <w:rFonts w:ascii="Arial" w:hAnsi="Arial" w:cs="Arial"/>
          <w:b/>
          <w:bCs/>
          <w:sz w:val="28"/>
          <w:szCs w:val="28"/>
        </w:rPr>
      </w:pPr>
    </w:p>
    <w:p w14:paraId="6B3CF114" w14:textId="77777777" w:rsidR="00E01AA2" w:rsidRDefault="00E01AA2" w:rsidP="00355C73">
      <w:pPr>
        <w:spacing w:after="0" w:line="360" w:lineRule="auto"/>
        <w:jc w:val="center"/>
        <w:outlineLvl w:val="0"/>
        <w:rPr>
          <w:rFonts w:ascii="Arial" w:hAnsi="Arial" w:cs="Arial"/>
          <w:b/>
          <w:bCs/>
          <w:sz w:val="28"/>
          <w:szCs w:val="28"/>
        </w:rPr>
      </w:pPr>
    </w:p>
    <w:p w14:paraId="4DA03F96" w14:textId="77777777" w:rsidR="00E01AA2" w:rsidRDefault="00E01AA2" w:rsidP="00355C73">
      <w:pPr>
        <w:spacing w:after="0" w:line="360" w:lineRule="auto"/>
        <w:jc w:val="center"/>
        <w:outlineLvl w:val="0"/>
        <w:rPr>
          <w:rFonts w:ascii="Arial" w:hAnsi="Arial" w:cs="Arial"/>
          <w:b/>
          <w:bCs/>
          <w:sz w:val="28"/>
          <w:szCs w:val="28"/>
        </w:rPr>
      </w:pPr>
    </w:p>
    <w:p w14:paraId="75B340F5" w14:textId="77777777" w:rsidR="00E01AA2" w:rsidRDefault="00E01AA2" w:rsidP="00355C73">
      <w:pPr>
        <w:spacing w:after="0" w:line="360" w:lineRule="auto"/>
        <w:jc w:val="center"/>
        <w:outlineLvl w:val="0"/>
        <w:rPr>
          <w:rFonts w:ascii="Arial" w:hAnsi="Arial" w:cs="Arial"/>
          <w:b/>
          <w:bCs/>
          <w:sz w:val="28"/>
          <w:szCs w:val="28"/>
        </w:rPr>
      </w:pPr>
    </w:p>
    <w:p w14:paraId="63358632" w14:textId="17B429C6" w:rsidR="00DB1301" w:rsidRDefault="00F63CDB" w:rsidP="00355C73">
      <w:pPr>
        <w:spacing w:after="0" w:line="360" w:lineRule="auto"/>
        <w:jc w:val="center"/>
        <w:outlineLvl w:val="0"/>
        <w:rPr>
          <w:rFonts w:ascii="Arial" w:hAnsi="Arial" w:cs="Arial"/>
          <w:b/>
          <w:bCs/>
          <w:sz w:val="28"/>
          <w:szCs w:val="28"/>
        </w:rPr>
      </w:pPr>
      <w:commentRangeStart w:id="3"/>
      <w:r>
        <w:rPr>
          <w:rFonts w:ascii="Arial" w:hAnsi="Arial" w:cs="Arial"/>
          <w:b/>
          <w:bCs/>
          <w:sz w:val="28"/>
          <w:szCs w:val="28"/>
        </w:rPr>
        <w:lastRenderedPageBreak/>
        <w:t>RELATÓRIO</w:t>
      </w:r>
      <w:commentRangeEnd w:id="3"/>
      <w:r w:rsidR="009169EB">
        <w:rPr>
          <w:rStyle w:val="Refdecomentrio"/>
          <w:rFonts w:ascii="Arial" w:hAnsi="Arial" w:cs="Arial"/>
          <w:b/>
          <w:bCs/>
          <w:sz w:val="28"/>
          <w:szCs w:val="28"/>
        </w:rPr>
        <w:commentReference w:id="3"/>
      </w:r>
    </w:p>
    <w:p w14:paraId="5B804E7F" w14:textId="77777777" w:rsidR="00DB1301" w:rsidRDefault="00DB1301" w:rsidP="00DB1301">
      <w:pPr>
        <w:spacing w:after="0" w:line="360" w:lineRule="auto"/>
        <w:ind w:firstLine="2268"/>
        <w:jc w:val="both"/>
        <w:rPr>
          <w:rFonts w:ascii="Arial" w:hAnsi="Arial" w:cs="Arial"/>
          <w:sz w:val="28"/>
          <w:szCs w:val="28"/>
        </w:rPr>
      </w:pPr>
    </w:p>
    <w:p w14:paraId="354DD0FB" w14:textId="04C87392" w:rsidR="00DB1301" w:rsidRDefault="00F63CDB" w:rsidP="00DB1301">
      <w:pPr>
        <w:spacing w:after="0" w:line="360" w:lineRule="auto"/>
        <w:ind w:firstLine="2268"/>
        <w:jc w:val="both"/>
        <w:rPr>
          <w:rFonts w:ascii="Arial" w:hAnsi="Arial" w:cs="Arial"/>
          <w:sz w:val="28"/>
          <w:szCs w:val="28"/>
        </w:rPr>
      </w:pPr>
      <w:r>
        <w:rPr>
          <w:rFonts w:ascii="Arial" w:hAnsi="Arial" w:cs="Arial"/>
          <w:sz w:val="28"/>
          <w:szCs w:val="28"/>
        </w:rPr>
        <w:t>Adoto o relatório da r. sentença</w:t>
      </w:r>
      <w:r w:rsidR="00167F3A">
        <w:rPr>
          <w:rFonts w:ascii="Arial" w:hAnsi="Arial" w:cs="Arial"/>
          <w:sz w:val="28"/>
          <w:szCs w:val="28"/>
        </w:rPr>
        <w:t>:</w:t>
      </w:r>
    </w:p>
    <w:p w14:paraId="21AD02C0" w14:textId="77777777" w:rsidR="00167F3A" w:rsidRDefault="00167F3A" w:rsidP="00DB1301">
      <w:pPr>
        <w:spacing w:after="0" w:line="360" w:lineRule="auto"/>
        <w:ind w:firstLine="2268"/>
        <w:jc w:val="both"/>
        <w:rPr>
          <w:rFonts w:ascii="Arial" w:hAnsi="Arial" w:cs="Arial"/>
          <w:sz w:val="28"/>
          <w:szCs w:val="28"/>
        </w:rPr>
      </w:pPr>
    </w:p>
    <w:p w14:paraId="1FD2699D" w14:textId="786219BD" w:rsidR="00293602" w:rsidRPr="003C7412" w:rsidRDefault="00241B7C" w:rsidP="00293602">
      <w:pPr>
        <w:spacing w:after="0" w:line="360" w:lineRule="auto"/>
        <w:ind w:left="2268" w:firstLine="1134"/>
        <w:jc w:val="both"/>
        <w:rPr>
          <w:rFonts w:ascii="Arial" w:hAnsi="Arial" w:cs="Arial"/>
          <w:i/>
          <w:iCs/>
          <w:sz w:val="26"/>
          <w:szCs w:val="26"/>
        </w:rPr>
      </w:pPr>
      <w:r w:rsidRPr="003C7412">
        <w:rPr>
          <w:rFonts w:ascii="Arial" w:hAnsi="Arial" w:cs="Arial"/>
          <w:i/>
          <w:iCs/>
          <w:sz w:val="26"/>
          <w:szCs w:val="26"/>
        </w:rPr>
        <w:t>“</w:t>
      </w:r>
      <w:r w:rsidR="00293602" w:rsidRPr="003C7412">
        <w:rPr>
          <w:rFonts w:ascii="Arial" w:hAnsi="Arial" w:cs="Arial"/>
          <w:i/>
          <w:iCs/>
          <w:sz w:val="26"/>
          <w:szCs w:val="26"/>
        </w:rPr>
        <w:t>Trata-se de embargos de terceiro opostos por A.M. Ind. e Com. de Móveis Ltda em face de Alexandre Mendonça dos Santos, distribuídos por dependência à execução de título extrajudicial n.º 0714845-31.2017.8.07.0001, que fora ajuizada em 29/06/2017 pelo ora embargado contra R.A. Móveis Planejados Eireli, pelo valor de R$ 109.792,36, que seria decorrente do inadimplemento de contrato de honorários advocatícios.</w:t>
      </w:r>
    </w:p>
    <w:p w14:paraId="03962B25" w14:textId="651D72E1" w:rsidR="00293602" w:rsidRPr="003C7412" w:rsidRDefault="00293602" w:rsidP="00293602">
      <w:pPr>
        <w:spacing w:after="0" w:line="360" w:lineRule="auto"/>
        <w:ind w:left="2268" w:firstLine="1134"/>
        <w:jc w:val="both"/>
        <w:rPr>
          <w:rFonts w:ascii="Arial" w:hAnsi="Arial" w:cs="Arial"/>
          <w:i/>
          <w:iCs/>
          <w:sz w:val="26"/>
          <w:szCs w:val="26"/>
        </w:rPr>
      </w:pPr>
      <w:r w:rsidRPr="003C7412">
        <w:rPr>
          <w:rFonts w:ascii="Arial" w:hAnsi="Arial" w:cs="Arial"/>
          <w:i/>
          <w:iCs/>
          <w:sz w:val="26"/>
          <w:szCs w:val="26"/>
        </w:rPr>
        <w:t>A embargante narra ser proprietária de dois veículos caminhão, marca IVECO, modelo TECTOR 240E28S, placas ONV4443 (Renavam 01017872438) e ONV5553 (Renavam 01017873230), adquiridos em 03/09/2018 da empresa Transportes Rodrigo Barbosa Ltda, mediante quitação integral do financiamento com alienação fiduciária junto ao Banco CNH Industrial Capital S/A, no valor de R$ 196.253,89. Afirma que os referidos veículos foram indevidamente alcançados por restrição RenaJud nos autos da execução correlata, deferida pela decisão de ID 192677984 e efetivada em 18/04/2024 (ID 251311532), não obstante pertencerem à embargante — pessoa jurídica distinta da executada.</w:t>
      </w:r>
    </w:p>
    <w:p w14:paraId="683B6298" w14:textId="055598AD" w:rsidR="00293602" w:rsidRPr="003C7412" w:rsidRDefault="00293602" w:rsidP="00293602">
      <w:pPr>
        <w:spacing w:after="0" w:line="360" w:lineRule="auto"/>
        <w:ind w:left="2268" w:firstLine="1134"/>
        <w:jc w:val="both"/>
        <w:rPr>
          <w:rFonts w:ascii="Arial" w:hAnsi="Arial" w:cs="Arial"/>
          <w:i/>
          <w:iCs/>
          <w:sz w:val="26"/>
          <w:szCs w:val="26"/>
        </w:rPr>
      </w:pPr>
      <w:r w:rsidRPr="003C7412">
        <w:rPr>
          <w:rFonts w:ascii="Arial" w:hAnsi="Arial" w:cs="Arial"/>
          <w:i/>
          <w:iCs/>
          <w:sz w:val="26"/>
          <w:szCs w:val="26"/>
        </w:rPr>
        <w:t xml:space="preserve">Relata que o sócio-administrador Francisco Deames Adriano havia oposto embargos de terceiro anteriores (processo n.º 0720635-49.2024.8.07.0001), extintos sem resolução de mérito pelo Acórdão n.º </w:t>
      </w:r>
      <w:r w:rsidRPr="003C7412">
        <w:rPr>
          <w:rFonts w:ascii="Arial" w:hAnsi="Arial" w:cs="Arial"/>
          <w:i/>
          <w:iCs/>
          <w:sz w:val="26"/>
          <w:szCs w:val="26"/>
        </w:rPr>
        <w:lastRenderedPageBreak/>
        <w:t>2026781 da 4.ª Turma Cível do TJDFT, de relatoria do Des. Sergio Xavier, por ilegitimidade ativa da pessoa física, reconhecendo-se que a parte legítima seria a pessoa jurídica proprietária dos veículos.</w:t>
      </w:r>
    </w:p>
    <w:p w14:paraId="111F0F3D" w14:textId="794EE614" w:rsidR="00293602" w:rsidRPr="003C7412" w:rsidRDefault="00293602" w:rsidP="00293602">
      <w:pPr>
        <w:spacing w:after="0" w:line="360" w:lineRule="auto"/>
        <w:ind w:left="2268" w:firstLine="1134"/>
        <w:jc w:val="both"/>
        <w:rPr>
          <w:rFonts w:ascii="Arial" w:hAnsi="Arial" w:cs="Arial"/>
          <w:i/>
          <w:iCs/>
          <w:sz w:val="26"/>
          <w:szCs w:val="26"/>
        </w:rPr>
      </w:pPr>
      <w:r w:rsidRPr="003C7412">
        <w:rPr>
          <w:rFonts w:ascii="Arial" w:hAnsi="Arial" w:cs="Arial"/>
          <w:i/>
          <w:iCs/>
          <w:sz w:val="26"/>
          <w:szCs w:val="26"/>
        </w:rPr>
        <w:t>Requereu a procedência dos embargos, a desconstituição das restrições sobre os veículos, a confirmação da tutela de urgência e a condenação do embargado em custas e honorários advocatícios.</w:t>
      </w:r>
    </w:p>
    <w:p w14:paraId="42A7878A" w14:textId="45AE8241" w:rsidR="00293602" w:rsidRPr="003C7412" w:rsidRDefault="00293602" w:rsidP="00293602">
      <w:pPr>
        <w:spacing w:after="0" w:line="360" w:lineRule="auto"/>
        <w:ind w:left="2268" w:firstLine="1134"/>
        <w:jc w:val="both"/>
        <w:rPr>
          <w:rFonts w:ascii="Arial" w:hAnsi="Arial" w:cs="Arial"/>
          <w:i/>
          <w:iCs/>
          <w:sz w:val="26"/>
          <w:szCs w:val="26"/>
        </w:rPr>
      </w:pPr>
      <w:r w:rsidRPr="003C7412">
        <w:rPr>
          <w:rFonts w:ascii="Arial" w:hAnsi="Arial" w:cs="Arial"/>
          <w:i/>
          <w:iCs/>
          <w:sz w:val="26"/>
          <w:szCs w:val="26"/>
        </w:rPr>
        <w:t>A tutela de urgência foi deferida pela decisão de ID 251818507, determinando-se a suspensão da restrição de circulação dos veículos, mantida a restrição de transferência.</w:t>
      </w:r>
    </w:p>
    <w:p w14:paraId="2D423045" w14:textId="25F84754" w:rsidR="00293602" w:rsidRPr="003C7412" w:rsidRDefault="00293602" w:rsidP="00293602">
      <w:pPr>
        <w:spacing w:after="0" w:line="360" w:lineRule="auto"/>
        <w:ind w:left="2268" w:firstLine="1134"/>
        <w:jc w:val="both"/>
        <w:rPr>
          <w:rFonts w:ascii="Arial" w:hAnsi="Arial" w:cs="Arial"/>
          <w:i/>
          <w:iCs/>
          <w:sz w:val="26"/>
          <w:szCs w:val="26"/>
        </w:rPr>
      </w:pPr>
      <w:r w:rsidRPr="003C7412">
        <w:rPr>
          <w:rFonts w:ascii="Arial" w:hAnsi="Arial" w:cs="Arial"/>
          <w:i/>
          <w:iCs/>
          <w:sz w:val="26"/>
          <w:szCs w:val="26"/>
        </w:rPr>
        <w:t>Citado, o embargado apresentou contestação (ID 254448347). Em preliminar, arguiu a intempestividade dos embargos, sustentando que a ciência da constrição pelo sócio-administrador da embargante, por ocasião do ajuizamento dos primeiros embargos de terceiro em 24/05/2024, deveria ser imputada à pessoa jurídica, consumando-se o prazo do art. 675 do CPC. No mérito, alegou fraude à execução nos termos do art. 792 do CPC, ao argumento de que a alienação dos veículos (03/09/2018) ocorreu após o ajuizamento da execução (29/06/2017) e após a citação da executada (26/01/2018). Sustentou, ainda, a existência de restrição RenaJud sobre os veículos desde 26/10/2017. Requereu a improcedência dos embargos e a condenação da embargante por litigância de má-fé.</w:t>
      </w:r>
    </w:p>
    <w:p w14:paraId="16D69BFA" w14:textId="773C1D55" w:rsidR="00293602" w:rsidRPr="003C7412" w:rsidRDefault="00293602" w:rsidP="00293602">
      <w:pPr>
        <w:spacing w:after="0" w:line="360" w:lineRule="auto"/>
        <w:ind w:left="2268" w:firstLine="1134"/>
        <w:jc w:val="both"/>
        <w:rPr>
          <w:rFonts w:ascii="Arial" w:hAnsi="Arial" w:cs="Arial"/>
          <w:i/>
          <w:iCs/>
          <w:sz w:val="26"/>
          <w:szCs w:val="26"/>
        </w:rPr>
      </w:pPr>
      <w:r w:rsidRPr="003C7412">
        <w:rPr>
          <w:rFonts w:ascii="Arial" w:hAnsi="Arial" w:cs="Arial"/>
          <w:i/>
          <w:iCs/>
          <w:sz w:val="26"/>
          <w:szCs w:val="26"/>
        </w:rPr>
        <w:t xml:space="preserve">A embargante apresentou réplica (ID 258727072), refutando a intempestividade e a fraude </w:t>
      </w:r>
      <w:r w:rsidRPr="003C7412">
        <w:rPr>
          <w:rFonts w:ascii="Arial" w:hAnsi="Arial" w:cs="Arial"/>
          <w:i/>
          <w:iCs/>
          <w:sz w:val="26"/>
          <w:szCs w:val="26"/>
        </w:rPr>
        <w:lastRenderedPageBreak/>
        <w:t>à execução, com fundamento na Súmula 375 do STJ e na comprovação de boa-fé na aquisição.</w:t>
      </w:r>
    </w:p>
    <w:p w14:paraId="1D26FE8C" w14:textId="7144C092" w:rsidR="00293602" w:rsidRPr="003C7412" w:rsidRDefault="00293602" w:rsidP="00293602">
      <w:pPr>
        <w:spacing w:after="0" w:line="360" w:lineRule="auto"/>
        <w:ind w:left="2268" w:firstLine="1134"/>
        <w:jc w:val="both"/>
        <w:rPr>
          <w:rFonts w:ascii="Arial" w:hAnsi="Arial" w:cs="Arial"/>
          <w:i/>
          <w:iCs/>
          <w:sz w:val="26"/>
          <w:szCs w:val="26"/>
        </w:rPr>
      </w:pPr>
      <w:r w:rsidRPr="003C7412">
        <w:rPr>
          <w:rFonts w:ascii="Arial" w:hAnsi="Arial" w:cs="Arial"/>
          <w:i/>
          <w:iCs/>
          <w:sz w:val="26"/>
          <w:szCs w:val="26"/>
        </w:rPr>
        <w:t>Em 26/01/2026, a embargante juntou sentença proferida pela Justiça do Trabalho de Formosa/GO (ID 263179230), em que, em embargos de terceiro análogos envolvendo os mesmos veículos, foram reconhecidas a propriedade e a boa-fé da embargante. O embargado se manifestou sobre o documento (ID 264076612)</w:t>
      </w:r>
      <w:r w:rsidR="003C7412" w:rsidRPr="003C7412">
        <w:rPr>
          <w:rFonts w:ascii="Arial" w:hAnsi="Arial" w:cs="Arial"/>
          <w:i/>
          <w:iCs/>
          <w:sz w:val="26"/>
          <w:szCs w:val="26"/>
        </w:rPr>
        <w:t xml:space="preserve"> (...)” (ID 89653957).</w:t>
      </w:r>
    </w:p>
    <w:p w14:paraId="62321101" w14:textId="77777777" w:rsidR="00F63CDB" w:rsidRDefault="00F63CDB" w:rsidP="00DB1301">
      <w:pPr>
        <w:spacing w:after="0" w:line="360" w:lineRule="auto"/>
        <w:ind w:firstLine="2268"/>
        <w:jc w:val="both"/>
        <w:rPr>
          <w:rFonts w:ascii="Arial" w:hAnsi="Arial" w:cs="Arial"/>
          <w:sz w:val="28"/>
          <w:szCs w:val="28"/>
        </w:rPr>
      </w:pPr>
    </w:p>
    <w:p w14:paraId="04E520D9" w14:textId="2A50FFBC" w:rsidR="0061262D" w:rsidRDefault="008235A6" w:rsidP="00DB1301">
      <w:pPr>
        <w:spacing w:after="0" w:line="360" w:lineRule="auto"/>
        <w:ind w:firstLine="2268"/>
        <w:jc w:val="both"/>
        <w:rPr>
          <w:rFonts w:ascii="Arial" w:hAnsi="Arial" w:cs="Arial"/>
          <w:sz w:val="28"/>
          <w:szCs w:val="28"/>
        </w:rPr>
      </w:pPr>
      <w:r w:rsidRPr="00B50CA6">
        <w:rPr>
          <w:rFonts w:ascii="Arial" w:hAnsi="Arial" w:cs="Arial"/>
          <w:sz w:val="28"/>
          <w:szCs w:val="28"/>
        </w:rPr>
        <w:t xml:space="preserve">A MM. Juíza </w:t>
      </w:r>
      <w:r w:rsidR="00D2460C">
        <w:rPr>
          <w:rFonts w:ascii="Arial" w:hAnsi="Arial" w:cs="Arial"/>
          <w:sz w:val="28"/>
          <w:szCs w:val="28"/>
        </w:rPr>
        <w:t>s</w:t>
      </w:r>
      <w:r w:rsidRPr="00B50CA6">
        <w:rPr>
          <w:rFonts w:ascii="Arial" w:hAnsi="Arial" w:cs="Arial"/>
          <w:sz w:val="28"/>
          <w:szCs w:val="28"/>
        </w:rPr>
        <w:t>entenciante, Dra</w:t>
      </w:r>
      <w:r w:rsidRPr="008235A6">
        <w:rPr>
          <w:rFonts w:ascii="Arial" w:hAnsi="Arial" w:cs="Arial"/>
          <w:sz w:val="28"/>
          <w:szCs w:val="28"/>
        </w:rPr>
        <w:t>.</w:t>
      </w:r>
      <w:r w:rsidR="003524E5">
        <w:rPr>
          <w:rFonts w:ascii="Arial" w:hAnsi="Arial" w:cs="Arial"/>
          <w:sz w:val="28"/>
          <w:szCs w:val="28"/>
        </w:rPr>
        <w:t xml:space="preserve"> </w:t>
      </w:r>
      <w:r w:rsidR="00B50CA6" w:rsidRPr="00B50CA6">
        <w:rPr>
          <w:rFonts w:ascii="Arial" w:hAnsi="Arial" w:cs="Arial"/>
          <w:sz w:val="28"/>
          <w:szCs w:val="28"/>
        </w:rPr>
        <w:t>Tatiana Iykiê Assao Garcia</w:t>
      </w:r>
      <w:r w:rsidR="003524E5" w:rsidRPr="003524E5">
        <w:rPr>
          <w:rFonts w:ascii="Arial" w:hAnsi="Arial" w:cs="Arial"/>
          <w:sz w:val="28"/>
          <w:szCs w:val="28"/>
        </w:rPr>
        <w:t>, da</w:t>
      </w:r>
      <w:r w:rsidR="0006080C">
        <w:rPr>
          <w:rFonts w:ascii="Arial" w:hAnsi="Arial" w:cs="Arial"/>
          <w:sz w:val="28"/>
          <w:szCs w:val="28"/>
        </w:rPr>
        <w:t xml:space="preserve"> </w:t>
      </w:r>
      <w:r w:rsidR="00147CB0" w:rsidRPr="00147CB0">
        <w:rPr>
          <w:rFonts w:ascii="Arial" w:hAnsi="Arial" w:cs="Arial"/>
          <w:sz w:val="28"/>
          <w:szCs w:val="28"/>
        </w:rPr>
        <w:t>3ª Vara de Execução de Títulos Extrajudiciais e de Conflitos Arbitrais de Brasília</w:t>
      </w:r>
      <w:r w:rsidR="003524E5" w:rsidRPr="003524E5">
        <w:rPr>
          <w:rFonts w:ascii="Arial" w:hAnsi="Arial" w:cs="Arial"/>
          <w:sz w:val="28"/>
          <w:szCs w:val="28"/>
        </w:rPr>
        <w:t>, julgou no seguinte sentido:</w:t>
      </w:r>
    </w:p>
    <w:p w14:paraId="45D19B4C" w14:textId="77777777" w:rsidR="00147CB0" w:rsidRDefault="00147CB0" w:rsidP="00147CB0">
      <w:pPr>
        <w:spacing w:after="0" w:line="360" w:lineRule="auto"/>
        <w:jc w:val="both"/>
        <w:rPr>
          <w:rFonts w:ascii="Arial" w:hAnsi="Arial" w:cs="Arial"/>
          <w:sz w:val="26"/>
          <w:szCs w:val="26"/>
        </w:rPr>
      </w:pPr>
    </w:p>
    <w:p w14:paraId="2E245E53" w14:textId="2551E56D" w:rsidR="00147CB0" w:rsidRPr="00147CB0" w:rsidRDefault="00147CB0" w:rsidP="00147CB0">
      <w:pPr>
        <w:spacing w:after="0" w:line="360" w:lineRule="auto"/>
        <w:ind w:left="2268" w:firstLine="1134"/>
        <w:jc w:val="both"/>
        <w:rPr>
          <w:rFonts w:ascii="Arial" w:hAnsi="Arial" w:cs="Arial"/>
          <w:i/>
          <w:iCs/>
          <w:sz w:val="26"/>
          <w:szCs w:val="26"/>
        </w:rPr>
      </w:pPr>
      <w:r w:rsidRPr="00147CB0">
        <w:rPr>
          <w:rFonts w:ascii="Arial" w:hAnsi="Arial" w:cs="Arial"/>
          <w:i/>
          <w:iCs/>
          <w:sz w:val="26"/>
          <w:szCs w:val="26"/>
        </w:rPr>
        <w:t>“Ante o exposto, julgo procedentes os presentes embargos de terceiro opostos por A.M. Ind. e Com. de Móveis Ltda em face de Alexandre Mendonça dos Santos, para desconstituir as restrições impostas sobre os veículos caminhão marca IVECO, modelo TECTOR 240E28S, placas ONV4443 (RENAVAM 01017872438) e ONV5553 (RENAVAM 01017873230), nos autos da execução de título extrajudicial n.º 0714845-31.2017.8.07.0001, confirmando a tutela de urgência anteriormente deferida (ID 251818507).</w:t>
      </w:r>
    </w:p>
    <w:p w14:paraId="667D5F5D" w14:textId="65826D91" w:rsidR="00147CB0" w:rsidRPr="00147CB0" w:rsidRDefault="00147CB0" w:rsidP="00147CB0">
      <w:pPr>
        <w:spacing w:after="0" w:line="360" w:lineRule="auto"/>
        <w:ind w:left="2268" w:firstLine="1134"/>
        <w:jc w:val="both"/>
        <w:rPr>
          <w:rFonts w:ascii="Arial" w:hAnsi="Arial" w:cs="Arial"/>
          <w:i/>
          <w:iCs/>
          <w:sz w:val="26"/>
          <w:szCs w:val="26"/>
        </w:rPr>
      </w:pPr>
      <w:r w:rsidRPr="00147CB0">
        <w:rPr>
          <w:rFonts w:ascii="Arial" w:hAnsi="Arial" w:cs="Arial"/>
          <w:i/>
          <w:iCs/>
          <w:sz w:val="26"/>
          <w:szCs w:val="26"/>
        </w:rPr>
        <w:t>Quanto a este feito, declaro extinto com resolução do mérito, nos termos do art. 487, inc. I, do CPC.</w:t>
      </w:r>
    </w:p>
    <w:p w14:paraId="163354A9" w14:textId="3920315E" w:rsidR="0006080C" w:rsidRPr="000A7009" w:rsidRDefault="00147CB0" w:rsidP="00147CB0">
      <w:pPr>
        <w:spacing w:after="0" w:line="360" w:lineRule="auto"/>
        <w:ind w:left="2268" w:firstLine="1134"/>
        <w:jc w:val="both"/>
        <w:rPr>
          <w:rFonts w:ascii="Arial" w:hAnsi="Arial" w:cs="Arial"/>
          <w:i/>
          <w:iCs/>
          <w:sz w:val="26"/>
          <w:szCs w:val="26"/>
        </w:rPr>
      </w:pPr>
      <w:r w:rsidRPr="00147CB0">
        <w:rPr>
          <w:rFonts w:ascii="Arial" w:hAnsi="Arial" w:cs="Arial"/>
          <w:i/>
          <w:iCs/>
          <w:sz w:val="26"/>
          <w:szCs w:val="26"/>
        </w:rPr>
        <w:t xml:space="preserve">Condeno o embargado ao pagamento das custas e despesas processuais, bem como ao reembolso daquelas já antecipadas pela adversa, e </w:t>
      </w:r>
      <w:r w:rsidRPr="00147CB0">
        <w:rPr>
          <w:rFonts w:ascii="Arial" w:hAnsi="Arial" w:cs="Arial"/>
          <w:i/>
          <w:iCs/>
          <w:sz w:val="26"/>
          <w:szCs w:val="26"/>
        </w:rPr>
        <w:lastRenderedPageBreak/>
        <w:t>ainda ao pagamento de honorários advocatícios, que fixo em 10% do valor atualizado da causa, nos termos do art. 85, §§ 2º e 6º do CPC, tendo em vista o grau de zelo, o trabalho realizado e o tempo necessário a tanto.”</w:t>
      </w:r>
    </w:p>
    <w:p w14:paraId="7827D2E8" w14:textId="77777777" w:rsidR="0006080C" w:rsidRDefault="0006080C" w:rsidP="00ED482C">
      <w:pPr>
        <w:spacing w:after="0" w:line="360" w:lineRule="auto"/>
        <w:jc w:val="both"/>
        <w:rPr>
          <w:rFonts w:ascii="Arial" w:hAnsi="Arial" w:cs="Arial"/>
          <w:sz w:val="28"/>
          <w:szCs w:val="28"/>
        </w:rPr>
      </w:pPr>
    </w:p>
    <w:p w14:paraId="756A258C" w14:textId="48E60423" w:rsidR="00882188" w:rsidRPr="00E86190" w:rsidRDefault="00882188" w:rsidP="00882188">
      <w:pPr>
        <w:spacing w:after="0" w:line="360" w:lineRule="auto"/>
        <w:ind w:firstLine="2268"/>
        <w:jc w:val="both"/>
        <w:rPr>
          <w:rFonts w:ascii="Arial" w:hAnsi="Arial" w:cs="Arial"/>
          <w:color w:val="7030A0"/>
          <w:sz w:val="28"/>
          <w:szCs w:val="28"/>
        </w:rPr>
      </w:pPr>
      <w:r>
        <w:rPr>
          <w:rFonts w:ascii="Arial" w:hAnsi="Arial" w:cs="Arial"/>
          <w:sz w:val="28"/>
          <w:szCs w:val="28"/>
        </w:rPr>
        <w:t xml:space="preserve">Apelo do embargado, Alexandre Mendonça dos Santos (ID 89655660)</w:t>
      </w:r>
      <w:ins w:id="1142" w:author="Assessor GDSXSR" w:date="2026-10-29T00:11:37Z">
        <w:r>
          <w:rPr>
            <w:rFonts w:ascii="Arial" w:hAnsi="Arial" w:cs="Arial"/>
            <w:color w:val="808080"/>
            <w:sz w:val="28"/>
            <w:szCs w:val="28"/>
          </w:rPr>
          <w:t xml:space="preserve">,</w:t>
        </w:r>
      </w:ins>
      <w:r>
        <w:rPr>
          <w:rFonts w:ascii="Arial" w:hAnsi="Arial" w:cs="Arial"/>
          <w:sz w:val="28"/>
          <w:szCs w:val="28"/>
        </w:rPr>
        <w:t xml:space="preserve"> em que suscita, em preliminar, intempestividade na apresentação dos embargos de terceiro. No mérito, alega, em síntese, que: </w:t>
      </w:r>
      <w:r>
        <w:rPr>
          <w:rFonts w:ascii="Arial" w:hAnsi="Arial" w:cs="Arial"/>
          <w:b/>
          <w:bCs/>
          <w:sz w:val="28"/>
          <w:szCs w:val="28"/>
          <w:rPrChange w:id="1143" w:author="Assessor GDSXSR" w:date="2026-10-29T00:11:37Z">
            <w:rPr>
              <w:rFonts w:ascii="Arial" w:hAnsi="Arial" w:cs="Arial"/>
              <w:b/>
              <w:bCs/>
              <w:sz w:val="28"/>
              <w:szCs w:val="28"/>
            </w:rPr>
          </w:rPrChange>
        </w:rPr>
        <w:t xml:space="preserve">1)</w:t>
      </w:r>
      <w:r>
        <w:rPr>
          <w:rFonts w:ascii="Arial" w:hAnsi="Arial" w:cs="Arial"/>
          <w:sz w:val="28"/>
          <w:szCs w:val="28"/>
        </w:rPr>
        <w:t xml:space="preserve"> houve fraude à execução, pois a alienação dos veículos ocorreu após a citação da devedora em execução capaz de conduzi-la à insolvência; </w:t>
      </w:r>
      <w:r>
        <w:rPr>
          <w:rFonts w:ascii="Arial" w:hAnsi="Arial" w:cs="Arial"/>
          <w:b/>
          <w:bCs/>
          <w:sz w:val="28"/>
          <w:szCs w:val="28"/>
          <w:rPrChange w:id="1144" w:author="Assessor GDSXSR" w:date="2026-10-29T00:11:37Z">
            <w:rPr>
              <w:rFonts w:ascii="Arial" w:hAnsi="Arial" w:cs="Arial"/>
              <w:b/>
              <w:bCs/>
              <w:sz w:val="28"/>
              <w:szCs w:val="28"/>
            </w:rPr>
          </w:rPrChange>
        </w:rPr>
        <w:t xml:space="preserve">2)</w:t>
      </w:r>
      <w:r>
        <w:rPr>
          <w:rFonts w:ascii="Arial" w:hAnsi="Arial" w:cs="Arial"/>
          <w:sz w:val="28"/>
          <w:szCs w:val="28"/>
        </w:rPr>
        <w:t xml:space="preserve"> o acórdão proferido nos primeiros embargos de terceiro limitou-se a reconhecer a ilegitimidade ativa da pessoa física que os ajuizou; </w:t>
      </w:r>
      <w:r>
        <w:rPr>
          <w:rFonts w:ascii="Arial" w:hAnsi="Arial" w:cs="Arial"/>
          <w:b/>
          <w:bCs/>
          <w:sz w:val="28"/>
          <w:szCs w:val="28"/>
          <w:rPrChange w:id="1145" w:author="Assessor GDSXSR" w:date="2026-10-29T00:11:37Z">
            <w:rPr>
              <w:rFonts w:ascii="Arial" w:hAnsi="Arial" w:cs="Arial"/>
              <w:b/>
              <w:bCs/>
              <w:sz w:val="28"/>
              <w:szCs w:val="28"/>
            </w:rPr>
          </w:rPrChange>
        </w:rPr>
        <w:t xml:space="preserve">3)</w:t>
      </w:r>
      <w:r>
        <w:rPr>
          <w:rFonts w:ascii="Arial" w:hAnsi="Arial" w:cs="Arial"/>
          <w:sz w:val="28"/>
          <w:szCs w:val="28"/>
        </w:rPr>
        <w:t xml:space="preserve"> a embargante não comprovou a boa-fé na aquisição dos veículos; </w:t>
      </w:r>
      <w:r>
        <w:rPr>
          <w:rFonts w:ascii="Arial" w:hAnsi="Arial" w:cs="Arial"/>
          <w:b/>
          <w:bCs/>
          <w:sz w:val="28"/>
          <w:szCs w:val="28"/>
          <w:rPrChange w:id="1146" w:author="Assessor GDSXSR" w:date="2026-10-29T00:11:37Z">
            <w:rPr>
              <w:rFonts w:ascii="Arial" w:hAnsi="Arial" w:cs="Arial"/>
              <w:b/>
              <w:bCs/>
              <w:sz w:val="28"/>
              <w:szCs w:val="28"/>
            </w:rPr>
          </w:rPrChange>
        </w:rPr>
        <w:t xml:space="preserve">4)</w:t>
      </w:r>
      <w:r>
        <w:rPr>
          <w:rFonts w:ascii="Arial" w:hAnsi="Arial" w:cs="Arial"/>
          <w:sz w:val="28"/>
          <w:szCs w:val="28"/>
        </w:rPr>
        <w:t xml:space="preserve"> a sentença aplicou indevidamente o Tema Repetitivo nº 872 do STJ; e </w:t>
      </w:r>
      <w:r>
        <w:rPr>
          <w:rFonts w:ascii="Arial" w:hAnsi="Arial" w:cs="Arial"/>
          <w:b/>
          <w:bCs/>
          <w:sz w:val="28"/>
          <w:szCs w:val="28"/>
          <w:rPrChange w:id="1148" w:author="Assessor GDSXSR" w:date="2026-10-29T00:11:37Z">
            <w:rPr>
              <w:rFonts w:ascii="Arial" w:hAnsi="Arial" w:cs="Arial"/>
              <w:b/>
              <w:bCs/>
              <w:sz w:val="28"/>
              <w:szCs w:val="28"/>
            </w:rPr>
          </w:rPrChange>
        </w:rPr>
        <w:t xml:space="preserve">5)</w:t>
      </w:r>
      <w:r>
        <w:rPr>
          <w:rFonts w:ascii="Arial" w:hAnsi="Arial" w:cs="Arial"/>
          <w:sz w:val="28"/>
          <w:szCs w:val="28"/>
        </w:rPr>
        <w:t xml:space="preserve"> os ônus sucumbenciais devem ser atribuídos à embargante.</w:t>
      </w:r>
    </w:p>
    <w:p w14:paraId="042F6C97" w14:textId="77777777" w:rsidR="00882188" w:rsidRPr="00882188" w:rsidRDefault="00882188" w:rsidP="00882188">
      <w:pPr>
        <w:spacing w:after="0" w:line="360" w:lineRule="auto"/>
        <w:ind w:firstLine="2268"/>
        <w:jc w:val="both"/>
        <w:rPr>
          <w:rFonts w:ascii="Arial" w:hAnsi="Arial" w:cs="Arial"/>
          <w:sz w:val="28"/>
          <w:szCs w:val="28"/>
        </w:rPr>
      </w:pPr>
    </w:p>
    <w:p w14:paraId="2A6592BB" w14:textId="28267945" w:rsidR="00882188" w:rsidRPr="00882188" w:rsidRDefault="00BB3241" w:rsidP="00882188">
      <w:pPr>
        <w:spacing w:after="0" w:line="360" w:lineRule="auto"/>
        <w:ind w:firstLine="2268"/>
        <w:jc w:val="both"/>
        <w:rPr>
          <w:rFonts w:ascii="Arial" w:hAnsi="Arial" w:cs="Arial"/>
          <w:sz w:val="28"/>
          <w:szCs w:val="28"/>
        </w:rPr>
      </w:pPr>
      <w:r>
        <w:rPr>
          <w:rFonts w:ascii="Arial" w:hAnsi="Arial" w:cs="Arial"/>
          <w:sz w:val="28"/>
          <w:szCs w:val="28"/>
        </w:rPr>
        <w:t xml:space="preserve">Requer </w:t>
      </w:r>
      <w:r w:rsidR="00B56E68">
        <w:rPr>
          <w:rFonts w:ascii="Arial" w:hAnsi="Arial" w:cs="Arial"/>
          <w:sz w:val="28"/>
          <w:szCs w:val="28"/>
        </w:rPr>
        <w:t xml:space="preserve">o acolhimento da preliminar de intempestividade, com a extinção </w:t>
      </w:r>
      <w:r w:rsidR="00B10A38">
        <w:rPr>
          <w:rFonts w:ascii="Arial" w:hAnsi="Arial" w:cs="Arial"/>
          <w:sz w:val="28"/>
          <w:szCs w:val="28"/>
        </w:rPr>
        <w:t>do feito</w:t>
      </w:r>
      <w:r w:rsidR="00B56E68">
        <w:rPr>
          <w:rFonts w:ascii="Arial" w:hAnsi="Arial" w:cs="Arial"/>
          <w:sz w:val="28"/>
          <w:szCs w:val="28"/>
        </w:rPr>
        <w:t xml:space="preserve"> sem resolução do mérito. No mérito, pugna pela reforma da sentença para </w:t>
      </w:r>
      <w:r w:rsidR="00D51E99">
        <w:rPr>
          <w:rFonts w:ascii="Arial" w:hAnsi="Arial" w:cs="Arial"/>
          <w:sz w:val="28"/>
          <w:szCs w:val="28"/>
        </w:rPr>
        <w:t xml:space="preserve">julgar os embargos de terceiro </w:t>
      </w:r>
      <w:r w:rsidR="0056489A">
        <w:rPr>
          <w:rFonts w:ascii="Arial" w:hAnsi="Arial" w:cs="Arial"/>
          <w:sz w:val="28"/>
          <w:szCs w:val="28"/>
        </w:rPr>
        <w:t>im</w:t>
      </w:r>
      <w:r w:rsidR="00D51E99">
        <w:rPr>
          <w:rFonts w:ascii="Arial" w:hAnsi="Arial" w:cs="Arial"/>
          <w:sz w:val="28"/>
          <w:szCs w:val="28"/>
        </w:rPr>
        <w:t xml:space="preserve">procedentes, com </w:t>
      </w:r>
      <w:r w:rsidR="0056489A">
        <w:rPr>
          <w:rFonts w:ascii="Arial" w:hAnsi="Arial" w:cs="Arial"/>
          <w:sz w:val="28"/>
          <w:szCs w:val="28"/>
        </w:rPr>
        <w:t>o reconhecimento da fraude à execução e</w:t>
      </w:r>
      <w:r w:rsidR="00356C5D">
        <w:rPr>
          <w:rFonts w:ascii="Arial" w:hAnsi="Arial" w:cs="Arial"/>
          <w:sz w:val="28"/>
          <w:szCs w:val="28"/>
        </w:rPr>
        <w:t xml:space="preserve"> o</w:t>
      </w:r>
      <w:r w:rsidR="0056489A">
        <w:rPr>
          <w:rFonts w:ascii="Arial" w:hAnsi="Arial" w:cs="Arial"/>
          <w:sz w:val="28"/>
          <w:szCs w:val="28"/>
        </w:rPr>
        <w:t xml:space="preserve"> </w:t>
      </w:r>
      <w:r w:rsidR="007D1B3E">
        <w:rPr>
          <w:rFonts w:ascii="Arial" w:hAnsi="Arial" w:cs="Arial"/>
          <w:sz w:val="28"/>
          <w:szCs w:val="28"/>
        </w:rPr>
        <w:t>restabelecimento da penhora sobre os veículos automotores.</w:t>
      </w:r>
    </w:p>
    <w:p w14:paraId="15BADA6A" w14:textId="77777777" w:rsidR="00882188" w:rsidRPr="00882188" w:rsidRDefault="00882188" w:rsidP="00882188">
      <w:pPr>
        <w:spacing w:after="0" w:line="360" w:lineRule="auto"/>
        <w:ind w:firstLine="2268"/>
        <w:jc w:val="both"/>
        <w:rPr>
          <w:rFonts w:ascii="Arial" w:hAnsi="Arial" w:cs="Arial"/>
          <w:sz w:val="28"/>
          <w:szCs w:val="28"/>
        </w:rPr>
      </w:pPr>
    </w:p>
    <w:p w14:paraId="5E847BBF" w14:textId="4FA62227" w:rsidR="00882188" w:rsidRPr="00882188" w:rsidRDefault="00882188" w:rsidP="00F158FB">
      <w:pPr>
        <w:spacing w:after="0" w:line="360" w:lineRule="auto"/>
        <w:ind w:firstLine="2268"/>
        <w:jc w:val="both"/>
        <w:rPr>
          <w:rFonts w:ascii="Arial" w:hAnsi="Arial" w:cs="Arial"/>
          <w:sz w:val="28"/>
          <w:szCs w:val="28"/>
        </w:rPr>
      </w:pPr>
      <w:r>
        <w:rPr>
          <w:rFonts w:ascii="Arial" w:hAnsi="Arial" w:cs="Arial"/>
          <w:sz w:val="28"/>
          <w:szCs w:val="28"/>
        </w:rPr>
        <w:t xml:space="preserve">Contrarrazões</w:t>
      </w:r>
      <w:ins w:id="1150" w:author="Assessor GDSXSR" w:date="2026-10-29T00:11:37Z">
        <w:r>
          <w:rPr>
            <w:rFonts w:ascii="Arial" w:hAnsi="Arial" w:cs="Arial"/>
            <w:color w:val="808080"/>
            <w:sz w:val="28"/>
            <w:szCs w:val="28"/>
          </w:rPr>
          <w:t xml:space="preserve"> (ID 89655665)</w:t>
        </w:r>
      </w:ins>
      <w:r>
        <w:rPr>
          <w:rFonts w:ascii="Arial" w:hAnsi="Arial" w:cs="Arial"/>
          <w:sz w:val="28"/>
          <w:szCs w:val="28"/>
        </w:rPr>
        <w:t xml:space="preserve">, em que </w:t>
      </w:r>
      <w:del w:id="1151" w:author="Assessor GDSXSR" w:date="2026-10-29T00:11:37Z">
        <w:r>
          <w:rPr>
            <w:rFonts w:ascii="Arial" w:hAnsi="Arial" w:cs="Arial"/>
            <w:sz w:val="28"/>
            <w:szCs w:val="28"/>
          </w:rPr>
          <w:delText xml:space="preserve">o</w:delText>
        </w:r>
      </w:del>
      <w:ins w:id="1152" w:author="Assessor GDSXSR" w:date="2026-10-29T00:11:37Z">
        <w:r>
          <w:rPr>
            <w:rFonts w:ascii="Arial" w:hAnsi="Arial" w:cs="Arial"/>
            <w:color w:val="808080"/>
            <w:sz w:val="28"/>
            <w:szCs w:val="28"/>
          </w:rPr>
          <w:t xml:space="preserve">a</w:t>
        </w:r>
      </w:ins>
      <w:r>
        <w:rPr>
          <w:rFonts w:ascii="Arial" w:hAnsi="Arial" w:cs="Arial"/>
          <w:sz w:val="28"/>
          <w:szCs w:val="28"/>
        </w:rPr>
        <w:t xml:space="preserve"> </w:t>
      </w:r>
      <w:del w:id="1153" w:author="Assessor GDSXSR" w:date="2026-10-29T00:11:37Z">
        <w:r>
          <w:rPr>
            <w:rFonts w:ascii="Arial" w:hAnsi="Arial" w:cs="Arial"/>
            <w:sz w:val="28"/>
            <w:szCs w:val="28"/>
          </w:rPr>
          <w:delText xml:space="preserve">apelado</w:delText>
        </w:r>
      </w:del>
      <w:ins w:id="1154" w:author="Assessor GDSXSR" w:date="2026-10-29T00:11:37Z">
        <w:r>
          <w:rPr>
            <w:rFonts w:ascii="Arial" w:hAnsi="Arial" w:cs="Arial"/>
            <w:color w:val="808080"/>
            <w:sz w:val="28"/>
            <w:szCs w:val="28"/>
          </w:rPr>
          <w:t xml:space="preserve">apelada</w:t>
        </w:r>
      </w:ins>
      <w:r>
        <w:rPr>
          <w:rFonts w:ascii="Arial" w:hAnsi="Arial" w:cs="Arial"/>
          <w:sz w:val="28"/>
          <w:szCs w:val="28"/>
        </w:rPr>
        <w:t xml:space="preserve"> alega que: </w:t>
      </w:r>
      <w:r>
        <w:rPr>
          <w:rFonts w:ascii="Arial" w:hAnsi="Arial" w:cs="Arial"/>
          <w:b/>
          <w:bCs/>
          <w:sz w:val="28"/>
          <w:szCs w:val="28"/>
          <w:rPrChange w:id="1157" w:author="Assessor GDSXSR" w:date="2026-10-29T00:11:37Z">
            <w:rPr>
              <w:rFonts w:ascii="Arial" w:hAnsi="Arial" w:cs="Arial"/>
              <w:b/>
              <w:bCs/>
              <w:sz w:val="28"/>
              <w:szCs w:val="28"/>
            </w:rPr>
          </w:rPrChange>
        </w:rPr>
        <w:t xml:space="preserve">1)</w:t>
      </w:r>
      <w:r>
        <w:rPr>
          <w:rFonts w:ascii="Arial" w:hAnsi="Arial" w:cs="Arial"/>
          <w:b/>
          <w:bCs/>
          <w:sz w:val="28"/>
          <w:szCs w:val="28"/>
        </w:rPr>
        <w:t xml:space="preserve"> </w:t>
      </w:r>
      <w:r>
        <w:rPr>
          <w:rFonts w:ascii="Arial" w:hAnsi="Arial" w:cs="Arial"/>
          <w:sz w:val="28"/>
          <w:szCs w:val="28"/>
        </w:rPr>
        <w:t xml:space="preserve">não há intempestividade dos embargos de terceiro, uma vez que não ocorreu qualquer das hipóteses previstas no art. 675 do CPC</w:t>
      </w:r>
      <w:del w:id="1155" w:author="Assessor GDSXSR" w:date="2026-10-29T00:11:37Z">
        <w:r>
          <w:rPr>
            <w:rFonts w:ascii="Arial" w:hAnsi="Arial" w:cs="Arial"/>
            <w:sz w:val="28"/>
            <w:szCs w:val="28"/>
          </w:rPr>
          <w:delText xml:space="preserve">/2015</w:delText>
        </w:r>
      </w:del>
      <w:r>
        <w:rPr>
          <w:rFonts w:ascii="Arial" w:hAnsi="Arial" w:cs="Arial"/>
          <w:sz w:val="28"/>
          <w:szCs w:val="28"/>
        </w:rPr>
        <w:t xml:space="preserve"> para o encerramento do prazo de oposição; </w:t>
      </w:r>
      <w:r>
        <w:rPr>
          <w:rFonts w:ascii="Arial" w:hAnsi="Arial" w:cs="Arial"/>
          <w:b/>
          <w:bCs/>
          <w:sz w:val="28"/>
          <w:szCs w:val="28"/>
          <w:rPrChange w:id="1158" w:author="Assessor GDSXSR" w:date="2026-10-29T00:11:37Z">
            <w:rPr>
              <w:rFonts w:ascii="Arial" w:hAnsi="Arial" w:cs="Arial"/>
              <w:b/>
              <w:bCs/>
              <w:sz w:val="28"/>
              <w:szCs w:val="28"/>
            </w:rPr>
          </w:rPrChange>
        </w:rPr>
        <w:t xml:space="preserve">2)</w:t>
      </w:r>
      <w:r>
        <w:rPr>
          <w:rFonts w:ascii="Arial" w:hAnsi="Arial" w:cs="Arial"/>
          <w:b/>
          <w:bCs/>
          <w:sz w:val="28"/>
          <w:szCs w:val="28"/>
        </w:rPr>
        <w:t xml:space="preserve"> </w:t>
      </w:r>
      <w:r>
        <w:rPr>
          <w:rFonts w:ascii="Arial" w:hAnsi="Arial" w:cs="Arial"/>
          <w:sz w:val="28"/>
          <w:szCs w:val="28"/>
        </w:rPr>
        <w:t xml:space="preserve">a extinção da ação anteriormente ajuizada pelo sócio da empresa, por ilegitimidade ativa, não impede o ajuizamento de nova demanda pela pessoa jurídica legítima; </w:t>
      </w:r>
      <w:r>
        <w:rPr>
          <w:rFonts w:ascii="Arial" w:hAnsi="Arial" w:cs="Arial"/>
          <w:b/>
          <w:bCs/>
          <w:sz w:val="28"/>
          <w:szCs w:val="28"/>
          <w:rPrChange w:id="1159" w:author="Assessor GDSXSR" w:date="2026-10-29T00:11:37Z">
            <w:rPr>
              <w:rFonts w:ascii="Arial" w:hAnsi="Arial" w:cs="Arial"/>
              <w:b/>
              <w:bCs/>
              <w:sz w:val="28"/>
              <w:szCs w:val="28"/>
            </w:rPr>
          </w:rPrChange>
        </w:rPr>
        <w:t xml:space="preserve">3)</w:t>
      </w:r>
      <w:r>
        <w:rPr>
          <w:rFonts w:ascii="Arial" w:hAnsi="Arial" w:cs="Arial"/>
          <w:b/>
          <w:bCs/>
          <w:sz w:val="28"/>
          <w:szCs w:val="28"/>
        </w:rPr>
        <w:t xml:space="preserve"> </w:t>
      </w:r>
      <w:r>
        <w:rPr>
          <w:rFonts w:ascii="Arial" w:hAnsi="Arial" w:cs="Arial"/>
          <w:sz w:val="28"/>
          <w:szCs w:val="28"/>
        </w:rPr>
        <w:t xml:space="preserve">não houve fraude à execução, pois os veículos foram adquiridos em 03/09/2018, antes de qualquer constrição judicial, inexistindo prova de má-fé da adquirente; </w:t>
      </w:r>
      <w:r>
        <w:rPr>
          <w:rFonts w:ascii="Arial" w:hAnsi="Arial" w:cs="Arial"/>
          <w:b/>
          <w:bCs/>
          <w:sz w:val="28"/>
          <w:szCs w:val="28"/>
          <w:rPrChange w:id="1160" w:author="Assessor GDSXSR" w:date="2026-10-29T00:11:37Z">
            <w:rPr>
              <w:rFonts w:ascii="Arial" w:hAnsi="Arial" w:cs="Arial"/>
              <w:b/>
              <w:bCs/>
              <w:sz w:val="28"/>
              <w:szCs w:val="28"/>
            </w:rPr>
          </w:rPrChange>
        </w:rPr>
        <w:t xml:space="preserve">4)</w:t>
      </w:r>
      <w:r>
        <w:rPr>
          <w:rFonts w:ascii="Arial" w:hAnsi="Arial" w:cs="Arial"/>
          <w:sz w:val="28"/>
          <w:szCs w:val="28"/>
        </w:rPr>
        <w:t xml:space="preserve"> a aquisição onerosa, a posse dos veículos e a quitação do financiamento foram devidamente comprovadas documentalmente; e </w:t>
      </w:r>
      <w:r>
        <w:rPr>
          <w:rFonts w:ascii="Arial" w:hAnsi="Arial" w:cs="Arial"/>
          <w:b/>
          <w:bCs/>
          <w:sz w:val="28"/>
          <w:szCs w:val="28"/>
          <w:rPrChange w:id="1161" w:author="Assessor GDSXSR" w:date="2026-10-29T00:11:37Z">
            <w:rPr>
              <w:rFonts w:ascii="Arial" w:hAnsi="Arial" w:cs="Arial"/>
              <w:b/>
              <w:bCs/>
              <w:sz w:val="28"/>
              <w:szCs w:val="28"/>
            </w:rPr>
          </w:rPrChange>
        </w:rPr>
        <w:t xml:space="preserve">5)</w:t>
      </w:r>
      <w:r>
        <w:rPr>
          <w:rFonts w:ascii="Arial" w:hAnsi="Arial" w:cs="Arial"/>
          <w:sz w:val="28"/>
          <w:szCs w:val="28"/>
        </w:rPr>
        <w:t xml:space="preserve"> a ausência de transferência dos veículos perante o Detran decorreu de sucessivas restrições judiciais e administrativas alheias à sua vontade</w:t>
      </w:r>
      <w:del w:id="1156" w:author="Assessor GDSXSR" w:date="2026-10-29T00:11:37Z">
        <w:r>
          <w:rPr>
            <w:rFonts w:ascii="Arial" w:hAnsi="Arial" w:cs="Arial"/>
            <w:sz w:val="28"/>
            <w:szCs w:val="28"/>
          </w:rPr>
          <w:delText xml:space="preserve"> </w:delText>
        </w:r>
        <w:r>
          <w:rPr>
            <w:rFonts w:ascii="Arial" w:hAnsi="Arial" w:cs="Arial"/>
            <w:sz w:val="28"/>
            <w:szCs w:val="28"/>
          </w:rPr>
          <w:delText xml:space="preserve">(ID</w:delText>
        </w:r>
        <w:r>
          <w:rPr>
            <w:rFonts w:ascii="Arial" w:hAnsi="Arial" w:cs="Arial"/>
            <w:sz w:val="28"/>
            <w:szCs w:val="28"/>
          </w:rPr>
          <w:delText xml:space="preserve"> </w:delText>
        </w:r>
        <w:r>
          <w:rPr>
            <w:rFonts w:ascii="Arial" w:hAnsi="Arial" w:cs="Arial"/>
            <w:sz w:val="28"/>
            <w:szCs w:val="28"/>
          </w:rPr>
          <w:delText xml:space="preserve">89655665</w:delText>
        </w:r>
        <w:r>
          <w:rPr>
            <w:rFonts w:ascii="Arial" w:hAnsi="Arial" w:cs="Arial"/>
            <w:sz w:val="28"/>
            <w:szCs w:val="28"/>
          </w:rPr>
          <w:delText xml:space="preserve">)</w:delText>
        </w:r>
      </w:del>
      <w:r>
        <w:rPr>
          <w:rFonts w:ascii="Arial" w:hAnsi="Arial" w:cs="Arial"/>
          <w:sz w:val="28"/>
          <w:szCs w:val="28"/>
        </w:rPr>
        <w:t xml:space="preserve">.</w:t>
      </w:r>
    </w:p>
    <w:p w14:paraId="6EEF5CB3" w14:textId="77777777" w:rsidR="00882188" w:rsidRPr="00882188" w:rsidRDefault="00882188" w:rsidP="00882188">
      <w:pPr>
        <w:spacing w:after="0" w:line="360" w:lineRule="auto"/>
        <w:ind w:firstLine="2268"/>
        <w:jc w:val="both"/>
        <w:rPr>
          <w:rFonts w:ascii="Arial" w:hAnsi="Arial" w:cs="Arial"/>
          <w:sz w:val="28"/>
          <w:szCs w:val="28"/>
        </w:rPr>
      </w:pPr>
    </w:p>
    <w:p w14:paraId="5A5C960D" w14:textId="195EB8ED" w:rsidR="00882188" w:rsidRDefault="00882188" w:rsidP="00F158FB">
      <w:pPr>
        <w:spacing w:after="0" w:line="360" w:lineRule="auto"/>
        <w:ind w:firstLine="2268"/>
        <w:jc w:val="both"/>
        <w:rPr>
          <w:rFonts w:ascii="Arial" w:hAnsi="Arial" w:cs="Arial"/>
          <w:sz w:val="28"/>
          <w:szCs w:val="28"/>
        </w:rPr>
      </w:pPr>
      <w:r w:rsidRPr="00882188">
        <w:rPr>
          <w:rFonts w:ascii="Arial" w:hAnsi="Arial" w:cs="Arial"/>
          <w:sz w:val="28"/>
          <w:szCs w:val="28"/>
        </w:rPr>
        <w:t>É o relatório.</w:t>
      </w:r>
    </w:p>
    <w:p w14:paraId="19092DA0" w14:textId="77777777" w:rsidR="005F488E" w:rsidRDefault="005F488E" w:rsidP="00355C73">
      <w:pPr>
        <w:spacing w:after="0" w:line="360" w:lineRule="auto"/>
        <w:jc w:val="center"/>
        <w:rPr>
          <w:rFonts w:ascii="Arial" w:hAnsi="Arial" w:cs="Arial"/>
          <w:b/>
          <w:bCs/>
          <w:sz w:val="28"/>
          <w:szCs w:val="28"/>
        </w:rPr>
      </w:pPr>
    </w:p>
    <w:p w14:paraId="6AAED252" w14:textId="77777777" w:rsidR="005F488E" w:rsidRDefault="005F488E" w:rsidP="00355C73">
      <w:pPr>
        <w:spacing w:after="0" w:line="360" w:lineRule="auto"/>
        <w:jc w:val="center"/>
        <w:rPr>
          <w:rFonts w:ascii="Arial" w:hAnsi="Arial" w:cs="Arial"/>
          <w:b/>
          <w:bCs/>
          <w:sz w:val="28"/>
          <w:szCs w:val="28"/>
        </w:rPr>
      </w:pPr>
    </w:p>
    <w:p w14:paraId="5A07038F" w14:textId="77777777" w:rsidR="00E01AA2" w:rsidRDefault="00E01AA2" w:rsidP="00355C73">
      <w:pPr>
        <w:spacing w:after="0" w:line="360" w:lineRule="auto"/>
        <w:jc w:val="center"/>
        <w:rPr>
          <w:rFonts w:ascii="Arial" w:hAnsi="Arial" w:cs="Arial"/>
          <w:b/>
          <w:bCs/>
          <w:sz w:val="28"/>
          <w:szCs w:val="28"/>
        </w:rPr>
      </w:pPr>
    </w:p>
    <w:p w14:paraId="28512C81" w14:textId="77777777" w:rsidR="00E01AA2" w:rsidRDefault="00E01AA2" w:rsidP="00355C73">
      <w:pPr>
        <w:spacing w:after="0" w:line="360" w:lineRule="auto"/>
        <w:jc w:val="center"/>
        <w:rPr>
          <w:rFonts w:ascii="Arial" w:hAnsi="Arial" w:cs="Arial"/>
          <w:b/>
          <w:bCs/>
          <w:sz w:val="28"/>
          <w:szCs w:val="28"/>
        </w:rPr>
      </w:pPr>
    </w:p>
    <w:p w14:paraId="2182FF80" w14:textId="77777777" w:rsidR="00E01AA2" w:rsidRDefault="00E01AA2" w:rsidP="00355C73">
      <w:pPr>
        <w:spacing w:after="0" w:line="360" w:lineRule="auto"/>
        <w:jc w:val="center"/>
        <w:rPr>
          <w:rFonts w:ascii="Arial" w:hAnsi="Arial" w:cs="Arial"/>
          <w:b/>
          <w:bCs/>
          <w:sz w:val="28"/>
          <w:szCs w:val="28"/>
        </w:rPr>
      </w:pPr>
    </w:p>
    <w:p w14:paraId="7D5D8209" w14:textId="77777777" w:rsidR="00E01AA2" w:rsidRDefault="00E01AA2" w:rsidP="00355C73">
      <w:pPr>
        <w:spacing w:after="0" w:line="360" w:lineRule="auto"/>
        <w:jc w:val="center"/>
        <w:rPr>
          <w:rFonts w:ascii="Arial" w:hAnsi="Arial" w:cs="Arial"/>
          <w:b/>
          <w:bCs/>
          <w:sz w:val="28"/>
          <w:szCs w:val="28"/>
        </w:rPr>
      </w:pPr>
    </w:p>
    <w:p w14:paraId="02AEC036" w14:textId="77777777" w:rsidR="00E01AA2" w:rsidRDefault="00E01AA2" w:rsidP="00355C73">
      <w:pPr>
        <w:spacing w:after="0" w:line="360" w:lineRule="auto"/>
        <w:jc w:val="center"/>
        <w:rPr>
          <w:rFonts w:ascii="Arial" w:hAnsi="Arial" w:cs="Arial"/>
          <w:b/>
          <w:bCs/>
          <w:sz w:val="28"/>
          <w:szCs w:val="28"/>
        </w:rPr>
      </w:pPr>
    </w:p>
    <w:p w14:paraId="688F340D" w14:textId="77777777" w:rsidR="00E01AA2" w:rsidRDefault="00E01AA2" w:rsidP="00355C73">
      <w:pPr>
        <w:spacing w:after="0" w:line="360" w:lineRule="auto"/>
        <w:jc w:val="center"/>
        <w:rPr>
          <w:rFonts w:ascii="Arial" w:hAnsi="Arial" w:cs="Arial"/>
          <w:b/>
          <w:bCs/>
          <w:sz w:val="28"/>
          <w:szCs w:val="28"/>
        </w:rPr>
      </w:pPr>
    </w:p>
    <w:p w14:paraId="449480CF" w14:textId="77777777" w:rsidR="00E01AA2" w:rsidRDefault="00E01AA2" w:rsidP="00355C73">
      <w:pPr>
        <w:spacing w:after="0" w:line="360" w:lineRule="auto"/>
        <w:jc w:val="center"/>
        <w:rPr>
          <w:rFonts w:ascii="Arial" w:hAnsi="Arial" w:cs="Arial"/>
          <w:b/>
          <w:bCs/>
          <w:sz w:val="28"/>
          <w:szCs w:val="28"/>
        </w:rPr>
      </w:pPr>
    </w:p>
    <w:p w14:paraId="7ACBB64C" w14:textId="77777777" w:rsidR="00E01AA2" w:rsidRDefault="00E01AA2" w:rsidP="00355C73">
      <w:pPr>
        <w:spacing w:after="0" w:line="360" w:lineRule="auto"/>
        <w:jc w:val="center"/>
        <w:rPr>
          <w:rFonts w:ascii="Arial" w:hAnsi="Arial" w:cs="Arial"/>
          <w:b/>
          <w:bCs/>
          <w:sz w:val="28"/>
          <w:szCs w:val="28"/>
        </w:rPr>
      </w:pPr>
    </w:p>
    <w:p w14:paraId="2B6B95EA" w14:textId="77777777" w:rsidR="00E01AA2" w:rsidRDefault="00E01AA2" w:rsidP="00355C73">
      <w:pPr>
        <w:spacing w:after="0" w:line="360" w:lineRule="auto"/>
        <w:jc w:val="center"/>
        <w:rPr>
          <w:rFonts w:ascii="Arial" w:hAnsi="Arial" w:cs="Arial"/>
          <w:b/>
          <w:bCs/>
          <w:sz w:val="28"/>
          <w:szCs w:val="28"/>
        </w:rPr>
      </w:pPr>
    </w:p>
    <w:p w14:paraId="45073551" w14:textId="77777777" w:rsidR="00E01AA2" w:rsidRDefault="00E01AA2" w:rsidP="00355C73">
      <w:pPr>
        <w:spacing w:after="0" w:line="360" w:lineRule="auto"/>
        <w:jc w:val="center"/>
        <w:rPr>
          <w:rFonts w:ascii="Arial" w:hAnsi="Arial" w:cs="Arial"/>
          <w:b/>
          <w:bCs/>
          <w:sz w:val="28"/>
          <w:szCs w:val="28"/>
        </w:rPr>
      </w:pPr>
    </w:p>
    <w:p w14:paraId="3AE3ECF5" w14:textId="77777777" w:rsidR="00E01AA2" w:rsidRDefault="00E01AA2" w:rsidP="00355C73">
      <w:pPr>
        <w:spacing w:after="0" w:line="360" w:lineRule="auto"/>
        <w:jc w:val="center"/>
        <w:rPr>
          <w:rFonts w:ascii="Arial" w:hAnsi="Arial" w:cs="Arial"/>
          <w:b/>
          <w:bCs/>
          <w:sz w:val="28"/>
          <w:szCs w:val="28"/>
        </w:rPr>
      </w:pPr>
    </w:p>
    <w:p w14:paraId="6EFAFDEA" w14:textId="77777777" w:rsidR="00E01AA2" w:rsidRDefault="00E01AA2" w:rsidP="00355C73">
      <w:pPr>
        <w:spacing w:after="0" w:line="360" w:lineRule="auto"/>
        <w:jc w:val="center"/>
        <w:rPr>
          <w:rFonts w:ascii="Arial" w:hAnsi="Arial" w:cs="Arial"/>
          <w:b/>
          <w:bCs/>
          <w:sz w:val="28"/>
          <w:szCs w:val="28"/>
        </w:rPr>
      </w:pPr>
    </w:p>
    <w:p w14:paraId="4C27F233" w14:textId="77777777" w:rsidR="00E01AA2" w:rsidRDefault="00E01AA2" w:rsidP="00355C73">
      <w:pPr>
        <w:spacing w:after="0" w:line="360" w:lineRule="auto"/>
        <w:jc w:val="center"/>
        <w:rPr>
          <w:rFonts w:ascii="Arial" w:hAnsi="Arial" w:cs="Arial"/>
          <w:b/>
          <w:bCs/>
          <w:sz w:val="28"/>
          <w:szCs w:val="28"/>
        </w:rPr>
      </w:pPr>
    </w:p>
    <w:p w14:paraId="51A6E292" w14:textId="77777777" w:rsidR="00E01AA2" w:rsidRDefault="00E01AA2" w:rsidP="00355C73">
      <w:pPr>
        <w:spacing w:after="0" w:line="360" w:lineRule="auto"/>
        <w:jc w:val="center"/>
        <w:rPr>
          <w:rFonts w:ascii="Arial" w:hAnsi="Arial" w:cs="Arial"/>
          <w:b/>
          <w:bCs/>
          <w:sz w:val="28"/>
          <w:szCs w:val="28"/>
        </w:rPr>
      </w:pPr>
    </w:p>
    <w:p w14:paraId="1088480A" w14:textId="77777777" w:rsidR="00E01AA2" w:rsidRDefault="00E01AA2" w:rsidP="00355C73">
      <w:pPr>
        <w:spacing w:after="0" w:line="360" w:lineRule="auto"/>
        <w:jc w:val="center"/>
        <w:rPr>
          <w:rFonts w:ascii="Arial" w:hAnsi="Arial" w:cs="Arial"/>
          <w:b/>
          <w:bCs/>
          <w:sz w:val="28"/>
          <w:szCs w:val="28"/>
        </w:rPr>
      </w:pPr>
    </w:p>
    <w:p w14:paraId="1869B69C" w14:textId="1028075A" w:rsidR="00882188" w:rsidRPr="00355C73" w:rsidRDefault="00355C73" w:rsidP="00355C73">
      <w:pPr>
        <w:spacing w:after="0" w:line="360" w:lineRule="auto"/>
        <w:jc w:val="center"/>
        <w:rPr>
          <w:rFonts w:ascii="Arial" w:hAnsi="Arial" w:cs="Arial"/>
          <w:b/>
          <w:bCs/>
          <w:sz w:val="28"/>
          <w:szCs w:val="28"/>
        </w:rPr>
      </w:pPr>
      <w:r w:rsidRPr="00355C73">
        <w:rPr>
          <w:rFonts w:ascii="Arial" w:hAnsi="Arial" w:cs="Arial"/>
          <w:b/>
          <w:bCs/>
          <w:sz w:val="28"/>
          <w:szCs w:val="28"/>
        </w:rPr>
        <w:lastRenderedPageBreak/>
        <w:t>VOTO</w:t>
      </w:r>
    </w:p>
    <w:p w14:paraId="5518CFBB" w14:textId="77777777" w:rsidR="00882188" w:rsidRDefault="00882188" w:rsidP="00DB1301">
      <w:pPr>
        <w:spacing w:after="0" w:line="360" w:lineRule="auto"/>
        <w:ind w:firstLine="2268"/>
        <w:jc w:val="both"/>
        <w:rPr>
          <w:rFonts w:ascii="Arial" w:hAnsi="Arial" w:cs="Arial"/>
          <w:sz w:val="28"/>
          <w:szCs w:val="28"/>
        </w:rPr>
      </w:pPr>
    </w:p>
    <w:p w14:paraId="39B1C8E2" w14:textId="1BE1B14E" w:rsidR="00355C73" w:rsidRPr="00355C73" w:rsidRDefault="00355C73" w:rsidP="00355C73">
      <w:pPr>
        <w:spacing w:after="0" w:line="360" w:lineRule="auto"/>
        <w:jc w:val="both"/>
        <w:rPr>
          <w:rFonts w:ascii="Arial" w:hAnsi="Arial" w:cs="Arial"/>
          <w:b/>
          <w:bCs/>
          <w:sz w:val="28"/>
          <w:szCs w:val="28"/>
        </w:rPr>
      </w:pPr>
      <w:r w:rsidRPr="00355C73">
        <w:rPr>
          <w:rFonts w:ascii="Arial" w:hAnsi="Arial" w:cs="Arial"/>
          <w:b/>
          <w:bCs/>
          <w:sz w:val="28"/>
          <w:szCs w:val="28"/>
        </w:rPr>
        <w:t>O Senhor Desembargador SÉRGIO ROCHA – Relator.</w:t>
      </w:r>
    </w:p>
    <w:p w14:paraId="2F38563C" w14:textId="77777777" w:rsidR="00355C73" w:rsidRDefault="00355C73" w:rsidP="00DB1301">
      <w:pPr>
        <w:spacing w:after="0" w:line="360" w:lineRule="auto"/>
        <w:ind w:firstLine="2268"/>
        <w:jc w:val="both"/>
        <w:rPr>
          <w:rFonts w:ascii="Arial" w:hAnsi="Arial" w:cs="Arial"/>
          <w:sz w:val="28"/>
          <w:szCs w:val="28"/>
        </w:rPr>
      </w:pPr>
    </w:p>
    <w:p w14:paraId="61AE6B8E" w14:textId="245133A9" w:rsidR="00355C73" w:rsidRDefault="00A72414" w:rsidP="00DB1301">
      <w:pPr>
        <w:spacing w:after="0" w:line="360" w:lineRule="auto"/>
        <w:ind w:firstLine="2268"/>
        <w:jc w:val="both"/>
        <w:rPr>
          <w:rFonts w:ascii="Arial" w:hAnsi="Arial" w:cs="Arial"/>
          <w:sz w:val="28"/>
          <w:szCs w:val="28"/>
        </w:rPr>
      </w:pPr>
      <w:commentRangeStart w:id="9"/>
      <w:r w:rsidRPr="00A72414">
        <w:rPr>
          <w:rFonts w:ascii="Arial" w:hAnsi="Arial" w:cs="Arial"/>
          <w:sz w:val="28"/>
          <w:szCs w:val="28"/>
        </w:rPr>
        <w:t xml:space="preserve">Ação ajuizada em </w:t>
      </w:r>
      <w:r w:rsidR="00F158FB">
        <w:rPr>
          <w:rFonts w:ascii="Arial" w:hAnsi="Arial" w:cs="Arial"/>
          <w:sz w:val="28"/>
          <w:szCs w:val="28"/>
        </w:rPr>
        <w:t xml:space="preserve">16</w:t>
      </w:r>
      <w:r w:rsidRPr="00A72414">
        <w:rPr>
          <w:rFonts w:ascii="Arial" w:hAnsi="Arial" w:cs="Arial"/>
          <w:sz w:val="28"/>
          <w:szCs w:val="28"/>
        </w:rPr>
        <w:t xml:space="preserve">/</w:t>
      </w:r>
      <w:r w:rsidR="00F158FB">
        <w:rPr>
          <w:rFonts w:ascii="Arial" w:hAnsi="Arial" w:cs="Arial"/>
          <w:sz w:val="28"/>
          <w:szCs w:val="28"/>
        </w:rPr>
        <w:t xml:space="preserve">09</w:t>
      </w:r>
      <w:r w:rsidRPr="00A72414">
        <w:rPr>
          <w:rFonts w:ascii="Arial" w:hAnsi="Arial" w:cs="Arial"/>
          <w:sz w:val="28"/>
          <w:szCs w:val="28"/>
        </w:rPr>
        <w:t xml:space="preserve">/</w:t>
      </w:r>
      <w:r w:rsidR="00F158FB">
        <w:rPr>
          <w:rFonts w:ascii="Arial" w:hAnsi="Arial" w:cs="Arial"/>
          <w:sz w:val="28"/>
          <w:szCs w:val="28"/>
        </w:rPr>
        <w:t xml:space="preserve">2025</w:t>
      </w:r>
      <w:r w:rsidRPr="00A72414">
        <w:rPr>
          <w:rFonts w:ascii="Arial" w:hAnsi="Arial" w:cs="Arial"/>
          <w:sz w:val="28"/>
          <w:szCs w:val="28"/>
        </w:rPr>
        <w:t xml:space="preserve">.</w:t>
      </w:r>
      <w:commentRangeEnd w:id="9"/>
      <w:r>
        <w:rPr>
          <w:rStyle w:val="CommentReference"/>
        </w:rPr>
        <w:commentReference w:id="9"/>
      </w:r>
      <w:r w:rsidRPr="00A72414">
        <w:rPr>
          <w:rFonts w:ascii="Arial" w:hAnsi="Arial" w:cs="Arial"/>
          <w:sz w:val="28"/>
          <w:szCs w:val="28"/>
        </w:rPr>
        <w:t xml:space="preserve"> Sentença proferida em </w:t>
      </w:r>
      <w:r w:rsidR="00AE32D7">
        <w:rPr>
          <w:rFonts w:ascii="Arial" w:hAnsi="Arial" w:cs="Arial"/>
          <w:sz w:val="28"/>
          <w:szCs w:val="28"/>
        </w:rPr>
        <w:t>15</w:t>
      </w:r>
      <w:r w:rsidRPr="00A72414">
        <w:rPr>
          <w:rFonts w:ascii="Arial" w:hAnsi="Arial" w:cs="Arial"/>
          <w:sz w:val="28"/>
          <w:szCs w:val="28"/>
        </w:rPr>
        <w:t>/</w:t>
      </w:r>
      <w:r w:rsidR="00AE32D7">
        <w:rPr>
          <w:rFonts w:ascii="Arial" w:hAnsi="Arial" w:cs="Arial"/>
          <w:sz w:val="28"/>
          <w:szCs w:val="28"/>
        </w:rPr>
        <w:t>06/2026</w:t>
      </w:r>
      <w:r w:rsidRPr="00A72414">
        <w:rPr>
          <w:rFonts w:ascii="Arial" w:hAnsi="Arial" w:cs="Arial"/>
          <w:sz w:val="28"/>
          <w:szCs w:val="28"/>
        </w:rPr>
        <w:t xml:space="preserve">. </w:t>
      </w:r>
      <w:r>
        <w:rPr>
          <w:rFonts w:ascii="Arial" w:hAnsi="Arial" w:cs="Arial"/>
          <w:sz w:val="28"/>
          <w:szCs w:val="28"/>
        </w:rPr>
        <w:t>Apelo</w:t>
      </w:r>
      <w:r w:rsidRPr="00A72414">
        <w:rPr>
          <w:rFonts w:ascii="Arial" w:hAnsi="Arial" w:cs="Arial"/>
          <w:sz w:val="28"/>
          <w:szCs w:val="28"/>
        </w:rPr>
        <w:t xml:space="preserve"> interposto em </w:t>
      </w:r>
      <w:r w:rsidR="00AE32D7">
        <w:rPr>
          <w:rFonts w:ascii="Arial" w:hAnsi="Arial" w:cs="Arial"/>
          <w:sz w:val="28"/>
          <w:szCs w:val="28"/>
        </w:rPr>
        <w:t>09</w:t>
      </w:r>
      <w:r w:rsidRPr="00A72414">
        <w:rPr>
          <w:rFonts w:ascii="Arial" w:hAnsi="Arial" w:cs="Arial"/>
          <w:sz w:val="28"/>
          <w:szCs w:val="28"/>
        </w:rPr>
        <w:t>/</w:t>
      </w:r>
      <w:r w:rsidR="00AE32D7">
        <w:rPr>
          <w:rFonts w:ascii="Arial" w:hAnsi="Arial" w:cs="Arial"/>
          <w:sz w:val="28"/>
          <w:szCs w:val="28"/>
        </w:rPr>
        <w:t>07</w:t>
      </w:r>
      <w:r w:rsidRPr="00A72414">
        <w:rPr>
          <w:rFonts w:ascii="Arial" w:hAnsi="Arial" w:cs="Arial"/>
          <w:sz w:val="28"/>
          <w:szCs w:val="28"/>
        </w:rPr>
        <w:t>/</w:t>
      </w:r>
      <w:r w:rsidR="00AE32D7">
        <w:rPr>
          <w:rFonts w:ascii="Arial" w:hAnsi="Arial" w:cs="Arial"/>
          <w:sz w:val="28"/>
          <w:szCs w:val="28"/>
        </w:rPr>
        <w:t>2026</w:t>
      </w:r>
      <w:r w:rsidRPr="00A72414">
        <w:rPr>
          <w:rFonts w:ascii="Arial" w:hAnsi="Arial" w:cs="Arial"/>
          <w:sz w:val="28"/>
          <w:szCs w:val="28"/>
        </w:rPr>
        <w:t xml:space="preserve">. Valor da causa: </w:t>
      </w:r>
      <w:r w:rsidR="00AE32D7" w:rsidRPr="00AE32D7">
        <w:rPr>
          <w:rFonts w:ascii="Arial" w:hAnsi="Arial" w:cs="Arial"/>
          <w:sz w:val="28"/>
          <w:szCs w:val="28"/>
        </w:rPr>
        <w:t>R$ 109.792,36</w:t>
      </w:r>
      <w:r w:rsidR="00AE32D7">
        <w:rPr>
          <w:rFonts w:ascii="Arial" w:hAnsi="Arial" w:cs="Arial"/>
          <w:sz w:val="28"/>
          <w:szCs w:val="28"/>
        </w:rPr>
        <w:t>.</w:t>
      </w:r>
    </w:p>
    <w:p w14:paraId="58BDE931" w14:textId="77777777" w:rsidR="00355C73" w:rsidRDefault="00355C73" w:rsidP="00DB1301">
      <w:pPr>
        <w:spacing w:after="0" w:line="360" w:lineRule="auto"/>
        <w:ind w:firstLine="2268"/>
        <w:jc w:val="both"/>
        <w:rPr>
          <w:rFonts w:ascii="Arial" w:hAnsi="Arial" w:cs="Arial"/>
          <w:sz w:val="28"/>
          <w:szCs w:val="28"/>
        </w:rPr>
      </w:pPr>
    </w:p>
    <w:p w14:paraId="2C5A86CD" w14:textId="57B28E79" w:rsidR="00355C73" w:rsidRPr="007E1C8C" w:rsidRDefault="00A72414" w:rsidP="00A72414">
      <w:pPr>
        <w:spacing w:after="0" w:line="360" w:lineRule="auto"/>
        <w:jc w:val="center"/>
        <w:rPr>
          <w:rFonts w:ascii="Arial" w:hAnsi="Arial" w:cs="Arial"/>
          <w:b/>
          <w:bCs/>
          <w:color w:val="000000" w:themeColor="text1"/>
          <w:sz w:val="28"/>
          <w:szCs w:val="28"/>
        </w:rPr>
      </w:pPr>
      <w:r w:rsidRPr="007E1C8C">
        <w:rPr>
          <w:rFonts w:ascii="Arial" w:hAnsi="Arial" w:cs="Arial"/>
          <w:b/>
          <w:bCs/>
          <w:color w:val="000000" w:themeColor="text1"/>
          <w:sz w:val="28"/>
          <w:szCs w:val="28"/>
        </w:rPr>
        <w:t xml:space="preserve">APELO DO </w:t>
      </w:r>
      <w:r w:rsidR="00966336">
        <w:rPr>
          <w:rFonts w:ascii="Arial" w:hAnsi="Arial" w:cs="Arial"/>
          <w:b/>
          <w:bCs/>
          <w:color w:val="000000" w:themeColor="text1"/>
          <w:sz w:val="28"/>
          <w:szCs w:val="28"/>
        </w:rPr>
        <w:t>EMBARGADO</w:t>
      </w:r>
      <w:r w:rsidRPr="007E1C8C">
        <w:rPr>
          <w:rFonts w:ascii="Arial" w:hAnsi="Arial" w:cs="Arial"/>
          <w:b/>
          <w:bCs/>
          <w:color w:val="000000" w:themeColor="text1"/>
          <w:sz w:val="28"/>
          <w:szCs w:val="28"/>
        </w:rPr>
        <w:t xml:space="preserve">, </w:t>
      </w:r>
      <w:r w:rsidR="00966336">
        <w:rPr>
          <w:rFonts w:ascii="Arial" w:hAnsi="Arial" w:cs="Arial"/>
          <w:b/>
          <w:bCs/>
          <w:color w:val="000000" w:themeColor="text1"/>
          <w:sz w:val="28"/>
          <w:szCs w:val="28"/>
        </w:rPr>
        <w:t>ALEXANDRE MENDONÇA DOS SANTOS</w:t>
      </w:r>
    </w:p>
    <w:p w14:paraId="187A5EFC" w14:textId="77777777" w:rsidR="00A72414" w:rsidRPr="007E1C8C" w:rsidRDefault="00A72414" w:rsidP="00DB1301">
      <w:pPr>
        <w:spacing w:after="0" w:line="360" w:lineRule="auto"/>
        <w:ind w:firstLine="2268"/>
        <w:jc w:val="both"/>
        <w:rPr>
          <w:rFonts w:ascii="Arial" w:hAnsi="Arial" w:cs="Arial"/>
          <w:color w:val="000000" w:themeColor="text1"/>
          <w:sz w:val="28"/>
          <w:szCs w:val="28"/>
        </w:rPr>
      </w:pPr>
    </w:p>
    <w:p w14:paraId="2E63BFE0" w14:textId="3105FBDC" w:rsidR="00A72414" w:rsidRPr="007E1C8C" w:rsidRDefault="00A958AF" w:rsidP="00DB1301">
      <w:pPr>
        <w:spacing w:after="0" w:line="360" w:lineRule="auto"/>
        <w:ind w:firstLine="2268"/>
        <w:jc w:val="both"/>
        <w:rPr>
          <w:rFonts w:ascii="Arial" w:hAnsi="Arial" w:cs="Arial"/>
          <w:color w:val="000000" w:themeColor="text1"/>
          <w:sz w:val="28"/>
          <w:szCs w:val="28"/>
        </w:rPr>
      </w:pPr>
      <w:r w:rsidRPr="007E1C8C">
        <w:rPr>
          <w:rFonts w:ascii="Arial" w:hAnsi="Arial" w:cs="Arial"/>
          <w:color w:val="000000" w:themeColor="text1"/>
          <w:sz w:val="28"/>
          <w:szCs w:val="28"/>
        </w:rPr>
        <w:t>Presentes os pressupostos de admissibilidade, conheço do apelo interposto</w:t>
      </w:r>
      <w:r w:rsidR="005A1443">
        <w:rPr>
          <w:rFonts w:ascii="Arial" w:hAnsi="Arial" w:cs="Arial"/>
          <w:color w:val="000000" w:themeColor="text1"/>
          <w:sz w:val="28"/>
          <w:szCs w:val="28"/>
        </w:rPr>
        <w:t>.</w:t>
      </w:r>
    </w:p>
    <w:p w14:paraId="6DD4E06C" w14:textId="77777777" w:rsidR="00A72414" w:rsidRDefault="00A72414" w:rsidP="00DB1301">
      <w:pPr>
        <w:spacing w:after="0" w:line="360" w:lineRule="auto"/>
        <w:ind w:firstLine="2268"/>
        <w:jc w:val="both"/>
        <w:rPr>
          <w:rFonts w:ascii="Arial" w:hAnsi="Arial" w:cs="Arial"/>
          <w:sz w:val="28"/>
          <w:szCs w:val="28"/>
        </w:rPr>
      </w:pPr>
    </w:p>
    <w:p w14:paraId="4AC060DA" w14:textId="2EA04F92" w:rsidR="00A72414" w:rsidRDefault="00056471" w:rsidP="00495EB5">
      <w:pPr>
        <w:spacing w:after="0" w:line="360" w:lineRule="auto"/>
        <w:ind/>
        <w:jc w:val="center"/>
        <w:rPr>
          <w:rFonts w:ascii="Arial" w:hAnsi="Arial" w:cs="Arial"/>
          <w:sz w:val="28"/>
          <w:szCs w:val="28"/>
        </w:rPr>
        <w:pPrChange w:id="1162" w:author="Assessor GDSXSR" w:date="2026-10-29T00:11:37Z">
          <w:pPr>
            <w:spacing w:after="0" w:line="360" w:lineRule="auto"/>
            <w:ind w:hanging="142"/>
            <w:jc w:val="center"/>
          </w:pPr>
        </w:pPrChange>
      </w:pPr>
      <w:r>
        <w:rPr>
          <w:rFonts w:ascii="Arial" w:hAnsi="Arial" w:cs="Arial"/>
          <w:sz w:val="28"/>
          <w:szCs w:val="28"/>
          <w:highlight w:val="yellow"/>
          <w:rPrChange w:id="1163" w:author="Assessor GDSXSR" w:date="2026-10-29T00:11:37Z">
            <w:rPr>
              <w:rFonts w:ascii="Arial" w:hAnsi="Arial" w:cs="Arial"/>
              <w:sz w:val="28"/>
              <w:szCs w:val="28"/>
            </w:rPr>
          </w:rPrChange>
        </w:rPr>
        <w:t>DA REJEIÇÃO DA PRELIMINAR DE INTEMPESTIVIDADE</w:t>
      </w:r>
      <w:r w:rsidR="005207D0">
        <w:rPr>
          <w:rFonts w:ascii="Arial" w:hAnsi="Arial" w:cs="Arial"/>
          <w:sz w:val="28"/>
          <w:szCs w:val="28"/>
          <w:highlight w:val="yellow"/>
          <w:rPrChange w:id="1164" w:author="Assessor GDSXSR" w:date="2026-10-29T00:11:37Z">
            <w:rPr>
              <w:rFonts w:ascii="Arial" w:hAnsi="Arial" w:cs="Arial"/>
              <w:sz w:val="28"/>
              <w:szCs w:val="28"/>
            </w:rPr>
          </w:rPrChange>
        </w:rPr>
        <w:t xml:space="preserve"> DOS EMBARGOS DE TERCEIRO</w:t>
      </w:r>
    </w:p>
    <w:p w14:paraId="143DFC13" w14:textId="77777777" w:rsidR="00A72414" w:rsidRDefault="00A72414" w:rsidP="00DB1301">
      <w:pPr>
        <w:spacing w:after="0" w:line="360" w:lineRule="auto"/>
        <w:ind w:firstLine="2268"/>
        <w:jc w:val="both"/>
        <w:rPr>
          <w:rFonts w:ascii="Arial" w:hAnsi="Arial" w:cs="Arial"/>
          <w:sz w:val="28"/>
          <w:szCs w:val="28"/>
        </w:rPr>
      </w:pPr>
    </w:p>
    <w:p w14:paraId="3EA11C48" w14:textId="2174F256" w:rsidR="00EB3378" w:rsidRDefault="00E53472" w:rsidP="00DB1301">
      <w:pPr>
        <w:spacing w:after="0" w:line="360" w:lineRule="auto"/>
        <w:ind w:firstLine="2268"/>
        <w:jc w:val="both"/>
        <w:rPr>
          <w:rFonts w:ascii="Arial" w:hAnsi="Arial" w:cs="Arial"/>
          <w:sz w:val="28"/>
          <w:szCs w:val="28"/>
        </w:rPr>
      </w:pPr>
      <w:commentRangeStart w:id="10"/>
      <w:r>
        <w:rPr>
          <w:rFonts w:ascii="Arial" w:hAnsi="Arial" w:cs="Arial"/>
          <w:color w:val="000000" w:themeColor="text1"/>
          <w:sz w:val="28"/>
          <w:szCs w:val="28"/>
        </w:rPr>
        <w:t xml:space="preserve">O embargado/apelante </w:t>
      </w:r>
      <w:del w:id="1165" w:author="Assessor GDSXSR" w:date="2026-10-29T00:11:37Z">
        <w:r>
          <w:rPr>
            <w:rFonts w:ascii="Arial" w:hAnsi="Arial" w:cs="Arial"/>
            <w:sz w:val="28"/>
            <w:szCs w:val="28"/>
          </w:rPr>
          <w:delText xml:space="preserve">suscita</w:delText>
        </w:r>
      </w:del>
      <w:ins w:id="1166" w:author="Assessor GDSXSR" w:date="2026-10-29T00:11:37Z">
        <w:r>
          <w:rPr>
            <w:rFonts w:ascii="Arial" w:hAnsi="Arial" w:cs="Arial"/>
            <w:color w:val="808080"/>
            <w:sz w:val="28"/>
            <w:szCs w:val="28"/>
          </w:rPr>
          <w:t xml:space="preserve">alega</w:t>
        </w:r>
      </w:ins>
      <w:r>
        <w:rPr>
          <w:rFonts w:ascii="Arial" w:hAnsi="Arial" w:cs="Arial"/>
          <w:sz w:val="28"/>
          <w:szCs w:val="28"/>
        </w:rPr>
        <w:t xml:space="preserve">, em preliminar, </w:t>
      </w:r>
      <w:del w:id="1167" w:author="Assessor GDSXSR" w:date="2026-10-29T00:11:37Z">
        <w:r>
          <w:rPr>
            <w:rFonts w:ascii="Arial" w:hAnsi="Arial" w:cs="Arial"/>
            <w:sz w:val="28"/>
            <w:szCs w:val="28"/>
          </w:rPr>
          <w:delText xml:space="preserve">intempestividade</w:delText>
        </w:r>
      </w:del>
      <w:ins w:id="1168" w:author="Assessor GDSXSR" w:date="2026-10-29T00:11:37Z">
        <w:r>
          <w:rPr>
            <w:rFonts w:ascii="Arial" w:hAnsi="Arial" w:cs="Arial"/>
            <w:color w:val="808080"/>
            <w:sz w:val="28"/>
            <w:szCs w:val="28"/>
          </w:rPr>
          <w:t xml:space="preserve">que:</w:t>
        </w:r>
        <w:commentRangeEnd w:id="10"/>
        <w:r>
          <w:rPr>
            <w:rStyle w:val="CommentReference"/>
            <w:color w:val="808080"/>
          </w:rPr>
          <w:commentReference w:id="10"/>
        </w:r>
      </w:ins>
      <w:r>
        <w:rPr>
          <w:rFonts w:ascii="Arial" w:hAnsi="Arial" w:cs="Arial"/>
          <w:sz w:val="28"/>
          <w:szCs w:val="28"/>
        </w:rPr>
        <w:t xml:space="preserve"> </w:t>
      </w:r>
      <w:del w:id="1169" w:author="Assessor GDSXSR" w:date="2026-10-29T00:11:37Z">
        <w:r>
          <w:rPr>
            <w:rFonts w:ascii="Arial" w:hAnsi="Arial" w:cs="Arial"/>
            <w:sz w:val="28"/>
            <w:szCs w:val="28"/>
          </w:rPr>
          <w:delText xml:space="preserve">na</w:delText>
        </w:r>
      </w:del>
      <w:ins w:id="1170" w:author="Assessor GDSXSR" w:date="2026-10-29T00:11:37Z">
        <w:r>
          <w:rPr>
            <w:rFonts w:ascii="Arial" w:hAnsi="Arial" w:cs="Arial"/>
            <w:b/>
            <w:color w:val="808080"/>
            <w:sz w:val="28"/>
            <w:szCs w:val="28"/>
            <w:rPrChange w:id="1192" w:author="Assessor GDSXSR" w:date="2026-10-29T00:11:37Z">
              <w:rPr>
                <w:rFonts w:ascii="Arial" w:hAnsi="Arial" w:cs="Arial"/>
                <w:color w:val="808080"/>
                <w:sz w:val="28"/>
                <w:szCs w:val="28"/>
              </w:rPr>
            </w:rPrChange>
          </w:rPr>
          <w:t xml:space="preserve">1)</w:t>
        </w:r>
      </w:ins>
      <w:r>
        <w:rPr>
          <w:rFonts w:ascii="Arial" w:hAnsi="Arial" w:cs="Arial"/>
          <w:sz w:val="28"/>
          <w:szCs w:val="28"/>
        </w:rPr>
        <w:t xml:space="preserve"> </w:t>
      </w:r>
      <w:del w:id="1171" w:author="Assessor GDSXSR" w:date="2026-10-29T00:11:37Z">
        <w:r>
          <w:rPr>
            <w:rFonts w:ascii="Arial" w:hAnsi="Arial" w:cs="Arial"/>
            <w:sz w:val="28"/>
            <w:szCs w:val="28"/>
          </w:rPr>
          <w:delText xml:space="preserve">apresentação dos</w:delText>
        </w:r>
      </w:del>
      <w:ins w:id="1172" w:author="Assessor GDSXSR" w:date="2026-10-29T00:11:37Z">
        <w:r>
          <w:rPr>
            <w:rFonts w:ascii="Arial" w:hAnsi="Arial" w:cs="Arial"/>
            <w:color w:val="808080"/>
            <w:sz w:val="28"/>
            <w:szCs w:val="28"/>
          </w:rPr>
          <w:t xml:space="preserve">os</w:t>
        </w:r>
      </w:ins>
      <w:r>
        <w:rPr>
          <w:rFonts w:ascii="Arial" w:hAnsi="Arial" w:cs="Arial"/>
          <w:sz w:val="28"/>
          <w:szCs w:val="28"/>
        </w:rPr>
        <w:t xml:space="preserve"> embargos de terceiro</w:t>
      </w:r>
      <w:ins w:id="1173" w:author="Assessor GDSXSR" w:date="2026-10-29T00:11:37Z">
        <w:r>
          <w:rPr>
            <w:rFonts w:ascii="Arial" w:hAnsi="Arial" w:cs="Arial"/>
            <w:color w:val="808080"/>
            <w:sz w:val="28"/>
            <w:szCs w:val="28"/>
          </w:rPr>
          <w:t xml:space="preserve"> são intempestivos</w:t>
        </w:r>
      </w:ins>
      <w:r>
        <w:rPr>
          <w:rFonts w:ascii="Arial" w:hAnsi="Arial" w:cs="Arial"/>
          <w:sz w:val="28"/>
          <w:szCs w:val="28"/>
        </w:rPr>
        <w:t xml:space="preserve">, pois o </w:t>
      </w:r>
      <w:del w:id="1174" w:author="Assessor GDSXSR" w:date="2026-10-29T00:11:37Z">
        <w:r>
          <w:rPr>
            <w:rFonts w:ascii="Arial" w:hAnsi="Arial" w:cs="Arial"/>
            <w:sz w:val="28"/>
            <w:szCs w:val="28"/>
          </w:rPr>
          <w:delText xml:space="preserve">representante legal</w:delText>
        </w:r>
      </w:del>
      <w:ins w:id="1175" w:author="Assessor GDSXSR" w:date="2026-10-29T00:11:37Z">
        <w:r>
          <w:rPr>
            <w:rFonts w:ascii="Arial" w:hAnsi="Arial" w:cs="Arial"/>
            <w:color w:val="808080"/>
            <w:sz w:val="28"/>
            <w:szCs w:val="28"/>
          </w:rPr>
          <w:t xml:space="preserve">sócio-administrador</w:t>
        </w:r>
      </w:ins>
      <w:r>
        <w:rPr>
          <w:rFonts w:ascii="Arial" w:hAnsi="Arial" w:cs="Arial"/>
          <w:sz w:val="28"/>
          <w:szCs w:val="28"/>
        </w:rPr>
        <w:t xml:space="preserve"> da embargante já </w:t>
      </w:r>
      <w:del w:id="1176" w:author="Assessor GDSXSR" w:date="2026-10-29T00:11:37Z">
        <w:r>
          <w:rPr>
            <w:rFonts w:ascii="Arial" w:hAnsi="Arial" w:cs="Arial"/>
            <w:sz w:val="28"/>
            <w:szCs w:val="28"/>
          </w:rPr>
          <w:delText xml:space="preserve">possuía</w:delText>
        </w:r>
      </w:del>
      <w:ins w:id="1177" w:author="Assessor GDSXSR" w:date="2026-10-29T00:11:37Z">
        <w:r>
          <w:rPr>
            <w:rFonts w:ascii="Arial" w:hAnsi="Arial" w:cs="Arial"/>
            <w:color w:val="808080"/>
            <w:sz w:val="28"/>
            <w:szCs w:val="28"/>
          </w:rPr>
          <w:t xml:space="preserve">tinha</w:t>
        </w:r>
      </w:ins>
      <w:r>
        <w:rPr>
          <w:rFonts w:ascii="Arial" w:hAnsi="Arial" w:cs="Arial"/>
          <w:sz w:val="28"/>
          <w:szCs w:val="28"/>
        </w:rPr>
        <w:t xml:space="preserve"> ciência inequívoca da constrição </w:t>
      </w:r>
      <w:del w:id="1178" w:author="Assessor GDSXSR" w:date="2026-10-29T00:11:37Z">
        <w:r>
          <w:rPr>
            <w:rFonts w:ascii="Arial" w:hAnsi="Arial" w:cs="Arial"/>
            <w:sz w:val="28"/>
            <w:szCs w:val="28"/>
          </w:rPr>
          <w:delText xml:space="preserve">judicial</w:delText>
        </w:r>
      </w:del>
      <w:ins w:id="1179" w:author="Assessor GDSXSR" w:date="2026-10-29T00:11:37Z">
        <w:r>
          <w:rPr>
            <w:rFonts w:ascii="Arial" w:hAnsi="Arial" w:cs="Arial"/>
            <w:color w:val="808080"/>
            <w:sz w:val="28"/>
            <w:szCs w:val="28"/>
          </w:rPr>
          <w:t xml:space="preserve">desde</w:t>
        </w:r>
      </w:ins>
      <w:r>
        <w:rPr>
          <w:rFonts w:ascii="Arial" w:hAnsi="Arial" w:cs="Arial"/>
          <w:sz w:val="28"/>
          <w:szCs w:val="28"/>
        </w:rPr>
        <w:t xml:space="preserve"> </w:t>
      </w:r>
      <w:del w:id="1180" w:author="Assessor GDSXSR" w:date="2026-10-29T00:11:37Z">
        <w:r>
          <w:rPr>
            <w:rFonts w:ascii="Arial" w:hAnsi="Arial" w:cs="Arial"/>
            <w:sz w:val="28"/>
            <w:szCs w:val="28"/>
          </w:rPr>
          <w:delText xml:space="preserve">quando</w:delText>
        </w:r>
      </w:del>
      <w:ins w:id="1181" w:author="Assessor GDSXSR" w:date="2026-10-29T00:11:37Z">
        <w:r>
          <w:rPr>
            <w:rFonts w:ascii="Arial" w:hAnsi="Arial" w:cs="Arial"/>
            <w:color w:val="808080"/>
            <w:sz w:val="28"/>
            <w:szCs w:val="28"/>
          </w:rPr>
          <w:t xml:space="preserve">os</w:t>
        </w:r>
      </w:ins>
      <w:r>
        <w:rPr>
          <w:rFonts w:ascii="Arial" w:hAnsi="Arial" w:cs="Arial"/>
          <w:sz w:val="28"/>
          <w:szCs w:val="28"/>
        </w:rPr>
        <w:t xml:space="preserve"> </w:t>
      </w:r>
      <w:del w:id="1182" w:author="Assessor GDSXSR" w:date="2026-10-29T00:11:37Z">
        <w:r>
          <w:rPr>
            <w:rFonts w:ascii="Arial" w:hAnsi="Arial" w:cs="Arial"/>
            <w:sz w:val="28"/>
            <w:szCs w:val="28"/>
          </w:rPr>
          <w:delText xml:space="preserve">ajuizou</w:delText>
        </w:r>
      </w:del>
      <w:ins w:id="1183" w:author="Assessor GDSXSR" w:date="2026-10-29T00:11:37Z">
        <w:r>
          <w:rPr>
            <w:rFonts w:ascii="Arial" w:hAnsi="Arial" w:cs="Arial"/>
            <w:color w:val="808080"/>
            <w:sz w:val="28"/>
            <w:szCs w:val="28"/>
          </w:rPr>
          <w:t xml:space="preserve">primeiros</w:t>
        </w:r>
      </w:ins>
      <w:r>
        <w:rPr>
          <w:rFonts w:ascii="Arial" w:hAnsi="Arial" w:cs="Arial"/>
          <w:sz w:val="28"/>
          <w:szCs w:val="28"/>
        </w:rPr>
        <w:t xml:space="preserve"> </w:t>
      </w:r>
      <w:del w:id="1184" w:author="Assessor GDSXSR" w:date="2026-10-29T00:11:37Z">
        <w:r>
          <w:rPr>
            <w:rFonts w:ascii="Arial" w:hAnsi="Arial" w:cs="Arial"/>
            <w:sz w:val="28"/>
            <w:szCs w:val="28"/>
          </w:rPr>
          <w:delText xml:space="preserve">anterior</w:delText>
        </w:r>
      </w:del>
      <w:ins w:id="1185" w:author="Assessor GDSXSR" w:date="2026-10-29T00:11:37Z">
        <w:r>
          <w:rPr>
            <w:rFonts w:ascii="Arial" w:hAnsi="Arial" w:cs="Arial"/>
            <w:color w:val="808080"/>
            <w:sz w:val="28"/>
            <w:szCs w:val="28"/>
          </w:rPr>
          <w:t xml:space="preserve">embargos,</w:t>
        </w:r>
      </w:ins>
      <w:r>
        <w:rPr>
          <w:rFonts w:ascii="Arial" w:hAnsi="Arial" w:cs="Arial"/>
          <w:sz w:val="28"/>
          <w:szCs w:val="28"/>
        </w:rPr>
        <w:t xml:space="preserve"> </w:t>
      </w:r>
      <w:del w:id="1186" w:author="Assessor GDSXSR" w:date="2026-10-29T00:11:37Z">
        <w:r>
          <w:rPr>
            <w:rFonts w:ascii="Arial" w:hAnsi="Arial" w:cs="Arial"/>
            <w:sz w:val="28"/>
            <w:szCs w:val="28"/>
          </w:rPr>
          <w:delText xml:space="preserve">demanda</w:delText>
        </w:r>
      </w:del>
      <w:ins w:id="1187" w:author="Assessor GDSXSR" w:date="2026-10-29T00:11:37Z">
        <w:r>
          <w:rPr>
            <w:rFonts w:ascii="Arial" w:hAnsi="Arial" w:cs="Arial"/>
            <w:color w:val="808080"/>
            <w:sz w:val="28"/>
            <w:szCs w:val="28"/>
          </w:rPr>
          <w:t xml:space="preserve">ajuizados</w:t>
        </w:r>
      </w:ins>
      <w:r>
        <w:rPr>
          <w:rFonts w:ascii="Arial" w:hAnsi="Arial" w:cs="Arial"/>
          <w:sz w:val="28"/>
          <w:szCs w:val="28"/>
        </w:rPr>
        <w:t xml:space="preserve"> </w:t>
      </w:r>
      <w:del w:id="1188" w:author="Assessor GDSXSR" w:date="2026-10-29T00:11:37Z">
        <w:r>
          <w:rPr>
            <w:rFonts w:ascii="Arial" w:hAnsi="Arial" w:cs="Arial"/>
            <w:sz w:val="28"/>
            <w:szCs w:val="28"/>
          </w:rPr>
          <w:delText xml:space="preserve">envolvendo</w:delText>
        </w:r>
      </w:del>
      <w:ins w:id="1189" w:author="Assessor GDSXSR" w:date="2026-10-29T00:11:37Z">
        <w:r>
          <w:rPr>
            <w:rFonts w:ascii="Arial" w:hAnsi="Arial" w:cs="Arial"/>
            <w:color w:val="808080"/>
            <w:sz w:val="28"/>
            <w:szCs w:val="28"/>
          </w:rPr>
          <w:t xml:space="preserve">em 24/05/2024 sobre</w:t>
        </w:r>
      </w:ins>
      <w:r>
        <w:rPr>
          <w:rFonts w:ascii="Arial" w:hAnsi="Arial" w:cs="Arial"/>
          <w:sz w:val="28"/>
          <w:szCs w:val="28"/>
        </w:rPr>
        <w:t xml:space="preserve"> os mesmos </w:t>
      </w:r>
      <w:del w:id="1190" w:author="Assessor GDSXSR" w:date="2026-10-29T00:11:37Z">
        <w:r>
          <w:rPr>
            <w:rFonts w:ascii="Arial" w:hAnsi="Arial" w:cs="Arial"/>
            <w:sz w:val="28"/>
            <w:szCs w:val="28"/>
          </w:rPr>
          <w:delText xml:space="preserve">bens</w:delText>
        </w:r>
      </w:del>
      <w:ins w:id="1191" w:author="Assessor GDSXSR" w:date="2026-10-29T00:11:37Z">
        <w:r>
          <w:rPr>
            <w:rFonts w:ascii="Arial" w:hAnsi="Arial" w:cs="Arial"/>
            <w:color w:val="808080"/>
            <w:sz w:val="28"/>
            <w:szCs w:val="28"/>
          </w:rPr>
          <w:t xml:space="preserve">veículos; e </w:t>
        </w:r>
        <w:r>
          <w:rPr>
            <w:rFonts w:ascii="Arial" w:hAnsi="Arial" w:cs="Arial"/>
            <w:b/>
            <w:color w:val="808080"/>
            <w:sz w:val="28"/>
            <w:szCs w:val="28"/>
            <w:rPrChange w:id="1193" w:author="Assessor GDSXSR" w:date="2026-10-29T00:11:37Z">
              <w:rPr>
                <w:rFonts w:ascii="Arial" w:hAnsi="Arial" w:cs="Arial"/>
                <w:color w:val="808080"/>
                <w:sz w:val="28"/>
                <w:szCs w:val="28"/>
              </w:rPr>
            </w:rPrChange>
          </w:rPr>
          <w:t xml:space="preserve">2)</w:t>
        </w:r>
        <w:r>
          <w:rPr>
            <w:rFonts w:ascii="Arial" w:hAnsi="Arial" w:cs="Arial"/>
            <w:color w:val="808080"/>
            <w:sz w:val="28"/>
            <w:szCs w:val="28"/>
          </w:rPr>
          <w:t xml:space="preserve"> a ciência do administrador se comunica à pessoa jurídica, de modo que a extinção da ação anterior por ilegitimidade ativa não renova o prazo (ID 89655660)</w:t>
        </w:r>
      </w:ins>
      <w:r>
        <w:rPr>
          <w:rFonts w:ascii="Arial" w:hAnsi="Arial" w:cs="Arial"/>
          <w:sz w:val="28"/>
          <w:szCs w:val="28"/>
        </w:rPr>
        <w:t xml:space="preserve">.</w:t>
      </w:r>
    </w:p>
    <w:p w14:paraId="00BB66EE" w14:textId="77777777" w:rsidR="00947C4B" w:rsidRDefault="00947C4B" w:rsidP="00DB1301">
      <w:pPr>
        <w:spacing w:after="0" w:line="360" w:lineRule="auto"/>
        <w:ind w:firstLine="2268"/>
        <w:jc w:val="both"/>
        <w:rPr>
          <w:rFonts w:ascii="Arial" w:hAnsi="Arial" w:cs="Arial"/>
          <w:sz w:val="28"/>
          <w:szCs w:val="28"/>
        </w:rPr>
      </w:pPr>
    </w:p>
    <w:p w14:paraId="3323CF4A" w14:textId="3798A6A6" w:rsidR="00947C4B" w:rsidRDefault="00947C4B" w:rsidP="00DB1301">
      <w:pPr>
        <w:spacing w:after="0" w:line="360" w:lineRule="auto"/>
        <w:ind w:firstLine="2268"/>
        <w:jc w:val="both"/>
        <w:rPr>
          <w:rFonts w:ascii="Arial" w:hAnsi="Arial" w:cs="Arial"/>
          <w:sz w:val="28"/>
          <w:szCs w:val="28"/>
        </w:rPr>
      </w:pPr>
      <w:r>
        <w:rPr>
          <w:rFonts w:ascii="Arial" w:hAnsi="Arial" w:cs="Arial"/>
          <w:sz w:val="28"/>
          <w:szCs w:val="28"/>
        </w:rPr>
        <w:t>Requer</w:t>
      </w:r>
      <w:r w:rsidR="009736A8">
        <w:rPr>
          <w:rFonts w:ascii="Arial" w:hAnsi="Arial" w:cs="Arial"/>
          <w:sz w:val="28"/>
          <w:szCs w:val="28"/>
        </w:rPr>
        <w:t xml:space="preserve"> </w:t>
      </w:r>
      <w:r>
        <w:rPr>
          <w:rFonts w:ascii="Arial" w:hAnsi="Arial" w:cs="Arial"/>
          <w:sz w:val="28"/>
          <w:szCs w:val="28"/>
        </w:rPr>
        <w:t>a extinção do processo sem resolução do mérito.</w:t>
      </w:r>
    </w:p>
    <w:p w14:paraId="556D41B4" w14:textId="77777777" w:rsidR="00947C4B" w:rsidRDefault="00947C4B" w:rsidP="00DB1301">
      <w:pPr>
        <w:spacing w:after="0" w:line="360" w:lineRule="auto"/>
        <w:ind w:firstLine="2268"/>
        <w:jc w:val="both"/>
        <w:rPr>
          <w:rFonts w:ascii="Arial" w:hAnsi="Arial" w:cs="Arial"/>
          <w:sz w:val="28"/>
          <w:szCs w:val="28"/>
        </w:rPr>
      </w:pPr>
    </w:p>
    <w:p w14:paraId="1B59C7FB" w14:textId="0389CD0D" w:rsidR="00947C4B" w:rsidRDefault="00947C4B" w:rsidP="00DB1301">
      <w:pPr>
        <w:spacing w:after="0" w:line="360" w:lineRule="auto"/>
        <w:ind w:firstLine="2268"/>
        <w:jc w:val="both"/>
        <w:rPr>
          <w:rFonts w:ascii="Arial" w:hAnsi="Arial" w:cs="Arial"/>
          <w:sz w:val="28"/>
          <w:szCs w:val="28"/>
        </w:rPr>
      </w:pPr>
      <w:r>
        <w:rPr>
          <w:rFonts w:ascii="Arial" w:hAnsi="Arial" w:cs="Arial"/>
          <w:sz w:val="28"/>
          <w:szCs w:val="28"/>
          <w:highlight w:val="yellow"/>
          <w:rPrChange w:id="1194" w:author="Assessor GDSXSR" w:date="2026-10-29T00:11:37Z">
            <w:rPr>
              <w:rFonts w:ascii="Arial" w:hAnsi="Arial" w:cs="Arial"/>
              <w:sz w:val="28"/>
              <w:szCs w:val="28"/>
            </w:rPr>
          </w:rPrChange>
        </w:rPr>
        <w:t>Sem razão o embargado/apelante.</w:t>
      </w:r>
    </w:p>
    <w:p w14:paraId="11090B0D" w14:textId="77777777" w:rsidR="00947C4B" w:rsidRDefault="00947C4B" w:rsidP="00DB1301">
      <w:pPr>
        <w:spacing w:after="0" w:line="360" w:lineRule="auto"/>
        <w:ind w:firstLine="2268"/>
        <w:jc w:val="both"/>
        <w:rPr>
          <w:rFonts w:ascii="Arial" w:hAnsi="Arial" w:cs="Arial"/>
          <w:sz w:val="28"/>
          <w:szCs w:val="28"/>
        </w:rPr>
      </w:pPr>
    </w:p>
    <w:p w14:paraId="5D2F739D" w14:textId="62A6B578" w:rsidR="00947C4B" w:rsidRDefault="00CB6043" w:rsidP="00DB1301">
      <w:pPr>
        <w:spacing w:after="0" w:line="360" w:lineRule="auto"/>
        <w:ind w:firstLine="2268"/>
        <w:jc w:val="both"/>
        <w:rPr>
          <w:rFonts w:ascii="Arial" w:hAnsi="Arial" w:cs="Arial"/>
          <w:sz w:val="28"/>
          <w:szCs w:val="28"/>
        </w:rPr>
      </w:pPr>
      <w:del w:id="1195" w:author="Assessor GDSXSR" w:date="2026-10-29T00:11:37Z">
        <w:r>
          <w:rPr>
            <w:rFonts w:ascii="Arial" w:hAnsi="Arial" w:cs="Arial"/>
            <w:sz w:val="28"/>
            <w:szCs w:val="28"/>
          </w:rPr>
          <w:delText xml:space="preserve">Co</w:delText>
        </w:r>
        <w:r>
          <w:rPr>
            <w:rFonts w:ascii="Arial" w:hAnsi="Arial" w:cs="Arial"/>
            <w:sz w:val="28"/>
            <w:szCs w:val="28"/>
          </w:rPr>
          <w:delText xml:space="preserve">nforme</w:delText>
        </w:r>
      </w:del>
      <w:ins w:id="1196" w:author="Assessor GDSXSR" w:date="2026-10-29T00:11:37Z">
        <w:r>
          <w:rPr>
            <w:rFonts w:ascii="Arial" w:hAnsi="Arial" w:cs="Arial"/>
            <w:color w:val="808080"/>
            <w:sz w:val="28"/>
            <w:szCs w:val="28"/>
          </w:rPr>
          <w:t xml:space="preserve">Dispõe</w:t>
        </w:r>
      </w:ins>
      <w:r>
        <w:rPr>
          <w:rFonts w:ascii="Arial" w:hAnsi="Arial" w:cs="Arial"/>
          <w:sz w:val="28"/>
          <w:szCs w:val="28"/>
        </w:rPr>
        <w:t xml:space="preserve"> o</w:t>
      </w:r>
      <w:del w:id="1197" w:author="Assessor GDSXSR" w:date="2026-10-29T00:11:37Z">
        <w:r>
          <w:rPr>
            <w:rFonts w:ascii="Arial" w:hAnsi="Arial" w:cs="Arial"/>
            <w:sz w:val="28"/>
            <w:szCs w:val="28"/>
          </w:rPr>
          <w:delText xml:space="preserve"> disposto no</w:delText>
        </w:r>
      </w:del>
      <w:r>
        <w:rPr>
          <w:rFonts w:ascii="Arial" w:hAnsi="Arial" w:cs="Arial"/>
          <w:sz w:val="28"/>
          <w:szCs w:val="28"/>
        </w:rPr>
        <w:t xml:space="preserve"> art. 675 do CPC</w:t>
      </w:r>
      <w:del w:id="1198" w:author="Assessor GDSXSR" w:date="2026-10-29T00:11:37Z">
        <w:r>
          <w:rPr>
            <w:rFonts w:ascii="Arial" w:hAnsi="Arial" w:cs="Arial"/>
            <w:sz w:val="28"/>
            <w:szCs w:val="28"/>
          </w:rPr>
          <w:delText xml:space="preserve">/2015</w:delText>
        </w:r>
      </w:del>
      <w:r>
        <w:rPr>
          <w:rFonts w:ascii="Arial" w:hAnsi="Arial" w:cs="Arial"/>
          <w:sz w:val="28"/>
          <w:szCs w:val="28"/>
        </w:rPr>
        <w:t xml:space="preserve">:</w:t>
      </w:r>
    </w:p>
    <w:p w14:paraId="1E317DF4" w14:textId="77777777" w:rsidR="00661804" w:rsidRDefault="00661804" w:rsidP="00DB1301">
      <w:pPr>
        <w:spacing w:after="0" w:line="360" w:lineRule="auto"/>
        <w:ind w:firstLine="2268"/>
        <w:jc w:val="both"/>
        <w:rPr>
          <w:rFonts w:ascii="Arial" w:hAnsi="Arial" w:cs="Arial"/>
          <w:sz w:val="28"/>
          <w:szCs w:val="28"/>
        </w:rPr>
      </w:pPr>
    </w:p>
    <w:p w14:paraId="4F247332" w14:textId="3A4C74D8" w:rsidR="00661804" w:rsidRPr="00661804" w:rsidRDefault="00661804" w:rsidP="00661804">
      <w:pPr>
        <w:spacing w:after="0" w:line="360" w:lineRule="auto"/>
        <w:ind w:left="2268"/>
        <w:jc w:val="both"/>
        <w:rPr>
          <w:rFonts w:ascii="Arial" w:hAnsi="Arial" w:cs="Arial"/>
          <w:i/>
          <w:iCs/>
          <w:sz w:val="26"/>
          <w:szCs w:val="26"/>
        </w:rPr>
      </w:pPr>
      <w:r>
        <w:rPr>
          <w:rFonts w:ascii="Arial" w:hAnsi="Arial" w:cs="Arial"/>
          <w:i/>
          <w:iCs/>
          <w:sz w:val="26"/>
          <w:szCs w:val="26"/>
        </w:rPr>
        <w:t xml:space="preserve">“Art. 675. Os embargos podem ser opostos a qualquer tempo no processo de conhecimento enquanto não transitada em julgado a sentença e, no cumprimento de sentença ou no processo de execução, </w:t>
      </w:r>
      <w:r>
        <w:rPr>
          <w:rFonts w:ascii="Arial" w:hAnsi="Arial" w:cs="Arial"/>
          <w:i/>
          <w:iCs/>
          <w:sz w:val="26"/>
          <w:szCs w:val="26"/>
          <w:u w:val="single"/>
          <w:rPrChange w:id="1200" w:author="Assessor GDSXSR" w:date="2026-10-29T00:11:37Z">
            <w:rPr>
              <w:rFonts w:ascii="Arial" w:hAnsi="Arial" w:cs="Arial"/>
              <w:i/>
              <w:iCs/>
              <w:sz w:val="26"/>
              <w:szCs w:val="26"/>
            </w:rPr>
          </w:rPrChange>
        </w:rPr>
        <w:t xml:space="preserve">até 5 (cinco) dias depois da adjudicação, da alienação por iniciativa particular ou da arrematação</w:t>
      </w:r>
      <w:r>
        <w:rPr>
          <w:rFonts w:ascii="Arial" w:hAnsi="Arial" w:cs="Arial"/>
          <w:i/>
          <w:iCs/>
          <w:sz w:val="26"/>
          <w:szCs w:val="26"/>
        </w:rPr>
        <w:t xml:space="preserve">, mas sempre antes da assinatura da respectiva carta.”</w:t>
      </w:r>
      <w:ins w:id="1199" w:author="Assessor GDSXSR" w:date="2026-10-29T00:11:37Z">
        <w:r>
          <w:rPr>
            <w:rFonts w:ascii="Arial" w:hAnsi="Arial" w:cs="Arial"/>
            <w:i/>
            <w:iCs/>
            <w:color w:val="808080"/>
            <w:sz w:val="26"/>
            <w:szCs w:val="26"/>
          </w:rPr>
          <w:t xml:space="preserve"> </w:t>
        </w:r>
        <w:commentRangeStart w:id="11"/>
        <w:r>
          <w:rPr>
            <w:rFonts w:ascii="Arial" w:hAnsi="Arial" w:cs="Arial"/>
            <w:i/>
            <w:iCs/>
            <w:color w:val="808080"/>
            <w:sz w:val="26"/>
            <w:szCs w:val="26"/>
          </w:rPr>
          <w:t xml:space="preserve">– Grifei</w:t>
        </w:r>
        <w:commentRangeEnd w:id="11"/>
        <w:r>
          <w:rPr>
            <w:rStyle w:val="CommentReference"/>
            <w:color w:val="808080"/>
          </w:rPr>
          <w:commentReference w:id="11"/>
        </w:r>
      </w:ins>
    </w:p>
    <w:p w14:paraId="34060F0F" w14:textId="77777777" w:rsidR="00947C4B" w:rsidRDefault="00947C4B" w:rsidP="00DB1301">
      <w:pPr>
        <w:spacing w:after="0" w:line="360" w:lineRule="auto"/>
        <w:ind w:firstLine="2268"/>
        <w:jc w:val="both"/>
        <w:rPr>
          <w:rFonts w:ascii="Arial" w:hAnsi="Arial" w:cs="Arial"/>
          <w:sz w:val="28"/>
          <w:szCs w:val="28"/>
        </w:rPr>
      </w:pPr>
    </w:p>
    <w:p w14:paraId="3771FF25" w14:textId="393D6758" w:rsidR="00947C4B" w:rsidRDefault="00654615" w:rsidP="00DB1301">
      <w:pPr>
        <w:spacing w:after="0" w:line="360" w:lineRule="auto"/>
        <w:ind w:firstLine="2268"/>
        <w:jc w:val="both"/>
        <w:rPr>
          <w:rFonts w:ascii="Arial" w:hAnsi="Arial" w:cs="Arial"/>
          <w:sz w:val="28"/>
          <w:szCs w:val="28"/>
        </w:rPr>
      </w:pPr>
      <w:del w:id="1201" w:author="Assessor GDSXSR" w:date="2026-10-29T00:11:37Z">
        <w:r>
          <w:rPr>
            <w:rFonts w:ascii="Arial" w:hAnsi="Arial" w:cs="Arial"/>
            <w:sz w:val="28"/>
            <w:szCs w:val="28"/>
          </w:rPr>
          <w:delText xml:space="preserve">Na</w:delText>
        </w:r>
      </w:del>
      <w:ins w:id="1202" w:author="Assessor GDSXSR" w:date="2026-10-29T00:11:37Z">
        <w:r>
          <w:rPr>
            <w:rFonts w:ascii="Arial" w:hAnsi="Arial" w:cs="Arial"/>
            <w:color w:val="808080"/>
            <w:sz w:val="28"/>
            <w:szCs w:val="28"/>
            <w:highlight w:val="yellow"/>
            <w:rPrChange w:id="1221" w:author="Assessor GDSXSR" w:date="2026-10-29T00:11:37Z">
              <w:rPr>
                <w:rFonts w:ascii="Arial" w:hAnsi="Arial" w:cs="Arial"/>
                <w:color w:val="808080"/>
                <w:sz w:val="28"/>
                <w:szCs w:val="28"/>
              </w:rPr>
            </w:rPrChange>
          </w:rPr>
          <w:t xml:space="preserve">No</w:t>
        </w:r>
      </w:ins>
      <w:r>
        <w:rPr>
          <w:rFonts w:ascii="Arial" w:hAnsi="Arial" w:cs="Arial"/>
          <w:sz w:val="28"/>
          <w:szCs w:val="28"/>
          <w:highlight w:val="yellow"/>
          <w:rPrChange w:id="1222" w:author="Assessor GDSXSR" w:date="2026-10-29T00:11:37Z">
            <w:rPr>
              <w:rFonts w:ascii="Arial" w:hAnsi="Arial" w:cs="Arial"/>
              <w:sz w:val="28"/>
              <w:szCs w:val="28"/>
            </w:rPr>
          </w:rPrChange>
        </w:rPr>
        <w:t xml:space="preserve"> </w:t>
      </w:r>
      <w:del w:id="1203" w:author="Assessor GDSXSR" w:date="2026-10-29T00:11:37Z">
        <w:r>
          <w:rPr>
            <w:rFonts w:ascii="Arial" w:hAnsi="Arial" w:cs="Arial"/>
            <w:sz w:val="28"/>
            <w:szCs w:val="28"/>
          </w:rPr>
          <w:delText xml:space="preserve">espécie</w:delText>
        </w:r>
      </w:del>
      <w:ins w:id="1204" w:author="Assessor GDSXSR" w:date="2026-10-29T00:11:37Z">
        <w:r>
          <w:rPr>
            <w:rFonts w:ascii="Arial" w:hAnsi="Arial" w:cs="Arial"/>
            <w:color w:val="808080"/>
            <w:sz w:val="28"/>
            <w:szCs w:val="28"/>
            <w:highlight w:val="yellow"/>
            <w:rPrChange w:id="1223" w:author="Assessor GDSXSR" w:date="2026-10-29T00:11:37Z">
              <w:rPr>
                <w:rFonts w:ascii="Arial" w:hAnsi="Arial" w:cs="Arial"/>
                <w:color w:val="808080"/>
                <w:sz w:val="28"/>
                <w:szCs w:val="28"/>
              </w:rPr>
            </w:rPrChange>
          </w:rPr>
          <w:t xml:space="preserve">caso</w:t>
        </w:r>
      </w:ins>
      <w:r>
        <w:rPr>
          <w:rFonts w:ascii="Arial" w:hAnsi="Arial" w:cs="Arial"/>
          <w:sz w:val="28"/>
          <w:szCs w:val="28"/>
          <w:highlight w:val="yellow"/>
          <w:rPrChange w:id="1224" w:author="Assessor GDSXSR" w:date="2026-10-29T00:11:37Z">
            <w:rPr>
              <w:rFonts w:ascii="Arial" w:hAnsi="Arial" w:cs="Arial"/>
              <w:sz w:val="28"/>
              <w:szCs w:val="28"/>
            </w:rPr>
          </w:rPrChange>
        </w:rPr>
        <w:t xml:space="preserve">,</w:t>
      </w:r>
      <w:del w:id="1205" w:author="Assessor GDSXSR" w:date="2026-10-29T00:11:37Z">
        <w:r>
          <w:rPr>
            <w:rFonts w:ascii="Arial" w:hAnsi="Arial" w:cs="Arial"/>
            <w:sz w:val="28"/>
            <w:szCs w:val="28"/>
          </w:rPr>
          <w:delText xml:space="preserve"> </w:delText>
        </w:r>
        <w:r>
          <w:rPr>
            <w:rFonts w:ascii="Arial" w:hAnsi="Arial" w:cs="Arial"/>
            <w:sz w:val="28"/>
            <w:szCs w:val="28"/>
          </w:rPr>
          <w:delText xml:space="preserve">verifico que</w:delText>
        </w:r>
      </w:del>
      <w:r>
        <w:rPr>
          <w:rFonts w:ascii="Arial" w:hAnsi="Arial" w:cs="Arial"/>
          <w:sz w:val="28"/>
          <w:szCs w:val="28"/>
          <w:highlight w:val="yellow"/>
          <w:rPrChange w:id="1225" w:author="Assessor GDSXSR" w:date="2026-10-29T00:11:37Z">
            <w:rPr>
              <w:rFonts w:ascii="Arial" w:hAnsi="Arial" w:cs="Arial"/>
              <w:sz w:val="28"/>
              <w:szCs w:val="28"/>
            </w:rPr>
          </w:rPrChange>
        </w:rPr>
        <w:t xml:space="preserve"> não houve</w:t>
      </w:r>
      <w:del w:id="1206" w:author="Assessor GDSXSR" w:date="2026-10-29T00:11:37Z">
        <w:r>
          <w:rPr>
            <w:rFonts w:ascii="Arial" w:hAnsi="Arial" w:cs="Arial"/>
            <w:sz w:val="28"/>
            <w:szCs w:val="28"/>
          </w:rPr>
          <w:delText xml:space="preserve"> </w:delText>
        </w:r>
        <w:r>
          <w:rPr>
            <w:rFonts w:ascii="Arial" w:hAnsi="Arial" w:cs="Arial"/>
            <w:sz w:val="28"/>
            <w:szCs w:val="28"/>
          </w:rPr>
          <w:delText xml:space="preserve">a incidência de </w:delText>
        </w:r>
        <w:r>
          <w:rPr>
            <w:rFonts w:ascii="Arial" w:hAnsi="Arial" w:cs="Arial"/>
            <w:sz w:val="28"/>
            <w:szCs w:val="28"/>
          </w:rPr>
          <w:delText xml:space="preserve">qualquer uma das hipóteses previstas no dispositivo citado acima</w:delText>
        </w:r>
        <w:r>
          <w:rPr>
            <w:rFonts w:ascii="Arial" w:hAnsi="Arial" w:cs="Arial"/>
            <w:sz w:val="28"/>
            <w:szCs w:val="28"/>
          </w:rPr>
          <w:delText xml:space="preserve"> –</w:delText>
        </w:r>
      </w:del>
      <w:r>
        <w:rPr>
          <w:rFonts w:ascii="Arial" w:hAnsi="Arial" w:cs="Arial"/>
          <w:sz w:val="28"/>
          <w:szCs w:val="28"/>
          <w:highlight w:val="yellow"/>
          <w:rPrChange w:id="1226" w:author="Assessor GDSXSR" w:date="2026-10-29T00:11:37Z">
            <w:rPr>
              <w:rFonts w:ascii="Arial" w:hAnsi="Arial" w:cs="Arial"/>
              <w:sz w:val="28"/>
              <w:szCs w:val="28"/>
            </w:rPr>
          </w:rPrChange>
        </w:rPr>
        <w:t xml:space="preserve"> </w:t>
      </w:r>
      <w:r>
        <w:rPr>
          <w:rFonts w:ascii="Arial" w:hAnsi="Arial" w:cs="Arial"/>
          <w:sz w:val="28"/>
          <w:szCs w:val="28"/>
          <w:highlight w:val="yellow"/>
          <w:rPrChange w:id="1227" w:author="Assessor GDSXSR" w:date="2026-10-29T00:11:37Z">
            <w:rPr>
              <w:rFonts w:ascii="Arial" w:hAnsi="Arial" w:cs="Arial"/>
              <w:sz w:val="28"/>
              <w:szCs w:val="28"/>
            </w:rPr>
          </w:rPrChange>
        </w:rPr>
        <w:t xml:space="preserve">adjudicação, alienação </w:t>
      </w:r>
      <w:ins w:id="1207" w:author="Assessor GDSXSR" w:date="2026-10-29T00:11:37Z">
        <w:r>
          <w:rPr>
            <w:rFonts w:ascii="Arial" w:hAnsi="Arial" w:cs="Arial"/>
            <w:color w:val="808080"/>
            <w:sz w:val="28"/>
            <w:szCs w:val="28"/>
            <w:highlight w:val="yellow"/>
            <w:rPrChange w:id="1228" w:author="Assessor GDSXSR" w:date="2026-10-29T00:11:37Z">
              <w:rPr>
                <w:rFonts w:ascii="Arial" w:hAnsi="Arial" w:cs="Arial"/>
                <w:color w:val="808080"/>
                <w:sz w:val="28"/>
                <w:szCs w:val="28"/>
              </w:rPr>
            </w:rPrChange>
          </w:rPr>
          <w:t xml:space="preserve">por iniciativa particular </w:t>
        </w:r>
      </w:ins>
      <w:r>
        <w:rPr>
          <w:rFonts w:ascii="Arial" w:hAnsi="Arial" w:cs="Arial"/>
          <w:sz w:val="28"/>
          <w:szCs w:val="28"/>
          <w:highlight w:val="yellow"/>
          <w:rPrChange w:id="1229" w:author="Assessor GDSXSR" w:date="2026-10-29T00:11:37Z">
            <w:rPr>
              <w:rFonts w:ascii="Arial" w:hAnsi="Arial" w:cs="Arial"/>
              <w:sz w:val="28"/>
              <w:szCs w:val="28"/>
            </w:rPr>
          </w:rPrChange>
        </w:rPr>
        <w:t xml:space="preserve">ou arrematação</w:t>
      </w:r>
      <w:r>
        <w:rPr>
          <w:rFonts w:ascii="Arial" w:hAnsi="Arial" w:cs="Arial"/>
          <w:sz w:val="28"/>
          <w:szCs w:val="28"/>
          <w:highlight w:val="yellow"/>
          <w:rPrChange w:id="1230" w:author="Assessor GDSXSR" w:date="2026-10-29T00:11:37Z">
            <w:rPr>
              <w:rFonts w:ascii="Arial" w:hAnsi="Arial" w:cs="Arial"/>
              <w:sz w:val="28"/>
              <w:szCs w:val="28"/>
            </w:rPr>
          </w:rPrChange>
        </w:rPr>
        <w:t xml:space="preserve"> </w:t>
      </w:r>
      <w:del w:id="1208" w:author="Assessor GDSXSR" w:date="2026-10-29T00:11:37Z">
        <w:r>
          <w:rPr>
            <w:rFonts w:ascii="Arial" w:hAnsi="Arial" w:cs="Arial"/>
            <w:sz w:val="28"/>
            <w:szCs w:val="28"/>
          </w:rPr>
          <w:delText xml:space="preserve">do</w:delText>
        </w:r>
      </w:del>
      <w:ins w:id="1209" w:author="Assessor GDSXSR" w:date="2026-10-29T00:11:37Z">
        <w:r>
          <w:rPr>
            <w:rFonts w:ascii="Arial" w:hAnsi="Arial" w:cs="Arial"/>
            <w:color w:val="808080"/>
            <w:sz w:val="28"/>
            <w:szCs w:val="28"/>
            <w:highlight w:val="yellow"/>
            <w:rPrChange w:id="1231" w:author="Assessor GDSXSR" w:date="2026-10-29T00:11:37Z">
              <w:rPr>
                <w:rFonts w:ascii="Arial" w:hAnsi="Arial" w:cs="Arial"/>
                <w:color w:val="808080"/>
                <w:sz w:val="28"/>
                <w:szCs w:val="28"/>
              </w:rPr>
            </w:rPrChange>
          </w:rPr>
          <w:t xml:space="preserve">dos</w:t>
        </w:r>
      </w:ins>
      <w:r>
        <w:rPr>
          <w:rFonts w:ascii="Arial" w:hAnsi="Arial" w:cs="Arial"/>
          <w:sz w:val="28"/>
          <w:szCs w:val="28"/>
          <w:highlight w:val="yellow"/>
          <w:rPrChange w:id="1232" w:author="Assessor GDSXSR" w:date="2026-10-29T00:11:37Z">
            <w:rPr>
              <w:rFonts w:ascii="Arial" w:hAnsi="Arial" w:cs="Arial"/>
              <w:sz w:val="28"/>
              <w:szCs w:val="28"/>
            </w:rPr>
          </w:rPrChange>
        </w:rPr>
        <w:t xml:space="preserve"> </w:t>
      </w:r>
      <w:del w:id="1210" w:author="Assessor GDSXSR" w:date="2026-10-29T00:11:37Z">
        <w:r>
          <w:rPr>
            <w:rFonts w:ascii="Arial" w:hAnsi="Arial" w:cs="Arial"/>
            <w:sz w:val="28"/>
            <w:szCs w:val="28"/>
          </w:rPr>
          <w:delText xml:space="preserve">bem</w:delText>
        </w:r>
        <w:r>
          <w:rPr>
            <w:rFonts w:ascii="Arial" w:hAnsi="Arial" w:cs="Arial"/>
            <w:sz w:val="28"/>
            <w:szCs w:val="28"/>
          </w:rPr>
          <w:delText xml:space="preserve"> –</w:delText>
        </w:r>
      </w:del>
      <w:ins w:id="1211" w:author="Assessor GDSXSR" w:date="2026-10-29T00:11:37Z">
        <w:r>
          <w:rPr>
            <w:rFonts w:ascii="Arial" w:hAnsi="Arial" w:cs="Arial"/>
            <w:color w:val="808080"/>
            <w:sz w:val="28"/>
            <w:szCs w:val="28"/>
            <w:highlight w:val="yellow"/>
            <w:rPrChange w:id="1233" w:author="Assessor GDSXSR" w:date="2026-10-29T00:11:37Z">
              <w:rPr>
                <w:rFonts w:ascii="Arial" w:hAnsi="Arial" w:cs="Arial"/>
                <w:color w:val="808080"/>
                <w:sz w:val="28"/>
                <w:szCs w:val="28"/>
              </w:rPr>
            </w:rPrChange>
          </w:rPr>
          <w:t xml:space="preserve">bens</w:t>
        </w:r>
      </w:ins>
      <w:r>
        <w:rPr>
          <w:rFonts w:ascii="Arial" w:hAnsi="Arial" w:cs="Arial"/>
          <w:sz w:val="28"/>
          <w:szCs w:val="28"/>
          <w:highlight w:val="yellow"/>
          <w:rPrChange w:id="1234" w:author="Assessor GDSXSR" w:date="2026-10-29T00:11:37Z">
            <w:rPr>
              <w:rFonts w:ascii="Arial" w:hAnsi="Arial" w:cs="Arial"/>
              <w:sz w:val="28"/>
              <w:szCs w:val="28"/>
            </w:rPr>
          </w:rPrChange>
        </w:rPr>
        <w:t xml:space="preserve">, </w:t>
      </w:r>
      <w:del w:id="1212" w:author="Assessor GDSXSR" w:date="2026-10-29T00:11:37Z">
        <w:r>
          <w:rPr>
            <w:rFonts w:ascii="Arial" w:hAnsi="Arial" w:cs="Arial"/>
            <w:sz w:val="28"/>
            <w:szCs w:val="28"/>
          </w:rPr>
          <w:delText xml:space="preserve">ou</w:delText>
        </w:r>
      </w:del>
      <w:ins w:id="1213" w:author="Assessor GDSXSR" w:date="2026-10-29T00:11:37Z">
        <w:r>
          <w:rPr>
            <w:rFonts w:ascii="Arial" w:hAnsi="Arial" w:cs="Arial"/>
            <w:color w:val="808080"/>
            <w:sz w:val="28"/>
            <w:szCs w:val="28"/>
            <w:highlight w:val="yellow"/>
            <w:rPrChange w:id="1235" w:author="Assessor GDSXSR" w:date="2026-10-29T00:11:37Z">
              <w:rPr>
                <w:rFonts w:ascii="Arial" w:hAnsi="Arial" w:cs="Arial"/>
                <w:color w:val="808080"/>
                <w:sz w:val="28"/>
                <w:szCs w:val="28"/>
              </w:rPr>
            </w:rPrChange>
          </w:rPr>
          <w:t xml:space="preserve">de</w:t>
        </w:r>
      </w:ins>
      <w:r>
        <w:rPr>
          <w:rFonts w:ascii="Arial" w:hAnsi="Arial" w:cs="Arial"/>
          <w:sz w:val="28"/>
          <w:szCs w:val="28"/>
          <w:highlight w:val="yellow"/>
          <w:rPrChange w:id="1236" w:author="Assessor GDSXSR" w:date="2026-10-29T00:11:37Z">
            <w:rPr>
              <w:rFonts w:ascii="Arial" w:hAnsi="Arial" w:cs="Arial"/>
              <w:sz w:val="28"/>
              <w:szCs w:val="28"/>
            </w:rPr>
          </w:rPrChange>
        </w:rPr>
        <w:t xml:space="preserve"> </w:t>
      </w:r>
      <w:del w:id="1214" w:author="Assessor GDSXSR" w:date="2026-10-29T00:11:37Z">
        <w:r>
          <w:rPr>
            <w:rFonts w:ascii="Arial" w:hAnsi="Arial" w:cs="Arial"/>
            <w:sz w:val="28"/>
            <w:szCs w:val="28"/>
          </w:rPr>
          <w:delText xml:space="preserve">seja,</w:delText>
        </w:r>
      </w:del>
      <w:ins w:id="1215" w:author="Assessor GDSXSR" w:date="2026-10-29T00:11:37Z">
        <w:r>
          <w:rPr>
            <w:rFonts w:ascii="Arial" w:hAnsi="Arial" w:cs="Arial"/>
            <w:color w:val="808080"/>
            <w:sz w:val="28"/>
            <w:szCs w:val="28"/>
            <w:highlight w:val="yellow"/>
            <w:rPrChange w:id="1237" w:author="Assessor GDSXSR" w:date="2026-10-29T00:11:37Z">
              <w:rPr>
                <w:rFonts w:ascii="Arial" w:hAnsi="Arial" w:cs="Arial"/>
                <w:color w:val="808080"/>
                <w:sz w:val="28"/>
                <w:szCs w:val="28"/>
              </w:rPr>
            </w:rPrChange>
          </w:rPr>
          <w:t xml:space="preserve">modo que</w:t>
        </w:r>
      </w:ins>
      <w:r>
        <w:rPr>
          <w:rFonts w:ascii="Arial" w:hAnsi="Arial" w:cs="Arial"/>
          <w:sz w:val="28"/>
          <w:szCs w:val="28"/>
          <w:highlight w:val="yellow"/>
          <w:rPrChange w:id="1238" w:author="Assessor GDSXSR" w:date="2026-10-29T00:11:37Z">
            <w:rPr>
              <w:rFonts w:ascii="Arial" w:hAnsi="Arial" w:cs="Arial"/>
              <w:sz w:val="28"/>
              <w:szCs w:val="28"/>
            </w:rPr>
          </w:rPrChange>
        </w:rPr>
        <w:t xml:space="preserve"> o prazo de </w:t>
      </w:r>
      <w:r>
        <w:rPr>
          <w:rFonts w:ascii="Arial" w:hAnsi="Arial" w:cs="Arial"/>
          <w:sz w:val="28"/>
          <w:szCs w:val="28"/>
          <w:highlight w:val="yellow"/>
          <w:rPrChange w:id="1239" w:author="Assessor GDSXSR" w:date="2026-10-29T00:11:37Z">
            <w:rPr>
              <w:rFonts w:ascii="Arial" w:hAnsi="Arial" w:cs="Arial"/>
              <w:sz w:val="28"/>
              <w:szCs w:val="28"/>
            </w:rPr>
          </w:rPrChange>
        </w:rPr>
        <w:t xml:space="preserve">cinco</w:t>
      </w:r>
      <w:r>
        <w:rPr>
          <w:rFonts w:ascii="Arial" w:hAnsi="Arial" w:cs="Arial"/>
          <w:sz w:val="28"/>
          <w:szCs w:val="28"/>
          <w:highlight w:val="yellow"/>
          <w:rPrChange w:id="1240" w:author="Assessor GDSXSR" w:date="2026-10-29T00:11:37Z">
            <w:rPr>
              <w:rFonts w:ascii="Arial" w:hAnsi="Arial" w:cs="Arial"/>
              <w:sz w:val="28"/>
              <w:szCs w:val="28"/>
            </w:rPr>
          </w:rPrChange>
        </w:rPr>
        <w:t xml:space="preserve"> dias </w:t>
      </w:r>
      <w:del w:id="1216" w:author="Assessor GDSXSR" w:date="2026-10-29T00:11:37Z">
        <w:r>
          <w:rPr>
            <w:rFonts w:ascii="Arial" w:hAnsi="Arial" w:cs="Arial"/>
            <w:sz w:val="28"/>
            <w:szCs w:val="28"/>
          </w:rPr>
          <w:delText xml:space="preserve">do artigo </w:delText>
        </w:r>
      </w:del>
      <w:r>
        <w:rPr>
          <w:rFonts w:ascii="Arial" w:hAnsi="Arial" w:cs="Arial"/>
          <w:sz w:val="28"/>
          <w:szCs w:val="28"/>
          <w:highlight w:val="yellow"/>
          <w:rPrChange w:id="1241" w:author="Assessor GDSXSR" w:date="2026-10-29T00:11:37Z">
            <w:rPr>
              <w:rFonts w:ascii="Arial" w:hAnsi="Arial" w:cs="Arial"/>
              <w:sz w:val="28"/>
              <w:szCs w:val="28"/>
            </w:rPr>
          </w:rPrChange>
        </w:rPr>
        <w:t xml:space="preserve">sequer </w:t>
      </w:r>
      <w:del w:id="1217" w:author="Assessor GDSXSR" w:date="2026-10-29T00:11:37Z">
        <w:r>
          <w:rPr>
            <w:rFonts w:ascii="Arial" w:hAnsi="Arial" w:cs="Arial"/>
            <w:sz w:val="28"/>
            <w:szCs w:val="28"/>
          </w:rPr>
          <w:delText xml:space="preserve">foi</w:delText>
        </w:r>
      </w:del>
      <w:ins w:id="1218" w:author="Assessor GDSXSR" w:date="2026-10-29T00:11:37Z">
        <w:r>
          <w:rPr>
            <w:rFonts w:ascii="Arial" w:hAnsi="Arial" w:cs="Arial"/>
            <w:color w:val="808080"/>
            <w:sz w:val="28"/>
            <w:szCs w:val="28"/>
            <w:highlight w:val="yellow"/>
            <w:rPrChange w:id="1242" w:author="Assessor GDSXSR" w:date="2026-10-29T00:11:37Z">
              <w:rPr>
                <w:rFonts w:ascii="Arial" w:hAnsi="Arial" w:cs="Arial"/>
                <w:color w:val="808080"/>
                <w:sz w:val="28"/>
                <w:szCs w:val="28"/>
              </w:rPr>
            </w:rPrChange>
          </w:rPr>
          <w:t xml:space="preserve">teve</w:t>
        </w:r>
      </w:ins>
      <w:r>
        <w:rPr>
          <w:rFonts w:ascii="Arial" w:hAnsi="Arial" w:cs="Arial"/>
          <w:sz w:val="28"/>
          <w:szCs w:val="28"/>
          <w:highlight w:val="yellow"/>
          <w:rPrChange w:id="1243" w:author="Assessor GDSXSR" w:date="2026-10-29T00:11:37Z">
            <w:rPr>
              <w:rFonts w:ascii="Arial" w:hAnsi="Arial" w:cs="Arial"/>
              <w:sz w:val="28"/>
              <w:szCs w:val="28"/>
            </w:rPr>
          </w:rPrChange>
        </w:rPr>
        <w:t xml:space="preserve"> </w:t>
      </w:r>
      <w:del w:id="1219" w:author="Assessor GDSXSR" w:date="2026-10-29T00:11:37Z">
        <w:r>
          <w:rPr>
            <w:rFonts w:ascii="Arial" w:hAnsi="Arial" w:cs="Arial"/>
            <w:sz w:val="28"/>
            <w:szCs w:val="28"/>
          </w:rPr>
          <w:delText xml:space="preserve">iniciado, o que revela, por si, a tempestividade dos embargos</w:delText>
        </w:r>
      </w:del>
      <w:ins w:id="1220" w:author="Assessor GDSXSR" w:date="2026-10-29T00:11:37Z">
        <w:r>
          <w:rPr>
            <w:rFonts w:ascii="Arial" w:hAnsi="Arial" w:cs="Arial"/>
            <w:color w:val="808080"/>
            <w:sz w:val="28"/>
            <w:szCs w:val="28"/>
            <w:highlight w:val="yellow"/>
            <w:rPrChange w:id="1244" w:author="Assessor GDSXSR" w:date="2026-10-29T00:11:37Z">
              <w:rPr>
                <w:rFonts w:ascii="Arial" w:hAnsi="Arial" w:cs="Arial"/>
                <w:color w:val="808080"/>
                <w:sz w:val="28"/>
                <w:szCs w:val="28"/>
              </w:rPr>
            </w:rPrChange>
          </w:rPr>
          <w:t xml:space="preserve">início</w:t>
        </w:r>
      </w:ins>
      <w:r>
        <w:rPr>
          <w:rFonts w:ascii="Arial" w:hAnsi="Arial" w:cs="Arial"/>
          <w:sz w:val="28"/>
          <w:szCs w:val="28"/>
          <w:highlight w:val="yellow"/>
          <w:rPrChange w:id="1245" w:author="Assessor GDSXSR" w:date="2026-10-29T00:11:37Z">
            <w:rPr>
              <w:rFonts w:ascii="Arial" w:hAnsi="Arial" w:cs="Arial"/>
              <w:sz w:val="28"/>
              <w:szCs w:val="28"/>
            </w:rPr>
          </w:rPrChange>
        </w:rPr>
        <w:t xml:space="preserve">.</w:t>
      </w:r>
    </w:p>
    <w:p w14:paraId="0199FF18" w14:textId="77777777" w:rsidR="008C5956" w:rsidRDefault="008C5956" w:rsidP="00DB1301">
      <w:pPr>
        <w:spacing w:after="0" w:line="360" w:lineRule="auto"/>
        <w:ind w:firstLine="2268"/>
        <w:jc w:val="both"/>
        <w:rPr>
          <w:rFonts w:ascii="Arial" w:hAnsi="Arial" w:cs="Arial"/>
          <w:sz w:val="28"/>
          <w:szCs w:val="28"/>
        </w:rPr>
      </w:pPr>
    </w:p>
    <w:p w14:paraId="27819E68" w14:textId="77777777" w:rsidR="00D1137E" w:rsidRDefault="00107ECB" w:rsidP="00DB1301">
      <w:pPr>
        <w:spacing w:after="0" w:line="360" w:lineRule="auto"/>
        <w:ind w:firstLine="2268"/>
        <w:jc w:val="both"/>
        <w:rPr>
          <w:rFonts w:ascii="Arial" w:hAnsi="Arial" w:cs="Arial"/>
          <w:sz w:val="28"/>
          <w:szCs w:val="28"/>
        </w:rPr>
      </w:pPr>
      <w:r>
        <w:rPr>
          <w:rFonts w:ascii="Arial" w:hAnsi="Arial" w:cs="Arial"/>
          <w:sz w:val="28"/>
          <w:szCs w:val="28"/>
        </w:rPr>
        <w:t xml:space="preserve">E, ainda que</w:t>
      </w:r>
      <w:r>
        <w:rPr>
          <w:rFonts w:ascii="Arial" w:hAnsi="Arial" w:cs="Arial"/>
          <w:sz w:val="28"/>
          <w:szCs w:val="28"/>
        </w:rPr>
        <w:t xml:space="preserve"> </w:t>
      </w:r>
      <w:r>
        <w:rPr>
          <w:rFonts w:ascii="Arial" w:hAnsi="Arial" w:cs="Arial"/>
          <w:sz w:val="28"/>
          <w:szCs w:val="28"/>
        </w:rPr>
        <w:t xml:space="preserve">o art. 675 do CPC</w:t>
      </w:r>
      <w:del w:id="1246" w:author="Assessor GDSXSR" w:date="2026-10-29T00:11:37Z">
        <w:r>
          <w:rPr>
            <w:rFonts w:ascii="Arial" w:hAnsi="Arial" w:cs="Arial"/>
            <w:sz w:val="28"/>
            <w:szCs w:val="28"/>
          </w:rPr>
          <w:delText xml:space="preserve">/2015</w:delText>
        </w:r>
      </w:del>
      <w:r>
        <w:rPr>
          <w:rFonts w:ascii="Arial" w:hAnsi="Arial" w:cs="Arial"/>
          <w:sz w:val="28"/>
          <w:szCs w:val="28"/>
        </w:rPr>
        <w:t xml:space="preserve"> fosse superado,</w:t>
      </w:r>
      <w:r>
        <w:rPr>
          <w:rFonts w:ascii="Arial" w:hAnsi="Arial" w:cs="Arial"/>
          <w:sz w:val="28"/>
          <w:szCs w:val="28"/>
        </w:rPr>
        <w:t xml:space="preserve"> </w:t>
      </w:r>
      <w:r>
        <w:rPr>
          <w:rFonts w:ascii="Arial" w:hAnsi="Arial" w:cs="Arial"/>
          <w:sz w:val="28"/>
          <w:szCs w:val="28"/>
        </w:rPr>
        <w:t xml:space="preserve">t</w:t>
      </w:r>
      <w:r>
        <w:rPr>
          <w:rFonts w:ascii="Arial" w:hAnsi="Arial" w:cs="Arial"/>
          <w:sz w:val="28"/>
          <w:szCs w:val="28"/>
        </w:rPr>
        <w:t xml:space="preserve">ambém não prospera a tese de que a ciência da constrição pelo </w:t>
      </w:r>
      <w:r>
        <w:rPr>
          <w:rFonts w:ascii="Arial" w:hAnsi="Arial" w:cs="Arial"/>
          <w:sz w:val="28"/>
          <w:szCs w:val="28"/>
        </w:rPr>
        <w:t xml:space="preserve">sócio</w:t>
      </w:r>
      <w:del w:id="1247" w:author="Assessor GDSXSR" w:date="2026-10-29T00:11:37Z">
        <w:r>
          <w:rPr>
            <w:rFonts w:ascii="Arial" w:hAnsi="Arial" w:cs="Arial"/>
            <w:sz w:val="28"/>
            <w:szCs w:val="28"/>
          </w:rPr>
          <w:delText xml:space="preserve"> </w:delText>
        </w:r>
      </w:del>
      <w:ins w:id="1248" w:author="Assessor GDSXSR" w:date="2026-10-29T00:11:37Z">
        <w:r>
          <w:rPr>
            <w:rFonts w:ascii="Arial" w:hAnsi="Arial" w:cs="Arial"/>
            <w:color w:val="808080"/>
            <w:sz w:val="28"/>
            <w:szCs w:val="28"/>
          </w:rPr>
          <w:t xml:space="preserve">-</w:t>
        </w:r>
      </w:ins>
      <w:r>
        <w:rPr>
          <w:rFonts w:ascii="Arial" w:hAnsi="Arial" w:cs="Arial"/>
          <w:sz w:val="28"/>
          <w:szCs w:val="28"/>
        </w:rPr>
        <w:t xml:space="preserve">administrador</w:t>
      </w:r>
      <w:r>
        <w:rPr>
          <w:rFonts w:ascii="Arial" w:hAnsi="Arial" w:cs="Arial"/>
          <w:sz w:val="28"/>
          <w:szCs w:val="28"/>
        </w:rPr>
        <w:t xml:space="preserve">, por ocasião dos primeiros embargos de terceiro, impediria o ajuizamento </w:t>
      </w:r>
      <w:r>
        <w:rPr>
          <w:rFonts w:ascii="Arial" w:hAnsi="Arial" w:cs="Arial"/>
          <w:sz w:val="28"/>
          <w:szCs w:val="28"/>
        </w:rPr>
        <w:t xml:space="preserve">da segunda ação</w:t>
      </w:r>
      <w:r>
        <w:rPr>
          <w:rFonts w:ascii="Arial" w:hAnsi="Arial" w:cs="Arial"/>
          <w:sz w:val="28"/>
          <w:szCs w:val="28"/>
        </w:rPr>
        <w:t xml:space="preserve"> pela pessoa jurídica.</w:t>
      </w:r>
    </w:p>
    <w:p w14:paraId="4507CA50" w14:textId="77777777" w:rsidR="00D1137E" w:rsidRDefault="00D1137E" w:rsidP="00DB1301">
      <w:pPr>
        <w:spacing w:after="0" w:line="360" w:lineRule="auto"/>
        <w:ind w:firstLine="2268"/>
        <w:jc w:val="both"/>
        <w:rPr>
          <w:rFonts w:ascii="Arial" w:hAnsi="Arial" w:cs="Arial"/>
          <w:sz w:val="28"/>
          <w:szCs w:val="28"/>
        </w:rPr>
      </w:pPr>
    </w:p>
    <w:p>
      <w:pPr>
        <w:spacing w:after="0" w:line="360" w:lineRule="auto"/>
        <w:ind w:firstLine="2268"/>
        <w:jc w:val="both"/>
        <w:rPr>
          <w:ins w:id="1254" w:author="Assessor GDSXSR" w:date="2026-10-29T00:11:37Z"/>
        </w:rPr>
      </w:pPr>
      <w:r>
        <w:rPr>
          <w:rFonts w:ascii="Arial" w:hAnsi="Arial" w:cs="Arial"/>
          <w:sz w:val="28"/>
          <w:szCs w:val="28"/>
        </w:rPr>
        <w:t xml:space="preserve">Isso</w:t>
      </w:r>
      <w:r>
        <w:rPr>
          <w:rFonts w:ascii="Arial" w:hAnsi="Arial" w:cs="Arial"/>
          <w:sz w:val="28"/>
          <w:szCs w:val="28"/>
        </w:rPr>
        <w:t xml:space="preserve"> porque o</w:t>
      </w:r>
      <w:r>
        <w:rPr>
          <w:rFonts w:ascii="Arial" w:hAnsi="Arial" w:cs="Arial"/>
          <w:sz w:val="28"/>
          <w:szCs w:val="28"/>
        </w:rPr>
        <w:t xml:space="preserve"> processo nº 0720635-49.2024.8.07.0001 foi extinto sem resolução do mérito exclusivamente em razão da ilegitimidade ativa da pessoa física</w:t>
      </w:r>
      <w:r>
        <w:rPr>
          <w:rFonts w:ascii="Arial" w:hAnsi="Arial" w:cs="Arial"/>
          <w:sz w:val="28"/>
          <w:szCs w:val="28"/>
        </w:rPr>
        <w:t xml:space="preserve"> que ajuizou a primeira ação</w:t>
      </w:r>
      <w:del w:id="1249" w:author="Assessor GDSXSR" w:date="2026-10-29T00:11:37Z">
        <w:r>
          <w:rPr>
            <w:rFonts w:ascii="Arial" w:hAnsi="Arial" w:cs="Arial"/>
            <w:sz w:val="28"/>
            <w:szCs w:val="28"/>
          </w:rPr>
          <w:delText xml:space="preserve">, tendo o</w:delText>
        </w:r>
      </w:del>
      <w:ins w:id="1250" w:author="Assessor GDSXSR" w:date="2026-10-29T00:11:37Z">
        <w:r>
          <w:rPr>
            <w:rFonts w:ascii="Arial" w:hAnsi="Arial" w:cs="Arial"/>
            <w:color w:val="808080"/>
            <w:sz w:val="28"/>
            <w:szCs w:val="28"/>
          </w:rPr>
          <w:t xml:space="preserve">.</w:t>
        </w:r>
      </w:ins>
    </w:p>
    <w:p>
      <w:pPr>
        <w:spacing w:after="0" w:line="360" w:lineRule="auto"/>
        <w:ind w:firstLine="2268"/>
        <w:jc w:val="both"/>
        <w:rPr>
          <w:ins w:id="1255" w:author="Assessor GDSXSR" w:date="2026-10-29T00:11:37Z"/>
        </w:rPr>
      </w:pPr>
    </w:p>
    <w:p w14:paraId="11376E89" w14:textId="15CBA9CD" w:rsidR="008C5956" w:rsidRDefault="0038259B" w:rsidP="00DB1301">
      <w:pPr>
        <w:spacing w:after="0" w:line="360" w:lineRule="auto"/>
        <w:ind w:firstLine="2268"/>
        <w:jc w:val="both"/>
        <w:rPr>
          <w:rFonts w:ascii="Arial" w:hAnsi="Arial" w:cs="Arial"/>
          <w:sz w:val="28"/>
          <w:szCs w:val="28"/>
        </w:rPr>
      </w:pPr>
      <w:ins w:id="1251" w:author="Assessor GDSXSR" w:date="2026-10-29T00:11:37Z">
        <w:r>
          <w:rPr>
            <w:rFonts w:ascii="Arial" w:hAnsi="Arial" w:cs="Arial"/>
            <w:color w:val="808080"/>
            <w:sz w:val="28"/>
            <w:szCs w:val="28"/>
          </w:rPr>
          <w:t xml:space="preserve">O</w:t>
        </w:r>
      </w:ins>
      <w:r>
        <w:rPr>
          <w:rFonts w:ascii="Arial" w:hAnsi="Arial" w:cs="Arial"/>
          <w:sz w:val="28"/>
          <w:szCs w:val="28"/>
        </w:rPr>
        <w:t xml:space="preserve"> próprio acórdão</w:t>
      </w:r>
      <w:r>
        <w:rPr>
          <w:rFonts w:ascii="Arial" w:hAnsi="Arial" w:cs="Arial"/>
          <w:sz w:val="28"/>
          <w:szCs w:val="28"/>
        </w:rPr>
        <w:t xml:space="preserve"> desta 4ª Turma Cível</w:t>
      </w:r>
      <w:r>
        <w:rPr>
          <w:rFonts w:ascii="Arial" w:hAnsi="Arial" w:cs="Arial"/>
          <w:sz w:val="28"/>
          <w:szCs w:val="28"/>
        </w:rPr>
        <w:t xml:space="preserve"> </w:t>
      </w:r>
      <w:del w:id="1252" w:author="Assessor GDSXSR" w:date="2026-10-29T00:11:37Z">
        <w:r>
          <w:rPr>
            <w:rFonts w:ascii="Arial" w:hAnsi="Arial" w:cs="Arial"/>
            <w:sz w:val="28"/>
            <w:szCs w:val="28"/>
          </w:rPr>
          <w:delText xml:space="preserve">reconhecido</w:delText>
        </w:r>
      </w:del>
      <w:ins w:id="1253" w:author="Assessor GDSXSR" w:date="2026-10-29T00:11:37Z">
        <w:r>
          <w:rPr>
            <w:rFonts w:ascii="Arial" w:hAnsi="Arial" w:cs="Arial"/>
            <w:color w:val="808080"/>
            <w:sz w:val="28"/>
            <w:szCs w:val="28"/>
          </w:rPr>
          <w:t xml:space="preserve">reconheceu</w:t>
        </w:r>
      </w:ins>
      <w:r>
        <w:rPr>
          <w:rFonts w:ascii="Arial" w:hAnsi="Arial" w:cs="Arial"/>
          <w:sz w:val="28"/>
          <w:szCs w:val="28"/>
        </w:rPr>
        <w:t xml:space="preserve"> que a titular da relação jurídica discutida era a empresa A.</w:t>
      </w:r>
      <w:r>
        <w:rPr>
          <w:rFonts w:ascii="Arial" w:hAnsi="Arial" w:cs="Arial"/>
          <w:sz w:val="28"/>
          <w:szCs w:val="28"/>
        </w:rPr>
        <w:t xml:space="preserve"> </w:t>
      </w:r>
      <w:r>
        <w:rPr>
          <w:rFonts w:ascii="Arial" w:hAnsi="Arial" w:cs="Arial"/>
          <w:sz w:val="28"/>
          <w:szCs w:val="28"/>
        </w:rPr>
        <w:t xml:space="preserve">M. Indústria e Comércio de Móveis L</w:t>
      </w:r>
      <w:r>
        <w:rPr>
          <w:rFonts w:ascii="Arial" w:hAnsi="Arial" w:cs="Arial"/>
          <w:sz w:val="28"/>
          <w:szCs w:val="28"/>
        </w:rPr>
        <w:t xml:space="preserve">TDA</w:t>
      </w:r>
      <w:r>
        <w:rPr>
          <w:rFonts w:ascii="Arial" w:hAnsi="Arial" w:cs="Arial"/>
          <w:sz w:val="28"/>
          <w:szCs w:val="28"/>
        </w:rPr>
        <w:t xml:space="preserve">., ora embargante.</w:t>
      </w:r>
    </w:p>
    <w:p w14:paraId="5EB7F7A0" w14:textId="77777777" w:rsidR="0056571D" w:rsidRDefault="0056571D" w:rsidP="00DB1301">
      <w:pPr>
        <w:spacing w:after="0" w:line="360" w:lineRule="auto"/>
        <w:ind w:firstLine="2268"/>
        <w:jc w:val="both"/>
        <w:rPr>
          <w:rFonts w:ascii="Arial" w:hAnsi="Arial" w:cs="Arial"/>
          <w:sz w:val="28"/>
          <w:szCs w:val="28"/>
        </w:rPr>
      </w:pPr>
    </w:p>
    <w:p w14:paraId="6BE37B08" w14:textId="5D0DEDB2" w:rsidR="0056571D" w:rsidRDefault="0056571D" w:rsidP="00DB1301">
      <w:pPr>
        <w:spacing w:after="0" w:line="360" w:lineRule="auto"/>
        <w:ind w:firstLine="2268"/>
        <w:jc w:val="both"/>
        <w:rPr>
          <w:rFonts w:ascii="Arial" w:hAnsi="Arial" w:cs="Arial"/>
          <w:sz w:val="28"/>
          <w:szCs w:val="28"/>
        </w:rPr>
      </w:pPr>
      <w:del w:id="1256" w:author="Assessor GDSXSR" w:date="2026-10-29T00:11:37Z">
        <w:r>
          <w:rPr>
            <w:rFonts w:ascii="Arial" w:hAnsi="Arial" w:cs="Arial"/>
            <w:sz w:val="28"/>
            <w:szCs w:val="28"/>
          </w:rPr>
          <w:delText xml:space="preserve">Diante</w:delText>
        </w:r>
      </w:del>
      <w:ins w:id="1257" w:author="Assessor GDSXSR" w:date="2026-10-29T00:11:37Z">
        <w:r>
          <w:rPr>
            <w:rFonts w:ascii="Arial" w:hAnsi="Arial" w:cs="Arial"/>
            <w:color w:val="808080"/>
            <w:sz w:val="28"/>
            <w:szCs w:val="28"/>
            <w:highlight w:val="yellow"/>
            <w:rPrChange w:id="1276" w:author="Assessor GDSXSR" w:date="2026-10-29T00:11:37Z">
              <w:rPr>
                <w:rFonts w:ascii="Arial" w:hAnsi="Arial" w:cs="Arial"/>
                <w:color w:val="808080"/>
                <w:sz w:val="28"/>
                <w:szCs w:val="28"/>
              </w:rPr>
            </w:rPrChange>
          </w:rPr>
          <w:t xml:space="preserve">Assim,</w:t>
        </w:r>
      </w:ins>
      <w:r>
        <w:rPr>
          <w:rFonts w:ascii="Arial" w:hAnsi="Arial" w:cs="Arial"/>
          <w:sz w:val="28"/>
          <w:szCs w:val="28"/>
          <w:highlight w:val="yellow"/>
          <w:rPrChange w:id="1277" w:author="Assessor GDSXSR" w:date="2026-10-29T00:11:37Z">
            <w:rPr>
              <w:rFonts w:ascii="Arial" w:hAnsi="Arial" w:cs="Arial"/>
              <w:sz w:val="28"/>
              <w:szCs w:val="28"/>
            </w:rPr>
          </w:rPrChange>
        </w:rPr>
        <w:t xml:space="preserve"> </w:t>
      </w:r>
      <w:del w:id="1258" w:author="Assessor GDSXSR" w:date="2026-10-29T00:11:37Z">
        <w:r>
          <w:rPr>
            <w:rFonts w:ascii="Arial" w:hAnsi="Arial" w:cs="Arial"/>
            <w:sz w:val="28"/>
            <w:szCs w:val="28"/>
          </w:rPr>
          <w:delText xml:space="preserve">disso,</w:delText>
        </w:r>
      </w:del>
      <w:ins w:id="1259" w:author="Assessor GDSXSR" w:date="2026-10-29T00:11:37Z">
        <w:r>
          <w:rPr>
            <w:rFonts w:ascii="Arial" w:hAnsi="Arial" w:cs="Arial"/>
            <w:color w:val="808080"/>
            <w:sz w:val="28"/>
            <w:szCs w:val="28"/>
            <w:highlight w:val="yellow"/>
            <w:rPrChange w:id="1278" w:author="Assessor GDSXSR" w:date="2026-10-29T00:11:37Z">
              <w:rPr>
                <w:rFonts w:ascii="Arial" w:hAnsi="Arial" w:cs="Arial"/>
                <w:color w:val="808080"/>
                <w:sz w:val="28"/>
                <w:szCs w:val="28"/>
              </w:rPr>
            </w:rPrChange>
          </w:rPr>
          <w:t xml:space="preserve">a ciência anterior da constrição não antecipa</w:t>
        </w:r>
      </w:ins>
      <w:r>
        <w:rPr>
          <w:rFonts w:ascii="Arial" w:hAnsi="Arial" w:cs="Arial"/>
          <w:sz w:val="28"/>
          <w:szCs w:val="28"/>
          <w:highlight w:val="yellow"/>
          <w:rPrChange w:id="1279" w:author="Assessor GDSXSR" w:date="2026-10-29T00:11:37Z">
            <w:rPr>
              <w:rFonts w:ascii="Arial" w:hAnsi="Arial" w:cs="Arial"/>
              <w:sz w:val="28"/>
              <w:szCs w:val="28"/>
            </w:rPr>
          </w:rPrChange>
        </w:rPr>
        <w:t xml:space="preserve"> </w:t>
      </w:r>
      <w:r>
        <w:rPr>
          <w:rFonts w:ascii="Arial" w:hAnsi="Arial" w:cs="Arial"/>
          <w:sz w:val="28"/>
          <w:szCs w:val="28"/>
          <w:highlight w:val="yellow"/>
          <w:rPrChange w:id="1280" w:author="Assessor GDSXSR" w:date="2026-10-29T00:11:37Z">
            <w:rPr>
              <w:rFonts w:ascii="Arial" w:hAnsi="Arial" w:cs="Arial"/>
              <w:sz w:val="28"/>
              <w:szCs w:val="28"/>
            </w:rPr>
          </w:rPrChange>
        </w:rPr>
        <w:t xml:space="preserve">o </w:t>
      </w:r>
      <w:del w:id="1260" w:author="Assessor GDSXSR" w:date="2026-10-29T00:11:37Z">
        <w:r>
          <w:rPr>
            <w:rFonts w:ascii="Arial" w:hAnsi="Arial" w:cs="Arial"/>
            <w:sz w:val="28"/>
            <w:szCs w:val="28"/>
          </w:rPr>
          <w:delText xml:space="preserve">prazo</w:delText>
        </w:r>
      </w:del>
      <w:ins w:id="1261" w:author="Assessor GDSXSR" w:date="2026-10-29T00:11:37Z">
        <w:r>
          <w:rPr>
            <w:rFonts w:ascii="Arial" w:hAnsi="Arial" w:cs="Arial"/>
            <w:color w:val="808080"/>
            <w:sz w:val="28"/>
            <w:szCs w:val="28"/>
            <w:highlight w:val="yellow"/>
            <w:rPrChange w:id="1281" w:author="Assessor GDSXSR" w:date="2026-10-29T00:11:37Z">
              <w:rPr>
                <w:rFonts w:ascii="Arial" w:hAnsi="Arial" w:cs="Arial"/>
                <w:color w:val="808080"/>
                <w:sz w:val="28"/>
                <w:szCs w:val="28"/>
              </w:rPr>
            </w:rPrChange>
          </w:rPr>
          <w:t xml:space="preserve">termo</w:t>
        </w:r>
      </w:ins>
      <w:r>
        <w:rPr>
          <w:rFonts w:ascii="Arial" w:hAnsi="Arial" w:cs="Arial"/>
          <w:sz w:val="28"/>
          <w:szCs w:val="28"/>
          <w:highlight w:val="yellow"/>
          <w:rPrChange w:id="1282" w:author="Assessor GDSXSR" w:date="2026-10-29T00:11:37Z">
            <w:rPr>
              <w:rFonts w:ascii="Arial" w:hAnsi="Arial" w:cs="Arial"/>
              <w:sz w:val="28"/>
              <w:szCs w:val="28"/>
            </w:rPr>
          </w:rPrChange>
        </w:rPr>
        <w:t xml:space="preserve"> </w:t>
      </w:r>
      <w:del w:id="1262" w:author="Assessor GDSXSR" w:date="2026-10-29T00:11:37Z">
        <w:r>
          <w:rPr>
            <w:rFonts w:ascii="Arial" w:hAnsi="Arial" w:cs="Arial"/>
            <w:sz w:val="28"/>
            <w:szCs w:val="28"/>
          </w:rPr>
          <w:delText xml:space="preserve">decadencial</w:delText>
        </w:r>
      </w:del>
      <w:ins w:id="1263" w:author="Assessor GDSXSR" w:date="2026-10-29T00:11:37Z">
        <w:r>
          <w:rPr>
            <w:rFonts w:ascii="Arial" w:hAnsi="Arial" w:cs="Arial"/>
            <w:color w:val="808080"/>
            <w:sz w:val="28"/>
            <w:szCs w:val="28"/>
            <w:highlight w:val="yellow"/>
            <w:rPrChange w:id="1283" w:author="Assessor GDSXSR" w:date="2026-10-29T00:11:37Z">
              <w:rPr>
                <w:rFonts w:ascii="Arial" w:hAnsi="Arial" w:cs="Arial"/>
                <w:color w:val="808080"/>
                <w:sz w:val="28"/>
                <w:szCs w:val="28"/>
              </w:rPr>
            </w:rPrChange>
          </w:rPr>
          <w:t xml:space="preserve">final do art. 675 do CPC, que</w:t>
        </w:r>
      </w:ins>
      <w:r>
        <w:rPr>
          <w:rFonts w:ascii="Arial" w:hAnsi="Arial" w:cs="Arial"/>
          <w:sz w:val="28"/>
          <w:szCs w:val="28"/>
          <w:highlight w:val="yellow"/>
          <w:rPrChange w:id="1284" w:author="Assessor GDSXSR" w:date="2026-10-29T00:11:37Z">
            <w:rPr>
              <w:rFonts w:ascii="Arial" w:hAnsi="Arial" w:cs="Arial"/>
              <w:sz w:val="28"/>
              <w:szCs w:val="28"/>
            </w:rPr>
          </w:rPrChange>
        </w:rPr>
        <w:t xml:space="preserve"> </w:t>
      </w:r>
      <w:r>
        <w:rPr>
          <w:rFonts w:ascii="Arial" w:hAnsi="Arial" w:cs="Arial"/>
          <w:sz w:val="28"/>
          <w:szCs w:val="28"/>
          <w:highlight w:val="yellow"/>
          <w:rPrChange w:id="1285" w:author="Assessor GDSXSR" w:date="2026-10-29T00:11:37Z">
            <w:rPr>
              <w:rFonts w:ascii="Arial" w:hAnsi="Arial" w:cs="Arial"/>
              <w:sz w:val="28"/>
              <w:szCs w:val="28"/>
            </w:rPr>
          </w:rPrChange>
        </w:rPr>
        <w:t xml:space="preserve">somente </w:t>
      </w:r>
      <w:del w:id="1264" w:author="Assessor GDSXSR" w:date="2026-10-29T00:11:37Z">
        <w:r>
          <w:rPr>
            <w:rFonts w:ascii="Arial" w:hAnsi="Arial" w:cs="Arial"/>
            <w:sz w:val="28"/>
            <w:szCs w:val="28"/>
          </w:rPr>
          <w:delText xml:space="preserve">teria</w:delText>
        </w:r>
      </w:del>
      <w:ins w:id="1265" w:author="Assessor GDSXSR" w:date="2026-10-29T00:11:37Z">
        <w:r>
          <w:rPr>
            <w:rFonts w:ascii="Arial" w:hAnsi="Arial" w:cs="Arial"/>
            <w:color w:val="808080"/>
            <w:sz w:val="28"/>
            <w:szCs w:val="28"/>
            <w:highlight w:val="yellow"/>
            <w:rPrChange w:id="1286" w:author="Assessor GDSXSR" w:date="2026-10-29T00:11:37Z">
              <w:rPr>
                <w:rFonts w:ascii="Arial" w:hAnsi="Arial" w:cs="Arial"/>
                <w:color w:val="808080"/>
                <w:sz w:val="28"/>
                <w:szCs w:val="28"/>
              </w:rPr>
            </w:rPrChange>
          </w:rPr>
          <w:t xml:space="preserve">se</w:t>
        </w:r>
      </w:ins>
      <w:r>
        <w:rPr>
          <w:rFonts w:ascii="Arial" w:hAnsi="Arial" w:cs="Arial"/>
          <w:sz w:val="28"/>
          <w:szCs w:val="28"/>
          <w:highlight w:val="yellow"/>
          <w:rPrChange w:id="1287" w:author="Assessor GDSXSR" w:date="2026-10-29T00:11:37Z">
            <w:rPr>
              <w:rFonts w:ascii="Arial" w:hAnsi="Arial" w:cs="Arial"/>
              <w:sz w:val="28"/>
              <w:szCs w:val="28"/>
            </w:rPr>
          </w:rPrChange>
        </w:rPr>
        <w:t xml:space="preserve"> </w:t>
      </w:r>
      <w:del w:id="1266" w:author="Assessor GDSXSR" w:date="2026-10-29T00:11:37Z">
        <w:r>
          <w:rPr>
            <w:rFonts w:ascii="Arial" w:hAnsi="Arial" w:cs="Arial"/>
            <w:sz w:val="28"/>
            <w:szCs w:val="28"/>
          </w:rPr>
          <w:delText xml:space="preserve">início</w:delText>
        </w:r>
      </w:del>
      <w:ins w:id="1267" w:author="Assessor GDSXSR" w:date="2026-10-29T00:11:37Z">
        <w:r>
          <w:rPr>
            <w:rFonts w:ascii="Arial" w:hAnsi="Arial" w:cs="Arial"/>
            <w:color w:val="808080"/>
            <w:sz w:val="28"/>
            <w:szCs w:val="28"/>
            <w:highlight w:val="yellow"/>
            <w:rPrChange w:id="1288" w:author="Assessor GDSXSR" w:date="2026-10-29T00:11:37Z">
              <w:rPr>
                <w:rFonts w:ascii="Arial" w:hAnsi="Arial" w:cs="Arial"/>
                <w:color w:val="808080"/>
                <w:sz w:val="28"/>
                <w:szCs w:val="28"/>
              </w:rPr>
            </w:rPrChange>
          </w:rPr>
          <w:t xml:space="preserve">inicia</w:t>
        </w:r>
      </w:ins>
      <w:r>
        <w:rPr>
          <w:rFonts w:ascii="Arial" w:hAnsi="Arial" w:cs="Arial"/>
          <w:sz w:val="28"/>
          <w:szCs w:val="28"/>
          <w:highlight w:val="yellow"/>
          <w:rPrChange w:id="1289" w:author="Assessor GDSXSR" w:date="2026-10-29T00:11:37Z">
            <w:rPr>
              <w:rFonts w:ascii="Arial" w:hAnsi="Arial" w:cs="Arial"/>
              <w:sz w:val="28"/>
              <w:szCs w:val="28"/>
            </w:rPr>
          </w:rPrChange>
        </w:rPr>
        <w:t xml:space="preserve"> </w:t>
      </w:r>
      <w:del w:id="1268" w:author="Assessor GDSXSR" w:date="2026-10-29T00:11:37Z">
        <w:r>
          <w:rPr>
            <w:rFonts w:ascii="Arial" w:hAnsi="Arial" w:cs="Arial"/>
            <w:sz w:val="28"/>
            <w:szCs w:val="28"/>
          </w:rPr>
          <w:delText xml:space="preserve">caso houvesse qualquer</w:delText>
        </w:r>
      </w:del>
      <w:ins w:id="1269" w:author="Assessor GDSXSR" w:date="2026-10-29T00:11:37Z">
        <w:r>
          <w:rPr>
            <w:rFonts w:ascii="Arial" w:hAnsi="Arial" w:cs="Arial"/>
            <w:color w:val="808080"/>
            <w:sz w:val="28"/>
            <w:szCs w:val="28"/>
            <w:highlight w:val="yellow"/>
            <w:rPrChange w:id="1290" w:author="Assessor GDSXSR" w:date="2026-10-29T00:11:37Z">
              <w:rPr>
                <w:rFonts w:ascii="Arial" w:hAnsi="Arial" w:cs="Arial"/>
                <w:color w:val="808080"/>
                <w:sz w:val="28"/>
                <w:szCs w:val="28"/>
              </w:rPr>
            </w:rPrChange>
          </w:rPr>
          <w:t xml:space="preserve">com</w:t>
        </w:r>
      </w:ins>
      <w:r>
        <w:rPr>
          <w:rFonts w:ascii="Arial" w:hAnsi="Arial" w:cs="Arial"/>
          <w:sz w:val="28"/>
          <w:szCs w:val="28"/>
          <w:highlight w:val="yellow"/>
          <w:rPrChange w:id="1291" w:author="Assessor GDSXSR" w:date="2026-10-29T00:11:37Z">
            <w:rPr>
              <w:rFonts w:ascii="Arial" w:hAnsi="Arial" w:cs="Arial"/>
              <w:sz w:val="28"/>
              <w:szCs w:val="28"/>
            </w:rPr>
          </w:rPrChange>
        </w:rPr>
        <w:t xml:space="preserve"> ato expropriatório, </w:t>
      </w:r>
      <w:del w:id="1270" w:author="Assessor GDSXSR" w:date="2026-10-29T00:11:37Z">
        <w:r>
          <w:rPr>
            <w:rFonts w:ascii="Arial" w:hAnsi="Arial" w:cs="Arial"/>
            <w:sz w:val="28"/>
            <w:szCs w:val="28"/>
          </w:rPr>
          <w:delText xml:space="preserve">o</w:delText>
        </w:r>
      </w:del>
      <w:ins w:id="1271" w:author="Assessor GDSXSR" w:date="2026-10-29T00:11:37Z">
        <w:r>
          <w:rPr>
            <w:rFonts w:ascii="Arial" w:hAnsi="Arial" w:cs="Arial"/>
            <w:color w:val="808080"/>
            <w:sz w:val="28"/>
            <w:szCs w:val="28"/>
            <w:highlight w:val="yellow"/>
            <w:rPrChange w:id="1292" w:author="Assessor GDSXSR" w:date="2026-10-29T00:11:37Z">
              <w:rPr>
                <w:rFonts w:ascii="Arial" w:hAnsi="Arial" w:cs="Arial"/>
                <w:color w:val="808080"/>
                <w:sz w:val="28"/>
                <w:szCs w:val="28"/>
              </w:rPr>
            </w:rPrChange>
          </w:rPr>
          <w:t xml:space="preserve">inexistente</w:t>
        </w:r>
      </w:ins>
      <w:r>
        <w:rPr>
          <w:rFonts w:ascii="Arial" w:hAnsi="Arial" w:cs="Arial"/>
          <w:sz w:val="28"/>
          <w:szCs w:val="28"/>
          <w:highlight w:val="yellow"/>
          <w:rPrChange w:id="1293" w:author="Assessor GDSXSR" w:date="2026-10-29T00:11:37Z">
            <w:rPr>
              <w:rFonts w:ascii="Arial" w:hAnsi="Arial" w:cs="Arial"/>
              <w:sz w:val="28"/>
              <w:szCs w:val="28"/>
            </w:rPr>
          </w:rPrChange>
        </w:rPr>
        <w:t xml:space="preserve"> </w:t>
      </w:r>
      <w:del w:id="1272" w:author="Assessor GDSXSR" w:date="2026-10-29T00:11:37Z">
        <w:r>
          <w:rPr>
            <w:rFonts w:ascii="Arial" w:hAnsi="Arial" w:cs="Arial"/>
            <w:sz w:val="28"/>
            <w:szCs w:val="28"/>
          </w:rPr>
          <w:delText xml:space="preserve">que</w:delText>
        </w:r>
      </w:del>
      <w:ins w:id="1273" w:author="Assessor GDSXSR" w:date="2026-10-29T00:11:37Z">
        <w:r>
          <w:rPr>
            <w:rFonts w:ascii="Arial" w:hAnsi="Arial" w:cs="Arial"/>
            <w:color w:val="808080"/>
            <w:sz w:val="28"/>
            <w:szCs w:val="28"/>
            <w:highlight w:val="yellow"/>
            <w:rPrChange w:id="1294" w:author="Assessor GDSXSR" w:date="2026-10-29T00:11:37Z">
              <w:rPr>
                <w:rFonts w:ascii="Arial" w:hAnsi="Arial" w:cs="Arial"/>
                <w:color w:val="808080"/>
                <w:sz w:val="28"/>
                <w:szCs w:val="28"/>
              </w:rPr>
            </w:rPrChange>
          </w:rPr>
          <w:t xml:space="preserve">no</w:t>
        </w:r>
      </w:ins>
      <w:r>
        <w:rPr>
          <w:rFonts w:ascii="Arial" w:hAnsi="Arial" w:cs="Arial"/>
          <w:sz w:val="28"/>
          <w:szCs w:val="28"/>
          <w:highlight w:val="yellow"/>
          <w:rPrChange w:id="1295" w:author="Assessor GDSXSR" w:date="2026-10-29T00:11:37Z">
            <w:rPr>
              <w:rFonts w:ascii="Arial" w:hAnsi="Arial" w:cs="Arial"/>
              <w:sz w:val="28"/>
              <w:szCs w:val="28"/>
            </w:rPr>
          </w:rPrChange>
        </w:rPr>
        <w:t xml:space="preserve"> </w:t>
      </w:r>
      <w:del w:id="1274" w:author="Assessor GDSXSR" w:date="2026-10-29T00:11:37Z">
        <w:r>
          <w:rPr>
            <w:rFonts w:ascii="Arial" w:hAnsi="Arial" w:cs="Arial"/>
            <w:sz w:val="28"/>
            <w:szCs w:val="28"/>
          </w:rPr>
          <w:delText xml:space="preserve">não </w:delText>
        </w:r>
        <w:r>
          <w:rPr>
            <w:rFonts w:ascii="Arial" w:hAnsi="Arial" w:cs="Arial"/>
            <w:sz w:val="28"/>
            <w:szCs w:val="28"/>
          </w:rPr>
          <w:delText xml:space="preserve">se divisa na espécie</w:delText>
        </w:r>
      </w:del>
      <w:ins w:id="1275" w:author="Assessor GDSXSR" w:date="2026-10-29T00:11:37Z">
        <w:r>
          <w:rPr>
            <w:rFonts w:ascii="Arial" w:hAnsi="Arial" w:cs="Arial"/>
            <w:color w:val="808080"/>
            <w:sz w:val="28"/>
            <w:szCs w:val="28"/>
            <w:highlight w:val="yellow"/>
            <w:rPrChange w:id="1296" w:author="Assessor GDSXSR" w:date="2026-10-29T00:11:37Z">
              <w:rPr>
                <w:rFonts w:ascii="Arial" w:hAnsi="Arial" w:cs="Arial"/>
                <w:color w:val="808080"/>
                <w:sz w:val="28"/>
                <w:szCs w:val="28"/>
              </w:rPr>
            </w:rPrChange>
          </w:rPr>
          <w:t xml:space="preserve">caso</w:t>
        </w:r>
      </w:ins>
      <w:r>
        <w:rPr>
          <w:rFonts w:ascii="Arial" w:hAnsi="Arial" w:cs="Arial"/>
          <w:sz w:val="28"/>
          <w:szCs w:val="28"/>
          <w:highlight w:val="yellow"/>
          <w:rPrChange w:id="1297" w:author="Assessor GDSXSR" w:date="2026-10-29T00:11:37Z">
            <w:rPr>
              <w:rFonts w:ascii="Arial" w:hAnsi="Arial" w:cs="Arial"/>
              <w:sz w:val="28"/>
              <w:szCs w:val="28"/>
            </w:rPr>
          </w:rPrChange>
        </w:rPr>
        <w:t xml:space="preserve">.</w:t>
      </w:r>
    </w:p>
    <w:p w14:paraId="0456BC42" w14:textId="77777777" w:rsidR="00471463" w:rsidRDefault="00471463" w:rsidP="00DB1301">
      <w:pPr>
        <w:spacing w:after="0" w:line="360" w:lineRule="auto"/>
        <w:ind w:firstLine="2268"/>
        <w:jc w:val="both"/>
        <w:rPr>
          <w:rFonts w:ascii="Arial" w:hAnsi="Arial" w:cs="Arial"/>
          <w:sz w:val="28"/>
          <w:szCs w:val="28"/>
        </w:rPr>
      </w:pPr>
    </w:p>
    <w:p>
      <w:pPr>
        <w:spacing w:after="0" w:line="360" w:lineRule="auto"/>
        <w:ind w:firstLine="2268"/>
        <w:jc w:val="both"/>
        <w:rPr>
          <w:ins w:id="1318" w:author="Assessor GDSXSR" w:date="2026-10-29T00:11:37Z"/>
        </w:rPr>
      </w:pPr>
      <w:del w:id="1298" w:author="Assessor GDSXSR" w:date="2026-10-29T00:11:37Z">
        <w:r>
          <w:rPr>
            <w:rFonts w:ascii="Arial" w:hAnsi="Arial" w:cs="Arial"/>
            <w:sz w:val="28"/>
            <w:szCs w:val="28"/>
          </w:rPr>
          <w:delText xml:space="preserve">Com</w:delText>
        </w:r>
      </w:del>
      <w:ins w:id="1299" w:author="Assessor GDSXSR" w:date="2026-10-29T00:11:37Z">
        <w:r>
          <w:rPr>
            <w:rFonts w:ascii="Arial" w:hAnsi="Arial" w:cs="Arial"/>
            <w:color w:val="808080"/>
            <w:sz w:val="28"/>
            <w:szCs w:val="28"/>
          </w:rPr>
          <w:t xml:space="preserve">De</w:t>
        </w:r>
      </w:ins>
      <w:r>
        <w:rPr>
          <w:rFonts w:ascii="Arial" w:hAnsi="Arial" w:cs="Arial"/>
          <w:sz w:val="28"/>
          <w:szCs w:val="28"/>
        </w:rPr>
        <w:t xml:space="preserve"> </w:t>
      </w:r>
      <w:del w:id="1300" w:author="Assessor GDSXSR" w:date="2026-10-29T00:11:37Z">
        <w:r>
          <w:rPr>
            <w:rFonts w:ascii="Arial" w:hAnsi="Arial" w:cs="Arial"/>
            <w:sz w:val="28"/>
            <w:szCs w:val="28"/>
          </w:rPr>
          <w:delText xml:space="preserve">efeito</w:delText>
        </w:r>
      </w:del>
      <w:ins w:id="1301" w:author="Assessor GDSXSR" w:date="2026-10-29T00:11:37Z">
        <w:r>
          <w:rPr>
            <w:rFonts w:ascii="Arial" w:hAnsi="Arial" w:cs="Arial"/>
            <w:color w:val="808080"/>
            <w:sz w:val="28"/>
            <w:szCs w:val="28"/>
          </w:rPr>
          <w:t xml:space="preserve">fato</w:t>
        </w:r>
      </w:ins>
      <w:r>
        <w:rPr>
          <w:rFonts w:ascii="Arial" w:hAnsi="Arial" w:cs="Arial"/>
          <w:sz w:val="28"/>
          <w:szCs w:val="28"/>
        </w:rPr>
        <w:t xml:space="preserve">, a extinção do processo anterior não produziu coisa julgada material acerca do direito discutido</w:t>
      </w:r>
      <w:del w:id="1302" w:author="Assessor GDSXSR" w:date="2026-10-29T00:11:37Z">
        <w:r>
          <w:rPr>
            <w:rFonts w:ascii="Arial" w:hAnsi="Arial" w:cs="Arial"/>
            <w:sz w:val="28"/>
            <w:szCs w:val="28"/>
          </w:rPr>
          <w:delText xml:space="preserve">,</w:delText>
        </w:r>
      </w:del>
      <w:r>
        <w:rPr>
          <w:rFonts w:ascii="Arial" w:hAnsi="Arial" w:cs="Arial"/>
          <w:sz w:val="28"/>
          <w:szCs w:val="28"/>
        </w:rPr>
        <w:t xml:space="preserve"> </w:t>
      </w:r>
      <w:del w:id="1303" w:author="Assessor GDSXSR" w:date="2026-10-29T00:11:37Z">
        <w:r>
          <w:rPr>
            <w:rFonts w:ascii="Arial" w:hAnsi="Arial" w:cs="Arial"/>
            <w:sz w:val="28"/>
            <w:szCs w:val="28"/>
          </w:rPr>
          <w:delText xml:space="preserve">sequer</w:delText>
        </w:r>
      </w:del>
      <w:ins w:id="1304" w:author="Assessor GDSXSR" w:date="2026-10-29T00:11:37Z">
        <w:r>
          <w:rPr>
            <w:rFonts w:ascii="Arial" w:hAnsi="Arial" w:cs="Arial"/>
            <w:color w:val="808080"/>
            <w:sz w:val="28"/>
            <w:szCs w:val="28"/>
          </w:rPr>
          <w:t xml:space="preserve">nem</w:t>
        </w:r>
      </w:ins>
      <w:r>
        <w:rPr>
          <w:rFonts w:ascii="Arial" w:hAnsi="Arial" w:cs="Arial"/>
          <w:sz w:val="28"/>
          <w:szCs w:val="28"/>
        </w:rPr>
        <w:t xml:space="preserve"> impediu o exercício da pretensão pela </w:t>
      </w:r>
      <w:r>
        <w:rPr>
          <w:rFonts w:ascii="Arial" w:hAnsi="Arial" w:cs="Arial"/>
          <w:sz w:val="28"/>
          <w:szCs w:val="28"/>
        </w:rPr>
        <w:t xml:space="preserve">embargante</w:t>
      </w:r>
      <w:del w:id="1305" w:author="Assessor GDSXSR" w:date="2026-10-29T00:11:37Z">
        <w:r>
          <w:rPr>
            <w:rFonts w:ascii="Arial" w:hAnsi="Arial" w:cs="Arial"/>
            <w:sz w:val="28"/>
            <w:szCs w:val="28"/>
          </w:rPr>
          <w:delText xml:space="preserve">,</w:delText>
        </w:r>
      </w:del>
      <w:r>
        <w:rPr>
          <w:rFonts w:ascii="Arial" w:hAnsi="Arial" w:cs="Arial"/>
          <w:sz w:val="28"/>
          <w:szCs w:val="28"/>
        </w:rPr>
        <w:t xml:space="preserve"> </w:t>
      </w:r>
      <w:del w:id="1306" w:author="Assessor GDSXSR" w:date="2026-10-29T00:11:37Z">
        <w:r>
          <w:rPr>
            <w:rFonts w:ascii="Arial" w:hAnsi="Arial" w:cs="Arial"/>
            <w:sz w:val="28"/>
            <w:szCs w:val="28"/>
          </w:rPr>
          <w:delText xml:space="preserve">nos termos do art.</w:delText>
        </w:r>
      </w:del>
      <w:ins w:id="1307" w:author="Assessor GDSXSR" w:date="2026-10-29T00:11:37Z">
        <w:commentRangeStart w:id="12"/>
        <w:r>
          <w:rPr>
            <w:rFonts w:ascii="Arial" w:hAnsi="Arial" w:cs="Arial"/>
            <w:color w:val="808080"/>
            <w:sz w:val="28"/>
            <w:szCs w:val="28"/>
          </w:rPr>
          <w:t xml:space="preserve">(CPC</w:t>
        </w:r>
      </w:ins>
      <w:r>
        <w:rPr>
          <w:rFonts w:ascii="Arial" w:hAnsi="Arial" w:cs="Arial"/>
          <w:sz w:val="28"/>
          <w:szCs w:val="28"/>
        </w:rPr>
        <w:t xml:space="preserve"> 486</w:t>
      </w:r>
      <w:ins w:id="1308" w:author="Assessor GDSXSR" w:date="2026-10-29T00:11:37Z">
        <w:r>
          <w:rPr>
            <w:rFonts w:ascii="Arial" w:hAnsi="Arial" w:cs="Arial"/>
            <w:color w:val="808080"/>
            <w:sz w:val="28"/>
            <w:szCs w:val="28"/>
          </w:rPr>
          <w:t xml:space="preserve">)</w:t>
        </w:r>
        <w:commentRangeEnd w:id="12"/>
        <w:r>
          <w:rPr>
            <w:rStyle w:val="CommentReference"/>
            <w:color w:val="808080"/>
          </w:rPr>
          <w:commentReference w:id="12"/>
        </w:r>
        <w:r>
          <w:rPr>
            <w:rFonts w:ascii="Arial" w:hAnsi="Arial" w:cs="Arial"/>
            <w:color w:val="808080"/>
            <w:sz w:val="28"/>
            <w:szCs w:val="28"/>
          </w:rPr>
          <w:t xml:space="preserve">.</w:t>
        </w:r>
      </w:ins>
    </w:p>
    <w:p>
      <w:pPr>
        <w:spacing w:after="0" w:line="360" w:lineRule="auto"/>
        <w:ind w:firstLine="2268"/>
        <w:jc w:val="both"/>
        <w:rPr>
          <w:ins w:id="1319" w:author="Assessor GDSXSR" w:date="2026-10-29T00:11:37Z"/>
        </w:rPr>
      </w:pPr>
    </w:p>
    <w:p w14:paraId="04012F87" w14:textId="0E65DB2F" w:rsidR="00471463" w:rsidRDefault="007D38CD" w:rsidP="00DB1301">
      <w:pPr>
        <w:spacing w:after="0" w:line="360" w:lineRule="auto"/>
        <w:ind w:firstLine="2268"/>
        <w:jc w:val="both"/>
        <w:rPr>
          <w:rFonts w:ascii="Arial" w:hAnsi="Arial" w:cs="Arial"/>
          <w:sz w:val="28"/>
          <w:szCs w:val="28"/>
        </w:rPr>
      </w:pPr>
      <w:ins w:id="1309" w:author="Assessor GDSXSR" w:date="2026-10-29T00:11:37Z">
        <w:r>
          <w:rPr>
            <w:rFonts w:ascii="Arial" w:hAnsi="Arial" w:cs="Arial"/>
            <w:color w:val="808080"/>
            <w:sz w:val="28"/>
            <w:szCs w:val="28"/>
          </w:rPr>
          <w:t xml:space="preserve">No</w:t>
        </w:r>
      </w:ins>
      <w:r>
        <w:rPr>
          <w:rFonts w:ascii="Arial" w:hAnsi="Arial" w:cs="Arial"/>
          <w:sz w:val="28"/>
          <w:szCs w:val="28"/>
        </w:rPr>
        <w:t xml:space="preserve"> </w:t>
      </w:r>
      <w:del w:id="1310" w:author="Assessor GDSXSR" w:date="2026-10-29T00:11:37Z">
        <w:r>
          <w:rPr>
            <w:rFonts w:ascii="Arial" w:hAnsi="Arial" w:cs="Arial"/>
            <w:sz w:val="28"/>
            <w:szCs w:val="28"/>
          </w:rPr>
          <w:delText xml:space="preserve">do CPC</w:delText>
        </w:r>
        <w:r>
          <w:rPr>
            <w:rFonts w:ascii="Arial" w:hAnsi="Arial" w:cs="Arial"/>
            <w:sz w:val="28"/>
            <w:szCs w:val="28"/>
          </w:rPr>
          <w:delText xml:space="preserve">/2015</w:delText>
        </w:r>
        <w:r>
          <w:rPr>
            <w:rFonts w:ascii="Arial" w:hAnsi="Arial" w:cs="Arial"/>
            <w:sz w:val="28"/>
            <w:szCs w:val="28"/>
          </w:rPr>
          <w:delText xml:space="preserve">. A</w:delText>
        </w:r>
        <w:r>
          <w:rPr>
            <w:rFonts w:ascii="Arial" w:hAnsi="Arial" w:cs="Arial"/>
            <w:sz w:val="28"/>
            <w:szCs w:val="28"/>
          </w:rPr>
          <w:delText xml:space="preserve">lém disso</w:delText>
        </w:r>
      </w:del>
      <w:ins w:id="1311" w:author="Assessor GDSXSR" w:date="2026-10-29T00:11:37Z">
        <w:r>
          <w:rPr>
            <w:rFonts w:ascii="Arial" w:hAnsi="Arial" w:cs="Arial"/>
            <w:color w:val="808080"/>
            <w:sz w:val="28"/>
            <w:szCs w:val="28"/>
          </w:rPr>
          <w:t xml:space="preserve">mais</w:t>
        </w:r>
      </w:ins>
      <w:r>
        <w:rPr>
          <w:rFonts w:ascii="Arial" w:hAnsi="Arial" w:cs="Arial"/>
          <w:sz w:val="28"/>
          <w:szCs w:val="28"/>
        </w:rPr>
        <w:t xml:space="preserve">, a</w:t>
      </w:r>
      <w:r>
        <w:rPr>
          <w:rFonts w:ascii="Arial" w:hAnsi="Arial" w:cs="Arial"/>
          <w:sz w:val="28"/>
          <w:szCs w:val="28"/>
        </w:rPr>
        <w:t xml:space="preserve"> correção do vício de legitimidade anteriormente reconhecido não </w:t>
      </w:r>
      <w:del w:id="1312" w:author="Assessor GDSXSR" w:date="2026-10-29T00:11:37Z">
        <w:r>
          <w:rPr>
            <w:rFonts w:ascii="Arial" w:hAnsi="Arial" w:cs="Arial"/>
            <w:sz w:val="28"/>
            <w:szCs w:val="28"/>
          </w:rPr>
          <w:delText xml:space="preserve">pode</w:delText>
        </w:r>
      </w:del>
      <w:ins w:id="1313" w:author="Assessor GDSXSR" w:date="2026-10-29T00:11:37Z">
        <w:r>
          <w:rPr>
            <w:rFonts w:ascii="Arial" w:hAnsi="Arial" w:cs="Arial"/>
            <w:color w:val="808080"/>
            <w:sz w:val="28"/>
            <w:szCs w:val="28"/>
          </w:rPr>
          <w:t xml:space="preserve">se</w:t>
        </w:r>
      </w:ins>
      <w:r>
        <w:rPr>
          <w:rFonts w:ascii="Arial" w:hAnsi="Arial" w:cs="Arial"/>
          <w:sz w:val="28"/>
          <w:szCs w:val="28"/>
        </w:rPr>
        <w:t xml:space="preserve"> </w:t>
      </w:r>
      <w:del w:id="1314" w:author="Assessor GDSXSR" w:date="2026-10-29T00:11:37Z">
        <w:r>
          <w:rPr>
            <w:rFonts w:ascii="Arial" w:hAnsi="Arial" w:cs="Arial"/>
            <w:sz w:val="28"/>
            <w:szCs w:val="28"/>
          </w:rPr>
          <w:delText xml:space="preserve">ser confundida</w:delText>
        </w:r>
      </w:del>
      <w:ins w:id="1315" w:author="Assessor GDSXSR" w:date="2026-10-29T00:11:37Z">
        <w:r>
          <w:rPr>
            <w:rFonts w:ascii="Arial" w:hAnsi="Arial" w:cs="Arial"/>
            <w:color w:val="808080"/>
            <w:sz w:val="28"/>
            <w:szCs w:val="28"/>
          </w:rPr>
          <w:t xml:space="preserve">confunde</w:t>
        </w:r>
      </w:ins>
      <w:r>
        <w:rPr>
          <w:rFonts w:ascii="Arial" w:hAnsi="Arial" w:cs="Arial"/>
          <w:sz w:val="28"/>
          <w:szCs w:val="28"/>
        </w:rPr>
        <w:t xml:space="preserve"> com renovação indevida de prazo processual ou </w:t>
      </w:r>
      <w:del w:id="1316" w:author="Assessor GDSXSR" w:date="2026-10-29T00:11:37Z">
        <w:r>
          <w:rPr>
            <w:rFonts w:ascii="Arial" w:hAnsi="Arial" w:cs="Arial"/>
            <w:sz w:val="28"/>
            <w:szCs w:val="28"/>
          </w:rPr>
          <w:delText xml:space="preserve">tentativa de</w:delText>
        </w:r>
      </w:del>
      <w:ins w:id="1317" w:author="Assessor GDSXSR" w:date="2026-10-29T00:11:37Z">
        <w:r>
          <w:rPr>
            <w:rFonts w:ascii="Arial" w:hAnsi="Arial" w:cs="Arial"/>
            <w:color w:val="808080"/>
            <w:sz w:val="28"/>
            <w:szCs w:val="28"/>
          </w:rPr>
          <w:t xml:space="preserve">com</w:t>
        </w:r>
      </w:ins>
      <w:r>
        <w:rPr>
          <w:rFonts w:ascii="Arial" w:hAnsi="Arial" w:cs="Arial"/>
          <w:sz w:val="28"/>
          <w:szCs w:val="28"/>
        </w:rPr>
        <w:t xml:space="preserve"> rediscussão de matéria já decidida.</w:t>
      </w:r>
    </w:p>
    <w:p w14:paraId="04F0FF61" w14:textId="77777777" w:rsidR="00C04DEA" w:rsidRDefault="00C04DEA" w:rsidP="00DB1301">
      <w:pPr>
        <w:spacing w:after="0" w:line="360" w:lineRule="auto"/>
        <w:ind w:firstLine="2268"/>
        <w:jc w:val="both"/>
        <w:rPr>
          <w:rFonts w:ascii="Arial" w:hAnsi="Arial" w:cs="Arial"/>
          <w:sz w:val="28"/>
          <w:szCs w:val="28"/>
        </w:rPr>
      </w:pPr>
    </w:p>
    <w:p w14:paraId="0D42433A" w14:textId="30A9F889" w:rsidR="00C04DEA" w:rsidRDefault="00C57F49" w:rsidP="00DB1301">
      <w:pPr>
        <w:spacing w:after="0" w:line="360" w:lineRule="auto"/>
        <w:ind w:firstLine="2268"/>
        <w:jc w:val="both"/>
        <w:rPr>
          <w:rFonts w:ascii="Arial" w:hAnsi="Arial" w:cs="Arial"/>
          <w:sz w:val="28"/>
          <w:szCs w:val="28"/>
        </w:rPr>
      </w:pPr>
      <w:del w:id="1320" w:author="Assessor GDSXSR" w:date="2026-10-29T00:11:37Z">
        <w:r>
          <w:rPr>
            <w:rFonts w:ascii="Arial" w:hAnsi="Arial" w:cs="Arial"/>
            <w:sz w:val="28"/>
            <w:szCs w:val="28"/>
          </w:rPr>
          <w:delText xml:space="preserve">De</w:delText>
        </w:r>
      </w:del>
      <w:ins w:id="1321" w:author="Assessor GDSXSR" w:date="2026-10-29T00:11:37Z">
        <w:r>
          <w:rPr>
            <w:rFonts w:ascii="Arial" w:hAnsi="Arial" w:cs="Arial"/>
            <w:color w:val="808080"/>
            <w:sz w:val="28"/>
            <w:szCs w:val="28"/>
          </w:rPr>
          <w:t xml:space="preserve">Nesse</w:t>
        </w:r>
      </w:ins>
      <w:r>
        <w:rPr>
          <w:rFonts w:ascii="Arial" w:hAnsi="Arial" w:cs="Arial"/>
          <w:sz w:val="28"/>
          <w:szCs w:val="28"/>
        </w:rPr>
        <w:t xml:space="preserve"> </w:t>
      </w:r>
      <w:del w:id="1322" w:author="Assessor GDSXSR" w:date="2026-10-29T00:11:37Z">
        <w:r>
          <w:rPr>
            <w:rFonts w:ascii="Arial" w:hAnsi="Arial" w:cs="Arial"/>
            <w:sz w:val="28"/>
            <w:szCs w:val="28"/>
          </w:rPr>
          <w:delText xml:space="preserve">igual modo, confira-se o precedente deste egrégio TJDFT, </w:delText>
        </w:r>
        <w:r>
          <w:rPr>
            <w:rFonts w:ascii="Arial" w:hAnsi="Arial" w:cs="Arial"/>
            <w:sz w:val="28"/>
            <w:szCs w:val="28"/>
          </w:rPr>
          <w:delText xml:space="preserve">o qual </w:delText>
        </w:r>
        <w:r>
          <w:rPr>
            <w:rFonts w:ascii="Arial" w:hAnsi="Arial" w:cs="Arial"/>
            <w:sz w:val="28"/>
            <w:szCs w:val="28"/>
          </w:rPr>
          <w:delText xml:space="preserve">ratifica o </w:delText>
        </w:r>
        <w:r>
          <w:rPr>
            <w:rFonts w:ascii="Arial" w:hAnsi="Arial" w:cs="Arial"/>
            <w:sz w:val="28"/>
            <w:szCs w:val="28"/>
          </w:rPr>
          <w:delText xml:space="preserve">dispositivo legal e leciona</w:delText>
        </w:r>
        <w:r>
          <w:rPr>
            <w:rFonts w:ascii="Arial" w:hAnsi="Arial" w:cs="Arial"/>
            <w:sz w:val="28"/>
            <w:szCs w:val="28"/>
          </w:rPr>
          <w:delText xml:space="preserve">, inclusive,</w:delText>
        </w:r>
        <w:r>
          <w:rPr>
            <w:rFonts w:ascii="Arial" w:hAnsi="Arial" w:cs="Arial"/>
            <w:sz w:val="28"/>
            <w:szCs w:val="28"/>
          </w:rPr>
          <w:delText xml:space="preserve"> que</w:delText>
        </w:r>
        <w:r>
          <w:rPr>
            <w:rFonts w:ascii="Arial" w:hAnsi="Arial" w:cs="Arial"/>
            <w:sz w:val="28"/>
            <w:szCs w:val="28"/>
          </w:rPr>
          <w:delText xml:space="preserve"> a ciência anterior da penhora não reduz o prazo quando o ato expropriatório não fora iniciado</w:delText>
        </w:r>
      </w:del>
      <w:ins w:id="1323" w:author="Assessor GDSXSR" w:date="2026-10-29T00:11:37Z">
        <w:r>
          <w:rPr>
            <w:rFonts w:ascii="Arial" w:hAnsi="Arial" w:cs="Arial"/>
            <w:color w:val="808080"/>
            <w:sz w:val="28"/>
            <w:szCs w:val="28"/>
          </w:rPr>
          <w:t xml:space="preserve">sentido</w:t>
        </w:r>
      </w:ins>
      <w:r>
        <w:rPr>
          <w:rFonts w:ascii="Arial" w:hAnsi="Arial" w:cs="Arial"/>
          <w:sz w:val="28"/>
          <w:szCs w:val="28"/>
        </w:rPr>
        <w:t xml:space="preserve">:</w:t>
      </w:r>
    </w:p>
    <w:p w14:paraId="041B34A3" w14:textId="77777777" w:rsidR="00C04DEA" w:rsidRDefault="00C04DEA" w:rsidP="00DB1301">
      <w:pPr>
        <w:spacing w:after="0" w:line="360" w:lineRule="auto"/>
        <w:ind w:firstLine="2268"/>
        <w:jc w:val="both"/>
        <w:rPr>
          <w:rFonts w:ascii="Arial" w:hAnsi="Arial" w:cs="Arial"/>
          <w:sz w:val="28"/>
          <w:szCs w:val="28"/>
        </w:rPr>
      </w:pPr>
    </w:p>
    <w:p w14:paraId="7ECE7110" w14:textId="726A6E43" w:rsidR="00C04DEA" w:rsidRPr="00DF00BA" w:rsidRDefault="00C04DEA" w:rsidP="00DF00BA">
      <w:pPr>
        <w:spacing w:after="0" w:line="360" w:lineRule="auto"/>
        <w:ind w:left="2268"/>
        <w:jc w:val="both"/>
        <w:rPr>
          <w:rFonts w:ascii="Arial" w:hAnsi="Arial" w:cs="Arial"/>
          <w:i/>
          <w:iCs/>
          <w:sz w:val="26"/>
          <w:szCs w:val="26"/>
        </w:rPr>
      </w:pPr>
      <w:r>
        <w:rPr>
          <w:rFonts w:ascii="Arial" w:hAnsi="Arial" w:cs="Arial"/>
          <w:i/>
          <w:iCs/>
          <w:sz w:val="26"/>
          <w:szCs w:val="26"/>
        </w:rPr>
        <w:t xml:space="preserve">“(...) 6. Na execução, os embargos de terceiro podem ser opostos até cinco dias depois da adjudicação, da alienação por iniciativa particular ou da arrematação, mas sempre antes da assinatura da respectiva carta, conforme o art. 675 do CPC. </w:t>
      </w:r>
      <w:r>
        <w:rPr>
          <w:rFonts w:ascii="Arial" w:hAnsi="Arial" w:cs="Arial"/>
          <w:i/>
          <w:iCs/>
          <w:sz w:val="26"/>
          <w:szCs w:val="26"/>
          <w:u w:val="single"/>
          <w:rPrChange w:id="1325" w:author="Assessor GDSXSR" w:date="2026-10-29T00:11:37Z">
            <w:rPr>
              <w:rFonts w:ascii="Arial" w:hAnsi="Arial" w:cs="Arial"/>
              <w:i/>
              <w:iCs/>
              <w:sz w:val="26"/>
              <w:szCs w:val="26"/>
            </w:rPr>
          </w:rPrChange>
        </w:rPr>
        <w:t xml:space="preserve">A ciência anterior da penhora não reduz o prazo objetivo previsto na norma quando ainda não iniciado ato expropriatório.</w:t>
      </w:r>
      <w:r>
        <w:rPr>
          <w:rFonts w:ascii="Arial" w:hAnsi="Arial" w:cs="Arial"/>
          <w:i/>
          <w:iCs/>
          <w:sz w:val="26"/>
          <w:szCs w:val="26"/>
        </w:rPr>
        <w:t xml:space="preserve"> Embargos ajuizados antes da alienação judicial são tempestivos.</w:t>
      </w:r>
      <w:ins w:id="1324" w:author="Assessor GDSXSR" w:date="2026-10-29T00:11:37Z">
        <w:r>
          <w:rPr>
            <w:rFonts w:ascii="Arial" w:hAnsi="Arial" w:cs="Arial"/>
            <w:i/>
            <w:iCs/>
            <w:color w:val="808080"/>
            <w:sz w:val="26"/>
            <w:szCs w:val="26"/>
          </w:rPr>
          <w:t xml:space="preserve"> (...).” (Acórdão 2165060, 0718705-41.2025.8.07.0007, Relator: ARQUIBALDO CARNEIRO PORTELA, 6ª TURMA CÍVEL, data de julgamento: 12/08/2026, publicado no DJe: 02/09/2026) </w:t>
        </w:r>
        <w:commentRangeStart w:id="13"/>
        <w:r>
          <w:rPr>
            <w:rFonts w:ascii="Arial" w:hAnsi="Arial" w:cs="Arial"/>
            <w:i/>
            <w:iCs/>
            <w:color w:val="808080"/>
            <w:sz w:val="26"/>
            <w:szCs w:val="26"/>
          </w:rPr>
          <w:t xml:space="preserve">– Grifei</w:t>
        </w:r>
        <w:commentRangeEnd w:id="13"/>
        <w:r>
          <w:rPr>
            <w:rStyle w:val="CommentReference"/>
            <w:color w:val="808080"/>
          </w:rPr>
          <w:commentReference w:id="13"/>
        </w:r>
      </w:ins>
    </w:p>
    <w:p w14:paraId="777DEC22" w14:textId="2927ADFB" w:rsidR="00C04DEA" w:rsidRPr="00DF00BA" w:rsidRDefault="00C04DEA" w:rsidP="00DF00BA">
      <w:pPr>
        <w:spacing w:after="0" w:line="360" w:lineRule="auto"/>
        <w:ind w:left="2268"/>
        <w:jc w:val="both"/>
        <w:rPr>
          <w:del w:id="1327" w:author="Assessor GDSXSR" w:date="2026-10-29T00:11:37Z"/>
          <w:rFonts w:ascii="Arial" w:hAnsi="Arial" w:cs="Arial"/>
          <w:i/>
          <w:iCs/>
          <w:sz w:val="26"/>
          <w:szCs w:val="26"/>
        </w:rPr>
      </w:pPr>
      <w:del w:id="1326" w:author="Assessor GDSXSR" w:date="2026-10-29T00:11:37Z">
        <w:r w:rsidRPr="00DF00BA">
          <w:rPr>
            <w:rFonts w:ascii="Arial" w:hAnsi="Arial" w:cs="Arial"/>
            <w:i/>
            <w:iCs/>
            <w:sz w:val="26"/>
            <w:szCs w:val="26"/>
          </w:rPr>
          <w:delText>(...)</w:delText>
        </w:r>
      </w:del>
    </w:p>
    <w:p w14:paraId="2E943D9A" w14:textId="77777777" w:rsidR="00C04DEA" w:rsidRPr="00DF00BA" w:rsidRDefault="00C04DEA" w:rsidP="00DF00BA">
      <w:pPr>
        <w:spacing w:after="0" w:line="360" w:lineRule="auto"/>
        <w:ind w:left="2268"/>
        <w:jc w:val="both"/>
        <w:rPr>
          <w:del w:id="1329" w:author="Assessor GDSXSR" w:date="2026-10-29T00:11:37Z"/>
          <w:rFonts w:ascii="Arial" w:hAnsi="Arial" w:cs="Arial"/>
          <w:i/>
          <w:iCs/>
          <w:sz w:val="26"/>
          <w:szCs w:val="26"/>
        </w:rPr>
      </w:pPr>
      <w:del w:id="1328" w:author="Assessor GDSXSR" w:date="2026-10-29T00:11:37Z">
        <w:r w:rsidRPr="00DF00BA">
          <w:rPr>
            <w:rFonts w:ascii="Arial" w:hAnsi="Arial" w:cs="Arial"/>
            <w:i/>
            <w:iCs/>
            <w:sz w:val="26"/>
            <w:szCs w:val="26"/>
          </w:rPr>
          <w:delText>IV. DISPOSITIVO E TESE</w:delText>
        </w:r>
      </w:del>
    </w:p>
    <w:p w14:paraId="146EB420" w14:textId="130AFCF9" w:rsidR="00C04DEA" w:rsidRPr="00DF00BA" w:rsidRDefault="00C04DEA" w:rsidP="00DF00BA">
      <w:pPr>
        <w:spacing w:after="0" w:line="360" w:lineRule="auto"/>
        <w:ind w:left="2268"/>
        <w:jc w:val="both"/>
        <w:rPr>
          <w:del w:id="1334" w:author="Assessor GDSXSR" w:date="2026-10-29T00:11:37Z"/>
          <w:rFonts w:ascii="Arial" w:hAnsi="Arial" w:cs="Arial"/>
          <w:i/>
          <w:iCs/>
          <w:sz w:val="26"/>
          <w:szCs w:val="26"/>
        </w:rPr>
      </w:pPr>
      <w:del w:id="1330" w:author="Assessor GDSXSR" w:date="2026-10-29T00:11:37Z">
        <w:r w:rsidRPr="00DF00BA">
          <w:rPr>
            <w:rFonts w:ascii="Arial" w:hAnsi="Arial" w:cs="Arial"/>
            <w:i/>
            <w:iCs/>
            <w:sz w:val="26"/>
            <w:szCs w:val="26"/>
          </w:rPr>
          <w:delText xml:space="preserve">16. Pedido de efeito suspensivo prejudicado. Apelação da embargada conhecida e provida. Apelação da </w:delText>
        </w:r>
      </w:del>
      <w:del w:id="1331" w:author="Assessor GDSXSR" w:date="2026-10-29T00:11:37Z">
        <w:r w:rsidRPr="00DF00BA">
          <w:rPr>
            <w:rFonts w:ascii="Arial" w:hAnsi="Arial" w:cs="Arial"/>
            <w:i/>
            <w:iCs/>
            <w:sz w:val="26"/>
            <w:szCs w:val="26"/>
          </w:rPr>
          <w:lastRenderedPageBreak/>
          <w:delText>embargante conhecida e desprovida (...)</w:delText>
        </w:r>
      </w:del>
      <w:del w:id="1332" w:author="Assessor GDSXSR" w:date="2026-10-29T00:11:37Z">
        <w:r w:rsidR="00890F1C">
          <w:rPr>
            <w:rFonts w:ascii="Arial" w:hAnsi="Arial" w:cs="Arial"/>
            <w:i/>
            <w:iCs/>
            <w:sz w:val="26"/>
            <w:szCs w:val="26"/>
          </w:rPr>
          <w:delText>.</w:delText>
        </w:r>
      </w:del>
      <w:del w:id="1333" w:author="Assessor GDSXSR" w:date="2026-10-29T00:11:37Z">
        <w:r w:rsidRPr="00DF00BA">
          <w:rPr>
            <w:rFonts w:ascii="Arial" w:hAnsi="Arial" w:cs="Arial"/>
            <w:i/>
            <w:iCs/>
            <w:sz w:val="26"/>
            <w:szCs w:val="26"/>
          </w:rPr>
          <w:delText>” (TJDFT, Acórdão 2165060, 0718705-41.2025.8.07.0007, Relator: ARQUIBALDO CARNEIRO PORTELA, 6ª TURMA CÍVEL, data de julgamento: 12/08/2026, publicado no DJe: 02/09/2026)</w:delText>
        </w:r>
      </w:del>
    </w:p>
    <w:p w14:paraId="289EC9C0" w14:textId="77777777" w:rsidR="0083450A" w:rsidRDefault="0083450A" w:rsidP="00DB1301">
      <w:pPr>
        <w:spacing w:after="0" w:line="360" w:lineRule="auto"/>
        <w:ind w:firstLine="2268"/>
        <w:jc w:val="both"/>
        <w:rPr>
          <w:rFonts w:ascii="Arial" w:hAnsi="Arial" w:cs="Arial"/>
          <w:sz w:val="28"/>
          <w:szCs w:val="28"/>
        </w:rPr>
      </w:pPr>
    </w:p>
    <w:p w14:paraId="3CDBC74E" w14:textId="4244DDC3" w:rsidR="0083450A" w:rsidRDefault="00F74BF4" w:rsidP="00DB1301">
      <w:pPr>
        <w:spacing w:after="0" w:line="360" w:lineRule="auto"/>
        <w:ind w:firstLine="2268"/>
        <w:jc w:val="both"/>
        <w:rPr>
          <w:del w:id="1340" w:author="Assessor GDSXSR" w:date="2026-10-29T00:11:37Z"/>
          <w:rFonts w:ascii="Arial" w:hAnsi="Arial" w:cs="Arial"/>
          <w:sz w:val="28"/>
          <w:szCs w:val="28"/>
        </w:rPr>
      </w:pPr>
      <w:del w:id="1335" w:author="Assessor GDSXSR" w:date="2026-10-29T00:11:37Z">
        <w:r>
          <w:rPr>
            <w:rFonts w:ascii="Arial" w:hAnsi="Arial" w:cs="Arial"/>
            <w:sz w:val="28"/>
            <w:szCs w:val="28"/>
          </w:rPr>
          <w:delText xml:space="preserve">Portanto, </w:delText>
        </w:r>
      </w:del>
      <w:del w:id="1336" w:author="Assessor GDSXSR" w:date="2026-10-29T00:11:37Z">
        <w:r w:rsidR="002D5CEB">
          <w:rPr>
            <w:rFonts w:ascii="Arial" w:hAnsi="Arial" w:cs="Arial"/>
            <w:sz w:val="28"/>
            <w:szCs w:val="28"/>
          </w:rPr>
          <w:delText xml:space="preserve">em virtude da ausência de </w:delText>
        </w:r>
      </w:del>
      <w:del w:id="1337" w:author="Assessor GDSXSR" w:date="2026-10-29T00:11:37Z">
        <w:r w:rsidR="005C0F44" w:rsidRPr="005C0F44">
          <w:rPr>
            <w:rFonts w:ascii="Arial" w:hAnsi="Arial" w:cs="Arial"/>
            <w:sz w:val="28"/>
            <w:szCs w:val="28"/>
          </w:rPr>
          <w:delText>adjudicação, alienação por iniciativa particular ou arrematação dos bens</w:delText>
        </w:r>
      </w:del>
      <w:del w:id="1338" w:author="Assessor GDSXSR" w:date="2026-10-29T00:11:37Z">
        <w:r w:rsidR="005C0F44">
          <w:rPr>
            <w:rFonts w:ascii="Arial" w:hAnsi="Arial" w:cs="Arial"/>
            <w:sz w:val="28"/>
            <w:szCs w:val="28"/>
          </w:rPr>
          <w:delText>, a oposição dos presentes embargos de terceiro goza de plena tempestividade</w:delText>
        </w:r>
      </w:del>
      <w:del w:id="1339" w:author="Assessor GDSXSR" w:date="2026-10-29T00:11:37Z">
        <w:r w:rsidR="005E6148">
          <w:rPr>
            <w:rFonts w:ascii="Arial" w:hAnsi="Arial" w:cs="Arial"/>
            <w:sz w:val="28"/>
            <w:szCs w:val="28"/>
          </w:rPr>
          <w:delText>.</w:delText>
        </w:r>
      </w:del>
    </w:p>
    <w:p w14:paraId="7AF40CC4" w14:textId="77777777" w:rsidR="005E6148" w:rsidRDefault="005E6148" w:rsidP="00DB1301">
      <w:pPr>
        <w:spacing w:after="0" w:line="360" w:lineRule="auto"/>
        <w:ind w:firstLine="2268"/>
        <w:jc w:val="both"/>
        <w:rPr>
          <w:del w:id="1341" w:author="Assessor GDSXSR" w:date="2026-10-29T00:11:37Z"/>
          <w:rFonts w:ascii="Arial" w:hAnsi="Arial" w:cs="Arial"/>
          <w:sz w:val="28"/>
          <w:szCs w:val="28"/>
        </w:rPr>
      </w:pPr>
    </w:p>
    <w:p w14:paraId="1FB09683" w14:textId="60276A82" w:rsidR="00947C4B" w:rsidRDefault="005E6148" w:rsidP="003E1148">
      <w:pPr>
        <w:spacing w:after="0" w:line="360" w:lineRule="auto"/>
        <w:ind w:firstLine="2268"/>
        <w:jc w:val="both"/>
        <w:rPr>
          <w:rFonts w:ascii="Arial" w:hAnsi="Arial" w:cs="Arial"/>
          <w:sz w:val="28"/>
          <w:szCs w:val="28"/>
        </w:rPr>
      </w:pPr>
      <w:r>
        <w:rPr>
          <w:rFonts w:ascii="Arial" w:hAnsi="Arial" w:cs="Arial"/>
          <w:sz w:val="28"/>
          <w:szCs w:val="28"/>
          <w:highlight w:val="yellow"/>
          <w:u w:val="single"/>
          <w:rPrChange w:id="1343" w:author="Assessor GDSXSR" w:date="2026-10-29T00:11:37Z">
            <w:rPr>
              <w:rFonts w:ascii="Arial" w:hAnsi="Arial" w:cs="Arial"/>
              <w:sz w:val="28"/>
              <w:szCs w:val="28"/>
              <w:u w:val="single"/>
            </w:rPr>
          </w:rPrChange>
        </w:rPr>
        <w:t xml:space="preserve">Assim, rejeito a preliminar de intempestividade</w:t>
      </w:r>
      <w:del w:id="1342" w:author="Assessor GDSXSR" w:date="2026-10-29T00:11:37Z">
        <w:r>
          <w:rPr>
            <w:rFonts w:ascii="Arial" w:hAnsi="Arial" w:cs="Arial"/>
            <w:sz w:val="28"/>
            <w:szCs w:val="28"/>
            <w:u w:val="single"/>
          </w:rPr>
          <w:delText xml:space="preserve"> suscitada pelo embargado</w:delText>
        </w:r>
      </w:del>
      <w:r>
        <w:rPr>
          <w:rFonts w:ascii="Arial" w:hAnsi="Arial" w:cs="Arial"/>
          <w:sz w:val="28"/>
          <w:szCs w:val="28"/>
          <w:highlight w:val="yellow"/>
          <w:u w:val="single"/>
          <w:rPrChange w:id="1344" w:author="Assessor GDSXSR" w:date="2026-10-29T00:11:37Z">
            <w:rPr>
              <w:rFonts w:ascii="Arial" w:hAnsi="Arial" w:cs="Arial"/>
              <w:sz w:val="28"/>
              <w:szCs w:val="28"/>
            </w:rPr>
          </w:rPrChange>
        </w:rPr>
        <w:t xml:space="preserve">.</w:t>
      </w:r>
    </w:p>
    <w:p w14:paraId="7E4D53BA" w14:textId="77777777" w:rsidR="00C22469" w:rsidRDefault="00C22469" w:rsidP="00DB1301">
      <w:pPr>
        <w:spacing w:after="0" w:line="360" w:lineRule="auto"/>
        <w:ind w:firstLine="2268"/>
        <w:jc w:val="both"/>
        <w:rPr>
          <w:rFonts w:ascii="Arial" w:hAnsi="Arial" w:cs="Arial"/>
          <w:sz w:val="28"/>
          <w:szCs w:val="28"/>
        </w:rPr>
      </w:pPr>
    </w:p>
    <w:p w14:paraId="00321D16" w14:textId="55E0892E" w:rsidR="00EB3378" w:rsidRDefault="003E1148" w:rsidP="00EB3378">
      <w:pPr>
        <w:spacing w:after="0" w:line="360" w:lineRule="auto"/>
        <w:jc w:val="center"/>
        <w:rPr>
          <w:rFonts w:ascii="Arial" w:hAnsi="Arial" w:cs="Arial"/>
          <w:sz w:val="28"/>
          <w:szCs w:val="28"/>
        </w:rPr>
      </w:pPr>
      <w:r>
        <w:rPr>
          <w:rFonts w:ascii="Arial" w:hAnsi="Arial" w:cs="Arial"/>
          <w:sz w:val="28"/>
          <w:szCs w:val="28"/>
        </w:rPr>
        <w:t>MÉRITO</w:t>
      </w:r>
    </w:p>
    <w:p w14:paraId="4F424002" w14:textId="7FBE70DF" w:rsidR="00672153" w:rsidRDefault="00672153" w:rsidP="00672153">
      <w:pPr>
        <w:spacing w:after="0" w:line="360" w:lineRule="auto"/>
        <w:jc w:val="center"/>
        <w:rPr>
          <w:rFonts w:ascii="Arial" w:hAnsi="Arial" w:cs="Arial"/>
          <w:sz w:val="28"/>
          <w:szCs w:val="28"/>
        </w:rPr>
      </w:pPr>
      <w:r>
        <w:rPr>
          <w:rFonts w:ascii="Arial" w:hAnsi="Arial" w:cs="Arial"/>
          <w:sz w:val="28"/>
          <w:szCs w:val="28"/>
          <w:highlight w:val="yellow"/>
          <w:rPrChange w:id="1345" w:author="Assessor GDSXSR" w:date="2026-10-29T00:11:37Z">
            <w:rPr>
              <w:rFonts w:ascii="Arial" w:hAnsi="Arial" w:cs="Arial"/>
              <w:sz w:val="28"/>
              <w:szCs w:val="28"/>
            </w:rPr>
          </w:rPrChange>
        </w:rPr>
        <w:t>DA INEXISTÊNCIA DE FRAUDE À EXECUÇÃO</w:t>
      </w:r>
      <w:r w:rsidR="008F32A3">
        <w:rPr>
          <w:rFonts w:ascii="Arial" w:hAnsi="Arial" w:cs="Arial"/>
          <w:sz w:val="28"/>
          <w:szCs w:val="28"/>
          <w:highlight w:val="yellow"/>
          <w:rPrChange w:id="1346" w:author="Assessor GDSXSR" w:date="2026-10-29T00:11:37Z">
            <w:rPr>
              <w:rFonts w:ascii="Arial" w:hAnsi="Arial" w:cs="Arial"/>
              <w:sz w:val="28"/>
              <w:szCs w:val="28"/>
            </w:rPr>
          </w:rPrChange>
        </w:rPr>
        <w:t xml:space="preserve"> E AUSÊNCIA DE PROVA DA MÁ-FÉ DO TERCEIRO ADQUIRENTE</w:t>
      </w:r>
    </w:p>
    <w:p w14:paraId="00CF8CE5" w14:textId="77777777" w:rsidR="00355C73" w:rsidRDefault="00355C73" w:rsidP="00DB1301">
      <w:pPr>
        <w:spacing w:after="0" w:line="360" w:lineRule="auto"/>
        <w:ind w:firstLine="2268"/>
        <w:jc w:val="both"/>
        <w:rPr>
          <w:rFonts w:ascii="Arial" w:hAnsi="Arial" w:cs="Arial"/>
          <w:sz w:val="28"/>
          <w:szCs w:val="28"/>
        </w:rPr>
      </w:pPr>
    </w:p>
    <w:p w14:paraId="4E3BF3A9" w14:textId="30E091D7" w:rsidR="0033735F" w:rsidRDefault="002C1F12" w:rsidP="00672153">
      <w:pPr>
        <w:spacing w:after="0" w:line="360" w:lineRule="auto"/>
        <w:ind w:firstLine="2268"/>
        <w:jc w:val="both"/>
        <w:rPr>
          <w:rFonts w:ascii="Arial" w:hAnsi="Arial" w:cs="Arial"/>
          <w:color w:val="000000" w:themeColor="text1"/>
          <w:sz w:val="28"/>
          <w:szCs w:val="28"/>
        </w:rPr>
      </w:pPr>
      <w:del w:id="1347" w:author="Assessor GDSXSR" w:date="2026-10-29T00:11:37Z">
        <w:r>
          <w:rPr>
            <w:rFonts w:ascii="Arial" w:hAnsi="Arial" w:cs="Arial"/>
            <w:color w:val="000000" w:themeColor="text1"/>
            <w:sz w:val="28"/>
            <w:szCs w:val="28"/>
          </w:rPr>
          <w:delText xml:space="preserve">Em suas razões, o</w:delText>
        </w:r>
      </w:del>
      <w:ins w:id="1348" w:author="Assessor GDSXSR" w:date="2026-10-29T00:11:37Z">
        <w:r>
          <w:rPr>
            <w:rFonts w:ascii="Arial" w:hAnsi="Arial" w:cs="Arial"/>
            <w:color w:val="808080"/>
            <w:sz w:val="28"/>
            <w:szCs w:val="28"/>
          </w:rPr>
          <w:t xml:space="preserve">O</w:t>
        </w:r>
      </w:ins>
      <w:r>
        <w:rPr>
          <w:rFonts w:ascii="Arial" w:hAnsi="Arial" w:cs="Arial"/>
          <w:color w:val="000000" w:themeColor="text1"/>
          <w:sz w:val="28"/>
          <w:szCs w:val="28"/>
        </w:rPr>
        <w:t xml:space="preserve"> embargado/apelante alega</w:t>
      </w:r>
      <w:del w:id="1349" w:author="Assessor GDSXSR" w:date="2026-10-29T00:11:37Z">
        <w:r>
          <w:rPr>
            <w:rFonts w:ascii="Arial" w:hAnsi="Arial" w:cs="Arial"/>
            <w:color w:val="000000" w:themeColor="text1"/>
            <w:sz w:val="28"/>
            <w:szCs w:val="28"/>
          </w:rPr>
          <w:delText xml:space="preserve">, em síntese,</w:delText>
        </w:r>
      </w:del>
      <w:r>
        <w:rPr>
          <w:rFonts w:ascii="Arial" w:hAnsi="Arial" w:cs="Arial"/>
          <w:color w:val="000000" w:themeColor="text1"/>
          <w:sz w:val="28"/>
          <w:szCs w:val="28"/>
        </w:rPr>
        <w:t xml:space="preserve"> que: </w:t>
      </w:r>
      <w:r>
        <w:rPr>
          <w:rFonts w:ascii="Arial" w:hAnsi="Arial" w:cs="Arial"/>
          <w:b/>
          <w:bCs/>
          <w:color w:val="000000" w:themeColor="text1"/>
          <w:sz w:val="28"/>
          <w:szCs w:val="28"/>
          <w:rPrChange w:id="1352" w:author="Assessor GDSXSR" w:date="2026-10-29T00:11:37Z">
            <w:rPr>
              <w:rFonts w:ascii="Arial" w:hAnsi="Arial" w:cs="Arial"/>
              <w:b/>
              <w:bCs/>
              <w:color w:val="000000" w:themeColor="text1"/>
              <w:sz w:val="28"/>
              <w:szCs w:val="28"/>
            </w:rPr>
          </w:rPrChange>
        </w:rPr>
        <w:t xml:space="preserve">1)</w:t>
      </w:r>
      <w:r>
        <w:rPr>
          <w:rFonts w:ascii="Arial" w:hAnsi="Arial" w:cs="Arial"/>
          <w:color w:val="000000" w:themeColor="text1"/>
          <w:sz w:val="28"/>
          <w:szCs w:val="28"/>
        </w:rPr>
        <w:t xml:space="preserve"> houve fraude à execução, pois a alienação dos veículos ocorreu após a citação da devedora em execução capaz de conduzi-la à insolvência; </w:t>
      </w:r>
      <w:r>
        <w:rPr>
          <w:rFonts w:ascii="Arial" w:hAnsi="Arial" w:cs="Arial"/>
          <w:b/>
          <w:bCs/>
          <w:color w:val="000000" w:themeColor="text1"/>
          <w:sz w:val="28"/>
          <w:szCs w:val="28"/>
          <w:rPrChange w:id="1353" w:author="Assessor GDSXSR" w:date="2026-10-29T00:11:37Z">
            <w:rPr>
              <w:rFonts w:ascii="Arial" w:hAnsi="Arial" w:cs="Arial"/>
              <w:b/>
              <w:bCs/>
              <w:color w:val="000000" w:themeColor="text1"/>
              <w:sz w:val="28"/>
              <w:szCs w:val="28"/>
            </w:rPr>
          </w:rPrChange>
        </w:rPr>
        <w:t xml:space="preserve">2)</w:t>
      </w:r>
      <w:r>
        <w:rPr>
          <w:rFonts w:ascii="Arial" w:hAnsi="Arial" w:cs="Arial"/>
          <w:color w:val="000000" w:themeColor="text1"/>
          <w:sz w:val="28"/>
          <w:szCs w:val="28"/>
        </w:rPr>
        <w:t xml:space="preserve"> o acórdão proferido nos primeiros embargos de terceiro limitou-se a reconhecer a ilegitimidade ativa da pessoa física que os ajuizou, sem apreciar o mérito da controvérsia ou reconhecer a propriedade dos bens pela embargante; </w:t>
      </w:r>
      <w:r>
        <w:rPr>
          <w:rFonts w:ascii="Arial" w:hAnsi="Arial" w:cs="Arial"/>
          <w:b/>
          <w:bCs/>
          <w:color w:val="000000" w:themeColor="text1"/>
          <w:sz w:val="28"/>
          <w:szCs w:val="28"/>
          <w:rPrChange w:id="1354" w:author="Assessor GDSXSR" w:date="2026-10-29T00:11:37Z">
            <w:rPr>
              <w:rFonts w:ascii="Arial" w:hAnsi="Arial" w:cs="Arial"/>
              <w:b/>
              <w:bCs/>
              <w:color w:val="000000" w:themeColor="text1"/>
              <w:sz w:val="28"/>
              <w:szCs w:val="28"/>
            </w:rPr>
          </w:rPrChange>
        </w:rPr>
        <w:t xml:space="preserve">3)</w:t>
      </w:r>
      <w:r>
        <w:rPr>
          <w:rFonts w:ascii="Arial" w:hAnsi="Arial" w:cs="Arial"/>
          <w:color w:val="000000" w:themeColor="text1"/>
          <w:sz w:val="28"/>
          <w:szCs w:val="28"/>
        </w:rPr>
        <w:t xml:space="preserve"> a embargante não comprovou a boa-fé na aquisição dos veículos</w:t>
      </w:r>
      <w:ins w:id="1350" w:author="Assessor GDSXSR" w:date="2026-10-29T00:11:37Z">
        <w:r>
          <w:rPr>
            <w:rFonts w:ascii="Arial" w:hAnsi="Arial" w:cs="Arial"/>
            <w:color w:val="808080"/>
            <w:sz w:val="28"/>
            <w:szCs w:val="28"/>
          </w:rPr>
          <w:t xml:space="preserve">;</w:t>
        </w:r>
      </w:ins>
      <w:r>
        <w:rPr>
          <w:rFonts w:ascii="Arial" w:hAnsi="Arial" w:cs="Arial"/>
          <w:color w:val="000000" w:themeColor="text1"/>
          <w:sz w:val="28"/>
          <w:szCs w:val="28"/>
        </w:rPr>
        <w:t xml:space="preserve"> e </w:t>
      </w:r>
      <w:r>
        <w:rPr>
          <w:rFonts w:ascii="Arial" w:hAnsi="Arial" w:cs="Arial"/>
          <w:b/>
          <w:bCs/>
          <w:color w:val="000000" w:themeColor="text1"/>
          <w:sz w:val="28"/>
          <w:szCs w:val="28"/>
          <w:rPrChange w:id="1355" w:author="Assessor GDSXSR" w:date="2026-10-29T00:11:37Z">
            <w:rPr>
              <w:rFonts w:ascii="Arial" w:hAnsi="Arial" w:cs="Arial"/>
              <w:b/>
              <w:bCs/>
              <w:color w:val="000000" w:themeColor="text1"/>
              <w:sz w:val="28"/>
              <w:szCs w:val="28"/>
            </w:rPr>
          </w:rPrChange>
        </w:rPr>
        <w:t xml:space="preserve">4)</w:t>
      </w:r>
      <w:r>
        <w:rPr>
          <w:rFonts w:ascii="Arial" w:hAnsi="Arial" w:cs="Arial"/>
          <w:b/>
          <w:bCs/>
          <w:color w:val="000000" w:themeColor="text1"/>
          <w:sz w:val="28"/>
          <w:szCs w:val="28"/>
        </w:rPr>
        <w:t xml:space="preserve"> </w:t>
      </w:r>
      <w:r>
        <w:rPr>
          <w:rFonts w:ascii="Arial" w:hAnsi="Arial" w:cs="Arial"/>
          <w:color w:val="000000" w:themeColor="text1"/>
          <w:sz w:val="28"/>
          <w:szCs w:val="28"/>
        </w:rPr>
        <w:t xml:space="preserve">a ausência de regularização da transferência e de baixa dos gravames evidencia circunstâncias incompatíveis com a proteção conferida ao terceiro adquirente</w:t>
      </w:r>
      <w:ins w:id="1351" w:author="Assessor GDSXSR" w:date="2026-10-29T00:11:37Z">
        <w:r>
          <w:rPr>
            <w:rFonts w:ascii="Arial" w:hAnsi="Arial" w:cs="Arial"/>
            <w:color w:val="808080"/>
            <w:sz w:val="28"/>
            <w:szCs w:val="28"/>
          </w:rPr>
          <w:t xml:space="preserve"> (ID 89655660)</w:t>
        </w:r>
      </w:ins>
      <w:r>
        <w:rPr>
          <w:rFonts w:ascii="Arial" w:hAnsi="Arial" w:cs="Arial"/>
          <w:color w:val="000000" w:themeColor="text1"/>
          <w:sz w:val="28"/>
          <w:szCs w:val="28"/>
        </w:rPr>
        <w:t xml:space="preserve">.</w:t>
      </w:r>
    </w:p>
    <w:p w14:paraId="53C26B80" w14:textId="77777777" w:rsidR="002C1F12" w:rsidRDefault="002C1F12" w:rsidP="00672153">
      <w:pPr>
        <w:spacing w:after="0" w:line="360" w:lineRule="auto"/>
        <w:ind w:firstLine="2268"/>
        <w:jc w:val="both"/>
        <w:rPr>
          <w:rFonts w:ascii="Arial" w:hAnsi="Arial" w:cs="Arial"/>
          <w:color w:val="000000" w:themeColor="text1"/>
          <w:sz w:val="28"/>
          <w:szCs w:val="28"/>
        </w:rPr>
      </w:pPr>
    </w:p>
    <w:p w14:paraId="0E7CF6F9" w14:textId="5BC42B87" w:rsidR="00506A7D" w:rsidRPr="00CE4050" w:rsidRDefault="00F91791" w:rsidP="00CE4050">
      <w:pPr>
        <w:spacing w:after="0" w:line="360" w:lineRule="auto"/>
        <w:ind w:firstLine="2268"/>
        <w:jc w:val="both"/>
        <w:rPr>
          <w:rFonts w:ascii="Arial" w:hAnsi="Arial" w:cs="Arial"/>
          <w:color w:val="000000" w:themeColor="text1"/>
          <w:sz w:val="28"/>
          <w:szCs w:val="28"/>
        </w:rPr>
      </w:pPr>
      <w:r>
        <w:rPr>
          <w:rFonts w:ascii="Arial" w:hAnsi="Arial" w:cs="Arial"/>
          <w:color w:val="000000" w:themeColor="text1"/>
          <w:sz w:val="28"/>
          <w:szCs w:val="28"/>
        </w:rPr>
        <w:t xml:space="preserve">Requer</w:t>
      </w:r>
      <w:r>
        <w:rPr>
          <w:rFonts w:ascii="Arial" w:hAnsi="Arial" w:cs="Arial"/>
          <w:color w:val="000000" w:themeColor="text1"/>
          <w:sz w:val="28"/>
          <w:szCs w:val="28"/>
        </w:rPr>
        <w:t xml:space="preserve"> </w:t>
      </w:r>
      <w:r>
        <w:rPr>
          <w:rFonts w:ascii="Arial" w:hAnsi="Arial" w:cs="Arial"/>
          <w:color w:val="000000" w:themeColor="text1"/>
          <w:sz w:val="28"/>
          <w:szCs w:val="28"/>
        </w:rPr>
        <w:t xml:space="preserve">a reforma da </w:t>
      </w:r>
      <w:ins w:id="1356" w:author="Assessor GDSXSR" w:date="2026-10-29T00:11:37Z">
        <w:r>
          <w:rPr>
            <w:rFonts w:ascii="Arial" w:hAnsi="Arial" w:cs="Arial"/>
            <w:color w:val="808080"/>
            <w:sz w:val="28"/>
            <w:szCs w:val="28"/>
          </w:rPr>
          <w:t xml:space="preserve">r. </w:t>
        </w:r>
      </w:ins>
      <w:r>
        <w:rPr>
          <w:rFonts w:ascii="Arial" w:hAnsi="Arial" w:cs="Arial"/>
          <w:color w:val="000000" w:themeColor="text1"/>
          <w:sz w:val="28"/>
          <w:szCs w:val="28"/>
        </w:rPr>
        <w:t xml:space="preserve">sentença para </w:t>
      </w:r>
      <w:del w:id="1357" w:author="Assessor GDSXSR" w:date="2026-10-29T00:11:37Z">
        <w:r>
          <w:rPr>
            <w:rFonts w:ascii="Arial" w:hAnsi="Arial" w:cs="Arial"/>
            <w:color w:val="000000" w:themeColor="text1"/>
            <w:sz w:val="28"/>
            <w:szCs w:val="28"/>
          </w:rPr>
          <w:delText xml:space="preserve">que seja reconhecida</w:delText>
        </w:r>
      </w:del>
      <w:ins w:id="1358" w:author="Assessor GDSXSR" w:date="2026-10-29T00:11:37Z">
        <w:r>
          <w:rPr>
            <w:rFonts w:ascii="Arial" w:hAnsi="Arial" w:cs="Arial"/>
            <w:color w:val="808080"/>
            <w:sz w:val="28"/>
            <w:szCs w:val="28"/>
          </w:rPr>
          <w:t xml:space="preserve">reconhecer</w:t>
        </w:r>
      </w:ins>
      <w:r>
        <w:rPr>
          <w:rFonts w:ascii="Arial" w:hAnsi="Arial" w:cs="Arial"/>
          <w:color w:val="000000" w:themeColor="text1"/>
          <w:sz w:val="28"/>
          <w:szCs w:val="28"/>
        </w:rPr>
        <w:t xml:space="preserve"> a fraude à execução</w:t>
      </w:r>
      <w:del w:id="1359" w:author="Assessor GDSXSR" w:date="2026-10-29T00:11:37Z">
        <w:r>
          <w:rPr>
            <w:rFonts w:ascii="Arial" w:hAnsi="Arial" w:cs="Arial"/>
            <w:color w:val="000000" w:themeColor="text1"/>
            <w:sz w:val="28"/>
            <w:szCs w:val="28"/>
          </w:rPr>
          <w:delText xml:space="preserve">,</w:delText>
        </w:r>
      </w:del>
      <w:r>
        <w:rPr>
          <w:rFonts w:ascii="Arial" w:hAnsi="Arial" w:cs="Arial"/>
          <w:color w:val="000000" w:themeColor="text1"/>
          <w:sz w:val="28"/>
          <w:szCs w:val="28"/>
        </w:rPr>
        <w:t xml:space="preserve"> </w:t>
      </w:r>
      <w:del w:id="1360" w:author="Assessor GDSXSR" w:date="2026-10-29T00:11:37Z">
        <w:r>
          <w:rPr>
            <w:rFonts w:ascii="Arial" w:hAnsi="Arial" w:cs="Arial"/>
            <w:color w:val="000000" w:themeColor="text1"/>
            <w:sz w:val="28"/>
            <w:szCs w:val="28"/>
          </w:rPr>
          <w:delText xml:space="preserve">com</w:delText>
        </w:r>
      </w:del>
      <w:ins w:id="1361" w:author="Assessor GDSXSR" w:date="2026-10-29T00:11:37Z">
        <w:r>
          <w:rPr>
            <w:rFonts w:ascii="Arial" w:hAnsi="Arial" w:cs="Arial"/>
            <w:color w:val="808080"/>
            <w:sz w:val="28"/>
            <w:szCs w:val="28"/>
          </w:rPr>
          <w:t xml:space="preserve">e restabelecer</w:t>
        </w:r>
      </w:ins>
      <w:r>
        <w:rPr>
          <w:rFonts w:ascii="Arial" w:hAnsi="Arial" w:cs="Arial"/>
          <w:color w:val="000000" w:themeColor="text1"/>
          <w:sz w:val="28"/>
          <w:szCs w:val="28"/>
        </w:rPr>
        <w:t xml:space="preserve"> a </w:t>
      </w:r>
      <w:del w:id="1362" w:author="Assessor GDSXSR" w:date="2026-10-29T00:11:37Z">
        <w:r>
          <w:rPr>
            <w:rFonts w:ascii="Arial" w:hAnsi="Arial" w:cs="Arial"/>
            <w:color w:val="000000" w:themeColor="text1"/>
            <w:sz w:val="28"/>
            <w:szCs w:val="28"/>
          </w:rPr>
          <w:delText xml:space="preserve">consequente</w:delText>
        </w:r>
      </w:del>
      <w:ins w:id="1363" w:author="Assessor GDSXSR" w:date="2026-10-29T00:11:37Z">
        <w:r>
          <w:rPr>
            <w:rFonts w:ascii="Arial" w:hAnsi="Arial" w:cs="Arial"/>
            <w:color w:val="808080"/>
            <w:sz w:val="28"/>
            <w:szCs w:val="28"/>
          </w:rPr>
          <w:t xml:space="preserve">penhora</w:t>
        </w:r>
      </w:ins>
      <w:r>
        <w:rPr>
          <w:rFonts w:ascii="Arial" w:hAnsi="Arial" w:cs="Arial"/>
          <w:color w:val="000000" w:themeColor="text1"/>
          <w:sz w:val="28"/>
          <w:szCs w:val="28"/>
        </w:rPr>
        <w:t xml:space="preserve"> </w:t>
      </w:r>
      <w:del w:id="1364" w:author="Assessor GDSXSR" w:date="2026-10-29T00:11:37Z">
        <w:r>
          <w:rPr>
            <w:rFonts w:ascii="Arial" w:hAnsi="Arial" w:cs="Arial"/>
            <w:color w:val="000000" w:themeColor="text1"/>
            <w:sz w:val="28"/>
            <w:szCs w:val="28"/>
          </w:rPr>
          <w:delText xml:space="preserve">restrição</w:delText>
        </w:r>
      </w:del>
      <w:ins w:id="1365" w:author="Assessor GDSXSR" w:date="2026-10-29T00:11:37Z">
        <w:r>
          <w:rPr>
            <w:rFonts w:ascii="Arial" w:hAnsi="Arial" w:cs="Arial"/>
            <w:color w:val="808080"/>
            <w:sz w:val="28"/>
            <w:szCs w:val="28"/>
          </w:rPr>
          <w:t xml:space="preserve">sobre</w:t>
        </w:r>
      </w:ins>
      <w:r>
        <w:rPr>
          <w:rFonts w:ascii="Arial" w:hAnsi="Arial" w:cs="Arial"/>
          <w:color w:val="000000" w:themeColor="text1"/>
          <w:sz w:val="28"/>
          <w:szCs w:val="28"/>
        </w:rPr>
        <w:t xml:space="preserve"> </w:t>
      </w:r>
      <w:del w:id="1366" w:author="Assessor GDSXSR" w:date="2026-10-29T00:11:37Z">
        <w:r>
          <w:rPr>
            <w:rFonts w:ascii="Arial" w:hAnsi="Arial" w:cs="Arial"/>
            <w:color w:val="000000" w:themeColor="text1"/>
            <w:sz w:val="28"/>
            <w:szCs w:val="28"/>
          </w:rPr>
          <w:delText xml:space="preserve">do</w:delText>
        </w:r>
      </w:del>
      <w:ins w:id="1367" w:author="Assessor GDSXSR" w:date="2026-10-29T00:11:37Z">
        <w:r>
          <w:rPr>
            <w:rFonts w:ascii="Arial" w:hAnsi="Arial" w:cs="Arial"/>
            <w:color w:val="808080"/>
            <w:sz w:val="28"/>
            <w:szCs w:val="28"/>
          </w:rPr>
          <w:t xml:space="preserve">os</w:t>
        </w:r>
      </w:ins>
      <w:r>
        <w:rPr>
          <w:rFonts w:ascii="Arial" w:hAnsi="Arial" w:cs="Arial"/>
          <w:color w:val="000000" w:themeColor="text1"/>
          <w:sz w:val="28"/>
          <w:szCs w:val="28"/>
        </w:rPr>
        <w:t xml:space="preserve"> </w:t>
      </w:r>
      <w:del w:id="1368" w:author="Assessor GDSXSR" w:date="2026-10-29T00:11:37Z">
        <w:r>
          <w:rPr>
            <w:rFonts w:ascii="Arial" w:hAnsi="Arial" w:cs="Arial"/>
            <w:color w:val="000000" w:themeColor="text1"/>
            <w:sz w:val="28"/>
            <w:szCs w:val="28"/>
          </w:rPr>
          <w:delText xml:space="preserve">veículo</w:delText>
        </w:r>
      </w:del>
      <w:ins w:id="1369" w:author="Assessor GDSXSR" w:date="2026-10-29T00:11:37Z">
        <w:r>
          <w:rPr>
            <w:rFonts w:ascii="Arial" w:hAnsi="Arial" w:cs="Arial"/>
            <w:color w:val="808080"/>
            <w:sz w:val="28"/>
            <w:szCs w:val="28"/>
          </w:rPr>
          <w:t xml:space="preserve">veículos</w:t>
        </w:r>
      </w:ins>
      <w:r>
        <w:rPr>
          <w:rFonts w:ascii="Arial" w:hAnsi="Arial" w:cs="Arial"/>
          <w:color w:val="000000" w:themeColor="text1"/>
          <w:sz w:val="28"/>
          <w:szCs w:val="28"/>
        </w:rPr>
        <w:t xml:space="preserve">.</w:t>
      </w:r>
    </w:p>
    <w:p w14:paraId="6B1B7483" w14:textId="77777777" w:rsidR="00506A7D" w:rsidRDefault="00506A7D" w:rsidP="00506A7D">
      <w:pPr>
        <w:spacing w:after="0" w:line="360" w:lineRule="auto"/>
        <w:ind w:firstLine="2268"/>
        <w:jc w:val="both"/>
        <w:rPr>
          <w:rFonts w:ascii="Arial" w:hAnsi="Arial" w:cs="Arial"/>
          <w:sz w:val="28"/>
          <w:szCs w:val="28"/>
        </w:rPr>
      </w:pPr>
    </w:p>
    <w:p w14:paraId="1751BF6D" w14:textId="3B8D617C" w:rsidR="00506A7D" w:rsidRDefault="00506A7D" w:rsidP="00506A7D">
      <w:pPr>
        <w:spacing w:after="0" w:line="360" w:lineRule="auto"/>
        <w:ind w:firstLine="2268"/>
        <w:jc w:val="both"/>
        <w:rPr>
          <w:rFonts w:ascii="Arial" w:hAnsi="Arial" w:cs="Arial"/>
          <w:sz w:val="28"/>
          <w:szCs w:val="28"/>
        </w:rPr>
      </w:pPr>
      <w:r>
        <w:rPr>
          <w:rFonts w:ascii="Arial" w:hAnsi="Arial" w:cs="Arial"/>
          <w:sz w:val="28"/>
          <w:szCs w:val="28"/>
          <w:highlight w:val="yellow"/>
          <w:rPrChange w:id="1370" w:author="Assessor GDSXSR" w:date="2026-10-29T00:11:37Z">
            <w:rPr>
              <w:rFonts w:ascii="Arial" w:hAnsi="Arial" w:cs="Arial"/>
              <w:sz w:val="28"/>
              <w:szCs w:val="28"/>
            </w:rPr>
          </w:rPrChange>
        </w:rPr>
        <w:t>Sem razão</w:t>
      </w:r>
      <w:r w:rsidR="00CE4050">
        <w:rPr>
          <w:rFonts w:ascii="Arial" w:hAnsi="Arial" w:cs="Arial"/>
          <w:sz w:val="28"/>
          <w:szCs w:val="28"/>
          <w:highlight w:val="yellow"/>
          <w:rPrChange w:id="1371" w:author="Assessor GDSXSR" w:date="2026-10-29T00:11:37Z">
            <w:rPr>
              <w:rFonts w:ascii="Arial" w:hAnsi="Arial" w:cs="Arial"/>
              <w:sz w:val="28"/>
              <w:szCs w:val="28"/>
            </w:rPr>
          </w:rPrChange>
        </w:rPr>
        <w:t xml:space="preserve"> o apelante.</w:t>
      </w:r>
    </w:p>
    <w:p w14:paraId="2F8C0B8F" w14:textId="77777777" w:rsidR="00CE4050" w:rsidRDefault="00CE4050" w:rsidP="00506A7D">
      <w:pPr>
        <w:spacing w:after="0" w:line="360" w:lineRule="auto"/>
        <w:ind w:firstLine="2268"/>
        <w:jc w:val="both"/>
        <w:rPr>
          <w:rFonts w:ascii="Arial" w:hAnsi="Arial" w:cs="Arial"/>
          <w:sz w:val="28"/>
          <w:szCs w:val="28"/>
        </w:rPr>
      </w:pPr>
    </w:p>
    <w:p w14:paraId="785CA629" w14:textId="4DFD4689" w:rsidR="00CE4050" w:rsidRDefault="000C331F" w:rsidP="00506A7D">
      <w:pPr>
        <w:spacing w:after="0" w:line="360" w:lineRule="auto"/>
        <w:ind w:firstLine="2268"/>
        <w:jc w:val="both"/>
        <w:rPr>
          <w:rFonts w:ascii="Arial" w:hAnsi="Arial" w:cs="Arial"/>
          <w:sz w:val="28"/>
          <w:szCs w:val="28"/>
        </w:rPr>
      </w:pPr>
      <w:r>
        <w:rPr>
          <w:rFonts w:ascii="Arial" w:hAnsi="Arial" w:cs="Arial"/>
          <w:sz w:val="28"/>
          <w:szCs w:val="28"/>
        </w:rPr>
        <w:t xml:space="preserve">De início, registr</w:t>
      </w:r>
      <w:r>
        <w:rPr>
          <w:rFonts w:ascii="Arial" w:hAnsi="Arial" w:cs="Arial"/>
          <w:sz w:val="28"/>
          <w:szCs w:val="28"/>
        </w:rPr>
        <w:t xml:space="preserve">o</w:t>
      </w:r>
      <w:r>
        <w:rPr>
          <w:rFonts w:ascii="Arial" w:hAnsi="Arial" w:cs="Arial"/>
          <w:sz w:val="28"/>
          <w:szCs w:val="28"/>
        </w:rPr>
        <w:t xml:space="preserve"> que a</w:t>
      </w:r>
      <w:r>
        <w:rPr>
          <w:rFonts w:ascii="Arial" w:hAnsi="Arial" w:cs="Arial"/>
          <w:sz w:val="28"/>
          <w:szCs w:val="28"/>
        </w:rPr>
        <w:t xml:space="preserve"> controvérsia</w:t>
      </w:r>
      <w:del w:id="1372" w:author="Assessor GDSXSR" w:date="2026-10-29T00:11:37Z">
        <w:r>
          <w:rPr>
            <w:rFonts w:ascii="Arial" w:hAnsi="Arial" w:cs="Arial"/>
            <w:sz w:val="28"/>
            <w:szCs w:val="28"/>
          </w:rPr>
          <w:delText xml:space="preserve"> </w:delText>
        </w:r>
        <w:r>
          <w:rPr>
            <w:rFonts w:ascii="Arial" w:hAnsi="Arial" w:cs="Arial"/>
            <w:sz w:val="28"/>
            <w:szCs w:val="28"/>
          </w:rPr>
          <w:delText xml:space="preserve">processual</w:delText>
        </w:r>
      </w:del>
      <w:r>
        <w:rPr>
          <w:rFonts w:ascii="Arial" w:hAnsi="Arial" w:cs="Arial"/>
          <w:sz w:val="28"/>
          <w:szCs w:val="28"/>
        </w:rPr>
        <w:t xml:space="preserve"> </w:t>
      </w:r>
      <w:r>
        <w:rPr>
          <w:rFonts w:ascii="Arial" w:hAnsi="Arial" w:cs="Arial"/>
          <w:sz w:val="28"/>
          <w:szCs w:val="28"/>
        </w:rPr>
        <w:t xml:space="preserve">diz respeito à validade da penhora incidente sobre </w:t>
      </w:r>
      <w:del w:id="1373" w:author="Assessor GDSXSR" w:date="2026-10-29T00:11:37Z">
        <w:r>
          <w:rPr>
            <w:rFonts w:ascii="Arial" w:hAnsi="Arial" w:cs="Arial"/>
            <w:sz w:val="28"/>
            <w:szCs w:val="28"/>
          </w:rPr>
          <w:delText xml:space="preserve">veículo que</w:delText>
        </w:r>
      </w:del>
      <w:ins w:id="1374" w:author="Assessor GDSXSR" w:date="2026-10-29T00:11:37Z">
        <w:r>
          <w:rPr>
            <w:rFonts w:ascii="Arial" w:hAnsi="Arial" w:cs="Arial"/>
            <w:color w:val="808080"/>
            <w:sz w:val="28"/>
            <w:szCs w:val="28"/>
          </w:rPr>
          <w:t xml:space="preserve">veículos</w:t>
        </w:r>
      </w:ins>
      <w:r>
        <w:rPr>
          <w:rFonts w:ascii="Arial" w:hAnsi="Arial" w:cs="Arial"/>
          <w:sz w:val="28"/>
          <w:szCs w:val="28"/>
        </w:rPr>
        <w:t xml:space="preserve"> já </w:t>
      </w:r>
      <w:del w:id="1375" w:author="Assessor GDSXSR" w:date="2026-10-29T00:11:37Z">
        <w:r>
          <w:rPr>
            <w:rFonts w:ascii="Arial" w:hAnsi="Arial" w:cs="Arial"/>
            <w:sz w:val="28"/>
            <w:szCs w:val="28"/>
          </w:rPr>
          <w:delText xml:space="preserve">havia sido alienado</w:delText>
        </w:r>
      </w:del>
      <w:ins w:id="1376" w:author="Assessor GDSXSR" w:date="2026-10-29T00:11:37Z">
        <w:r>
          <w:rPr>
            <w:rFonts w:ascii="Arial" w:hAnsi="Arial" w:cs="Arial"/>
            <w:color w:val="808080"/>
            <w:sz w:val="28"/>
            <w:szCs w:val="28"/>
          </w:rPr>
          <w:t xml:space="preserve">alienados</w:t>
        </w:r>
      </w:ins>
      <w:r>
        <w:rPr>
          <w:rFonts w:ascii="Arial" w:hAnsi="Arial" w:cs="Arial"/>
          <w:sz w:val="28"/>
          <w:szCs w:val="28"/>
        </w:rPr>
        <w:t xml:space="preserve"> antes da constrição judicial.</w:t>
      </w:r>
    </w:p>
    <w:p w14:paraId="181324BD" w14:textId="77777777" w:rsidR="000C331F" w:rsidRDefault="000C331F" w:rsidP="00506A7D">
      <w:pPr>
        <w:spacing w:after="0" w:line="360" w:lineRule="auto"/>
        <w:ind w:firstLine="2268"/>
        <w:jc w:val="both"/>
        <w:rPr>
          <w:rFonts w:ascii="Arial" w:hAnsi="Arial" w:cs="Arial"/>
          <w:sz w:val="28"/>
          <w:szCs w:val="28"/>
        </w:rPr>
      </w:pPr>
    </w:p>
    <w:p w14:paraId="768C4A75" w14:textId="6A360B6C" w:rsidR="000C331F" w:rsidRDefault="006648E1" w:rsidP="00506A7D">
      <w:pPr>
        <w:spacing w:after="0" w:line="360" w:lineRule="auto"/>
        <w:ind w:firstLine="2268"/>
        <w:jc w:val="both"/>
        <w:rPr>
          <w:rFonts w:ascii="Arial" w:hAnsi="Arial" w:cs="Arial"/>
          <w:sz w:val="28"/>
          <w:szCs w:val="28"/>
        </w:rPr>
      </w:pPr>
      <w:del w:id="1377" w:author="Assessor GDSXSR" w:date="2026-10-29T00:11:37Z">
        <w:r>
          <w:rPr>
            <w:rFonts w:ascii="Arial" w:hAnsi="Arial" w:cs="Arial"/>
            <w:sz w:val="28"/>
            <w:szCs w:val="28"/>
          </w:rPr>
          <w:delText xml:space="preserve">Diante dessa</w:delText>
        </w:r>
      </w:del>
      <w:ins w:id="1378" w:author="Assessor GDSXSR" w:date="2026-10-29T00:11:37Z">
        <w:r>
          <w:rPr>
            <w:rFonts w:ascii="Arial" w:hAnsi="Arial" w:cs="Arial"/>
            <w:color w:val="808080"/>
            <w:sz w:val="28"/>
            <w:szCs w:val="28"/>
          </w:rPr>
          <w:t xml:space="preserve">Nessa</w:t>
        </w:r>
      </w:ins>
      <w:r>
        <w:rPr>
          <w:rFonts w:ascii="Arial" w:hAnsi="Arial" w:cs="Arial"/>
          <w:sz w:val="28"/>
          <w:szCs w:val="28"/>
        </w:rPr>
        <w:t xml:space="preserve"> situação, o terceiro proprietário atingido </w:t>
      </w:r>
      <w:del w:id="1379" w:author="Assessor GDSXSR" w:date="2026-10-29T00:11:37Z">
        <w:r>
          <w:rPr>
            <w:rFonts w:ascii="Arial" w:hAnsi="Arial" w:cs="Arial"/>
            <w:sz w:val="28"/>
            <w:szCs w:val="28"/>
          </w:rPr>
          <w:delText xml:space="preserve">pela</w:delText>
        </w:r>
      </w:del>
      <w:ins w:id="1380" w:author="Assessor GDSXSR" w:date="2026-10-29T00:11:37Z">
        <w:r>
          <w:rPr>
            <w:rFonts w:ascii="Arial" w:hAnsi="Arial" w:cs="Arial"/>
            <w:color w:val="808080"/>
            <w:sz w:val="28"/>
            <w:szCs w:val="28"/>
          </w:rPr>
          <w:t xml:space="preserve">por constrição ou</w:t>
        </w:r>
      </w:ins>
      <w:r>
        <w:rPr>
          <w:rFonts w:ascii="Arial" w:hAnsi="Arial" w:cs="Arial"/>
          <w:sz w:val="28"/>
          <w:szCs w:val="28"/>
        </w:rPr>
        <w:t xml:space="preserve"> </w:t>
      </w:r>
      <w:r>
        <w:rPr>
          <w:rFonts w:ascii="Arial" w:hAnsi="Arial" w:cs="Arial"/>
          <w:sz w:val="28"/>
          <w:szCs w:val="28"/>
        </w:rPr>
        <w:t xml:space="preserve">ameaça de constrição</w:t>
      </w:r>
      <w:del w:id="1381" w:author="Assessor GDSXSR" w:date="2026-10-29T00:11:37Z">
        <w:r>
          <w:rPr>
            <w:rFonts w:ascii="Arial" w:hAnsi="Arial" w:cs="Arial"/>
            <w:sz w:val="28"/>
            <w:szCs w:val="28"/>
          </w:rPr>
          <w:delText xml:space="preserve"> ou constrição definitiva</w:delText>
        </w:r>
      </w:del>
      <w:r>
        <w:rPr>
          <w:rFonts w:ascii="Arial" w:hAnsi="Arial" w:cs="Arial"/>
          <w:sz w:val="28"/>
          <w:szCs w:val="28"/>
        </w:rPr>
        <w:t xml:space="preserve"> pode requerer o seu desfazimento ou </w:t>
      </w:r>
      <w:r>
        <w:rPr>
          <w:rFonts w:ascii="Arial" w:hAnsi="Arial" w:cs="Arial"/>
          <w:sz w:val="28"/>
          <w:szCs w:val="28"/>
        </w:rPr>
        <w:t xml:space="preserve">inibição, nos termos do art. 674 do CPC</w:t>
      </w:r>
      <w:del w:id="1382" w:author="Assessor GDSXSR" w:date="2026-10-29T00:11:37Z">
        <w:r>
          <w:rPr>
            <w:rFonts w:ascii="Arial" w:hAnsi="Arial" w:cs="Arial"/>
            <w:sz w:val="28"/>
            <w:szCs w:val="28"/>
          </w:rPr>
          <w:delText xml:space="preserve">/2015, </w:delText>
        </w:r>
        <w:r>
          <w:rPr>
            <w:rFonts w:ascii="Arial" w:hAnsi="Arial" w:cs="Arial"/>
            <w:i/>
            <w:iCs/>
            <w:sz w:val="28"/>
            <w:szCs w:val="28"/>
          </w:rPr>
          <w:delText xml:space="preserve">in verbis</w:delText>
        </w:r>
      </w:del>
      <w:r>
        <w:rPr>
          <w:rFonts w:ascii="Arial" w:hAnsi="Arial" w:cs="Arial"/>
          <w:sz w:val="28"/>
          <w:szCs w:val="28"/>
        </w:rPr>
        <w:t xml:space="preserve">:</w:t>
      </w:r>
    </w:p>
    <w:p w14:paraId="6BCA5FB3" w14:textId="77777777" w:rsidR="0021025C" w:rsidRDefault="0021025C" w:rsidP="00506A7D">
      <w:pPr>
        <w:spacing w:after="0" w:line="360" w:lineRule="auto"/>
        <w:ind w:firstLine="2268"/>
        <w:jc w:val="both"/>
        <w:rPr>
          <w:rFonts w:ascii="Arial" w:hAnsi="Arial" w:cs="Arial"/>
          <w:sz w:val="28"/>
          <w:szCs w:val="28"/>
        </w:rPr>
      </w:pPr>
    </w:p>
    <w:p w14:paraId="5D6B5C9B" w14:textId="6323FFE6" w:rsidR="0021025C" w:rsidRPr="00F5502C" w:rsidRDefault="0021025C" w:rsidP="0021025C">
      <w:pPr>
        <w:spacing w:after="0" w:line="360" w:lineRule="auto"/>
        <w:ind w:left="2268"/>
        <w:jc w:val="both"/>
        <w:rPr>
          <w:rFonts w:ascii="Arial" w:hAnsi="Arial" w:cs="Arial"/>
          <w:i/>
          <w:iCs/>
          <w:sz w:val="26"/>
          <w:szCs w:val="26"/>
        </w:rPr>
      </w:pPr>
      <w:r w:rsidRPr="00F5502C">
        <w:rPr>
          <w:rFonts w:ascii="Arial" w:hAnsi="Arial" w:cs="Arial"/>
          <w:i/>
          <w:iCs/>
          <w:sz w:val="26"/>
          <w:szCs w:val="26"/>
        </w:rPr>
        <w:t>“Art. 674. Quem, não sendo parte no processo, sofrer constrição ou ameaça de constrição sobre bens que possua ou sobre os quais tenha direito incompatível com o ato constritivo, poderá requerer seu desfazimento ou sua inibição por meio de embargos de terceiro.</w:t>
      </w:r>
    </w:p>
    <w:p w14:paraId="49ED2987" w14:textId="7ACC9D71" w:rsidR="0021025C" w:rsidRPr="00F5502C" w:rsidRDefault="0021025C" w:rsidP="0021025C">
      <w:pPr>
        <w:spacing w:after="0" w:line="360" w:lineRule="auto"/>
        <w:ind w:left="2268"/>
        <w:jc w:val="both"/>
        <w:rPr>
          <w:rFonts w:ascii="Arial" w:hAnsi="Arial" w:cs="Arial"/>
          <w:i/>
          <w:iCs/>
          <w:sz w:val="26"/>
          <w:szCs w:val="26"/>
        </w:rPr>
      </w:pPr>
      <w:r w:rsidRPr="00F5502C">
        <w:rPr>
          <w:rFonts w:ascii="Arial" w:hAnsi="Arial" w:cs="Arial"/>
          <w:i/>
          <w:iCs/>
          <w:sz w:val="26"/>
          <w:szCs w:val="26"/>
        </w:rPr>
        <w:t>§ 1º Os embargos podem ser de terceiro proprietário, inclusive fiduciário, ou possuidor.”</w:t>
      </w:r>
    </w:p>
    <w:p w14:paraId="06DE39B7" w14:textId="77777777" w:rsidR="00CE4050" w:rsidRDefault="00CE4050" w:rsidP="00506A7D">
      <w:pPr>
        <w:spacing w:after="0" w:line="360" w:lineRule="auto"/>
        <w:ind w:firstLine="2268"/>
        <w:jc w:val="both"/>
        <w:rPr>
          <w:rFonts w:ascii="Arial" w:hAnsi="Arial" w:cs="Arial"/>
          <w:sz w:val="28"/>
          <w:szCs w:val="28"/>
        </w:rPr>
      </w:pPr>
    </w:p>
    <w:p w14:paraId="6ABD57DA" w14:textId="5E7DD1B2" w:rsidR="00CE4050" w:rsidRDefault="00E40BEA" w:rsidP="00E80503">
      <w:pPr>
        <w:spacing w:after="0" w:line="360" w:lineRule="auto"/>
        <w:ind w:firstLine="2268"/>
        <w:jc w:val="both"/>
        <w:rPr>
          <w:rFonts w:ascii="Arial" w:hAnsi="Arial" w:cs="Arial"/>
          <w:sz w:val="28"/>
          <w:szCs w:val="28"/>
        </w:rPr>
      </w:pPr>
      <w:del w:id="1383" w:author="Assessor GDSXSR" w:date="2026-10-29T00:11:37Z">
        <w:r>
          <w:rPr>
            <w:rFonts w:ascii="Arial" w:hAnsi="Arial" w:cs="Arial"/>
            <w:sz w:val="28"/>
            <w:szCs w:val="28"/>
          </w:rPr>
          <w:delText xml:space="preserve">Na</w:delText>
        </w:r>
      </w:del>
      <w:ins w:id="1384" w:author="Assessor GDSXSR" w:date="2026-10-29T00:11:37Z">
        <w:r>
          <w:rPr>
            <w:rFonts w:ascii="Arial" w:hAnsi="Arial" w:cs="Arial"/>
            <w:color w:val="808080"/>
            <w:sz w:val="28"/>
            <w:szCs w:val="28"/>
          </w:rPr>
          <w:t xml:space="preserve">No</w:t>
        </w:r>
      </w:ins>
      <w:r>
        <w:rPr>
          <w:rFonts w:ascii="Arial" w:hAnsi="Arial" w:cs="Arial"/>
          <w:sz w:val="28"/>
          <w:szCs w:val="28"/>
        </w:rPr>
        <w:t xml:space="preserve"> </w:t>
      </w:r>
      <w:del w:id="1385" w:author="Assessor GDSXSR" w:date="2026-10-29T00:11:37Z">
        <w:r>
          <w:rPr>
            <w:rFonts w:ascii="Arial" w:hAnsi="Arial" w:cs="Arial"/>
            <w:sz w:val="28"/>
            <w:szCs w:val="28"/>
          </w:rPr>
          <w:delText xml:space="preserve">hipótese</w:delText>
        </w:r>
      </w:del>
      <w:ins w:id="1386" w:author="Assessor GDSXSR" w:date="2026-10-29T00:11:37Z">
        <w:r>
          <w:rPr>
            <w:rFonts w:ascii="Arial" w:hAnsi="Arial" w:cs="Arial"/>
            <w:color w:val="808080"/>
            <w:sz w:val="28"/>
            <w:szCs w:val="28"/>
          </w:rPr>
          <w:t xml:space="preserve">caso</w:t>
        </w:r>
      </w:ins>
      <w:r>
        <w:rPr>
          <w:rFonts w:ascii="Arial" w:hAnsi="Arial" w:cs="Arial"/>
          <w:sz w:val="28"/>
          <w:szCs w:val="28"/>
        </w:rPr>
        <w:t xml:space="preserve">, </w:t>
      </w:r>
      <w:del w:id="1387" w:author="Assessor GDSXSR" w:date="2026-10-29T00:11:37Z">
        <w:r>
          <w:rPr>
            <w:rFonts w:ascii="Arial" w:hAnsi="Arial" w:cs="Arial"/>
            <w:sz w:val="28"/>
            <w:szCs w:val="28"/>
          </w:rPr>
          <w:delText xml:space="preserve">o </w:delText>
        </w:r>
        <w:r>
          <w:rPr>
            <w:rFonts w:ascii="Arial" w:hAnsi="Arial" w:cs="Arial"/>
            <w:sz w:val="28"/>
            <w:szCs w:val="28"/>
          </w:rPr>
          <w:delText xml:space="preserve">ponto central e destacado pelo juiz sentenciante reside na </w:delText>
        </w:r>
        <w:r>
          <w:rPr>
            <w:rFonts w:ascii="Arial" w:hAnsi="Arial" w:cs="Arial"/>
            <w:sz w:val="28"/>
            <w:szCs w:val="28"/>
          </w:rPr>
          <w:delText xml:space="preserve">data em que o veículo foi adquirido pel</w:delText>
        </w:r>
        <w:r>
          <w:rPr>
            <w:rFonts w:ascii="Arial" w:hAnsi="Arial" w:cs="Arial"/>
            <w:sz w:val="28"/>
            <w:szCs w:val="28"/>
          </w:rPr>
          <w:delText xml:space="preserve">a</w:delText>
        </w:r>
      </w:del>
      <w:ins w:id="1388" w:author="Assessor GDSXSR" w:date="2026-10-29T00:11:37Z">
        <w:r>
          <w:rPr>
            <w:rFonts w:ascii="Arial" w:hAnsi="Arial" w:cs="Arial"/>
            <w:color w:val="808080"/>
            <w:sz w:val="28"/>
            <w:szCs w:val="28"/>
          </w:rPr>
          <w:t xml:space="preserve">a</w:t>
        </w:r>
      </w:ins>
      <w:r>
        <w:rPr>
          <w:rFonts w:ascii="Arial" w:hAnsi="Arial" w:cs="Arial"/>
          <w:sz w:val="28"/>
          <w:szCs w:val="28"/>
        </w:rPr>
        <w:t xml:space="preserve"> apelada</w:t>
      </w:r>
      <w:r>
        <w:rPr>
          <w:rFonts w:ascii="Arial" w:hAnsi="Arial" w:cs="Arial"/>
          <w:sz w:val="28"/>
          <w:szCs w:val="28"/>
        </w:rPr>
        <w:t xml:space="preserve"> </w:t>
      </w:r>
      <w:del w:id="1389" w:author="Assessor GDSXSR" w:date="2026-10-29T00:11:37Z">
        <w:r>
          <w:rPr>
            <w:rFonts w:ascii="Arial" w:hAnsi="Arial" w:cs="Arial"/>
            <w:sz w:val="28"/>
            <w:szCs w:val="28"/>
          </w:rPr>
          <w:delText xml:space="preserve">–</w:delText>
        </w:r>
      </w:del>
      <w:ins w:id="1390" w:author="Assessor GDSXSR" w:date="2026-10-29T00:11:37Z">
        <w:r>
          <w:rPr>
            <w:rFonts w:ascii="Arial" w:hAnsi="Arial" w:cs="Arial"/>
            <w:color w:val="808080"/>
            <w:sz w:val="28"/>
            <w:szCs w:val="28"/>
          </w:rPr>
          <w:t xml:space="preserve">adquiriu os veículos</w:t>
        </w:r>
      </w:ins>
      <w:r>
        <w:rPr>
          <w:rFonts w:ascii="Arial" w:hAnsi="Arial" w:cs="Arial"/>
          <w:sz w:val="28"/>
          <w:szCs w:val="28"/>
        </w:rPr>
        <w:t xml:space="preserve"> em </w:t>
      </w:r>
      <w:r>
        <w:rPr>
          <w:rFonts w:ascii="Arial" w:hAnsi="Arial" w:cs="Arial"/>
          <w:sz w:val="28"/>
          <w:szCs w:val="28"/>
        </w:rPr>
        <w:t xml:space="preserve">03/09/2018</w:t>
      </w:r>
      <w:r>
        <w:rPr>
          <w:rFonts w:ascii="Arial" w:hAnsi="Arial" w:cs="Arial"/>
          <w:sz w:val="28"/>
          <w:szCs w:val="28"/>
        </w:rPr>
        <w:t xml:space="preserve"> (</w:t>
      </w:r>
      <w:r>
        <w:rPr>
          <w:rFonts w:ascii="Arial" w:hAnsi="Arial" w:cs="Arial"/>
          <w:sz w:val="28"/>
          <w:szCs w:val="28"/>
        </w:rPr>
        <w:t xml:space="preserve">ID </w:t>
      </w:r>
      <w:r>
        <w:rPr>
          <w:rFonts w:ascii="Arial" w:hAnsi="Arial" w:cs="Arial"/>
          <w:sz w:val="28"/>
          <w:szCs w:val="28"/>
        </w:rPr>
        <w:t xml:space="preserve">89653918</w:t>
      </w:r>
      <w:r>
        <w:rPr>
          <w:rFonts w:ascii="Arial" w:hAnsi="Arial" w:cs="Arial"/>
          <w:sz w:val="28"/>
          <w:szCs w:val="28"/>
        </w:rPr>
        <w:t xml:space="preserve">)</w:t>
      </w:r>
      <w:del w:id="1391" w:author="Assessor GDSXSR" w:date="2026-10-29T00:11:37Z">
        <w:r>
          <w:rPr>
            <w:rFonts w:ascii="Arial" w:hAnsi="Arial" w:cs="Arial"/>
            <w:sz w:val="28"/>
            <w:szCs w:val="28"/>
          </w:rPr>
          <w:delText xml:space="preserve"> –</w:delText>
        </w:r>
      </w:del>
      <w:r>
        <w:rPr>
          <w:rFonts w:ascii="Arial" w:hAnsi="Arial" w:cs="Arial"/>
          <w:sz w:val="28"/>
          <w:szCs w:val="28"/>
        </w:rPr>
        <w:t xml:space="preserve">, </w:t>
      </w:r>
      <w:del w:id="1392" w:author="Assessor GDSXSR" w:date="2026-10-29T00:11:37Z">
        <w:r>
          <w:rPr>
            <w:rFonts w:ascii="Arial" w:hAnsi="Arial" w:cs="Arial"/>
            <w:sz w:val="28"/>
            <w:szCs w:val="28"/>
          </w:rPr>
          <w:delText xml:space="preserve">à medida em que</w:delText>
        </w:r>
      </w:del>
      <w:ins w:id="1393" w:author="Assessor GDSXSR" w:date="2026-10-29T00:11:37Z">
        <w:r>
          <w:rPr>
            <w:rFonts w:ascii="Arial" w:hAnsi="Arial" w:cs="Arial"/>
            <w:color w:val="808080"/>
            <w:sz w:val="28"/>
            <w:szCs w:val="28"/>
          </w:rPr>
          <w:t xml:space="preserve">e</w:t>
        </w:r>
      </w:ins>
      <w:r>
        <w:rPr>
          <w:rFonts w:ascii="Arial" w:hAnsi="Arial" w:cs="Arial"/>
          <w:sz w:val="28"/>
          <w:szCs w:val="28"/>
        </w:rPr>
        <w:t xml:space="preserve"> a </w:t>
      </w:r>
      <w:r>
        <w:rPr>
          <w:rFonts w:ascii="Arial" w:hAnsi="Arial" w:cs="Arial"/>
          <w:sz w:val="28"/>
          <w:szCs w:val="28"/>
        </w:rPr>
        <w:t xml:space="preserve">primeira restrição judicial de circulação foi efetivada</w:t>
      </w:r>
      <w:ins w:id="1394" w:author="Assessor GDSXSR" w:date="2026-10-29T00:11:37Z">
        <w:r>
          <w:rPr>
            <w:rFonts w:ascii="Arial" w:hAnsi="Arial" w:cs="Arial"/>
            <w:color w:val="808080"/>
            <w:sz w:val="28"/>
            <w:szCs w:val="28"/>
          </w:rPr>
          <w:t xml:space="preserve"> apenas</w:t>
        </w:r>
      </w:ins>
      <w:r>
        <w:rPr>
          <w:rFonts w:ascii="Arial" w:hAnsi="Arial" w:cs="Arial"/>
          <w:sz w:val="28"/>
          <w:szCs w:val="28"/>
        </w:rPr>
        <w:t xml:space="preserve"> em </w:t>
      </w:r>
      <w:r>
        <w:rPr>
          <w:rFonts w:ascii="Arial" w:hAnsi="Arial" w:cs="Arial"/>
          <w:sz w:val="28"/>
          <w:szCs w:val="28"/>
        </w:rPr>
        <w:t xml:space="preserve">23/11/2018</w:t>
      </w:r>
      <w:r>
        <w:rPr>
          <w:rFonts w:ascii="Arial" w:hAnsi="Arial" w:cs="Arial"/>
          <w:sz w:val="28"/>
          <w:szCs w:val="28"/>
        </w:rPr>
        <w:t xml:space="preserve"> (processo nº </w:t>
      </w:r>
      <w:r>
        <w:rPr>
          <w:rFonts w:ascii="Arial" w:hAnsi="Arial" w:cs="Arial"/>
          <w:sz w:val="28"/>
          <w:szCs w:val="28"/>
        </w:rPr>
        <w:t xml:space="preserve">00101411120175180211</w:t>
      </w:r>
      <w:r>
        <w:rPr>
          <w:rFonts w:ascii="Arial" w:hAnsi="Arial" w:cs="Arial"/>
          <w:sz w:val="28"/>
          <w:szCs w:val="28"/>
        </w:rPr>
        <w:t xml:space="preserve">/TRT-18).</w:t>
      </w:r>
    </w:p>
    <w:p w14:paraId="06738F71" w14:textId="77777777" w:rsidR="00BB0AB5" w:rsidRDefault="00BB0AB5" w:rsidP="00506A7D">
      <w:pPr>
        <w:spacing w:after="0" w:line="360" w:lineRule="auto"/>
        <w:ind w:firstLine="2268"/>
        <w:jc w:val="both"/>
        <w:rPr>
          <w:rFonts w:ascii="Arial" w:hAnsi="Arial" w:cs="Arial"/>
          <w:sz w:val="28"/>
          <w:szCs w:val="28"/>
        </w:rPr>
      </w:pPr>
    </w:p>
    <w:p w14:paraId="6EC33C41" w14:textId="28569094" w:rsidR="00BB0AB5" w:rsidRDefault="00BB0AB5" w:rsidP="00506A7D">
      <w:pPr>
        <w:spacing w:after="0" w:line="360" w:lineRule="auto"/>
        <w:ind w:firstLine="2268"/>
        <w:jc w:val="both"/>
        <w:rPr>
          <w:rFonts w:ascii="Arial" w:hAnsi="Arial" w:cs="Arial"/>
          <w:sz w:val="28"/>
          <w:szCs w:val="28"/>
        </w:rPr>
      </w:pPr>
      <w:r>
        <w:rPr>
          <w:rFonts w:ascii="Arial" w:hAnsi="Arial" w:cs="Arial"/>
          <w:sz w:val="28"/>
          <w:szCs w:val="28"/>
        </w:rPr>
        <w:t xml:space="preserve">Além disso, em sucessivas </w:t>
      </w:r>
      <w:r w:rsidR="00856F59">
        <w:rPr>
          <w:rFonts w:ascii="Arial" w:hAnsi="Arial" w:cs="Arial"/>
          <w:sz w:val="28"/>
          <w:szCs w:val="28"/>
        </w:rPr>
        <w:t>ocasiões foram realizadas constrições judiciais</w:t>
      </w:r>
      <w:r w:rsidR="00FD03DE">
        <w:rPr>
          <w:rFonts w:ascii="Arial" w:hAnsi="Arial" w:cs="Arial"/>
          <w:sz w:val="28"/>
          <w:szCs w:val="28"/>
        </w:rPr>
        <w:t xml:space="preserve">, a seguir elencadas: (i) </w:t>
      </w:r>
      <w:r w:rsidR="00240344">
        <w:rPr>
          <w:rFonts w:ascii="Arial" w:hAnsi="Arial" w:cs="Arial"/>
          <w:sz w:val="28"/>
          <w:szCs w:val="28"/>
        </w:rPr>
        <w:t xml:space="preserve">restrição de transferência em 10/06/2024 (processo nº </w:t>
      </w:r>
      <w:r w:rsidR="00240344" w:rsidRPr="00157D8B">
        <w:rPr>
          <w:rFonts w:ascii="Arial" w:hAnsi="Arial" w:cs="Arial"/>
          <w:sz w:val="28"/>
          <w:szCs w:val="28"/>
        </w:rPr>
        <w:t>0720635</w:t>
      </w:r>
      <w:r w:rsidR="00240344">
        <w:rPr>
          <w:rFonts w:ascii="Arial" w:hAnsi="Arial" w:cs="Arial"/>
          <w:sz w:val="28"/>
          <w:szCs w:val="28"/>
        </w:rPr>
        <w:t>-</w:t>
      </w:r>
      <w:r w:rsidR="00240344" w:rsidRPr="00157D8B">
        <w:rPr>
          <w:rFonts w:ascii="Arial" w:hAnsi="Arial" w:cs="Arial"/>
          <w:sz w:val="28"/>
          <w:szCs w:val="28"/>
        </w:rPr>
        <w:t>49</w:t>
      </w:r>
      <w:r w:rsidR="00240344">
        <w:rPr>
          <w:rFonts w:ascii="Arial" w:hAnsi="Arial" w:cs="Arial"/>
          <w:sz w:val="28"/>
          <w:szCs w:val="28"/>
        </w:rPr>
        <w:t>.</w:t>
      </w:r>
      <w:r w:rsidR="00240344" w:rsidRPr="00157D8B">
        <w:rPr>
          <w:rFonts w:ascii="Arial" w:hAnsi="Arial" w:cs="Arial"/>
          <w:sz w:val="28"/>
          <w:szCs w:val="28"/>
        </w:rPr>
        <w:t>2024</w:t>
      </w:r>
      <w:r w:rsidR="00240344">
        <w:rPr>
          <w:rFonts w:ascii="Arial" w:hAnsi="Arial" w:cs="Arial"/>
          <w:sz w:val="28"/>
          <w:szCs w:val="28"/>
        </w:rPr>
        <w:t>.</w:t>
      </w:r>
      <w:r w:rsidR="00240344" w:rsidRPr="00157D8B">
        <w:rPr>
          <w:rFonts w:ascii="Arial" w:hAnsi="Arial" w:cs="Arial"/>
          <w:sz w:val="28"/>
          <w:szCs w:val="28"/>
        </w:rPr>
        <w:t>8</w:t>
      </w:r>
      <w:r w:rsidR="00240344">
        <w:rPr>
          <w:rFonts w:ascii="Arial" w:hAnsi="Arial" w:cs="Arial"/>
          <w:sz w:val="28"/>
          <w:szCs w:val="28"/>
        </w:rPr>
        <w:t>.</w:t>
      </w:r>
      <w:r w:rsidR="00240344" w:rsidRPr="00157D8B">
        <w:rPr>
          <w:rFonts w:ascii="Arial" w:hAnsi="Arial" w:cs="Arial"/>
          <w:sz w:val="28"/>
          <w:szCs w:val="28"/>
        </w:rPr>
        <w:t>07</w:t>
      </w:r>
      <w:r w:rsidR="00240344">
        <w:rPr>
          <w:rFonts w:ascii="Arial" w:hAnsi="Arial" w:cs="Arial"/>
          <w:sz w:val="28"/>
          <w:szCs w:val="28"/>
        </w:rPr>
        <w:t>.</w:t>
      </w:r>
      <w:r w:rsidR="00240344" w:rsidRPr="00157D8B">
        <w:rPr>
          <w:rFonts w:ascii="Arial" w:hAnsi="Arial" w:cs="Arial"/>
          <w:sz w:val="28"/>
          <w:szCs w:val="28"/>
        </w:rPr>
        <w:t>0001</w:t>
      </w:r>
      <w:r w:rsidR="00240344">
        <w:rPr>
          <w:rFonts w:ascii="Arial" w:hAnsi="Arial" w:cs="Arial"/>
          <w:sz w:val="28"/>
          <w:szCs w:val="28"/>
        </w:rPr>
        <w:t>/TJDFT)</w:t>
      </w:r>
      <w:r w:rsidR="00FF78BA">
        <w:rPr>
          <w:rFonts w:ascii="Arial" w:hAnsi="Arial" w:cs="Arial"/>
          <w:sz w:val="28"/>
          <w:szCs w:val="28"/>
        </w:rPr>
        <w:t>,</w:t>
      </w:r>
      <w:r w:rsidR="004F6127">
        <w:rPr>
          <w:rFonts w:ascii="Arial" w:hAnsi="Arial" w:cs="Arial"/>
          <w:sz w:val="28"/>
          <w:szCs w:val="28"/>
        </w:rPr>
        <w:t xml:space="preserve"> (ii)</w:t>
      </w:r>
      <w:r w:rsidR="00240344">
        <w:rPr>
          <w:rFonts w:ascii="Arial" w:hAnsi="Arial" w:cs="Arial"/>
          <w:sz w:val="28"/>
          <w:szCs w:val="28"/>
        </w:rPr>
        <w:t xml:space="preserve"> </w:t>
      </w:r>
      <w:r w:rsidR="00157D8B">
        <w:rPr>
          <w:rFonts w:ascii="Arial" w:hAnsi="Arial" w:cs="Arial"/>
          <w:sz w:val="28"/>
          <w:szCs w:val="28"/>
        </w:rPr>
        <w:t xml:space="preserve">restrição de transferência em </w:t>
      </w:r>
      <w:r w:rsidR="00E968F0">
        <w:rPr>
          <w:rFonts w:ascii="Arial" w:hAnsi="Arial" w:cs="Arial"/>
          <w:sz w:val="28"/>
          <w:szCs w:val="28"/>
        </w:rPr>
        <w:t xml:space="preserve">09/10/2025 (processo nº </w:t>
      </w:r>
      <w:r w:rsidR="00E968F0" w:rsidRPr="00E968F0">
        <w:rPr>
          <w:rFonts w:ascii="Arial" w:hAnsi="Arial" w:cs="Arial"/>
          <w:sz w:val="28"/>
          <w:szCs w:val="28"/>
        </w:rPr>
        <w:t>0714845</w:t>
      </w:r>
      <w:r w:rsidR="00E968F0">
        <w:rPr>
          <w:rFonts w:ascii="Arial" w:hAnsi="Arial" w:cs="Arial"/>
          <w:sz w:val="28"/>
          <w:szCs w:val="28"/>
        </w:rPr>
        <w:t>-</w:t>
      </w:r>
      <w:r w:rsidR="00E968F0" w:rsidRPr="00E968F0">
        <w:rPr>
          <w:rFonts w:ascii="Arial" w:hAnsi="Arial" w:cs="Arial"/>
          <w:sz w:val="28"/>
          <w:szCs w:val="28"/>
        </w:rPr>
        <w:t>31</w:t>
      </w:r>
      <w:r w:rsidR="00E968F0">
        <w:rPr>
          <w:rFonts w:ascii="Arial" w:hAnsi="Arial" w:cs="Arial"/>
          <w:sz w:val="28"/>
          <w:szCs w:val="28"/>
        </w:rPr>
        <w:t>.</w:t>
      </w:r>
      <w:r w:rsidR="00E968F0" w:rsidRPr="00E968F0">
        <w:rPr>
          <w:rFonts w:ascii="Arial" w:hAnsi="Arial" w:cs="Arial"/>
          <w:sz w:val="28"/>
          <w:szCs w:val="28"/>
        </w:rPr>
        <w:t>2017</w:t>
      </w:r>
      <w:r w:rsidR="00E968F0">
        <w:rPr>
          <w:rFonts w:ascii="Arial" w:hAnsi="Arial" w:cs="Arial"/>
          <w:sz w:val="28"/>
          <w:szCs w:val="28"/>
        </w:rPr>
        <w:t>.</w:t>
      </w:r>
      <w:r w:rsidR="00E968F0" w:rsidRPr="00E968F0">
        <w:rPr>
          <w:rFonts w:ascii="Arial" w:hAnsi="Arial" w:cs="Arial"/>
          <w:sz w:val="28"/>
          <w:szCs w:val="28"/>
        </w:rPr>
        <w:t>8</w:t>
      </w:r>
      <w:r w:rsidR="00E968F0">
        <w:rPr>
          <w:rFonts w:ascii="Arial" w:hAnsi="Arial" w:cs="Arial"/>
          <w:sz w:val="28"/>
          <w:szCs w:val="28"/>
        </w:rPr>
        <w:t>.</w:t>
      </w:r>
      <w:r w:rsidR="00E968F0" w:rsidRPr="00E968F0">
        <w:rPr>
          <w:rFonts w:ascii="Arial" w:hAnsi="Arial" w:cs="Arial"/>
          <w:sz w:val="28"/>
          <w:szCs w:val="28"/>
        </w:rPr>
        <w:t>07</w:t>
      </w:r>
      <w:r w:rsidR="00E968F0">
        <w:rPr>
          <w:rFonts w:ascii="Arial" w:hAnsi="Arial" w:cs="Arial"/>
          <w:sz w:val="28"/>
          <w:szCs w:val="28"/>
        </w:rPr>
        <w:t>.</w:t>
      </w:r>
      <w:r w:rsidR="00E968F0" w:rsidRPr="00E968F0">
        <w:rPr>
          <w:rFonts w:ascii="Arial" w:hAnsi="Arial" w:cs="Arial"/>
          <w:sz w:val="28"/>
          <w:szCs w:val="28"/>
        </w:rPr>
        <w:t>0001</w:t>
      </w:r>
      <w:r w:rsidR="00C72BEA">
        <w:rPr>
          <w:rFonts w:ascii="Arial" w:hAnsi="Arial" w:cs="Arial"/>
          <w:sz w:val="28"/>
          <w:szCs w:val="28"/>
        </w:rPr>
        <w:t>/TJDFT</w:t>
      </w:r>
      <w:r w:rsidR="00E968F0">
        <w:rPr>
          <w:rFonts w:ascii="Arial" w:hAnsi="Arial" w:cs="Arial"/>
          <w:sz w:val="28"/>
          <w:szCs w:val="28"/>
        </w:rPr>
        <w:t>)</w:t>
      </w:r>
      <w:r w:rsidR="00FF78BA">
        <w:rPr>
          <w:rFonts w:ascii="Arial" w:hAnsi="Arial" w:cs="Arial"/>
          <w:sz w:val="28"/>
          <w:szCs w:val="28"/>
        </w:rPr>
        <w:t>,</w:t>
      </w:r>
      <w:r w:rsidR="00C72BEA">
        <w:rPr>
          <w:rFonts w:ascii="Arial" w:hAnsi="Arial" w:cs="Arial"/>
          <w:sz w:val="28"/>
          <w:szCs w:val="28"/>
        </w:rPr>
        <w:t xml:space="preserve"> </w:t>
      </w:r>
      <w:r w:rsidR="00E968F0">
        <w:rPr>
          <w:rFonts w:ascii="Arial" w:hAnsi="Arial" w:cs="Arial"/>
          <w:sz w:val="28"/>
          <w:szCs w:val="28"/>
        </w:rPr>
        <w:t>(i</w:t>
      </w:r>
      <w:r w:rsidR="00FF78BA">
        <w:rPr>
          <w:rFonts w:ascii="Arial" w:hAnsi="Arial" w:cs="Arial"/>
          <w:sz w:val="28"/>
          <w:szCs w:val="28"/>
        </w:rPr>
        <w:t>ii</w:t>
      </w:r>
      <w:r w:rsidR="00E968F0">
        <w:rPr>
          <w:rFonts w:ascii="Arial" w:hAnsi="Arial" w:cs="Arial"/>
          <w:sz w:val="28"/>
          <w:szCs w:val="28"/>
        </w:rPr>
        <w:t xml:space="preserve">) restrição de </w:t>
      </w:r>
      <w:r w:rsidR="00C72BEA">
        <w:rPr>
          <w:rFonts w:ascii="Arial" w:hAnsi="Arial" w:cs="Arial"/>
          <w:sz w:val="28"/>
          <w:szCs w:val="28"/>
        </w:rPr>
        <w:t xml:space="preserve">circulação em 23/07/2026 (processo nº </w:t>
      </w:r>
      <w:r w:rsidR="00C72BEA" w:rsidRPr="00C72BEA">
        <w:rPr>
          <w:rFonts w:ascii="Arial" w:hAnsi="Arial" w:cs="Arial"/>
          <w:sz w:val="28"/>
          <w:szCs w:val="28"/>
        </w:rPr>
        <w:t>5091600</w:t>
      </w:r>
      <w:r w:rsidR="00C72BEA">
        <w:rPr>
          <w:rFonts w:ascii="Arial" w:hAnsi="Arial" w:cs="Arial"/>
          <w:sz w:val="28"/>
          <w:szCs w:val="28"/>
        </w:rPr>
        <w:t>-</w:t>
      </w:r>
      <w:r w:rsidR="00C72BEA" w:rsidRPr="00C72BEA">
        <w:rPr>
          <w:rFonts w:ascii="Arial" w:hAnsi="Arial" w:cs="Arial"/>
          <w:sz w:val="28"/>
          <w:szCs w:val="28"/>
        </w:rPr>
        <w:t>50</w:t>
      </w:r>
      <w:r w:rsidR="00C72BEA">
        <w:rPr>
          <w:rFonts w:ascii="Arial" w:hAnsi="Arial" w:cs="Arial"/>
          <w:sz w:val="28"/>
          <w:szCs w:val="28"/>
        </w:rPr>
        <w:t>.</w:t>
      </w:r>
      <w:r w:rsidR="00C72BEA" w:rsidRPr="00C72BEA">
        <w:rPr>
          <w:rFonts w:ascii="Arial" w:hAnsi="Arial" w:cs="Arial"/>
          <w:sz w:val="28"/>
          <w:szCs w:val="28"/>
        </w:rPr>
        <w:t>2021</w:t>
      </w:r>
      <w:r w:rsidR="00C72BEA">
        <w:rPr>
          <w:rFonts w:ascii="Arial" w:hAnsi="Arial" w:cs="Arial"/>
          <w:sz w:val="28"/>
          <w:szCs w:val="28"/>
        </w:rPr>
        <w:t>.</w:t>
      </w:r>
      <w:r w:rsidR="00C72BEA" w:rsidRPr="00C72BEA">
        <w:rPr>
          <w:rFonts w:ascii="Arial" w:hAnsi="Arial" w:cs="Arial"/>
          <w:sz w:val="28"/>
          <w:szCs w:val="28"/>
        </w:rPr>
        <w:t>8</w:t>
      </w:r>
      <w:r w:rsidR="00C72BEA">
        <w:rPr>
          <w:rFonts w:ascii="Arial" w:hAnsi="Arial" w:cs="Arial"/>
          <w:sz w:val="28"/>
          <w:szCs w:val="28"/>
        </w:rPr>
        <w:t>.</w:t>
      </w:r>
      <w:r w:rsidR="00C72BEA" w:rsidRPr="00C72BEA">
        <w:rPr>
          <w:rFonts w:ascii="Arial" w:hAnsi="Arial" w:cs="Arial"/>
          <w:sz w:val="28"/>
          <w:szCs w:val="28"/>
        </w:rPr>
        <w:t>09</w:t>
      </w:r>
      <w:r w:rsidR="00C72BEA">
        <w:rPr>
          <w:rFonts w:ascii="Arial" w:hAnsi="Arial" w:cs="Arial"/>
          <w:sz w:val="28"/>
          <w:szCs w:val="28"/>
        </w:rPr>
        <w:t>.</w:t>
      </w:r>
      <w:r w:rsidR="00C72BEA" w:rsidRPr="00C72BEA">
        <w:rPr>
          <w:rFonts w:ascii="Arial" w:hAnsi="Arial" w:cs="Arial"/>
          <w:sz w:val="28"/>
          <w:szCs w:val="28"/>
        </w:rPr>
        <w:t>0100</w:t>
      </w:r>
      <w:r w:rsidR="00C72BEA">
        <w:rPr>
          <w:rFonts w:ascii="Arial" w:hAnsi="Arial" w:cs="Arial"/>
          <w:sz w:val="28"/>
          <w:szCs w:val="28"/>
        </w:rPr>
        <w:t>/TJGO)</w:t>
      </w:r>
      <w:r w:rsidR="00240344">
        <w:rPr>
          <w:rFonts w:ascii="Arial" w:hAnsi="Arial" w:cs="Arial"/>
          <w:sz w:val="28"/>
          <w:szCs w:val="28"/>
        </w:rPr>
        <w:t xml:space="preserve"> e (iv) restrição de transferência em 14/08/2026 (processo nº </w:t>
      </w:r>
      <w:r w:rsidR="00240344" w:rsidRPr="004F6127">
        <w:rPr>
          <w:rFonts w:ascii="Arial" w:hAnsi="Arial" w:cs="Arial"/>
          <w:sz w:val="28"/>
          <w:szCs w:val="28"/>
        </w:rPr>
        <w:t>0742949-18.2026.8.07.0001</w:t>
      </w:r>
      <w:r w:rsidR="00240344">
        <w:rPr>
          <w:rFonts w:ascii="Arial" w:hAnsi="Arial" w:cs="Arial"/>
          <w:sz w:val="28"/>
          <w:szCs w:val="28"/>
        </w:rPr>
        <w:t>/TJDFT)</w:t>
      </w:r>
      <w:r w:rsidR="00606753">
        <w:rPr>
          <w:rFonts w:ascii="Arial" w:hAnsi="Arial" w:cs="Arial"/>
          <w:sz w:val="28"/>
          <w:szCs w:val="28"/>
        </w:rPr>
        <w:t>.</w:t>
      </w:r>
    </w:p>
    <w:p w14:paraId="2493E55B" w14:textId="77777777" w:rsidR="00606753" w:rsidRDefault="00606753" w:rsidP="00506A7D">
      <w:pPr>
        <w:spacing w:after="0" w:line="360" w:lineRule="auto"/>
        <w:ind w:firstLine="2268"/>
        <w:jc w:val="both"/>
        <w:rPr>
          <w:rFonts w:ascii="Arial" w:hAnsi="Arial" w:cs="Arial"/>
          <w:sz w:val="28"/>
          <w:szCs w:val="28"/>
        </w:rPr>
      </w:pPr>
    </w:p>
    <w:p>
      <w:pPr>
        <w:spacing w:after="0" w:line="360" w:lineRule="auto"/>
        <w:ind w:firstLine="2268"/>
        <w:jc w:val="both"/>
        <w:rPr>
          <w:ins w:id="1439" w:author="Assessor GDSXSR" w:date="2026-10-29T00:11:37Z"/>
        </w:rPr>
      </w:pPr>
      <w:del w:id="1395" w:author="Assessor GDSXSR" w:date="2026-10-29T00:11:37Z">
        <w:r>
          <w:rPr>
            <w:rFonts w:ascii="Arial" w:hAnsi="Arial" w:cs="Arial"/>
            <w:sz w:val="28"/>
            <w:szCs w:val="28"/>
          </w:rPr>
          <w:delText xml:space="preserve">Entretanto, </w:delText>
        </w:r>
        <w:r>
          <w:rPr>
            <w:rFonts w:ascii="Arial" w:hAnsi="Arial" w:cs="Arial"/>
            <w:sz w:val="28"/>
            <w:szCs w:val="28"/>
          </w:rPr>
          <w:delText xml:space="preserve">todas</w:delText>
        </w:r>
      </w:del>
      <w:ins w:id="1396" w:author="Assessor GDSXSR" w:date="2026-10-29T00:11:37Z">
        <w:r>
          <w:rPr>
            <w:rFonts w:ascii="Arial" w:hAnsi="Arial" w:cs="Arial"/>
            <w:color w:val="808080"/>
            <w:sz w:val="28"/>
            <w:szCs w:val="28"/>
          </w:rPr>
          <w:t xml:space="preserve">Todas</w:t>
        </w:r>
      </w:ins>
      <w:r>
        <w:rPr>
          <w:rFonts w:ascii="Arial" w:hAnsi="Arial" w:cs="Arial"/>
          <w:sz w:val="28"/>
          <w:szCs w:val="28"/>
        </w:rPr>
        <w:t xml:space="preserve"> as restriç</w:t>
      </w:r>
      <w:r>
        <w:rPr>
          <w:rFonts w:ascii="Arial" w:hAnsi="Arial" w:cs="Arial"/>
          <w:sz w:val="28"/>
          <w:szCs w:val="28"/>
        </w:rPr>
        <w:t xml:space="preserve">ões</w:t>
      </w:r>
      <w:r>
        <w:rPr>
          <w:rFonts w:ascii="Arial" w:hAnsi="Arial" w:cs="Arial"/>
          <w:sz w:val="28"/>
          <w:szCs w:val="28"/>
        </w:rPr>
        <w:t xml:space="preserve"> judiciais de circulação e de transferência </w:t>
      </w:r>
      <w:del w:id="1397" w:author="Assessor GDSXSR" w:date="2026-10-29T00:11:37Z">
        <w:r>
          <w:rPr>
            <w:rFonts w:ascii="Arial" w:hAnsi="Arial" w:cs="Arial"/>
            <w:sz w:val="28"/>
            <w:szCs w:val="28"/>
          </w:rPr>
          <w:delText xml:space="preserve">impostas</w:delText>
        </w:r>
      </w:del>
      <w:ins w:id="1398" w:author="Assessor GDSXSR" w:date="2026-10-29T00:11:37Z">
        <w:r>
          <w:rPr>
            <w:rFonts w:ascii="Arial" w:hAnsi="Arial" w:cs="Arial"/>
            <w:color w:val="808080"/>
            <w:sz w:val="28"/>
            <w:szCs w:val="28"/>
          </w:rPr>
          <w:t xml:space="preserve">incidentes</w:t>
        </w:r>
      </w:ins>
      <w:r>
        <w:rPr>
          <w:rFonts w:ascii="Arial" w:hAnsi="Arial" w:cs="Arial"/>
          <w:sz w:val="28"/>
          <w:szCs w:val="28"/>
        </w:rPr>
        <w:t xml:space="preserve"> </w:t>
      </w:r>
      <w:del w:id="1399" w:author="Assessor GDSXSR" w:date="2026-10-29T00:11:37Z">
        <w:r>
          <w:rPr>
            <w:rFonts w:ascii="Arial" w:hAnsi="Arial" w:cs="Arial"/>
            <w:sz w:val="28"/>
            <w:szCs w:val="28"/>
          </w:rPr>
          <w:delText xml:space="preserve">ao</w:delText>
        </w:r>
      </w:del>
      <w:ins w:id="1400" w:author="Assessor GDSXSR" w:date="2026-10-29T00:11:37Z">
        <w:r>
          <w:rPr>
            <w:rFonts w:ascii="Arial" w:hAnsi="Arial" w:cs="Arial"/>
            <w:color w:val="808080"/>
            <w:sz w:val="28"/>
            <w:szCs w:val="28"/>
          </w:rPr>
          <w:t xml:space="preserve">sobre</w:t>
        </w:r>
      </w:ins>
      <w:r>
        <w:rPr>
          <w:rFonts w:ascii="Arial" w:hAnsi="Arial" w:cs="Arial"/>
          <w:sz w:val="28"/>
          <w:szCs w:val="28"/>
        </w:rPr>
        <w:t xml:space="preserve"> </w:t>
      </w:r>
      <w:del w:id="1401" w:author="Assessor GDSXSR" w:date="2026-10-29T00:11:37Z">
        <w:r>
          <w:rPr>
            <w:rFonts w:ascii="Arial" w:hAnsi="Arial" w:cs="Arial"/>
            <w:sz w:val="28"/>
            <w:szCs w:val="28"/>
          </w:rPr>
          <w:delText xml:space="preserve">veículo</w:delText>
        </w:r>
      </w:del>
      <w:ins w:id="1402" w:author="Assessor GDSXSR" w:date="2026-10-29T00:11:37Z">
        <w:r>
          <w:rPr>
            <w:rFonts w:ascii="Arial" w:hAnsi="Arial" w:cs="Arial"/>
            <w:color w:val="808080"/>
            <w:sz w:val="28"/>
            <w:szCs w:val="28"/>
          </w:rPr>
          <w:t xml:space="preserve">os</w:t>
        </w:r>
      </w:ins>
      <w:r>
        <w:rPr>
          <w:rFonts w:ascii="Arial" w:hAnsi="Arial" w:cs="Arial"/>
          <w:sz w:val="28"/>
          <w:szCs w:val="28"/>
        </w:rPr>
        <w:t xml:space="preserve"> </w:t>
      </w:r>
      <w:del w:id="1403" w:author="Assessor GDSXSR" w:date="2026-10-29T00:11:37Z">
        <w:r>
          <w:rPr>
            <w:rFonts w:ascii="Arial" w:hAnsi="Arial" w:cs="Arial"/>
            <w:sz w:val="28"/>
            <w:szCs w:val="28"/>
          </w:rPr>
          <w:delText xml:space="preserve">objeto</w:delText>
        </w:r>
      </w:del>
      <w:ins w:id="1404" w:author="Assessor GDSXSR" w:date="2026-10-29T00:11:37Z">
        <w:r>
          <w:rPr>
            <w:rFonts w:ascii="Arial" w:hAnsi="Arial" w:cs="Arial"/>
            <w:color w:val="808080"/>
            <w:sz w:val="28"/>
            <w:szCs w:val="28"/>
          </w:rPr>
          <w:t xml:space="preserve">veículos</w:t>
        </w:r>
      </w:ins>
      <w:r>
        <w:rPr>
          <w:rFonts w:ascii="Arial" w:hAnsi="Arial" w:cs="Arial"/>
          <w:sz w:val="28"/>
          <w:szCs w:val="28"/>
        </w:rPr>
        <w:t xml:space="preserve"> </w:t>
      </w:r>
      <w:del w:id="1405" w:author="Assessor GDSXSR" w:date="2026-10-29T00:11:37Z">
        <w:r>
          <w:rPr>
            <w:rFonts w:ascii="Arial" w:hAnsi="Arial" w:cs="Arial"/>
            <w:sz w:val="28"/>
            <w:szCs w:val="28"/>
          </w:rPr>
          <w:delText xml:space="preserve">desta discussão possuem</w:delText>
        </w:r>
      </w:del>
      <w:ins w:id="1406" w:author="Assessor GDSXSR" w:date="2026-10-29T00:11:37Z">
        <w:r>
          <w:rPr>
            <w:rFonts w:ascii="Arial" w:hAnsi="Arial" w:cs="Arial"/>
            <w:color w:val="808080"/>
            <w:sz w:val="28"/>
            <w:szCs w:val="28"/>
          </w:rPr>
          <w:t xml:space="preserve">têm</w:t>
        </w:r>
      </w:ins>
      <w:r>
        <w:rPr>
          <w:rFonts w:ascii="Arial" w:hAnsi="Arial" w:cs="Arial"/>
          <w:sz w:val="28"/>
          <w:szCs w:val="28"/>
        </w:rPr>
        <w:t xml:space="preserve"> </w:t>
      </w:r>
      <w:r>
        <w:rPr>
          <w:rFonts w:ascii="Arial" w:hAnsi="Arial" w:cs="Arial"/>
          <w:sz w:val="28"/>
          <w:szCs w:val="28"/>
        </w:rPr>
        <w:t xml:space="preserve">algo em comum: foram </w:t>
      </w:r>
      <w:del w:id="1407" w:author="Assessor GDSXSR" w:date="2026-10-29T00:11:37Z">
        <w:r>
          <w:rPr>
            <w:rFonts w:ascii="Arial" w:hAnsi="Arial" w:cs="Arial"/>
            <w:sz w:val="28"/>
            <w:szCs w:val="28"/>
          </w:rPr>
          <w:delText xml:space="preserve">realizadas</w:delText>
        </w:r>
      </w:del>
      <w:ins w:id="1408" w:author="Assessor GDSXSR" w:date="2026-10-29T00:11:37Z">
        <w:r>
          <w:rPr>
            <w:rFonts w:ascii="Arial" w:hAnsi="Arial" w:cs="Arial"/>
            <w:color w:val="808080"/>
            <w:sz w:val="28"/>
            <w:szCs w:val="28"/>
          </w:rPr>
          <w:t xml:space="preserve">posteriores</w:t>
        </w:r>
      </w:ins>
      <w:r>
        <w:rPr>
          <w:rFonts w:ascii="Arial" w:hAnsi="Arial" w:cs="Arial"/>
          <w:sz w:val="28"/>
          <w:szCs w:val="28"/>
        </w:rPr>
        <w:t xml:space="preserve"> </w:t>
      </w:r>
      <w:del w:id="1409" w:author="Assessor GDSXSR" w:date="2026-10-29T00:11:37Z">
        <w:r>
          <w:rPr>
            <w:rFonts w:ascii="Arial" w:hAnsi="Arial" w:cs="Arial"/>
            <w:sz w:val="28"/>
            <w:szCs w:val="28"/>
          </w:rPr>
          <w:delText xml:space="preserve">após a</w:delText>
        </w:r>
      </w:del>
      <w:ins w:id="1410" w:author="Assessor GDSXSR" w:date="2026-10-29T00:11:37Z">
        <w:r>
          <w:rPr>
            <w:rFonts w:ascii="Arial" w:hAnsi="Arial" w:cs="Arial"/>
            <w:color w:val="808080"/>
            <w:sz w:val="28"/>
            <w:szCs w:val="28"/>
          </w:rPr>
          <w:t xml:space="preserve">à</w:t>
        </w:r>
      </w:ins>
      <w:r>
        <w:rPr>
          <w:rFonts w:ascii="Arial" w:hAnsi="Arial" w:cs="Arial"/>
          <w:sz w:val="28"/>
          <w:szCs w:val="28"/>
        </w:rPr>
        <w:t xml:space="preserve"> alienação </w:t>
      </w:r>
      <w:del w:id="1411" w:author="Assessor GDSXSR" w:date="2026-10-29T00:11:37Z">
        <w:r>
          <w:rPr>
            <w:rFonts w:ascii="Arial" w:hAnsi="Arial" w:cs="Arial"/>
            <w:sz w:val="28"/>
            <w:szCs w:val="28"/>
          </w:rPr>
          <w:delText xml:space="preserve">do</w:delText>
        </w:r>
      </w:del>
      <w:ins w:id="1412" w:author="Assessor GDSXSR" w:date="2026-10-29T00:11:37Z">
        <w:r>
          <w:rPr>
            <w:rFonts w:ascii="Arial" w:hAnsi="Arial" w:cs="Arial"/>
            <w:color w:val="808080"/>
            <w:sz w:val="28"/>
            <w:szCs w:val="28"/>
          </w:rPr>
          <w:t xml:space="preserve">à</w:t>
        </w:r>
      </w:ins>
      <w:r>
        <w:rPr>
          <w:rFonts w:ascii="Arial" w:hAnsi="Arial" w:cs="Arial"/>
          <w:sz w:val="28"/>
          <w:szCs w:val="28"/>
        </w:rPr>
        <w:t xml:space="preserve"> </w:t>
      </w:r>
      <w:del w:id="1413" w:author="Assessor GDSXSR" w:date="2026-10-29T00:11:37Z">
        <w:r>
          <w:rPr>
            <w:rFonts w:ascii="Arial" w:hAnsi="Arial" w:cs="Arial"/>
            <w:sz w:val="28"/>
            <w:szCs w:val="28"/>
          </w:rPr>
          <w:delText xml:space="preserve">veículo</w:delText>
        </w:r>
      </w:del>
      <w:ins w:id="1414" w:author="Assessor GDSXSR" w:date="2026-10-29T00:11:37Z">
        <w:r>
          <w:rPr>
            <w:rFonts w:ascii="Arial" w:hAnsi="Arial" w:cs="Arial"/>
            <w:color w:val="808080"/>
            <w:sz w:val="28"/>
            <w:szCs w:val="28"/>
          </w:rPr>
          <w:t xml:space="preserve">terceira</w:t>
        </w:r>
      </w:ins>
      <w:r>
        <w:rPr>
          <w:rFonts w:ascii="Arial" w:hAnsi="Arial" w:cs="Arial"/>
          <w:sz w:val="28"/>
          <w:szCs w:val="28"/>
        </w:rPr>
        <w:t xml:space="preserve"> </w:t>
      </w:r>
      <w:del w:id="1415" w:author="Assessor GDSXSR" w:date="2026-10-29T00:11:37Z">
        <w:r>
          <w:rPr>
            <w:rFonts w:ascii="Arial" w:hAnsi="Arial" w:cs="Arial"/>
            <w:sz w:val="28"/>
            <w:szCs w:val="28"/>
          </w:rPr>
          <w:delText xml:space="preserve">ao terceiro</w:delText>
        </w:r>
      </w:del>
      <w:ins w:id="1416" w:author="Assessor GDSXSR" w:date="2026-10-29T00:11:37Z">
        <w:r>
          <w:rPr>
            <w:rFonts w:ascii="Arial" w:hAnsi="Arial" w:cs="Arial"/>
            <w:color w:val="808080"/>
            <w:sz w:val="28"/>
            <w:szCs w:val="28"/>
          </w:rPr>
          <w:t xml:space="preserve">adquirente</w:t>
        </w:r>
      </w:ins>
      <w:r>
        <w:rPr>
          <w:rFonts w:ascii="Arial" w:hAnsi="Arial" w:cs="Arial"/>
          <w:sz w:val="28"/>
          <w:szCs w:val="28"/>
        </w:rPr>
        <w:t xml:space="preserve">, ora </w:t>
      </w:r>
      <w:del w:id="1417" w:author="Assessor GDSXSR" w:date="2026-10-29T00:11:37Z">
        <w:r>
          <w:rPr>
            <w:rFonts w:ascii="Arial" w:hAnsi="Arial" w:cs="Arial"/>
            <w:sz w:val="28"/>
            <w:szCs w:val="28"/>
          </w:rPr>
          <w:delText xml:space="preserve">apelado</w:delText>
        </w:r>
      </w:del>
      <w:ins w:id="1418" w:author="Assessor GDSXSR" w:date="2026-10-29T00:11:37Z">
        <w:r>
          <w:rPr>
            <w:rFonts w:ascii="Arial" w:hAnsi="Arial" w:cs="Arial"/>
            <w:color w:val="808080"/>
            <w:sz w:val="28"/>
            <w:szCs w:val="28"/>
          </w:rPr>
          <w:t xml:space="preserve">apelada</w:t>
        </w:r>
      </w:ins>
      <w:r>
        <w:rPr>
          <w:rFonts w:ascii="Arial" w:hAnsi="Arial" w:cs="Arial"/>
          <w:sz w:val="28"/>
          <w:szCs w:val="28"/>
        </w:rPr>
        <w:t xml:space="preserve">.</w:t>
      </w:r>
    </w:p>
    <w:p>
      <w:pPr>
        <w:spacing w:after="0" w:line="360" w:lineRule="auto"/>
        <w:ind w:firstLine="2268"/>
        <w:jc w:val="both"/>
        <w:rPr>
          <w:ins w:id="1440" w:author="Assessor GDSXSR" w:date="2026-10-29T00:11:37Z"/>
        </w:rPr>
      </w:pPr>
    </w:p>
    <w:p w14:paraId="4A6B1618" w14:textId="35F2C79D" w:rsidR="005D4AC2" w:rsidRDefault="00606753" w:rsidP="00506A7D">
      <w:pPr>
        <w:spacing w:after="0" w:line="360" w:lineRule="auto"/>
        <w:ind w:firstLine="2268"/>
        <w:jc w:val="both"/>
        <w:rPr>
          <w:rFonts w:ascii="Arial" w:hAnsi="Arial" w:cs="Arial"/>
          <w:sz w:val="28"/>
          <w:szCs w:val="28"/>
        </w:rPr>
      </w:pPr>
      <w:ins w:id="1419" w:author="Assessor GDSXSR" w:date="2026-10-29T00:11:37Z">
        <w:r>
          <w:rPr>
            <w:rFonts w:ascii="Arial" w:hAnsi="Arial" w:cs="Arial"/>
            <w:color w:val="808080"/>
            <w:sz w:val="28"/>
            <w:szCs w:val="28"/>
          </w:rPr>
          <w:t xml:space="preserve">Ou</w:t>
        </w:r>
      </w:ins>
      <w:r>
        <w:rPr>
          <w:rFonts w:ascii="Arial" w:hAnsi="Arial" w:cs="Arial"/>
          <w:sz w:val="28"/>
          <w:szCs w:val="28"/>
        </w:rPr>
        <w:t xml:space="preserve"> </w:t>
      </w:r>
      <w:del w:id="1420" w:author="Assessor GDSXSR" w:date="2026-10-29T00:11:37Z">
        <w:r>
          <w:rPr>
            <w:rFonts w:ascii="Arial" w:hAnsi="Arial" w:cs="Arial"/>
            <w:sz w:val="28"/>
            <w:szCs w:val="28"/>
          </w:rPr>
          <w:delText xml:space="preserve">Isto é</w:delText>
        </w:r>
      </w:del>
      <w:ins w:id="1421" w:author="Assessor GDSXSR" w:date="2026-10-29T00:11:37Z">
        <w:r>
          <w:rPr>
            <w:rFonts w:ascii="Arial" w:hAnsi="Arial" w:cs="Arial"/>
            <w:color w:val="808080"/>
            <w:sz w:val="28"/>
            <w:szCs w:val="28"/>
          </w:rPr>
          <w:t xml:space="preserve">seja</w:t>
        </w:r>
      </w:ins>
      <w:r>
        <w:rPr>
          <w:rFonts w:ascii="Arial" w:hAnsi="Arial" w:cs="Arial"/>
          <w:sz w:val="28"/>
          <w:szCs w:val="28"/>
        </w:rPr>
        <w:t xml:space="preserve">, </w:t>
      </w:r>
      <w:del w:id="1422" w:author="Assessor GDSXSR" w:date="2026-10-29T00:11:37Z">
        <w:r>
          <w:rPr>
            <w:rFonts w:ascii="Arial" w:hAnsi="Arial" w:cs="Arial"/>
            <w:sz w:val="28"/>
            <w:szCs w:val="28"/>
          </w:rPr>
          <w:delText xml:space="preserve">no momento</w:delText>
        </w:r>
      </w:del>
      <w:ins w:id="1423" w:author="Assessor GDSXSR" w:date="2026-10-29T00:11:37Z">
        <w:r>
          <w:rPr>
            <w:rFonts w:ascii="Arial" w:hAnsi="Arial" w:cs="Arial"/>
            <w:color w:val="808080"/>
            <w:sz w:val="28"/>
            <w:szCs w:val="28"/>
          </w:rPr>
          <w:t xml:space="preserve">quando</w:t>
        </w:r>
      </w:ins>
      <w:r>
        <w:rPr>
          <w:rFonts w:ascii="Arial" w:hAnsi="Arial" w:cs="Arial"/>
          <w:sz w:val="28"/>
          <w:szCs w:val="28"/>
        </w:rPr>
        <w:t xml:space="preserve"> da primeira constrição judicial</w:t>
      </w:r>
      <w:ins w:id="1424" w:author="Assessor GDSXSR" w:date="2026-10-29T00:11:37Z">
        <w:r>
          <w:rPr>
            <w:rFonts w:ascii="Arial" w:hAnsi="Arial" w:cs="Arial"/>
            <w:color w:val="808080"/>
            <w:sz w:val="28"/>
            <w:szCs w:val="28"/>
          </w:rPr>
          <w:t xml:space="preserve">,</w:t>
        </w:r>
      </w:ins>
      <w:r>
        <w:rPr>
          <w:rFonts w:ascii="Arial" w:hAnsi="Arial" w:cs="Arial"/>
          <w:sz w:val="28"/>
          <w:szCs w:val="28"/>
        </w:rPr>
        <w:t xml:space="preserve"> </w:t>
      </w:r>
      <w:del w:id="1425" w:author="Assessor GDSXSR" w:date="2026-10-29T00:11:37Z">
        <w:r>
          <w:rPr>
            <w:rFonts w:ascii="Arial" w:hAnsi="Arial" w:cs="Arial"/>
            <w:sz w:val="28"/>
            <w:szCs w:val="28"/>
          </w:rPr>
          <w:delText xml:space="preserve">em</w:delText>
        </w:r>
      </w:del>
      <w:ins w:id="1426" w:author="Assessor GDSXSR" w:date="2026-10-29T00:11:37Z">
        <w:r>
          <w:rPr>
            <w:rFonts w:ascii="Arial" w:hAnsi="Arial" w:cs="Arial"/>
            <w:color w:val="808080"/>
            <w:sz w:val="28"/>
            <w:szCs w:val="28"/>
          </w:rPr>
          <w:t xml:space="preserve">na</w:t>
        </w:r>
      </w:ins>
      <w:r>
        <w:rPr>
          <w:rFonts w:ascii="Arial" w:hAnsi="Arial" w:cs="Arial"/>
          <w:sz w:val="28"/>
          <w:szCs w:val="28"/>
        </w:rPr>
        <w:t xml:space="preserve"> </w:t>
      </w:r>
      <w:del w:id="1427" w:author="Assessor GDSXSR" w:date="2026-10-29T00:11:37Z">
        <w:r>
          <w:rPr>
            <w:rFonts w:ascii="Arial" w:hAnsi="Arial" w:cs="Arial"/>
            <w:sz w:val="28"/>
            <w:szCs w:val="28"/>
          </w:rPr>
          <w:delText xml:space="preserve">instância</w:delText>
        </w:r>
      </w:del>
      <w:ins w:id="1428" w:author="Assessor GDSXSR" w:date="2026-10-29T00:11:37Z">
        <w:r>
          <w:rPr>
            <w:rFonts w:ascii="Arial" w:hAnsi="Arial" w:cs="Arial"/>
            <w:color w:val="808080"/>
            <w:sz w:val="28"/>
            <w:szCs w:val="28"/>
          </w:rPr>
          <w:t xml:space="preserve">Justiça</w:t>
        </w:r>
      </w:ins>
      <w:r>
        <w:rPr>
          <w:rFonts w:ascii="Arial" w:hAnsi="Arial" w:cs="Arial"/>
          <w:sz w:val="28"/>
          <w:szCs w:val="28"/>
        </w:rPr>
        <w:t xml:space="preserve"> </w:t>
      </w:r>
      <w:del w:id="1429" w:author="Assessor GDSXSR" w:date="2026-10-29T00:11:37Z">
        <w:r>
          <w:rPr>
            <w:rFonts w:ascii="Arial" w:hAnsi="Arial" w:cs="Arial"/>
            <w:sz w:val="28"/>
            <w:szCs w:val="28"/>
          </w:rPr>
          <w:delText xml:space="preserve">trabalhista</w:delText>
        </w:r>
      </w:del>
      <w:ins w:id="1430" w:author="Assessor GDSXSR" w:date="2026-10-29T00:11:37Z">
        <w:r>
          <w:rPr>
            <w:rFonts w:ascii="Arial" w:hAnsi="Arial" w:cs="Arial"/>
            <w:color w:val="808080"/>
            <w:sz w:val="28"/>
            <w:szCs w:val="28"/>
          </w:rPr>
          <w:t xml:space="preserve">do</w:t>
        </w:r>
      </w:ins>
      <w:r>
        <w:rPr>
          <w:rFonts w:ascii="Arial" w:hAnsi="Arial" w:cs="Arial"/>
          <w:sz w:val="28"/>
          <w:szCs w:val="28"/>
        </w:rPr>
        <w:t xml:space="preserve"> </w:t>
      </w:r>
      <w:del w:id="1431" w:author="Assessor GDSXSR" w:date="2026-10-29T00:11:37Z">
        <w:r>
          <w:rPr>
            <w:rFonts w:ascii="Arial" w:hAnsi="Arial" w:cs="Arial"/>
            <w:sz w:val="28"/>
            <w:szCs w:val="28"/>
          </w:rPr>
          <w:delText xml:space="preserve">o</w:delText>
        </w:r>
      </w:del>
      <w:ins w:id="1432" w:author="Assessor GDSXSR" w:date="2026-10-29T00:11:37Z">
        <w:r>
          <w:rPr>
            <w:rFonts w:ascii="Arial" w:hAnsi="Arial" w:cs="Arial"/>
            <w:color w:val="808080"/>
            <w:sz w:val="28"/>
            <w:szCs w:val="28"/>
          </w:rPr>
          <w:t xml:space="preserve">Trabalho,</w:t>
        </w:r>
      </w:ins>
      <w:r>
        <w:rPr>
          <w:rFonts w:ascii="Arial" w:hAnsi="Arial" w:cs="Arial"/>
          <w:sz w:val="28"/>
          <w:szCs w:val="28"/>
        </w:rPr>
        <w:t xml:space="preserve"> </w:t>
      </w:r>
      <w:del w:id="1433" w:author="Assessor GDSXSR" w:date="2026-10-29T00:11:37Z">
        <w:r>
          <w:rPr>
            <w:rFonts w:ascii="Arial" w:hAnsi="Arial" w:cs="Arial"/>
            <w:sz w:val="28"/>
            <w:szCs w:val="28"/>
          </w:rPr>
          <w:delText xml:space="preserve">bem</w:delText>
        </w:r>
      </w:del>
      <w:ins w:id="1434" w:author="Assessor GDSXSR" w:date="2026-10-29T00:11:37Z">
        <w:r>
          <w:rPr>
            <w:rFonts w:ascii="Arial" w:hAnsi="Arial" w:cs="Arial"/>
            <w:color w:val="808080"/>
            <w:sz w:val="28"/>
            <w:szCs w:val="28"/>
          </w:rPr>
          <w:t xml:space="preserve">os bens</w:t>
        </w:r>
      </w:ins>
      <w:r>
        <w:rPr>
          <w:rFonts w:ascii="Arial" w:hAnsi="Arial" w:cs="Arial"/>
          <w:sz w:val="28"/>
          <w:szCs w:val="28"/>
        </w:rPr>
        <w:t xml:space="preserve"> já não </w:t>
      </w:r>
      <w:del w:id="1435" w:author="Assessor GDSXSR" w:date="2026-10-29T00:11:37Z">
        <w:r>
          <w:rPr>
            <w:rFonts w:ascii="Arial" w:hAnsi="Arial" w:cs="Arial"/>
            <w:sz w:val="28"/>
            <w:szCs w:val="28"/>
          </w:rPr>
          <w:delText xml:space="preserve">fazia</w:delText>
        </w:r>
      </w:del>
      <w:ins w:id="1436" w:author="Assessor GDSXSR" w:date="2026-10-29T00:11:37Z">
        <w:r>
          <w:rPr>
            <w:rFonts w:ascii="Arial" w:hAnsi="Arial" w:cs="Arial"/>
            <w:color w:val="808080"/>
            <w:sz w:val="28"/>
            <w:szCs w:val="28"/>
          </w:rPr>
          <w:t xml:space="preserve">integravam</w:t>
        </w:r>
      </w:ins>
      <w:r>
        <w:rPr>
          <w:rFonts w:ascii="Arial" w:hAnsi="Arial" w:cs="Arial"/>
          <w:sz w:val="28"/>
          <w:szCs w:val="28"/>
        </w:rPr>
        <w:t xml:space="preserve"> </w:t>
      </w:r>
      <w:del w:id="1437" w:author="Assessor GDSXSR" w:date="2026-10-29T00:11:37Z">
        <w:r>
          <w:rPr>
            <w:rFonts w:ascii="Arial" w:hAnsi="Arial" w:cs="Arial"/>
            <w:sz w:val="28"/>
            <w:szCs w:val="28"/>
          </w:rPr>
          <w:delText xml:space="preserve">mais parte do</w:delText>
        </w:r>
      </w:del>
      <w:ins w:id="1438" w:author="Assessor GDSXSR" w:date="2026-10-29T00:11:37Z">
        <w:r>
          <w:rPr>
            <w:rFonts w:ascii="Arial" w:hAnsi="Arial" w:cs="Arial"/>
            <w:color w:val="808080"/>
            <w:sz w:val="28"/>
            <w:szCs w:val="28"/>
          </w:rPr>
          <w:t xml:space="preserve">o</w:t>
        </w:r>
      </w:ins>
      <w:r>
        <w:rPr>
          <w:rFonts w:ascii="Arial" w:hAnsi="Arial" w:cs="Arial"/>
          <w:sz w:val="28"/>
          <w:szCs w:val="28"/>
        </w:rPr>
        <w:t xml:space="preserve"> patrimônio da executada</w:t>
      </w:r>
      <w:r>
        <w:rPr>
          <w:rFonts w:ascii="Arial" w:hAnsi="Arial" w:cs="Arial"/>
          <w:sz w:val="28"/>
          <w:szCs w:val="28"/>
        </w:rPr>
        <w:t xml:space="preserve"> na origem.</w:t>
      </w:r>
    </w:p>
    <w:p w14:paraId="51D58DA6" w14:textId="77777777" w:rsidR="001E7EF7" w:rsidRDefault="001E7EF7" w:rsidP="00506A7D">
      <w:pPr>
        <w:spacing w:after="0" w:line="360" w:lineRule="auto"/>
        <w:ind w:firstLine="2268"/>
        <w:jc w:val="both"/>
        <w:rPr>
          <w:rFonts w:ascii="Arial" w:hAnsi="Arial" w:cs="Arial"/>
          <w:sz w:val="28"/>
          <w:szCs w:val="28"/>
        </w:rPr>
      </w:pPr>
    </w:p>
    <w:p w14:paraId="314F5FC6" w14:textId="23C0BC34" w:rsidR="001E7EF7" w:rsidRDefault="00EB5656" w:rsidP="00506A7D">
      <w:pPr>
        <w:spacing w:after="0" w:line="360" w:lineRule="auto"/>
        <w:ind w:firstLine="2268"/>
        <w:jc w:val="both"/>
        <w:rPr>
          <w:rFonts w:ascii="Arial" w:hAnsi="Arial" w:cs="Arial"/>
          <w:sz w:val="28"/>
          <w:szCs w:val="28"/>
        </w:rPr>
      </w:pPr>
      <w:r>
        <w:rPr>
          <w:rFonts w:ascii="Arial" w:hAnsi="Arial" w:cs="Arial"/>
          <w:sz w:val="28"/>
          <w:szCs w:val="28"/>
        </w:rPr>
        <w:t xml:space="preserve">C</w:t>
      </w:r>
      <w:r>
        <w:rPr>
          <w:rFonts w:ascii="Arial" w:hAnsi="Arial" w:cs="Arial"/>
          <w:sz w:val="28"/>
          <w:szCs w:val="28"/>
        </w:rPr>
        <w:t xml:space="preserve">omo já </w:t>
      </w:r>
      <w:del w:id="1441" w:author="Assessor GDSXSR" w:date="2026-10-29T00:11:37Z">
        <w:r>
          <w:rPr>
            <w:rFonts w:ascii="Arial" w:hAnsi="Arial" w:cs="Arial"/>
            <w:sz w:val="28"/>
            <w:szCs w:val="28"/>
          </w:rPr>
          <w:delText xml:space="preserve">refutado</w:delText>
        </w:r>
      </w:del>
      <w:ins w:id="1442" w:author="Assessor GDSXSR" w:date="2026-10-29T00:11:37Z">
        <w:r>
          <w:rPr>
            <w:rFonts w:ascii="Arial" w:hAnsi="Arial" w:cs="Arial"/>
            <w:color w:val="808080"/>
            <w:sz w:val="28"/>
            <w:szCs w:val="28"/>
          </w:rPr>
          <w:t xml:space="preserve">afastado</w:t>
        </w:r>
      </w:ins>
      <w:r>
        <w:rPr>
          <w:rFonts w:ascii="Arial" w:hAnsi="Arial" w:cs="Arial"/>
          <w:sz w:val="28"/>
          <w:szCs w:val="28"/>
        </w:rPr>
        <w:t xml:space="preserve"> </w:t>
      </w:r>
      <w:del w:id="1443" w:author="Assessor GDSXSR" w:date="2026-10-29T00:11:37Z">
        <w:r>
          <w:rPr>
            <w:rFonts w:ascii="Arial" w:hAnsi="Arial" w:cs="Arial"/>
            <w:sz w:val="28"/>
            <w:szCs w:val="28"/>
          </w:rPr>
          <w:delText xml:space="preserve">pelo</w:delText>
        </w:r>
      </w:del>
      <w:ins w:id="1444" w:author="Assessor GDSXSR" w:date="2026-10-29T00:11:37Z">
        <w:r>
          <w:rPr>
            <w:rFonts w:ascii="Arial" w:hAnsi="Arial" w:cs="Arial"/>
            <w:color w:val="808080"/>
            <w:sz w:val="28"/>
            <w:szCs w:val="28"/>
          </w:rPr>
          <w:t xml:space="preserve">na</w:t>
        </w:r>
      </w:ins>
      <w:r>
        <w:rPr>
          <w:rFonts w:ascii="Arial" w:hAnsi="Arial" w:cs="Arial"/>
          <w:sz w:val="28"/>
          <w:szCs w:val="28"/>
        </w:rPr>
        <w:t xml:space="preserve"> </w:t>
      </w:r>
      <w:del w:id="1445" w:author="Assessor GDSXSR" w:date="2026-10-29T00:11:37Z">
        <w:r>
          <w:rPr>
            <w:rFonts w:ascii="Arial" w:hAnsi="Arial" w:cs="Arial"/>
            <w:sz w:val="28"/>
            <w:szCs w:val="28"/>
          </w:rPr>
          <w:delText xml:space="preserve">magistrado</w:delText>
        </w:r>
      </w:del>
      <w:ins w:id="1446" w:author="Assessor GDSXSR" w:date="2026-10-29T00:11:37Z">
        <w:r>
          <w:rPr>
            <w:rFonts w:ascii="Arial" w:hAnsi="Arial" w:cs="Arial"/>
            <w:color w:val="808080"/>
            <w:sz w:val="28"/>
            <w:szCs w:val="28"/>
          </w:rPr>
          <w:t xml:space="preserve">r.</w:t>
        </w:r>
      </w:ins>
      <w:r>
        <w:rPr>
          <w:rFonts w:ascii="Arial" w:hAnsi="Arial" w:cs="Arial"/>
          <w:sz w:val="28"/>
          <w:szCs w:val="28"/>
        </w:rPr>
        <w:t xml:space="preserve"> </w:t>
      </w:r>
      <w:del w:id="1447" w:author="Assessor GDSXSR" w:date="2026-10-29T00:11:37Z">
        <w:r>
          <w:rPr>
            <w:rFonts w:ascii="Arial" w:hAnsi="Arial" w:cs="Arial"/>
            <w:sz w:val="28"/>
            <w:szCs w:val="28"/>
          </w:rPr>
          <w:delText xml:space="preserve">singular</w:delText>
        </w:r>
      </w:del>
      <w:ins w:id="1448" w:author="Assessor GDSXSR" w:date="2026-10-29T00:11:37Z">
        <w:r>
          <w:rPr>
            <w:rFonts w:ascii="Arial" w:hAnsi="Arial" w:cs="Arial"/>
            <w:color w:val="808080"/>
            <w:sz w:val="28"/>
            <w:szCs w:val="28"/>
          </w:rPr>
          <w:t xml:space="preserve">sentença</w:t>
        </w:r>
      </w:ins>
      <w:r>
        <w:rPr>
          <w:rFonts w:ascii="Arial" w:hAnsi="Arial" w:cs="Arial"/>
          <w:sz w:val="28"/>
          <w:szCs w:val="28"/>
        </w:rPr>
        <w:t xml:space="preserve">,</w:t>
      </w:r>
      <w:r>
        <w:rPr>
          <w:rFonts w:ascii="Arial" w:hAnsi="Arial" w:cs="Arial"/>
          <w:sz w:val="28"/>
          <w:szCs w:val="28"/>
        </w:rPr>
        <w:t xml:space="preserve"> </w:t>
      </w:r>
      <w:r>
        <w:rPr>
          <w:rFonts w:ascii="Arial" w:hAnsi="Arial" w:cs="Arial"/>
          <w:sz w:val="28"/>
          <w:szCs w:val="28"/>
        </w:rPr>
        <w:t xml:space="preserve">a </w:t>
      </w:r>
      <w:del w:id="1449" w:author="Assessor GDSXSR" w:date="2026-10-29T00:11:37Z">
        <w:r>
          <w:rPr>
            <w:rFonts w:ascii="Arial" w:hAnsi="Arial" w:cs="Arial"/>
            <w:sz w:val="28"/>
            <w:szCs w:val="28"/>
          </w:rPr>
          <w:delText xml:space="preserve">tese de</w:delText>
        </w:r>
      </w:del>
      <w:ins w:id="1450" w:author="Assessor GDSXSR" w:date="2026-10-29T00:11:37Z">
        <w:r>
          <w:rPr>
            <w:rFonts w:ascii="Arial" w:hAnsi="Arial" w:cs="Arial"/>
            <w:color w:val="808080"/>
            <w:sz w:val="28"/>
            <w:szCs w:val="28"/>
          </w:rPr>
          <w:t xml:space="preserve">alegada</w:t>
        </w:r>
      </w:ins>
      <w:r>
        <w:rPr>
          <w:rFonts w:ascii="Arial" w:hAnsi="Arial" w:cs="Arial"/>
          <w:sz w:val="28"/>
          <w:szCs w:val="28"/>
        </w:rPr>
        <w:t xml:space="preserve"> restrição judicial </w:t>
      </w:r>
      <w:del w:id="1451" w:author="Assessor GDSXSR" w:date="2026-10-29T00:11:37Z">
        <w:r>
          <w:rPr>
            <w:rFonts w:ascii="Arial" w:hAnsi="Arial" w:cs="Arial"/>
            <w:sz w:val="28"/>
            <w:szCs w:val="28"/>
          </w:rPr>
          <w:delText xml:space="preserve">em</w:delText>
        </w:r>
      </w:del>
      <w:ins w:id="1452" w:author="Assessor GDSXSR" w:date="2026-10-29T00:11:37Z">
        <w:r>
          <w:rPr>
            <w:rFonts w:ascii="Arial" w:hAnsi="Arial" w:cs="Arial"/>
            <w:color w:val="808080"/>
            <w:sz w:val="28"/>
            <w:szCs w:val="28"/>
          </w:rPr>
          <w:t xml:space="preserve">de</w:t>
        </w:r>
      </w:ins>
      <w:r>
        <w:rPr>
          <w:rFonts w:ascii="Arial" w:hAnsi="Arial" w:cs="Arial"/>
          <w:sz w:val="28"/>
          <w:szCs w:val="28"/>
        </w:rPr>
        <w:t xml:space="preserve"> 26/10/2017 não se verifica</w:t>
      </w:r>
      <w:del w:id="1453" w:author="Assessor GDSXSR" w:date="2026-10-29T00:11:37Z">
        <w:r>
          <w:rPr>
            <w:rFonts w:ascii="Arial" w:hAnsi="Arial" w:cs="Arial"/>
            <w:sz w:val="28"/>
            <w:szCs w:val="28"/>
          </w:rPr>
          <w:delText xml:space="preserve"> factualmente</w:delText>
        </w:r>
      </w:del>
      <w:r>
        <w:rPr>
          <w:rFonts w:ascii="Arial" w:hAnsi="Arial" w:cs="Arial"/>
          <w:sz w:val="28"/>
          <w:szCs w:val="28"/>
        </w:rPr>
        <w:t xml:space="preserve">, </w:t>
      </w:r>
      <w:r>
        <w:rPr>
          <w:rFonts w:ascii="Arial" w:hAnsi="Arial" w:cs="Arial"/>
          <w:sz w:val="28"/>
          <w:szCs w:val="28"/>
        </w:rPr>
        <w:t xml:space="preserve">pois</w:t>
      </w:r>
      <w:r>
        <w:rPr>
          <w:rFonts w:ascii="Arial" w:hAnsi="Arial" w:cs="Arial"/>
          <w:sz w:val="28"/>
          <w:szCs w:val="28"/>
        </w:rPr>
        <w:t xml:space="preserve"> o documento indicado </w:t>
      </w:r>
      <w:del w:id="1454" w:author="Assessor GDSXSR" w:date="2026-10-29T00:11:37Z">
        <w:r>
          <w:rPr>
            <w:rFonts w:ascii="Arial" w:hAnsi="Arial" w:cs="Arial"/>
            <w:sz w:val="28"/>
            <w:szCs w:val="28"/>
          </w:rPr>
          <w:delText xml:space="preserve">nos autos (ID </w:delText>
        </w:r>
        <w:r>
          <w:rPr>
            <w:rFonts w:ascii="Arial" w:hAnsi="Arial" w:cs="Arial"/>
            <w:sz w:val="28"/>
            <w:szCs w:val="28"/>
          </w:rPr>
          <w:delText xml:space="preserve">89653939</w:delText>
        </w:r>
        <w:r>
          <w:rPr>
            <w:rFonts w:ascii="Arial" w:hAnsi="Arial" w:cs="Arial"/>
            <w:sz w:val="28"/>
            <w:szCs w:val="28"/>
          </w:rPr>
          <w:delText xml:space="preserve">) </w:delText>
        </w:r>
      </w:del>
      <w:r>
        <w:rPr>
          <w:rFonts w:ascii="Arial" w:hAnsi="Arial" w:cs="Arial"/>
          <w:sz w:val="28"/>
          <w:szCs w:val="28"/>
        </w:rPr>
        <w:t xml:space="preserve">não evidencia restrição, </w:t>
      </w:r>
      <w:del w:id="1455" w:author="Assessor GDSXSR" w:date="2026-10-29T00:11:37Z">
        <w:r>
          <w:rPr>
            <w:rFonts w:ascii="Arial" w:hAnsi="Arial" w:cs="Arial"/>
            <w:sz w:val="28"/>
            <w:szCs w:val="28"/>
          </w:rPr>
          <w:delText xml:space="preserve">traduzindo</w:delText>
        </w:r>
      </w:del>
      <w:ins w:id="1456" w:author="Assessor GDSXSR" w:date="2026-10-29T00:11:37Z">
        <w:r>
          <w:rPr>
            <w:rFonts w:ascii="Arial" w:hAnsi="Arial" w:cs="Arial"/>
            <w:color w:val="808080"/>
            <w:sz w:val="28"/>
            <w:szCs w:val="28"/>
          </w:rPr>
          <w:t xml:space="preserve">mas</w:t>
        </w:r>
      </w:ins>
      <w:r>
        <w:rPr>
          <w:rFonts w:ascii="Arial" w:hAnsi="Arial" w:cs="Arial"/>
          <w:sz w:val="28"/>
          <w:szCs w:val="28"/>
        </w:rPr>
        <w:t xml:space="preserve"> </w:t>
      </w:r>
      <w:del w:id="1457" w:author="Assessor GDSXSR" w:date="2026-10-29T00:11:37Z">
        <w:r>
          <w:rPr>
            <w:rFonts w:ascii="Arial" w:hAnsi="Arial" w:cs="Arial"/>
            <w:sz w:val="28"/>
            <w:szCs w:val="28"/>
          </w:rPr>
          <w:delText xml:space="preserve">tão somente </w:delText>
        </w:r>
        <w:r>
          <w:rPr>
            <w:rFonts w:ascii="Arial" w:hAnsi="Arial" w:cs="Arial"/>
            <w:sz w:val="28"/>
            <w:szCs w:val="28"/>
          </w:rPr>
          <w:delText xml:space="preserve">uma breve</w:delText>
        </w:r>
      </w:del>
      <w:ins w:id="1458" w:author="Assessor GDSXSR" w:date="2026-10-29T00:11:37Z">
        <w:r>
          <w:rPr>
            <w:rFonts w:ascii="Arial" w:hAnsi="Arial" w:cs="Arial"/>
            <w:color w:val="808080"/>
            <w:sz w:val="28"/>
            <w:szCs w:val="28"/>
          </w:rPr>
          <w:t xml:space="preserve">mera</w:t>
        </w:r>
      </w:ins>
      <w:r>
        <w:rPr>
          <w:rFonts w:ascii="Arial" w:hAnsi="Arial" w:cs="Arial"/>
          <w:sz w:val="28"/>
          <w:szCs w:val="28"/>
        </w:rPr>
        <w:t xml:space="preserve"> consulta ao sistema Renajud </w:t>
      </w:r>
      <w:del w:id="1459" w:author="Assessor GDSXSR" w:date="2026-10-29T00:11:37Z">
        <w:r>
          <w:rPr>
            <w:rFonts w:ascii="Arial" w:hAnsi="Arial" w:cs="Arial"/>
            <w:sz w:val="28"/>
            <w:szCs w:val="28"/>
          </w:rPr>
          <w:delText xml:space="preserve">na referida</w:delText>
        </w:r>
      </w:del>
      <w:ins w:id="1460" w:author="Assessor GDSXSR" w:date="2026-10-29T00:11:37Z">
        <w:r>
          <w:rPr>
            <w:rFonts w:ascii="Arial" w:hAnsi="Arial" w:cs="Arial"/>
            <w:color w:val="808080"/>
            <w:sz w:val="28"/>
            <w:szCs w:val="28"/>
          </w:rPr>
          <w:t xml:space="preserve">naquela</w:t>
        </w:r>
      </w:ins>
      <w:r>
        <w:rPr>
          <w:rFonts w:ascii="Arial" w:hAnsi="Arial" w:cs="Arial"/>
          <w:sz w:val="28"/>
          <w:szCs w:val="28"/>
        </w:rPr>
        <w:t xml:space="preserve"> data</w:t>
      </w:r>
      <w:r>
        <w:rPr>
          <w:rFonts w:ascii="Arial" w:hAnsi="Arial" w:cs="Arial"/>
          <w:sz w:val="28"/>
          <w:szCs w:val="28"/>
        </w:rPr>
        <w:t xml:space="preserve">, </w:t>
      </w:r>
      <w:del w:id="1461" w:author="Assessor GDSXSR" w:date="2026-10-29T00:11:37Z">
        <w:r>
          <w:rPr>
            <w:rFonts w:ascii="Arial" w:hAnsi="Arial" w:cs="Arial"/>
            <w:sz w:val="28"/>
            <w:szCs w:val="28"/>
          </w:rPr>
          <w:delText xml:space="preserve">o</w:delText>
        </w:r>
      </w:del>
      <w:ins w:id="1462" w:author="Assessor GDSXSR" w:date="2026-10-29T00:11:37Z">
        <w:r>
          <w:rPr>
            <w:rFonts w:ascii="Arial" w:hAnsi="Arial" w:cs="Arial"/>
            <w:color w:val="808080"/>
            <w:sz w:val="28"/>
            <w:szCs w:val="28"/>
          </w:rPr>
          <w:t xml:space="preserve">em</w:t>
        </w:r>
      </w:ins>
      <w:r>
        <w:rPr>
          <w:rFonts w:ascii="Arial" w:hAnsi="Arial" w:cs="Arial"/>
          <w:sz w:val="28"/>
          <w:szCs w:val="28"/>
        </w:rPr>
        <w:t xml:space="preserve"> </w:t>
      </w:r>
      <w:del w:id="1463" w:author="Assessor GDSXSR" w:date="2026-10-29T00:11:37Z">
        <w:r>
          <w:rPr>
            <w:rFonts w:ascii="Arial" w:hAnsi="Arial" w:cs="Arial"/>
            <w:sz w:val="28"/>
            <w:szCs w:val="28"/>
          </w:rPr>
          <w:delText xml:space="preserve">qual</w:delText>
        </w:r>
      </w:del>
      <w:ins w:id="1464" w:author="Assessor GDSXSR" w:date="2026-10-29T00:11:37Z">
        <w:r>
          <w:rPr>
            <w:rFonts w:ascii="Arial" w:hAnsi="Arial" w:cs="Arial"/>
            <w:color w:val="808080"/>
            <w:sz w:val="28"/>
            <w:szCs w:val="28"/>
          </w:rPr>
          <w:t xml:space="preserve">que</w:t>
        </w:r>
      </w:ins>
      <w:r>
        <w:rPr>
          <w:rFonts w:ascii="Arial" w:hAnsi="Arial" w:cs="Arial"/>
          <w:sz w:val="28"/>
          <w:szCs w:val="28"/>
        </w:rPr>
        <w:t xml:space="preserve"> não constava nenhuma anotação</w:t>
      </w:r>
      <w:del w:id="1465" w:author="Assessor GDSXSR" w:date="2026-10-29T00:11:37Z">
        <w:r>
          <w:rPr>
            <w:rFonts w:ascii="Arial" w:hAnsi="Arial" w:cs="Arial"/>
            <w:sz w:val="28"/>
            <w:szCs w:val="28"/>
          </w:rPr>
          <w:delText xml:space="preserve">/observação</w:delText>
        </w:r>
      </w:del>
      <w:r>
        <w:rPr>
          <w:rFonts w:ascii="Arial" w:hAnsi="Arial" w:cs="Arial"/>
          <w:sz w:val="28"/>
          <w:szCs w:val="28"/>
        </w:rPr>
        <w:t xml:space="preserve">, ao contrário do alegado</w:t>
      </w:r>
      <w:ins w:id="1466" w:author="Assessor GDSXSR" w:date="2026-10-29T00:11:37Z">
        <w:r>
          <w:rPr>
            <w:rFonts w:ascii="Arial" w:hAnsi="Arial" w:cs="Arial"/>
            <w:color w:val="808080"/>
            <w:sz w:val="28"/>
            <w:szCs w:val="28"/>
          </w:rPr>
          <w:t xml:space="preserve"> (ID 89653939)</w:t>
        </w:r>
      </w:ins>
      <w:r>
        <w:rPr>
          <w:rFonts w:ascii="Arial" w:hAnsi="Arial" w:cs="Arial"/>
          <w:sz w:val="28"/>
          <w:szCs w:val="28"/>
        </w:rPr>
        <w:t xml:space="preserve">.</w:t>
      </w:r>
    </w:p>
    <w:p w14:paraId="4CDD16AD" w14:textId="77777777" w:rsidR="00E92DAE" w:rsidRDefault="00E92DAE" w:rsidP="00506A7D">
      <w:pPr>
        <w:spacing w:after="0" w:line="360" w:lineRule="auto"/>
        <w:ind w:firstLine="2268"/>
        <w:jc w:val="both"/>
        <w:rPr>
          <w:rFonts w:ascii="Arial" w:hAnsi="Arial" w:cs="Arial"/>
          <w:sz w:val="28"/>
          <w:szCs w:val="28"/>
        </w:rPr>
      </w:pPr>
    </w:p>
    <w:p w14:paraId="377DD9B6" w14:textId="53E49898" w:rsidR="00E92DAE" w:rsidRDefault="00D45782" w:rsidP="00506A7D">
      <w:pPr>
        <w:spacing w:after="0" w:line="360" w:lineRule="auto"/>
        <w:ind w:firstLine="2268"/>
        <w:jc w:val="both"/>
        <w:rPr>
          <w:rFonts w:ascii="Arial" w:hAnsi="Arial" w:cs="Arial"/>
          <w:sz w:val="28"/>
          <w:szCs w:val="28"/>
        </w:rPr>
      </w:pPr>
      <w:r>
        <w:rPr>
          <w:rFonts w:ascii="Arial" w:hAnsi="Arial" w:cs="Arial"/>
          <w:sz w:val="28"/>
          <w:szCs w:val="28"/>
          <w:highlight w:val="yellow"/>
          <w:rPrChange w:id="1469" w:author="Assessor GDSXSR" w:date="2026-10-29T00:11:37Z">
            <w:rPr>
              <w:rFonts w:ascii="Arial" w:hAnsi="Arial" w:cs="Arial"/>
              <w:sz w:val="28"/>
              <w:szCs w:val="28"/>
            </w:rPr>
          </w:rPrChange>
        </w:rPr>
        <w:t xml:space="preserve">E</w:t>
      </w:r>
      <w:r>
        <w:rPr>
          <w:rFonts w:ascii="Arial" w:hAnsi="Arial" w:cs="Arial"/>
          <w:sz w:val="28"/>
          <w:szCs w:val="28"/>
          <w:highlight w:val="yellow"/>
          <w:rPrChange w:id="1470" w:author="Assessor GDSXSR" w:date="2026-10-29T00:11:37Z">
            <w:rPr>
              <w:rFonts w:ascii="Arial" w:hAnsi="Arial" w:cs="Arial"/>
              <w:sz w:val="28"/>
              <w:szCs w:val="28"/>
            </w:rPr>
          </w:rPrChange>
        </w:rPr>
        <w:t xml:space="preserve">ssa sequência </w:t>
      </w:r>
      <w:r>
        <w:rPr>
          <w:rFonts w:ascii="Arial" w:hAnsi="Arial" w:cs="Arial"/>
          <w:sz w:val="28"/>
          <w:szCs w:val="28"/>
          <w:highlight w:val="yellow"/>
          <w:rPrChange w:id="1471" w:author="Assessor GDSXSR" w:date="2026-10-29T00:11:37Z">
            <w:rPr>
              <w:rFonts w:ascii="Arial" w:hAnsi="Arial" w:cs="Arial"/>
              <w:sz w:val="28"/>
              <w:szCs w:val="28"/>
            </w:rPr>
          </w:rPrChange>
        </w:rPr>
        <w:t xml:space="preserve">de fatos</w:t>
      </w:r>
      <w:r>
        <w:rPr>
          <w:rFonts w:ascii="Arial" w:hAnsi="Arial" w:cs="Arial"/>
          <w:sz w:val="28"/>
          <w:szCs w:val="28"/>
          <w:highlight w:val="yellow"/>
          <w:rPrChange w:id="1472" w:author="Assessor GDSXSR" w:date="2026-10-29T00:11:37Z">
            <w:rPr>
              <w:rFonts w:ascii="Arial" w:hAnsi="Arial" w:cs="Arial"/>
              <w:sz w:val="28"/>
              <w:szCs w:val="28"/>
            </w:rPr>
          </w:rPrChange>
        </w:rPr>
        <w:t xml:space="preserve">, demonstrada documentalmente e não infirmada</w:t>
      </w:r>
      <w:r>
        <w:rPr>
          <w:rFonts w:ascii="Arial" w:hAnsi="Arial" w:cs="Arial"/>
          <w:sz w:val="28"/>
          <w:szCs w:val="28"/>
          <w:highlight w:val="yellow"/>
          <w:rPrChange w:id="1473" w:author="Assessor GDSXSR" w:date="2026-10-29T00:11:37Z">
            <w:rPr>
              <w:rFonts w:ascii="Arial" w:hAnsi="Arial" w:cs="Arial"/>
              <w:sz w:val="28"/>
              <w:szCs w:val="28"/>
            </w:rPr>
          </w:rPrChange>
        </w:rPr>
        <w:t xml:space="preserve"> </w:t>
      </w:r>
      <w:del w:id="1467" w:author="Assessor GDSXSR" w:date="2026-10-29T00:11:37Z">
        <w:r>
          <w:rPr>
            <w:rFonts w:ascii="Arial" w:hAnsi="Arial" w:cs="Arial"/>
            <w:sz w:val="28"/>
            <w:szCs w:val="28"/>
          </w:rPr>
          <w:delText xml:space="preserve">pela</w:delText>
        </w:r>
      </w:del>
      <w:ins w:id="1468" w:author="Assessor GDSXSR" w:date="2026-10-29T00:11:37Z">
        <w:r>
          <w:rPr>
            <w:rFonts w:ascii="Arial" w:hAnsi="Arial" w:cs="Arial"/>
            <w:color w:val="808080"/>
            <w:sz w:val="28"/>
            <w:szCs w:val="28"/>
            <w:highlight w:val="yellow"/>
            <w:rPrChange w:id="1474" w:author="Assessor GDSXSR" w:date="2026-10-29T00:11:37Z">
              <w:rPr>
                <w:rFonts w:ascii="Arial" w:hAnsi="Arial" w:cs="Arial"/>
                <w:color w:val="808080"/>
                <w:sz w:val="28"/>
                <w:szCs w:val="28"/>
              </w:rPr>
            </w:rPrChange>
          </w:rPr>
          <w:t xml:space="preserve">pelo</w:t>
        </w:r>
      </w:ins>
      <w:r>
        <w:rPr>
          <w:rFonts w:ascii="Arial" w:hAnsi="Arial" w:cs="Arial"/>
          <w:sz w:val="28"/>
          <w:szCs w:val="28"/>
          <w:highlight w:val="yellow"/>
          <w:rPrChange w:id="1475" w:author="Assessor GDSXSR" w:date="2026-10-29T00:11:37Z">
            <w:rPr>
              <w:rFonts w:ascii="Arial" w:hAnsi="Arial" w:cs="Arial"/>
              <w:sz w:val="28"/>
              <w:szCs w:val="28"/>
            </w:rPr>
          </w:rPrChange>
        </w:rPr>
        <w:t xml:space="preserve"> apelante</w:t>
      </w:r>
      <w:r>
        <w:rPr>
          <w:rFonts w:ascii="Arial" w:hAnsi="Arial" w:cs="Arial"/>
          <w:sz w:val="28"/>
          <w:szCs w:val="28"/>
          <w:highlight w:val="yellow"/>
          <w:rPrChange w:id="1476" w:author="Assessor GDSXSR" w:date="2026-10-29T00:11:37Z">
            <w:rPr>
              <w:rFonts w:ascii="Arial" w:hAnsi="Arial" w:cs="Arial"/>
              <w:sz w:val="28"/>
              <w:szCs w:val="28"/>
            </w:rPr>
          </w:rPrChange>
        </w:rPr>
        <w:t xml:space="preserve"> por prova em </w:t>
      </w:r>
      <w:r>
        <w:rPr>
          <w:rFonts w:ascii="Arial" w:hAnsi="Arial" w:cs="Arial"/>
          <w:sz w:val="28"/>
          <w:szCs w:val="28"/>
          <w:highlight w:val="yellow"/>
          <w:rPrChange w:id="1477" w:author="Assessor GDSXSR" w:date="2026-10-29T00:11:37Z">
            <w:rPr>
              <w:rFonts w:ascii="Arial" w:hAnsi="Arial" w:cs="Arial"/>
              <w:sz w:val="28"/>
              <w:szCs w:val="28"/>
            </w:rPr>
          </w:rPrChange>
        </w:rPr>
        <w:t xml:space="preserve">sentido contrário, afasta a premissa central da tese recursal de que teria havido alienação durante a vigência de restrição judicial.</w:t>
      </w:r>
    </w:p>
    <w:p w14:paraId="49962165" w14:textId="77777777" w:rsidR="005D4AC2" w:rsidRDefault="005D4AC2" w:rsidP="00506A7D">
      <w:pPr>
        <w:spacing w:after="0" w:line="360" w:lineRule="auto"/>
        <w:ind w:firstLine="2268"/>
        <w:jc w:val="both"/>
        <w:rPr>
          <w:rFonts w:ascii="Arial" w:hAnsi="Arial" w:cs="Arial"/>
          <w:sz w:val="28"/>
          <w:szCs w:val="28"/>
        </w:rPr>
      </w:pPr>
    </w:p>
    <w:p w14:paraId="044BDC6E" w14:textId="77777777" w:rsidR="003040EC" w:rsidRDefault="00B44B7A" w:rsidP="009B751E">
      <w:pPr>
        <w:spacing w:after="0" w:line="360" w:lineRule="auto"/>
        <w:ind w:firstLine="2268"/>
        <w:jc w:val="both"/>
        <w:rPr>
          <w:rFonts w:ascii="Arial" w:hAnsi="Arial" w:cs="Arial"/>
          <w:sz w:val="28"/>
          <w:szCs w:val="28"/>
        </w:rPr>
      </w:pPr>
      <w:r>
        <w:rPr>
          <w:rFonts w:ascii="Arial" w:hAnsi="Arial" w:cs="Arial"/>
          <w:sz w:val="28"/>
          <w:szCs w:val="28"/>
        </w:rPr>
        <w:t xml:space="preserve">Nessa</w:t>
      </w:r>
      <w:r>
        <w:rPr>
          <w:rFonts w:ascii="Arial" w:hAnsi="Arial" w:cs="Arial"/>
          <w:sz w:val="28"/>
          <w:szCs w:val="28"/>
        </w:rPr>
        <w:t xml:space="preserve"> ordem de ideias</w:t>
      </w:r>
      <w:r>
        <w:rPr>
          <w:rFonts w:ascii="Arial" w:hAnsi="Arial" w:cs="Arial"/>
          <w:sz w:val="28"/>
          <w:szCs w:val="28"/>
        </w:rPr>
        <w:t xml:space="preserve">, a manutenção da penhora exigiria prova </w:t>
      </w:r>
      <w:del w:id="1478" w:author="Assessor GDSXSR" w:date="2026-10-29T00:11:37Z">
        <w:r>
          <w:rPr>
            <w:rFonts w:ascii="Arial" w:hAnsi="Arial" w:cs="Arial"/>
            <w:sz w:val="28"/>
            <w:szCs w:val="28"/>
          </w:rPr>
          <w:delText xml:space="preserve">de</w:delText>
        </w:r>
      </w:del>
      <w:ins w:id="1479" w:author="Assessor GDSXSR" w:date="2026-10-29T00:11:37Z">
        <w:r>
          <w:rPr>
            <w:rFonts w:ascii="Arial" w:hAnsi="Arial" w:cs="Arial"/>
            <w:color w:val="808080"/>
            <w:sz w:val="28"/>
            <w:szCs w:val="28"/>
          </w:rPr>
          <w:t xml:space="preserve">da</w:t>
        </w:r>
      </w:ins>
      <w:r>
        <w:rPr>
          <w:rFonts w:ascii="Arial" w:hAnsi="Arial" w:cs="Arial"/>
          <w:sz w:val="28"/>
          <w:szCs w:val="28"/>
        </w:rPr>
        <w:t xml:space="preserve"> má-fé </w:t>
      </w:r>
      <w:del w:id="1480" w:author="Assessor GDSXSR" w:date="2026-10-29T00:11:37Z">
        <w:r>
          <w:rPr>
            <w:rFonts w:ascii="Arial" w:hAnsi="Arial" w:cs="Arial"/>
            <w:sz w:val="28"/>
            <w:szCs w:val="28"/>
          </w:rPr>
          <w:delText xml:space="preserve">do</w:delText>
        </w:r>
      </w:del>
      <w:ins w:id="1481" w:author="Assessor GDSXSR" w:date="2026-10-29T00:11:37Z">
        <w:commentRangeStart w:id="14"/>
        <w:r>
          <w:rPr>
            <w:rFonts w:ascii="Arial" w:hAnsi="Arial" w:cs="Arial"/>
            <w:color w:val="808080"/>
            <w:sz w:val="28"/>
            <w:szCs w:val="28"/>
          </w:rPr>
          <w:t xml:space="preserve">da</w:t>
        </w:r>
      </w:ins>
      <w:r>
        <w:rPr>
          <w:rFonts w:ascii="Arial" w:hAnsi="Arial" w:cs="Arial"/>
          <w:sz w:val="28"/>
          <w:szCs w:val="28"/>
        </w:rPr>
        <w:t xml:space="preserve"> </w:t>
      </w:r>
      <w:del w:id="1482" w:author="Assessor GDSXSR" w:date="2026-10-29T00:11:37Z">
        <w:r>
          <w:rPr>
            <w:rFonts w:ascii="Arial" w:hAnsi="Arial" w:cs="Arial"/>
            <w:sz w:val="28"/>
            <w:szCs w:val="28"/>
          </w:rPr>
          <w:delText xml:space="preserve">apelante</w:delText>
        </w:r>
      </w:del>
      <w:ins w:id="1483" w:author="Assessor GDSXSR" w:date="2026-10-29T00:11:37Z">
        <w:r>
          <w:rPr>
            <w:rFonts w:ascii="Arial" w:hAnsi="Arial" w:cs="Arial"/>
            <w:color w:val="808080"/>
            <w:sz w:val="28"/>
            <w:szCs w:val="28"/>
          </w:rPr>
          <w:t xml:space="preserve">apelada</w:t>
        </w:r>
      </w:ins>
      <w:r>
        <w:rPr>
          <w:rFonts w:ascii="Arial" w:hAnsi="Arial" w:cs="Arial"/>
          <w:sz w:val="28"/>
          <w:szCs w:val="28"/>
        </w:rPr>
        <w:t xml:space="preserve"> </w:t>
      </w:r>
      <w:del w:id="1484" w:author="Assessor GDSXSR" w:date="2026-10-29T00:11:37Z">
        <w:r>
          <w:rPr>
            <w:rFonts w:ascii="Arial" w:hAnsi="Arial" w:cs="Arial"/>
            <w:sz w:val="28"/>
            <w:szCs w:val="28"/>
          </w:rPr>
          <w:delText xml:space="preserve">no</w:delText>
        </w:r>
      </w:del>
      <w:ins w:id="1485" w:author="Assessor GDSXSR" w:date="2026-10-29T00:11:37Z">
        <w:r>
          <w:rPr>
            <w:rFonts w:ascii="Arial" w:hAnsi="Arial" w:cs="Arial"/>
            <w:color w:val="808080"/>
            <w:sz w:val="28"/>
            <w:szCs w:val="28"/>
          </w:rPr>
          <w:t xml:space="preserve">ao</w:t>
        </w:r>
      </w:ins>
      <w:r>
        <w:rPr>
          <w:rFonts w:ascii="Arial" w:hAnsi="Arial" w:cs="Arial"/>
          <w:sz w:val="28"/>
          <w:szCs w:val="28"/>
        </w:rPr>
        <w:t xml:space="preserve"> </w:t>
      </w:r>
      <w:del w:id="1486" w:author="Assessor GDSXSR" w:date="2026-10-29T00:11:37Z">
        <w:r>
          <w:rPr>
            <w:rFonts w:ascii="Arial" w:hAnsi="Arial" w:cs="Arial"/>
            <w:sz w:val="28"/>
            <w:szCs w:val="28"/>
          </w:rPr>
          <w:delText xml:space="preserve">momento</w:delText>
        </w:r>
      </w:del>
      <w:ins w:id="1487" w:author="Assessor GDSXSR" w:date="2026-10-29T00:11:37Z">
        <w:r>
          <w:rPr>
            <w:rFonts w:ascii="Arial" w:hAnsi="Arial" w:cs="Arial"/>
            <w:color w:val="808080"/>
            <w:sz w:val="28"/>
            <w:szCs w:val="28"/>
          </w:rPr>
          <w:t xml:space="preserve">adquirir</w:t>
        </w:r>
      </w:ins>
      <w:r>
        <w:rPr>
          <w:rFonts w:ascii="Arial" w:hAnsi="Arial" w:cs="Arial"/>
          <w:sz w:val="28"/>
          <w:szCs w:val="28"/>
        </w:rPr>
        <w:t xml:space="preserve"> </w:t>
      </w:r>
      <w:del w:id="1488" w:author="Assessor GDSXSR" w:date="2026-10-29T00:11:37Z">
        <w:r>
          <w:rPr>
            <w:rFonts w:ascii="Arial" w:hAnsi="Arial" w:cs="Arial"/>
            <w:sz w:val="28"/>
            <w:szCs w:val="28"/>
          </w:rPr>
          <w:delText xml:space="preserve">em</w:delText>
        </w:r>
      </w:del>
      <w:ins w:id="1489" w:author="Assessor GDSXSR" w:date="2026-10-29T00:11:37Z">
        <w:r>
          <w:rPr>
            <w:rFonts w:ascii="Arial" w:hAnsi="Arial" w:cs="Arial"/>
            <w:color w:val="808080"/>
            <w:sz w:val="28"/>
            <w:szCs w:val="28"/>
          </w:rPr>
          <w:t xml:space="preserve">os</w:t>
        </w:r>
      </w:ins>
      <w:r>
        <w:rPr>
          <w:rFonts w:ascii="Arial" w:hAnsi="Arial" w:cs="Arial"/>
          <w:sz w:val="28"/>
          <w:szCs w:val="28"/>
        </w:rPr>
        <w:t xml:space="preserve"> </w:t>
      </w:r>
      <w:del w:id="1490" w:author="Assessor GDSXSR" w:date="2026-10-29T00:11:37Z">
        <w:r>
          <w:rPr>
            <w:rFonts w:ascii="Arial" w:hAnsi="Arial" w:cs="Arial"/>
            <w:sz w:val="28"/>
            <w:szCs w:val="28"/>
          </w:rPr>
          <w:delText xml:space="preserve">que adquiriu o veículo</w:delText>
        </w:r>
      </w:del>
      <w:ins w:id="1491" w:author="Assessor GDSXSR" w:date="2026-10-29T00:11:37Z">
        <w:r>
          <w:rPr>
            <w:rFonts w:ascii="Arial" w:hAnsi="Arial" w:cs="Arial"/>
            <w:color w:val="808080"/>
            <w:sz w:val="28"/>
            <w:szCs w:val="28"/>
          </w:rPr>
          <w:t xml:space="preserve">veículos</w:t>
        </w:r>
      </w:ins>
      <w:r>
        <w:rPr>
          <w:rFonts w:ascii="Arial" w:hAnsi="Arial" w:cs="Arial"/>
          <w:sz w:val="28"/>
          <w:szCs w:val="28"/>
        </w:rPr>
        <w:t xml:space="preserve">, ônus do qual o </w:t>
      </w:r>
      <w:del w:id="1492" w:author="Assessor GDSXSR" w:date="2026-10-29T00:11:37Z">
        <w:r>
          <w:rPr>
            <w:rFonts w:ascii="Arial" w:hAnsi="Arial" w:cs="Arial"/>
            <w:sz w:val="28"/>
            <w:szCs w:val="28"/>
          </w:rPr>
          <w:delText xml:space="preserve">apelado</w:delText>
        </w:r>
      </w:del>
      <w:ins w:id="1493" w:author="Assessor GDSXSR" w:date="2026-10-29T00:11:37Z">
        <w:r>
          <w:rPr>
            <w:rFonts w:ascii="Arial" w:hAnsi="Arial" w:cs="Arial"/>
            <w:color w:val="808080"/>
            <w:sz w:val="28"/>
            <w:szCs w:val="28"/>
          </w:rPr>
          <w:t xml:space="preserve">apelante</w:t>
        </w:r>
      </w:ins>
      <w:r>
        <w:rPr>
          <w:rFonts w:ascii="Arial" w:hAnsi="Arial" w:cs="Arial"/>
          <w:sz w:val="28"/>
          <w:szCs w:val="28"/>
        </w:rPr>
        <w:t xml:space="preserve"> não se desincumbiu</w:t>
      </w:r>
      <w:commentRangeEnd w:id="14"/>
      <w:r>
        <w:rPr>
          <w:rStyle w:val="CommentReference"/>
        </w:rPr>
        <w:commentReference w:id="14"/>
      </w:r>
      <w:r>
        <w:rPr>
          <w:rFonts w:ascii="Arial" w:hAnsi="Arial" w:cs="Arial"/>
          <w:sz w:val="28"/>
          <w:szCs w:val="28"/>
        </w:rPr>
        <w:t xml:space="preserve">, conforme o Enunciado nº 375 da Súmula do STJ</w:t>
      </w:r>
      <w:del w:id="1494" w:author="Assessor GDSXSR" w:date="2026-10-29T00:11:37Z">
        <w:r>
          <w:rPr>
            <w:rFonts w:ascii="Arial" w:hAnsi="Arial" w:cs="Arial"/>
            <w:sz w:val="28"/>
            <w:szCs w:val="28"/>
          </w:rPr>
          <w:delText xml:space="preserve">, que assim </w:delText>
        </w:r>
        <w:r>
          <w:rPr>
            <w:rFonts w:ascii="Arial" w:hAnsi="Arial" w:cs="Arial"/>
            <w:sz w:val="28"/>
            <w:szCs w:val="28"/>
          </w:rPr>
          <w:delText xml:space="preserve">destaca</w:delText>
        </w:r>
      </w:del>
      <w:r>
        <w:rPr>
          <w:rFonts w:ascii="Arial" w:hAnsi="Arial" w:cs="Arial"/>
          <w:sz w:val="28"/>
          <w:szCs w:val="28"/>
        </w:rPr>
        <w:t xml:space="preserve">:</w:t>
      </w:r>
      <w:del w:id="1495" w:author="Assessor GDSXSR" w:date="2026-10-29T00:11:37Z">
        <w:r>
          <w:rPr>
            <w:rFonts w:ascii="Arial" w:hAnsi="Arial" w:cs="Arial"/>
            <w:sz w:val="28"/>
            <w:szCs w:val="28"/>
          </w:rPr>
          <w:delText xml:space="preserve"> </w:delText>
        </w:r>
      </w:del>
    </w:p>
    <w:p w14:paraId="4F0C4517" w14:textId="77777777" w:rsidR="003040EC" w:rsidRDefault="003040EC" w:rsidP="009B751E">
      <w:pPr>
        <w:spacing w:after="0" w:line="360" w:lineRule="auto"/>
        <w:ind w:firstLine="2268"/>
        <w:jc w:val="both"/>
        <w:rPr>
          <w:rFonts w:ascii="Arial" w:hAnsi="Arial" w:cs="Arial"/>
          <w:sz w:val="28"/>
          <w:szCs w:val="28"/>
        </w:rPr>
      </w:pPr>
    </w:p>
    <w:p w14:paraId="700CB2EE" w14:textId="239D198C" w:rsidR="00434C17" w:rsidRPr="003040EC" w:rsidRDefault="009B751E" w:rsidP="003040EC">
      <w:pPr>
        <w:spacing w:after="0" w:line="360" w:lineRule="auto"/>
        <w:ind w:left="2268"/>
        <w:jc w:val="both"/>
        <w:rPr>
          <w:rFonts w:ascii="Arial" w:hAnsi="Arial" w:cs="Arial"/>
          <w:sz w:val="26"/>
          <w:szCs w:val="26"/>
        </w:rPr>
      </w:pPr>
      <w:r w:rsidRPr="003040EC">
        <w:rPr>
          <w:rFonts w:ascii="Arial" w:hAnsi="Arial" w:cs="Arial"/>
          <w:sz w:val="26"/>
          <w:szCs w:val="26"/>
        </w:rPr>
        <w:t>“</w:t>
      </w:r>
      <w:r w:rsidRPr="003040EC">
        <w:rPr>
          <w:rFonts w:ascii="Arial" w:hAnsi="Arial" w:cs="Arial"/>
          <w:i/>
          <w:iCs/>
          <w:sz w:val="26"/>
          <w:szCs w:val="26"/>
        </w:rPr>
        <w:t>O reconhecimento da fraude à execução depende do registro da penhora do bem alienado ou da prova de má-fé do terceiro adquirente</w:t>
      </w:r>
      <w:r w:rsidR="00890F1C">
        <w:rPr>
          <w:rFonts w:ascii="Arial" w:hAnsi="Arial" w:cs="Arial"/>
          <w:i/>
          <w:iCs/>
          <w:sz w:val="26"/>
          <w:szCs w:val="26"/>
        </w:rPr>
        <w:t>.</w:t>
      </w:r>
      <w:r w:rsidRPr="003040EC">
        <w:rPr>
          <w:rFonts w:ascii="Arial" w:hAnsi="Arial" w:cs="Arial"/>
          <w:sz w:val="26"/>
          <w:szCs w:val="26"/>
        </w:rPr>
        <w:t>”</w:t>
      </w:r>
    </w:p>
    <w:p w14:paraId="21D12B7C" w14:textId="2214D8AF" w:rsidR="00606753" w:rsidRDefault="00606753" w:rsidP="00506A7D">
      <w:pPr>
        <w:spacing w:after="0" w:line="360" w:lineRule="auto"/>
        <w:ind w:firstLine="2268"/>
        <w:jc w:val="both"/>
        <w:rPr>
          <w:rFonts w:ascii="Arial" w:hAnsi="Arial" w:cs="Arial"/>
          <w:sz w:val="28"/>
          <w:szCs w:val="28"/>
        </w:rPr>
      </w:pPr>
    </w:p>
    <w:p w14:paraId="4C53D1A0" w14:textId="5477D18D" w:rsidR="0031312A" w:rsidRDefault="0009291A" w:rsidP="00506A7D">
      <w:pPr>
        <w:spacing w:after="0" w:line="360" w:lineRule="auto"/>
        <w:ind w:firstLine="2268"/>
        <w:jc w:val="both"/>
        <w:rPr>
          <w:rFonts w:ascii="Arial" w:hAnsi="Arial" w:cs="Arial"/>
          <w:sz w:val="28"/>
          <w:szCs w:val="28"/>
        </w:rPr>
      </w:pPr>
      <w:del w:id="1496" w:author="Assessor GDSXSR" w:date="2026-10-29T00:11:37Z">
        <w:r>
          <w:rPr>
            <w:rFonts w:ascii="Arial" w:hAnsi="Arial" w:cs="Arial"/>
            <w:sz w:val="28"/>
            <w:szCs w:val="28"/>
          </w:rPr>
          <w:delText xml:space="preserve">Na</w:delText>
        </w:r>
      </w:del>
      <w:ins w:id="1497" w:author="Assessor GDSXSR" w:date="2026-10-29T00:11:37Z">
        <w:r>
          <w:rPr>
            <w:rFonts w:ascii="Arial" w:hAnsi="Arial" w:cs="Arial"/>
            <w:color w:val="808080"/>
            <w:sz w:val="28"/>
            <w:szCs w:val="28"/>
          </w:rPr>
          <w:t xml:space="preserve">Para</w:t>
        </w:r>
      </w:ins>
      <w:r>
        <w:rPr>
          <w:rFonts w:ascii="Arial" w:hAnsi="Arial" w:cs="Arial"/>
          <w:sz w:val="28"/>
          <w:szCs w:val="28"/>
        </w:rPr>
        <w:t xml:space="preserve"> </w:t>
      </w:r>
      <w:del w:id="1498" w:author="Assessor GDSXSR" w:date="2026-10-29T00:11:37Z">
        <w:r>
          <w:rPr>
            <w:rFonts w:ascii="Arial" w:hAnsi="Arial" w:cs="Arial"/>
            <w:sz w:val="28"/>
            <w:szCs w:val="28"/>
          </w:rPr>
          <w:delText xml:space="preserve">tentativa de </w:delText>
        </w:r>
        <w:r>
          <w:rPr>
            <w:rFonts w:ascii="Arial" w:hAnsi="Arial" w:cs="Arial"/>
            <w:sz w:val="28"/>
            <w:szCs w:val="28"/>
          </w:rPr>
          <w:delText xml:space="preserve">comprovar</w:delText>
        </w:r>
      </w:del>
      <w:ins w:id="1499" w:author="Assessor GDSXSR" w:date="2026-10-29T00:11:37Z">
        <w:r>
          <w:rPr>
            <w:rFonts w:ascii="Arial" w:hAnsi="Arial" w:cs="Arial"/>
            <w:color w:val="808080"/>
            <w:sz w:val="28"/>
            <w:szCs w:val="28"/>
          </w:rPr>
          <w:t xml:space="preserve">demonstrar</w:t>
        </w:r>
      </w:ins>
      <w:r>
        <w:rPr>
          <w:rFonts w:ascii="Arial" w:hAnsi="Arial" w:cs="Arial"/>
          <w:sz w:val="28"/>
          <w:szCs w:val="28"/>
        </w:rPr>
        <w:t xml:space="preserve"> a má-fé </w:t>
      </w:r>
      <w:del w:id="1500" w:author="Assessor GDSXSR" w:date="2026-10-29T00:11:37Z">
        <w:r>
          <w:rPr>
            <w:rFonts w:ascii="Arial" w:hAnsi="Arial" w:cs="Arial"/>
            <w:sz w:val="28"/>
            <w:szCs w:val="28"/>
          </w:rPr>
          <w:delText xml:space="preserve">do terceiro</w:delText>
        </w:r>
      </w:del>
      <w:ins w:id="1501" w:author="Assessor GDSXSR" w:date="2026-10-29T00:11:37Z">
        <w:r>
          <w:rPr>
            <w:rFonts w:ascii="Arial" w:hAnsi="Arial" w:cs="Arial"/>
            <w:color w:val="808080"/>
            <w:sz w:val="28"/>
            <w:szCs w:val="28"/>
          </w:rPr>
          <w:t xml:space="preserve">da</w:t>
        </w:r>
      </w:ins>
      <w:r>
        <w:rPr>
          <w:rFonts w:ascii="Arial" w:hAnsi="Arial" w:cs="Arial"/>
          <w:sz w:val="28"/>
          <w:szCs w:val="28"/>
        </w:rPr>
        <w:t xml:space="preserve"> adquirente</w:t>
      </w:r>
      <w:del w:id="1502" w:author="Assessor GDSXSR" w:date="2026-10-29T00:11:37Z">
        <w:r>
          <w:rPr>
            <w:rFonts w:ascii="Arial" w:hAnsi="Arial" w:cs="Arial"/>
            <w:sz w:val="28"/>
            <w:szCs w:val="28"/>
          </w:rPr>
          <w:delText xml:space="preserve"> apelado</w:delText>
        </w:r>
      </w:del>
      <w:r>
        <w:rPr>
          <w:rFonts w:ascii="Arial" w:hAnsi="Arial" w:cs="Arial"/>
          <w:sz w:val="28"/>
          <w:szCs w:val="28"/>
        </w:rPr>
        <w:t xml:space="preserve">, o apelante </w:t>
      </w:r>
      <w:del w:id="1503" w:author="Assessor GDSXSR" w:date="2026-10-29T00:11:37Z">
        <w:r>
          <w:rPr>
            <w:rFonts w:ascii="Arial" w:hAnsi="Arial" w:cs="Arial"/>
            <w:sz w:val="28"/>
            <w:szCs w:val="28"/>
          </w:rPr>
          <w:delText xml:space="preserve">aduz</w:delText>
        </w:r>
      </w:del>
      <w:ins w:id="1504" w:author="Assessor GDSXSR" w:date="2026-10-29T00:11:37Z">
        <w:r>
          <w:rPr>
            <w:rFonts w:ascii="Arial" w:hAnsi="Arial" w:cs="Arial"/>
            <w:color w:val="808080"/>
            <w:sz w:val="28"/>
            <w:szCs w:val="28"/>
          </w:rPr>
          <w:t xml:space="preserve">alega</w:t>
        </w:r>
      </w:ins>
      <w:r>
        <w:rPr>
          <w:rFonts w:ascii="Arial" w:hAnsi="Arial" w:cs="Arial"/>
          <w:sz w:val="28"/>
          <w:szCs w:val="28"/>
        </w:rPr>
        <w:t xml:space="preserve"> que </w:t>
      </w:r>
      <w:del w:id="1505" w:author="Assessor GDSXSR" w:date="2026-10-29T00:11:37Z">
        <w:r>
          <w:rPr>
            <w:rFonts w:ascii="Arial" w:hAnsi="Arial" w:cs="Arial"/>
            <w:sz w:val="28"/>
            <w:szCs w:val="28"/>
          </w:rPr>
          <w:delText xml:space="preserve">aquele</w:delText>
        </w:r>
      </w:del>
      <w:ins w:id="1506" w:author="Assessor GDSXSR" w:date="2026-10-29T00:11:37Z">
        <w:r>
          <w:rPr>
            <w:rFonts w:ascii="Arial" w:hAnsi="Arial" w:cs="Arial"/>
            <w:color w:val="808080"/>
            <w:sz w:val="28"/>
            <w:szCs w:val="28"/>
          </w:rPr>
          <w:t xml:space="preserve">ela</w:t>
        </w:r>
      </w:ins>
      <w:r>
        <w:rPr>
          <w:rFonts w:ascii="Arial" w:hAnsi="Arial" w:cs="Arial"/>
          <w:sz w:val="28"/>
          <w:szCs w:val="28"/>
        </w:rPr>
        <w:t xml:space="preserve"> permaneceu vários anos sem </w:t>
      </w:r>
      <w:del w:id="1507" w:author="Assessor GDSXSR" w:date="2026-10-29T00:11:37Z">
        <w:r>
          <w:rPr>
            <w:rFonts w:ascii="Arial" w:hAnsi="Arial" w:cs="Arial"/>
            <w:sz w:val="28"/>
            <w:szCs w:val="28"/>
          </w:rPr>
          <w:delText xml:space="preserve">regularizar</w:delText>
        </w:r>
      </w:del>
      <w:ins w:id="1508" w:author="Assessor GDSXSR" w:date="2026-10-29T00:11:37Z">
        <w:r>
          <w:rPr>
            <w:rFonts w:ascii="Arial" w:hAnsi="Arial" w:cs="Arial"/>
            <w:color w:val="808080"/>
            <w:sz w:val="28"/>
            <w:szCs w:val="28"/>
          </w:rPr>
          <w:t xml:space="preserve">transferir</w:t>
        </w:r>
      </w:ins>
      <w:r>
        <w:rPr>
          <w:rFonts w:ascii="Arial" w:hAnsi="Arial" w:cs="Arial"/>
          <w:sz w:val="28"/>
          <w:szCs w:val="28"/>
        </w:rPr>
        <w:t xml:space="preserve"> </w:t>
      </w:r>
      <w:del w:id="1509" w:author="Assessor GDSXSR" w:date="2026-10-29T00:11:37Z">
        <w:r>
          <w:rPr>
            <w:rFonts w:ascii="Arial" w:hAnsi="Arial" w:cs="Arial"/>
            <w:sz w:val="28"/>
            <w:szCs w:val="28"/>
          </w:rPr>
          <w:delText xml:space="preserve">a</w:delText>
        </w:r>
      </w:del>
      <w:ins w:id="1510" w:author="Assessor GDSXSR" w:date="2026-10-29T00:11:37Z">
        <w:r>
          <w:rPr>
            <w:rFonts w:ascii="Arial" w:hAnsi="Arial" w:cs="Arial"/>
            <w:color w:val="808080"/>
            <w:sz w:val="28"/>
            <w:szCs w:val="28"/>
          </w:rPr>
          <w:t xml:space="preserve">os</w:t>
        </w:r>
      </w:ins>
      <w:r>
        <w:rPr>
          <w:rFonts w:ascii="Arial" w:hAnsi="Arial" w:cs="Arial"/>
          <w:sz w:val="28"/>
          <w:szCs w:val="28"/>
        </w:rPr>
        <w:t xml:space="preserve"> </w:t>
      </w:r>
      <w:del w:id="1511" w:author="Assessor GDSXSR" w:date="2026-10-29T00:11:37Z">
        <w:r>
          <w:rPr>
            <w:rFonts w:ascii="Arial" w:hAnsi="Arial" w:cs="Arial"/>
            <w:sz w:val="28"/>
            <w:szCs w:val="28"/>
          </w:rPr>
          <w:delText xml:space="preserve">situação</w:delText>
        </w:r>
      </w:del>
      <w:ins w:id="1512" w:author="Assessor GDSXSR" w:date="2026-10-29T00:11:37Z">
        <w:r>
          <w:rPr>
            <w:rFonts w:ascii="Arial" w:hAnsi="Arial" w:cs="Arial"/>
            <w:color w:val="808080"/>
            <w:sz w:val="28"/>
            <w:szCs w:val="28"/>
          </w:rPr>
          <w:t xml:space="preserve">veículos</w:t>
        </w:r>
      </w:ins>
      <w:r>
        <w:rPr>
          <w:rFonts w:ascii="Arial" w:hAnsi="Arial" w:cs="Arial"/>
          <w:sz w:val="28"/>
          <w:szCs w:val="28"/>
        </w:rPr>
        <w:t xml:space="preserve"> </w:t>
      </w:r>
      <w:del w:id="1513" w:author="Assessor GDSXSR" w:date="2026-10-29T00:11:37Z">
        <w:r>
          <w:rPr>
            <w:rFonts w:ascii="Arial" w:hAnsi="Arial" w:cs="Arial"/>
            <w:sz w:val="28"/>
            <w:szCs w:val="28"/>
          </w:rPr>
          <w:delText xml:space="preserve">do</w:delText>
        </w:r>
      </w:del>
      <w:ins w:id="1514" w:author="Assessor GDSXSR" w:date="2026-10-29T00:11:37Z">
        <w:r>
          <w:rPr>
            <w:rFonts w:ascii="Arial" w:hAnsi="Arial" w:cs="Arial"/>
            <w:color w:val="808080"/>
            <w:sz w:val="28"/>
            <w:szCs w:val="28"/>
          </w:rPr>
          <w:t xml:space="preserve">para</w:t>
        </w:r>
      </w:ins>
      <w:r>
        <w:rPr>
          <w:rFonts w:ascii="Arial" w:hAnsi="Arial" w:cs="Arial"/>
          <w:sz w:val="28"/>
          <w:szCs w:val="28"/>
        </w:rPr>
        <w:t xml:space="preserve"> </w:t>
      </w:r>
      <w:del w:id="1515" w:author="Assessor GDSXSR" w:date="2026-10-29T00:11:37Z">
        <w:r>
          <w:rPr>
            <w:rFonts w:ascii="Arial" w:hAnsi="Arial" w:cs="Arial"/>
            <w:sz w:val="28"/>
            <w:szCs w:val="28"/>
          </w:rPr>
          <w:delText xml:space="preserve">veículo</w:delText>
        </w:r>
      </w:del>
      <w:ins w:id="1516" w:author="Assessor GDSXSR" w:date="2026-10-29T00:11:37Z">
        <w:r>
          <w:rPr>
            <w:rFonts w:ascii="Arial" w:hAnsi="Arial" w:cs="Arial"/>
            <w:color w:val="808080"/>
            <w:sz w:val="28"/>
            <w:szCs w:val="28"/>
          </w:rPr>
          <w:t xml:space="preserve">o seu nome</w:t>
        </w:r>
      </w:ins>
      <w:r>
        <w:rPr>
          <w:rFonts w:ascii="Arial" w:hAnsi="Arial" w:cs="Arial"/>
          <w:sz w:val="28"/>
          <w:szCs w:val="28"/>
        </w:rPr>
        <w:t xml:space="preserve"> perante </w:t>
      </w:r>
      <w:del w:id="1517" w:author="Assessor GDSXSR" w:date="2026-10-29T00:11:37Z">
        <w:r>
          <w:rPr>
            <w:rFonts w:ascii="Arial" w:hAnsi="Arial" w:cs="Arial"/>
            <w:sz w:val="28"/>
            <w:szCs w:val="28"/>
          </w:rPr>
          <w:delText xml:space="preserve">os</w:delText>
        </w:r>
      </w:del>
      <w:ins w:id="1518" w:author="Assessor GDSXSR" w:date="2026-10-29T00:11:37Z">
        <w:r>
          <w:rPr>
            <w:rFonts w:ascii="Arial" w:hAnsi="Arial" w:cs="Arial"/>
            <w:color w:val="808080"/>
            <w:sz w:val="28"/>
            <w:szCs w:val="28"/>
          </w:rPr>
          <w:t xml:space="preserve">o</w:t>
        </w:r>
      </w:ins>
      <w:r>
        <w:rPr>
          <w:rFonts w:ascii="Arial" w:hAnsi="Arial" w:cs="Arial"/>
          <w:sz w:val="28"/>
          <w:szCs w:val="28"/>
        </w:rPr>
        <w:t xml:space="preserve"> </w:t>
      </w:r>
      <w:del w:id="1519" w:author="Assessor GDSXSR" w:date="2026-10-29T00:11:37Z">
        <w:r>
          <w:rPr>
            <w:rFonts w:ascii="Arial" w:hAnsi="Arial" w:cs="Arial"/>
            <w:sz w:val="28"/>
            <w:szCs w:val="28"/>
          </w:rPr>
          <w:delText xml:space="preserve">órgãos </w:delText>
        </w:r>
        <w:r>
          <w:rPr>
            <w:rFonts w:ascii="Arial" w:hAnsi="Arial" w:cs="Arial"/>
            <w:sz w:val="28"/>
            <w:szCs w:val="28"/>
          </w:rPr>
          <w:delText xml:space="preserve">brasileiros</w:delText>
        </w:r>
      </w:del>
      <w:ins w:id="1520" w:author="Assessor GDSXSR" w:date="2026-10-29T00:11:37Z">
        <w:r>
          <w:rPr>
            <w:rFonts w:ascii="Arial" w:hAnsi="Arial" w:cs="Arial"/>
            <w:color w:val="808080"/>
            <w:sz w:val="28"/>
            <w:szCs w:val="28"/>
          </w:rPr>
          <w:t xml:space="preserve">órgão</w:t>
        </w:r>
      </w:ins>
      <w:r>
        <w:rPr>
          <w:rFonts w:ascii="Arial" w:hAnsi="Arial" w:cs="Arial"/>
          <w:sz w:val="28"/>
          <w:szCs w:val="28"/>
        </w:rPr>
        <w:t xml:space="preserve"> </w:t>
      </w:r>
      <w:r>
        <w:rPr>
          <w:rFonts w:ascii="Arial" w:hAnsi="Arial" w:cs="Arial"/>
          <w:sz w:val="28"/>
          <w:szCs w:val="28"/>
        </w:rPr>
        <w:t xml:space="preserve">de trânsito</w:t>
      </w:r>
      <w:del w:id="1521" w:author="Assessor GDSXSR" w:date="2026-10-29T00:11:37Z">
        <w:r>
          <w:rPr>
            <w:rFonts w:ascii="Arial" w:hAnsi="Arial" w:cs="Arial"/>
            <w:sz w:val="28"/>
            <w:szCs w:val="28"/>
          </w:rPr>
          <w:delText xml:space="preserve"> </w:delText>
        </w:r>
        <w:r>
          <w:rPr>
            <w:rFonts w:ascii="Arial" w:hAnsi="Arial" w:cs="Arial"/>
            <w:sz w:val="28"/>
            <w:szCs w:val="28"/>
          </w:rPr>
          <w:delText xml:space="preserve">e transferi-lo para seu nome, mesmo após a alienação</w:delText>
        </w:r>
      </w:del>
      <w:r>
        <w:rPr>
          <w:rFonts w:ascii="Arial" w:hAnsi="Arial" w:cs="Arial"/>
          <w:sz w:val="28"/>
          <w:szCs w:val="28"/>
        </w:rPr>
        <w:t xml:space="preserve">.</w:t>
      </w:r>
    </w:p>
    <w:p w14:paraId="5BF04D87" w14:textId="77777777" w:rsidR="00663E10" w:rsidRDefault="00663E10" w:rsidP="00506A7D">
      <w:pPr>
        <w:spacing w:after="0" w:line="360" w:lineRule="auto"/>
        <w:ind w:firstLine="2268"/>
        <w:jc w:val="both"/>
        <w:rPr>
          <w:rFonts w:ascii="Arial" w:hAnsi="Arial" w:cs="Arial"/>
          <w:sz w:val="28"/>
          <w:szCs w:val="28"/>
        </w:rPr>
      </w:pPr>
    </w:p>
    <w:p>
      <w:pPr>
        <w:spacing w:after="0" w:line="360" w:lineRule="auto"/>
        <w:ind w:firstLine="2268"/>
        <w:jc w:val="both"/>
        <w:rPr>
          <w:ins w:id="1549" w:author="Assessor GDSXSR" w:date="2026-10-29T00:11:37Z"/>
        </w:rPr>
      </w:pPr>
      <w:del w:id="1522" w:author="Assessor GDSXSR" w:date="2026-10-29T00:11:37Z">
        <w:r>
          <w:rPr>
            <w:rFonts w:ascii="Arial" w:hAnsi="Arial" w:cs="Arial"/>
            <w:sz w:val="28"/>
            <w:szCs w:val="28"/>
          </w:rPr>
          <w:delText xml:space="preserve">Entretanto, com a devida vênia,</w:delText>
        </w:r>
        <w:r>
          <w:rPr>
            <w:rFonts w:ascii="Arial" w:hAnsi="Arial" w:cs="Arial"/>
            <w:sz w:val="28"/>
            <w:szCs w:val="28"/>
          </w:rPr>
          <w:delText xml:space="preserve"> tal</w:delText>
        </w:r>
      </w:del>
      <w:ins w:id="1523" w:author="Assessor GDSXSR" w:date="2026-10-29T00:11:37Z">
        <w:r>
          <w:rPr>
            <w:rFonts w:ascii="Arial" w:hAnsi="Arial" w:cs="Arial"/>
            <w:color w:val="808080"/>
            <w:sz w:val="28"/>
            <w:szCs w:val="28"/>
          </w:rPr>
          <w:t xml:space="preserve">A</w:t>
        </w:r>
      </w:ins>
      <w:r>
        <w:rPr>
          <w:rFonts w:ascii="Arial" w:hAnsi="Arial" w:cs="Arial"/>
          <w:sz w:val="28"/>
          <w:szCs w:val="28"/>
        </w:rPr>
        <w:t xml:space="preserve"> alegação não </w:t>
      </w:r>
      <w:del w:id="1524" w:author="Assessor GDSXSR" w:date="2026-10-29T00:11:37Z">
        <w:r>
          <w:rPr>
            <w:rFonts w:ascii="Arial" w:hAnsi="Arial" w:cs="Arial"/>
            <w:sz w:val="28"/>
            <w:szCs w:val="28"/>
          </w:rPr>
          <w:delText xml:space="preserve">merece</w:delText>
        </w:r>
      </w:del>
      <w:ins w:id="1525" w:author="Assessor GDSXSR" w:date="2026-10-29T00:11:37Z">
        <w:r>
          <w:rPr>
            <w:rFonts w:ascii="Arial" w:hAnsi="Arial" w:cs="Arial"/>
            <w:color w:val="808080"/>
            <w:sz w:val="28"/>
            <w:szCs w:val="28"/>
          </w:rPr>
          <w:t xml:space="preserve">prospera,</w:t>
        </w:r>
      </w:ins>
      <w:r>
        <w:rPr>
          <w:rFonts w:ascii="Arial" w:hAnsi="Arial" w:cs="Arial"/>
          <w:sz w:val="28"/>
          <w:szCs w:val="28"/>
        </w:rPr>
        <w:t xml:space="preserve"> </w:t>
      </w:r>
      <w:del w:id="1526" w:author="Assessor GDSXSR" w:date="2026-10-29T00:11:37Z">
        <w:r>
          <w:rPr>
            <w:rFonts w:ascii="Arial" w:hAnsi="Arial" w:cs="Arial"/>
            <w:sz w:val="28"/>
            <w:szCs w:val="28"/>
          </w:rPr>
          <w:delText xml:space="preserve">prosperar</w:delText>
        </w:r>
        <w:r>
          <w:rPr>
            <w:rFonts w:ascii="Arial" w:hAnsi="Arial" w:cs="Arial"/>
            <w:sz w:val="28"/>
            <w:szCs w:val="28"/>
          </w:rPr>
          <w:delText xml:space="preserve">.</w:delText>
        </w:r>
        <w:r>
          <w:rPr>
            <w:rFonts w:ascii="Arial" w:hAnsi="Arial" w:cs="Arial"/>
            <w:sz w:val="28"/>
            <w:szCs w:val="28"/>
          </w:rPr>
          <w:delText xml:space="preserve"> </w:delText>
        </w:r>
        <w:r>
          <w:rPr>
            <w:rFonts w:ascii="Arial" w:hAnsi="Arial" w:cs="Arial"/>
            <w:sz w:val="28"/>
            <w:szCs w:val="28"/>
          </w:rPr>
          <w:delText xml:space="preserve">I</w:delText>
        </w:r>
        <w:r>
          <w:rPr>
            <w:rFonts w:ascii="Arial" w:hAnsi="Arial" w:cs="Arial"/>
            <w:sz w:val="28"/>
            <w:szCs w:val="28"/>
          </w:rPr>
          <w:delText xml:space="preserve">sso porque</w:delText>
        </w:r>
      </w:del>
      <w:ins w:id="1527" w:author="Assessor GDSXSR" w:date="2026-10-29T00:11:37Z">
        <w:r>
          <w:rPr>
            <w:rFonts w:ascii="Arial" w:hAnsi="Arial" w:cs="Arial"/>
            <w:color w:val="808080"/>
            <w:sz w:val="28"/>
            <w:szCs w:val="28"/>
          </w:rPr>
          <w:t xml:space="preserve">pois</w:t>
        </w:r>
      </w:ins>
      <w:r>
        <w:rPr>
          <w:rFonts w:ascii="Arial" w:hAnsi="Arial" w:cs="Arial"/>
          <w:sz w:val="28"/>
          <w:szCs w:val="28"/>
        </w:rPr>
        <w:t xml:space="preserve"> o que dificultou a regulariz</w:t>
      </w:r>
      <w:r>
        <w:rPr>
          <w:rFonts w:ascii="Arial" w:hAnsi="Arial" w:cs="Arial"/>
          <w:sz w:val="28"/>
          <w:szCs w:val="28"/>
        </w:rPr>
        <w:t xml:space="preserve">ação</w:t>
      </w:r>
      <w:r>
        <w:rPr>
          <w:rFonts w:ascii="Arial" w:hAnsi="Arial" w:cs="Arial"/>
          <w:sz w:val="28"/>
          <w:szCs w:val="28"/>
        </w:rPr>
        <w:t xml:space="preserve"> foi justamente a</w:t>
      </w:r>
      <w:r>
        <w:rPr>
          <w:rFonts w:ascii="Arial" w:hAnsi="Arial" w:cs="Arial"/>
          <w:sz w:val="28"/>
          <w:szCs w:val="28"/>
        </w:rPr>
        <w:t xml:space="preserve"> restrição</w:t>
      </w:r>
      <w:r>
        <w:rPr>
          <w:rFonts w:ascii="Arial" w:hAnsi="Arial" w:cs="Arial"/>
          <w:sz w:val="28"/>
          <w:szCs w:val="28"/>
        </w:rPr>
        <w:t xml:space="preserve"> de transferência</w:t>
      </w:r>
      <w:r>
        <w:rPr>
          <w:rFonts w:ascii="Arial" w:hAnsi="Arial" w:cs="Arial"/>
          <w:sz w:val="28"/>
          <w:szCs w:val="28"/>
        </w:rPr>
        <w:t xml:space="preserve"> imposta </w:t>
      </w:r>
      <w:r>
        <w:rPr>
          <w:rFonts w:ascii="Arial" w:hAnsi="Arial" w:cs="Arial"/>
          <w:sz w:val="28"/>
          <w:szCs w:val="28"/>
        </w:rPr>
        <w:t xml:space="preserve">após a venda </w:t>
      </w:r>
      <w:del w:id="1528" w:author="Assessor GDSXSR" w:date="2026-10-29T00:11:37Z">
        <w:r>
          <w:rPr>
            <w:rFonts w:ascii="Arial" w:hAnsi="Arial" w:cs="Arial"/>
            <w:sz w:val="28"/>
            <w:szCs w:val="28"/>
          </w:rPr>
          <w:delText xml:space="preserve">do</w:delText>
        </w:r>
      </w:del>
      <w:ins w:id="1529" w:author="Assessor GDSXSR" w:date="2026-10-29T00:11:37Z">
        <w:r>
          <w:rPr>
            <w:rFonts w:ascii="Arial" w:hAnsi="Arial" w:cs="Arial"/>
            <w:color w:val="808080"/>
            <w:sz w:val="28"/>
            <w:szCs w:val="28"/>
          </w:rPr>
          <w:t xml:space="preserve">dos</w:t>
        </w:r>
      </w:ins>
      <w:r>
        <w:rPr>
          <w:rFonts w:ascii="Arial" w:hAnsi="Arial" w:cs="Arial"/>
          <w:sz w:val="28"/>
          <w:szCs w:val="28"/>
        </w:rPr>
        <w:t xml:space="preserve"> </w:t>
      </w:r>
      <w:del w:id="1530" w:author="Assessor GDSXSR" w:date="2026-10-29T00:11:37Z">
        <w:r>
          <w:rPr>
            <w:rFonts w:ascii="Arial" w:hAnsi="Arial" w:cs="Arial"/>
            <w:sz w:val="28"/>
            <w:szCs w:val="28"/>
          </w:rPr>
          <w:delText xml:space="preserve">veículo</w:delText>
        </w:r>
      </w:del>
      <w:ins w:id="1531" w:author="Assessor GDSXSR" w:date="2026-10-29T00:11:37Z">
        <w:r>
          <w:rPr>
            <w:rFonts w:ascii="Arial" w:hAnsi="Arial" w:cs="Arial"/>
            <w:color w:val="808080"/>
            <w:sz w:val="28"/>
            <w:szCs w:val="28"/>
          </w:rPr>
          <w:t xml:space="preserve">veículos</w:t>
        </w:r>
      </w:ins>
      <w:r>
        <w:rPr>
          <w:rFonts w:ascii="Arial" w:hAnsi="Arial" w:cs="Arial"/>
          <w:sz w:val="28"/>
          <w:szCs w:val="28"/>
        </w:rPr>
        <w:t xml:space="preserve">.</w:t>
      </w:r>
    </w:p>
    <w:p>
      <w:pPr>
        <w:spacing w:after="0" w:line="360" w:lineRule="auto"/>
        <w:ind w:firstLine="2268"/>
        <w:jc w:val="both"/>
        <w:rPr>
          <w:ins w:id="1550" w:author="Assessor GDSXSR" w:date="2026-10-29T00:11:37Z"/>
        </w:rPr>
      </w:pPr>
    </w:p>
    <w:p w14:paraId="0925C5EC" w14:textId="4D6F4B29" w:rsidR="00033E8B" w:rsidRPr="00033E8B" w:rsidRDefault="00663E10" w:rsidP="00033E8B">
      <w:pPr>
        <w:spacing w:after="0" w:line="360" w:lineRule="auto"/>
        <w:ind w:firstLine="2268"/>
        <w:jc w:val="both"/>
        <w:rPr>
          <w:rFonts w:ascii="Arial" w:hAnsi="Arial" w:cs="Arial"/>
          <w:sz w:val="28"/>
          <w:szCs w:val="28"/>
        </w:rPr>
      </w:pPr>
      <w:ins w:id="1532" w:author="Assessor GDSXSR" w:date="2026-10-29T00:11:37Z">
        <w:r>
          <w:rPr>
            <w:rFonts w:ascii="Arial" w:hAnsi="Arial" w:cs="Arial"/>
            <w:color w:val="808080"/>
            <w:sz w:val="28"/>
            <w:szCs w:val="28"/>
          </w:rPr>
          <w:t xml:space="preserve">Além</w:t>
        </w:r>
      </w:ins>
      <w:r>
        <w:rPr>
          <w:rFonts w:ascii="Arial" w:hAnsi="Arial" w:cs="Arial"/>
          <w:sz w:val="28"/>
          <w:szCs w:val="28"/>
        </w:rPr>
        <w:t xml:space="preserve"> </w:t>
      </w:r>
      <w:del w:id="1533" w:author="Assessor GDSXSR" w:date="2026-10-29T00:11:37Z">
        <w:r>
          <w:rPr>
            <w:rFonts w:ascii="Arial" w:hAnsi="Arial" w:cs="Arial"/>
            <w:sz w:val="28"/>
            <w:szCs w:val="28"/>
          </w:rPr>
          <w:delText xml:space="preserve">Portanto</w:delText>
        </w:r>
      </w:del>
      <w:ins w:id="1534" w:author="Assessor GDSXSR" w:date="2026-10-29T00:11:37Z">
        <w:r>
          <w:rPr>
            <w:rFonts w:ascii="Arial" w:hAnsi="Arial" w:cs="Arial"/>
            <w:color w:val="808080"/>
            <w:sz w:val="28"/>
            <w:szCs w:val="28"/>
          </w:rPr>
          <w:t xml:space="preserve">disso</w:t>
        </w:r>
      </w:ins>
      <w:r>
        <w:rPr>
          <w:rFonts w:ascii="Arial" w:hAnsi="Arial" w:cs="Arial"/>
          <w:sz w:val="28"/>
          <w:szCs w:val="28"/>
        </w:rPr>
        <w:t xml:space="preserve">,</w:t>
      </w:r>
      <w:del w:id="1535" w:author="Assessor GDSXSR" w:date="2026-10-29T00:11:37Z">
        <w:r>
          <w:rPr>
            <w:rFonts w:ascii="Arial" w:hAnsi="Arial" w:cs="Arial"/>
            <w:sz w:val="28"/>
            <w:szCs w:val="28"/>
          </w:rPr>
          <w:delText xml:space="preserve"> </w:delText>
        </w:r>
        <w:r>
          <w:rPr>
            <w:rFonts w:ascii="Arial" w:hAnsi="Arial" w:cs="Arial"/>
            <w:sz w:val="28"/>
            <w:szCs w:val="28"/>
          </w:rPr>
          <w:delText xml:space="preserve"> </w:delText>
        </w:r>
        <w:r>
          <w:rPr>
            <w:rFonts w:ascii="Arial" w:hAnsi="Arial" w:cs="Arial"/>
            <w:sz w:val="28"/>
            <w:szCs w:val="28"/>
          </w:rPr>
          <w:delText xml:space="preserve">vale dizer que</w:delText>
        </w:r>
      </w:del>
      <w:r>
        <w:rPr>
          <w:rFonts w:ascii="Arial" w:hAnsi="Arial" w:cs="Arial"/>
          <w:sz w:val="28"/>
          <w:szCs w:val="28"/>
        </w:rPr>
        <w:t xml:space="preserve"> </w:t>
      </w:r>
      <w:r>
        <w:rPr>
          <w:rFonts w:ascii="Arial" w:hAnsi="Arial" w:cs="Arial"/>
          <w:sz w:val="28"/>
          <w:szCs w:val="28"/>
        </w:rPr>
        <w:t xml:space="preserve">a</w:t>
      </w:r>
      <w:r>
        <w:rPr>
          <w:rFonts w:ascii="Arial" w:hAnsi="Arial" w:cs="Arial"/>
          <w:sz w:val="28"/>
          <w:szCs w:val="28"/>
        </w:rPr>
        <w:t xml:space="preserve"> </w:t>
      </w:r>
      <w:del w:id="1536" w:author="Assessor GDSXSR" w:date="2026-10-29T00:11:37Z">
        <w:r>
          <w:rPr>
            <w:rFonts w:ascii="Arial" w:hAnsi="Arial" w:cs="Arial"/>
            <w:sz w:val="28"/>
            <w:szCs w:val="28"/>
          </w:rPr>
          <w:delText xml:space="preserve">embargante/</w:delText>
        </w:r>
      </w:del>
      <w:r>
        <w:rPr>
          <w:rFonts w:ascii="Arial" w:hAnsi="Arial" w:cs="Arial"/>
          <w:sz w:val="28"/>
          <w:szCs w:val="28"/>
        </w:rPr>
        <w:t xml:space="preserve">apelad</w:t>
      </w:r>
      <w:r>
        <w:rPr>
          <w:rFonts w:ascii="Arial" w:hAnsi="Arial" w:cs="Arial"/>
          <w:sz w:val="28"/>
          <w:szCs w:val="28"/>
        </w:rPr>
        <w:t xml:space="preserve">a</w:t>
      </w:r>
      <w:r>
        <w:rPr>
          <w:rFonts w:ascii="Arial" w:hAnsi="Arial" w:cs="Arial"/>
          <w:sz w:val="28"/>
          <w:szCs w:val="28"/>
        </w:rPr>
        <w:t xml:space="preserve"> comprovou </w:t>
      </w:r>
      <w:del w:id="1537" w:author="Assessor GDSXSR" w:date="2026-10-29T00:11:37Z">
        <w:r>
          <w:rPr>
            <w:rFonts w:ascii="Arial" w:hAnsi="Arial" w:cs="Arial"/>
            <w:sz w:val="28"/>
            <w:szCs w:val="28"/>
          </w:rPr>
          <w:delText xml:space="preserve">diuturnamente</w:delText>
        </w:r>
      </w:del>
      <w:ins w:id="1538" w:author="Assessor GDSXSR" w:date="2026-10-29T00:11:37Z">
        <w:commentRangeStart w:id="15"/>
        <w:r>
          <w:rPr>
            <w:rFonts w:ascii="Arial" w:hAnsi="Arial" w:cs="Arial"/>
            <w:color w:val="808080"/>
            <w:sz w:val="28"/>
            <w:szCs w:val="28"/>
          </w:rPr>
          <w:t xml:space="preserve">documentalmente</w:t>
        </w:r>
        <w:commentRangeEnd w:id="15"/>
        <w:r>
          <w:rPr>
            <w:rStyle w:val="CommentReference"/>
            <w:color w:val="808080"/>
          </w:rPr>
          <w:commentReference w:id="15"/>
        </w:r>
      </w:ins>
      <w:r>
        <w:rPr>
          <w:rFonts w:ascii="Arial" w:hAnsi="Arial" w:cs="Arial"/>
          <w:sz w:val="28"/>
          <w:szCs w:val="28"/>
        </w:rPr>
        <w:t xml:space="preserve"> que a a</w:t>
      </w:r>
      <w:r>
        <w:rPr>
          <w:rFonts w:ascii="Arial" w:hAnsi="Arial" w:cs="Arial"/>
          <w:sz w:val="28"/>
          <w:szCs w:val="28"/>
        </w:rPr>
        <w:t xml:space="preserve">quisição</w:t>
      </w:r>
      <w:r>
        <w:rPr>
          <w:rFonts w:ascii="Arial" w:hAnsi="Arial" w:cs="Arial"/>
          <w:sz w:val="28"/>
          <w:szCs w:val="28"/>
        </w:rPr>
        <w:t xml:space="preserve"> </w:t>
      </w:r>
      <w:del w:id="1539" w:author="Assessor GDSXSR" w:date="2026-10-29T00:11:37Z">
        <w:r>
          <w:rPr>
            <w:rFonts w:ascii="Arial" w:hAnsi="Arial" w:cs="Arial"/>
            <w:sz w:val="28"/>
            <w:szCs w:val="28"/>
          </w:rPr>
          <w:delText xml:space="preserve">do veículo se deu de</w:delText>
        </w:r>
        <w:r>
          <w:rPr>
            <w:rFonts w:ascii="Arial" w:hAnsi="Arial" w:cs="Arial"/>
            <w:sz w:val="28"/>
            <w:szCs w:val="28"/>
          </w:rPr>
          <w:delText xml:space="preserve"> forma</w:delText>
        </w:r>
      </w:del>
      <w:ins w:id="1540" w:author="Assessor GDSXSR" w:date="2026-10-29T00:11:37Z">
        <w:r>
          <w:rPr>
            <w:rFonts w:ascii="Arial" w:hAnsi="Arial" w:cs="Arial"/>
            <w:color w:val="808080"/>
            <w:sz w:val="28"/>
            <w:szCs w:val="28"/>
          </w:rPr>
          <w:t xml:space="preserve">foi</w:t>
        </w:r>
      </w:ins>
      <w:r>
        <w:rPr>
          <w:rFonts w:ascii="Arial" w:hAnsi="Arial" w:cs="Arial"/>
          <w:sz w:val="28"/>
          <w:szCs w:val="28"/>
        </w:rPr>
        <w:t xml:space="preserve"> onerosa, </w:t>
      </w:r>
      <w:del w:id="1541" w:author="Assessor GDSXSR" w:date="2026-10-29T00:11:37Z">
        <w:r>
          <w:rPr>
            <w:rFonts w:ascii="Arial" w:hAnsi="Arial" w:cs="Arial"/>
            <w:sz w:val="28"/>
            <w:szCs w:val="28"/>
          </w:rPr>
          <w:delText xml:space="preserve">ocorreu </w:delText>
        </w:r>
        <w:r>
          <w:rPr>
            <w:rFonts w:ascii="Arial" w:hAnsi="Arial" w:cs="Arial"/>
            <w:sz w:val="28"/>
            <w:szCs w:val="28"/>
          </w:rPr>
          <w:delText xml:space="preserve">a</w:delText>
        </w:r>
        <w:r>
          <w:rPr>
            <w:rFonts w:ascii="Arial" w:hAnsi="Arial" w:cs="Arial"/>
            <w:sz w:val="28"/>
            <w:szCs w:val="28"/>
          </w:rPr>
          <w:delText xml:space="preserve"> devida</w:delText>
        </w:r>
        <w:r>
          <w:rPr>
            <w:rFonts w:ascii="Arial" w:hAnsi="Arial" w:cs="Arial"/>
            <w:sz w:val="28"/>
            <w:szCs w:val="28"/>
          </w:rPr>
          <w:delText xml:space="preserve"> tradição do</w:delText>
        </w:r>
        <w:r>
          <w:rPr>
            <w:rFonts w:ascii="Arial" w:hAnsi="Arial" w:cs="Arial"/>
            <w:sz w:val="28"/>
            <w:szCs w:val="28"/>
          </w:rPr>
          <w:delText xml:space="preserve"> bem</w:delText>
        </w:r>
        <w:r>
          <w:rPr>
            <w:rFonts w:ascii="Arial" w:hAnsi="Arial" w:cs="Arial"/>
            <w:sz w:val="28"/>
            <w:szCs w:val="28"/>
          </w:rPr>
          <w:delText xml:space="preserve"> e</w:delText>
        </w:r>
      </w:del>
      <w:ins w:id="1542" w:author="Assessor GDSXSR" w:date="2026-10-29T00:11:37Z">
        <w:r>
          <w:rPr>
            <w:rFonts w:ascii="Arial" w:hAnsi="Arial" w:cs="Arial"/>
            <w:color w:val="808080"/>
            <w:sz w:val="28"/>
            <w:szCs w:val="28"/>
          </w:rPr>
          <w:t xml:space="preserve">que</w:t>
        </w:r>
      </w:ins>
      <w:r>
        <w:rPr>
          <w:rFonts w:ascii="Arial" w:hAnsi="Arial" w:cs="Arial"/>
          <w:sz w:val="28"/>
          <w:szCs w:val="28"/>
        </w:rPr>
        <w:t xml:space="preserve"> </w:t>
      </w:r>
      <w:r>
        <w:rPr>
          <w:rFonts w:ascii="Arial" w:hAnsi="Arial" w:cs="Arial"/>
          <w:sz w:val="28"/>
          <w:szCs w:val="28"/>
        </w:rPr>
        <w:t xml:space="preserve">houve </w:t>
      </w:r>
      <w:r>
        <w:rPr>
          <w:rFonts w:ascii="Arial" w:hAnsi="Arial" w:cs="Arial"/>
          <w:sz w:val="28"/>
          <w:szCs w:val="28"/>
        </w:rPr>
        <w:t xml:space="preserve">a </w:t>
      </w:r>
      <w:del w:id="1543" w:author="Assessor GDSXSR" w:date="2026-10-29T00:11:37Z">
        <w:r>
          <w:rPr>
            <w:rFonts w:ascii="Arial" w:hAnsi="Arial" w:cs="Arial"/>
            <w:sz w:val="28"/>
            <w:szCs w:val="28"/>
          </w:rPr>
          <w:delText xml:space="preserve">quitação</w:delText>
        </w:r>
      </w:del>
      <w:ins w:id="1544" w:author="Assessor GDSXSR" w:date="2026-10-29T00:11:37Z">
        <w:r>
          <w:rPr>
            <w:rFonts w:ascii="Arial" w:hAnsi="Arial" w:cs="Arial"/>
            <w:color w:val="808080"/>
            <w:sz w:val="28"/>
            <w:szCs w:val="28"/>
          </w:rPr>
          <w:t xml:space="preserve">tradição</w:t>
        </w:r>
      </w:ins>
      <w:r>
        <w:rPr>
          <w:rFonts w:ascii="Arial" w:hAnsi="Arial" w:cs="Arial"/>
          <w:sz w:val="28"/>
          <w:szCs w:val="28"/>
        </w:rPr>
        <w:t xml:space="preserve"> </w:t>
      </w:r>
      <w:del w:id="1545" w:author="Assessor GDSXSR" w:date="2026-10-29T00:11:37Z">
        <w:r>
          <w:rPr>
            <w:rFonts w:ascii="Arial" w:hAnsi="Arial" w:cs="Arial"/>
            <w:sz w:val="28"/>
            <w:szCs w:val="28"/>
          </w:rPr>
          <w:delText xml:space="preserve">do</w:delText>
        </w:r>
      </w:del>
      <w:ins w:id="1546" w:author="Assessor GDSXSR" w:date="2026-10-29T00:11:37Z">
        <w:r>
          <w:rPr>
            <w:rFonts w:ascii="Arial" w:hAnsi="Arial" w:cs="Arial"/>
            <w:color w:val="808080"/>
            <w:sz w:val="28"/>
            <w:szCs w:val="28"/>
          </w:rPr>
          <w:t xml:space="preserve">dos bens e que o</w:t>
        </w:r>
      </w:ins>
      <w:r>
        <w:rPr>
          <w:rFonts w:ascii="Arial" w:hAnsi="Arial" w:cs="Arial"/>
          <w:sz w:val="28"/>
          <w:szCs w:val="28"/>
        </w:rPr>
        <w:t xml:space="preserve"> financiamento</w:t>
      </w:r>
      <w:ins w:id="1547" w:author="Assessor GDSXSR" w:date="2026-10-29T00:11:37Z">
        <w:r>
          <w:rPr>
            <w:rFonts w:ascii="Arial" w:hAnsi="Arial" w:cs="Arial"/>
            <w:color w:val="808080"/>
            <w:sz w:val="28"/>
            <w:szCs w:val="28"/>
          </w:rPr>
          <w:t xml:space="preserve"> foi quitado</w:t>
        </w:r>
      </w:ins>
      <w:r>
        <w:rPr>
          <w:rFonts w:ascii="Arial" w:hAnsi="Arial" w:cs="Arial"/>
          <w:sz w:val="28"/>
          <w:szCs w:val="28"/>
        </w:rPr>
        <w:t xml:space="preserve"> em período anterior à</w:t>
      </w:r>
      <w:r>
        <w:rPr>
          <w:rFonts w:ascii="Arial" w:hAnsi="Arial" w:cs="Arial"/>
          <w:sz w:val="28"/>
          <w:szCs w:val="28"/>
        </w:rPr>
        <w:t xml:space="preserve"> </w:t>
      </w:r>
      <w:del w:id="1548" w:author="Assessor GDSXSR" w:date="2026-10-29T00:11:37Z">
        <w:r>
          <w:rPr>
            <w:rFonts w:ascii="Arial" w:hAnsi="Arial" w:cs="Arial"/>
            <w:sz w:val="28"/>
            <w:szCs w:val="28"/>
          </w:rPr>
          <w:delText xml:space="preserve">atual</w:delText>
        </w:r>
        <w:r>
          <w:rPr>
            <w:rFonts w:ascii="Arial" w:hAnsi="Arial" w:cs="Arial"/>
            <w:sz w:val="28"/>
            <w:szCs w:val="28"/>
          </w:rPr>
          <w:delText xml:space="preserve"> </w:delText>
        </w:r>
      </w:del>
      <w:r>
        <w:rPr>
          <w:rFonts w:ascii="Arial" w:hAnsi="Arial" w:cs="Arial"/>
          <w:sz w:val="28"/>
          <w:szCs w:val="28"/>
        </w:rPr>
        <w:t xml:space="preserve">constrição judicial.</w:t>
      </w:r>
    </w:p>
    <w:p w14:paraId="6B965E6D" w14:textId="0926A00A" w:rsidR="00663E10" w:rsidRDefault="00663E10" w:rsidP="00506A7D">
      <w:pPr>
        <w:spacing w:after="0" w:line="360" w:lineRule="auto"/>
        <w:ind w:firstLine="2268"/>
        <w:jc w:val="both"/>
        <w:rPr>
          <w:rFonts w:ascii="Arial" w:hAnsi="Arial" w:cs="Arial"/>
          <w:sz w:val="28"/>
          <w:szCs w:val="28"/>
        </w:rPr>
      </w:pPr>
    </w:p>
    <w:p w14:paraId="6E0BA899" w14:textId="252561CF" w:rsidR="0079449B" w:rsidRDefault="0079449B" w:rsidP="00506A7D">
      <w:pPr>
        <w:spacing w:after="0" w:line="360" w:lineRule="auto"/>
        <w:ind w:firstLine="2268"/>
        <w:jc w:val="both"/>
        <w:rPr>
          <w:rFonts w:ascii="Arial" w:hAnsi="Arial" w:cs="Arial"/>
          <w:sz w:val="28"/>
          <w:szCs w:val="28"/>
        </w:rPr>
      </w:pPr>
      <w:r>
        <w:rPr>
          <w:rFonts w:ascii="Arial" w:hAnsi="Arial" w:cs="Arial"/>
          <w:sz w:val="28"/>
          <w:szCs w:val="28"/>
        </w:rPr>
        <w:t xml:space="preserve">Nesse </w:t>
      </w:r>
      <w:del w:id="1551" w:author="Assessor GDSXSR" w:date="2026-10-29T00:11:37Z">
        <w:r>
          <w:rPr>
            <w:rFonts w:ascii="Arial" w:hAnsi="Arial" w:cs="Arial"/>
            <w:sz w:val="28"/>
            <w:szCs w:val="28"/>
          </w:rPr>
          <w:delText xml:space="preserve">contexto</w:delText>
        </w:r>
        <w:r>
          <w:rPr>
            <w:rFonts w:ascii="Arial" w:hAnsi="Arial" w:cs="Arial"/>
            <w:sz w:val="28"/>
            <w:szCs w:val="28"/>
          </w:rPr>
          <w:delText xml:space="preserve">, </w:delText>
        </w:r>
        <w:r>
          <w:rPr>
            <w:rFonts w:ascii="Arial" w:hAnsi="Arial" w:cs="Arial"/>
            <w:sz w:val="28"/>
            <w:szCs w:val="28"/>
          </w:rPr>
          <w:delText xml:space="preserve">veja-se o entendimento</w:delText>
        </w:r>
        <w:r>
          <w:rPr>
            <w:rFonts w:ascii="Arial" w:hAnsi="Arial" w:cs="Arial"/>
            <w:sz w:val="28"/>
            <w:szCs w:val="28"/>
          </w:rPr>
          <w:delText xml:space="preserve"> atual</w:delText>
        </w:r>
        <w:r>
          <w:rPr>
            <w:rFonts w:ascii="Arial" w:hAnsi="Arial" w:cs="Arial"/>
            <w:sz w:val="28"/>
            <w:szCs w:val="28"/>
          </w:rPr>
          <w:delText xml:space="preserve"> exarado por esta 4ª Turma Cível</w:delText>
        </w:r>
        <w:r>
          <w:rPr>
            <w:rFonts w:ascii="Arial" w:hAnsi="Arial" w:cs="Arial"/>
            <w:sz w:val="28"/>
            <w:szCs w:val="28"/>
          </w:rPr>
          <w:delText xml:space="preserve"> a respeito da aplicação do Enunciado nº 375 do STJ</w:delText>
        </w:r>
      </w:del>
      <w:ins w:id="1552" w:author="Assessor GDSXSR" w:date="2026-10-29T00:11:37Z">
        <w:r>
          <w:rPr>
            <w:rFonts w:ascii="Arial" w:hAnsi="Arial" w:cs="Arial"/>
            <w:color w:val="808080"/>
            <w:sz w:val="28"/>
            <w:szCs w:val="28"/>
          </w:rPr>
          <w:t xml:space="preserve">sentido</w:t>
        </w:r>
      </w:ins>
      <w:r>
        <w:rPr>
          <w:rFonts w:ascii="Arial" w:hAnsi="Arial" w:cs="Arial"/>
          <w:sz w:val="28"/>
          <w:szCs w:val="28"/>
        </w:rPr>
        <w:t xml:space="preserve">:</w:t>
      </w:r>
    </w:p>
    <w:p w14:paraId="15F5F1E9" w14:textId="77777777" w:rsidR="00642FCB" w:rsidRDefault="00642FCB" w:rsidP="00506A7D">
      <w:pPr>
        <w:spacing w:after="0" w:line="360" w:lineRule="auto"/>
        <w:ind w:firstLine="2268"/>
        <w:jc w:val="both"/>
        <w:rPr>
          <w:rFonts w:ascii="Arial" w:hAnsi="Arial" w:cs="Arial"/>
          <w:sz w:val="28"/>
          <w:szCs w:val="28"/>
        </w:rPr>
      </w:pPr>
    </w:p>
    <w:p w14:paraId="3C551F39" w14:textId="1038B604" w:rsidR="00115603" w:rsidRPr="00115603" w:rsidRDefault="00115603" w:rsidP="00115603">
      <w:pPr>
        <w:spacing w:after="0" w:line="360" w:lineRule="auto"/>
        <w:ind w:left="2268"/>
        <w:jc w:val="both"/>
        <w:rPr>
          <w:rFonts w:ascii="Arial" w:hAnsi="Arial" w:cs="Arial"/>
          <w:i/>
          <w:iCs/>
          <w:sz w:val="26"/>
          <w:szCs w:val="26"/>
        </w:rPr>
      </w:pPr>
      <w:r w:rsidRPr="00115603">
        <w:rPr>
          <w:rFonts w:ascii="Arial" w:hAnsi="Arial" w:cs="Arial"/>
          <w:i/>
          <w:iCs/>
          <w:sz w:val="26"/>
          <w:szCs w:val="26"/>
        </w:rPr>
        <w:t>“(...) 7. A restrição sobre o Fiat Strada deve ser levantada, pois a documentação comprova alienação em 31/7/2025 e transferência perante o DETRAN em 4/8/2025, datas anteriores à ordem RENAJUD efetivada em 17/9/2025.</w:t>
      </w:r>
    </w:p>
    <w:p w14:paraId="289B9C62" w14:textId="77777777" w:rsidR="00115603" w:rsidRPr="00115603" w:rsidRDefault="00115603" w:rsidP="00115603">
      <w:pPr>
        <w:spacing w:after="0" w:line="360" w:lineRule="auto"/>
        <w:ind w:left="2268"/>
        <w:jc w:val="both"/>
        <w:rPr>
          <w:rFonts w:ascii="Arial" w:hAnsi="Arial" w:cs="Arial"/>
          <w:i/>
          <w:iCs/>
          <w:sz w:val="26"/>
          <w:szCs w:val="26"/>
        </w:rPr>
      </w:pPr>
      <w:r>
        <w:rPr>
          <w:rFonts w:ascii="Arial" w:hAnsi="Arial" w:cs="Arial"/>
          <w:i/>
          <w:iCs/>
          <w:sz w:val="26"/>
          <w:szCs w:val="26"/>
        </w:rPr>
        <w:t xml:space="preserve">8. </w:t>
      </w:r>
      <w:r>
        <w:rPr>
          <w:rFonts w:ascii="Arial" w:hAnsi="Arial" w:cs="Arial"/>
          <w:i/>
          <w:iCs/>
          <w:sz w:val="26"/>
          <w:szCs w:val="26"/>
          <w:u w:val="single"/>
          <w:rPrChange w:id="1554" w:author="Assessor GDSXSR" w:date="2026-10-29T00:11:37Z">
            <w:rPr>
              <w:rFonts w:ascii="Arial" w:hAnsi="Arial" w:cs="Arial"/>
              <w:i/>
              <w:iCs/>
              <w:sz w:val="26"/>
              <w:szCs w:val="26"/>
            </w:rPr>
          </w:rPrChange>
        </w:rPr>
        <w:t xml:space="preserve">Incide a Súmula 375 do STJ, diante da ausência de registro prévio de penhora e de prova de má-fé do terceiro adquirente</w:t>
      </w:r>
      <w:r>
        <w:rPr>
          <w:rFonts w:ascii="Arial" w:hAnsi="Arial" w:cs="Arial"/>
          <w:i/>
          <w:iCs/>
          <w:sz w:val="26"/>
          <w:szCs w:val="26"/>
        </w:rPr>
        <w:t xml:space="preserve">, o que afasta a fraude à execução e impede a manutenção da constrição sobre bem já transferido.</w:t>
      </w:r>
      <w:ins w:id="1553" w:author="Assessor GDSXSR" w:date="2026-10-29T00:11:37Z">
        <w:r>
          <w:rPr>
            <w:rFonts w:ascii="Arial" w:hAnsi="Arial" w:cs="Arial"/>
            <w:i/>
            <w:iCs/>
            <w:color w:val="808080"/>
            <w:sz w:val="26"/>
            <w:szCs w:val="26"/>
          </w:rPr>
          <w:t xml:space="preserve"> (...).” (Acórdão 2169896, 0723642-81.2026.8.07.0000, Relator: MÁRIO-ZAM BELMIRO, 4ª TURMA CÍVEL, data de julgamento: 26/08/2026, publicado no DJe: 15/09/2026) </w:t>
        </w:r>
        <w:commentRangeStart w:id="16"/>
        <w:r>
          <w:rPr>
            <w:rFonts w:ascii="Arial" w:hAnsi="Arial" w:cs="Arial"/>
            <w:i/>
            <w:iCs/>
            <w:color w:val="808080"/>
            <w:sz w:val="26"/>
            <w:szCs w:val="26"/>
          </w:rPr>
          <w:t xml:space="preserve">– Grifei</w:t>
        </w:r>
        <w:commentRangeEnd w:id="16"/>
        <w:r>
          <w:rPr>
            <w:rStyle w:val="CommentReference"/>
            <w:color w:val="808080"/>
          </w:rPr>
          <w:commentReference w:id="16"/>
        </w:r>
      </w:ins>
    </w:p>
    <w:p w14:paraId="008BD2BB" w14:textId="172E73EC" w:rsidR="00115603" w:rsidRPr="00115603" w:rsidRDefault="00115603" w:rsidP="00115603">
      <w:pPr>
        <w:spacing w:after="0" w:line="360" w:lineRule="auto"/>
        <w:ind w:left="2268"/>
        <w:jc w:val="both"/>
        <w:rPr>
          <w:del w:id="1556" w:author="Assessor GDSXSR" w:date="2026-10-29T00:11:37Z"/>
          <w:rFonts w:ascii="Arial" w:hAnsi="Arial" w:cs="Arial"/>
          <w:i/>
          <w:iCs/>
          <w:sz w:val="26"/>
          <w:szCs w:val="26"/>
        </w:rPr>
      </w:pPr>
      <w:del w:id="1555" w:author="Assessor GDSXSR" w:date="2026-10-29T00:11:37Z">
        <w:r w:rsidRPr="00115603">
          <w:rPr>
            <w:rFonts w:ascii="Arial" w:hAnsi="Arial" w:cs="Arial"/>
            <w:i/>
            <w:iCs/>
            <w:sz w:val="26"/>
            <w:szCs w:val="26"/>
          </w:rPr>
          <w:delText>(...)</w:delText>
        </w:r>
      </w:del>
    </w:p>
    <w:p w14:paraId="612B7C78" w14:textId="77777777" w:rsidR="00115603" w:rsidRPr="00115603" w:rsidRDefault="00115603" w:rsidP="00115603">
      <w:pPr>
        <w:spacing w:after="0" w:line="360" w:lineRule="auto"/>
        <w:ind w:left="2268"/>
        <w:jc w:val="both"/>
        <w:rPr>
          <w:del w:id="1558" w:author="Assessor GDSXSR" w:date="2026-10-29T00:11:37Z"/>
          <w:rFonts w:ascii="Arial" w:hAnsi="Arial" w:cs="Arial"/>
          <w:i/>
          <w:iCs/>
          <w:sz w:val="26"/>
          <w:szCs w:val="26"/>
        </w:rPr>
      </w:pPr>
      <w:del w:id="1557" w:author="Assessor GDSXSR" w:date="2026-10-29T00:11:37Z">
        <w:r w:rsidRPr="00115603">
          <w:rPr>
            <w:rFonts w:ascii="Arial" w:hAnsi="Arial" w:cs="Arial"/>
            <w:i/>
            <w:iCs/>
            <w:sz w:val="26"/>
            <w:szCs w:val="26"/>
          </w:rPr>
          <w:delText>IV. DISPOSITIVO E TESE</w:delText>
        </w:r>
      </w:del>
    </w:p>
    <w:p w14:paraId="2D0433FF" w14:textId="35465E11" w:rsidR="00642FCB" w:rsidRDefault="00115603" w:rsidP="00115603">
      <w:pPr>
        <w:spacing w:after="0" w:line="360" w:lineRule="auto"/>
        <w:ind w:left="2268"/>
        <w:jc w:val="both"/>
        <w:rPr>
          <w:del w:id="1562" w:author="Assessor GDSXSR" w:date="2026-10-29T00:11:37Z"/>
          <w:rFonts w:ascii="Arial" w:hAnsi="Arial" w:cs="Arial"/>
          <w:i/>
          <w:iCs/>
          <w:sz w:val="26"/>
          <w:szCs w:val="26"/>
        </w:rPr>
      </w:pPr>
      <w:del w:id="1559" w:author="Assessor GDSXSR" w:date="2026-10-29T00:11:37Z">
        <w:r w:rsidRPr="00115603">
          <w:rPr>
            <w:rFonts w:ascii="Arial" w:hAnsi="Arial" w:cs="Arial"/>
            <w:i/>
            <w:iCs/>
            <w:sz w:val="26"/>
            <w:szCs w:val="26"/>
          </w:rPr>
          <w:delText>11. Recurso parcialmente provido (...</w:delText>
        </w:r>
      </w:del>
      <w:del w:id="1560" w:author="Assessor GDSXSR" w:date="2026-10-29T00:11:37Z">
        <w:r w:rsidR="00890F1C">
          <w:rPr>
            <w:rFonts w:ascii="Arial" w:hAnsi="Arial" w:cs="Arial"/>
            <w:i/>
            <w:iCs/>
            <w:sz w:val="26"/>
            <w:szCs w:val="26"/>
          </w:rPr>
          <w:delText>.</w:delText>
        </w:r>
      </w:del>
      <w:del w:id="1561" w:author="Assessor GDSXSR" w:date="2026-10-29T00:11:37Z">
        <w:r w:rsidRPr="00115603">
          <w:rPr>
            <w:rFonts w:ascii="Arial" w:hAnsi="Arial" w:cs="Arial"/>
            <w:i/>
            <w:iCs/>
            <w:sz w:val="26"/>
            <w:szCs w:val="26"/>
          </w:rPr>
          <w:delText>)” (TJDFT, Acórdão 2169896, 0723642-81.2026.8.07.0000, Relator: MÁRIO-ZAM BELMIRO, 4ª TURMA CÍVEL, data de julgamento: 26/08/2026, publicado no DJe: 15/09/2026)</w:delText>
        </w:r>
      </w:del>
    </w:p>
    <w:p w14:paraId="18126D49" w14:textId="77777777" w:rsidR="000036D7" w:rsidRDefault="000036D7" w:rsidP="00115603">
      <w:pPr>
        <w:spacing w:after="0" w:line="360" w:lineRule="auto"/>
        <w:ind w:left="2268"/>
        <w:jc w:val="both"/>
        <w:rPr>
          <w:rFonts w:ascii="Arial" w:hAnsi="Arial" w:cs="Arial"/>
          <w:i/>
          <w:iCs/>
          <w:sz w:val="26"/>
          <w:szCs w:val="26"/>
        </w:rPr>
      </w:pPr>
    </w:p>
    <w:p w14:paraId="116195C6" w14:textId="7DCCD21E" w:rsidR="000036D7" w:rsidRPr="000036D7" w:rsidRDefault="000036D7" w:rsidP="000036D7">
      <w:pPr>
        <w:spacing w:after="0" w:line="360" w:lineRule="auto"/>
        <w:ind w:left="2268"/>
        <w:jc w:val="both"/>
        <w:rPr>
          <w:del w:id="1565" w:author="Assessor GDSXSR" w:date="2026-10-29T00:11:37Z"/>
          <w:rFonts w:ascii="Arial" w:hAnsi="Arial" w:cs="Arial"/>
          <w:i/>
          <w:iCs/>
          <w:sz w:val="26"/>
          <w:szCs w:val="26"/>
        </w:rPr>
      </w:pPr>
      <w:del w:id="1563" w:author="Assessor GDSXSR" w:date="2026-10-29T00:11:37Z">
        <w:r>
          <w:rPr>
            <w:rFonts w:ascii="Arial" w:hAnsi="Arial" w:cs="Arial"/>
            <w:i/>
            <w:iCs/>
            <w:sz w:val="26"/>
            <w:szCs w:val="26"/>
          </w:rPr>
          <w:delText xml:space="preserve">“(...) </w:delText>
        </w:r>
      </w:del>
      <w:del w:id="1564" w:author="Assessor GDSXSR" w:date="2026-10-29T00:11:37Z">
        <w:r w:rsidRPr="000036D7">
          <w:rPr>
            <w:rFonts w:ascii="Arial" w:hAnsi="Arial" w:cs="Arial"/>
            <w:i/>
            <w:iCs/>
            <w:sz w:val="26"/>
            <w:szCs w:val="26"/>
          </w:rPr>
          <w:delText>6. A ausência de averbação da penhora na matrícula do imóvel e a inexistência de prova da má-fé do adquirente afastam a configuração de fraude à execução, conforme art. 792 do CPC, Súmula 375 do STJ e orientação firmada no Tema 243 do STJ.</w:delText>
        </w:r>
      </w:del>
    </w:p>
    <w:p w14:paraId="67BB8AF8" w14:textId="77777777" w:rsidR="000036D7" w:rsidRPr="000036D7" w:rsidRDefault="000036D7" w:rsidP="000036D7">
      <w:pPr>
        <w:spacing w:after="0" w:line="360" w:lineRule="auto"/>
        <w:ind w:left="2268"/>
        <w:jc w:val="both"/>
        <w:rPr>
          <w:del w:id="1567" w:author="Assessor GDSXSR" w:date="2026-10-29T00:11:37Z"/>
          <w:rFonts w:ascii="Arial" w:hAnsi="Arial" w:cs="Arial"/>
          <w:i/>
          <w:iCs/>
          <w:sz w:val="26"/>
          <w:szCs w:val="26"/>
        </w:rPr>
      </w:pPr>
      <w:del w:id="1566" w:author="Assessor GDSXSR" w:date="2026-10-29T00:11:37Z">
        <w:r w:rsidRPr="000036D7">
          <w:rPr>
            <w:rFonts w:ascii="Arial" w:hAnsi="Arial" w:cs="Arial"/>
            <w:i/>
            <w:iCs/>
            <w:sz w:val="26"/>
            <w:szCs w:val="26"/>
          </w:rPr>
          <w:delText>7. A ciência inequívoca da execução por parte do adquirente somente poderia ser presumida caso houvesse averbação na matrícula, o que não ocorreu no caso concreto. Assim, o ônus de comprovar a má-fé recaía sobre a exequente, que não o satisfez.</w:delText>
        </w:r>
      </w:del>
    </w:p>
    <w:p w14:paraId="20CF3538" w14:textId="77777777" w:rsidR="000036D7" w:rsidRPr="000036D7" w:rsidRDefault="000036D7" w:rsidP="000036D7">
      <w:pPr>
        <w:spacing w:after="0" w:line="360" w:lineRule="auto"/>
        <w:ind w:left="2268"/>
        <w:jc w:val="both"/>
        <w:rPr>
          <w:del w:id="1570" w:author="Assessor GDSXSR" w:date="2026-10-29T00:11:37Z"/>
          <w:rFonts w:ascii="Arial" w:hAnsi="Arial" w:cs="Arial"/>
          <w:i/>
          <w:iCs/>
          <w:sz w:val="26"/>
          <w:szCs w:val="26"/>
        </w:rPr>
      </w:pPr>
      <w:del w:id="1568" w:author="Assessor GDSXSR" w:date="2026-10-29T00:11:37Z">
        <w:r w:rsidRPr="000036D7">
          <w:rPr>
            <w:rFonts w:ascii="Arial" w:hAnsi="Arial" w:cs="Arial"/>
            <w:i/>
            <w:iCs/>
            <w:sz w:val="26"/>
            <w:szCs w:val="26"/>
          </w:rPr>
          <w:delText xml:space="preserve">8. A posse legítima do embargante, incompatível com a constrição, autoriza o reconhecimento da </w:delText>
        </w:r>
      </w:del>
      <w:del w:id="1569" w:author="Assessor GDSXSR" w:date="2026-10-29T00:11:37Z">
        <w:r w:rsidRPr="000036D7">
          <w:rPr>
            <w:rFonts w:ascii="Arial" w:hAnsi="Arial" w:cs="Arial"/>
            <w:i/>
            <w:iCs/>
            <w:sz w:val="26"/>
            <w:szCs w:val="26"/>
          </w:rPr>
          <w:lastRenderedPageBreak/>
          <w:delText>procedência dos embargos de terceiro, não sendo necessária a demonstração de propriedade formal do bem.</w:delText>
        </w:r>
      </w:del>
    </w:p>
    <w:p w14:paraId="4839791D" w14:textId="77777777" w:rsidR="000036D7" w:rsidRPr="000036D7" w:rsidRDefault="000036D7" w:rsidP="000036D7">
      <w:pPr>
        <w:spacing w:after="0" w:line="360" w:lineRule="auto"/>
        <w:ind w:left="2268"/>
        <w:jc w:val="both"/>
        <w:rPr>
          <w:del w:id="1572" w:author="Assessor GDSXSR" w:date="2026-10-29T00:11:37Z"/>
          <w:rFonts w:ascii="Arial" w:hAnsi="Arial" w:cs="Arial"/>
          <w:i/>
          <w:iCs/>
          <w:sz w:val="26"/>
          <w:szCs w:val="26"/>
        </w:rPr>
      </w:pPr>
      <w:del w:id="1571" w:author="Assessor GDSXSR" w:date="2026-10-29T00:11:37Z">
        <w:r w:rsidRPr="000036D7">
          <w:rPr>
            <w:rFonts w:ascii="Arial" w:hAnsi="Arial" w:cs="Arial"/>
            <w:i/>
            <w:iCs/>
            <w:sz w:val="26"/>
            <w:szCs w:val="26"/>
          </w:rPr>
          <w:delText>IV. DISPOSITIVO</w:delText>
        </w:r>
      </w:del>
    </w:p>
    <w:p w14:paraId="4BDCF26D" w14:textId="24BAB83F" w:rsidR="000036D7" w:rsidRPr="00115603" w:rsidRDefault="000036D7" w:rsidP="000036D7">
      <w:pPr>
        <w:spacing w:after="0" w:line="360" w:lineRule="auto"/>
        <w:ind w:left="2268"/>
        <w:jc w:val="both"/>
        <w:rPr>
          <w:del w:id="1580" w:author="Assessor GDSXSR" w:date="2026-10-29T00:11:37Z"/>
          <w:rFonts w:ascii="Arial" w:hAnsi="Arial" w:cs="Arial"/>
          <w:i/>
          <w:iCs/>
          <w:sz w:val="26"/>
          <w:szCs w:val="26"/>
        </w:rPr>
      </w:pPr>
      <w:del w:id="1573" w:author="Assessor GDSXSR" w:date="2026-10-29T00:11:37Z">
        <w:r w:rsidRPr="000036D7">
          <w:rPr>
            <w:rFonts w:ascii="Arial" w:hAnsi="Arial" w:cs="Arial"/>
            <w:i/>
            <w:iCs/>
            <w:sz w:val="26"/>
            <w:szCs w:val="26"/>
          </w:rPr>
          <w:delText>9. Recurso provido</w:delText>
        </w:r>
      </w:del>
      <w:del w:id="1574" w:author="Assessor GDSXSR" w:date="2026-10-29T00:11:37Z">
        <w:r>
          <w:rPr>
            <w:rFonts w:ascii="Arial" w:hAnsi="Arial" w:cs="Arial"/>
            <w:i/>
            <w:iCs/>
            <w:sz w:val="26"/>
            <w:szCs w:val="26"/>
          </w:rPr>
          <w:delText xml:space="preserve"> (...)</w:delText>
        </w:r>
      </w:del>
      <w:del w:id="1575" w:author="Assessor GDSXSR" w:date="2026-10-29T00:11:37Z">
        <w:r w:rsidR="00890F1C">
          <w:rPr>
            <w:rFonts w:ascii="Arial" w:hAnsi="Arial" w:cs="Arial"/>
            <w:i/>
            <w:iCs/>
            <w:sz w:val="26"/>
            <w:szCs w:val="26"/>
          </w:rPr>
          <w:delText>.</w:delText>
        </w:r>
      </w:del>
      <w:del w:id="1576" w:author="Assessor GDSXSR" w:date="2026-10-29T00:11:37Z">
        <w:r>
          <w:rPr>
            <w:rFonts w:ascii="Arial" w:hAnsi="Arial" w:cs="Arial"/>
            <w:i/>
            <w:iCs/>
            <w:sz w:val="26"/>
            <w:szCs w:val="26"/>
          </w:rPr>
          <w:delText xml:space="preserve">” </w:delText>
        </w:r>
      </w:del>
      <w:del w:id="1577" w:author="Assessor GDSXSR" w:date="2026-10-29T00:11:37Z">
        <w:r w:rsidRPr="000036D7">
          <w:rPr>
            <w:rFonts w:ascii="Arial" w:hAnsi="Arial" w:cs="Arial"/>
            <w:i/>
            <w:iCs/>
            <w:sz w:val="26"/>
            <w:szCs w:val="26"/>
          </w:rPr>
          <w:delText>(</w:delText>
        </w:r>
      </w:del>
      <w:del w:id="1578" w:author="Assessor GDSXSR" w:date="2026-10-29T00:11:37Z">
        <w:r>
          <w:rPr>
            <w:rFonts w:ascii="Arial" w:hAnsi="Arial" w:cs="Arial"/>
            <w:i/>
            <w:iCs/>
            <w:sz w:val="26"/>
            <w:szCs w:val="26"/>
          </w:rPr>
          <w:delText xml:space="preserve">TJDFT, </w:delText>
        </w:r>
      </w:del>
      <w:del w:id="1579" w:author="Assessor GDSXSR" w:date="2026-10-29T00:11:37Z">
        <w:r w:rsidRPr="000036D7">
          <w:rPr>
            <w:rFonts w:ascii="Arial" w:hAnsi="Arial" w:cs="Arial"/>
            <w:i/>
            <w:iCs/>
            <w:sz w:val="26"/>
            <w:szCs w:val="26"/>
          </w:rPr>
          <w:delText>Acórdão 2056764, 0701441-75.2025.8.07.0018, Relator: AISTON HENRIQUE DE SOUSA, 4ª TURMA CÍVEL, data de julgamento: 22/10/2025, publicado no DJe: 03/11/2025)</w:delText>
        </w:r>
      </w:del>
    </w:p>
    <w:p w14:paraId="24532BD6" w14:textId="77777777" w:rsidR="0079449B" w:rsidRDefault="0079449B" w:rsidP="00506A7D">
      <w:pPr>
        <w:spacing w:after="0" w:line="360" w:lineRule="auto"/>
        <w:ind w:firstLine="2268"/>
        <w:jc w:val="both"/>
        <w:rPr>
          <w:del w:id="1581" w:author="Assessor GDSXSR" w:date="2026-10-29T00:11:37Z"/>
          <w:rFonts w:ascii="Arial" w:hAnsi="Arial" w:cs="Arial"/>
          <w:sz w:val="28"/>
          <w:szCs w:val="28"/>
        </w:rPr>
      </w:pPr>
    </w:p>
    <w:p w14:paraId="2ADB8E1B" w14:textId="504FE6B9" w:rsidR="0031312A" w:rsidRDefault="005012BD" w:rsidP="00506A7D">
      <w:pPr>
        <w:spacing w:after="0" w:line="360" w:lineRule="auto"/>
        <w:ind w:firstLine="2268"/>
        <w:jc w:val="both"/>
        <w:rPr>
          <w:rFonts w:ascii="Arial" w:hAnsi="Arial" w:cs="Arial"/>
          <w:sz w:val="28"/>
          <w:szCs w:val="28"/>
        </w:rPr>
      </w:pPr>
      <w:del w:id="1582" w:author="Assessor GDSXSR" w:date="2026-10-29T00:11:37Z">
        <w:r>
          <w:rPr>
            <w:rFonts w:ascii="Arial" w:hAnsi="Arial" w:cs="Arial"/>
            <w:sz w:val="28"/>
            <w:szCs w:val="28"/>
          </w:rPr>
          <w:delText xml:space="preserve">Diante de todo esse</w:delText>
        </w:r>
      </w:del>
      <w:ins w:id="1583" w:author="Assessor GDSXSR" w:date="2026-10-29T00:11:37Z">
        <w:r>
          <w:rPr>
            <w:rFonts w:ascii="Arial" w:hAnsi="Arial" w:cs="Arial"/>
            <w:color w:val="808080"/>
            <w:sz w:val="28"/>
            <w:szCs w:val="28"/>
            <w:highlight w:val="yellow"/>
            <w:rPrChange w:id="1607" w:author="Assessor GDSXSR" w:date="2026-10-29T00:11:37Z">
              <w:rPr>
                <w:rFonts w:ascii="Arial" w:hAnsi="Arial" w:cs="Arial"/>
                <w:color w:val="808080"/>
                <w:sz w:val="28"/>
                <w:szCs w:val="28"/>
              </w:rPr>
            </w:rPrChange>
          </w:rPr>
          <w:t xml:space="preserve">Nesse</w:t>
        </w:r>
      </w:ins>
      <w:r>
        <w:rPr>
          <w:rFonts w:ascii="Arial" w:hAnsi="Arial" w:cs="Arial"/>
          <w:sz w:val="28"/>
          <w:szCs w:val="28"/>
          <w:highlight w:val="yellow"/>
          <w:rPrChange w:id="1608" w:author="Assessor GDSXSR" w:date="2026-10-29T00:11:37Z">
            <w:rPr>
              <w:rFonts w:ascii="Arial" w:hAnsi="Arial" w:cs="Arial"/>
              <w:sz w:val="28"/>
              <w:szCs w:val="28"/>
            </w:rPr>
          </w:rPrChange>
        </w:rPr>
        <w:t xml:space="preserve"> cenário, </w:t>
      </w:r>
      <w:del w:id="1584" w:author="Assessor GDSXSR" w:date="2026-10-29T00:11:37Z">
        <w:r>
          <w:rPr>
            <w:rFonts w:ascii="Arial" w:hAnsi="Arial" w:cs="Arial"/>
            <w:sz w:val="28"/>
            <w:szCs w:val="28"/>
          </w:rPr>
          <w:delText xml:space="preserve">a</w:delText>
        </w:r>
      </w:del>
      <w:ins w:id="1585" w:author="Assessor GDSXSR" w:date="2026-10-29T00:11:37Z">
        <w:r>
          <w:rPr>
            <w:rFonts w:ascii="Arial" w:hAnsi="Arial" w:cs="Arial"/>
            <w:color w:val="808080"/>
            <w:sz w:val="28"/>
            <w:szCs w:val="28"/>
            <w:highlight w:val="yellow"/>
            <w:rPrChange w:id="1609" w:author="Assessor GDSXSR" w:date="2026-10-29T00:11:37Z">
              <w:rPr>
                <w:rFonts w:ascii="Arial" w:hAnsi="Arial" w:cs="Arial"/>
                <w:color w:val="808080"/>
                <w:sz w:val="28"/>
                <w:szCs w:val="28"/>
              </w:rPr>
            </w:rPrChange>
          </w:rPr>
          <w:t xml:space="preserve">não</w:t>
        </w:r>
      </w:ins>
      <w:r>
        <w:rPr>
          <w:rFonts w:ascii="Arial" w:hAnsi="Arial" w:cs="Arial"/>
          <w:sz w:val="28"/>
          <w:szCs w:val="28"/>
          <w:highlight w:val="yellow"/>
          <w:rPrChange w:id="1610" w:author="Assessor GDSXSR" w:date="2026-10-29T00:11:37Z">
            <w:rPr>
              <w:rFonts w:ascii="Arial" w:hAnsi="Arial" w:cs="Arial"/>
              <w:sz w:val="28"/>
              <w:szCs w:val="28"/>
            </w:rPr>
          </w:rPrChange>
        </w:rPr>
        <w:t xml:space="preserve"> </w:t>
      </w:r>
      <w:del w:id="1586" w:author="Assessor GDSXSR" w:date="2026-10-29T00:11:37Z">
        <w:r>
          <w:rPr>
            <w:rFonts w:ascii="Arial" w:hAnsi="Arial" w:cs="Arial"/>
            <w:sz w:val="28"/>
            <w:szCs w:val="28"/>
          </w:rPr>
          <w:delText xml:space="preserve">tese</w:delText>
        </w:r>
      </w:del>
      <w:ins w:id="1587" w:author="Assessor GDSXSR" w:date="2026-10-29T00:11:37Z">
        <w:r>
          <w:rPr>
            <w:rFonts w:ascii="Arial" w:hAnsi="Arial" w:cs="Arial"/>
            <w:color w:val="808080"/>
            <w:sz w:val="28"/>
            <w:szCs w:val="28"/>
            <w:highlight w:val="yellow"/>
            <w:rPrChange w:id="1611" w:author="Assessor GDSXSR" w:date="2026-10-29T00:11:37Z">
              <w:rPr>
                <w:rFonts w:ascii="Arial" w:hAnsi="Arial" w:cs="Arial"/>
                <w:color w:val="808080"/>
                <w:sz w:val="28"/>
                <w:szCs w:val="28"/>
              </w:rPr>
            </w:rPrChange>
          </w:rPr>
          <w:t xml:space="preserve">há</w:t>
        </w:r>
      </w:ins>
      <w:r>
        <w:rPr>
          <w:rFonts w:ascii="Arial" w:hAnsi="Arial" w:cs="Arial"/>
          <w:sz w:val="28"/>
          <w:szCs w:val="28"/>
          <w:highlight w:val="yellow"/>
          <w:rPrChange w:id="1612" w:author="Assessor GDSXSR" w:date="2026-10-29T00:11:37Z">
            <w:rPr>
              <w:rFonts w:ascii="Arial" w:hAnsi="Arial" w:cs="Arial"/>
              <w:sz w:val="28"/>
              <w:szCs w:val="28"/>
            </w:rPr>
          </w:rPrChange>
        </w:rPr>
        <w:t xml:space="preserve"> </w:t>
      </w:r>
      <w:del w:id="1588" w:author="Assessor GDSXSR" w:date="2026-10-29T00:11:37Z">
        <w:r>
          <w:rPr>
            <w:rFonts w:ascii="Arial" w:hAnsi="Arial" w:cs="Arial"/>
            <w:sz w:val="28"/>
            <w:szCs w:val="28"/>
          </w:rPr>
          <w:delText xml:space="preserve">de</w:delText>
        </w:r>
      </w:del>
      <w:ins w:id="1589" w:author="Assessor GDSXSR" w:date="2026-10-29T00:11:37Z">
        <w:r>
          <w:rPr>
            <w:rFonts w:ascii="Arial" w:hAnsi="Arial" w:cs="Arial"/>
            <w:color w:val="808080"/>
            <w:sz w:val="28"/>
            <w:szCs w:val="28"/>
            <w:highlight w:val="yellow"/>
            <w:rPrChange w:id="1613" w:author="Assessor GDSXSR" w:date="2026-10-29T00:11:37Z">
              <w:rPr>
                <w:rFonts w:ascii="Arial" w:hAnsi="Arial" w:cs="Arial"/>
                <w:color w:val="808080"/>
                <w:sz w:val="28"/>
                <w:szCs w:val="28"/>
              </w:rPr>
            </w:rPrChange>
          </w:rPr>
          <w:t xml:space="preserve">prova da</w:t>
        </w:r>
      </w:ins>
      <w:r>
        <w:rPr>
          <w:rFonts w:ascii="Arial" w:hAnsi="Arial" w:cs="Arial"/>
          <w:sz w:val="28"/>
          <w:szCs w:val="28"/>
          <w:highlight w:val="yellow"/>
          <w:rPrChange w:id="1614" w:author="Assessor GDSXSR" w:date="2026-10-29T00:11:37Z">
            <w:rPr>
              <w:rFonts w:ascii="Arial" w:hAnsi="Arial" w:cs="Arial"/>
              <w:sz w:val="28"/>
              <w:szCs w:val="28"/>
            </w:rPr>
          </w:rPrChange>
        </w:rPr>
        <w:t xml:space="preserve"> má-fé </w:t>
      </w:r>
      <w:del w:id="1590" w:author="Assessor GDSXSR" w:date="2026-10-29T00:11:37Z">
        <w:r>
          <w:rPr>
            <w:rFonts w:ascii="Arial" w:hAnsi="Arial" w:cs="Arial"/>
            <w:sz w:val="28"/>
            <w:szCs w:val="28"/>
          </w:rPr>
          <w:delText xml:space="preserve">do</w:delText>
        </w:r>
      </w:del>
      <w:ins w:id="1591" w:author="Assessor GDSXSR" w:date="2026-10-29T00:11:37Z">
        <w:r>
          <w:rPr>
            <w:rFonts w:ascii="Arial" w:hAnsi="Arial" w:cs="Arial"/>
            <w:color w:val="808080"/>
            <w:sz w:val="28"/>
            <w:szCs w:val="28"/>
            <w:highlight w:val="yellow"/>
            <w:rPrChange w:id="1615" w:author="Assessor GDSXSR" w:date="2026-10-29T00:11:37Z">
              <w:rPr>
                <w:rFonts w:ascii="Arial" w:hAnsi="Arial" w:cs="Arial"/>
                <w:color w:val="808080"/>
                <w:sz w:val="28"/>
                <w:szCs w:val="28"/>
              </w:rPr>
            </w:rPrChange>
          </w:rPr>
          <w:t xml:space="preserve">da</w:t>
        </w:r>
      </w:ins>
      <w:r>
        <w:rPr>
          <w:rFonts w:ascii="Arial" w:hAnsi="Arial" w:cs="Arial"/>
          <w:sz w:val="28"/>
          <w:szCs w:val="28"/>
          <w:highlight w:val="yellow"/>
          <w:rPrChange w:id="1616" w:author="Assessor GDSXSR" w:date="2026-10-29T00:11:37Z">
            <w:rPr>
              <w:rFonts w:ascii="Arial" w:hAnsi="Arial" w:cs="Arial"/>
              <w:sz w:val="28"/>
              <w:szCs w:val="28"/>
            </w:rPr>
          </w:rPrChange>
        </w:rPr>
        <w:t xml:space="preserve"> </w:t>
      </w:r>
      <w:del w:id="1592" w:author="Assessor GDSXSR" w:date="2026-10-29T00:11:37Z">
        <w:r>
          <w:rPr>
            <w:rFonts w:ascii="Arial" w:hAnsi="Arial" w:cs="Arial"/>
            <w:sz w:val="28"/>
            <w:szCs w:val="28"/>
          </w:rPr>
          <w:delText xml:space="preserve">adquirente </w:delText>
        </w:r>
        <w:r>
          <w:rPr>
            <w:rFonts w:ascii="Arial" w:hAnsi="Arial" w:cs="Arial"/>
            <w:sz w:val="28"/>
            <w:szCs w:val="28"/>
          </w:rPr>
          <w:delText xml:space="preserve">resta</w:delText>
        </w:r>
        <w:r>
          <w:rPr>
            <w:rFonts w:ascii="Arial" w:hAnsi="Arial" w:cs="Arial"/>
            <w:sz w:val="28"/>
            <w:szCs w:val="28"/>
          </w:rPr>
          <w:delText xml:space="preserve"> enfraquecida</w:delText>
        </w:r>
      </w:del>
      <w:ins w:id="1593" w:author="Assessor GDSXSR" w:date="2026-10-29T00:11:37Z">
        <w:r>
          <w:rPr>
            <w:rFonts w:ascii="Arial" w:hAnsi="Arial" w:cs="Arial"/>
            <w:color w:val="808080"/>
            <w:sz w:val="28"/>
            <w:szCs w:val="28"/>
            <w:highlight w:val="yellow"/>
            <w:rPrChange w:id="1617" w:author="Assessor GDSXSR" w:date="2026-10-29T00:11:37Z">
              <w:rPr>
                <w:rFonts w:ascii="Arial" w:hAnsi="Arial" w:cs="Arial"/>
                <w:color w:val="808080"/>
                <w:sz w:val="28"/>
                <w:szCs w:val="28"/>
              </w:rPr>
            </w:rPrChange>
          </w:rPr>
          <w:t xml:space="preserve">apelada</w:t>
        </w:r>
      </w:ins>
      <w:r>
        <w:rPr>
          <w:rFonts w:ascii="Arial" w:hAnsi="Arial" w:cs="Arial"/>
          <w:sz w:val="28"/>
          <w:szCs w:val="28"/>
          <w:highlight w:val="yellow"/>
          <w:rPrChange w:id="1618" w:author="Assessor GDSXSR" w:date="2026-10-29T00:11:37Z">
            <w:rPr>
              <w:rFonts w:ascii="Arial" w:hAnsi="Arial" w:cs="Arial"/>
              <w:sz w:val="28"/>
              <w:szCs w:val="28"/>
            </w:rPr>
          </w:rPrChange>
        </w:rPr>
        <w:t xml:space="preserve">, </w:t>
      </w:r>
      <w:del w:id="1594" w:author="Assessor GDSXSR" w:date="2026-10-29T00:11:37Z">
        <w:r>
          <w:rPr>
            <w:rFonts w:ascii="Arial" w:hAnsi="Arial" w:cs="Arial"/>
            <w:sz w:val="28"/>
            <w:szCs w:val="28"/>
          </w:rPr>
          <w:delText xml:space="preserve">sendo</w:delText>
        </w:r>
      </w:del>
      <w:ins w:id="1595" w:author="Assessor GDSXSR" w:date="2026-10-29T00:11:37Z">
        <w:r>
          <w:rPr>
            <w:rFonts w:ascii="Arial" w:hAnsi="Arial" w:cs="Arial"/>
            <w:color w:val="808080"/>
            <w:sz w:val="28"/>
            <w:szCs w:val="28"/>
            <w:highlight w:val="yellow"/>
            <w:rPrChange w:id="1619" w:author="Assessor GDSXSR" w:date="2026-10-29T00:11:37Z">
              <w:rPr>
                <w:rFonts w:ascii="Arial" w:hAnsi="Arial" w:cs="Arial"/>
                <w:color w:val="808080"/>
                <w:sz w:val="28"/>
                <w:szCs w:val="28"/>
              </w:rPr>
            </w:rPrChange>
          </w:rPr>
          <w:t xml:space="preserve">e os fatos indicam</w:t>
        </w:r>
      </w:ins>
      <w:r>
        <w:rPr>
          <w:rFonts w:ascii="Arial" w:hAnsi="Arial" w:cs="Arial"/>
          <w:sz w:val="28"/>
          <w:szCs w:val="28"/>
          <w:highlight w:val="yellow"/>
          <w:rPrChange w:id="1620" w:author="Assessor GDSXSR" w:date="2026-10-29T00:11:37Z">
            <w:rPr>
              <w:rFonts w:ascii="Arial" w:hAnsi="Arial" w:cs="Arial"/>
              <w:sz w:val="28"/>
              <w:szCs w:val="28"/>
            </w:rPr>
          </w:rPrChange>
        </w:rPr>
        <w:t xml:space="preserve"> que </w:t>
      </w:r>
      <w:del w:id="1596" w:author="Assessor GDSXSR" w:date="2026-10-29T00:11:37Z">
        <w:r>
          <w:rPr>
            <w:rFonts w:ascii="Arial" w:hAnsi="Arial" w:cs="Arial"/>
            <w:sz w:val="28"/>
            <w:szCs w:val="28"/>
          </w:rPr>
          <w:delText xml:space="preserve">tais fatos levam a crer, a bem da verdade, que o apelado</w:delText>
        </w:r>
      </w:del>
      <w:ins w:id="1597" w:author="Assessor GDSXSR" w:date="2026-10-29T00:11:37Z">
        <w:r>
          <w:rPr>
            <w:rFonts w:ascii="Arial" w:hAnsi="Arial" w:cs="Arial"/>
            <w:color w:val="808080"/>
            <w:sz w:val="28"/>
            <w:szCs w:val="28"/>
            <w:highlight w:val="yellow"/>
            <w:rPrChange w:id="1621" w:author="Assessor GDSXSR" w:date="2026-10-29T00:11:37Z">
              <w:rPr>
                <w:rFonts w:ascii="Arial" w:hAnsi="Arial" w:cs="Arial"/>
                <w:color w:val="808080"/>
                <w:sz w:val="28"/>
                <w:szCs w:val="28"/>
              </w:rPr>
            </w:rPrChange>
          </w:rPr>
          <w:t xml:space="preserve">ela</w:t>
        </w:r>
      </w:ins>
      <w:r>
        <w:rPr>
          <w:rFonts w:ascii="Arial" w:hAnsi="Arial" w:cs="Arial"/>
          <w:sz w:val="28"/>
          <w:szCs w:val="28"/>
          <w:highlight w:val="yellow"/>
          <w:rPrChange w:id="1622" w:author="Assessor GDSXSR" w:date="2026-10-29T00:11:37Z">
            <w:rPr>
              <w:rFonts w:ascii="Arial" w:hAnsi="Arial" w:cs="Arial"/>
              <w:sz w:val="28"/>
              <w:szCs w:val="28"/>
            </w:rPr>
          </w:rPrChange>
        </w:rPr>
        <w:t xml:space="preserve"> agiu de boa-fé</w:t>
      </w:r>
      <w:ins w:id="1598" w:author="Assessor GDSXSR" w:date="2026-10-29T00:11:37Z">
        <w:r>
          <w:rPr>
            <w:rFonts w:ascii="Arial" w:hAnsi="Arial" w:cs="Arial"/>
            <w:color w:val="808080"/>
            <w:sz w:val="28"/>
            <w:szCs w:val="28"/>
            <w:highlight w:val="yellow"/>
            <w:rPrChange w:id="1623" w:author="Assessor GDSXSR" w:date="2026-10-29T00:11:37Z">
              <w:rPr>
                <w:rFonts w:ascii="Arial" w:hAnsi="Arial" w:cs="Arial"/>
                <w:color w:val="808080"/>
                <w:sz w:val="28"/>
                <w:szCs w:val="28"/>
              </w:rPr>
            </w:rPrChange>
          </w:rPr>
          <w:t xml:space="preserve">,</w:t>
        </w:r>
      </w:ins>
      <w:r>
        <w:rPr>
          <w:rFonts w:ascii="Arial" w:hAnsi="Arial" w:cs="Arial"/>
          <w:sz w:val="28"/>
          <w:szCs w:val="28"/>
          <w:highlight w:val="yellow"/>
          <w:rPrChange w:id="1624" w:author="Assessor GDSXSR" w:date="2026-10-29T00:11:37Z">
            <w:rPr>
              <w:rFonts w:ascii="Arial" w:hAnsi="Arial" w:cs="Arial"/>
              <w:sz w:val="28"/>
              <w:szCs w:val="28"/>
            </w:rPr>
          </w:rPrChange>
        </w:rPr>
        <w:t xml:space="preserve"> </w:t>
      </w:r>
      <w:del w:id="1599" w:author="Assessor GDSXSR" w:date="2026-10-29T00:11:37Z">
        <w:r>
          <w:rPr>
            <w:rFonts w:ascii="Arial" w:hAnsi="Arial" w:cs="Arial"/>
            <w:sz w:val="28"/>
            <w:szCs w:val="28"/>
          </w:rPr>
          <w:delText xml:space="preserve">em</w:delText>
        </w:r>
      </w:del>
      <w:ins w:id="1600" w:author="Assessor GDSXSR" w:date="2026-10-29T00:11:37Z">
        <w:r>
          <w:rPr>
            <w:rFonts w:ascii="Arial" w:hAnsi="Arial" w:cs="Arial"/>
            <w:color w:val="808080"/>
            <w:sz w:val="28"/>
            <w:szCs w:val="28"/>
            <w:highlight w:val="yellow"/>
            <w:rPrChange w:id="1625" w:author="Assessor GDSXSR" w:date="2026-10-29T00:11:37Z">
              <w:rPr>
                <w:rFonts w:ascii="Arial" w:hAnsi="Arial" w:cs="Arial"/>
                <w:color w:val="808080"/>
                <w:sz w:val="28"/>
                <w:szCs w:val="28"/>
              </w:rPr>
            </w:rPrChange>
          </w:rPr>
          <w:t xml:space="preserve">o</w:t>
        </w:r>
      </w:ins>
      <w:r>
        <w:rPr>
          <w:rFonts w:ascii="Arial" w:hAnsi="Arial" w:cs="Arial"/>
          <w:sz w:val="28"/>
          <w:szCs w:val="28"/>
          <w:highlight w:val="yellow"/>
          <w:rPrChange w:id="1626" w:author="Assessor GDSXSR" w:date="2026-10-29T00:11:37Z">
            <w:rPr>
              <w:rFonts w:ascii="Arial" w:hAnsi="Arial" w:cs="Arial"/>
              <w:sz w:val="28"/>
              <w:szCs w:val="28"/>
            </w:rPr>
          </w:rPrChange>
        </w:rPr>
        <w:t xml:space="preserve"> </w:t>
      </w:r>
      <w:del w:id="1601" w:author="Assessor GDSXSR" w:date="2026-10-29T00:11:37Z">
        <w:r>
          <w:rPr>
            <w:rFonts w:ascii="Arial" w:hAnsi="Arial" w:cs="Arial"/>
            <w:sz w:val="28"/>
            <w:szCs w:val="28"/>
          </w:rPr>
          <w:delText xml:space="preserve">todas</w:delText>
        </w:r>
      </w:del>
      <w:ins w:id="1602" w:author="Assessor GDSXSR" w:date="2026-10-29T00:11:37Z">
        <w:r>
          <w:rPr>
            <w:rFonts w:ascii="Arial" w:hAnsi="Arial" w:cs="Arial"/>
            <w:color w:val="808080"/>
            <w:sz w:val="28"/>
            <w:szCs w:val="28"/>
            <w:highlight w:val="yellow"/>
            <w:rPrChange w:id="1627" w:author="Assessor GDSXSR" w:date="2026-10-29T00:11:37Z">
              <w:rPr>
                <w:rFonts w:ascii="Arial" w:hAnsi="Arial" w:cs="Arial"/>
                <w:color w:val="808080"/>
                <w:sz w:val="28"/>
                <w:szCs w:val="28"/>
              </w:rPr>
            </w:rPrChange>
          </w:rPr>
          <w:t xml:space="preserve">que</w:t>
        </w:r>
      </w:ins>
      <w:r>
        <w:rPr>
          <w:rFonts w:ascii="Arial" w:hAnsi="Arial" w:cs="Arial"/>
          <w:sz w:val="28"/>
          <w:szCs w:val="28"/>
          <w:highlight w:val="yellow"/>
          <w:rPrChange w:id="1628" w:author="Assessor GDSXSR" w:date="2026-10-29T00:11:37Z">
            <w:rPr>
              <w:rFonts w:ascii="Arial" w:hAnsi="Arial" w:cs="Arial"/>
              <w:sz w:val="28"/>
              <w:szCs w:val="28"/>
            </w:rPr>
          </w:rPrChange>
        </w:rPr>
        <w:t xml:space="preserve"> </w:t>
      </w:r>
      <w:del w:id="1603" w:author="Assessor GDSXSR" w:date="2026-10-29T00:11:37Z">
        <w:r>
          <w:rPr>
            <w:rFonts w:ascii="Arial" w:hAnsi="Arial" w:cs="Arial"/>
            <w:sz w:val="28"/>
            <w:szCs w:val="28"/>
          </w:rPr>
          <w:delText xml:space="preserve">as</w:delText>
        </w:r>
      </w:del>
      <w:ins w:id="1604" w:author="Assessor GDSXSR" w:date="2026-10-29T00:11:37Z">
        <w:r>
          <w:rPr>
            <w:rFonts w:ascii="Arial" w:hAnsi="Arial" w:cs="Arial"/>
            <w:color w:val="808080"/>
            <w:sz w:val="28"/>
            <w:szCs w:val="28"/>
            <w:highlight w:val="yellow"/>
            <w:rPrChange w:id="1629" w:author="Assessor GDSXSR" w:date="2026-10-29T00:11:37Z">
              <w:rPr>
                <w:rFonts w:ascii="Arial" w:hAnsi="Arial" w:cs="Arial"/>
                <w:color w:val="808080"/>
                <w:sz w:val="28"/>
                <w:szCs w:val="28"/>
              </w:rPr>
            </w:rPrChange>
          </w:rPr>
          <w:t xml:space="preserve">afasta</w:t>
        </w:r>
      </w:ins>
      <w:r>
        <w:rPr>
          <w:rFonts w:ascii="Arial" w:hAnsi="Arial" w:cs="Arial"/>
          <w:sz w:val="28"/>
          <w:szCs w:val="28"/>
          <w:highlight w:val="yellow"/>
          <w:rPrChange w:id="1630" w:author="Assessor GDSXSR" w:date="2026-10-29T00:11:37Z">
            <w:rPr>
              <w:rFonts w:ascii="Arial" w:hAnsi="Arial" w:cs="Arial"/>
              <w:sz w:val="28"/>
              <w:szCs w:val="28"/>
            </w:rPr>
          </w:rPrChange>
        </w:rPr>
        <w:t xml:space="preserve"> </w:t>
      </w:r>
      <w:del w:id="1605" w:author="Assessor GDSXSR" w:date="2026-10-29T00:11:37Z">
        <w:r>
          <w:rPr>
            <w:rFonts w:ascii="Arial" w:hAnsi="Arial" w:cs="Arial"/>
            <w:sz w:val="28"/>
            <w:szCs w:val="28"/>
          </w:rPr>
          <w:delText xml:space="preserve">oportunidades</w:delText>
        </w:r>
      </w:del>
      <w:ins w:id="1606" w:author="Assessor GDSXSR" w:date="2026-10-29T00:11:37Z">
        <w:r>
          <w:rPr>
            <w:rFonts w:ascii="Arial" w:hAnsi="Arial" w:cs="Arial"/>
            <w:color w:val="808080"/>
            <w:sz w:val="28"/>
            <w:szCs w:val="28"/>
            <w:highlight w:val="yellow"/>
            <w:rPrChange w:id="1631" w:author="Assessor GDSXSR" w:date="2026-10-29T00:11:37Z">
              <w:rPr>
                <w:rFonts w:ascii="Arial" w:hAnsi="Arial" w:cs="Arial"/>
                <w:color w:val="808080"/>
                <w:sz w:val="28"/>
                <w:szCs w:val="28"/>
              </w:rPr>
            </w:rPrChange>
          </w:rPr>
          <w:t xml:space="preserve">a fraude à execução</w:t>
        </w:r>
      </w:ins>
      <w:r>
        <w:rPr>
          <w:rFonts w:ascii="Arial" w:hAnsi="Arial" w:cs="Arial"/>
          <w:sz w:val="28"/>
          <w:szCs w:val="28"/>
          <w:highlight w:val="yellow"/>
          <w:rPrChange w:id="1632" w:author="Assessor GDSXSR" w:date="2026-10-29T00:11:37Z">
            <w:rPr>
              <w:rFonts w:ascii="Arial" w:hAnsi="Arial" w:cs="Arial"/>
              <w:sz w:val="28"/>
              <w:szCs w:val="28"/>
            </w:rPr>
          </w:rPrChange>
        </w:rPr>
        <w:t xml:space="preserve">.</w:t>
      </w:r>
    </w:p>
    <w:p w14:paraId="63C55C14" w14:textId="77777777" w:rsidR="00551D0E" w:rsidRDefault="00551D0E" w:rsidP="00506A7D">
      <w:pPr>
        <w:spacing w:after="0" w:line="360" w:lineRule="auto"/>
        <w:ind w:firstLine="2268"/>
        <w:jc w:val="both"/>
        <w:rPr>
          <w:rFonts w:ascii="Arial" w:hAnsi="Arial" w:cs="Arial"/>
          <w:sz w:val="28"/>
          <w:szCs w:val="28"/>
        </w:rPr>
      </w:pPr>
    </w:p>
    <w:p w14:paraId="694A4DAE" w14:textId="2DEA1B51" w:rsidR="00551D0E" w:rsidRDefault="005843B7" w:rsidP="00902EA9">
      <w:pPr>
        <w:spacing w:after="0" w:line="360" w:lineRule="auto"/>
        <w:ind w:firstLine="2268"/>
        <w:jc w:val="both"/>
        <w:rPr>
          <w:rFonts w:ascii="Arial" w:hAnsi="Arial" w:cs="Arial"/>
          <w:sz w:val="28"/>
          <w:szCs w:val="28"/>
        </w:rPr>
      </w:pPr>
      <w:r>
        <w:rPr>
          <w:rFonts w:ascii="Arial" w:hAnsi="Arial" w:cs="Arial"/>
          <w:sz w:val="28"/>
          <w:szCs w:val="28"/>
          <w:highlight w:val="yellow"/>
          <w:u w:val="single"/>
          <w:rPrChange w:id="1634" w:author="Assessor GDSXSR" w:date="2026-10-29T00:11:37Z">
            <w:rPr>
              <w:rFonts w:ascii="Arial" w:hAnsi="Arial" w:cs="Arial"/>
              <w:sz w:val="28"/>
              <w:szCs w:val="28"/>
              <w:u w:val="single"/>
            </w:rPr>
          </w:rPrChange>
        </w:rPr>
        <w:t xml:space="preserve">Assim, nego provimento ao </w:t>
      </w:r>
      <w:r>
        <w:rPr>
          <w:rFonts w:ascii="Arial" w:hAnsi="Arial" w:cs="Arial"/>
          <w:sz w:val="28"/>
          <w:szCs w:val="28"/>
          <w:highlight w:val="yellow"/>
          <w:u w:val="single"/>
          <w:rPrChange w:id="1635" w:author="Assessor GDSXSR" w:date="2026-10-29T00:11:37Z">
            <w:rPr>
              <w:rFonts w:ascii="Arial" w:hAnsi="Arial" w:cs="Arial"/>
              <w:sz w:val="28"/>
              <w:szCs w:val="28"/>
              <w:u w:val="single"/>
            </w:rPr>
          </w:rPrChange>
        </w:rPr>
        <w:t xml:space="preserve">apelo</w:t>
      </w:r>
      <w:ins w:id="1633" w:author="Assessor GDSXSR" w:date="2026-10-29T00:11:37Z">
        <w:r>
          <w:rPr>
            <w:rFonts w:ascii="Arial" w:hAnsi="Arial" w:cs="Arial"/>
            <w:color w:val="808080"/>
            <w:sz w:val="28"/>
            <w:szCs w:val="28"/>
            <w:highlight w:val="yellow"/>
            <w:u w:val="single"/>
            <w:rPrChange w:id="1636" w:author="Assessor GDSXSR" w:date="2026-10-29T00:11:37Z">
              <w:rPr>
                <w:rFonts w:ascii="Arial" w:hAnsi="Arial" w:cs="Arial"/>
                <w:color w:val="808080"/>
                <w:sz w:val="28"/>
                <w:szCs w:val="28"/>
                <w:u w:val="single"/>
              </w:rPr>
            </w:rPrChange>
          </w:rPr>
          <w:t xml:space="preserve">,</w:t>
        </w:r>
      </w:ins>
      <w:r>
        <w:rPr>
          <w:rFonts w:ascii="Arial" w:hAnsi="Arial" w:cs="Arial"/>
          <w:sz w:val="28"/>
          <w:szCs w:val="28"/>
          <w:highlight w:val="yellow"/>
          <w:u w:val="single"/>
          <w:rPrChange w:id="1637" w:author="Assessor GDSXSR" w:date="2026-10-29T00:11:37Z">
            <w:rPr>
              <w:rFonts w:ascii="Arial" w:hAnsi="Arial" w:cs="Arial"/>
              <w:sz w:val="28"/>
              <w:szCs w:val="28"/>
              <w:u w:val="single"/>
            </w:rPr>
          </w:rPrChange>
        </w:rPr>
        <w:t xml:space="preserve"> nesse ponto</w:t>
      </w:r>
      <w:r>
        <w:rPr>
          <w:rFonts w:ascii="Arial" w:hAnsi="Arial" w:cs="Arial"/>
          <w:sz w:val="28"/>
          <w:szCs w:val="28"/>
          <w:highlight w:val="yellow"/>
          <w:u w:val="single"/>
          <w:rPrChange w:id="1638" w:author="Assessor GDSXSR" w:date="2026-10-29T00:11:37Z">
            <w:rPr>
              <w:rFonts w:ascii="Arial" w:hAnsi="Arial" w:cs="Arial"/>
              <w:sz w:val="28"/>
              <w:szCs w:val="28"/>
            </w:rPr>
          </w:rPrChange>
        </w:rPr>
        <w:t xml:space="preserve">.</w:t>
      </w:r>
    </w:p>
    <w:p w14:paraId="478FA7E6" w14:textId="77777777" w:rsidR="00506A7D" w:rsidRDefault="00506A7D" w:rsidP="00DB1301">
      <w:pPr>
        <w:spacing w:after="0" w:line="360" w:lineRule="auto"/>
        <w:ind w:firstLine="2268"/>
        <w:jc w:val="both"/>
        <w:rPr>
          <w:rFonts w:ascii="Arial" w:hAnsi="Arial" w:cs="Arial"/>
          <w:sz w:val="28"/>
          <w:szCs w:val="28"/>
        </w:rPr>
      </w:pPr>
    </w:p>
    <w:p w14:paraId="176E6668" w14:textId="46AEFF25" w:rsidR="00506A7D" w:rsidRDefault="00460EC7" w:rsidP="00B73FAD">
      <w:pPr>
        <w:spacing w:after="0" w:line="360" w:lineRule="auto"/>
        <w:jc w:val="center"/>
        <w:rPr>
          <w:rFonts w:ascii="Arial" w:hAnsi="Arial" w:cs="Arial"/>
          <w:sz w:val="28"/>
          <w:szCs w:val="28"/>
        </w:rPr>
      </w:pPr>
      <w:r>
        <w:rPr>
          <w:rFonts w:ascii="Arial" w:hAnsi="Arial" w:cs="Arial"/>
          <w:sz w:val="28"/>
          <w:szCs w:val="28"/>
          <w:highlight w:val="yellow"/>
          <w:rPrChange w:id="1639" w:author="Assessor GDSXSR" w:date="2026-10-29T00:11:37Z">
            <w:rPr>
              <w:rFonts w:ascii="Arial" w:hAnsi="Arial" w:cs="Arial"/>
              <w:sz w:val="28"/>
              <w:szCs w:val="28"/>
            </w:rPr>
          </w:rPrChange>
        </w:rPr>
        <w:t>DA CORRETA CONDENAÇÃO AO PAGAMENTO DOS HONORÁRIOS DE SUCUMBÊNCIA</w:t>
      </w:r>
    </w:p>
    <w:p w14:paraId="5A15312C" w14:textId="77777777" w:rsidR="00B73FAD" w:rsidRDefault="00B73FAD" w:rsidP="00B73FAD">
      <w:pPr>
        <w:spacing w:after="0" w:line="360" w:lineRule="auto"/>
        <w:jc w:val="center"/>
        <w:rPr>
          <w:rFonts w:ascii="Arial" w:hAnsi="Arial" w:cs="Arial"/>
          <w:sz w:val="28"/>
          <w:szCs w:val="28"/>
        </w:rPr>
      </w:pPr>
    </w:p>
    <w:p w14:paraId="27719930" w14:textId="5C7C00FC" w:rsidR="00506A7D" w:rsidRDefault="009362DC" w:rsidP="009362DC">
      <w:pPr>
        <w:spacing w:after="0" w:line="360" w:lineRule="auto"/>
        <w:ind w:firstLine="2268"/>
        <w:jc w:val="both"/>
        <w:rPr>
          <w:rFonts w:ascii="Arial" w:hAnsi="Arial" w:cs="Arial"/>
          <w:sz w:val="28"/>
          <w:szCs w:val="28"/>
        </w:rPr>
      </w:pPr>
      <w:del w:id="1640" w:author="Assessor GDSXSR" w:date="2026-10-29T00:11:37Z">
        <w:r>
          <w:rPr>
            <w:rFonts w:ascii="Arial" w:hAnsi="Arial" w:cs="Arial"/>
            <w:sz w:val="28"/>
            <w:szCs w:val="28"/>
          </w:rPr>
          <w:delText xml:space="preserve">Em suas razões, o</w:delText>
        </w:r>
      </w:del>
      <w:ins w:id="1641" w:author="Assessor GDSXSR" w:date="2026-10-29T00:11:37Z">
        <w:r>
          <w:rPr>
            <w:rFonts w:ascii="Arial" w:hAnsi="Arial" w:cs="Arial"/>
            <w:color w:val="808080"/>
            <w:sz w:val="28"/>
            <w:szCs w:val="28"/>
          </w:rPr>
          <w:t xml:space="preserve">O</w:t>
        </w:r>
      </w:ins>
      <w:r>
        <w:rPr>
          <w:rFonts w:ascii="Arial" w:hAnsi="Arial" w:cs="Arial"/>
          <w:sz w:val="28"/>
          <w:szCs w:val="28"/>
        </w:rPr>
        <w:t xml:space="preserve"> embargado/apelante alega</w:t>
      </w:r>
      <w:del w:id="1642" w:author="Assessor GDSXSR" w:date="2026-10-29T00:11:37Z">
        <w:r>
          <w:rPr>
            <w:rFonts w:ascii="Arial" w:hAnsi="Arial" w:cs="Arial"/>
            <w:sz w:val="28"/>
            <w:szCs w:val="28"/>
          </w:rPr>
          <w:delText xml:space="preserve">, em síntese,</w:delText>
        </w:r>
      </w:del>
      <w:r>
        <w:rPr>
          <w:rFonts w:ascii="Arial" w:hAnsi="Arial" w:cs="Arial"/>
          <w:sz w:val="28"/>
          <w:szCs w:val="28"/>
        </w:rPr>
        <w:t xml:space="preserve"> que: </w:t>
      </w:r>
      <w:r>
        <w:rPr>
          <w:rFonts w:ascii="Arial" w:hAnsi="Arial" w:cs="Arial"/>
          <w:b/>
          <w:bCs/>
          <w:sz w:val="28"/>
          <w:szCs w:val="28"/>
          <w:rPrChange w:id="1644" w:author="Assessor GDSXSR" w:date="2026-10-29T00:11:37Z">
            <w:rPr>
              <w:rFonts w:ascii="Arial" w:hAnsi="Arial" w:cs="Arial"/>
              <w:b/>
              <w:bCs/>
              <w:sz w:val="28"/>
              <w:szCs w:val="28"/>
            </w:rPr>
          </w:rPrChange>
        </w:rPr>
        <w:t xml:space="preserve">1)</w:t>
      </w:r>
      <w:r>
        <w:rPr>
          <w:rFonts w:ascii="Arial" w:hAnsi="Arial" w:cs="Arial"/>
          <w:sz w:val="28"/>
          <w:szCs w:val="28"/>
        </w:rPr>
        <w:t xml:space="preserve"> a sentença aplicou indevidamente o Tema Repetitivo nº 872 do STJ, ao atribuir ao apelante os ônus sucumbenciais, pois exerceu regularmente o direito de defesa, inexistindo resistência abusiva à pretensão da embargante; e </w:t>
      </w:r>
      <w:r>
        <w:rPr>
          <w:rFonts w:ascii="Arial" w:hAnsi="Arial" w:cs="Arial"/>
          <w:b/>
          <w:bCs/>
          <w:sz w:val="28"/>
          <w:szCs w:val="28"/>
          <w:rPrChange w:id="1646" w:author="Assessor GDSXSR" w:date="2026-10-29T00:11:37Z">
            <w:rPr>
              <w:rFonts w:ascii="Arial" w:hAnsi="Arial" w:cs="Arial"/>
              <w:b/>
              <w:bCs/>
              <w:sz w:val="28"/>
              <w:szCs w:val="28"/>
            </w:rPr>
          </w:rPrChange>
        </w:rPr>
        <w:t xml:space="preserve">2)</w:t>
      </w:r>
      <w:r>
        <w:rPr>
          <w:rFonts w:ascii="Arial" w:hAnsi="Arial" w:cs="Arial"/>
          <w:sz w:val="28"/>
          <w:szCs w:val="28"/>
        </w:rPr>
        <w:t xml:space="preserve"> os ônus sucumbenciais devem ser atribuídos à embargante, à luz do princípio da causalidade e do Enunciado nº 303 da Súmula do STJ</w:t>
      </w:r>
      <w:ins w:id="1643" w:author="Assessor GDSXSR" w:date="2026-10-29T00:11:37Z">
        <w:r>
          <w:rPr>
            <w:rFonts w:ascii="Arial" w:hAnsi="Arial" w:cs="Arial"/>
            <w:color w:val="808080"/>
            <w:sz w:val="28"/>
            <w:szCs w:val="28"/>
          </w:rPr>
          <w:t xml:space="preserve"> (ID 89655660)</w:t>
        </w:r>
      </w:ins>
      <w:r>
        <w:rPr>
          <w:rFonts w:ascii="Arial" w:hAnsi="Arial" w:cs="Arial"/>
          <w:sz w:val="28"/>
          <w:szCs w:val="28"/>
        </w:rPr>
        <w:t xml:space="preserve">.</w:t>
      </w:r>
    </w:p>
    <w:p w14:paraId="46AC0478" w14:textId="77777777" w:rsidR="00A920BF" w:rsidRDefault="00A920BF" w:rsidP="009362DC">
      <w:pPr>
        <w:spacing w:after="0" w:line="360" w:lineRule="auto"/>
        <w:ind w:firstLine="2268"/>
        <w:jc w:val="both"/>
        <w:rPr>
          <w:rFonts w:ascii="Arial" w:hAnsi="Arial" w:cs="Arial"/>
          <w:sz w:val="28"/>
          <w:szCs w:val="28"/>
        </w:rPr>
      </w:pPr>
    </w:p>
    <w:p w14:paraId="7F11EE97" w14:textId="3A709A7F" w:rsidR="00A920BF" w:rsidRPr="009362DC" w:rsidRDefault="00A920BF" w:rsidP="009362DC">
      <w:pPr>
        <w:spacing w:after="0" w:line="360" w:lineRule="auto"/>
        <w:ind w:firstLine="2268"/>
        <w:jc w:val="both"/>
        <w:rPr>
          <w:rFonts w:ascii="Arial" w:hAnsi="Arial" w:cs="Arial"/>
          <w:color w:val="7030A0"/>
          <w:sz w:val="28"/>
          <w:szCs w:val="28"/>
        </w:rPr>
      </w:pPr>
      <w:r>
        <w:rPr>
          <w:rFonts w:ascii="Arial" w:hAnsi="Arial" w:cs="Arial"/>
          <w:sz w:val="28"/>
          <w:szCs w:val="28"/>
        </w:rPr>
        <w:lastRenderedPageBreak/>
        <w:t xml:space="preserve">Requer </w:t>
      </w:r>
      <w:r w:rsidR="005C4C51">
        <w:rPr>
          <w:rFonts w:ascii="Arial" w:hAnsi="Arial" w:cs="Arial"/>
          <w:sz w:val="28"/>
          <w:szCs w:val="28"/>
        </w:rPr>
        <w:t>a</w:t>
      </w:r>
      <w:r w:rsidR="000B5F37">
        <w:rPr>
          <w:rFonts w:ascii="Arial" w:hAnsi="Arial" w:cs="Arial"/>
          <w:sz w:val="28"/>
          <w:szCs w:val="28"/>
        </w:rPr>
        <w:t xml:space="preserve"> reforma da </w:t>
      </w:r>
      <w:r w:rsidR="008755DA">
        <w:rPr>
          <w:rFonts w:ascii="Arial" w:hAnsi="Arial" w:cs="Arial"/>
          <w:sz w:val="28"/>
          <w:szCs w:val="28"/>
        </w:rPr>
        <w:t xml:space="preserve">r. </w:t>
      </w:r>
      <w:r w:rsidR="000B5F37">
        <w:rPr>
          <w:rFonts w:ascii="Arial" w:hAnsi="Arial" w:cs="Arial"/>
          <w:sz w:val="28"/>
          <w:szCs w:val="28"/>
        </w:rPr>
        <w:t>sentença</w:t>
      </w:r>
      <w:r w:rsidR="008755DA">
        <w:rPr>
          <w:rFonts w:ascii="Arial" w:hAnsi="Arial" w:cs="Arial"/>
          <w:sz w:val="28"/>
          <w:szCs w:val="28"/>
        </w:rPr>
        <w:t xml:space="preserve"> para inverter os honorários sucumbenciais, com a condenação da apelada</w:t>
      </w:r>
      <w:r w:rsidR="00DD2F2E">
        <w:rPr>
          <w:rFonts w:ascii="Arial" w:hAnsi="Arial" w:cs="Arial"/>
          <w:sz w:val="28"/>
          <w:szCs w:val="28"/>
        </w:rPr>
        <w:t xml:space="preserve"> ao pagamento das custas e ônus advocatícios</w:t>
      </w:r>
      <w:r w:rsidR="00512F38">
        <w:rPr>
          <w:rFonts w:ascii="Arial" w:hAnsi="Arial" w:cs="Arial"/>
          <w:sz w:val="28"/>
          <w:szCs w:val="28"/>
        </w:rPr>
        <w:t>.</w:t>
      </w:r>
    </w:p>
    <w:p w14:paraId="656EC219" w14:textId="77777777" w:rsidR="009506E0" w:rsidRDefault="009506E0" w:rsidP="00DB1301">
      <w:pPr>
        <w:spacing w:after="0" w:line="360" w:lineRule="auto"/>
        <w:ind w:firstLine="2268"/>
        <w:jc w:val="both"/>
        <w:rPr>
          <w:rFonts w:ascii="Arial" w:hAnsi="Arial" w:cs="Arial"/>
          <w:sz w:val="28"/>
          <w:szCs w:val="28"/>
        </w:rPr>
      </w:pPr>
    </w:p>
    <w:p w14:paraId="0EAFBC99" w14:textId="19E593EB" w:rsidR="009506E0" w:rsidRDefault="009506E0" w:rsidP="00DB1301">
      <w:pPr>
        <w:spacing w:after="0" w:line="360" w:lineRule="auto"/>
        <w:ind w:firstLine="2268"/>
        <w:jc w:val="both"/>
        <w:rPr>
          <w:rFonts w:ascii="Arial" w:hAnsi="Arial" w:cs="Arial"/>
          <w:sz w:val="28"/>
          <w:szCs w:val="28"/>
        </w:rPr>
      </w:pPr>
      <w:r>
        <w:rPr>
          <w:rFonts w:ascii="Arial" w:hAnsi="Arial" w:cs="Arial"/>
          <w:sz w:val="28"/>
          <w:szCs w:val="28"/>
          <w:highlight w:val="yellow"/>
          <w:rPrChange w:id="1648" w:author="Assessor GDSXSR" w:date="2026-10-29T00:11:37Z">
            <w:rPr>
              <w:rFonts w:ascii="Arial" w:hAnsi="Arial" w:cs="Arial"/>
              <w:sz w:val="28"/>
              <w:szCs w:val="28"/>
            </w:rPr>
          </w:rPrChange>
        </w:rPr>
        <w:t xml:space="preserve">Sem razão </w:t>
      </w:r>
      <w:r w:rsidR="009362DC">
        <w:rPr>
          <w:rFonts w:ascii="Arial" w:hAnsi="Arial" w:cs="Arial"/>
          <w:sz w:val="28"/>
          <w:szCs w:val="28"/>
          <w:highlight w:val="yellow"/>
          <w:rPrChange w:id="1649" w:author="Assessor GDSXSR" w:date="2026-10-29T00:11:37Z">
            <w:rPr>
              <w:rFonts w:ascii="Arial" w:hAnsi="Arial" w:cs="Arial"/>
              <w:sz w:val="28"/>
              <w:szCs w:val="28"/>
            </w:rPr>
          </w:rPrChange>
        </w:rPr>
        <w:t>o apelante.</w:t>
      </w:r>
    </w:p>
    <w:p w14:paraId="5A9B6B25" w14:textId="77777777" w:rsidR="005853D7" w:rsidRDefault="005853D7" w:rsidP="00DB1301">
      <w:pPr>
        <w:spacing w:after="0" w:line="360" w:lineRule="auto"/>
        <w:ind w:firstLine="2268"/>
        <w:jc w:val="both"/>
        <w:rPr>
          <w:rFonts w:ascii="Arial" w:hAnsi="Arial" w:cs="Arial"/>
          <w:sz w:val="28"/>
          <w:szCs w:val="28"/>
        </w:rPr>
      </w:pPr>
    </w:p>
    <w:p w14:paraId="6385276C" w14:textId="4BA51A40" w:rsidR="005853D7" w:rsidRDefault="00512F38" w:rsidP="00DB1301">
      <w:pPr>
        <w:spacing w:after="0" w:line="360" w:lineRule="auto"/>
        <w:ind w:firstLine="2268"/>
        <w:jc w:val="both"/>
        <w:rPr>
          <w:del w:id="1653" w:author="Assessor GDSXSR" w:date="2026-10-29T00:11:37Z"/>
          <w:rFonts w:ascii="Arial" w:hAnsi="Arial" w:cs="Arial"/>
          <w:sz w:val="28"/>
          <w:szCs w:val="28"/>
        </w:rPr>
      </w:pPr>
      <w:del w:id="1650" w:author="Assessor GDSXSR" w:date="2026-10-29T00:11:37Z">
        <w:r>
          <w:rPr>
            <w:rFonts w:ascii="Arial" w:hAnsi="Arial" w:cs="Arial"/>
            <w:sz w:val="28"/>
            <w:szCs w:val="28"/>
          </w:rPr>
          <w:delText xml:space="preserve">Nesse ponto, a controvérsia recursal reside </w:delText>
        </w:r>
      </w:del>
      <w:del w:id="1651" w:author="Assessor GDSXSR" w:date="2026-10-29T00:11:37Z">
        <w:r w:rsidR="00E86F04">
          <w:rPr>
            <w:rFonts w:ascii="Arial" w:hAnsi="Arial" w:cs="Arial"/>
            <w:sz w:val="28"/>
            <w:szCs w:val="28"/>
          </w:rPr>
          <w:delText>na discussão sobre a responsabilidade pelo pagamento dos honorários advocatícios em sede de embargos de terceiros que foram julgados procedentes</w:delText>
        </w:r>
      </w:del>
      <w:del w:id="1652" w:author="Assessor GDSXSR" w:date="2026-10-29T00:11:37Z">
        <w:r w:rsidR="006E021C">
          <w:rPr>
            <w:rFonts w:ascii="Arial" w:hAnsi="Arial" w:cs="Arial"/>
            <w:sz w:val="28"/>
            <w:szCs w:val="28"/>
          </w:rPr>
          <w:delText>.</w:delText>
        </w:r>
      </w:del>
    </w:p>
    <w:p w14:paraId="755AE054" w14:textId="77777777" w:rsidR="006E021C" w:rsidRDefault="006E021C" w:rsidP="00DB1301">
      <w:pPr>
        <w:spacing w:after="0" w:line="360" w:lineRule="auto"/>
        <w:ind w:firstLine="2268"/>
        <w:jc w:val="both"/>
        <w:rPr>
          <w:del w:id="1654" w:author="Assessor GDSXSR" w:date="2026-10-29T00:11:37Z"/>
          <w:rFonts w:ascii="Arial" w:hAnsi="Arial" w:cs="Arial"/>
          <w:sz w:val="28"/>
          <w:szCs w:val="28"/>
        </w:rPr>
      </w:pPr>
    </w:p>
    <w:p w14:paraId="17F3CABD" w14:textId="2B6BC620" w:rsidR="006E021C" w:rsidRDefault="006E021C" w:rsidP="00DB1301">
      <w:pPr>
        <w:spacing w:after="0" w:line="360" w:lineRule="auto"/>
        <w:ind w:firstLine="2268"/>
        <w:jc w:val="both"/>
        <w:rPr>
          <w:rFonts w:ascii="Arial" w:hAnsi="Arial" w:cs="Arial"/>
          <w:sz w:val="28"/>
          <w:szCs w:val="28"/>
        </w:rPr>
      </w:pPr>
      <w:del w:id="1655" w:author="Assessor GDSXSR" w:date="2026-10-29T00:11:37Z">
        <w:r>
          <w:rPr>
            <w:rFonts w:ascii="Arial" w:hAnsi="Arial" w:cs="Arial"/>
            <w:sz w:val="28"/>
            <w:szCs w:val="28"/>
          </w:rPr>
          <w:delText xml:space="preserve">No</w:delText>
        </w:r>
      </w:del>
      <w:ins w:id="1656" w:author="Assessor GDSXSR" w:date="2026-10-29T00:11:37Z">
        <w:commentRangeStart w:id="17"/>
        <w:r>
          <w:rPr>
            <w:rFonts w:ascii="Arial" w:hAnsi="Arial" w:cs="Arial"/>
            <w:color w:val="808080"/>
            <w:sz w:val="28"/>
            <w:szCs w:val="28"/>
          </w:rPr>
          <w:t xml:space="preserve">O</w:t>
        </w:r>
      </w:ins>
      <w:r>
        <w:rPr>
          <w:rFonts w:ascii="Arial" w:hAnsi="Arial" w:cs="Arial"/>
          <w:sz w:val="28"/>
          <w:szCs w:val="28"/>
        </w:rPr>
        <w:t xml:space="preserve"> </w:t>
      </w:r>
      <w:del w:id="1657" w:author="Assessor GDSXSR" w:date="2026-10-29T00:11:37Z">
        <w:r>
          <w:rPr>
            <w:rFonts w:ascii="Arial" w:hAnsi="Arial" w:cs="Arial"/>
            <w:sz w:val="28"/>
            <w:szCs w:val="28"/>
          </w:rPr>
          <w:delText xml:space="preserve">que</w:delText>
        </w:r>
      </w:del>
      <w:ins w:id="1658" w:author="Assessor GDSXSR" w:date="2026-10-29T00:11:37Z">
        <w:r>
          <w:rPr>
            <w:rFonts w:ascii="Arial" w:hAnsi="Arial" w:cs="Arial"/>
            <w:color w:val="808080"/>
            <w:sz w:val="28"/>
            <w:szCs w:val="28"/>
          </w:rPr>
          <w:t xml:space="preserve">c.</w:t>
        </w:r>
      </w:ins>
      <w:r>
        <w:rPr>
          <w:rFonts w:ascii="Arial" w:hAnsi="Arial" w:cs="Arial"/>
          <w:sz w:val="28"/>
          <w:szCs w:val="28"/>
        </w:rPr>
        <w:t xml:space="preserve"> </w:t>
      </w:r>
      <w:del w:id="1659" w:author="Assessor GDSXSR" w:date="2026-10-29T00:11:37Z">
        <w:r>
          <w:rPr>
            <w:rFonts w:ascii="Arial" w:hAnsi="Arial" w:cs="Arial"/>
            <w:sz w:val="28"/>
            <w:szCs w:val="28"/>
          </w:rPr>
          <w:delText xml:space="preserve">tange ao tema</w:delText>
        </w:r>
      </w:del>
      <w:ins w:id="1660" w:author="Assessor GDSXSR" w:date="2026-10-29T00:11:37Z">
        <w:r>
          <w:rPr>
            <w:rFonts w:ascii="Arial" w:hAnsi="Arial" w:cs="Arial"/>
            <w:color w:val="808080"/>
            <w:sz w:val="28"/>
            <w:szCs w:val="28"/>
          </w:rPr>
          <w:t xml:space="preserve">STJ</w:t>
        </w:r>
      </w:ins>
      <w:r>
        <w:rPr>
          <w:rFonts w:ascii="Arial" w:hAnsi="Arial" w:cs="Arial"/>
          <w:sz w:val="28"/>
          <w:szCs w:val="28"/>
        </w:rPr>
        <w:t xml:space="preserve">,</w:t>
      </w:r>
      <w:del w:id="1661" w:author="Assessor GDSXSR" w:date="2026-10-29T00:11:37Z">
        <w:r>
          <w:rPr>
            <w:rFonts w:ascii="Arial" w:hAnsi="Arial" w:cs="Arial"/>
            <w:sz w:val="28"/>
            <w:szCs w:val="28"/>
          </w:rPr>
          <w:delText xml:space="preserve"> confira-se </w:delText>
        </w:r>
        <w:r>
          <w:rPr>
            <w:rFonts w:ascii="Arial" w:hAnsi="Arial" w:cs="Arial"/>
            <w:sz w:val="28"/>
            <w:szCs w:val="28"/>
          </w:rPr>
          <w:delText xml:space="preserve">o entendimento pacificado</w:delText>
        </w:r>
      </w:del>
      <w:r>
        <w:rPr>
          <w:rFonts w:ascii="Arial" w:hAnsi="Arial" w:cs="Arial"/>
          <w:sz w:val="28"/>
          <w:szCs w:val="28"/>
        </w:rPr>
        <w:t xml:space="preserve"> no </w:t>
      </w:r>
      <w:del w:id="1662" w:author="Assessor GDSXSR" w:date="2026-10-29T00:11:37Z">
        <w:r>
          <w:rPr>
            <w:rFonts w:ascii="Arial" w:hAnsi="Arial" w:cs="Arial"/>
            <w:sz w:val="28"/>
            <w:szCs w:val="28"/>
          </w:rPr>
          <w:delText xml:space="preserve">colendo</w:delText>
        </w:r>
      </w:del>
      <w:ins w:id="1663" w:author="Assessor GDSXSR" w:date="2026-10-29T00:11:37Z">
        <w:r>
          <w:rPr>
            <w:rFonts w:ascii="Arial" w:hAnsi="Arial" w:cs="Arial"/>
            <w:color w:val="808080"/>
            <w:sz w:val="28"/>
            <w:szCs w:val="28"/>
          </w:rPr>
          <w:t xml:space="preserve">julgamento</w:t>
        </w:r>
      </w:ins>
      <w:r>
        <w:rPr>
          <w:rFonts w:ascii="Arial" w:hAnsi="Arial" w:cs="Arial"/>
          <w:sz w:val="28"/>
          <w:szCs w:val="28"/>
        </w:rPr>
        <w:t xml:space="preserve"> </w:t>
      </w:r>
      <w:del w:id="1664" w:author="Assessor GDSXSR" w:date="2026-10-29T00:11:37Z">
        <w:r>
          <w:rPr>
            <w:rFonts w:ascii="Arial" w:hAnsi="Arial" w:cs="Arial"/>
            <w:sz w:val="28"/>
            <w:szCs w:val="28"/>
          </w:rPr>
          <w:delText xml:space="preserve">STJ</w:delText>
        </w:r>
      </w:del>
      <w:ins w:id="1665" w:author="Assessor GDSXSR" w:date="2026-10-29T00:11:37Z">
        <w:r>
          <w:rPr>
            <w:rFonts w:ascii="Arial" w:hAnsi="Arial" w:cs="Arial"/>
            <w:color w:val="808080"/>
            <w:sz w:val="28"/>
            <w:szCs w:val="28"/>
          </w:rPr>
          <w:t xml:space="preserve">do Tema Repetitivo 872, fixou a seguinte tese</w:t>
        </w:r>
      </w:ins>
      <w:r>
        <w:rPr>
          <w:rFonts w:ascii="Arial" w:hAnsi="Arial" w:cs="Arial"/>
          <w:sz w:val="28"/>
          <w:szCs w:val="28"/>
        </w:rPr>
        <w:t xml:space="preserve">:</w:t>
      </w:r>
      <w:commentRangeEnd w:id="17"/>
      <w:r>
        <w:rPr>
          <w:rStyle w:val="CommentReference"/>
        </w:rPr>
        <w:commentReference w:id="17"/>
      </w:r>
    </w:p>
    <w:p w14:paraId="38C43B3F" w14:textId="18E871D5" w:rsidR="009F24B7" w:rsidRPr="009F24B7" w:rsidRDefault="009F24B7" w:rsidP="009F24B7">
      <w:pPr>
        <w:spacing w:after="0" w:line="360" w:lineRule="auto"/>
        <w:jc w:val="both"/>
        <w:rPr>
          <w:rFonts w:ascii="Arial" w:hAnsi="Arial" w:cs="Arial"/>
          <w:sz w:val="28"/>
          <w:szCs w:val="28"/>
        </w:rPr>
      </w:pPr>
    </w:p>
    <w:p w14:paraId="5B21BD52" w14:textId="01342ABC" w:rsidR="009F24B7" w:rsidRPr="009F24B7" w:rsidRDefault="009F24B7" w:rsidP="009F24B7">
      <w:pPr>
        <w:spacing w:after="0" w:line="360" w:lineRule="auto"/>
        <w:ind w:left="2268"/>
        <w:jc w:val="both"/>
        <w:rPr>
          <w:del w:id="1667" w:author="Assessor GDSXSR" w:date="2026-10-29T00:11:37Z"/>
          <w:rFonts w:ascii="Arial" w:hAnsi="Arial" w:cs="Arial"/>
          <w:i/>
          <w:iCs/>
          <w:sz w:val="26"/>
          <w:szCs w:val="26"/>
        </w:rPr>
      </w:pPr>
      <w:del w:id="1666" w:author="Assessor GDSXSR" w:date="2026-10-29T00:11:37Z">
        <w:r w:rsidRPr="009F24B7">
          <w:rPr>
            <w:rFonts w:ascii="Arial" w:hAnsi="Arial" w:cs="Arial"/>
            <w:i/>
            <w:iCs/>
            <w:sz w:val="26"/>
            <w:szCs w:val="26"/>
          </w:rPr>
          <w:delText>“(...) 1. A controvérsia restringe-se à definição do ônus sucumbencial, à luz do princípio da causalidade, no caso de procedência dos embargos de terceiro opostos para desconstituir a penhora de veículo cuja transferência não foi comunicada ao Detran.</w:delText>
        </w:r>
      </w:del>
    </w:p>
    <w:p w14:paraId="3868E009" w14:textId="77777777" w:rsidR="009F24B7" w:rsidRPr="009F24B7" w:rsidRDefault="009F24B7" w:rsidP="009F24B7">
      <w:pPr>
        <w:spacing w:after="0" w:line="360" w:lineRule="auto"/>
        <w:ind w:left="2268"/>
        <w:jc w:val="both"/>
        <w:rPr>
          <w:del w:id="1669" w:author="Assessor GDSXSR" w:date="2026-10-29T00:11:37Z"/>
          <w:rFonts w:ascii="Arial" w:hAnsi="Arial" w:cs="Arial"/>
          <w:i/>
          <w:iCs/>
          <w:sz w:val="26"/>
          <w:szCs w:val="26"/>
        </w:rPr>
      </w:pPr>
      <w:del w:id="1668" w:author="Assessor GDSXSR" w:date="2026-10-29T00:11:37Z">
        <w:r w:rsidRPr="009F24B7">
          <w:rPr>
            <w:rFonts w:ascii="Arial" w:hAnsi="Arial" w:cs="Arial"/>
            <w:i/>
            <w:iCs/>
            <w:sz w:val="26"/>
            <w:szCs w:val="26"/>
          </w:rPr>
          <w:delText>2. A jurisprudência do STJ estabelece que, nos embargos de terceiro, os honorários advocatícios sucumbenciais devem ser atribuídos à parte que deu causa à constrição indevida, conforme o princípio da causalidade, salvo quando a parte embargada opõe resistência à pretensão autoral, atraindo para si os ônus da sucumbência (Tema 872 STJ).</w:delText>
        </w:r>
      </w:del>
    </w:p>
    <w:p w14:paraId="2A678CAB" w14:textId="795A919D" w:rsidR="009F24B7" w:rsidRPr="009F24B7" w:rsidRDefault="009F24B7" w:rsidP="009F24B7">
      <w:pPr>
        <w:spacing w:after="0" w:line="360" w:lineRule="auto"/>
        <w:ind w:left="2268"/>
        <w:jc w:val="both"/>
        <w:rPr>
          <w:del w:id="1671" w:author="Assessor GDSXSR" w:date="2026-10-29T00:11:37Z"/>
          <w:rFonts w:ascii="Arial" w:hAnsi="Arial" w:cs="Arial"/>
          <w:i/>
          <w:iCs/>
          <w:sz w:val="26"/>
          <w:szCs w:val="26"/>
        </w:rPr>
      </w:pPr>
      <w:del w:id="1670" w:author="Assessor GDSXSR" w:date="2026-10-29T00:11:37Z">
        <w:r w:rsidRPr="009F24B7">
          <w:rPr>
            <w:rFonts w:ascii="Arial" w:hAnsi="Arial" w:cs="Arial"/>
            <w:i/>
            <w:iCs/>
            <w:sz w:val="26"/>
            <w:szCs w:val="26"/>
          </w:rPr>
          <w:delText>3. Na hipótese dos autos, o acórdão recorrido assentou a existência de pretensão resistida por parte do embargado, conclusão firmada a partir da análise do conjunto fático-probatório.</w:delText>
        </w:r>
      </w:del>
    </w:p>
    <w:p w14:paraId="533FF17A" w14:textId="614C05ED" w:rsidR="00701CCE" w:rsidRPr="009F24B7" w:rsidRDefault="009F24B7" w:rsidP="00890F1C">
      <w:pPr>
        <w:spacing w:after="0" w:line="360" w:lineRule="auto"/>
        <w:ind w:left="2268"/>
        <w:jc w:val="both"/>
        <w:rPr>
          <w:del w:id="1677" w:author="Assessor GDSXSR" w:date="2026-10-29T00:11:37Z"/>
          <w:rFonts w:ascii="Arial" w:hAnsi="Arial" w:cs="Arial"/>
          <w:i/>
          <w:iCs/>
          <w:sz w:val="26"/>
          <w:szCs w:val="26"/>
        </w:rPr>
      </w:pPr>
      <w:del w:id="1672" w:author="Assessor GDSXSR" w:date="2026-10-29T00:11:37Z">
        <w:r w:rsidRPr="009F24B7">
          <w:rPr>
            <w:rFonts w:ascii="Arial" w:hAnsi="Arial" w:cs="Arial"/>
            <w:i/>
            <w:iCs/>
            <w:sz w:val="26"/>
            <w:szCs w:val="26"/>
          </w:rPr>
          <w:lastRenderedPageBreak/>
          <w:delText>(...)</w:delText>
        </w:r>
      </w:del>
      <w:del w:id="1673" w:author="Assessor GDSXSR" w:date="2026-10-29T00:11:37Z">
        <w:r w:rsidR="00890F1C">
          <w:rPr>
            <w:rFonts w:ascii="Arial" w:hAnsi="Arial" w:cs="Arial"/>
            <w:i/>
            <w:iCs/>
            <w:sz w:val="26"/>
            <w:szCs w:val="26"/>
          </w:rPr>
          <w:delText xml:space="preserve"> </w:delText>
        </w:r>
      </w:del>
      <w:del w:id="1674" w:author="Assessor GDSXSR" w:date="2026-10-29T00:11:37Z">
        <w:r w:rsidRPr="009F24B7">
          <w:rPr>
            <w:rFonts w:ascii="Arial" w:hAnsi="Arial" w:cs="Arial"/>
            <w:i/>
            <w:iCs/>
            <w:sz w:val="26"/>
            <w:szCs w:val="26"/>
          </w:rPr>
          <w:delText>Agravo interno improvido</w:delText>
        </w:r>
      </w:del>
      <w:del w:id="1675" w:author="Assessor GDSXSR" w:date="2026-10-29T00:11:37Z">
        <w:r w:rsidR="00890F1C">
          <w:rPr>
            <w:rFonts w:ascii="Arial" w:hAnsi="Arial" w:cs="Arial"/>
            <w:i/>
            <w:iCs/>
            <w:sz w:val="26"/>
            <w:szCs w:val="26"/>
          </w:rPr>
          <w:delText xml:space="preserve">.” </w:delText>
        </w:r>
      </w:del>
      <w:del w:id="1676" w:author="Assessor GDSXSR" w:date="2026-10-29T00:11:37Z">
        <w:r w:rsidRPr="009F24B7">
          <w:rPr>
            <w:rFonts w:ascii="Arial" w:hAnsi="Arial" w:cs="Arial"/>
            <w:i/>
            <w:iCs/>
            <w:sz w:val="26"/>
            <w:szCs w:val="26"/>
          </w:rPr>
          <w:delText>(STJ, AgInt no AgInt no AREsp n. 2.964.827/RS, relator Ministro Humberto Martins, Terceira Turma, julgado em 23/3/2026, DJEN de 26/3/2026)</w:delText>
        </w:r>
      </w:del>
    </w:p>
    <w:p w14:paraId="4E512E30" w14:textId="77777777" w:rsidR="005853D7" w:rsidRDefault="005853D7" w:rsidP="00DB1301">
      <w:pPr>
        <w:spacing w:after="0" w:line="360" w:lineRule="auto"/>
        <w:ind w:firstLine="2268"/>
        <w:jc w:val="both"/>
        <w:rPr>
          <w:del w:id="1678" w:author="Assessor GDSXSR" w:date="2026-10-29T00:11:37Z"/>
          <w:rFonts w:ascii="Arial" w:hAnsi="Arial" w:cs="Arial"/>
          <w:sz w:val="28"/>
          <w:szCs w:val="28"/>
        </w:rPr>
      </w:pPr>
    </w:p>
    <w:p w14:paraId="6AE84B8E" w14:textId="3E914C4A" w:rsidR="00BD7F4B" w:rsidRDefault="0047393D" w:rsidP="00BD7F4B">
      <w:pPr>
        <w:spacing w:after="0" w:line="360" w:lineRule="auto"/>
        <w:ind w:firstLine="2268"/>
        <w:jc w:val="both"/>
        <w:rPr>
          <w:del w:id="1684" w:author="Assessor GDSXSR" w:date="2026-10-29T00:11:37Z"/>
          <w:rFonts w:ascii="Arial" w:hAnsi="Arial" w:cs="Arial"/>
          <w:sz w:val="28"/>
          <w:szCs w:val="28"/>
        </w:rPr>
      </w:pPr>
      <w:del w:id="1679" w:author="Assessor GDSXSR" w:date="2026-10-29T00:11:37Z">
        <w:r>
          <w:rPr>
            <w:rFonts w:ascii="Arial" w:hAnsi="Arial" w:cs="Arial"/>
            <w:sz w:val="28"/>
            <w:szCs w:val="28"/>
          </w:rPr>
          <w:delText>Diante disso</w:delText>
        </w:r>
      </w:del>
      <w:del w:id="1680" w:author="Assessor GDSXSR" w:date="2026-10-29T00:11:37Z">
        <w:r w:rsidR="008B7FBC">
          <w:rPr>
            <w:rFonts w:ascii="Arial" w:hAnsi="Arial" w:cs="Arial"/>
            <w:sz w:val="28"/>
            <w:szCs w:val="28"/>
          </w:rPr>
          <w:delText xml:space="preserve">, </w:delText>
        </w:r>
      </w:del>
      <w:del w:id="1681" w:author="Assessor GDSXSR" w:date="2026-10-29T00:11:37Z">
        <w:r>
          <w:rPr>
            <w:rFonts w:ascii="Arial" w:hAnsi="Arial" w:cs="Arial"/>
            <w:sz w:val="28"/>
            <w:szCs w:val="28"/>
          </w:rPr>
          <w:delText>quando o embarga</w:delText>
        </w:r>
      </w:del>
      <w:del w:id="1682" w:author="Assessor GDSXSR" w:date="2026-10-29T00:11:37Z">
        <w:r w:rsidR="00ED0F34">
          <w:rPr>
            <w:rFonts w:ascii="Arial" w:hAnsi="Arial" w:cs="Arial"/>
            <w:sz w:val="28"/>
            <w:szCs w:val="28"/>
          </w:rPr>
          <w:delText>do oferecer injusta resistência nos embargos de terceiro</w:delText>
        </w:r>
      </w:del>
      <w:del w:id="1683" w:author="Assessor GDSXSR" w:date="2026-10-29T00:11:37Z">
        <w:r w:rsidR="00A71AB8">
          <w:rPr>
            <w:rFonts w:ascii="Arial" w:hAnsi="Arial" w:cs="Arial"/>
            <w:sz w:val="28"/>
            <w:szCs w:val="28"/>
          </w:rPr>
          <w:delText>, atrairá para si a responsabilidade pelos honorários sucumbenciais.</w:delText>
        </w:r>
      </w:del>
    </w:p>
    <w:p w14:paraId="17BCFD20" w14:textId="77777777" w:rsidR="00BD7F4B" w:rsidRDefault="00BD7F4B" w:rsidP="00BD7F4B">
      <w:pPr>
        <w:spacing w:after="0" w:line="360" w:lineRule="auto"/>
        <w:ind w:firstLine="2268"/>
        <w:jc w:val="both"/>
        <w:rPr>
          <w:del w:id="1685" w:author="Assessor GDSXSR" w:date="2026-10-29T00:11:37Z"/>
          <w:rFonts w:ascii="Arial" w:hAnsi="Arial" w:cs="Arial"/>
          <w:sz w:val="28"/>
          <w:szCs w:val="28"/>
        </w:rPr>
      </w:pPr>
    </w:p>
    <w:p w14:paraId="371FF4C0" w14:textId="77777777" w:rsidR="00557190" w:rsidRDefault="00BD7F4B" w:rsidP="00BD7F4B">
      <w:pPr>
        <w:spacing w:after="0" w:line="360" w:lineRule="auto"/>
        <w:ind w:firstLine="2268"/>
        <w:jc w:val="both"/>
        <w:rPr>
          <w:del w:id="1692" w:author="Assessor GDSXSR" w:date="2026-10-29T00:11:37Z"/>
          <w:rFonts w:ascii="Arial" w:hAnsi="Arial" w:cs="Arial"/>
          <w:sz w:val="28"/>
          <w:szCs w:val="28"/>
        </w:rPr>
      </w:pPr>
      <w:del w:id="1686" w:author="Assessor GDSXSR" w:date="2026-10-29T00:11:37Z">
        <w:r>
          <w:rPr>
            <w:rFonts w:ascii="Arial" w:hAnsi="Arial" w:cs="Arial"/>
            <w:sz w:val="28"/>
            <w:szCs w:val="28"/>
          </w:rPr>
          <w:delText>De igual maneira, o Tema nº 872 do STJ define</w:delText>
        </w:r>
      </w:del>
      <w:del w:id="1687" w:author="Assessor GDSXSR" w:date="2026-10-29T00:11:37Z">
        <w:r w:rsidR="002B14DF">
          <w:rPr>
            <w:rFonts w:ascii="Arial" w:hAnsi="Arial" w:cs="Arial"/>
            <w:sz w:val="28"/>
            <w:szCs w:val="28"/>
          </w:rPr>
          <w:delText xml:space="preserve">, por ocasião do julgamento do </w:delText>
        </w:r>
      </w:del>
      <w:del w:id="1688" w:author="Assessor GDSXSR" w:date="2026-10-29T00:11:37Z">
        <w:r w:rsidR="00123838" w:rsidRPr="00123838">
          <w:rPr>
            <w:rFonts w:ascii="Arial" w:hAnsi="Arial" w:cs="Arial"/>
            <w:sz w:val="28"/>
            <w:szCs w:val="28"/>
          </w:rPr>
          <w:delText>REsp 1.452.840/SP</w:delText>
        </w:r>
      </w:del>
      <w:del w:id="1689" w:author="Assessor GDSXSR" w:date="2026-10-29T00:11:37Z">
        <w:r w:rsidR="00123838">
          <w:rPr>
            <w:rFonts w:ascii="Arial" w:hAnsi="Arial" w:cs="Arial"/>
            <w:sz w:val="28"/>
            <w:szCs w:val="28"/>
          </w:rPr>
          <w:delText>,</w:delText>
        </w:r>
      </w:del>
      <w:del w:id="1690" w:author="Assessor GDSXSR" w:date="2026-10-29T00:11:37Z">
        <w:r>
          <w:rPr>
            <w:rFonts w:ascii="Arial" w:hAnsi="Arial" w:cs="Arial"/>
            <w:sz w:val="28"/>
            <w:szCs w:val="28"/>
          </w:rPr>
          <w:delText xml:space="preserve"> que</w:delText>
        </w:r>
      </w:del>
      <w:del w:id="1691" w:author="Assessor GDSXSR" w:date="2026-10-29T00:11:37Z">
        <w:r w:rsidR="00557190">
          <w:rPr>
            <w:rFonts w:ascii="Arial" w:hAnsi="Arial" w:cs="Arial"/>
            <w:sz w:val="28"/>
            <w:szCs w:val="28"/>
          </w:rPr>
          <w:delText>:</w:delText>
        </w:r>
      </w:del>
    </w:p>
    <w:p w14:paraId="0FEC027E" w14:textId="77777777" w:rsidR="00557190" w:rsidRDefault="00557190" w:rsidP="00BD7F4B">
      <w:pPr>
        <w:spacing w:after="0" w:line="360" w:lineRule="auto"/>
        <w:ind w:firstLine="2268"/>
        <w:jc w:val="both"/>
        <w:rPr>
          <w:del w:id="1693" w:author="Assessor GDSXSR" w:date="2026-10-29T00:11:37Z"/>
          <w:rFonts w:ascii="Arial" w:hAnsi="Arial" w:cs="Arial"/>
          <w:sz w:val="28"/>
          <w:szCs w:val="28"/>
        </w:rPr>
      </w:pPr>
    </w:p>
    <w:p w14:paraId="791DA056" w14:textId="4AE9B309" w:rsidR="00BD7F4B" w:rsidRPr="00557190" w:rsidRDefault="00A34911" w:rsidP="00557190">
      <w:pPr>
        <w:spacing w:after="0" w:line="360" w:lineRule="auto"/>
        <w:ind w:left="2268" w:firstLine="1134"/>
        <w:jc w:val="both"/>
        <w:rPr>
          <w:rFonts w:ascii="Arial" w:hAnsi="Arial" w:cs="Arial"/>
          <w:sz w:val="26"/>
          <w:szCs w:val="26"/>
        </w:rPr>
        <w:pPrChange w:id="1696" w:author="Assessor GDSXSR" w:date="2026-10-29T00:11:37Z">
          <w:pPr>
            <w:spacing w:after="0" w:line="360" w:lineRule="auto"/>
            <w:ind w:left="2268"/>
            <w:jc w:val="both"/>
          </w:pPr>
        </w:pPrChange>
      </w:pPr>
      <w:r>
        <w:rPr>
          <w:rFonts w:ascii="Arial" w:hAnsi="Arial" w:cs="Arial"/>
          <w:i/>
          <w:sz w:val="26"/>
          <w:szCs w:val="26"/>
          <w:rPrChange w:id="1697" w:author="Assessor GDSXSR" w:date="2026-10-29T00:11:37Z">
            <w:rPr>
              <w:rFonts w:ascii="Arial" w:hAnsi="Arial" w:cs="Arial"/>
              <w:sz w:val="26"/>
              <w:szCs w:val="26"/>
            </w:rPr>
          </w:rPrChange>
        </w:rPr>
        <w:t xml:space="preserve">“</w:t>
      </w:r>
      <w:ins w:id="1694" w:author="Assessor GDSXSR" w:date="2026-10-29T00:11:37Z">
        <w:r>
          <w:rPr>
            <w:rFonts w:ascii="Arial" w:hAnsi="Arial" w:cs="Arial"/>
            <w:i/>
            <w:color w:val="808080"/>
            <w:sz w:val="26"/>
            <w:szCs w:val="26"/>
            <w:rPrChange w:id="1698" w:author="Assessor GDSXSR" w:date="2026-10-29T00:11:37Z">
              <w:rPr>
                <w:rFonts w:ascii="Arial" w:hAnsi="Arial" w:cs="Arial"/>
                <w:color w:val="808080"/>
                <w:sz w:val="26"/>
                <w:szCs w:val="26"/>
              </w:rPr>
            </w:rPrChange>
          </w:rPr>
          <w:t xml:space="preserve">Nos Embargos de Terceiro cujo pedido foi acolhido para desconstituir a constrição judicial, os honorários advocatícios serão arbitrados com base no princípio da causalidade, responsabilizando-se o atual proprietário (embargante), se este não atualizou os dados cadastrais. </w:t>
        </w:r>
      </w:ins>
      <w:r>
        <w:rPr>
          <w:rFonts w:ascii="Arial" w:hAnsi="Arial" w:cs="Arial"/>
          <w:i/>
          <w:iCs/>
          <w:sz w:val="26"/>
          <w:szCs w:val="26"/>
          <w:rPrChange w:id="1699" w:author="Assessor GDSXSR" w:date="2026-10-29T00:11:37Z">
            <w:rPr>
              <w:rFonts w:ascii="Arial" w:hAnsi="Arial" w:cs="Arial"/>
              <w:i/>
              <w:iCs/>
              <w:sz w:val="26"/>
              <w:szCs w:val="26"/>
            </w:rPr>
          </w:rPrChange>
        </w:rPr>
        <w:t xml:space="preserve">Os encargos de sucumbência serão suportados pela parte embargada, </w:t>
      </w:r>
      <w:r>
        <w:rPr>
          <w:rFonts w:ascii="Arial" w:hAnsi="Arial" w:cs="Arial"/>
          <w:i/>
          <w:iCs/>
          <w:sz w:val="26"/>
          <w:szCs w:val="26"/>
          <w:u w:val="single"/>
          <w:rPrChange w:id="1703" w:author="Assessor GDSXSR" w:date="2026-10-29T00:11:37Z">
            <w:rPr>
              <w:rFonts w:ascii="Arial" w:hAnsi="Arial" w:cs="Arial"/>
              <w:i/>
              <w:iCs/>
              <w:sz w:val="26"/>
              <w:szCs w:val="26"/>
            </w:rPr>
          </w:rPrChange>
        </w:rPr>
        <w:t xml:space="preserve">porém, na hipótese em que esta, depois de tomar ciência da transmissão do bem, apresentar ou insistir na impugnação ou recurso para manter a penhora</w:t>
      </w:r>
      <w:r>
        <w:rPr>
          <w:rFonts w:ascii="Arial" w:hAnsi="Arial" w:cs="Arial"/>
          <w:i/>
          <w:iCs/>
          <w:sz w:val="26"/>
          <w:szCs w:val="26"/>
          <w:rPrChange w:id="1699" w:author="Assessor GDSXSR" w:date="2026-10-29T00:11:37Z">
            <w:rPr>
              <w:rFonts w:ascii="Arial" w:hAnsi="Arial" w:cs="Arial"/>
              <w:i/>
              <w:iCs/>
              <w:sz w:val="26"/>
              <w:szCs w:val="26"/>
            </w:rPr>
          </w:rPrChange>
        </w:rPr>
        <w:t xml:space="preserve"> sobre o bem cujo domínio foi transferido para terceiro</w:t>
      </w:r>
      <w:r>
        <w:rPr>
          <w:rFonts w:ascii="Arial" w:hAnsi="Arial" w:cs="Arial"/>
          <w:i/>
          <w:iCs/>
          <w:sz w:val="26"/>
          <w:szCs w:val="26"/>
          <w:rPrChange w:id="1700" w:author="Assessor GDSXSR" w:date="2026-10-29T00:11:37Z">
            <w:rPr>
              <w:rFonts w:ascii="Arial" w:hAnsi="Arial" w:cs="Arial"/>
              <w:i/>
              <w:iCs/>
              <w:sz w:val="26"/>
              <w:szCs w:val="26"/>
            </w:rPr>
          </w:rPrChange>
        </w:rPr>
        <w:t xml:space="preserve">.</w:t>
      </w:r>
      <w:r>
        <w:rPr>
          <w:rFonts w:ascii="Arial" w:hAnsi="Arial" w:cs="Arial"/>
          <w:i/>
          <w:sz w:val="26"/>
          <w:szCs w:val="26"/>
          <w:rPrChange w:id="1701" w:author="Assessor GDSXSR" w:date="2026-10-29T00:11:37Z">
            <w:rPr>
              <w:rFonts w:ascii="Arial" w:hAnsi="Arial" w:cs="Arial"/>
              <w:sz w:val="26"/>
              <w:szCs w:val="26"/>
            </w:rPr>
          </w:rPrChange>
        </w:rPr>
        <w:t xml:space="preserve">”</w:t>
      </w:r>
      <w:ins w:id="1695" w:author="Assessor GDSXSR" w:date="2026-10-29T00:11:37Z">
        <w:r>
          <w:rPr>
            <w:rFonts w:ascii="Arial" w:hAnsi="Arial" w:cs="Arial"/>
            <w:i/>
            <w:color w:val="808080"/>
            <w:sz w:val="26"/>
            <w:szCs w:val="26"/>
            <w:rPrChange w:id="1702" w:author="Assessor GDSXSR" w:date="2026-10-29T00:11:37Z">
              <w:rPr>
                <w:rFonts w:ascii="Arial" w:hAnsi="Arial" w:cs="Arial"/>
                <w:color w:val="808080"/>
                <w:sz w:val="26"/>
                <w:szCs w:val="26"/>
              </w:rPr>
            </w:rPrChange>
          </w:rPr>
          <w:t xml:space="preserve"> </w:t>
        </w:r>
        <w:commentRangeStart w:id="18"/>
        <w:r>
          <w:rPr>
            <w:rFonts w:ascii="Arial" w:hAnsi="Arial" w:cs="Arial"/>
            <w:i/>
            <w:color w:val="808080"/>
            <w:sz w:val="26"/>
            <w:szCs w:val="26"/>
            <w:rPrChange w:id="1702" w:author="Assessor GDSXSR" w:date="2026-10-29T00:11:37Z">
              <w:rPr>
                <w:rFonts w:ascii="Arial" w:hAnsi="Arial" w:cs="Arial"/>
                <w:color w:val="808080"/>
                <w:sz w:val="26"/>
                <w:szCs w:val="26"/>
              </w:rPr>
            </w:rPrChange>
          </w:rPr>
          <w:t xml:space="preserve">(REsp n. 1.452.840/SP</w:t>
        </w:r>
        <w:commentRangeEnd w:id="18"/>
        <w:r>
          <w:rPr>
            <w:rStyle w:val="CommentReference"/>
            <w:color w:val="808080"/>
          </w:rPr>
          <w:commentReference w:id="18"/>
        </w:r>
        <w:r>
          <w:rPr>
            <w:rFonts w:ascii="Arial" w:hAnsi="Arial" w:cs="Arial"/>
            <w:i/>
            <w:color w:val="808080"/>
            <w:sz w:val="26"/>
            <w:szCs w:val="26"/>
            <w:rPrChange w:id="1702" w:author="Assessor GDSXSR" w:date="2026-10-29T00:11:37Z">
              <w:rPr>
                <w:rFonts w:ascii="Arial" w:hAnsi="Arial" w:cs="Arial"/>
                <w:color w:val="808080"/>
                <w:sz w:val="26"/>
                <w:szCs w:val="26"/>
              </w:rPr>
            </w:rPrChange>
          </w:rPr>
          <w:t xml:space="preserve">, relator Ministro Herman Benjamin, Primeira Seção, julgado em 14/9/2016, DJe de 5/10/2016.) – Grifei</w:t>
        </w:r>
      </w:ins>
    </w:p>
    <w:p w14:paraId="72D1094E" w14:textId="77777777" w:rsidR="00A71AB8" w:rsidRDefault="00A71AB8" w:rsidP="00DB1301">
      <w:pPr>
        <w:spacing w:after="0" w:line="360" w:lineRule="auto"/>
        <w:ind w:firstLine="2268"/>
        <w:jc w:val="both"/>
        <w:rPr>
          <w:rFonts w:ascii="Arial" w:hAnsi="Arial" w:cs="Arial"/>
          <w:sz w:val="28"/>
          <w:szCs w:val="28"/>
        </w:rPr>
      </w:pPr>
    </w:p>
    <w:p w14:paraId="67C3A840" w14:textId="77777777" w:rsidR="00E6537E" w:rsidRDefault="00695BB4" w:rsidP="00DB1301">
      <w:pPr>
        <w:spacing w:after="0" w:line="360" w:lineRule="auto"/>
        <w:ind w:firstLine="2268"/>
        <w:jc w:val="both"/>
        <w:rPr>
          <w:rFonts w:ascii="Arial" w:hAnsi="Arial" w:cs="Arial"/>
          <w:sz w:val="28"/>
          <w:szCs w:val="28"/>
        </w:rPr>
      </w:pPr>
      <w:del w:id="1704" w:author="Assessor GDSXSR" w:date="2026-10-29T00:11:37Z">
        <w:r>
          <w:rPr>
            <w:rFonts w:ascii="Arial" w:hAnsi="Arial" w:cs="Arial"/>
            <w:sz w:val="28"/>
            <w:szCs w:val="28"/>
          </w:rPr>
          <w:delText xml:space="preserve">Enquanto</w:delText>
        </w:r>
      </w:del>
      <w:ins w:id="1705" w:author="Assessor GDSXSR" w:date="2026-10-29T00:11:37Z">
        <w:r>
          <w:rPr>
            <w:rFonts w:ascii="Arial" w:hAnsi="Arial" w:cs="Arial"/>
            <w:color w:val="808080"/>
            <w:sz w:val="28"/>
            <w:szCs w:val="28"/>
          </w:rPr>
          <w:t xml:space="preserve">Em</w:t>
        </w:r>
      </w:ins>
      <w:r>
        <w:rPr>
          <w:rFonts w:ascii="Arial" w:hAnsi="Arial" w:cs="Arial"/>
          <w:sz w:val="28"/>
          <w:szCs w:val="28"/>
        </w:rPr>
        <w:t xml:space="preserve"> </w:t>
      </w:r>
      <w:del w:id="1706" w:author="Assessor GDSXSR" w:date="2026-10-29T00:11:37Z">
        <w:r>
          <w:rPr>
            <w:rFonts w:ascii="Arial" w:hAnsi="Arial" w:cs="Arial"/>
            <w:sz w:val="28"/>
            <w:szCs w:val="28"/>
          </w:rPr>
          <w:delText xml:space="preserve">isso</w:delText>
        </w:r>
      </w:del>
      <w:ins w:id="1707" w:author="Assessor GDSXSR" w:date="2026-10-29T00:11:37Z">
        <w:r>
          <w:rPr>
            <w:rFonts w:ascii="Arial" w:hAnsi="Arial" w:cs="Arial"/>
            <w:color w:val="808080"/>
            <w:sz w:val="28"/>
            <w:szCs w:val="28"/>
          </w:rPr>
          <w:t xml:space="preserve">complemento</w:t>
        </w:r>
      </w:ins>
      <w:r>
        <w:rPr>
          <w:rFonts w:ascii="Arial" w:hAnsi="Arial" w:cs="Arial"/>
          <w:sz w:val="28"/>
          <w:szCs w:val="28"/>
        </w:rPr>
        <w:t xml:space="preserve">,</w:t>
      </w:r>
      <w:ins w:id="1708" w:author="Assessor GDSXSR" w:date="2026-10-29T00:11:37Z">
        <w:r>
          <w:rPr>
            <w:rFonts w:ascii="Arial" w:hAnsi="Arial" w:cs="Arial"/>
            <w:color w:val="808080"/>
            <w:sz w:val="28"/>
            <w:szCs w:val="28"/>
          </w:rPr>
          <w:t xml:space="preserve"> dispõe</w:t>
        </w:r>
      </w:ins>
      <w:r>
        <w:rPr>
          <w:rFonts w:ascii="Arial" w:hAnsi="Arial" w:cs="Arial"/>
          <w:sz w:val="28"/>
          <w:szCs w:val="28"/>
        </w:rPr>
        <w:t xml:space="preserve"> o Enunciado nº 303 da Súmula do STJ</w:t>
      </w:r>
      <w:del w:id="1709" w:author="Assessor GDSXSR" w:date="2026-10-29T00:11:37Z">
        <w:r>
          <w:rPr>
            <w:rFonts w:ascii="Arial" w:hAnsi="Arial" w:cs="Arial"/>
            <w:sz w:val="28"/>
            <w:szCs w:val="28"/>
          </w:rPr>
          <w:delText xml:space="preserve"> estabeleceu a matéria a seguir</w:delText>
        </w:r>
      </w:del>
      <w:r>
        <w:rPr>
          <w:rFonts w:ascii="Arial" w:hAnsi="Arial" w:cs="Arial"/>
          <w:sz w:val="28"/>
          <w:szCs w:val="28"/>
        </w:rPr>
        <w:t xml:space="preserve">:</w:t>
      </w:r>
      <w:del w:id="1710" w:author="Assessor GDSXSR" w:date="2026-10-29T00:11:37Z">
        <w:r>
          <w:rPr>
            <w:rFonts w:ascii="Arial" w:hAnsi="Arial" w:cs="Arial"/>
            <w:sz w:val="28"/>
            <w:szCs w:val="28"/>
          </w:rPr>
          <w:delText xml:space="preserve"> </w:delText>
        </w:r>
      </w:del>
    </w:p>
    <w:p w14:paraId="0F4483C0" w14:textId="77777777" w:rsidR="00E6537E" w:rsidRDefault="00E6537E" w:rsidP="00DB1301">
      <w:pPr>
        <w:spacing w:after="0" w:line="360" w:lineRule="auto"/>
        <w:ind w:firstLine="2268"/>
        <w:jc w:val="both"/>
        <w:rPr>
          <w:rFonts w:ascii="Arial" w:hAnsi="Arial" w:cs="Arial"/>
          <w:sz w:val="28"/>
          <w:szCs w:val="28"/>
        </w:rPr>
      </w:pPr>
    </w:p>
    <w:p w14:paraId="213680B6" w14:textId="4AE86B9F" w:rsidR="00695BB4" w:rsidRPr="00E6537E" w:rsidRDefault="007615DA" w:rsidP="00E6537E">
      <w:pPr>
        <w:spacing w:after="0" w:line="360" w:lineRule="auto"/>
        <w:ind w:left="2268"/>
        <w:jc w:val="both"/>
        <w:rPr>
          <w:rFonts w:ascii="Arial" w:hAnsi="Arial" w:cs="Arial"/>
          <w:sz w:val="26"/>
          <w:szCs w:val="26"/>
        </w:rPr>
      </w:pPr>
      <w:r w:rsidRPr="00E6537E">
        <w:rPr>
          <w:rFonts w:ascii="Arial" w:hAnsi="Arial" w:cs="Arial"/>
          <w:sz w:val="26"/>
          <w:szCs w:val="26"/>
        </w:rPr>
        <w:t>“</w:t>
      </w:r>
      <w:r w:rsidRPr="00E6537E">
        <w:rPr>
          <w:rFonts w:ascii="Arial" w:hAnsi="Arial" w:cs="Arial"/>
          <w:i/>
          <w:iCs/>
          <w:sz w:val="26"/>
          <w:szCs w:val="26"/>
        </w:rPr>
        <w:t>Em embargos de terceiro, quem deu causa à constrição indevida deve arcar com os honorários advocatícios</w:t>
      </w:r>
      <w:r w:rsidR="00E6537E">
        <w:rPr>
          <w:rFonts w:ascii="Arial" w:hAnsi="Arial" w:cs="Arial"/>
          <w:i/>
          <w:iCs/>
          <w:sz w:val="26"/>
          <w:szCs w:val="26"/>
        </w:rPr>
        <w:t>.</w:t>
      </w:r>
      <w:r w:rsidRPr="00E6537E">
        <w:rPr>
          <w:rFonts w:ascii="Arial" w:hAnsi="Arial" w:cs="Arial"/>
          <w:sz w:val="26"/>
          <w:szCs w:val="26"/>
        </w:rPr>
        <w:t>”</w:t>
      </w:r>
    </w:p>
    <w:p w14:paraId="007F5543" w14:textId="77777777" w:rsidR="007615DA" w:rsidRDefault="007615DA" w:rsidP="00DB1301">
      <w:pPr>
        <w:spacing w:after="0" w:line="360" w:lineRule="auto"/>
        <w:ind w:firstLine="2268"/>
        <w:jc w:val="both"/>
        <w:rPr>
          <w:rFonts w:ascii="Arial" w:hAnsi="Arial" w:cs="Arial"/>
          <w:sz w:val="28"/>
          <w:szCs w:val="28"/>
        </w:rPr>
      </w:pPr>
    </w:p>
    <w:p w14:paraId="4EB398CE" w14:textId="41EA1FA8" w:rsidR="00A71AB8" w:rsidRDefault="00A71AB8" w:rsidP="00DB1301">
      <w:pPr>
        <w:spacing w:after="0" w:line="360" w:lineRule="auto"/>
        <w:ind w:firstLine="2268"/>
        <w:jc w:val="both"/>
        <w:rPr>
          <w:rFonts w:ascii="Arial" w:hAnsi="Arial" w:cs="Arial"/>
          <w:sz w:val="28"/>
          <w:szCs w:val="28"/>
        </w:rPr>
      </w:pPr>
      <w:del w:id="1711" w:author="Assessor GDSXSR" w:date="2026-10-29T00:11:37Z">
        <w:r>
          <w:rPr>
            <w:rFonts w:ascii="Arial" w:hAnsi="Arial" w:cs="Arial"/>
            <w:sz w:val="28"/>
            <w:szCs w:val="28"/>
          </w:rPr>
          <w:delText xml:space="preserve">É</w:delText>
        </w:r>
      </w:del>
      <w:ins w:id="1712" w:author="Assessor GDSXSR" w:date="2026-10-29T00:11:37Z">
        <w:r>
          <w:rPr>
            <w:rFonts w:ascii="Arial" w:hAnsi="Arial" w:cs="Arial"/>
            <w:color w:val="808080"/>
            <w:sz w:val="28"/>
            <w:szCs w:val="28"/>
          </w:rPr>
          <w:t xml:space="preserve">No</w:t>
        </w:r>
      </w:ins>
      <w:r>
        <w:rPr>
          <w:rFonts w:ascii="Arial" w:hAnsi="Arial" w:cs="Arial"/>
          <w:sz w:val="28"/>
          <w:szCs w:val="28"/>
        </w:rPr>
        <w:t xml:space="preserve"> </w:t>
      </w:r>
      <w:del w:id="1713" w:author="Assessor GDSXSR" w:date="2026-10-29T00:11:37Z">
        <w:r>
          <w:rPr>
            <w:rFonts w:ascii="Arial" w:hAnsi="Arial" w:cs="Arial"/>
            <w:sz w:val="28"/>
            <w:szCs w:val="28"/>
          </w:rPr>
          <w:delText xml:space="preserve">o que se divisa na espécie</w:delText>
        </w:r>
      </w:del>
      <w:ins w:id="1714" w:author="Assessor GDSXSR" w:date="2026-10-29T00:11:37Z">
        <w:r>
          <w:rPr>
            <w:rFonts w:ascii="Arial" w:hAnsi="Arial" w:cs="Arial"/>
            <w:color w:val="808080"/>
            <w:sz w:val="28"/>
            <w:szCs w:val="28"/>
          </w:rPr>
          <w:t xml:space="preserve">caso</w:t>
        </w:r>
      </w:ins>
      <w:r>
        <w:rPr>
          <w:rFonts w:ascii="Arial" w:hAnsi="Arial" w:cs="Arial"/>
          <w:sz w:val="28"/>
          <w:szCs w:val="28"/>
        </w:rPr>
        <w:t xml:space="preserve">,</w:t>
      </w:r>
      <w:del w:id="1715" w:author="Assessor GDSXSR" w:date="2026-10-29T00:11:37Z">
        <w:r>
          <w:rPr>
            <w:rFonts w:ascii="Arial" w:hAnsi="Arial" w:cs="Arial"/>
            <w:sz w:val="28"/>
            <w:szCs w:val="28"/>
          </w:rPr>
          <w:delText xml:space="preserve"> pois</w:delText>
        </w:r>
      </w:del>
      <w:r>
        <w:rPr>
          <w:rFonts w:ascii="Arial" w:hAnsi="Arial" w:cs="Arial"/>
          <w:sz w:val="28"/>
          <w:szCs w:val="28"/>
        </w:rPr>
        <w:t xml:space="preserve"> o apelante </w:t>
      </w:r>
      <w:del w:id="1716" w:author="Assessor GDSXSR" w:date="2026-10-29T00:11:37Z">
        <w:r>
          <w:rPr>
            <w:rFonts w:ascii="Arial" w:hAnsi="Arial" w:cs="Arial"/>
            <w:sz w:val="28"/>
            <w:szCs w:val="28"/>
          </w:rPr>
          <w:delText xml:space="preserve">ofereceu</w:delText>
        </w:r>
      </w:del>
      <w:ins w:id="1717" w:author="Assessor GDSXSR" w:date="2026-10-29T00:11:37Z">
        <w:r>
          <w:rPr>
            <w:rFonts w:ascii="Arial" w:hAnsi="Arial" w:cs="Arial"/>
            <w:color w:val="808080"/>
            <w:sz w:val="28"/>
            <w:szCs w:val="28"/>
          </w:rPr>
          <w:t xml:space="preserve">resistiu</w:t>
        </w:r>
      </w:ins>
      <w:r>
        <w:rPr>
          <w:rFonts w:ascii="Arial" w:hAnsi="Arial" w:cs="Arial"/>
          <w:sz w:val="28"/>
          <w:szCs w:val="28"/>
        </w:rPr>
        <w:t xml:space="preserve"> </w:t>
      </w:r>
      <w:del w:id="1718" w:author="Assessor GDSXSR" w:date="2026-10-29T00:11:37Z">
        <w:r>
          <w:rPr>
            <w:rFonts w:ascii="Arial" w:hAnsi="Arial" w:cs="Arial"/>
            <w:sz w:val="28"/>
            <w:szCs w:val="28"/>
          </w:rPr>
          <w:delText xml:space="preserve">ampla</w:delText>
        </w:r>
      </w:del>
      <w:ins w:id="1719" w:author="Assessor GDSXSR" w:date="2026-10-29T00:11:37Z">
        <w:r>
          <w:rPr>
            <w:rFonts w:ascii="Arial" w:hAnsi="Arial" w:cs="Arial"/>
            <w:color w:val="808080"/>
            <w:sz w:val="28"/>
            <w:szCs w:val="28"/>
          </w:rPr>
          <w:t xml:space="preserve">à</w:t>
        </w:r>
      </w:ins>
      <w:r>
        <w:rPr>
          <w:rFonts w:ascii="Arial" w:hAnsi="Arial" w:cs="Arial"/>
          <w:sz w:val="28"/>
          <w:szCs w:val="28"/>
        </w:rPr>
        <w:t xml:space="preserve"> </w:t>
      </w:r>
      <w:del w:id="1720" w:author="Assessor GDSXSR" w:date="2026-10-29T00:11:37Z">
        <w:r>
          <w:rPr>
            <w:rFonts w:ascii="Arial" w:hAnsi="Arial" w:cs="Arial"/>
            <w:sz w:val="28"/>
            <w:szCs w:val="28"/>
          </w:rPr>
          <w:delText xml:space="preserve">resistência</w:delText>
        </w:r>
      </w:del>
      <w:ins w:id="1721" w:author="Assessor GDSXSR" w:date="2026-10-29T00:11:37Z">
        <w:r>
          <w:rPr>
            <w:rFonts w:ascii="Arial" w:hAnsi="Arial" w:cs="Arial"/>
            <w:color w:val="808080"/>
            <w:sz w:val="28"/>
            <w:szCs w:val="28"/>
          </w:rPr>
          <w:t xml:space="preserve">pretensão</w:t>
        </w:r>
      </w:ins>
      <w:r>
        <w:rPr>
          <w:rFonts w:ascii="Arial" w:hAnsi="Arial" w:cs="Arial"/>
          <w:sz w:val="28"/>
          <w:szCs w:val="28"/>
        </w:rPr>
        <w:t xml:space="preserve"> </w:t>
      </w:r>
      <w:del w:id="1722" w:author="Assessor GDSXSR" w:date="2026-10-29T00:11:37Z">
        <w:r>
          <w:rPr>
            <w:rFonts w:ascii="Arial" w:hAnsi="Arial" w:cs="Arial"/>
            <w:sz w:val="28"/>
            <w:szCs w:val="28"/>
          </w:rPr>
          <w:delText xml:space="preserve">quando</w:delText>
        </w:r>
      </w:del>
      <w:ins w:id="1723" w:author="Assessor GDSXSR" w:date="2026-10-29T00:11:37Z">
        <w:r>
          <w:rPr>
            <w:rFonts w:ascii="Arial" w:hAnsi="Arial" w:cs="Arial"/>
            <w:color w:val="808080"/>
            <w:sz w:val="28"/>
            <w:szCs w:val="28"/>
          </w:rPr>
          <w:t xml:space="preserve">da</w:t>
        </w:r>
      </w:ins>
      <w:r>
        <w:rPr>
          <w:rFonts w:ascii="Arial" w:hAnsi="Arial" w:cs="Arial"/>
          <w:sz w:val="28"/>
          <w:szCs w:val="28"/>
        </w:rPr>
        <w:t xml:space="preserve"> </w:t>
      </w:r>
      <w:del w:id="1724" w:author="Assessor GDSXSR" w:date="2026-10-29T00:11:37Z">
        <w:r>
          <w:rPr>
            <w:rFonts w:ascii="Arial" w:hAnsi="Arial" w:cs="Arial"/>
            <w:sz w:val="28"/>
            <w:szCs w:val="28"/>
          </w:rPr>
          <w:delText xml:space="preserve">o</w:delText>
        </w:r>
      </w:del>
      <w:ins w:id="1725" w:author="Assessor GDSXSR" w:date="2026-10-29T00:11:37Z">
        <w:r>
          <w:rPr>
            <w:rFonts w:ascii="Arial" w:hAnsi="Arial" w:cs="Arial"/>
            <w:color w:val="808080"/>
            <w:sz w:val="28"/>
            <w:szCs w:val="28"/>
          </w:rPr>
          <w:t xml:space="preserve">embargante,</w:t>
        </w:r>
      </w:ins>
      <w:r>
        <w:rPr>
          <w:rFonts w:ascii="Arial" w:hAnsi="Arial" w:cs="Arial"/>
          <w:sz w:val="28"/>
          <w:szCs w:val="28"/>
        </w:rPr>
        <w:t xml:space="preserve"> </w:t>
      </w:r>
      <w:del w:id="1726" w:author="Assessor GDSXSR" w:date="2026-10-29T00:11:37Z">
        <w:r>
          <w:rPr>
            <w:rFonts w:ascii="Arial" w:hAnsi="Arial" w:cs="Arial"/>
            <w:sz w:val="28"/>
            <w:szCs w:val="28"/>
          </w:rPr>
          <w:delText xml:space="preserve">apelado</w:delText>
        </w:r>
      </w:del>
      <w:ins w:id="1727" w:author="Assessor GDSXSR" w:date="2026-10-29T00:11:37Z">
        <w:r>
          <w:rPr>
            <w:rFonts w:ascii="Arial" w:hAnsi="Arial" w:cs="Arial"/>
            <w:color w:val="808080"/>
            <w:sz w:val="28"/>
            <w:szCs w:val="28"/>
          </w:rPr>
          <w:t xml:space="preserve">pois</w:t>
        </w:r>
      </w:ins>
      <w:r>
        <w:rPr>
          <w:rFonts w:ascii="Arial" w:hAnsi="Arial" w:cs="Arial"/>
          <w:sz w:val="28"/>
          <w:szCs w:val="28"/>
        </w:rPr>
        <w:t xml:space="preserve"> </w:t>
      </w:r>
      <w:del w:id="1728" w:author="Assessor GDSXSR" w:date="2026-10-29T00:11:37Z">
        <w:r>
          <w:rPr>
            <w:rFonts w:ascii="Arial" w:hAnsi="Arial" w:cs="Arial"/>
            <w:sz w:val="28"/>
            <w:szCs w:val="28"/>
          </w:rPr>
          <w:delText xml:space="preserve">apresentou</w:delText>
        </w:r>
      </w:del>
      <w:ins w:id="1729" w:author="Assessor GDSXSR" w:date="2026-10-29T00:11:37Z">
        <w:r>
          <w:rPr>
            <w:rFonts w:ascii="Arial" w:hAnsi="Arial" w:cs="Arial"/>
            <w:color w:val="808080"/>
            <w:sz w:val="28"/>
            <w:szCs w:val="28"/>
          </w:rPr>
          <w:t xml:space="preserve">contestou</w:t>
        </w:r>
      </w:ins>
      <w:r>
        <w:rPr>
          <w:rFonts w:ascii="Arial" w:hAnsi="Arial" w:cs="Arial"/>
          <w:sz w:val="28"/>
          <w:szCs w:val="28"/>
        </w:rPr>
        <w:t xml:space="preserve"> os embargos de terceiro</w:t>
      </w:r>
      <w:del w:id="1730" w:author="Assessor GDSXSR" w:date="2026-10-29T00:11:37Z">
        <w:r>
          <w:rPr>
            <w:rFonts w:ascii="Arial" w:hAnsi="Arial" w:cs="Arial"/>
            <w:sz w:val="28"/>
            <w:szCs w:val="28"/>
          </w:rPr>
          <w:delText xml:space="preserve">, </w:delText>
        </w:r>
        <w:r>
          <w:rPr>
            <w:rFonts w:ascii="Arial" w:hAnsi="Arial" w:cs="Arial"/>
            <w:sz w:val="28"/>
            <w:szCs w:val="28"/>
          </w:rPr>
          <w:delText xml:space="preserve">tendo em vista que impug</w:delText>
        </w:r>
        <w:r>
          <w:rPr>
            <w:rFonts w:ascii="Arial" w:hAnsi="Arial" w:cs="Arial"/>
            <w:sz w:val="28"/>
            <w:szCs w:val="28"/>
          </w:rPr>
          <w:delText xml:space="preserve">nou</w:delText>
        </w:r>
        <w:r>
          <w:rPr>
            <w:rFonts w:ascii="Arial" w:hAnsi="Arial" w:cs="Arial"/>
            <w:sz w:val="28"/>
            <w:szCs w:val="28"/>
          </w:rPr>
          <w:delText xml:space="preserve"> </w:delText>
        </w:r>
        <w:r>
          <w:rPr>
            <w:rFonts w:ascii="Arial" w:hAnsi="Arial" w:cs="Arial"/>
            <w:sz w:val="28"/>
            <w:szCs w:val="28"/>
          </w:rPr>
          <w:delText xml:space="preserve">a</w:delText>
        </w:r>
        <w:r>
          <w:rPr>
            <w:rFonts w:ascii="Arial" w:hAnsi="Arial" w:cs="Arial"/>
            <w:sz w:val="28"/>
            <w:szCs w:val="28"/>
          </w:rPr>
          <w:delText xml:space="preserve"> peça inicial</w:delText>
        </w:r>
      </w:del>
      <w:r>
        <w:rPr>
          <w:rFonts w:ascii="Arial" w:hAnsi="Arial" w:cs="Arial"/>
          <w:sz w:val="28"/>
          <w:szCs w:val="28"/>
        </w:rPr>
        <w:t xml:space="preserve"> </w:t>
      </w:r>
      <w:r>
        <w:rPr>
          <w:rFonts w:ascii="Arial" w:hAnsi="Arial" w:cs="Arial"/>
          <w:sz w:val="28"/>
          <w:szCs w:val="28"/>
        </w:rPr>
        <w:t xml:space="preserve">e</w:t>
      </w:r>
      <w:r>
        <w:rPr>
          <w:rFonts w:ascii="Arial" w:hAnsi="Arial" w:cs="Arial"/>
          <w:sz w:val="28"/>
          <w:szCs w:val="28"/>
        </w:rPr>
        <w:t xml:space="preserve">, em fase recursal, interpôs o presente apelo</w:t>
      </w:r>
      <w:r>
        <w:rPr>
          <w:rFonts w:ascii="Arial" w:hAnsi="Arial" w:cs="Arial"/>
          <w:sz w:val="28"/>
          <w:szCs w:val="28"/>
        </w:rPr>
        <w:t xml:space="preserve">.</w:t>
      </w:r>
    </w:p>
    <w:p w14:paraId="7426F655" w14:textId="77777777" w:rsidR="00981773" w:rsidRDefault="00981773" w:rsidP="00DB1301">
      <w:pPr>
        <w:spacing w:after="0" w:line="360" w:lineRule="auto"/>
        <w:ind w:firstLine="2268"/>
        <w:jc w:val="both"/>
        <w:rPr>
          <w:rFonts w:ascii="Arial" w:hAnsi="Arial" w:cs="Arial"/>
          <w:sz w:val="28"/>
          <w:szCs w:val="28"/>
        </w:rPr>
      </w:pPr>
    </w:p>
    <w:p>
      <w:pPr>
        <w:spacing w:after="0" w:line="360" w:lineRule="auto"/>
        <w:ind w:firstLine="2268"/>
        <w:jc w:val="both"/>
        <w:rPr>
          <w:ins w:id="1764" w:author="Assessor GDSXSR" w:date="2026-10-29T00:11:37Z"/>
        </w:rPr>
      </w:pPr>
      <w:del w:id="1731" w:author="Assessor GDSXSR" w:date="2026-10-29T00:11:37Z">
        <w:r>
          <w:rPr>
            <w:rFonts w:ascii="Arial" w:hAnsi="Arial" w:cs="Arial"/>
            <w:sz w:val="28"/>
            <w:szCs w:val="28"/>
          </w:rPr>
          <w:delText xml:space="preserve">Além</w:delText>
        </w:r>
      </w:del>
      <w:ins w:id="1732" w:author="Assessor GDSXSR" w:date="2026-10-29T00:11:37Z">
        <w:r>
          <w:rPr>
            <w:rFonts w:ascii="Arial" w:hAnsi="Arial" w:cs="Arial"/>
            <w:color w:val="808080"/>
            <w:sz w:val="28"/>
            <w:szCs w:val="28"/>
          </w:rPr>
          <w:t xml:space="preserve">No</w:t>
        </w:r>
      </w:ins>
      <w:r>
        <w:rPr>
          <w:rFonts w:ascii="Arial" w:hAnsi="Arial" w:cs="Arial"/>
          <w:sz w:val="28"/>
          <w:szCs w:val="28"/>
        </w:rPr>
        <w:t xml:space="preserve"> </w:t>
      </w:r>
      <w:del w:id="1733" w:author="Assessor GDSXSR" w:date="2026-10-29T00:11:37Z">
        <w:r>
          <w:rPr>
            <w:rFonts w:ascii="Arial" w:hAnsi="Arial" w:cs="Arial"/>
            <w:sz w:val="28"/>
            <w:szCs w:val="28"/>
          </w:rPr>
          <w:delText xml:space="preserve">disso</w:delText>
        </w:r>
      </w:del>
      <w:ins w:id="1734" w:author="Assessor GDSXSR" w:date="2026-10-29T00:11:37Z">
        <w:r>
          <w:rPr>
            <w:rFonts w:ascii="Arial" w:hAnsi="Arial" w:cs="Arial"/>
            <w:color w:val="808080"/>
            <w:sz w:val="28"/>
            <w:szCs w:val="28"/>
          </w:rPr>
          <w:t xml:space="preserve">mais</w:t>
        </w:r>
      </w:ins>
      <w:r>
        <w:rPr>
          <w:rFonts w:ascii="Arial" w:hAnsi="Arial" w:cs="Arial"/>
          <w:sz w:val="28"/>
          <w:szCs w:val="28"/>
        </w:rPr>
        <w:t xml:space="preserve">,</w:t>
      </w:r>
      <w:del w:id="1735" w:author="Assessor GDSXSR" w:date="2026-10-29T00:11:37Z">
        <w:r>
          <w:rPr>
            <w:rFonts w:ascii="Arial" w:hAnsi="Arial" w:cs="Arial"/>
            <w:sz w:val="28"/>
            <w:szCs w:val="28"/>
          </w:rPr>
          <w:delText xml:space="preserve"> necessário destacar que</w:delText>
        </w:r>
      </w:del>
      <w:r>
        <w:rPr>
          <w:rFonts w:ascii="Arial" w:hAnsi="Arial" w:cs="Arial"/>
          <w:sz w:val="28"/>
          <w:szCs w:val="28"/>
        </w:rPr>
        <w:t xml:space="preserve"> a resistência do apelante </w:t>
      </w:r>
      <w:del w:id="1736" w:author="Assessor GDSXSR" w:date="2026-10-29T00:11:37Z">
        <w:r>
          <w:rPr>
            <w:rFonts w:ascii="Arial" w:hAnsi="Arial" w:cs="Arial"/>
            <w:sz w:val="28"/>
            <w:szCs w:val="28"/>
          </w:rPr>
          <w:delText xml:space="preserve">se deu de forma</w:delText>
        </w:r>
      </w:del>
      <w:ins w:id="1737" w:author="Assessor GDSXSR" w:date="2026-10-29T00:11:37Z">
        <w:r>
          <w:rPr>
            <w:rFonts w:ascii="Arial" w:hAnsi="Arial" w:cs="Arial"/>
            <w:color w:val="808080"/>
            <w:sz w:val="28"/>
            <w:szCs w:val="28"/>
          </w:rPr>
          <w:t xml:space="preserve">foi</w:t>
        </w:r>
      </w:ins>
      <w:r>
        <w:rPr>
          <w:rFonts w:ascii="Arial" w:hAnsi="Arial" w:cs="Arial"/>
          <w:sz w:val="28"/>
          <w:szCs w:val="28"/>
        </w:rPr>
        <w:t xml:space="preserve"> in</w:t>
      </w:r>
      <w:r>
        <w:rPr>
          <w:rFonts w:ascii="Arial" w:hAnsi="Arial" w:cs="Arial"/>
          <w:sz w:val="28"/>
          <w:szCs w:val="28"/>
        </w:rPr>
        <w:t xml:space="preserve">justificada</w:t>
      </w:r>
      <w:del w:id="1738" w:author="Assessor GDSXSR" w:date="2026-10-29T00:11:37Z">
        <w:r>
          <w:rPr>
            <w:rFonts w:ascii="Arial" w:hAnsi="Arial" w:cs="Arial"/>
            <w:sz w:val="28"/>
            <w:szCs w:val="28"/>
          </w:rPr>
          <w:delText xml:space="preserve">, </w:delText>
        </w:r>
        <w:r>
          <w:rPr>
            <w:rFonts w:ascii="Arial" w:hAnsi="Arial" w:cs="Arial"/>
            <w:sz w:val="28"/>
            <w:szCs w:val="28"/>
          </w:rPr>
          <w:delText xml:space="preserve">dando causa à manutenção indevida da restrição do veículo</w:delText>
        </w:r>
      </w:del>
      <w:r>
        <w:rPr>
          <w:rFonts w:ascii="Arial" w:hAnsi="Arial" w:cs="Arial"/>
          <w:sz w:val="28"/>
          <w:szCs w:val="28"/>
        </w:rPr>
        <w:t xml:space="preserve">, </w:t>
      </w:r>
      <w:r>
        <w:rPr>
          <w:rFonts w:ascii="Arial" w:hAnsi="Arial" w:cs="Arial"/>
          <w:sz w:val="28"/>
          <w:szCs w:val="28"/>
        </w:rPr>
        <w:t xml:space="preserve">pois</w:t>
      </w:r>
      <w:r>
        <w:rPr>
          <w:rFonts w:ascii="Arial" w:hAnsi="Arial" w:cs="Arial"/>
          <w:sz w:val="28"/>
          <w:szCs w:val="28"/>
        </w:rPr>
        <w:t xml:space="preserve">,</w:t>
      </w:r>
      <w:r>
        <w:rPr>
          <w:rFonts w:ascii="Arial" w:hAnsi="Arial" w:cs="Arial"/>
          <w:sz w:val="28"/>
          <w:szCs w:val="28"/>
        </w:rPr>
        <w:t xml:space="preserve"> desde o </w:t>
      </w:r>
      <w:r>
        <w:rPr>
          <w:rFonts w:ascii="Arial" w:hAnsi="Arial" w:cs="Arial"/>
          <w:sz w:val="28"/>
          <w:szCs w:val="28"/>
        </w:rPr>
        <w:t xml:space="preserve">início</w:t>
      </w:r>
      <w:r>
        <w:rPr>
          <w:rFonts w:ascii="Arial" w:hAnsi="Arial" w:cs="Arial"/>
          <w:sz w:val="28"/>
          <w:szCs w:val="28"/>
        </w:rPr>
        <w:t xml:space="preserve">,</w:t>
      </w:r>
      <w:r>
        <w:rPr>
          <w:rFonts w:ascii="Arial" w:hAnsi="Arial" w:cs="Arial"/>
          <w:sz w:val="28"/>
          <w:szCs w:val="28"/>
        </w:rPr>
        <w:t xml:space="preserve"> insistiu </w:t>
      </w:r>
      <w:r>
        <w:rPr>
          <w:rFonts w:ascii="Arial" w:hAnsi="Arial" w:cs="Arial"/>
          <w:sz w:val="28"/>
          <w:szCs w:val="28"/>
        </w:rPr>
        <w:t xml:space="preserve">na tese de fraude à execução, </w:t>
      </w:r>
      <w:del w:id="1739" w:author="Assessor GDSXSR" w:date="2026-10-29T00:11:37Z">
        <w:r>
          <w:rPr>
            <w:rFonts w:ascii="Arial" w:hAnsi="Arial" w:cs="Arial"/>
            <w:sz w:val="28"/>
            <w:szCs w:val="28"/>
          </w:rPr>
          <w:delText xml:space="preserve">a</w:delText>
        </w:r>
      </w:del>
      <w:ins w:id="1740" w:author="Assessor GDSXSR" w:date="2026-10-29T00:11:37Z">
        <w:r>
          <w:rPr>
            <w:rFonts w:ascii="Arial" w:hAnsi="Arial" w:cs="Arial"/>
            <w:color w:val="808080"/>
            <w:sz w:val="28"/>
            <w:szCs w:val="28"/>
          </w:rPr>
          <w:t xml:space="preserve">afastada</w:t>
        </w:r>
      </w:ins>
      <w:r>
        <w:rPr>
          <w:rFonts w:ascii="Arial" w:hAnsi="Arial" w:cs="Arial"/>
          <w:sz w:val="28"/>
          <w:szCs w:val="28"/>
        </w:rPr>
        <w:t xml:space="preserve"> </w:t>
      </w:r>
      <w:del w:id="1741" w:author="Assessor GDSXSR" w:date="2026-10-29T00:11:37Z">
        <w:r>
          <w:rPr>
            <w:rFonts w:ascii="Arial" w:hAnsi="Arial" w:cs="Arial"/>
            <w:sz w:val="28"/>
            <w:szCs w:val="28"/>
          </w:rPr>
          <w:delText xml:space="preserve">qual</w:delText>
        </w:r>
      </w:del>
      <w:ins w:id="1742" w:author="Assessor GDSXSR" w:date="2026-10-29T00:11:37Z">
        <w:r>
          <w:rPr>
            <w:rFonts w:ascii="Arial" w:hAnsi="Arial" w:cs="Arial"/>
            <w:color w:val="808080"/>
            <w:sz w:val="28"/>
            <w:szCs w:val="28"/>
          </w:rPr>
          <w:t xml:space="preserve">pela</w:t>
        </w:r>
      </w:ins>
      <w:r>
        <w:rPr>
          <w:rFonts w:ascii="Arial" w:hAnsi="Arial" w:cs="Arial"/>
          <w:sz w:val="28"/>
          <w:szCs w:val="28"/>
        </w:rPr>
        <w:t xml:space="preserve"> </w:t>
      </w:r>
      <w:del w:id="1743" w:author="Assessor GDSXSR" w:date="2026-10-29T00:11:37Z">
        <w:r>
          <w:rPr>
            <w:rFonts w:ascii="Arial" w:hAnsi="Arial" w:cs="Arial"/>
            <w:sz w:val="28"/>
            <w:szCs w:val="28"/>
          </w:rPr>
          <w:delText xml:space="preserve">não</w:delText>
        </w:r>
      </w:del>
      <w:ins w:id="1744" w:author="Assessor GDSXSR" w:date="2026-10-29T00:11:37Z">
        <w:r>
          <w:rPr>
            <w:rFonts w:ascii="Arial" w:hAnsi="Arial" w:cs="Arial"/>
            <w:color w:val="808080"/>
            <w:sz w:val="28"/>
            <w:szCs w:val="28"/>
          </w:rPr>
          <w:t xml:space="preserve">ausência</w:t>
        </w:r>
      </w:ins>
      <w:r>
        <w:rPr>
          <w:rFonts w:ascii="Arial" w:hAnsi="Arial" w:cs="Arial"/>
          <w:sz w:val="28"/>
          <w:szCs w:val="28"/>
        </w:rPr>
        <w:t xml:space="preserve"> </w:t>
      </w:r>
      <w:del w:id="1745" w:author="Assessor GDSXSR" w:date="2026-10-29T00:11:37Z">
        <w:r>
          <w:rPr>
            <w:rFonts w:ascii="Arial" w:hAnsi="Arial" w:cs="Arial"/>
            <w:sz w:val="28"/>
            <w:szCs w:val="28"/>
          </w:rPr>
          <w:delText xml:space="preserve">prosperou</w:delText>
        </w:r>
      </w:del>
      <w:ins w:id="1746" w:author="Assessor GDSXSR" w:date="2026-10-29T00:11:37Z">
        <w:r>
          <w:rPr>
            <w:rFonts w:ascii="Arial" w:hAnsi="Arial" w:cs="Arial"/>
            <w:color w:val="808080"/>
            <w:sz w:val="28"/>
            <w:szCs w:val="28"/>
          </w:rPr>
          <w:t xml:space="preserve">de prova da má-fé da adquirente</w:t>
        </w:r>
      </w:ins>
      <w:r>
        <w:rPr>
          <w:rFonts w:ascii="Arial" w:hAnsi="Arial" w:cs="Arial"/>
          <w:sz w:val="28"/>
          <w:szCs w:val="28"/>
        </w:rPr>
        <w:t xml:space="preserve"> e </w:t>
      </w:r>
      <w:del w:id="1747" w:author="Assessor GDSXSR" w:date="2026-10-29T00:11:37Z">
        <w:r>
          <w:rPr>
            <w:rFonts w:ascii="Arial" w:hAnsi="Arial" w:cs="Arial"/>
            <w:sz w:val="28"/>
            <w:szCs w:val="28"/>
          </w:rPr>
          <w:delText xml:space="preserve">foi comprovadamente negada </w:delText>
        </w:r>
      </w:del>
      <w:r>
        <w:rPr>
          <w:rFonts w:ascii="Arial" w:hAnsi="Arial" w:cs="Arial"/>
          <w:sz w:val="28"/>
          <w:szCs w:val="28"/>
        </w:rPr>
        <w:t xml:space="preserve">pela </w:t>
      </w:r>
      <w:del w:id="1748" w:author="Assessor GDSXSR" w:date="2026-10-29T00:11:37Z">
        <w:r>
          <w:rPr>
            <w:rFonts w:ascii="Arial" w:hAnsi="Arial" w:cs="Arial"/>
            <w:sz w:val="28"/>
            <w:szCs w:val="28"/>
          </w:rPr>
          <w:delText xml:space="preserve">parte</w:delText>
        </w:r>
      </w:del>
      <w:ins w:id="1749" w:author="Assessor GDSXSR" w:date="2026-10-29T00:11:37Z">
        <w:r>
          <w:rPr>
            <w:rFonts w:ascii="Arial" w:hAnsi="Arial" w:cs="Arial"/>
            <w:color w:val="808080"/>
            <w:sz w:val="28"/>
            <w:szCs w:val="28"/>
          </w:rPr>
          <w:t xml:space="preserve">comprovada</w:t>
        </w:r>
      </w:ins>
      <w:r>
        <w:rPr>
          <w:rFonts w:ascii="Arial" w:hAnsi="Arial" w:cs="Arial"/>
          <w:sz w:val="28"/>
          <w:szCs w:val="28"/>
        </w:rPr>
        <w:t xml:space="preserve"> </w:t>
      </w:r>
      <w:del w:id="1750" w:author="Assessor GDSXSR" w:date="2026-10-29T00:11:37Z">
        <w:r>
          <w:rPr>
            <w:rFonts w:ascii="Arial" w:hAnsi="Arial" w:cs="Arial"/>
            <w:sz w:val="28"/>
            <w:szCs w:val="28"/>
          </w:rPr>
          <w:delText xml:space="preserve">contrária</w:delText>
        </w:r>
        <w:r>
          <w:rPr>
            <w:rFonts w:ascii="Arial" w:hAnsi="Arial" w:cs="Arial"/>
            <w:sz w:val="28"/>
            <w:szCs w:val="28"/>
          </w:rPr>
          <w:delText xml:space="preserve">,</w:delText>
        </w:r>
      </w:del>
      <w:ins w:id="1751" w:author="Assessor GDSXSR" w:date="2026-10-29T00:11:37Z">
        <w:r>
          <w:rPr>
            <w:rFonts w:ascii="Arial" w:hAnsi="Arial" w:cs="Arial"/>
            <w:color w:val="808080"/>
            <w:sz w:val="28"/>
            <w:szCs w:val="28"/>
          </w:rPr>
          <w:t xml:space="preserve">anterioridade</w:t>
        </w:r>
      </w:ins>
      <w:r>
        <w:rPr>
          <w:rFonts w:ascii="Arial" w:hAnsi="Arial" w:cs="Arial"/>
          <w:sz w:val="28"/>
          <w:szCs w:val="28"/>
        </w:rPr>
        <w:t xml:space="preserve"> </w:t>
      </w:r>
      <w:del w:id="1752" w:author="Assessor GDSXSR" w:date="2026-10-29T00:11:37Z">
        <w:r>
          <w:rPr>
            <w:rFonts w:ascii="Arial" w:hAnsi="Arial" w:cs="Arial"/>
            <w:sz w:val="28"/>
            <w:szCs w:val="28"/>
          </w:rPr>
          <w:delText xml:space="preserve">fazendo</w:delText>
        </w:r>
      </w:del>
      <w:ins w:id="1753" w:author="Assessor GDSXSR" w:date="2026-10-29T00:11:37Z">
        <w:r>
          <w:rPr>
            <w:rFonts w:ascii="Arial" w:hAnsi="Arial" w:cs="Arial"/>
            <w:color w:val="808080"/>
            <w:sz w:val="28"/>
            <w:szCs w:val="28"/>
          </w:rPr>
          <w:t xml:space="preserve">da</w:t>
        </w:r>
      </w:ins>
      <w:r>
        <w:rPr>
          <w:rFonts w:ascii="Arial" w:hAnsi="Arial" w:cs="Arial"/>
          <w:sz w:val="28"/>
          <w:szCs w:val="28"/>
        </w:rPr>
        <w:t xml:space="preserve"> </w:t>
      </w:r>
      <w:del w:id="1754" w:author="Assessor GDSXSR" w:date="2026-10-29T00:11:37Z">
        <w:r>
          <w:rPr>
            <w:rFonts w:ascii="Arial" w:hAnsi="Arial" w:cs="Arial"/>
            <w:sz w:val="28"/>
            <w:szCs w:val="28"/>
          </w:rPr>
          <w:delText xml:space="preserve">incidir</w:delText>
        </w:r>
      </w:del>
      <w:ins w:id="1755" w:author="Assessor GDSXSR" w:date="2026-10-29T00:11:37Z">
        <w:r>
          <w:rPr>
            <w:rFonts w:ascii="Arial" w:hAnsi="Arial" w:cs="Arial"/>
            <w:color w:val="808080"/>
            <w:sz w:val="28"/>
            <w:szCs w:val="28"/>
          </w:rPr>
          <w:t xml:space="preserve">aquisição</w:t>
        </w:r>
      </w:ins>
      <w:r>
        <w:rPr>
          <w:rFonts w:ascii="Arial" w:hAnsi="Arial" w:cs="Arial"/>
          <w:sz w:val="28"/>
          <w:szCs w:val="28"/>
        </w:rPr>
        <w:t xml:space="preserve"> </w:t>
      </w:r>
      <w:del w:id="1756" w:author="Assessor GDSXSR" w:date="2026-10-29T00:11:37Z">
        <w:r>
          <w:rPr>
            <w:rFonts w:ascii="Arial" w:hAnsi="Arial" w:cs="Arial"/>
            <w:sz w:val="28"/>
            <w:szCs w:val="28"/>
          </w:rPr>
          <w:delText xml:space="preserve">no</w:delText>
        </w:r>
      </w:del>
      <w:ins w:id="1757" w:author="Assessor GDSXSR" w:date="2026-10-29T00:11:37Z">
        <w:r>
          <w:rPr>
            <w:rFonts w:ascii="Arial" w:hAnsi="Arial" w:cs="Arial"/>
            <w:color w:val="808080"/>
            <w:sz w:val="28"/>
            <w:szCs w:val="28"/>
          </w:rPr>
          <w:t xml:space="preserve">em</w:t>
        </w:r>
      </w:ins>
      <w:r>
        <w:rPr>
          <w:rFonts w:ascii="Arial" w:hAnsi="Arial" w:cs="Arial"/>
          <w:sz w:val="28"/>
          <w:szCs w:val="28"/>
        </w:rPr>
        <w:t xml:space="preserve"> </w:t>
      </w:r>
      <w:del w:id="1758" w:author="Assessor GDSXSR" w:date="2026-10-29T00:11:37Z">
        <w:r>
          <w:rPr>
            <w:rFonts w:ascii="Arial" w:hAnsi="Arial" w:cs="Arial"/>
            <w:sz w:val="28"/>
            <w:szCs w:val="28"/>
          </w:rPr>
          <w:delText xml:space="preserve">caso</w:delText>
        </w:r>
      </w:del>
      <w:ins w:id="1759" w:author="Assessor GDSXSR" w:date="2026-10-29T00:11:37Z">
        <w:r>
          <w:rPr>
            <w:rFonts w:ascii="Arial" w:hAnsi="Arial" w:cs="Arial"/>
            <w:color w:val="808080"/>
            <w:sz w:val="28"/>
            <w:szCs w:val="28"/>
          </w:rPr>
          <w:t xml:space="preserve">relação à constrição judicial.</w:t>
        </w:r>
      </w:ins>
    </w:p>
    <w:p>
      <w:pPr>
        <w:spacing w:after="0" w:line="360" w:lineRule="auto"/>
        <w:ind w:firstLine="2268"/>
        <w:jc w:val="both"/>
        <w:rPr>
          <w:ins w:id="1765" w:author="Assessor GDSXSR" w:date="2026-10-29T00:11:37Z"/>
        </w:rPr>
      </w:pPr>
    </w:p>
    <w:p w14:paraId="42DB46C3" w14:textId="1929B8B5" w:rsidR="00981773" w:rsidRDefault="00981773" w:rsidP="00AC0EF7">
      <w:pPr>
        <w:spacing w:after="0" w:line="360" w:lineRule="auto"/>
        <w:ind w:firstLine="2268"/>
        <w:jc w:val="both"/>
        <w:rPr>
          <w:rFonts w:ascii="Arial" w:hAnsi="Arial" w:cs="Arial"/>
          <w:sz w:val="28"/>
          <w:szCs w:val="28"/>
        </w:rPr>
      </w:pPr>
      <w:ins w:id="1760" w:author="Assessor GDSXSR" w:date="2026-10-29T00:11:37Z">
        <w:r>
          <w:rPr>
            <w:rFonts w:ascii="Arial" w:hAnsi="Arial" w:cs="Arial"/>
            <w:color w:val="808080"/>
            <w:sz w:val="28"/>
            <w:szCs w:val="28"/>
          </w:rPr>
          <w:t xml:space="preserve">Essa insistência manteve indevidamente as restrições sobre os veículos e atrai</w:t>
        </w:r>
      </w:ins>
      <w:r>
        <w:rPr>
          <w:rFonts w:ascii="Arial" w:hAnsi="Arial" w:cs="Arial"/>
          <w:sz w:val="28"/>
          <w:szCs w:val="28"/>
        </w:rPr>
        <w:t xml:space="preserve"> a segunda parte do Tema </w:t>
      </w:r>
      <w:del w:id="1761" w:author="Assessor GDSXSR" w:date="2026-10-29T00:11:37Z">
        <w:r>
          <w:rPr>
            <w:rFonts w:ascii="Arial" w:hAnsi="Arial" w:cs="Arial"/>
            <w:sz w:val="28"/>
            <w:szCs w:val="28"/>
          </w:rPr>
          <w:delText xml:space="preserve">nº </w:delText>
        </w:r>
      </w:del>
      <w:r>
        <w:rPr>
          <w:rFonts w:ascii="Arial" w:hAnsi="Arial" w:cs="Arial"/>
          <w:sz w:val="28"/>
          <w:szCs w:val="28"/>
        </w:rPr>
        <w:t xml:space="preserve">872</w:t>
      </w:r>
      <w:del w:id="1762" w:author="Assessor GDSXSR" w:date="2026-10-29T00:11:37Z">
        <w:r>
          <w:rPr>
            <w:rFonts w:ascii="Arial" w:hAnsi="Arial" w:cs="Arial"/>
            <w:sz w:val="28"/>
            <w:szCs w:val="28"/>
          </w:rPr>
          <w:delText xml:space="preserve"> do </w:delText>
        </w:r>
      </w:del>
      <w:ins w:id="1763" w:author="Assessor GDSXSR" w:date="2026-10-29T00:11:37Z">
        <w:r>
          <w:rPr>
            <w:rFonts w:ascii="Arial" w:hAnsi="Arial" w:cs="Arial"/>
            <w:color w:val="808080"/>
            <w:sz w:val="28"/>
            <w:szCs w:val="28"/>
          </w:rPr>
          <w:t xml:space="preserve">/</w:t>
        </w:r>
      </w:ins>
      <w:r>
        <w:rPr>
          <w:rFonts w:ascii="Arial" w:hAnsi="Arial" w:cs="Arial"/>
          <w:sz w:val="28"/>
          <w:szCs w:val="28"/>
        </w:rPr>
        <w:t xml:space="preserve">STJ.</w:t>
      </w:r>
    </w:p>
    <w:p w14:paraId="4ACEA694" w14:textId="77777777" w:rsidR="00D452AE" w:rsidRDefault="00D452AE" w:rsidP="00AC0EF7">
      <w:pPr>
        <w:spacing w:after="0" w:line="360" w:lineRule="auto"/>
        <w:ind w:firstLine="2268"/>
        <w:jc w:val="both"/>
        <w:rPr>
          <w:rFonts w:ascii="Arial" w:hAnsi="Arial" w:cs="Arial"/>
          <w:sz w:val="28"/>
          <w:szCs w:val="28"/>
        </w:rPr>
      </w:pPr>
    </w:p>
    <w:p w14:paraId="52E953A2" w14:textId="335087D4" w:rsidR="00D452AE" w:rsidRDefault="00350421" w:rsidP="00AC0EF7">
      <w:pPr>
        <w:spacing w:after="0" w:line="360" w:lineRule="auto"/>
        <w:ind w:firstLine="2268"/>
        <w:jc w:val="both"/>
        <w:rPr>
          <w:del w:id="1769" w:author="Assessor GDSXSR" w:date="2026-10-29T00:11:37Z"/>
          <w:rFonts w:ascii="Arial" w:hAnsi="Arial" w:cs="Arial"/>
          <w:sz w:val="28"/>
          <w:szCs w:val="28"/>
        </w:rPr>
      </w:pPr>
      <w:del w:id="1766" w:author="Assessor GDSXSR" w:date="2026-10-29T00:11:37Z">
        <w:r>
          <w:rPr>
            <w:rFonts w:ascii="Arial" w:hAnsi="Arial" w:cs="Arial"/>
            <w:sz w:val="28"/>
            <w:szCs w:val="28"/>
          </w:rPr>
          <w:delText>Ora, a</w:delText>
        </w:r>
      </w:del>
      <w:del w:id="1767" w:author="Assessor GDSXSR" w:date="2026-10-29T00:11:37Z">
        <w:r w:rsidR="00D452AE" w:rsidRPr="00D452AE">
          <w:rPr>
            <w:rFonts w:ascii="Arial" w:hAnsi="Arial" w:cs="Arial"/>
            <w:sz w:val="28"/>
            <w:szCs w:val="28"/>
          </w:rPr>
          <w:delText xml:space="preserve"> resistência do embargado não se limitou ao exercício do contraditório, mas consistiu na insistência em tese de fraude à execução que restou afastada diante da ausência de prova da má-fé do terceiro adquirente e da comprovada anterioridade da aquisição em relação à efetiva constrição judicial</w:delText>
        </w:r>
      </w:del>
      <w:del w:id="1768" w:author="Assessor GDSXSR" w:date="2026-10-29T00:11:37Z">
        <w:r w:rsidR="00D452AE">
          <w:rPr>
            <w:rFonts w:ascii="Arial" w:hAnsi="Arial" w:cs="Arial"/>
            <w:sz w:val="28"/>
            <w:szCs w:val="28"/>
          </w:rPr>
          <w:delText>.</w:delText>
        </w:r>
      </w:del>
    </w:p>
    <w:p w14:paraId="1C8B46A5" w14:textId="77777777" w:rsidR="00830B25" w:rsidRPr="00830B25" w:rsidRDefault="00830B25" w:rsidP="00014323">
      <w:pPr>
        <w:spacing w:after="0" w:line="360" w:lineRule="auto"/>
        <w:jc w:val="both"/>
        <w:rPr>
          <w:del w:id="1771" w:author="Assessor GDSXSR" w:date="2026-10-29T00:11:37Z"/>
          <w:rFonts w:ascii="Arial" w:hAnsi="Arial" w:cs="Arial"/>
          <w:sz w:val="28"/>
          <w:szCs w:val="28"/>
        </w:rPr>
      </w:pPr>
      <w:del w:id="1770" w:author="Assessor GDSXSR" w:date="2026-10-29T00:11:37Z">
        <w:r w:rsidRPr="00830B25">
          <w:rPr>
            <w:rFonts w:ascii="Arial" w:hAnsi="Arial" w:cs="Arial"/>
            <w:sz w:val="28"/>
            <w:szCs w:val="28"/>
          </w:rPr>
          <w:delText> </w:delText>
        </w:r>
      </w:del>
    </w:p>
    <w:p w14:paraId="2621E802" w14:textId="4ACF1538" w:rsidR="00830B25" w:rsidRPr="00830B25" w:rsidRDefault="00FF6C6F" w:rsidP="00830B25">
      <w:pPr>
        <w:spacing w:after="0" w:line="360" w:lineRule="auto"/>
        <w:ind w:firstLine="2268"/>
        <w:jc w:val="both"/>
        <w:rPr>
          <w:rFonts w:ascii="Arial" w:hAnsi="Arial" w:cs="Arial"/>
          <w:sz w:val="28"/>
          <w:szCs w:val="28"/>
        </w:rPr>
      </w:pPr>
      <w:del w:id="1772" w:author="Assessor GDSXSR" w:date="2026-10-29T00:11:37Z">
        <w:r>
          <w:rPr>
            <w:rFonts w:ascii="Arial" w:hAnsi="Arial" w:cs="Arial"/>
            <w:sz w:val="28"/>
            <w:szCs w:val="28"/>
          </w:rPr>
          <w:delText xml:space="preserve">Em complemento</w:delText>
        </w:r>
      </w:del>
      <w:ins w:id="1773" w:author="Assessor GDSXSR" w:date="2026-10-29T00:11:37Z">
        <w:r>
          <w:rPr>
            <w:rFonts w:ascii="Arial" w:hAnsi="Arial" w:cs="Arial"/>
            <w:color w:val="808080"/>
            <w:sz w:val="28"/>
            <w:szCs w:val="28"/>
          </w:rPr>
          <w:t xml:space="preserve">Decerto</w:t>
        </w:r>
      </w:ins>
      <w:r>
        <w:rPr>
          <w:rFonts w:ascii="Arial" w:hAnsi="Arial" w:cs="Arial"/>
          <w:sz w:val="28"/>
          <w:szCs w:val="28"/>
        </w:rPr>
        <w:t xml:space="preserve">, o</w:t>
      </w:r>
      <w:r>
        <w:rPr>
          <w:rFonts w:ascii="Arial" w:hAnsi="Arial" w:cs="Arial"/>
          <w:sz w:val="28"/>
          <w:szCs w:val="28"/>
        </w:rPr>
        <w:t xml:space="preserve"> que o Tema </w:t>
      </w:r>
      <w:del w:id="1774" w:author="Assessor GDSXSR" w:date="2026-10-29T00:11:37Z">
        <w:r>
          <w:rPr>
            <w:rFonts w:ascii="Arial" w:hAnsi="Arial" w:cs="Arial"/>
            <w:sz w:val="28"/>
            <w:szCs w:val="28"/>
          </w:rPr>
          <w:delText xml:space="preserve">nº </w:delText>
        </w:r>
      </w:del>
      <w:r>
        <w:rPr>
          <w:rFonts w:ascii="Arial" w:hAnsi="Arial" w:cs="Arial"/>
          <w:sz w:val="28"/>
          <w:szCs w:val="28"/>
        </w:rPr>
        <w:t xml:space="preserve">872</w:t>
      </w:r>
      <w:ins w:id="1775" w:author="Assessor GDSXSR" w:date="2026-10-29T00:11:37Z">
        <w:r>
          <w:rPr>
            <w:rFonts w:ascii="Arial" w:hAnsi="Arial" w:cs="Arial"/>
            <w:color w:val="808080"/>
            <w:sz w:val="28"/>
            <w:szCs w:val="28"/>
          </w:rPr>
          <w:t xml:space="preserve">/STJ</w:t>
        </w:r>
      </w:ins>
      <w:r>
        <w:rPr>
          <w:rFonts w:ascii="Arial" w:hAnsi="Arial" w:cs="Arial"/>
          <w:sz w:val="28"/>
          <w:szCs w:val="28"/>
        </w:rPr>
        <w:t xml:space="preserve"> pretende evitar é</w:t>
      </w:r>
      <w:del w:id="1776" w:author="Assessor GDSXSR" w:date="2026-10-29T00:11:37Z">
        <w:r>
          <w:rPr>
            <w:rFonts w:ascii="Arial" w:hAnsi="Arial" w:cs="Arial"/>
            <w:sz w:val="28"/>
            <w:szCs w:val="28"/>
          </w:rPr>
          <w:delText xml:space="preserve"> justamente</w:delText>
        </w:r>
      </w:del>
      <w:r>
        <w:rPr>
          <w:rFonts w:ascii="Arial" w:hAnsi="Arial" w:cs="Arial"/>
          <w:sz w:val="28"/>
          <w:szCs w:val="28"/>
        </w:rPr>
        <w:t xml:space="preserve"> a imposição de sucumbência ao terceiro que, embora inicialmente tenha contribuído para a constrição pela ausência de registro, é compelido a litigar em razão da resistência processual do exequente após </w:t>
      </w:r>
      <w:ins w:id="1777" w:author="Assessor GDSXSR" w:date="2026-10-29T00:11:37Z">
        <w:r>
          <w:rPr>
            <w:rFonts w:ascii="Arial" w:hAnsi="Arial" w:cs="Arial"/>
            <w:color w:val="808080"/>
            <w:sz w:val="28"/>
            <w:szCs w:val="28"/>
          </w:rPr>
          <w:t xml:space="preserve">a </w:t>
        </w:r>
      </w:ins>
      <w:r>
        <w:rPr>
          <w:rFonts w:ascii="Arial" w:hAnsi="Arial" w:cs="Arial"/>
          <w:sz w:val="28"/>
          <w:szCs w:val="28"/>
        </w:rPr>
        <w:t xml:space="preserve">ciência</w:t>
      </w:r>
      <w:r>
        <w:rPr>
          <w:rFonts w:ascii="Arial" w:hAnsi="Arial" w:cs="Arial"/>
          <w:sz w:val="28"/>
          <w:szCs w:val="28"/>
        </w:rPr>
        <w:t xml:space="preserve"> da transferência do bem.</w:t>
      </w:r>
    </w:p>
    <w:p w14:paraId="7DCE53D0" w14:textId="77777777" w:rsidR="00830B25" w:rsidRPr="00830B25" w:rsidRDefault="00830B25" w:rsidP="00830B25">
      <w:pPr>
        <w:spacing w:after="0" w:line="360" w:lineRule="auto"/>
        <w:ind w:firstLine="2268"/>
        <w:jc w:val="both"/>
        <w:rPr>
          <w:rFonts w:ascii="Arial" w:hAnsi="Arial" w:cs="Arial"/>
          <w:sz w:val="28"/>
          <w:szCs w:val="28"/>
        </w:rPr>
      </w:pPr>
      <w:r w:rsidRPr="00830B25">
        <w:rPr>
          <w:rFonts w:ascii="Arial" w:hAnsi="Arial" w:cs="Arial"/>
          <w:sz w:val="28"/>
          <w:szCs w:val="28"/>
        </w:rPr>
        <w:t> </w:t>
      </w:r>
    </w:p>
    <w:p w14:paraId="6F725084" w14:textId="696D3BED" w:rsidR="00830B25" w:rsidRDefault="00FF6C6F" w:rsidP="00830B25">
      <w:pPr>
        <w:spacing w:after="0" w:line="360" w:lineRule="auto"/>
        <w:ind w:firstLine="2268"/>
        <w:jc w:val="both"/>
        <w:rPr>
          <w:del w:id="1782" w:author="Assessor GDSXSR" w:date="2026-10-29T00:11:37Z"/>
          <w:rFonts w:ascii="Arial" w:hAnsi="Arial" w:cs="Arial"/>
          <w:sz w:val="28"/>
          <w:szCs w:val="28"/>
        </w:rPr>
      </w:pPr>
      <w:del w:id="1778" w:author="Assessor GDSXSR" w:date="2026-10-29T00:11:37Z">
        <w:r>
          <w:rPr>
            <w:rFonts w:ascii="Arial" w:hAnsi="Arial" w:cs="Arial"/>
            <w:sz w:val="28"/>
            <w:szCs w:val="28"/>
          </w:rPr>
          <w:delText>A roborar, a</w:delText>
        </w:r>
      </w:del>
      <w:del w:id="1779" w:author="Assessor GDSXSR" w:date="2026-10-29T00:11:37Z">
        <w:r w:rsidR="00830B25" w:rsidRPr="00830B25">
          <w:rPr>
            <w:rFonts w:ascii="Arial" w:hAnsi="Arial" w:cs="Arial"/>
            <w:sz w:val="28"/>
            <w:szCs w:val="28"/>
          </w:rPr>
          <w:delText xml:space="preserve"> jurisprudência do </w:delText>
        </w:r>
      </w:del>
      <w:del w:id="1780" w:author="Assessor GDSXSR" w:date="2026-10-29T00:11:37Z">
        <w:r>
          <w:rPr>
            <w:rFonts w:ascii="Arial" w:hAnsi="Arial" w:cs="Arial"/>
            <w:sz w:val="28"/>
            <w:szCs w:val="28"/>
          </w:rPr>
          <w:delText>colendo STJ</w:delText>
        </w:r>
      </w:del>
      <w:del w:id="1781" w:author="Assessor GDSXSR" w:date="2026-10-29T00:11:37Z">
        <w:r w:rsidR="00830B25" w:rsidRPr="00830B25">
          <w:rPr>
            <w:rFonts w:ascii="Arial" w:hAnsi="Arial" w:cs="Arial"/>
            <w:sz w:val="28"/>
            <w:szCs w:val="28"/>
          </w:rPr>
          <w:delText xml:space="preserve"> é firme no sentido de que a resistência processual posterior desloca a responsabilidade sucumbencial, pois o prolongamento do litígio passa a decorrer da atuação do embargado, e não mais da omissão registral do terceiro.</w:delText>
        </w:r>
      </w:del>
    </w:p>
    <w:p w14:paraId="1AD45A00" w14:textId="77777777" w:rsidR="00FF6C6F" w:rsidRDefault="00FF6C6F" w:rsidP="00830B25">
      <w:pPr>
        <w:spacing w:after="0" w:line="360" w:lineRule="auto"/>
        <w:ind w:firstLine="2268"/>
        <w:jc w:val="both"/>
        <w:rPr>
          <w:del w:id="1783" w:author="Assessor GDSXSR" w:date="2026-10-29T00:11:37Z"/>
          <w:rFonts w:ascii="Arial" w:hAnsi="Arial" w:cs="Arial"/>
          <w:sz w:val="28"/>
          <w:szCs w:val="28"/>
        </w:rPr>
      </w:pPr>
    </w:p>
    <w:p w14:paraId="4E470D52" w14:textId="1A5535A7" w:rsidR="00FF6C6F" w:rsidRDefault="00FF6C6F" w:rsidP="00830B25">
      <w:pPr>
        <w:spacing w:after="0" w:line="360" w:lineRule="auto"/>
        <w:ind w:firstLine="2268"/>
        <w:jc w:val="both"/>
        <w:rPr>
          <w:rFonts w:ascii="Arial" w:hAnsi="Arial" w:cs="Arial"/>
          <w:sz w:val="28"/>
          <w:szCs w:val="28"/>
        </w:rPr>
      </w:pPr>
      <w:r>
        <w:rPr>
          <w:rFonts w:ascii="Arial" w:hAnsi="Arial" w:cs="Arial"/>
          <w:sz w:val="28"/>
          <w:szCs w:val="28"/>
        </w:rPr>
        <w:t xml:space="preserve">Nesse sentido</w:t>
      </w:r>
      <w:del w:id="1784" w:author="Assessor GDSXSR" w:date="2026-10-29T00:11:37Z">
        <w:r>
          <w:rPr>
            <w:rFonts w:ascii="Arial" w:hAnsi="Arial" w:cs="Arial"/>
            <w:sz w:val="28"/>
            <w:szCs w:val="28"/>
          </w:rPr>
          <w:delText xml:space="preserve">, </w:delText>
        </w:r>
        <w:r>
          <w:rPr>
            <w:rFonts w:ascii="Arial" w:hAnsi="Arial" w:cs="Arial"/>
            <w:sz w:val="28"/>
            <w:szCs w:val="28"/>
          </w:rPr>
          <w:delText xml:space="preserve">veja-se o entendimento </w:delText>
        </w:r>
        <w:r>
          <w:rPr>
            <w:rFonts w:ascii="Arial" w:hAnsi="Arial" w:cs="Arial"/>
            <w:sz w:val="28"/>
            <w:szCs w:val="28"/>
          </w:rPr>
          <w:delText xml:space="preserve">pacífico desta 4ª Turma Cível</w:delText>
        </w:r>
      </w:del>
      <w:r>
        <w:rPr>
          <w:rFonts w:ascii="Arial" w:hAnsi="Arial" w:cs="Arial"/>
          <w:sz w:val="28"/>
          <w:szCs w:val="28"/>
        </w:rPr>
        <w:t xml:space="preserve">:</w:t>
      </w:r>
    </w:p>
    <w:p w14:paraId="3236A2EF" w14:textId="77777777" w:rsidR="008B1572" w:rsidRDefault="008B1572" w:rsidP="00830B25">
      <w:pPr>
        <w:spacing w:after="0" w:line="360" w:lineRule="auto"/>
        <w:ind w:firstLine="2268"/>
        <w:jc w:val="both"/>
        <w:rPr>
          <w:rFonts w:ascii="Arial" w:hAnsi="Arial" w:cs="Arial"/>
          <w:sz w:val="28"/>
          <w:szCs w:val="28"/>
        </w:rPr>
      </w:pPr>
    </w:p>
    <w:p w14:paraId="2D44E4A7" w14:textId="474F2C34" w:rsidR="008B1572" w:rsidRPr="008B1572" w:rsidRDefault="008B1572" w:rsidP="008B1572">
      <w:pPr>
        <w:spacing w:after="0" w:line="360" w:lineRule="auto"/>
        <w:ind w:left="2268"/>
        <w:jc w:val="both"/>
        <w:rPr>
          <w:rFonts w:ascii="Arial" w:hAnsi="Arial" w:cs="Arial"/>
          <w:i/>
          <w:iCs/>
          <w:sz w:val="26"/>
          <w:szCs w:val="26"/>
        </w:rPr>
      </w:pPr>
      <w:r w:rsidRPr="008B1572">
        <w:rPr>
          <w:rFonts w:ascii="Arial" w:hAnsi="Arial" w:cs="Arial"/>
          <w:i/>
          <w:iCs/>
          <w:sz w:val="26"/>
          <w:szCs w:val="26"/>
        </w:rPr>
        <w:lastRenderedPageBreak/>
        <w:t>“(...) 4. O Tema 872 do STJ relativizou a regra da Súmula 303 daquela Corte, priorizando a aplicação do princípio da sucumbência em caso de resistência injustificada por parte do embargado na manutenção da constrição.</w:t>
      </w:r>
    </w:p>
    <w:p w14:paraId="47049509" w14:textId="435FB1BD" w:rsidR="008B1572" w:rsidRPr="008B1572" w:rsidRDefault="008B1572" w:rsidP="008B1572">
      <w:pPr>
        <w:spacing w:after="0" w:line="360" w:lineRule="auto"/>
        <w:ind w:left="2268"/>
        <w:jc w:val="both"/>
        <w:rPr>
          <w:rFonts w:ascii="Arial" w:hAnsi="Arial" w:cs="Arial"/>
          <w:i/>
          <w:iCs/>
          <w:sz w:val="26"/>
          <w:szCs w:val="26"/>
        </w:rPr>
      </w:pPr>
      <w:r>
        <w:rPr>
          <w:rFonts w:ascii="Arial" w:hAnsi="Arial" w:cs="Arial"/>
          <w:i/>
          <w:iCs/>
          <w:sz w:val="26"/>
          <w:szCs w:val="26"/>
        </w:rPr>
        <w:t xml:space="preserve">5. </w:t>
      </w:r>
      <w:commentRangeStart w:id="20"/>
      <w:r>
        <w:rPr>
          <w:rFonts w:ascii="Arial" w:hAnsi="Arial" w:cs="Arial"/>
          <w:i/>
          <w:iCs/>
          <w:sz w:val="26"/>
          <w:szCs w:val="26"/>
          <w:u w:val="single"/>
          <w:rPrChange w:id="1786" w:author="Assessor GDSXSR" w:date="2026-10-29T00:11:37Z">
            <w:rPr>
              <w:rFonts w:ascii="Arial" w:hAnsi="Arial" w:cs="Arial"/>
              <w:i/>
              <w:iCs/>
              <w:sz w:val="26"/>
              <w:szCs w:val="26"/>
            </w:rPr>
          </w:rPrChange>
        </w:rPr>
        <w:t xml:space="preserve">Evidenciada,</w:t>
      </w:r>
      <w:r>
        <w:rPr>
          <w:rFonts w:ascii="Arial" w:hAnsi="Arial" w:cs="Arial"/>
          <w:i/>
          <w:iCs/>
          <w:sz w:val="26"/>
          <w:szCs w:val="26"/>
          <w:u w:val="single"/>
          <w:rPrChange w:id="1787" w:author="Assessor GDSXSR" w:date="2026-10-29T00:11:37Z">
            <w:rPr>
              <w:rFonts w:ascii="Arial" w:hAnsi="Arial" w:cs="Arial"/>
              <w:i/>
              <w:iCs/>
              <w:sz w:val="26"/>
              <w:szCs w:val="26"/>
            </w:rPr>
          </w:rPrChange>
        </w:rPr>
        <w:t xml:space="preserve"> </w:t>
      </w:r>
      <w:r>
        <w:rPr>
          <w:rFonts w:ascii="Arial" w:hAnsi="Arial" w:cs="Arial"/>
          <w:i/>
          <w:iCs/>
          <w:sz w:val="26"/>
          <w:szCs w:val="26"/>
          <w:u w:val="single"/>
          <w:rPrChange w:id="1788" w:author="Assessor GDSXSR" w:date="2026-10-29T00:11:37Z">
            <w:rPr>
              <w:rFonts w:ascii="Arial" w:hAnsi="Arial" w:cs="Arial"/>
              <w:i/>
              <w:iCs/>
              <w:sz w:val="26"/>
              <w:szCs w:val="26"/>
            </w:rPr>
          </w:rPrChange>
        </w:rPr>
        <w:t xml:space="preserve">na hipótese</w:t>
      </w:r>
      <w:commentRangeEnd w:id="20"/>
      <w:r>
        <w:rPr>
          <w:rStyle w:val="CommentReference"/>
        </w:rPr>
        <w:commentReference w:id="20"/>
      </w:r>
      <w:r>
        <w:rPr>
          <w:rFonts w:ascii="Arial" w:hAnsi="Arial" w:cs="Arial"/>
          <w:i/>
          <w:iCs/>
          <w:sz w:val="26"/>
          <w:szCs w:val="26"/>
          <w:u w:val="single"/>
          <w:rPrChange w:id="1788" w:author="Assessor GDSXSR" w:date="2026-10-29T00:11:37Z">
            <w:rPr>
              <w:rFonts w:ascii="Arial" w:hAnsi="Arial" w:cs="Arial"/>
              <w:i/>
              <w:iCs/>
              <w:sz w:val="26"/>
              <w:szCs w:val="26"/>
            </w:rPr>
          </w:rPrChange>
        </w:rPr>
        <w:t xml:space="preserve">, a oposição infundada da embargada ao</w:t>
      </w:r>
      <w:r>
        <w:rPr>
          <w:rFonts w:ascii="Arial" w:hAnsi="Arial" w:cs="Arial"/>
          <w:i/>
          <w:iCs/>
          <w:sz w:val="26"/>
          <w:szCs w:val="26"/>
          <w:u w:val="single"/>
          <w:rPrChange w:id="1789" w:author="Assessor GDSXSR" w:date="2026-10-29T00:11:37Z">
            <w:rPr>
              <w:rFonts w:ascii="Arial" w:hAnsi="Arial" w:cs="Arial"/>
              <w:i/>
              <w:iCs/>
              <w:sz w:val="26"/>
              <w:szCs w:val="26"/>
            </w:rPr>
          </w:rPrChange>
        </w:rPr>
        <w:t xml:space="preserve"> l</w:t>
      </w:r>
      <w:r>
        <w:rPr>
          <w:rFonts w:ascii="Arial" w:hAnsi="Arial" w:cs="Arial"/>
          <w:i/>
          <w:iCs/>
          <w:sz w:val="26"/>
          <w:szCs w:val="26"/>
          <w:u w:val="single"/>
          <w:rPrChange w:id="1790" w:author="Assessor GDSXSR" w:date="2026-10-29T00:11:37Z">
            <w:rPr>
              <w:rFonts w:ascii="Arial" w:hAnsi="Arial" w:cs="Arial"/>
              <w:i/>
              <w:iCs/>
              <w:sz w:val="26"/>
              <w:szCs w:val="26"/>
            </w:rPr>
          </w:rPrChange>
        </w:rPr>
        <w:t xml:space="preserve">evantamento da restrição, merece prestígio a sentença que a condenou a pagar os honorários advocatícios.</w:t>
      </w:r>
      <w:ins w:id="1785" w:author="Assessor GDSXSR" w:date="2026-10-29T00:11:37Z">
        <w:r>
          <w:rPr>
            <w:rFonts w:ascii="Arial" w:hAnsi="Arial" w:cs="Arial"/>
            <w:i/>
            <w:iCs/>
            <w:color w:val="808080"/>
            <w:sz w:val="26"/>
            <w:szCs w:val="26"/>
          </w:rPr>
          <w:t xml:space="preserve"> (...).” (Acórdão 2113220, 0712286-17.2025.8.07.0003, Relatora: EDI MARIA COUTINHO BIZZI, 4ª TURMA CÍVEL, data de julgamento: 08/04/2026, publicado no DJe: 30/04/2026) </w:t>
        </w:r>
        <w:commentRangeStart w:id="19"/>
        <w:r>
          <w:rPr>
            <w:rFonts w:ascii="Arial" w:hAnsi="Arial" w:cs="Arial"/>
            <w:i/>
            <w:iCs/>
            <w:color w:val="808080"/>
            <w:sz w:val="26"/>
            <w:szCs w:val="26"/>
          </w:rPr>
          <w:t xml:space="preserve">– Grifei</w:t>
        </w:r>
        <w:commentRangeEnd w:id="19"/>
        <w:r>
          <w:rPr>
            <w:rStyle w:val="CommentReference"/>
            <w:color w:val="808080"/>
          </w:rPr>
          <w:commentReference w:id="19"/>
        </w:r>
      </w:ins>
    </w:p>
    <w:p w14:paraId="15D66738" w14:textId="49327A40" w:rsidR="008B1572" w:rsidRPr="008B1572" w:rsidRDefault="008B1572" w:rsidP="008B1572">
      <w:pPr>
        <w:spacing w:after="0" w:line="360" w:lineRule="auto"/>
        <w:ind w:left="2268"/>
        <w:jc w:val="both"/>
        <w:rPr>
          <w:del w:id="1792" w:author="Assessor GDSXSR" w:date="2026-10-29T00:11:37Z"/>
          <w:rFonts w:ascii="Arial" w:hAnsi="Arial" w:cs="Arial"/>
          <w:i/>
          <w:iCs/>
          <w:sz w:val="26"/>
          <w:szCs w:val="26"/>
        </w:rPr>
      </w:pPr>
      <w:del w:id="1791" w:author="Assessor GDSXSR" w:date="2026-10-29T00:11:37Z">
        <w:r w:rsidRPr="008B1572">
          <w:rPr>
            <w:rFonts w:ascii="Arial" w:hAnsi="Arial" w:cs="Arial"/>
            <w:i/>
            <w:iCs/>
            <w:sz w:val="26"/>
            <w:szCs w:val="26"/>
          </w:rPr>
          <w:delText>IV. Dispositivo</w:delText>
        </w:r>
      </w:del>
    </w:p>
    <w:p w14:paraId="51E349B8" w14:textId="1E6CCA4B" w:rsidR="008B1572" w:rsidRPr="008B1572" w:rsidRDefault="008B1572" w:rsidP="008B1572">
      <w:pPr>
        <w:spacing w:after="0" w:line="360" w:lineRule="auto"/>
        <w:ind w:left="2268"/>
        <w:jc w:val="both"/>
        <w:rPr>
          <w:del w:id="1796" w:author="Assessor GDSXSR" w:date="2026-10-29T00:11:37Z"/>
          <w:rFonts w:ascii="Arial" w:hAnsi="Arial" w:cs="Arial"/>
          <w:i/>
          <w:iCs/>
          <w:sz w:val="26"/>
          <w:szCs w:val="26"/>
        </w:rPr>
      </w:pPr>
      <w:del w:id="1793" w:author="Assessor GDSXSR" w:date="2026-10-29T00:11:37Z">
        <w:r w:rsidRPr="008B1572">
          <w:rPr>
            <w:rFonts w:ascii="Arial" w:hAnsi="Arial" w:cs="Arial"/>
            <w:i/>
            <w:iCs/>
            <w:sz w:val="26"/>
            <w:szCs w:val="26"/>
          </w:rPr>
          <w:delText>6. Recurso não provido (...)</w:delText>
        </w:r>
      </w:del>
      <w:del w:id="1794" w:author="Assessor GDSXSR" w:date="2026-10-29T00:11:37Z">
        <w:r w:rsidR="00573038">
          <w:rPr>
            <w:rFonts w:ascii="Arial" w:hAnsi="Arial" w:cs="Arial"/>
            <w:i/>
            <w:iCs/>
            <w:sz w:val="26"/>
            <w:szCs w:val="26"/>
          </w:rPr>
          <w:delText>.</w:delText>
        </w:r>
      </w:del>
      <w:del w:id="1795" w:author="Assessor GDSXSR" w:date="2026-10-29T00:11:37Z">
        <w:r w:rsidRPr="008B1572">
          <w:rPr>
            <w:rFonts w:ascii="Arial" w:hAnsi="Arial" w:cs="Arial"/>
            <w:i/>
            <w:iCs/>
            <w:sz w:val="26"/>
            <w:szCs w:val="26"/>
          </w:rPr>
          <w:delText>” (TJDFT, Acórdão 2113220, 0712286-17.2025.8.07.0003, Relatora: EDI MARIA COUTINHO BIZZI, 4ª TURMA CÍVEL, data de julgamento: 08/04/2026, publicado no DJe: 30/04/2026)</w:delText>
        </w:r>
      </w:del>
    </w:p>
    <w:p w14:paraId="6136CCA7" w14:textId="77777777" w:rsidR="00830B25" w:rsidRDefault="00830B25" w:rsidP="00AC0EF7">
      <w:pPr>
        <w:spacing w:after="0" w:line="360" w:lineRule="auto"/>
        <w:ind w:firstLine="2268"/>
        <w:jc w:val="both"/>
        <w:rPr>
          <w:rFonts w:ascii="Arial" w:hAnsi="Arial" w:cs="Arial"/>
          <w:sz w:val="28"/>
          <w:szCs w:val="28"/>
        </w:rPr>
      </w:pPr>
    </w:p>
    <w:p w14:paraId="2D8A0DFA" w14:textId="086BD75C" w:rsidR="005A15BD" w:rsidRDefault="004B1038" w:rsidP="00AC0EF7">
      <w:pPr>
        <w:spacing w:after="0" w:line="360" w:lineRule="auto"/>
        <w:ind w:firstLine="2268"/>
        <w:jc w:val="both"/>
        <w:rPr>
          <w:rFonts w:ascii="Arial" w:hAnsi="Arial" w:cs="Arial"/>
          <w:sz w:val="28"/>
          <w:szCs w:val="28"/>
        </w:rPr>
      </w:pPr>
      <w:del w:id="1797" w:author="Assessor GDSXSR" w:date="2026-10-29T00:11:37Z">
        <w:r>
          <w:rPr>
            <w:rFonts w:ascii="Arial" w:hAnsi="Arial" w:cs="Arial"/>
            <w:sz w:val="28"/>
            <w:szCs w:val="28"/>
          </w:rPr>
          <w:delText xml:space="preserve">De tal modo</w:delText>
        </w:r>
        <w:r>
          <w:rPr>
            <w:rFonts w:ascii="Arial" w:hAnsi="Arial" w:cs="Arial"/>
            <w:sz w:val="28"/>
            <w:szCs w:val="28"/>
          </w:rPr>
          <w:delText xml:space="preserve">, uma vez demonstrado</w:delText>
        </w:r>
      </w:del>
      <w:ins w:id="1798" w:author="Assessor GDSXSR" w:date="2026-10-29T00:11:37Z">
        <w:commentRangeStart w:id="21"/>
        <w:r>
          <w:rPr>
            <w:rFonts w:ascii="Arial" w:hAnsi="Arial" w:cs="Arial"/>
            <w:color w:val="808080"/>
            <w:sz w:val="28"/>
            <w:szCs w:val="28"/>
            <w:highlight w:val="yellow"/>
            <w:rPrChange w:id="1811" w:author="Assessor GDSXSR" w:date="2026-10-29T00:11:37Z">
              <w:rPr>
                <w:rFonts w:ascii="Arial" w:hAnsi="Arial" w:cs="Arial"/>
                <w:color w:val="808080"/>
                <w:sz w:val="28"/>
                <w:szCs w:val="28"/>
              </w:rPr>
            </w:rPrChange>
          </w:rPr>
          <w:t xml:space="preserve">Demonstrado</w:t>
        </w:r>
      </w:ins>
      <w:r>
        <w:rPr>
          <w:rFonts w:ascii="Arial" w:hAnsi="Arial" w:cs="Arial"/>
          <w:sz w:val="28"/>
          <w:szCs w:val="28"/>
          <w:highlight w:val="yellow"/>
          <w:rPrChange w:id="1812" w:author="Assessor GDSXSR" w:date="2026-10-29T00:11:37Z">
            <w:rPr>
              <w:rFonts w:ascii="Arial" w:hAnsi="Arial" w:cs="Arial"/>
              <w:sz w:val="28"/>
              <w:szCs w:val="28"/>
            </w:rPr>
          </w:rPrChange>
        </w:rPr>
        <w:t xml:space="preserve"> que </w:t>
      </w:r>
      <w:r>
        <w:rPr>
          <w:rFonts w:ascii="Arial" w:hAnsi="Arial" w:cs="Arial"/>
          <w:sz w:val="28"/>
          <w:szCs w:val="28"/>
          <w:highlight w:val="yellow"/>
          <w:rPrChange w:id="1813" w:author="Assessor GDSXSR" w:date="2026-10-29T00:11:37Z">
            <w:rPr>
              <w:rFonts w:ascii="Arial" w:hAnsi="Arial" w:cs="Arial"/>
              <w:sz w:val="28"/>
              <w:szCs w:val="28"/>
            </w:rPr>
          </w:rPrChange>
        </w:rPr>
        <w:t xml:space="preserve">o apelante </w:t>
      </w:r>
      <w:r>
        <w:rPr>
          <w:rFonts w:ascii="Arial" w:hAnsi="Arial" w:cs="Arial"/>
          <w:sz w:val="28"/>
          <w:szCs w:val="28"/>
          <w:highlight w:val="yellow"/>
          <w:rPrChange w:id="1814" w:author="Assessor GDSXSR" w:date="2026-10-29T00:11:37Z">
            <w:rPr>
              <w:rFonts w:ascii="Arial" w:hAnsi="Arial" w:cs="Arial"/>
              <w:sz w:val="28"/>
              <w:szCs w:val="28"/>
            </w:rPr>
          </w:rPrChange>
        </w:rPr>
        <w:t xml:space="preserve">teve ciência da alienação </w:t>
      </w:r>
      <w:del w:id="1799" w:author="Assessor GDSXSR" w:date="2026-10-29T00:11:37Z">
        <w:r>
          <w:rPr>
            <w:rFonts w:ascii="Arial" w:hAnsi="Arial" w:cs="Arial"/>
            <w:sz w:val="28"/>
            <w:szCs w:val="28"/>
          </w:rPr>
          <w:delText xml:space="preserve">do</w:delText>
        </w:r>
      </w:del>
      <w:ins w:id="1800" w:author="Assessor GDSXSR" w:date="2026-10-29T00:11:37Z">
        <w:r>
          <w:rPr>
            <w:rFonts w:ascii="Arial" w:hAnsi="Arial" w:cs="Arial"/>
            <w:color w:val="808080"/>
            <w:sz w:val="28"/>
            <w:szCs w:val="28"/>
            <w:highlight w:val="yellow"/>
            <w:rPrChange w:id="1815" w:author="Assessor GDSXSR" w:date="2026-10-29T00:11:37Z">
              <w:rPr>
                <w:rFonts w:ascii="Arial" w:hAnsi="Arial" w:cs="Arial"/>
                <w:color w:val="808080"/>
                <w:sz w:val="28"/>
                <w:szCs w:val="28"/>
              </w:rPr>
            </w:rPrChange>
          </w:rPr>
          <w:t xml:space="preserve">dos</w:t>
        </w:r>
      </w:ins>
      <w:r>
        <w:rPr>
          <w:rFonts w:ascii="Arial" w:hAnsi="Arial" w:cs="Arial"/>
          <w:sz w:val="28"/>
          <w:szCs w:val="28"/>
          <w:highlight w:val="yellow"/>
          <w:rPrChange w:id="1816" w:author="Assessor GDSXSR" w:date="2026-10-29T00:11:37Z">
            <w:rPr>
              <w:rFonts w:ascii="Arial" w:hAnsi="Arial" w:cs="Arial"/>
              <w:sz w:val="28"/>
              <w:szCs w:val="28"/>
            </w:rPr>
          </w:rPrChange>
        </w:rPr>
        <w:t xml:space="preserve"> </w:t>
      </w:r>
      <w:del w:id="1801" w:author="Assessor GDSXSR" w:date="2026-10-29T00:11:37Z">
        <w:r>
          <w:rPr>
            <w:rFonts w:ascii="Arial" w:hAnsi="Arial" w:cs="Arial"/>
            <w:sz w:val="28"/>
            <w:szCs w:val="28"/>
          </w:rPr>
          <w:delText xml:space="preserve">bem</w:delText>
        </w:r>
      </w:del>
      <w:ins w:id="1802" w:author="Assessor GDSXSR" w:date="2026-10-29T00:11:37Z">
        <w:r>
          <w:rPr>
            <w:rFonts w:ascii="Arial" w:hAnsi="Arial" w:cs="Arial"/>
            <w:color w:val="808080"/>
            <w:sz w:val="28"/>
            <w:szCs w:val="28"/>
            <w:highlight w:val="yellow"/>
            <w:rPrChange w:id="1817" w:author="Assessor GDSXSR" w:date="2026-10-29T00:11:37Z">
              <w:rPr>
                <w:rFonts w:ascii="Arial" w:hAnsi="Arial" w:cs="Arial"/>
                <w:color w:val="808080"/>
                <w:sz w:val="28"/>
                <w:szCs w:val="28"/>
              </w:rPr>
            </w:rPrChange>
          </w:rPr>
          <w:t xml:space="preserve">veículos</w:t>
        </w:r>
        <w:commentRangeEnd w:id="21"/>
        <w:r>
          <w:rPr>
            <w:rStyle w:val="CommentReference"/>
            <w:color w:val="808080"/>
          </w:rPr>
          <w:commentReference w:id="21"/>
        </w:r>
      </w:ins>
      <w:r>
        <w:rPr>
          <w:rFonts w:ascii="Arial" w:hAnsi="Arial" w:cs="Arial"/>
          <w:sz w:val="28"/>
          <w:szCs w:val="28"/>
          <w:highlight w:val="yellow"/>
          <w:rPrChange w:id="1818" w:author="Assessor GDSXSR" w:date="2026-10-29T00:11:37Z">
            <w:rPr>
              <w:rFonts w:ascii="Arial" w:hAnsi="Arial" w:cs="Arial"/>
              <w:sz w:val="28"/>
              <w:szCs w:val="28"/>
            </w:rPr>
          </w:rPrChange>
        </w:rPr>
        <w:t xml:space="preserve"> e, ainda assim, </w:t>
      </w:r>
      <w:del w:id="1803" w:author="Assessor GDSXSR" w:date="2026-10-29T00:11:37Z">
        <w:r>
          <w:rPr>
            <w:rFonts w:ascii="Arial" w:hAnsi="Arial" w:cs="Arial"/>
            <w:sz w:val="28"/>
            <w:szCs w:val="28"/>
          </w:rPr>
          <w:delText xml:space="preserve">optou por sustentar</w:delText>
        </w:r>
      </w:del>
      <w:ins w:id="1804" w:author="Assessor GDSXSR" w:date="2026-10-29T00:11:37Z">
        <w:r>
          <w:rPr>
            <w:rFonts w:ascii="Arial" w:hAnsi="Arial" w:cs="Arial"/>
            <w:color w:val="808080"/>
            <w:sz w:val="28"/>
            <w:szCs w:val="28"/>
            <w:highlight w:val="yellow"/>
            <w:rPrChange w:id="1819" w:author="Assessor GDSXSR" w:date="2026-10-29T00:11:37Z">
              <w:rPr>
                <w:rFonts w:ascii="Arial" w:hAnsi="Arial" w:cs="Arial"/>
                <w:color w:val="808080"/>
                <w:sz w:val="28"/>
                <w:szCs w:val="28"/>
              </w:rPr>
            </w:rPrChange>
          </w:rPr>
          <w:t xml:space="preserve">sustentou</w:t>
        </w:r>
      </w:ins>
      <w:r>
        <w:rPr>
          <w:rFonts w:ascii="Arial" w:hAnsi="Arial" w:cs="Arial"/>
          <w:sz w:val="28"/>
          <w:szCs w:val="28"/>
          <w:highlight w:val="yellow"/>
          <w:rPrChange w:id="1820" w:author="Assessor GDSXSR" w:date="2026-10-29T00:11:37Z">
            <w:rPr>
              <w:rFonts w:ascii="Arial" w:hAnsi="Arial" w:cs="Arial"/>
              <w:sz w:val="28"/>
              <w:szCs w:val="28"/>
            </w:rPr>
          </w:rPrChange>
        </w:rPr>
        <w:t xml:space="preserve"> a manutenção da constrição judicial, </w:t>
      </w:r>
      <w:del w:id="1805" w:author="Assessor GDSXSR" w:date="2026-10-29T00:11:37Z">
        <w:r>
          <w:rPr>
            <w:rFonts w:ascii="Arial" w:hAnsi="Arial" w:cs="Arial"/>
            <w:sz w:val="28"/>
            <w:szCs w:val="28"/>
          </w:rPr>
          <w:delText xml:space="preserve">resta configurada</w:delText>
        </w:r>
      </w:del>
      <w:ins w:id="1806" w:author="Assessor GDSXSR" w:date="2026-10-29T00:11:37Z">
        <w:r>
          <w:rPr>
            <w:rFonts w:ascii="Arial" w:hAnsi="Arial" w:cs="Arial"/>
            <w:color w:val="808080"/>
            <w:sz w:val="28"/>
            <w:szCs w:val="28"/>
            <w:highlight w:val="yellow"/>
            <w:rPrChange w:id="1821" w:author="Assessor GDSXSR" w:date="2026-10-29T00:11:37Z">
              <w:rPr>
                <w:rFonts w:ascii="Arial" w:hAnsi="Arial" w:cs="Arial"/>
                <w:color w:val="808080"/>
                <w:sz w:val="28"/>
                <w:szCs w:val="28"/>
              </w:rPr>
            </w:rPrChange>
          </w:rPr>
          <w:t xml:space="preserve">incide</w:t>
        </w:r>
      </w:ins>
      <w:r>
        <w:rPr>
          <w:rFonts w:ascii="Arial" w:hAnsi="Arial" w:cs="Arial"/>
          <w:sz w:val="28"/>
          <w:szCs w:val="28"/>
          <w:highlight w:val="yellow"/>
          <w:rPrChange w:id="1822" w:author="Assessor GDSXSR" w:date="2026-10-29T00:11:37Z">
            <w:rPr>
              <w:rFonts w:ascii="Arial" w:hAnsi="Arial" w:cs="Arial"/>
              <w:sz w:val="28"/>
              <w:szCs w:val="28"/>
            </w:rPr>
          </w:rPrChange>
        </w:rPr>
        <w:t xml:space="preserve"> a</w:t>
      </w:r>
      <w:del w:id="1807" w:author="Assessor GDSXSR" w:date="2026-10-29T00:11:37Z">
        <w:r>
          <w:rPr>
            <w:rFonts w:ascii="Arial" w:hAnsi="Arial" w:cs="Arial"/>
            <w:sz w:val="28"/>
            <w:szCs w:val="28"/>
          </w:rPr>
          <w:delText xml:space="preserve"> situação excepcional contemplada na</w:delText>
        </w:r>
      </w:del>
      <w:r>
        <w:rPr>
          <w:rFonts w:ascii="Arial" w:hAnsi="Arial" w:cs="Arial"/>
          <w:sz w:val="28"/>
          <w:szCs w:val="28"/>
          <w:highlight w:val="yellow"/>
          <w:rPrChange w:id="1823" w:author="Assessor GDSXSR" w:date="2026-10-29T00:11:37Z">
            <w:rPr>
              <w:rFonts w:ascii="Arial" w:hAnsi="Arial" w:cs="Arial"/>
              <w:sz w:val="28"/>
              <w:szCs w:val="28"/>
            </w:rPr>
          </w:rPrChange>
        </w:rPr>
        <w:t xml:space="preserve"> parte final da tese firmada no Tema</w:t>
      </w:r>
      <w:r>
        <w:rPr>
          <w:rFonts w:ascii="Arial" w:hAnsi="Arial" w:cs="Arial"/>
          <w:sz w:val="28"/>
          <w:szCs w:val="28"/>
          <w:highlight w:val="yellow"/>
          <w:rPrChange w:id="1824" w:author="Assessor GDSXSR" w:date="2026-10-29T00:11:37Z">
            <w:rPr>
              <w:rFonts w:ascii="Arial" w:hAnsi="Arial" w:cs="Arial"/>
              <w:sz w:val="28"/>
              <w:szCs w:val="28"/>
            </w:rPr>
          </w:rPrChange>
        </w:rPr>
        <w:t xml:space="preserve"> </w:t>
      </w:r>
      <w:del w:id="1808" w:author="Assessor GDSXSR" w:date="2026-10-29T00:11:37Z">
        <w:r>
          <w:rPr>
            <w:rFonts w:ascii="Arial" w:hAnsi="Arial" w:cs="Arial"/>
            <w:sz w:val="28"/>
            <w:szCs w:val="28"/>
          </w:rPr>
          <w:delText xml:space="preserve">nº</w:delText>
        </w:r>
        <w:r>
          <w:rPr>
            <w:rFonts w:ascii="Arial" w:hAnsi="Arial" w:cs="Arial"/>
            <w:sz w:val="28"/>
            <w:szCs w:val="28"/>
          </w:rPr>
          <w:delText xml:space="preserve"> </w:delText>
        </w:r>
      </w:del>
      <w:r>
        <w:rPr>
          <w:rFonts w:ascii="Arial" w:hAnsi="Arial" w:cs="Arial"/>
          <w:sz w:val="28"/>
          <w:szCs w:val="28"/>
          <w:highlight w:val="yellow"/>
          <w:rPrChange w:id="1825" w:author="Assessor GDSXSR" w:date="2026-10-29T00:11:37Z">
            <w:rPr>
              <w:rFonts w:ascii="Arial" w:hAnsi="Arial" w:cs="Arial"/>
              <w:sz w:val="28"/>
              <w:szCs w:val="28"/>
            </w:rPr>
          </w:rPrChange>
        </w:rPr>
        <w:t xml:space="preserve">872</w:t>
      </w:r>
      <w:del w:id="1809" w:author="Assessor GDSXSR" w:date="2026-10-29T00:11:37Z">
        <w:r>
          <w:rPr>
            <w:rFonts w:ascii="Arial" w:hAnsi="Arial" w:cs="Arial"/>
            <w:sz w:val="28"/>
            <w:szCs w:val="28"/>
          </w:rPr>
          <w:delText xml:space="preserve"> do </w:delText>
        </w:r>
      </w:del>
      <w:ins w:id="1810" w:author="Assessor GDSXSR" w:date="2026-10-29T00:11:37Z">
        <w:r>
          <w:rPr>
            <w:rFonts w:ascii="Arial" w:hAnsi="Arial" w:cs="Arial"/>
            <w:color w:val="808080"/>
            <w:sz w:val="28"/>
            <w:szCs w:val="28"/>
            <w:highlight w:val="yellow"/>
            <w:rPrChange w:id="1826" w:author="Assessor GDSXSR" w:date="2026-10-29T00:11:37Z">
              <w:rPr>
                <w:rFonts w:ascii="Arial" w:hAnsi="Arial" w:cs="Arial"/>
                <w:color w:val="808080"/>
                <w:sz w:val="28"/>
                <w:szCs w:val="28"/>
              </w:rPr>
            </w:rPrChange>
          </w:rPr>
          <w:t xml:space="preserve">/</w:t>
        </w:r>
      </w:ins>
      <w:r>
        <w:rPr>
          <w:rFonts w:ascii="Arial" w:hAnsi="Arial" w:cs="Arial"/>
          <w:sz w:val="28"/>
          <w:szCs w:val="28"/>
          <w:highlight w:val="yellow"/>
          <w:rPrChange w:id="1827" w:author="Assessor GDSXSR" w:date="2026-10-29T00:11:37Z">
            <w:rPr>
              <w:rFonts w:ascii="Arial" w:hAnsi="Arial" w:cs="Arial"/>
              <w:sz w:val="28"/>
              <w:szCs w:val="28"/>
            </w:rPr>
          </w:rPrChange>
        </w:rPr>
        <w:t xml:space="preserve">STJ.</w:t>
      </w:r>
    </w:p>
    <w:p w14:paraId="57B66E26" w14:textId="77777777" w:rsidR="0037470B" w:rsidRDefault="0037470B" w:rsidP="00AC0EF7">
      <w:pPr>
        <w:spacing w:after="0" w:line="360" w:lineRule="auto"/>
        <w:ind w:firstLine="2268"/>
        <w:jc w:val="both"/>
        <w:rPr>
          <w:rFonts w:ascii="Arial" w:hAnsi="Arial" w:cs="Arial"/>
          <w:sz w:val="28"/>
          <w:szCs w:val="28"/>
        </w:rPr>
      </w:pPr>
    </w:p>
    <w:p w14:paraId="50BCEB33" w14:textId="3AB6443B" w:rsidR="0037470B" w:rsidRDefault="0037470B" w:rsidP="00AC0EF7">
      <w:pPr>
        <w:spacing w:after="0" w:line="360" w:lineRule="auto"/>
        <w:ind w:firstLine="2268"/>
        <w:jc w:val="both"/>
        <w:rPr>
          <w:rFonts w:ascii="Arial" w:hAnsi="Arial" w:cs="Arial"/>
          <w:sz w:val="28"/>
          <w:szCs w:val="28"/>
        </w:rPr>
      </w:pPr>
      <w:commentRangeStart w:id="22"/>
      <w:r>
        <w:rPr>
          <w:rFonts w:ascii="Arial" w:hAnsi="Arial" w:cs="Arial"/>
          <w:sz w:val="28"/>
          <w:szCs w:val="28"/>
        </w:rPr>
        <w:t xml:space="preserve">Nessa </w:t>
      </w:r>
      <w:r>
        <w:rPr>
          <w:rFonts w:ascii="Arial" w:hAnsi="Arial" w:cs="Arial"/>
          <w:sz w:val="28"/>
          <w:szCs w:val="28"/>
        </w:rPr>
        <w:t xml:space="preserve">linha</w:t>
      </w:r>
      <w:del w:id="1828" w:author="Assessor GDSXSR" w:date="2026-10-29T00:11:37Z">
        <w:r>
          <w:rPr>
            <w:rFonts w:ascii="Arial" w:hAnsi="Arial" w:cs="Arial"/>
            <w:sz w:val="28"/>
            <w:szCs w:val="28"/>
          </w:rPr>
          <w:delText xml:space="preserve"> intelectiva</w:delText>
        </w:r>
      </w:del>
      <w:r>
        <w:rPr>
          <w:rFonts w:ascii="Arial" w:hAnsi="Arial" w:cs="Arial"/>
          <w:sz w:val="28"/>
          <w:szCs w:val="28"/>
        </w:rPr>
        <w:t xml:space="preserve">, não se </w:t>
      </w:r>
      <w:del w:id="1829" w:author="Assessor GDSXSR" w:date="2026-10-29T00:11:37Z">
        <w:r>
          <w:rPr>
            <w:rFonts w:ascii="Arial" w:hAnsi="Arial" w:cs="Arial"/>
            <w:sz w:val="28"/>
            <w:szCs w:val="28"/>
          </w:rPr>
          <w:delText xml:space="preserve">está a restringir ou sancionar</w:delText>
        </w:r>
      </w:del>
      <w:ins w:id="1830" w:author="Assessor GDSXSR" w:date="2026-10-29T00:11:37Z">
        <w:r>
          <w:rPr>
            <w:rFonts w:ascii="Arial" w:hAnsi="Arial" w:cs="Arial"/>
            <w:color w:val="808080"/>
            <w:sz w:val="28"/>
            <w:szCs w:val="28"/>
          </w:rPr>
          <w:t xml:space="preserve">restringe</w:t>
        </w:r>
        <w:commentRangeEnd w:id="22"/>
        <w:r>
          <w:rPr>
            <w:rStyle w:val="CommentReference"/>
            <w:color w:val="808080"/>
          </w:rPr>
          <w:commentReference w:id="22"/>
        </w:r>
      </w:ins>
      <w:r>
        <w:rPr>
          <w:rFonts w:ascii="Arial" w:hAnsi="Arial" w:cs="Arial"/>
          <w:sz w:val="28"/>
          <w:szCs w:val="28"/>
        </w:rPr>
        <w:t xml:space="preserve"> o</w:t>
      </w:r>
      <w:del w:id="1831" w:author="Assessor GDSXSR" w:date="2026-10-29T00:11:37Z">
        <w:r>
          <w:rPr>
            <w:rFonts w:ascii="Arial" w:hAnsi="Arial" w:cs="Arial"/>
            <w:sz w:val="28"/>
            <w:szCs w:val="28"/>
          </w:rPr>
          <w:delText xml:space="preserve"> legítimo</w:delText>
        </w:r>
      </w:del>
      <w:r>
        <w:rPr>
          <w:rFonts w:ascii="Arial" w:hAnsi="Arial" w:cs="Arial"/>
          <w:sz w:val="28"/>
          <w:szCs w:val="28"/>
        </w:rPr>
        <w:t xml:space="preserve"> exercício do contraditório e da ampla defesa</w:t>
      </w:r>
      <w:del w:id="1832" w:author="Assessor GDSXSR" w:date="2026-10-29T00:11:37Z">
        <w:r>
          <w:rPr>
            <w:rFonts w:ascii="Arial" w:hAnsi="Arial" w:cs="Arial"/>
            <w:sz w:val="28"/>
            <w:szCs w:val="28"/>
          </w:rPr>
          <w:delText xml:space="preserve">, mas</w:delText>
        </w:r>
      </w:del>
      <w:ins w:id="1833" w:author="Assessor GDSXSR" w:date="2026-10-29T00:11:37Z">
        <w:r>
          <w:rPr>
            <w:rFonts w:ascii="Arial" w:hAnsi="Arial" w:cs="Arial"/>
            <w:color w:val="808080"/>
            <w:sz w:val="28"/>
            <w:szCs w:val="28"/>
          </w:rPr>
          <w:t xml:space="preserve">;</w:t>
        </w:r>
      </w:ins>
      <w:r>
        <w:rPr>
          <w:rFonts w:ascii="Arial" w:hAnsi="Arial" w:cs="Arial"/>
          <w:sz w:val="28"/>
          <w:szCs w:val="28"/>
        </w:rPr>
        <w:t xml:space="preserve"> apenas </w:t>
      </w:r>
      <w:del w:id="1834" w:author="Assessor GDSXSR" w:date="2026-10-29T00:11:37Z">
        <w:r>
          <w:rPr>
            <w:rFonts w:ascii="Arial" w:hAnsi="Arial" w:cs="Arial"/>
            <w:sz w:val="28"/>
            <w:szCs w:val="28"/>
          </w:rPr>
          <w:delText xml:space="preserve">a</w:delText>
        </w:r>
      </w:del>
      <w:ins w:id="1835" w:author="Assessor GDSXSR" w:date="2026-10-29T00:11:37Z">
        <w:r>
          <w:rPr>
            <w:rFonts w:ascii="Arial" w:hAnsi="Arial" w:cs="Arial"/>
            <w:color w:val="808080"/>
            <w:sz w:val="28"/>
            <w:szCs w:val="28"/>
          </w:rPr>
          <w:t xml:space="preserve">se</w:t>
        </w:r>
      </w:ins>
      <w:r>
        <w:rPr>
          <w:rFonts w:ascii="Arial" w:hAnsi="Arial" w:cs="Arial"/>
          <w:sz w:val="28"/>
          <w:szCs w:val="28"/>
        </w:rPr>
        <w:t xml:space="preserve"> </w:t>
      </w:r>
      <w:del w:id="1836" w:author="Assessor GDSXSR" w:date="2026-10-29T00:11:37Z">
        <w:r>
          <w:rPr>
            <w:rFonts w:ascii="Arial" w:hAnsi="Arial" w:cs="Arial"/>
            <w:sz w:val="28"/>
            <w:szCs w:val="28"/>
          </w:rPr>
          <w:delText xml:space="preserve">conferir</w:delText>
        </w:r>
      </w:del>
      <w:ins w:id="1837" w:author="Assessor GDSXSR" w:date="2026-10-29T00:11:37Z">
        <w:r>
          <w:rPr>
            <w:rFonts w:ascii="Arial" w:hAnsi="Arial" w:cs="Arial"/>
            <w:color w:val="808080"/>
            <w:sz w:val="28"/>
            <w:szCs w:val="28"/>
          </w:rPr>
          <w:t xml:space="preserve">aplica</w:t>
        </w:r>
      </w:ins>
      <w:r>
        <w:rPr>
          <w:rFonts w:ascii="Arial" w:hAnsi="Arial" w:cs="Arial"/>
          <w:sz w:val="28"/>
          <w:szCs w:val="28"/>
        </w:rPr>
        <w:t xml:space="preserve"> </w:t>
      </w:r>
      <w:del w:id="1838" w:author="Assessor GDSXSR" w:date="2026-10-29T00:11:37Z">
        <w:r>
          <w:rPr>
            <w:rFonts w:ascii="Arial" w:hAnsi="Arial" w:cs="Arial"/>
            <w:sz w:val="28"/>
            <w:szCs w:val="28"/>
          </w:rPr>
          <w:delText xml:space="preserve">aplicação ao</w:delText>
        </w:r>
      </w:del>
      <w:ins w:id="1839" w:author="Assessor GDSXSR" w:date="2026-10-29T00:11:37Z">
        <w:r>
          <w:rPr>
            <w:rFonts w:ascii="Arial" w:hAnsi="Arial" w:cs="Arial"/>
            <w:color w:val="808080"/>
            <w:sz w:val="28"/>
            <w:szCs w:val="28"/>
          </w:rPr>
          <w:t xml:space="preserve">o</w:t>
        </w:r>
      </w:ins>
      <w:r>
        <w:rPr>
          <w:rFonts w:ascii="Arial" w:hAnsi="Arial" w:cs="Arial"/>
          <w:sz w:val="28"/>
          <w:szCs w:val="28"/>
        </w:rPr>
        <w:t xml:space="preserve"> princípio da causalidade</w:t>
      </w:r>
      <w:del w:id="1840" w:author="Assessor GDSXSR" w:date="2026-10-29T00:11:37Z">
        <w:r>
          <w:rPr>
            <w:rFonts w:ascii="Arial" w:hAnsi="Arial" w:cs="Arial"/>
            <w:sz w:val="28"/>
            <w:szCs w:val="28"/>
          </w:rPr>
          <w:delText xml:space="preserve"> e à disciplina da sucumbência</w:delText>
        </w:r>
      </w:del>
      <w:r>
        <w:rPr>
          <w:rFonts w:ascii="Arial" w:hAnsi="Arial" w:cs="Arial"/>
          <w:sz w:val="28"/>
          <w:szCs w:val="28"/>
        </w:rPr>
        <w:t xml:space="preserve">, segundo </w:t>
      </w:r>
      <w:del w:id="1841" w:author="Assessor GDSXSR" w:date="2026-10-29T00:11:37Z">
        <w:r>
          <w:rPr>
            <w:rFonts w:ascii="Arial" w:hAnsi="Arial" w:cs="Arial"/>
            <w:sz w:val="28"/>
            <w:szCs w:val="28"/>
          </w:rPr>
          <w:delText xml:space="preserve">a</w:delText>
        </w:r>
      </w:del>
      <w:ins w:id="1842" w:author="Assessor GDSXSR" w:date="2026-10-29T00:11:37Z">
        <w:r>
          <w:rPr>
            <w:rFonts w:ascii="Arial" w:hAnsi="Arial" w:cs="Arial"/>
            <w:color w:val="808080"/>
            <w:sz w:val="28"/>
            <w:szCs w:val="28"/>
          </w:rPr>
          <w:t xml:space="preserve">o</w:t>
        </w:r>
      </w:ins>
      <w:r>
        <w:rPr>
          <w:rFonts w:ascii="Arial" w:hAnsi="Arial" w:cs="Arial"/>
          <w:sz w:val="28"/>
          <w:szCs w:val="28"/>
        </w:rPr>
        <w:t xml:space="preserve"> qual a parte que </w:t>
      </w:r>
      <w:del w:id="1843" w:author="Assessor GDSXSR" w:date="2026-10-29T00:11:37Z">
        <w:r>
          <w:rPr>
            <w:rFonts w:ascii="Arial" w:hAnsi="Arial" w:cs="Arial"/>
            <w:sz w:val="28"/>
            <w:szCs w:val="28"/>
          </w:rPr>
          <w:delText xml:space="preserve">mantém resistência</w:delText>
        </w:r>
      </w:del>
      <w:ins w:id="1844" w:author="Assessor GDSXSR" w:date="2026-10-29T00:11:37Z">
        <w:r>
          <w:rPr>
            <w:rFonts w:ascii="Arial" w:hAnsi="Arial" w:cs="Arial"/>
            <w:color w:val="808080"/>
            <w:sz w:val="28"/>
            <w:szCs w:val="28"/>
          </w:rPr>
          <w:t xml:space="preserve">resiste</w:t>
        </w:r>
      </w:ins>
      <w:r>
        <w:rPr>
          <w:rFonts w:ascii="Arial" w:hAnsi="Arial" w:cs="Arial"/>
          <w:sz w:val="28"/>
          <w:szCs w:val="28"/>
        </w:rPr>
        <w:t xml:space="preserve"> à pretensão adversa e vê rejeitados </w:t>
      </w:r>
      <w:ins w:id="1845" w:author="Assessor GDSXSR" w:date="2026-10-29T00:11:37Z">
        <w:r>
          <w:rPr>
            <w:rFonts w:ascii="Arial" w:hAnsi="Arial" w:cs="Arial"/>
            <w:color w:val="808080"/>
            <w:sz w:val="28"/>
            <w:szCs w:val="28"/>
          </w:rPr>
          <w:t xml:space="preserve">os </w:t>
        </w:r>
      </w:ins>
      <w:r>
        <w:rPr>
          <w:rFonts w:ascii="Arial" w:hAnsi="Arial" w:cs="Arial"/>
          <w:sz w:val="28"/>
          <w:szCs w:val="28"/>
        </w:rPr>
        <w:t xml:space="preserve">seus</w:t>
      </w:r>
      <w:r>
        <w:rPr>
          <w:rFonts w:ascii="Arial" w:hAnsi="Arial" w:cs="Arial"/>
          <w:sz w:val="28"/>
          <w:szCs w:val="28"/>
        </w:rPr>
        <w:t xml:space="preserve"> fundamentos </w:t>
      </w:r>
      <w:del w:id="1846" w:author="Assessor GDSXSR" w:date="2026-10-29T00:11:37Z">
        <w:r>
          <w:rPr>
            <w:rFonts w:ascii="Arial" w:hAnsi="Arial" w:cs="Arial"/>
            <w:sz w:val="28"/>
            <w:szCs w:val="28"/>
          </w:rPr>
          <w:delText xml:space="preserve">deve suportar</w:delText>
        </w:r>
      </w:del>
      <w:ins w:id="1847" w:author="Assessor GDSXSR" w:date="2026-10-29T00:11:37Z">
        <w:r>
          <w:rPr>
            <w:rFonts w:ascii="Arial" w:hAnsi="Arial" w:cs="Arial"/>
            <w:color w:val="808080"/>
            <w:sz w:val="28"/>
            <w:szCs w:val="28"/>
          </w:rPr>
          <w:t xml:space="preserve">suporta</w:t>
        </w:r>
      </w:ins>
      <w:r>
        <w:rPr>
          <w:rFonts w:ascii="Arial" w:hAnsi="Arial" w:cs="Arial"/>
          <w:sz w:val="28"/>
          <w:szCs w:val="28"/>
        </w:rPr>
        <w:t xml:space="preserve"> os encargos</w:t>
      </w:r>
      <w:del w:id="1848" w:author="Assessor GDSXSR" w:date="2026-10-29T00:11:37Z">
        <w:r>
          <w:rPr>
            <w:rFonts w:ascii="Arial" w:hAnsi="Arial" w:cs="Arial"/>
            <w:sz w:val="28"/>
            <w:szCs w:val="28"/>
          </w:rPr>
          <w:delText xml:space="preserve"> decorrentes</w:delText>
        </w:r>
      </w:del>
      <w:r>
        <w:rPr>
          <w:rFonts w:ascii="Arial" w:hAnsi="Arial" w:cs="Arial"/>
          <w:sz w:val="28"/>
          <w:szCs w:val="28"/>
        </w:rPr>
        <w:t xml:space="preserve"> da</w:t>
      </w:r>
      <w:r>
        <w:rPr>
          <w:rFonts w:ascii="Arial" w:hAnsi="Arial" w:cs="Arial"/>
          <w:sz w:val="28"/>
          <w:szCs w:val="28"/>
        </w:rPr>
        <w:t xml:space="preserve"> insistência no litígio.</w:t>
      </w:r>
    </w:p>
    <w:p w14:paraId="603E1BD7" w14:textId="77777777" w:rsidR="00AB5AF6" w:rsidRDefault="00AB5AF6" w:rsidP="00AC0EF7">
      <w:pPr>
        <w:spacing w:after="0" w:line="360" w:lineRule="auto"/>
        <w:ind w:firstLine="2268"/>
        <w:jc w:val="both"/>
        <w:rPr>
          <w:rFonts w:ascii="Arial" w:hAnsi="Arial" w:cs="Arial"/>
          <w:sz w:val="28"/>
          <w:szCs w:val="28"/>
        </w:rPr>
      </w:pPr>
    </w:p>
    <w:p w14:paraId="3E888A64" w14:textId="751486B3" w:rsidR="00AB5AF6" w:rsidRDefault="00902E92" w:rsidP="00AC0EF7">
      <w:pPr>
        <w:spacing w:after="0" w:line="360" w:lineRule="auto"/>
        <w:ind w:firstLine="2268"/>
        <w:jc w:val="both"/>
        <w:rPr>
          <w:del w:id="1852" w:author="Assessor GDSXSR" w:date="2026-10-29T00:11:37Z"/>
          <w:rFonts w:ascii="Arial" w:hAnsi="Arial" w:cs="Arial"/>
          <w:sz w:val="28"/>
          <w:szCs w:val="28"/>
        </w:rPr>
      </w:pPr>
      <w:del w:id="1849" w:author="Assessor GDSXSR" w:date="2026-10-29T00:11:37Z">
        <w:r>
          <w:rPr>
            <w:rFonts w:ascii="Arial" w:hAnsi="Arial" w:cs="Arial"/>
            <w:sz w:val="28"/>
            <w:szCs w:val="28"/>
          </w:rPr>
          <w:lastRenderedPageBreak/>
          <w:delText xml:space="preserve">Assim, </w:delText>
        </w:r>
      </w:del>
      <w:del w:id="1850" w:author="Assessor GDSXSR" w:date="2026-10-29T00:11:37Z">
        <w:r w:rsidR="00BD40E4">
          <w:rPr>
            <w:rFonts w:ascii="Arial" w:hAnsi="Arial" w:cs="Arial"/>
            <w:sz w:val="28"/>
            <w:szCs w:val="28"/>
          </w:rPr>
          <w:delText xml:space="preserve">escorreita </w:delText>
        </w:r>
      </w:del>
      <w:del w:id="1851" w:author="Assessor GDSXSR" w:date="2026-10-29T00:11:37Z">
        <w:r>
          <w:rPr>
            <w:rFonts w:ascii="Arial" w:hAnsi="Arial" w:cs="Arial"/>
            <w:sz w:val="28"/>
            <w:szCs w:val="28"/>
          </w:rPr>
          <w:delText>a sentença que condenou o apelante ao pagamento dos honorários sucumbenciais, com os devidos acréscimos recursais.</w:delText>
        </w:r>
      </w:del>
    </w:p>
    <w:p w14:paraId="38B60390" w14:textId="77777777" w:rsidR="00506A7D" w:rsidRDefault="00506A7D" w:rsidP="00902E92">
      <w:pPr>
        <w:spacing w:after="0" w:line="360" w:lineRule="auto"/>
        <w:jc w:val="both"/>
        <w:rPr>
          <w:del w:id="1853" w:author="Assessor GDSXSR" w:date="2026-10-29T00:11:37Z"/>
          <w:rFonts w:ascii="Arial" w:hAnsi="Arial" w:cs="Arial"/>
          <w:sz w:val="28"/>
          <w:szCs w:val="28"/>
        </w:rPr>
      </w:pPr>
    </w:p>
    <w:p w14:paraId="72A2F87F" w14:textId="48B4A1ED" w:rsidR="00B73FAD" w:rsidRPr="00D516B2" w:rsidRDefault="00B73FAD" w:rsidP="00B73FAD">
      <w:pPr>
        <w:spacing w:after="0" w:line="360" w:lineRule="auto"/>
        <w:jc w:val="center"/>
        <w:rPr>
          <w:rFonts w:ascii="Arial" w:hAnsi="Arial" w:cs="Arial"/>
          <w:b/>
          <w:bCs/>
          <w:sz w:val="28"/>
          <w:szCs w:val="28"/>
        </w:rPr>
      </w:pPr>
      <w:r w:rsidRPr="00D516B2">
        <w:rPr>
          <w:rFonts w:ascii="Arial" w:hAnsi="Arial" w:cs="Arial"/>
          <w:b/>
          <w:bCs/>
          <w:sz w:val="28"/>
          <w:szCs w:val="28"/>
        </w:rPr>
        <w:t>DIS</w:t>
      </w:r>
      <w:r w:rsidR="00D516B2" w:rsidRPr="00D516B2">
        <w:rPr>
          <w:rFonts w:ascii="Arial" w:hAnsi="Arial" w:cs="Arial"/>
          <w:b/>
          <w:bCs/>
          <w:sz w:val="28"/>
          <w:szCs w:val="28"/>
        </w:rPr>
        <w:t>POSITIVO</w:t>
      </w:r>
    </w:p>
    <w:p w14:paraId="6AF8FD8A" w14:textId="77777777" w:rsidR="00635527" w:rsidRDefault="00635527" w:rsidP="00902E92">
      <w:pPr>
        <w:spacing w:after="0" w:line="360" w:lineRule="auto"/>
        <w:jc w:val="both"/>
        <w:rPr>
          <w:rFonts w:ascii="Arial" w:hAnsi="Arial" w:cs="Arial"/>
          <w:sz w:val="28"/>
          <w:szCs w:val="28"/>
        </w:rPr>
      </w:pPr>
    </w:p>
    <w:p w14:paraId="579483AD" w14:textId="07E3F040" w:rsidR="00B73FAD" w:rsidRDefault="00E07B96" w:rsidP="00DB1301">
      <w:pPr>
        <w:spacing w:after="0" w:line="360" w:lineRule="auto"/>
        <w:ind w:firstLine="2268"/>
        <w:jc w:val="both"/>
        <w:rPr>
          <w:rFonts w:ascii="Arial" w:hAnsi="Arial" w:cs="Arial"/>
          <w:sz w:val="28"/>
          <w:szCs w:val="28"/>
        </w:rPr>
      </w:pPr>
      <w:r w:rsidRPr="66A65482">
        <w:rPr>
          <w:rFonts w:ascii="Arial" w:hAnsi="Arial" w:cs="Arial"/>
          <w:sz w:val="28"/>
          <w:szCs w:val="28"/>
        </w:rPr>
        <w:t>Ante o exposto,</w:t>
      </w:r>
      <w:r w:rsidRPr="66A65482">
        <w:rPr>
          <w:rFonts w:ascii="Arial" w:hAnsi="Arial" w:cs="Arial"/>
          <w:b/>
          <w:bCs/>
          <w:sz w:val="28"/>
          <w:szCs w:val="28"/>
        </w:rPr>
        <w:t xml:space="preserve"> r</w:t>
      </w:r>
      <w:r w:rsidR="008A4445" w:rsidRPr="66A65482">
        <w:rPr>
          <w:rFonts w:ascii="Arial" w:hAnsi="Arial" w:cs="Arial"/>
          <w:b/>
          <w:bCs/>
          <w:sz w:val="28"/>
          <w:szCs w:val="28"/>
        </w:rPr>
        <w:t>ejeito</w:t>
      </w:r>
      <w:r w:rsidR="008A4445" w:rsidRPr="66A65482">
        <w:rPr>
          <w:rFonts w:ascii="Arial" w:hAnsi="Arial" w:cs="Arial"/>
          <w:sz w:val="28"/>
          <w:szCs w:val="28"/>
        </w:rPr>
        <w:t xml:space="preserve"> a preliminar de</w:t>
      </w:r>
      <w:r w:rsidR="00902E92">
        <w:rPr>
          <w:rFonts w:ascii="Arial" w:hAnsi="Arial" w:cs="Arial"/>
          <w:sz w:val="28"/>
          <w:szCs w:val="28"/>
        </w:rPr>
        <w:t xml:space="preserve"> intempestividade suscitada</w:t>
      </w:r>
      <w:r w:rsidR="008A4445" w:rsidRPr="66A65482">
        <w:rPr>
          <w:rFonts w:ascii="Arial" w:hAnsi="Arial" w:cs="Arial"/>
          <w:sz w:val="28"/>
          <w:szCs w:val="28"/>
        </w:rPr>
        <w:t xml:space="preserve"> e, no mérito, </w:t>
      </w:r>
      <w:r w:rsidR="008A4445" w:rsidRPr="66A65482">
        <w:rPr>
          <w:rFonts w:ascii="Arial" w:hAnsi="Arial" w:cs="Arial"/>
          <w:b/>
          <w:bCs/>
          <w:sz w:val="28"/>
          <w:szCs w:val="28"/>
        </w:rPr>
        <w:t>nego provimento</w:t>
      </w:r>
      <w:r w:rsidR="008A4445" w:rsidRPr="66A65482">
        <w:rPr>
          <w:rFonts w:ascii="Arial" w:hAnsi="Arial" w:cs="Arial"/>
          <w:sz w:val="28"/>
          <w:szCs w:val="28"/>
        </w:rPr>
        <w:t xml:space="preserve"> ao apelo </w:t>
      </w:r>
      <w:r w:rsidR="0011289B">
        <w:rPr>
          <w:rFonts w:ascii="Arial" w:hAnsi="Arial" w:cs="Arial"/>
          <w:sz w:val="28"/>
          <w:szCs w:val="28"/>
        </w:rPr>
        <w:t xml:space="preserve">do embargado, </w:t>
      </w:r>
      <w:r w:rsidR="0011289B" w:rsidRPr="0011289B">
        <w:rPr>
          <w:rFonts w:ascii="Arial" w:hAnsi="Arial" w:cs="Arial"/>
          <w:sz w:val="28"/>
          <w:szCs w:val="28"/>
        </w:rPr>
        <w:t xml:space="preserve">Alexandre Mendonça </w:t>
      </w:r>
      <w:r w:rsidR="0011289B">
        <w:rPr>
          <w:rFonts w:ascii="Arial" w:hAnsi="Arial" w:cs="Arial"/>
          <w:sz w:val="28"/>
          <w:szCs w:val="28"/>
        </w:rPr>
        <w:t>d</w:t>
      </w:r>
      <w:r w:rsidR="0011289B" w:rsidRPr="0011289B">
        <w:rPr>
          <w:rFonts w:ascii="Arial" w:hAnsi="Arial" w:cs="Arial"/>
          <w:sz w:val="28"/>
          <w:szCs w:val="28"/>
        </w:rPr>
        <w:t>os Santos</w:t>
      </w:r>
      <w:r w:rsidR="0011289B">
        <w:rPr>
          <w:rFonts w:ascii="Arial" w:hAnsi="Arial" w:cs="Arial"/>
          <w:sz w:val="28"/>
          <w:szCs w:val="28"/>
        </w:rPr>
        <w:t xml:space="preserve">. </w:t>
      </w:r>
    </w:p>
    <w:p w14:paraId="3C7CC5A1" w14:textId="77777777" w:rsidR="00D84490" w:rsidRDefault="00D84490" w:rsidP="00DB1301">
      <w:pPr>
        <w:spacing w:after="0" w:line="360" w:lineRule="auto"/>
        <w:ind w:firstLine="2268"/>
        <w:jc w:val="both"/>
        <w:rPr>
          <w:rFonts w:ascii="Arial" w:hAnsi="Arial" w:cs="Arial"/>
          <w:sz w:val="28"/>
          <w:szCs w:val="28"/>
        </w:rPr>
      </w:pPr>
    </w:p>
    <w:p w14:paraId="4BB4AF11" w14:textId="06A30C15" w:rsidR="00635527" w:rsidRDefault="00480A33" w:rsidP="00DB1301">
      <w:pPr>
        <w:spacing w:after="0" w:line="360" w:lineRule="auto"/>
        <w:ind w:firstLine="2268"/>
        <w:jc w:val="both"/>
        <w:rPr>
          <w:rFonts w:ascii="Arial" w:hAnsi="Arial" w:cs="Arial"/>
          <w:sz w:val="28"/>
          <w:szCs w:val="28"/>
        </w:rPr>
      </w:pPr>
      <w:r>
        <w:rPr>
          <w:rFonts w:ascii="Arial" w:hAnsi="Arial" w:cs="Arial"/>
          <w:b/>
          <w:bCs/>
          <w:sz w:val="28"/>
          <w:szCs w:val="28"/>
        </w:rPr>
        <w:t xml:space="preserve">Condeno</w:t>
      </w:r>
      <w:r>
        <w:rPr>
          <w:rFonts w:ascii="Arial" w:hAnsi="Arial" w:cs="Arial"/>
          <w:sz w:val="28"/>
          <w:szCs w:val="28"/>
        </w:rPr>
        <w:t xml:space="preserve"> o </w:t>
      </w:r>
      <w:r>
        <w:rPr>
          <w:rFonts w:ascii="Arial" w:hAnsi="Arial" w:cs="Arial"/>
          <w:sz w:val="28"/>
          <w:szCs w:val="28"/>
        </w:rPr>
        <w:t xml:space="preserve">embargado</w:t>
      </w:r>
      <w:r>
        <w:rPr>
          <w:rFonts w:ascii="Arial" w:hAnsi="Arial" w:cs="Arial"/>
          <w:sz w:val="28"/>
          <w:szCs w:val="28"/>
        </w:rPr>
        <w:t xml:space="preserve">/apelante ao pagamento de honorários recursais</w:t>
      </w:r>
      <w:r>
        <w:rPr>
          <w:rFonts w:ascii="Arial" w:hAnsi="Arial" w:cs="Arial"/>
          <w:sz w:val="28"/>
          <w:szCs w:val="28"/>
        </w:rPr>
        <w:t xml:space="preserve">,</w:t>
      </w:r>
      <w:r>
        <w:rPr>
          <w:rFonts w:ascii="Arial" w:hAnsi="Arial" w:cs="Arial"/>
          <w:sz w:val="28"/>
          <w:szCs w:val="28"/>
        </w:rPr>
        <w:t xml:space="preserve"> que fixo em 2% </w:t>
      </w:r>
      <w:del w:id="1854" w:author="Assessor GDSXSR" w:date="2026-10-29T00:11:37Z">
        <w:r>
          <w:rPr>
            <w:rFonts w:ascii="Arial" w:hAnsi="Arial" w:cs="Arial"/>
            <w:sz w:val="28"/>
            <w:szCs w:val="28"/>
          </w:rPr>
          <w:delText xml:space="preserve">do</w:delText>
        </w:r>
      </w:del>
      <w:ins w:id="1855" w:author="Assessor GDSXSR" w:date="2026-10-29T00:11:37Z">
        <w:r>
          <w:rPr>
            <w:rFonts w:ascii="Arial" w:hAnsi="Arial" w:cs="Arial"/>
            <w:color w:val="808080"/>
            <w:sz w:val="28"/>
            <w:szCs w:val="28"/>
          </w:rPr>
          <w:t xml:space="preserve">sobre o</w:t>
        </w:r>
      </w:ins>
      <w:r>
        <w:rPr>
          <w:rFonts w:ascii="Arial" w:hAnsi="Arial" w:cs="Arial"/>
          <w:sz w:val="28"/>
          <w:szCs w:val="28"/>
        </w:rPr>
        <w:t xml:space="preserve"> </w:t>
      </w:r>
      <w:commentRangeStart w:id="23"/>
      <w:r>
        <w:rPr>
          <w:rFonts w:ascii="Arial" w:hAnsi="Arial" w:cs="Arial"/>
          <w:sz w:val="28"/>
          <w:szCs w:val="28"/>
        </w:rPr>
        <w:t xml:space="preserve">valor</w:t>
      </w:r>
      <w:ins w:id="1856" w:author="Assessor GDSXSR" w:date="2026-10-29T00:11:37Z">
        <w:r>
          <w:rPr>
            <w:rFonts w:ascii="Arial" w:hAnsi="Arial" w:cs="Arial"/>
            <w:color w:val="808080"/>
            <w:sz w:val="28"/>
            <w:szCs w:val="28"/>
          </w:rPr>
          <w:t xml:space="preserve"> atualizado</w:t>
        </w:r>
      </w:ins>
      <w:r>
        <w:rPr>
          <w:rFonts w:ascii="Arial" w:hAnsi="Arial" w:cs="Arial"/>
          <w:sz w:val="28"/>
          <w:szCs w:val="28"/>
        </w:rPr>
        <w:t xml:space="preserve"> da </w:t>
      </w:r>
      <w:r>
        <w:rPr>
          <w:rFonts w:ascii="Arial" w:hAnsi="Arial" w:cs="Arial"/>
          <w:sz w:val="28"/>
          <w:szCs w:val="28"/>
        </w:rPr>
        <w:t xml:space="preserve">causa</w:t>
      </w:r>
      <w:commentRangeEnd w:id="23"/>
      <w:r>
        <w:rPr>
          <w:rStyle w:val="CommentReference"/>
        </w:rPr>
        <w:commentReference w:id="23"/>
      </w:r>
      <w:r>
        <w:rPr>
          <w:rFonts w:ascii="Arial" w:hAnsi="Arial" w:cs="Arial"/>
          <w:sz w:val="28"/>
          <w:szCs w:val="28"/>
        </w:rPr>
        <w:t xml:space="preserve"> </w:t>
      </w:r>
      <w:r>
        <w:rPr>
          <w:rFonts w:ascii="Arial" w:hAnsi="Arial" w:cs="Arial"/>
          <w:sz w:val="28"/>
          <w:szCs w:val="28"/>
        </w:rPr>
        <w:t xml:space="preserve">(</w:t>
      </w:r>
      <w:commentRangeStart w:id="25"/>
      <w:r>
        <w:rPr>
          <w:rFonts w:ascii="Arial" w:hAnsi="Arial" w:cs="Arial"/>
          <w:sz w:val="28"/>
          <w:szCs w:val="28"/>
        </w:rPr>
        <w:t xml:space="preserve">CPC</w:t>
      </w:r>
      <w:del w:id="1857" w:author="Assessor GDSXSR" w:date="2026-10-29T00:11:37Z">
        <w:r>
          <w:rPr>
            <w:rFonts w:ascii="Arial" w:hAnsi="Arial" w:cs="Arial"/>
            <w:sz w:val="28"/>
            <w:szCs w:val="28"/>
          </w:rPr>
          <w:delText xml:space="preserve">/2015</w:delText>
        </w:r>
      </w:del>
      <w:r>
        <w:rPr>
          <w:rFonts w:ascii="Arial" w:hAnsi="Arial" w:cs="Arial"/>
          <w:sz w:val="28"/>
          <w:szCs w:val="28"/>
        </w:rPr>
        <w:t xml:space="preserve"> 85 § 11</w:t>
      </w:r>
      <w:commentRangeEnd w:id="25"/>
      <w:r>
        <w:rPr>
          <w:rStyle w:val="CommentReference"/>
        </w:rPr>
        <w:commentReference w:id="25"/>
      </w:r>
      <w:r>
        <w:rPr>
          <w:rFonts w:ascii="Arial" w:hAnsi="Arial" w:cs="Arial"/>
          <w:sz w:val="28"/>
          <w:szCs w:val="28"/>
        </w:rPr>
        <w:t xml:space="preserve">), acrescido da quantia fixada na </w:t>
      </w:r>
      <w:commentRangeStart w:id="24"/>
      <w:r>
        <w:rPr>
          <w:rFonts w:ascii="Arial" w:hAnsi="Arial" w:cs="Arial"/>
          <w:sz w:val="28"/>
          <w:szCs w:val="28"/>
        </w:rPr>
        <w:t xml:space="preserve">r. sentença</w:t>
      </w:r>
      <w:commentRangeEnd w:id="24"/>
      <w:r>
        <w:rPr>
          <w:rStyle w:val="CommentReference"/>
        </w:rPr>
        <w:commentReference w:id="24"/>
      </w:r>
      <w:r>
        <w:rPr>
          <w:rFonts w:ascii="Arial" w:hAnsi="Arial" w:cs="Arial"/>
          <w:sz w:val="28"/>
          <w:szCs w:val="28"/>
        </w:rPr>
        <w:t xml:space="preserve">.</w:t>
      </w:r>
    </w:p>
    <w:p w14:paraId="5FF5AEF8" w14:textId="77777777" w:rsidR="00B73FAD" w:rsidRDefault="00B73FAD" w:rsidP="00DB1301">
      <w:pPr>
        <w:spacing w:after="0" w:line="360" w:lineRule="auto"/>
        <w:ind w:firstLine="2268"/>
        <w:jc w:val="both"/>
        <w:rPr>
          <w:rFonts w:ascii="Arial" w:hAnsi="Arial" w:cs="Arial"/>
          <w:sz w:val="28"/>
          <w:szCs w:val="28"/>
        </w:rPr>
      </w:pPr>
    </w:p>
    <w:p w14:paraId="0DA21613" w14:textId="569A3EA7" w:rsidR="007E1C8C" w:rsidRDefault="007E1C8C" w:rsidP="00DB1301">
      <w:pPr>
        <w:spacing w:after="0" w:line="360" w:lineRule="auto"/>
        <w:ind w:firstLine="2268"/>
        <w:jc w:val="both"/>
        <w:rPr>
          <w:rFonts w:ascii="Arial" w:hAnsi="Arial" w:cs="Arial"/>
          <w:sz w:val="28"/>
          <w:szCs w:val="28"/>
        </w:rPr>
      </w:pPr>
      <w:r>
        <w:rPr>
          <w:rFonts w:ascii="Arial" w:hAnsi="Arial" w:cs="Arial"/>
          <w:sz w:val="28"/>
          <w:szCs w:val="28"/>
        </w:rPr>
        <w:t>É como voto.</w:t>
      </w:r>
    </w:p>
    <w:p w14:paraId="529D3CDE" w14:textId="556BFE11" w:rsidR="007E1C8C" w:rsidRDefault="007E1C8C" w:rsidP="005F488E">
      <w:pPr>
        <w:rPr>
          <w:rFonts w:ascii="Arial" w:hAnsi="Arial" w:cs="Arial"/>
          <w:sz w:val="28"/>
          <w:szCs w:val="28"/>
        </w:rPr>
      </w:pPr>
      <w:r>
        <w:rPr>
          <w:rFonts w:ascii="Arial" w:hAnsi="Arial" w:cs="Arial"/>
          <w:sz w:val="28"/>
          <w:szCs w:val="28"/>
        </w:rPr>
        <w:br w:type="page"/>
      </w:r>
    </w:p>
    <w:p w14:paraId="510344B9" w14:textId="1E7127DC" w:rsidR="00815B89" w:rsidRDefault="00815B89" w:rsidP="00815B89">
      <w:pPr>
        <w:ind w:right="-96"/>
        <w:jc w:val="center"/>
        <w:rPr>
          <w:b/>
          <w:color w:val="008000"/>
        </w:rPr>
      </w:pPr>
      <w:r>
        <w:rPr>
          <w:b/>
          <w:color w:val="008000"/>
        </w:rPr>
        <w:lastRenderedPageBreak/>
        <w:t>S</w:t>
      </w:r>
      <w:r w:rsidRPr="003A2BD2">
        <w:rPr>
          <w:b/>
          <w:color w:val="008000"/>
        </w:rPr>
        <w:t>ENTENÇA</w:t>
      </w:r>
    </w:p>
    <w:p w14:paraId="29685366" w14:textId="4DAF169C" w:rsidR="00815B89" w:rsidRPr="00815B89" w:rsidRDefault="00815B89" w:rsidP="00815B89">
      <w:pPr>
        <w:ind w:right="-96"/>
        <w:jc w:val="both"/>
        <w:rPr>
          <w:b/>
          <w:color w:val="008000"/>
        </w:rPr>
      </w:pPr>
      <w:r w:rsidRPr="00815B89">
        <w:rPr>
          <w:b/>
          <w:color w:val="008000"/>
        </w:rPr>
        <w:t>Trata-se de embargos de terceiro opostos por A.M. Ind. e Com. de Móveis Ltda em face de Alexandre Mendonça dos Santos, distribuídos por dependência à execução de título extrajudicial n.º 0714845-31.2017.8.07.0001, que fora ajuizada em 29/06/2017 pelo ora embargado contra R.A. Móveis Planejados Eireli, pelo valor de R$ 109.792,36, que seria decorrente do inadimplemento de contrato de honorários advocatícios.</w:t>
      </w:r>
    </w:p>
    <w:p w14:paraId="150B7A3B" w14:textId="270C3DC9" w:rsidR="00815B89" w:rsidRPr="00815B89" w:rsidRDefault="00815B89" w:rsidP="00815B89">
      <w:pPr>
        <w:ind w:right="-96"/>
        <w:jc w:val="both"/>
        <w:rPr>
          <w:b/>
          <w:color w:val="008000"/>
        </w:rPr>
      </w:pPr>
      <w:r w:rsidRPr="00815B89">
        <w:rPr>
          <w:b/>
          <w:color w:val="008000"/>
        </w:rPr>
        <w:t>A embargante narra ser proprietária de dois veículos caminhão, marca IVECO, modelo TECTOR 240E28S, placas ONV4443 (Renavam 01017872438) e ONV5553 (Renavam 01017873230), adquiridos em 03/09/2018 da empresa Transportes Rodrigo Barbosa Ltda, mediante quitação integral do financiamento com alienação fiduciária junto ao Banco CNH Industrial Capital S/A, no valor de R$ 196.253,89. Afirma que os referidos veículos foram indevidamente alcançados por restrição RenaJud nos autos da execução correlata, deferida pela decisão de ID 192677984 e efetivada em 18/04/2024 (ID 251311532), não obstante pertencerem à embargante — pessoa jurídica distinta da executada.</w:t>
      </w:r>
    </w:p>
    <w:p w14:paraId="2AF81848" w14:textId="2F8626AA" w:rsidR="00815B89" w:rsidRPr="00815B89" w:rsidRDefault="00815B89" w:rsidP="00815B89">
      <w:pPr>
        <w:ind w:right="-96"/>
        <w:jc w:val="both"/>
        <w:rPr>
          <w:b/>
          <w:color w:val="008000"/>
        </w:rPr>
      </w:pPr>
      <w:r w:rsidRPr="00815B89">
        <w:rPr>
          <w:b/>
          <w:color w:val="008000"/>
        </w:rPr>
        <w:t>Relata que o sócio-administrador Francisco Deames Adriano havia oposto embargos de terceiro anteriores (processo n.º 0720635-49.2024.8.07.0001), extintos sem resolução de mérito pelo Acórdão n.º 2026781 da 4.ª Turma Cível do TJDFT, de relatoria do Des. Sergio Xavier, por ilegitimidade ativa da pessoa física, reconhecendo-se que a parte legítima seria a pessoa jurídica proprietária dos veículos.</w:t>
      </w:r>
    </w:p>
    <w:p w14:paraId="419B2D09" w14:textId="0A70AB3F" w:rsidR="00815B89" w:rsidRPr="00815B89" w:rsidRDefault="00815B89" w:rsidP="00815B89">
      <w:pPr>
        <w:ind w:right="-96"/>
        <w:jc w:val="both"/>
        <w:rPr>
          <w:b/>
          <w:color w:val="008000"/>
        </w:rPr>
      </w:pPr>
      <w:r w:rsidRPr="00815B89">
        <w:rPr>
          <w:b/>
          <w:color w:val="008000"/>
        </w:rPr>
        <w:t>Requereu a procedência dos embargos, a desconstituição das restrições sobre os veículos, a confirmação da tutela de urgência e a condenação do embargado em custas e honorários advocatícios.</w:t>
      </w:r>
    </w:p>
    <w:p w14:paraId="310E9D84" w14:textId="25FAA1D3" w:rsidR="00815B89" w:rsidRPr="00815B89" w:rsidRDefault="00815B89" w:rsidP="00815B89">
      <w:pPr>
        <w:ind w:right="-96"/>
        <w:jc w:val="both"/>
        <w:rPr>
          <w:b/>
          <w:color w:val="008000"/>
        </w:rPr>
      </w:pPr>
      <w:r w:rsidRPr="00815B89">
        <w:rPr>
          <w:b/>
          <w:color w:val="008000"/>
        </w:rPr>
        <w:t>A tutela de urgência foi deferida pela decisão de ID 251818507, determinando-se a suspensão da restrição de circulação dos veículos, mantida a restrição de transferência.</w:t>
      </w:r>
    </w:p>
    <w:p w14:paraId="3F9E7BCC" w14:textId="722DF611" w:rsidR="00815B89" w:rsidRPr="00815B89" w:rsidRDefault="00815B89" w:rsidP="00815B89">
      <w:pPr>
        <w:ind w:right="-96"/>
        <w:jc w:val="both"/>
        <w:rPr>
          <w:b/>
          <w:color w:val="008000"/>
        </w:rPr>
      </w:pPr>
      <w:r w:rsidRPr="00815B89">
        <w:rPr>
          <w:b/>
          <w:color w:val="008000"/>
        </w:rPr>
        <w:t>Citado, o embargado apresentou contestação (ID 254448347). Em preliminar, arguiu a intempestividade dos embargos, sustentando que a ciência da constrição pelo sócio-administrador da embargante, por ocasião do ajuizamento dos primeiros embargos de terceiro em 24/05/2024, deveria ser imputada à pessoa jurídica, consumando-se o prazo do art. 675 do CPC. No mérito, alegou fraude à execução nos termos do art. 792 do CPC, ao argumento de que a alienação dos veículos (03/09/2018) ocorreu após o ajuizamento da execução (29/06/2017) e após a citação da executada (26/01/2018). Sustentou, ainda, a existência de restrição RenaJud sobre os veículos desde 26/10/2017. Requereu a improcedência dos embargos e a condenação da embargante por litigância de má-fé.</w:t>
      </w:r>
    </w:p>
    <w:p w14:paraId="24F9EF3F" w14:textId="3B4697A2" w:rsidR="00815B89" w:rsidRPr="00815B89" w:rsidRDefault="00815B89" w:rsidP="00815B89">
      <w:pPr>
        <w:ind w:right="-96"/>
        <w:jc w:val="both"/>
        <w:rPr>
          <w:b/>
          <w:color w:val="008000"/>
        </w:rPr>
      </w:pPr>
      <w:r w:rsidRPr="00815B89">
        <w:rPr>
          <w:b/>
          <w:color w:val="008000"/>
        </w:rPr>
        <w:t>A embargante apresentou réplica (ID 258727072), refutando a intempestividade e a fraude à execução, com fundamento na Súmula 375 do STJ e na comprovação de boa-fé na aquisição.</w:t>
      </w:r>
    </w:p>
    <w:p w14:paraId="1A897852" w14:textId="70B7372A" w:rsidR="00815B89" w:rsidRPr="00815B89" w:rsidRDefault="00815B89" w:rsidP="00815B89">
      <w:pPr>
        <w:ind w:right="-96"/>
        <w:jc w:val="both"/>
        <w:rPr>
          <w:b/>
          <w:color w:val="008000"/>
        </w:rPr>
      </w:pPr>
      <w:r w:rsidRPr="00815B89">
        <w:rPr>
          <w:b/>
          <w:color w:val="008000"/>
        </w:rPr>
        <w:t>Em 26/01/2026, a embargante juntou sentença proferida pela Justiça do Trabalho de Formosa/GO (ID 263179230), em que, em embargos de terceiro análogos envolvendo os mesmos veículos, foram reconhecidas a propriedade e a boa-fé da embargante. O embargado se manifestou sobre o documento (ID 264076612).</w:t>
      </w:r>
    </w:p>
    <w:p w14:paraId="076ABEE9" w14:textId="4C8BC920" w:rsidR="00815B89" w:rsidRPr="00815B89" w:rsidRDefault="00815B89" w:rsidP="00815B89">
      <w:pPr>
        <w:ind w:right="-96"/>
        <w:jc w:val="both"/>
        <w:rPr>
          <w:b/>
          <w:color w:val="008000"/>
        </w:rPr>
      </w:pPr>
      <w:r w:rsidRPr="00815B89">
        <w:rPr>
          <w:b/>
          <w:color w:val="008000"/>
        </w:rPr>
        <w:t>É o relato do necessário.</w:t>
      </w:r>
    </w:p>
    <w:p w14:paraId="6E269F1B" w14:textId="6327E388" w:rsidR="00815B89" w:rsidRPr="00815B89" w:rsidRDefault="00815B89" w:rsidP="00815B89">
      <w:pPr>
        <w:ind w:right="-96"/>
        <w:jc w:val="both"/>
        <w:rPr>
          <w:b/>
          <w:color w:val="008000"/>
        </w:rPr>
      </w:pPr>
      <w:r w:rsidRPr="00815B89">
        <w:rPr>
          <w:b/>
          <w:color w:val="008000"/>
        </w:rPr>
        <w:t>Decido.</w:t>
      </w:r>
    </w:p>
    <w:p w14:paraId="1746C8A7" w14:textId="42D14628" w:rsidR="00815B89" w:rsidRPr="00815B89" w:rsidRDefault="00815B89" w:rsidP="007516AE">
      <w:pPr>
        <w:ind w:right="-96"/>
        <w:jc w:val="center"/>
        <w:rPr>
          <w:b/>
          <w:color w:val="008000"/>
        </w:rPr>
      </w:pPr>
      <w:r w:rsidRPr="00815B89">
        <w:rPr>
          <w:b/>
          <w:color w:val="008000"/>
        </w:rPr>
        <w:t>Preliminar — Intempestividade</w:t>
      </w:r>
    </w:p>
    <w:p w14:paraId="52644E30" w14:textId="074A5172" w:rsidR="00815B89" w:rsidRPr="00815B89" w:rsidRDefault="00815B89" w:rsidP="00815B89">
      <w:pPr>
        <w:ind w:right="-96"/>
        <w:jc w:val="both"/>
        <w:rPr>
          <w:b/>
          <w:color w:val="008000"/>
        </w:rPr>
      </w:pPr>
      <w:r w:rsidRPr="00815B89">
        <w:rPr>
          <w:b/>
          <w:color w:val="008000"/>
        </w:rPr>
        <w:lastRenderedPageBreak/>
        <w:t>O embargado sustenta que os presentes embargos seriam intempestivos. Argumenta que o sócio-administrador da embargante, Francisco Deames Adriano, tomou ciência da constrição quando do ajuizamento dos primeiros embargos de terceiro, em 24/05/2024, e que essa ciência se comunicaria à pessoa jurídica pela teoria da imputação orgânica, de modo que o prazo do art. 675 do CPC estaria consumado.</w:t>
      </w:r>
    </w:p>
    <w:p w14:paraId="5EA8AC50" w14:textId="03C02B30" w:rsidR="00815B89" w:rsidRPr="00815B89" w:rsidRDefault="00815B89" w:rsidP="00815B89">
      <w:pPr>
        <w:ind w:right="-96"/>
        <w:jc w:val="both"/>
        <w:rPr>
          <w:b/>
          <w:color w:val="008000"/>
        </w:rPr>
      </w:pPr>
      <w:r w:rsidRPr="00815B89">
        <w:rPr>
          <w:b/>
          <w:color w:val="008000"/>
        </w:rPr>
        <w:t>Pois bem. O art. 675 do CPC dispõe que os embargos de terceiro podem ser opostos "a qualquer tempo no processo de conhecimento enquanto não transitada em julgado a sentença, e, no cumprimento de sentença ou no processo de execução, até cinco dias depois da adjudicação, da alienação por iniciativa particular ou da arrematação, mas sempre antes da assinatura da respectiva carta."</w:t>
      </w:r>
    </w:p>
    <w:p w14:paraId="521EE5AC" w14:textId="3C7ED7CB" w:rsidR="00815B89" w:rsidRPr="00815B89" w:rsidRDefault="00815B89" w:rsidP="00815B89">
      <w:pPr>
        <w:ind w:right="-96"/>
        <w:jc w:val="both"/>
        <w:rPr>
          <w:b/>
          <w:color w:val="008000"/>
        </w:rPr>
      </w:pPr>
      <w:r w:rsidRPr="00815B89">
        <w:rPr>
          <w:b/>
          <w:color w:val="008000"/>
        </w:rPr>
        <w:t>Ocorre, entretanto, que nos autos da execução correlata não houve qualquer ato expropriatório consumado — não houve adjudicação, alienação por iniciativa particular nem arrematação dos veículos. Dessarte, o prazo final para oposição dos embargos de terceiro sequer teve início, sendo a presente ação tempestiva.</w:t>
      </w:r>
    </w:p>
    <w:p w14:paraId="5AC39156" w14:textId="15B21BC2" w:rsidR="00815B89" w:rsidRPr="00815B89" w:rsidRDefault="00815B89" w:rsidP="00815B89">
      <w:pPr>
        <w:ind w:right="-96"/>
        <w:jc w:val="both"/>
        <w:rPr>
          <w:b/>
          <w:color w:val="008000"/>
        </w:rPr>
      </w:pPr>
      <w:r w:rsidRPr="00815B89">
        <w:rPr>
          <w:b/>
          <w:color w:val="008000"/>
        </w:rPr>
        <w:t>Em acréscimo, o Acórdão n.º 2026781 da 4.ª Turma Cível do TJDFT extinguiu os primeiros embargos sem resolução de mérito (art. 485, inc. VI, CPC), por ilegitimidade ativa da pessoa física, reconhecendo expressamente que a parte legítima seria a pessoa jurídica ora embargante. A extinção sem resolução de mérito não forma coisa julgada material (art. 486, CPC), de modo que a presente ação é plenamente admissível.</w:t>
      </w:r>
    </w:p>
    <w:p w14:paraId="1CEB9874" w14:textId="26BA2868" w:rsidR="00815B89" w:rsidRPr="00815B89" w:rsidRDefault="00815B89" w:rsidP="00815B89">
      <w:pPr>
        <w:ind w:right="-96"/>
        <w:jc w:val="both"/>
        <w:rPr>
          <w:b/>
          <w:color w:val="008000"/>
        </w:rPr>
      </w:pPr>
      <w:r w:rsidRPr="00815B89">
        <w:rPr>
          <w:b/>
          <w:color w:val="008000"/>
        </w:rPr>
        <w:t>Rejeito, portanto, a preliminar de intempestividade.</w:t>
      </w:r>
    </w:p>
    <w:p w14:paraId="7C6D4982" w14:textId="5EDA4D4D" w:rsidR="00815B89" w:rsidRPr="00815B89" w:rsidRDefault="00815B89" w:rsidP="007516AE">
      <w:pPr>
        <w:ind w:right="-96"/>
        <w:jc w:val="center"/>
        <w:rPr>
          <w:b/>
          <w:color w:val="008000"/>
        </w:rPr>
      </w:pPr>
      <w:r w:rsidRPr="00815B89">
        <w:rPr>
          <w:b/>
          <w:color w:val="008000"/>
        </w:rPr>
        <w:t>Mérito — Fraude à execução</w:t>
      </w:r>
    </w:p>
    <w:p w14:paraId="21B0F8C2" w14:textId="7F473AF6" w:rsidR="00815B89" w:rsidRPr="00815B89" w:rsidRDefault="00815B89" w:rsidP="00815B89">
      <w:pPr>
        <w:ind w:right="-96"/>
        <w:jc w:val="both"/>
        <w:rPr>
          <w:b/>
          <w:color w:val="008000"/>
        </w:rPr>
      </w:pPr>
      <w:r w:rsidRPr="00815B89">
        <w:rPr>
          <w:b/>
          <w:color w:val="008000"/>
        </w:rPr>
        <w:t>A questão central reside em verificar se a aquisição dos veículos pela embargante configurou fraude à execução, nos termos do art. 792 do CPC, como sustenta o embargado.</w:t>
      </w:r>
    </w:p>
    <w:p w14:paraId="5410587D" w14:textId="4DFFC0D0" w:rsidR="00815B89" w:rsidRPr="00815B89" w:rsidRDefault="00815B89" w:rsidP="00815B89">
      <w:pPr>
        <w:ind w:right="-96"/>
        <w:jc w:val="both"/>
        <w:rPr>
          <w:b/>
          <w:color w:val="008000"/>
        </w:rPr>
      </w:pPr>
      <w:r w:rsidRPr="00815B89">
        <w:rPr>
          <w:b/>
          <w:color w:val="008000"/>
        </w:rPr>
        <w:t>O embargado argumenta que a alienação dos veículos em 03/09/2018 ocorreu após o ajuizamento da execução (29/06/2017) e após a citação da executada R.A. Móveis Planejados Eireli (26/01/2018), o que configuraria a hipótese do art. 792, IV, do CPC. Sustenta, ainda, que já havia restrição RenaJud sobre os veículos desde 26/10/2017.</w:t>
      </w:r>
    </w:p>
    <w:p w14:paraId="5E2A510D" w14:textId="000D8F48" w:rsidR="00815B89" w:rsidRPr="00815B89" w:rsidRDefault="00815B89" w:rsidP="00815B89">
      <w:pPr>
        <w:ind w:right="-96"/>
        <w:jc w:val="both"/>
        <w:rPr>
          <w:b/>
          <w:color w:val="008000"/>
        </w:rPr>
      </w:pPr>
      <w:r w:rsidRPr="00815B89">
        <w:rPr>
          <w:b/>
          <w:color w:val="008000"/>
        </w:rPr>
        <w:t>Pois bem.</w:t>
      </w:r>
    </w:p>
    <w:p w14:paraId="41045620" w14:textId="350A4250" w:rsidR="00815B89" w:rsidRPr="00815B89" w:rsidRDefault="00815B89" w:rsidP="00815B89">
      <w:pPr>
        <w:ind w:right="-96"/>
        <w:jc w:val="both"/>
        <w:rPr>
          <w:b/>
          <w:color w:val="008000"/>
        </w:rPr>
      </w:pPr>
      <w:r w:rsidRPr="00815B89">
        <w:rPr>
          <w:b/>
          <w:color w:val="008000"/>
        </w:rPr>
        <w:t>A Súmula 375 do STJ é categórica: "O reconhecimento da fraude à execução depende do registro da penhora do bem alienado ou da prova de má-fé do terceiro adquirente." No mesmo sentido, o § 2º do art. 792 do CPC condiciona o reconhecimento da fraude, no caso de bens não sujeitos a registro, à prova de que o adquirente tinha conhecimento da existência da ação.</w:t>
      </w:r>
    </w:p>
    <w:p w14:paraId="7B102533" w14:textId="24080D0A" w:rsidR="00815B89" w:rsidRPr="00815B89" w:rsidRDefault="00815B89" w:rsidP="00815B89">
      <w:pPr>
        <w:ind w:right="-96"/>
        <w:jc w:val="both"/>
        <w:rPr>
          <w:b/>
          <w:color w:val="008000"/>
        </w:rPr>
      </w:pPr>
      <w:r w:rsidRPr="00815B89">
        <w:rPr>
          <w:b/>
          <w:color w:val="008000"/>
        </w:rPr>
        <w:t>No caso em exame, a penhora dos veículos somente foi deferida em 09/04/2024 (ID 192677984), e a restrição RenaJud somente foi efetivada em 18/04/2024 (ID 251311532) — ou seja, mais de cinco anos após a aquisição dos veículos pela embargante, ocorrida em 03/09/2018 (ID 250064736). À época da aquisição, portanto, não havia qualquer registro de penhora ou constrição sobre os veículos.</w:t>
      </w:r>
    </w:p>
    <w:p w14:paraId="24F37BA8" w14:textId="57B4BFED" w:rsidR="00815B89" w:rsidRPr="00815B89" w:rsidRDefault="00815B89" w:rsidP="00815B89">
      <w:pPr>
        <w:ind w:right="-96"/>
        <w:jc w:val="both"/>
        <w:rPr>
          <w:b/>
          <w:color w:val="008000"/>
        </w:rPr>
      </w:pPr>
      <w:r w:rsidRPr="00815B89">
        <w:rPr>
          <w:b/>
          <w:color w:val="008000"/>
        </w:rPr>
        <w:t xml:space="preserve">Quanto à suposta restrição RenaJud de 26/10/2017, o embargado não logrou êxito em comprová-la de forma idônea. A prova produzida a esse respeito consiste em capturas de tela de aplicativo de mensagens (ID 254448351), desprovidas de autenticidade e inidôneas para demonstrar a efetiva imposição de restrição judicial sobre os veículos àquela data. A própria decisão liminar proferida nestes autos (ID 251818507) consignou que a data da anotação das </w:t>
      </w:r>
      <w:r w:rsidRPr="00815B89">
        <w:rPr>
          <w:b/>
          <w:color w:val="008000"/>
        </w:rPr>
        <w:lastRenderedPageBreak/>
        <w:t>restrições no RenaJud é 18/04/2024. Ademais, como bem observou a embargante em réplica, o documento juntado pelo embargado indica mera consulta ao sistema RenaJud, e não a imposição de restrição.</w:t>
      </w:r>
    </w:p>
    <w:p w14:paraId="21AFD94E" w14:textId="741E3C1F" w:rsidR="00815B89" w:rsidRPr="00815B89" w:rsidRDefault="00815B89" w:rsidP="00815B89">
      <w:pPr>
        <w:ind w:right="-96"/>
        <w:jc w:val="both"/>
        <w:rPr>
          <w:b/>
          <w:color w:val="008000"/>
        </w:rPr>
      </w:pPr>
      <w:r w:rsidRPr="00815B89">
        <w:rPr>
          <w:b/>
          <w:color w:val="008000"/>
        </w:rPr>
        <w:t>De outra parte, a embargante demonstrou cabalmente a boa-fé na aquisição dos veículos: (i) quitou integralmente o financiamento com alienação fiduciária junto ao Banco CNH Industrial Capital S/A, no valor de R$ 196.253,89 (ID 250064739); (ii) obteve a homologação judicial do acordo de quitação perante a 22.ª Vara Cível de Curitiba/PR (ID 250064740); e (iii) em ao menos duas oportunidades, em embargos de terceiro análogos envolvendo os mesmos veículos, a Justiça do Trabalho de Formosa/GO reconheceu a propriedade e a boa-fé da embargante (IDs 258727075 e 263179230), tendo a União Federal (PGFN) sequer resistido aos pedidos.</w:t>
      </w:r>
    </w:p>
    <w:p w14:paraId="41EE937B" w14:textId="64681B6A" w:rsidR="00815B89" w:rsidRPr="00815B89" w:rsidRDefault="00815B89" w:rsidP="00815B89">
      <w:pPr>
        <w:ind w:right="-96"/>
        <w:jc w:val="both"/>
        <w:rPr>
          <w:b/>
          <w:color w:val="008000"/>
        </w:rPr>
      </w:pPr>
      <w:r w:rsidRPr="00815B89">
        <w:rPr>
          <w:b/>
          <w:color w:val="008000"/>
        </w:rPr>
        <w:t>Tenho, portanto, que não restou configurada a fraude à execução. A aquisição dos veículos pela embargante ocorreu de forma onerosa, lícita e de boa-fé, em data muito anterior à penhora. O ônus de provar a má-fé do terceiro adquirente competia ao embargado (Súmula 375/STJ), e dele não se desincumbiu.</w:t>
      </w:r>
    </w:p>
    <w:p w14:paraId="2DC17C75" w14:textId="51CDA817" w:rsidR="00815B89" w:rsidRPr="00815B89" w:rsidRDefault="00815B89" w:rsidP="007516AE">
      <w:pPr>
        <w:ind w:right="-96"/>
        <w:jc w:val="center"/>
        <w:rPr>
          <w:b/>
          <w:color w:val="008000"/>
        </w:rPr>
      </w:pPr>
      <w:r w:rsidRPr="00815B89">
        <w:rPr>
          <w:b/>
          <w:color w:val="008000"/>
        </w:rPr>
        <w:t>Litigância de má-fé</w:t>
      </w:r>
    </w:p>
    <w:p w14:paraId="3EAD9418" w14:textId="7A4C5106" w:rsidR="00815B89" w:rsidRPr="00815B89" w:rsidRDefault="00815B89" w:rsidP="00815B89">
      <w:pPr>
        <w:ind w:right="-96"/>
        <w:jc w:val="both"/>
        <w:rPr>
          <w:b/>
          <w:color w:val="008000"/>
        </w:rPr>
      </w:pPr>
      <w:r w:rsidRPr="00815B89">
        <w:rPr>
          <w:b/>
          <w:color w:val="008000"/>
        </w:rPr>
        <w:t>O embargado requereu a condenação da embargante por litigância de má-fé. Contudo, não se vislumbra qualquer conduta processual desleal por parte da embargante, que exerceu legitimamente o direito de ação para defesa de seu patrimônio, com amparo em farta documentação. Rejeito o pedido.</w:t>
      </w:r>
    </w:p>
    <w:p w14:paraId="276CF674" w14:textId="00AADE32" w:rsidR="00815B89" w:rsidRPr="00815B89" w:rsidRDefault="00815B89" w:rsidP="000765FC">
      <w:pPr>
        <w:ind w:right="-96"/>
        <w:jc w:val="center"/>
        <w:rPr>
          <w:b/>
          <w:color w:val="008000"/>
        </w:rPr>
      </w:pPr>
      <w:r w:rsidRPr="00815B89">
        <w:rPr>
          <w:b/>
          <w:color w:val="008000"/>
        </w:rPr>
        <w:t>Sucumbência</w:t>
      </w:r>
    </w:p>
    <w:p w14:paraId="5FE1DD76" w14:textId="61BB83A8" w:rsidR="00815B89" w:rsidRPr="00815B89" w:rsidRDefault="00815B89" w:rsidP="00815B89">
      <w:pPr>
        <w:ind w:right="-96"/>
        <w:jc w:val="both"/>
        <w:rPr>
          <w:b/>
          <w:color w:val="008000"/>
        </w:rPr>
      </w:pPr>
      <w:r w:rsidRPr="00815B89">
        <w:rPr>
          <w:b/>
          <w:color w:val="008000"/>
        </w:rPr>
        <w:t>A Súmula 303 do STJ dispõe que "em embargos de terceiro, quem deu causa à constrição indevida deve arcar com os honorários advocatícios."</w:t>
      </w:r>
    </w:p>
    <w:p w14:paraId="6A6A4D5A" w14:textId="760C93F9" w:rsidR="00815B89" w:rsidRPr="00815B89" w:rsidRDefault="00815B89" w:rsidP="00815B89">
      <w:pPr>
        <w:ind w:right="-96"/>
        <w:jc w:val="both"/>
        <w:rPr>
          <w:b/>
          <w:color w:val="008000"/>
        </w:rPr>
      </w:pPr>
      <w:r w:rsidRPr="00815B89">
        <w:rPr>
          <w:b/>
          <w:color w:val="008000"/>
        </w:rPr>
        <w:t>O Tema Repetitivo 872 do STJ (REsp 1.452.840/SP, Rel. Min. Herman Benjamin, Primeira Seção) fixou a seguinte tese: "Nos Embargos de Terceiro cujo pedido foi acolhido para desconstituir a constrição judicial, os honorários advocatícios serão arbitrados com base no princípio da causalidade, responsabilizando-se o atual proprietário (embargante), se este não atualizou os dados cadastrais. Os encargos de sucumbência serão suportados pela parte embargada, porém, na hipótese em que esta, depois de tomar ciência da transmissão do bem, apresentar ou insistir na impugnação ou recurso para manter a penhora sobre o bem cujo domínio foi transferido para terceiro."</w:t>
      </w:r>
    </w:p>
    <w:p w14:paraId="5C71D6A4" w14:textId="6BF79A91" w:rsidR="00815B89" w:rsidRPr="00815B89" w:rsidRDefault="00815B89" w:rsidP="00815B89">
      <w:pPr>
        <w:ind w:right="-96"/>
        <w:jc w:val="both"/>
        <w:rPr>
          <w:b/>
          <w:color w:val="008000"/>
        </w:rPr>
      </w:pPr>
      <w:r w:rsidRPr="00815B89">
        <w:rPr>
          <w:b/>
          <w:color w:val="008000"/>
        </w:rPr>
        <w:t>No caso em exame, conquanto a embargante não tenha providenciado a transferência dos veículos perante o Detran desde a aquisição em 2018, observa-se que a ausência de transferência decorreu de impedimentos judiciais sucessivos — restrições impostas em processos de terceiros — e não de desídia ou inércia injustificada. Ademais, o embargado, após tomar ciência da titularidade dos veículos e da documentação comprobatória da aquisição de boa-fé, optou por resistir aos embargos, apresentando contestação com alegação de fraude à execução que não restou demonstrada. A resistência injustificada do embargado atrai para si a responsabilidade pelos ônus sucumbenciais, nos termos do princípio da causalidade, conforme a segunda parte da tese firmada no Tema 872 do STJ.</w:t>
      </w:r>
    </w:p>
    <w:p w14:paraId="51FD25A0" w14:textId="1EC37A05" w:rsidR="00815B89" w:rsidRPr="00815B89" w:rsidRDefault="00815B89" w:rsidP="00815B89">
      <w:pPr>
        <w:ind w:right="-96"/>
        <w:jc w:val="both"/>
        <w:rPr>
          <w:b/>
          <w:color w:val="008000"/>
        </w:rPr>
      </w:pPr>
      <w:r w:rsidRPr="00815B89">
        <w:rPr>
          <w:b/>
          <w:color w:val="008000"/>
        </w:rPr>
        <w:t xml:space="preserve">Ante o exposto, julgo procedentes os presentes embargos de terceiro opostos por A.M. Ind. e Com. de Móveis Ltda em face de Alexandre Mendonça dos Santos, para desconstituir as restrições impostas sobre os veículos caminhão marca IVECO, modelo TECTOR 240E28S, placas ONV4443 (RENAVAM 01017872438) e ONV5553 (RENAVAM 01017873230), nos autos da </w:t>
      </w:r>
      <w:r w:rsidRPr="00815B89">
        <w:rPr>
          <w:b/>
          <w:color w:val="008000"/>
        </w:rPr>
        <w:lastRenderedPageBreak/>
        <w:t>execução de título extrajudicial n.º 0714845-31.2017.8.07.0001, confirmando a tutela de urgência anteriormente deferida (ID 251818507).</w:t>
      </w:r>
    </w:p>
    <w:p w14:paraId="5086EBEA" w14:textId="2321D4E1" w:rsidR="00815B89" w:rsidRPr="00815B89" w:rsidRDefault="00815B89" w:rsidP="00815B89">
      <w:pPr>
        <w:ind w:right="-96"/>
        <w:jc w:val="both"/>
        <w:rPr>
          <w:b/>
          <w:color w:val="008000"/>
        </w:rPr>
      </w:pPr>
      <w:r w:rsidRPr="00815B89">
        <w:rPr>
          <w:b/>
          <w:color w:val="008000"/>
        </w:rPr>
        <w:t>Quanto a este feito, declaro extinto com resolução do mérito, nos termos do art. 487, inc. I, do CPC.</w:t>
      </w:r>
    </w:p>
    <w:p w14:paraId="787D42ED" w14:textId="63155D07" w:rsidR="007E1C8C" w:rsidRPr="005F488E" w:rsidRDefault="00815B89" w:rsidP="00815B89">
      <w:pPr>
        <w:ind w:right="-96"/>
        <w:jc w:val="both"/>
        <w:rPr>
          <w:b/>
          <w:color w:val="008000"/>
        </w:rPr>
      </w:pPr>
      <w:r w:rsidRPr="00815B89">
        <w:rPr>
          <w:b/>
          <w:color w:val="008000"/>
        </w:rPr>
        <w:t>Condeno o embargado ao pagamento das custas e despesas processuais, bem como ao reembolso daquelas já antecipadas pela adversa, e ainda ao pagamento de honorários advocatícios, que fixo em 10% do valor atualizado da causa, nos termos do art. 85, §§ 2º e 6º do CPC, tendo em vista o grau de zelo, o trabalho realizado e o tempo necessário a tanto.</w:t>
      </w:r>
    </w:p>
    <w:sectPr w:rsidR="007E1C8C" w:rsidRPr="005F488E">
      <w:footerReference w:type="default" r:id="rId15"/>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rcos Dwayne Saraiva Costa - GDSXSR" w:date="2025-09-01T13:19:00Z" w:initials="MG">
    <w:p w14:paraId="346E87E3" w14:textId="0D98C4E7" w:rsidR="00B74FB6" w:rsidRDefault="0063376A">
      <w:r>
        <w:annotationRef/>
      </w:r>
      <w:r w:rsidRPr="40B1094E">
        <w:t>Conclusão:</w:t>
      </w:r>
    </w:p>
    <w:p w14:paraId="020D7533" w14:textId="1497ECC6" w:rsidR="00B74FB6" w:rsidRDefault="0063376A">
      <w:r w:rsidRPr="3A8CDDB3">
        <w:t>Entrega:</w:t>
      </w:r>
    </w:p>
    <w:p w14:paraId="448DA02E" w14:textId="7411C318" w:rsidR="00B74FB6" w:rsidRDefault="0063376A">
      <w:r w:rsidRPr="43891A96">
        <w:t xml:space="preserve">Certeza: </w:t>
      </w:r>
    </w:p>
  </w:comment>
  <w:comment w:id="1" w:author="Fábio Barbosa Alves - GDACA" w:date="2026-09-23T16:31:00Z" w:initials="FB">
    <w:p w14:paraId="40D9B940" w14:textId="77777777" w:rsidR="00A537C3" w:rsidRDefault="00A537C3" w:rsidP="00A537C3">
      <w:pPr>
        <w:pStyle w:val="Textodecomentrio"/>
      </w:pPr>
      <w:r>
        <w:rPr>
          <w:rStyle w:val="Refdecomentrio"/>
        </w:rPr>
        <w:annotationRef/>
      </w:r>
      <w:r>
        <w:t>Conclusão: 17/09/2026</w:t>
      </w:r>
    </w:p>
    <w:p w14:paraId="7BA4A87C" w14:textId="5A672D43" w:rsidR="00A537C3" w:rsidRDefault="00A537C3" w:rsidP="00A537C3">
      <w:pPr>
        <w:pStyle w:val="Textodecomentrio"/>
      </w:pPr>
      <w:r>
        <w:t>Entrega:</w:t>
      </w:r>
      <w:r w:rsidR="00536706">
        <w:t xml:space="preserve"> 25/09/2026</w:t>
      </w:r>
    </w:p>
    <w:p w14:paraId="28589AEC" w14:textId="11A328F5" w:rsidR="00A537C3" w:rsidRDefault="00A537C3" w:rsidP="00A537C3">
      <w:pPr>
        <w:pStyle w:val="Textodecomentrio"/>
      </w:pPr>
      <w:r>
        <w:t xml:space="preserve">Certeza: </w:t>
      </w:r>
      <w:r w:rsidR="00536706">
        <w:t>10</w:t>
      </w:r>
    </w:p>
  </w:comment>
  <w:comment w:id="2" w:author="Marcia Vilela Alves - GDACA" w:date="2026-09-29T15:02:00Z" w:initials="MV">
    <w:p w14:paraId="1625F5B3" w14:textId="77777777" w:rsidR="00602C42" w:rsidRDefault="00602C42" w:rsidP="00602C42">
      <w:pPr>
        <w:pStyle w:val="Textodecomentrio"/>
      </w:pPr>
      <w:r>
        <w:rPr>
          <w:rStyle w:val="Refdecomentrio"/>
        </w:rPr>
        <w:annotationRef/>
      </w:r>
      <w:r>
        <w:t>Corrigido.</w:t>
      </w:r>
    </w:p>
  </w:comment>
  <w:comment w:id="3" w:author="Fábio Barbosa Alves - GDACA" w:date="2026-09-24T17:41:00Z" w:initials="FB">
    <w:p w14:paraId="3072CB6C" w14:textId="16266FA2" w:rsidR="001470D9" w:rsidRPr="001470D9" w:rsidRDefault="009169EB">
      <w:pPr>
        <w:pStyle w:val="Textodecomentrio"/>
        <w:rPr>
          <w:lang w:val="pt-BR"/>
        </w:rPr>
      </w:pPr>
      <w:r>
        <w:rPr>
          <w:rStyle w:val="Refdecomentrio"/>
        </w:rPr>
        <w:annotationRef/>
      </w:r>
      <w:r>
        <w:rPr>
          <w:lang w:val="pt-BR"/>
        </w:rPr>
        <w:t>Acórdão</w:t>
      </w:r>
      <w:r w:rsidR="001470D9">
        <w:rPr>
          <w:lang w:val="pt-BR"/>
        </w:rPr>
        <w:t>s</w:t>
      </w:r>
      <w:r>
        <w:rPr>
          <w:lang w:val="pt-BR"/>
        </w:rPr>
        <w:t xml:space="preserve"> do Des. Sérgio Rocha utilizado</w:t>
      </w:r>
      <w:r w:rsidR="001470D9">
        <w:rPr>
          <w:lang w:val="pt-BR"/>
        </w:rPr>
        <w:t>s</w:t>
      </w:r>
      <w:r>
        <w:rPr>
          <w:lang w:val="pt-BR"/>
        </w:rPr>
        <w:t xml:space="preserve"> como parâmetro: </w:t>
      </w:r>
      <w:r w:rsidRPr="009169EB">
        <w:rPr>
          <w:lang w:val="pt-BR"/>
        </w:rPr>
        <w:t>2156367</w:t>
      </w:r>
      <w:r w:rsidR="00BD524B">
        <w:rPr>
          <w:lang w:val="pt-BR"/>
        </w:rPr>
        <w:t xml:space="preserve">, </w:t>
      </w:r>
      <w:r w:rsidR="00BD524B" w:rsidRPr="00BD524B">
        <w:rPr>
          <w:lang w:val="pt-BR"/>
        </w:rPr>
        <w:t>2149427</w:t>
      </w:r>
      <w:r w:rsidR="00BD524B">
        <w:rPr>
          <w:lang w:val="pt-BR"/>
        </w:rPr>
        <w:t xml:space="preserve"> e </w:t>
      </w:r>
      <w:r w:rsidR="001470D9" w:rsidRPr="001470D9">
        <w:rPr>
          <w:lang w:val="pt-BR"/>
        </w:rPr>
        <w:t>1934224</w:t>
      </w:r>
      <w:r w:rsidR="001470D9">
        <w:rPr>
          <w:lang w:val="pt-BR"/>
        </w:rPr>
        <w:t>, sendo esses dois últimos sobre a distribuição dos honorários em embargos de terceiro.</w:t>
      </w:r>
    </w:p>
  </w:comment>
  <w:comment w:id="4" w:author="Assessor GDSXSR" w:initials="AG" w:date="2026-10-29T00:11:37Z">
    <w:p>
      <w:pPr>
        <w:pStyle w:val="CommentText"/>
      </w:pPr>
      <w:r>
        <w:rPr>
          <w:rStyle w:val="CommentReference"/>
        </w:rPr>
        <w:annotationRef/>
      </w:r>
      <w:r>
        <w:t>ASSESSOR GDSXSR — Alterações mecânicas, todas rastreadas: referências compactas e sem “/2015” (CPC 675, CPC 486; C-20); ID levado ao fim do período (C-20); numeração das alegações em negrito (C-43); títulos de capítulo e vereditos em amarelo e mini-dispositivos sublinhados (C-42, C-3A); “EMENTA” à esquerda (C-42); gênero das partes corrigido (a apelada e a adquirente são pessoa jurídica); “Na espécie” por “No caso” (C-23); cortes por redundância (C-02): repetição da tempestividade, parágrafo de abertura “a controvérsia recursal reside…” e “A roborar, a jurisprudência do colendo STJ é firme…”, este último sem precedente que o sustentasse.</w:t>
      </w:r>
    </w:p>
  </w:comment>
  <w:comment w:id="5" w:author="Assessor GDSXSR" w:initials="AG" w:date="2026-10-29T00:11:37Z">
    <w:p>
      <w:pPr>
        <w:pStyle w:val="CommentText"/>
      </w:pPr>
      <w:r>
        <w:rPr>
          <w:rStyle w:val="CommentReference"/>
        </w:rPr>
        <w:annotationRef/>
      </w:r>
      <w:r>
        <w:t>ASSESSOR GDSXSR — Alterei o item 1 para nomear as partes (pessoa jurídica pelo nome da autuação; embargado pessoa natural), sem “Ação de” por se tratar de ação com nome próprio, e com o valor da causa ao final (C-34, C-34A). Pendência (C-52): R$ 109.792,36 é o valor da execução na sentença transcrita; conferir no PJe se é também o valor da causa dos embargos.</w:t>
      </w:r>
    </w:p>
  </w:comment>
  <w:comment w:id="6" w:author="Assessor GDSXSR" w:initials="AG" w:date="2026-10-29T00:11:37Z">
    <w:p>
      <w:pPr>
        <w:pStyle w:val="CommentText"/>
      </w:pPr>
      <w:r>
        <w:rPr>
          <w:rStyle w:val="CommentReference"/>
        </w:rPr>
        <w:annotationRef/>
      </w:r>
      <w:r>
        <w:t>ASSESSOR GDSXSR — Acrescentei, nos itens 5, 7 e 9, a aplicação ao caso no mesmo item e a referência final entre parênteses, pois a ementa de APC com uma tese por item reúne regra e aplicação (C-3G, C-20); o item 7 cita a Súmula 375/STJ e o item 9, a Súmula 303/STJ e o Tema 872/STJ.</w:t>
      </w:r>
    </w:p>
  </w:comment>
  <w:comment w:id="7" w:author="Assessor GDSXSR" w:initials="AG" w:date="2026-10-29T00:11:37Z">
    <w:p>
      <w:pPr>
        <w:pStyle w:val="CommentText"/>
      </w:pPr>
      <w:r>
        <w:rPr>
          <w:rStyle w:val="CommentReference"/>
        </w:rPr>
        <w:annotationRef/>
      </w:r>
      <w:r>
        <w:t>ASSESSOR GDSXSR — Reescrevi a lista na forma compacta e incluí o CPC 85 § 11, aplicado no dispositivo (C-33, C-20). Texto literal do CPC 85 § 11 em comentário no dispositivo (C-63).</w:t>
      </w:r>
    </w:p>
  </w:comment>
  <w:comment w:id="8" w:author="Assessor GDSXSR" w:initials="AG" w:date="2026-10-29T00:11:37Z">
    <w:p>
      <w:pPr>
        <w:pStyle w:val="CommentText"/>
      </w:pPr>
      <w:r>
        <w:rPr>
          <w:rStyle w:val="CommentReference"/>
        </w:rPr>
        <w:annotationRef/>
      </w:r>
      <w:r>
        <w:t>ASSESSOR GDSXSR — Refiz a lista conforme o voto revisado: súmulas no começo, depois os acórdãos na ordem de aparição, com identificação completa (C-67, C-3G). Saíram o AgInt no AgInt no AREsp 2.964.827/RS e o Acórdão 2056764, retirados do corpo (C-65). Leading case do Tema 872: julgamento em 14/09/2016 conforme o iajus; DJe de 05/10/2016 conforme o Acórdão 0006623-43.2016.8.07.0004 (Des. Sérgio Rocha, 4ª TC) e o modelo 0702304-98.</w:t>
      </w:r>
    </w:p>
  </w:comment>
  <w:comment w:id="9" w:author="Assessor GDSXSR" w:initials="AG" w:date="2026-10-29T00:11:37Z">
    <w:p>
      <w:pPr>
        <w:pStyle w:val="CommentText"/>
      </w:pPr>
      <w:r>
        <w:rPr>
          <w:rStyle w:val="CommentReference"/>
        </w:rPr>
        <w:annotationRef/>
      </w:r>
      <w:r>
        <w:t>ASSESSOR GDSXSR — Pendência (C-52): não havia autos para conferir as datas e o valor da causa da linha de dados; R$ 109.792,36 é o valor da execução na sentença transcrita. Conferir no PJe.</w:t>
      </w:r>
    </w:p>
  </w:comment>
  <w:comment w:id="10" w:author="Assessor GDSXSR" w:initials="AG" w:date="2026-10-29T00:11:37Z">
    <w:p>
      <w:pPr>
        <w:pStyle w:val="CommentText"/>
      </w:pPr>
      <w:r>
        <w:rPr>
          <w:rStyle w:val="CommentReference"/>
        </w:rPr>
        <w:annotationRef/>
      </w:r>
      <w:r>
        <w:t>ASSESSOR GDSXSR — Reescrevi a abertura do capítulo com as alegações do apelante enumeradas em um só parágrafo, a partir do relatório e do resumo da minuta, com o ID do apelo, e em seguida o veredito (C-3W, C-30). A data de 24/05/2024 dos primeiros embargos vem da sentença transcrita no relatório.</w:t>
      </w:r>
    </w:p>
  </w:comment>
  <w:comment w:id="11" w:author="Assessor GDSXSR" w:initials="AG" w:date="2026-10-29T00:11:37Z">
    <w:p>
      <w:pPr>
        <w:pStyle w:val="CommentText"/>
      </w:pPr>
      <w:r>
        <w:rPr>
          <w:rStyle w:val="CommentReference"/>
        </w:rPr>
        <w:annotationRef/>
      </w:r>
      <w:r>
        <w:t>ASSESSOR GDSXSR — Sublinhei o trecho decisivo do CPC 675 e acrescentei “– Grifei” (C-66). Texto vigente conferido no iajus em 29/10/2026 (Planalto): “Art. 675. Os embargos podem ser opostos a qualquer tempo no processo de conhecimento enquanto não transitada em julgado a sentença e, no cumprimento de sentença ou no processo de execução, até 5 (cinco) dias depois da adjudicação, da alienação por iniciativa particular ou da arrematação, mas sempre antes da assinatura da respectiva carta.”</w:t>
      </w:r>
    </w:p>
  </w:comment>
  <w:comment w:id="12" w:author="Assessor GDSXSR" w:initials="AG" w:date="2026-10-29T00:11:37Z">
    <w:p>
      <w:pPr>
        <w:pStyle w:val="CommentText"/>
      </w:pPr>
      <w:r>
        <w:rPr>
          <w:rStyle w:val="CommentReference"/>
        </w:rPr>
        <w:annotationRef/>
      </w:r>
      <w:r>
        <w:t>ASSESSOR GDSXSR — Texto literal (C-63): CPC, art. 486, caput: “Art. 486. O pronunciamento judicial que não resolve o mérito não obsta a que a parte proponha de novo a ação.” (fonte: Planalto, conferido no iajus em 29/10/2026).</w:t>
      </w:r>
    </w:p>
  </w:comment>
  <w:comment w:id="13" w:author="Assessor GDSXSR" w:initials="AG" w:date="2026-10-29T00:11:37Z">
    <w:p>
      <w:pPr>
        <w:pStyle w:val="CommentText"/>
      </w:pPr>
      <w:r>
        <w:rPr>
          <w:rStyle w:val="CommentReference"/>
        </w:rPr>
        <w:annotationRef/>
      </w:r>
      <w:r>
        <w:t>ASSESSOR GDSXSR — Retirei da transcrição o item “IV. DISPOSITIVO E TESE” (outro resultado: apelação da embargada provida) e acrescentei “– Grifei” (C-62). Pendência (C-72): o Acórdão 2165060 (0718705-41.2025.8.07.0007, 6ª TC, Des. Arquibaldo Carneiro Portela, j. 12/08/2026) não foi localizado no iajus (busca por número do processo) nem na web (busca por número e relator); mantido no corpo porque a ementa não contraria o voto. Conferir ementa, data e DJe no JurisDF.</w:t>
      </w:r>
    </w:p>
  </w:comment>
  <w:comment w:id="14" w:author="Assessor GDSXSR" w:initials="AG" w:date="2026-10-29T00:11:37Z">
    <w:p>
      <w:pPr>
        <w:pStyle w:val="CommentText"/>
      </w:pPr>
      <w:r>
        <w:rPr>
          <w:rStyle w:val="CommentReference"/>
        </w:rPr>
        <w:annotationRef/>
      </w:r>
      <w:r>
        <w:t>ASSESSOR GDSXSR — Corrigi a inversão das partes: a má-fé a provar era a da adquirente (apelada), e o ônus não satisfeito era do apelante, e não do apelado (C-03; erro material inequívoco, resultado inalterado). Também ajustei “veículo” para “veículos” e “apelado” para “apelada” nos parágrafos seguintes, pois são dois caminhões e a embargante é pessoa jurídica.</w:t>
      </w:r>
    </w:p>
  </w:comment>
  <w:comment w:id="15" w:author="Assessor GDSXSR" w:initials="AG" w:date="2026-10-29T00:11:37Z">
    <w:p>
      <w:pPr>
        <w:pStyle w:val="CommentText"/>
      </w:pPr>
      <w:r>
        <w:rPr>
          <w:rStyle w:val="CommentReference"/>
        </w:rPr>
        <w:annotationRef/>
      </w:r>
      <w:r>
        <w:t>ASSESSOR GDSXSR — Troquei “diuturnamente” por “documentalmente”, como no item 8 da ementa, e retirei a vênia dirigida à parte (a vênia é ao d. Juízo, C-3R). Pendência (C-52): inserir os IDs que comprovam a aquisição onerosa, a tradição e a quitação do financiamento (na sentença: IDs 250064736, 250064739 e 250064740 do sistema de origem); sem os autos, não converti para a numeração do apelo.</w:t>
      </w:r>
    </w:p>
  </w:comment>
  <w:comment w:id="16" w:author="Assessor GDSXSR" w:initials="AG" w:date="2026-10-29T00:11:37Z">
    <w:p>
      <w:pPr>
        <w:pStyle w:val="CommentText"/>
      </w:pPr>
      <w:r>
        <w:rPr>
          <w:rStyle w:val="CommentReference"/>
        </w:rPr>
        <w:annotationRef/>
      </w:r>
      <w:r>
        <w:t>ASSESSOR GDSXSR — Reduzi a transcrição aos itens 7 e 8, retirei o item “IV. DISPOSITIVO E TESE” e acrescentei “– Grifei” (C-62). Retirei o Acórdão 2056764 (Des. Aiston, 4ª TC, j. 22/10/2025, confirmado no iajus, mas sobre imóvel sem averbação), que repete a mesma tese com outro bem (C-65, C-67). Pendência (C-72): o Acórdão 2169896 (0723642-81.2026.8.07.0000, Des. Mário-Zam Belmiro, 4ª TC, j. 26/08/2026) não foi localizado no iajus (busca por número do processo) nem na web (busca por número, relator e tese); mantido porque a ementa não contraria o voto. Conferir número, data e DJe no JurisDF.</w:t>
      </w:r>
    </w:p>
  </w:comment>
  <w:comment w:id="17" w:author="Assessor GDSXSR" w:initials="AG" w:date="2026-10-29T00:11:37Z">
    <w:p>
      <w:pPr>
        <w:pStyle w:val="CommentText"/>
      </w:pPr>
      <w:r>
        <w:rPr>
          <w:rStyle w:val="CommentReference"/>
        </w:rPr>
        <w:annotationRef/>
      </w:r>
      <w:r>
        <w:t>ASSESSOR GDSXSR — Retirei do corpo o AgInt no AgInt no AREsp 2.964.827/RS (3ª Turma, Min. Humberto Martins, j. 23/3/2026), que só aplica a tese já transcrita (C-65); ele também não foi localizado no iajus (busca por número) nem na web (uma busca), e o repetitivo cobre o ponto. Passei a transcrever a tese do Tema 872 por inteiro e literal, com o leading case, na ordem de C-61 (a minuta transcrevia só a segunda parte).</w:t>
      </w:r>
    </w:p>
  </w:comment>
  <w:comment w:id="18" w:author="Assessor GDSXSR" w:initials="AG" w:date="2026-10-29T00:11:37Z">
    <w:p>
      <w:pPr>
        <w:pStyle w:val="CommentText"/>
      </w:pPr>
      <w:r>
        <w:rPr>
          <w:rStyle w:val="CommentReference"/>
        </w:rPr>
        <w:annotationRef/>
      </w:r>
      <w:r>
        <w:t>ASSESSOR GDSXSR — Texto literal da tese e julgamento em 14/09/2016 (1ª Seção) conferidos no iajus (STJ, Tema 872, vigente). O DJe de 05/10/2016 vem do Acórdão 0006623-43.2016.8.07.0004 (Des. Sérgio Rocha, 4ª TC, j. 25/02/2026) e do modelo 0702304-98. O iajus marca a maturidade do tema como “não apurada”; conferir no SCON/STJ se for citar o tema em outra peça.</w:t>
      </w:r>
    </w:p>
  </w:comment>
  <w:comment w:id="19" w:author="Assessor GDSXSR" w:initials="AG" w:date="2026-10-29T00:11:37Z">
    <w:p>
      <w:pPr>
        <w:pStyle w:val="CommentText"/>
      </w:pPr>
      <w:r>
        <w:rPr>
          <w:rStyle w:val="CommentReference"/>
        </w:rPr>
        <w:annotationRef/>
      </w:r>
      <w:r>
        <w:t>ASSESSOR GDSXSR — Retirei o item “IV. Dispositivo” da transcrição e acrescentei “– Grifei” (C-62). Pendência (C-72): o Acórdão 2113220 (0712286-17.2025.8.07.0003, Desª Edi Maria Coutinho Bizzi, 4ª TC, j. 08/04/2026) não foi localizado no iajus (busca por número do processo) nem na web; mantido porque a ementa confirma a tese do voto. Conferir no JurisDF.</w:t>
      </w:r>
    </w:p>
  </w:comment>
  <w:comment w:id="20" w:author="Assessor GDSXSR" w:initials="AG" w:date="2026-10-29T00:11:37Z">
    <w:p>
      <w:pPr>
        <w:pStyle w:val="CommentText"/>
      </w:pPr>
      <w:r>
        <w:rPr>
          <w:rStyle w:val="CommentReference"/>
        </w:rPr>
        <w:annotationRef/>
      </w:r>
      <w:r>
        <w:t>ASSESSOR GDSXSR — Voto de acordo com entendimento anterior: “APELAÇÃO CÍVEL. DIREITO PROCESSUAL CIVIL. EMBARGOS DE TERCEIRO. PENHORA SOBRE IMÓVEL. FRAUDE À EXECUÇÃO NÃO CONFIGURADA. PRETENSÃO RESISTIDA. HONORÁRIOS ADVOCATÍCIOS. (...) 5. Embora revel nos autos, o embargado apresentou manifestação posterior com argumentação jurídica contrária à pretensão da embargante, caracterizando resistência suficiente a ensejar a condenação em honorários, conforme a Súmula 303/STJ e o Tema 872/STJ. 6. A interposição de recurso pelo embargado com o objetivo de manter a penhora reforça a caracterização da pretensão resistida, atraindo a incidência do princípio da causalidade. (...)” (Processo 0006623-43.2016.8.07.0004, Relator: SÉRGIO ROCHA, 4ª TURMA CÍVEL, data de julgamento: 25/02/2026; número do acórdão a completar no JurisDF.) Incluído só como comentário, sem repetir a tese no corpo (C-67).</w:t>
      </w:r>
    </w:p>
  </w:comment>
  <w:comment w:id="21" w:author="Assessor GDSXSR" w:initials="AG" w:date="2026-10-29T00:11:37Z">
    <w:p>
      <w:pPr>
        <w:pStyle w:val="CommentText"/>
      </w:pPr>
      <w:r>
        <w:rPr>
          <w:rStyle w:val="CommentReference"/>
        </w:rPr>
        <w:annotationRef/>
      </w:r>
      <w:r>
        <w:t>ASSESSOR GDSXSR — Pendência (C-52): a parte final do Tema 872 depende de o embargado ter tido ciência da transmissão dos veículos e ainda assim ter insistido; o apelo nega que tenha havido ciência jurídica efetiva (resumo, item 6). Indicar o ID da petição inicial dos embargos (com os documentos de aquisição) ou do ato que deu ciência ao embargado, e o ID da contestação, que não constam do material recebido.</w:t>
      </w:r>
    </w:p>
  </w:comment>
  <w:comment w:id="22" w:author="Assessor GDSXSR" w:initials="AG" w:date="2026-10-29T00:11:37Z">
    <w:p>
      <w:pPr>
        <w:pStyle w:val="CommentText"/>
      </w:pPr>
      <w:r>
        <w:rPr>
          <w:rStyle w:val="CommentReference"/>
        </w:rPr>
        <w:annotationRef/>
      </w:r>
      <w:r>
        <w:t>ASSESSOR GDSXSR — Mantive o parágrafo, que responde à alegação de exercício regular da defesa, e retirei o parágrafo final (“Assim, escorreita a sentença…, com os devidos acréscimos recursais”): no último capítulo o voto segue direto ao DISPOSITIVO, e os honorários recursais são decididos ali (C-3A, C-15).</w:t>
      </w:r>
    </w:p>
  </w:comment>
  <w:comment w:id="23" w:author="Assessor GDSXSR" w:initials="AG" w:date="2026-10-29T00:11:37Z">
    <w:p>
      <w:pPr>
        <w:pStyle w:val="CommentText"/>
      </w:pPr>
      <w:r>
        <w:rPr>
          <w:rStyle w:val="CommentReference"/>
        </w:rPr>
        <w:annotationRef/>
      </w:r>
      <w:r>
        <w:t>ASSESSOR GDSXSR — Base dos honorários recursais: valor atualizado da causa, a mesma da sentença (C-51). Valor da causa: R$ 109.792,36, conforme a linha de dados da minuta (pendente de conferência no PJe). O percentual de 2% é decisão do Relator e foi mantido.</w:t>
      </w:r>
    </w:p>
  </w:comment>
  <w:comment w:id="24" w:author="Assessor GDSXSR" w:initials="AG" w:date="2026-10-29T00:11:37Z">
    <w:p>
      <w:pPr>
        <w:pStyle w:val="CommentText"/>
      </w:pPr>
      <w:r>
        <w:rPr>
          <w:rStyle w:val="CommentReference"/>
        </w:rPr>
        <w:annotationRef/>
      </w:r>
      <w:r>
        <w:t>ASSESSOR GDSXSR — Capítulo de custas e honorários da sentença: “Condeno o embargado ao pagamento das custas e despesas processuais, bem como ao reembolso daquelas já antecipadas pela adversa, e ainda ao pagamento de honorários advocatícios, que fixo em 10% do valor atualizado da causa, nos termos do art. 85, §§ 2º e 6º do CPC, tendo em vista o grau de zelo, o trabalho realizado e o tempo necessário a tanto.” (C-51)</w:t>
      </w:r>
    </w:p>
  </w:comment>
  <w:comment w:id="25" w:author="Assessor GDSXSR" w:initials="AG" w:date="2026-10-29T00:11:37Z">
    <w:p>
      <w:pPr>
        <w:pStyle w:val="CommentText"/>
      </w:pPr>
      <w:r>
        <w:rPr>
          <w:rStyle w:val="CommentReference"/>
        </w:rPr>
        <w:annotationRef/>
      </w:r>
      <w:r>
        <w:t>ASSESSOR GDSXSR — Texto literal (C-63): CPC, art. 85, § 11: “§ 11. O tribunal, ao julgar recurso, majorará os honorários fixados anteriormente levando em conta o trabalho adicional realizado em grau recursal, observando, conforme o caso, o disposto nos §§ 2º a 6º, sendo vedado ao tribunal, no cômputo geral da fixação de honorários devidos ao advogado do vencedor, ultrapassar os respectivos limites estabelecidos nos §§ 2º e 3º para a fase de conhecimento.” (fonte: Planalto, conferido no iajus em 29/10/2026).</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48DA02E" w15:done="0"/>
  <w15:commentEx w15:paraId="28589AEC" w15:paraIdParent="448DA02E" w15:done="0"/>
  <w15:commentEx w15:paraId="1625F5B3" w15:paraIdParent="448DA02E" w15:done="0"/>
  <w15:commentEx w15:paraId="3072CB6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2CC4A47" w16cex:dateUtc="2025-09-01T16:19:00Z"/>
  <w16cex:commentExtensible w16cex:durableId="62328668" w16cex:dateUtc="2026-09-23T19:31:00Z"/>
  <w16cex:commentExtensible w16cex:durableId="5F5E28E1" w16cex:dateUtc="2026-09-29T18:02:00Z"/>
  <w16cex:commentExtensible w16cex:durableId="33A499A9" w16cex:dateUtc="2026-09-24T20: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48DA02E" w16cid:durableId="22CC4A47"/>
  <w16cid:commentId w16cid:paraId="28589AEC" w16cid:durableId="62328668"/>
  <w16cid:commentId w16cid:paraId="1625F5B3" w16cid:durableId="5F5E28E1"/>
  <w16cid:commentId w16cid:paraId="3072CB6C" w16cid:durableId="33A499A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2D2BAC" w14:textId="77777777" w:rsidR="00D729E3" w:rsidRDefault="00D729E3" w:rsidP="003A42DE">
      <w:pPr>
        <w:spacing w:after="0" w:line="240" w:lineRule="auto"/>
      </w:pPr>
      <w:r>
        <w:separator/>
      </w:r>
    </w:p>
  </w:endnote>
  <w:endnote w:type="continuationSeparator" w:id="0">
    <w:p w14:paraId="1937F3FA" w14:textId="77777777" w:rsidR="00D729E3" w:rsidRDefault="00D729E3" w:rsidP="003A42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394580"/>
      <w:docPartObj>
        <w:docPartGallery w:val="Page Numbers (Bottom of Page)"/>
        <w:docPartUnique/>
      </w:docPartObj>
    </w:sdtPr>
    <w:sdtContent>
      <w:p w14:paraId="4A86AAF9" w14:textId="77777777" w:rsidR="003A42DE" w:rsidRDefault="003A42DE">
        <w:pPr>
          <w:pStyle w:val="Rodap"/>
          <w:jc w:val="right"/>
        </w:pPr>
        <w:r>
          <w:fldChar w:fldCharType="begin"/>
        </w:r>
        <w:r>
          <w:instrText>PAGE   \* MERGEFORMAT</w:instrText>
        </w:r>
        <w:r>
          <w:fldChar w:fldCharType="separate"/>
        </w:r>
        <w:r>
          <w:t>2</w:t>
        </w:r>
        <w:r>
          <w:fldChar w:fldCharType="end"/>
        </w:r>
      </w:p>
    </w:sdtContent>
  </w:sdt>
  <w:p w14:paraId="2B59F42A" w14:textId="77777777" w:rsidR="003A42DE" w:rsidRDefault="003A42D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FFD073" w14:textId="77777777" w:rsidR="00D729E3" w:rsidRDefault="00D729E3" w:rsidP="003A42DE">
      <w:pPr>
        <w:spacing w:after="0" w:line="240" w:lineRule="auto"/>
      </w:pPr>
      <w:r>
        <w:separator/>
      </w:r>
    </w:p>
  </w:footnote>
  <w:footnote w:type="continuationSeparator" w:id="0">
    <w:p w14:paraId="4C47965A" w14:textId="77777777" w:rsidR="00D729E3" w:rsidRDefault="00D729E3" w:rsidP="003A42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F448A"/>
    <w:multiLevelType w:val="hybridMultilevel"/>
    <w:tmpl w:val="2DAC8800"/>
    <w:lvl w:ilvl="0" w:tplc="0416000F">
      <w:start w:val="1"/>
      <w:numFmt w:val="decimal"/>
      <w:lvlText w:val="%1."/>
      <w:lvlJc w:val="left"/>
      <w:pPr>
        <w:ind w:left="720" w:hanging="360"/>
      </w:pPr>
      <w:rPr>
        <w:rFonts w:hint="default"/>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121F6BC4"/>
    <w:multiLevelType w:val="hybridMultilevel"/>
    <w:tmpl w:val="3DF0B3B4"/>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178B61C7"/>
    <w:multiLevelType w:val="hybridMultilevel"/>
    <w:tmpl w:val="9D3E054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1B3B6AAB"/>
    <w:multiLevelType w:val="hybridMultilevel"/>
    <w:tmpl w:val="279E43C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1D5F7516"/>
    <w:multiLevelType w:val="hybridMultilevel"/>
    <w:tmpl w:val="21B8145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20B60BD0"/>
    <w:multiLevelType w:val="hybridMultilevel"/>
    <w:tmpl w:val="DD0A7928"/>
    <w:lvl w:ilvl="0" w:tplc="CC22B630">
      <w:start w:val="1"/>
      <w:numFmt w:val="decimal"/>
      <w:lvlText w:val="%1."/>
      <w:lvlJc w:val="left"/>
      <w:pPr>
        <w:ind w:left="720" w:hanging="360"/>
      </w:pPr>
      <w:rPr>
        <w:rFonts w:hint="default"/>
        <w:color w:val="FF000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21E62D1F"/>
    <w:multiLevelType w:val="hybridMultilevel"/>
    <w:tmpl w:val="5E265BA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304879A6"/>
    <w:multiLevelType w:val="hybridMultilevel"/>
    <w:tmpl w:val="DE68D2F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3115204D"/>
    <w:multiLevelType w:val="hybridMultilevel"/>
    <w:tmpl w:val="7364413A"/>
    <w:lvl w:ilvl="0" w:tplc="901C28CC">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320C38AE"/>
    <w:multiLevelType w:val="hybridMultilevel"/>
    <w:tmpl w:val="EFDE9C3C"/>
    <w:lvl w:ilvl="0" w:tplc="37320638">
      <w:start w:val="1"/>
      <w:numFmt w:val="upp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3A8F32C8"/>
    <w:multiLevelType w:val="hybridMultilevel"/>
    <w:tmpl w:val="0D1C6B18"/>
    <w:lvl w:ilvl="0" w:tplc="04160015">
      <w:start w:val="1"/>
      <w:numFmt w:val="upp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5EB04E57"/>
    <w:multiLevelType w:val="hybridMultilevel"/>
    <w:tmpl w:val="63CE715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717504733">
    <w:abstractNumId w:val="4"/>
  </w:num>
  <w:num w:numId="2" w16cid:durableId="63113845">
    <w:abstractNumId w:val="2"/>
  </w:num>
  <w:num w:numId="3" w16cid:durableId="1154302499">
    <w:abstractNumId w:val="11"/>
  </w:num>
  <w:num w:numId="4" w16cid:durableId="228343756">
    <w:abstractNumId w:val="6"/>
  </w:num>
  <w:num w:numId="5" w16cid:durableId="744032323">
    <w:abstractNumId w:val="7"/>
  </w:num>
  <w:num w:numId="6" w16cid:durableId="441271146">
    <w:abstractNumId w:val="0"/>
  </w:num>
  <w:num w:numId="7" w16cid:durableId="908268048">
    <w:abstractNumId w:val="1"/>
  </w:num>
  <w:num w:numId="8" w16cid:durableId="1805849161">
    <w:abstractNumId w:val="5"/>
  </w:num>
  <w:num w:numId="9" w16cid:durableId="1160849111">
    <w:abstractNumId w:val="3"/>
  </w:num>
  <w:num w:numId="10" w16cid:durableId="950211168">
    <w:abstractNumId w:val="8"/>
  </w:num>
  <w:num w:numId="11" w16cid:durableId="1147209475">
    <w:abstractNumId w:val="9"/>
  </w:num>
  <w:num w:numId="12" w16cid:durableId="139466279">
    <w:abstractNumId w:val="1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cos Dwayne Saraiva Costa - GDSXSR">
    <w15:presenceInfo w15:providerId="AD" w15:userId="S::t321760@tjdft.jus.br::71ef89ef-9eb5-4780-8a4d-3f3a792db9c6"/>
  </w15:person>
  <w15:person w15:author="Fábio Barbosa Alves - GDACA">
    <w15:presenceInfo w15:providerId="AD" w15:userId="S::t321886@tjdft.jus.br::9e19fa4d-42f1-4c2c-bc51-af1132deaeba"/>
  </w15:person>
  <w15:person w15:author="Marcia Vilela Alves - GDACA">
    <w15:presenceInfo w15:providerId="AD" w15:userId="S::t308703@tjdft.jus.br::7a63abfe-b68b-4abc-8a9c-163dd7d9a18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398"/>
    <w:rsid w:val="0000205C"/>
    <w:rsid w:val="000036D7"/>
    <w:rsid w:val="00003BE9"/>
    <w:rsid w:val="00004C11"/>
    <w:rsid w:val="00012123"/>
    <w:rsid w:val="000137BB"/>
    <w:rsid w:val="00014323"/>
    <w:rsid w:val="0002189B"/>
    <w:rsid w:val="0002397F"/>
    <w:rsid w:val="0002738F"/>
    <w:rsid w:val="00033421"/>
    <w:rsid w:val="00033AFD"/>
    <w:rsid w:val="00033E8B"/>
    <w:rsid w:val="000348A6"/>
    <w:rsid w:val="000441EA"/>
    <w:rsid w:val="00044CC9"/>
    <w:rsid w:val="00052AE3"/>
    <w:rsid w:val="00056471"/>
    <w:rsid w:val="0006080C"/>
    <w:rsid w:val="000619E0"/>
    <w:rsid w:val="00064301"/>
    <w:rsid w:val="00067E28"/>
    <w:rsid w:val="0007004F"/>
    <w:rsid w:val="000765FC"/>
    <w:rsid w:val="00076D7D"/>
    <w:rsid w:val="00084D63"/>
    <w:rsid w:val="000878F2"/>
    <w:rsid w:val="0009174A"/>
    <w:rsid w:val="00091ABC"/>
    <w:rsid w:val="0009291A"/>
    <w:rsid w:val="00097BBF"/>
    <w:rsid w:val="000A067C"/>
    <w:rsid w:val="000A7009"/>
    <w:rsid w:val="000A7880"/>
    <w:rsid w:val="000B0FC6"/>
    <w:rsid w:val="000B436E"/>
    <w:rsid w:val="000B5F37"/>
    <w:rsid w:val="000B7AF7"/>
    <w:rsid w:val="000C03C0"/>
    <w:rsid w:val="000C27C9"/>
    <w:rsid w:val="000C331F"/>
    <w:rsid w:val="000D2AC6"/>
    <w:rsid w:val="000D2E62"/>
    <w:rsid w:val="000D59B2"/>
    <w:rsid w:val="000E1386"/>
    <w:rsid w:val="000F1358"/>
    <w:rsid w:val="000F1817"/>
    <w:rsid w:val="000F313E"/>
    <w:rsid w:val="000F6570"/>
    <w:rsid w:val="001009CC"/>
    <w:rsid w:val="00107ECB"/>
    <w:rsid w:val="00110C6C"/>
    <w:rsid w:val="0011289B"/>
    <w:rsid w:val="00115098"/>
    <w:rsid w:val="0011527A"/>
    <w:rsid w:val="00115458"/>
    <w:rsid w:val="00115569"/>
    <w:rsid w:val="00115603"/>
    <w:rsid w:val="001168D2"/>
    <w:rsid w:val="00122133"/>
    <w:rsid w:val="00122BED"/>
    <w:rsid w:val="00123838"/>
    <w:rsid w:val="001248DF"/>
    <w:rsid w:val="00125329"/>
    <w:rsid w:val="00126492"/>
    <w:rsid w:val="00131A63"/>
    <w:rsid w:val="00137A7E"/>
    <w:rsid w:val="001470D9"/>
    <w:rsid w:val="0014754D"/>
    <w:rsid w:val="00147CB0"/>
    <w:rsid w:val="00151611"/>
    <w:rsid w:val="00157571"/>
    <w:rsid w:val="00157D8B"/>
    <w:rsid w:val="00161CD2"/>
    <w:rsid w:val="001676A4"/>
    <w:rsid w:val="00167F3A"/>
    <w:rsid w:val="00172A99"/>
    <w:rsid w:val="001801E9"/>
    <w:rsid w:val="00183B77"/>
    <w:rsid w:val="00190B7B"/>
    <w:rsid w:val="001A09B8"/>
    <w:rsid w:val="001C466B"/>
    <w:rsid w:val="001D2162"/>
    <w:rsid w:val="001D3B0B"/>
    <w:rsid w:val="001E0D41"/>
    <w:rsid w:val="001E4974"/>
    <w:rsid w:val="001E7903"/>
    <w:rsid w:val="001E7EF7"/>
    <w:rsid w:val="001F285F"/>
    <w:rsid w:val="00203B1D"/>
    <w:rsid w:val="0020478E"/>
    <w:rsid w:val="00206304"/>
    <w:rsid w:val="0021025C"/>
    <w:rsid w:val="00210B04"/>
    <w:rsid w:val="002126F1"/>
    <w:rsid w:val="0021526A"/>
    <w:rsid w:val="00223FFC"/>
    <w:rsid w:val="00232D55"/>
    <w:rsid w:val="00232EEB"/>
    <w:rsid w:val="00240344"/>
    <w:rsid w:val="00241B7C"/>
    <w:rsid w:val="002437F6"/>
    <w:rsid w:val="002474CD"/>
    <w:rsid w:val="00254E51"/>
    <w:rsid w:val="00264107"/>
    <w:rsid w:val="0027338F"/>
    <w:rsid w:val="00274644"/>
    <w:rsid w:val="00277029"/>
    <w:rsid w:val="0028319F"/>
    <w:rsid w:val="002849D0"/>
    <w:rsid w:val="00287159"/>
    <w:rsid w:val="002926F9"/>
    <w:rsid w:val="00292E82"/>
    <w:rsid w:val="00293602"/>
    <w:rsid w:val="00296DAE"/>
    <w:rsid w:val="002A2038"/>
    <w:rsid w:val="002A3D11"/>
    <w:rsid w:val="002A5205"/>
    <w:rsid w:val="002B1184"/>
    <w:rsid w:val="002B14DF"/>
    <w:rsid w:val="002B210E"/>
    <w:rsid w:val="002C1F12"/>
    <w:rsid w:val="002C2464"/>
    <w:rsid w:val="002C42D2"/>
    <w:rsid w:val="002D127E"/>
    <w:rsid w:val="002D2D56"/>
    <w:rsid w:val="002D3FF3"/>
    <w:rsid w:val="002D5CEB"/>
    <w:rsid w:val="002F13AB"/>
    <w:rsid w:val="002F7666"/>
    <w:rsid w:val="00302029"/>
    <w:rsid w:val="00303FAE"/>
    <w:rsid w:val="003040EC"/>
    <w:rsid w:val="0031063D"/>
    <w:rsid w:val="00312291"/>
    <w:rsid w:val="0031312A"/>
    <w:rsid w:val="00316B1F"/>
    <w:rsid w:val="00321068"/>
    <w:rsid w:val="00323779"/>
    <w:rsid w:val="00323D27"/>
    <w:rsid w:val="0033735F"/>
    <w:rsid w:val="0034247B"/>
    <w:rsid w:val="0034511C"/>
    <w:rsid w:val="00347818"/>
    <w:rsid w:val="00350421"/>
    <w:rsid w:val="00351653"/>
    <w:rsid w:val="003524E5"/>
    <w:rsid w:val="00352D66"/>
    <w:rsid w:val="00354AA2"/>
    <w:rsid w:val="00355C73"/>
    <w:rsid w:val="00356C5D"/>
    <w:rsid w:val="003624B4"/>
    <w:rsid w:val="003644E6"/>
    <w:rsid w:val="00370C48"/>
    <w:rsid w:val="003717FC"/>
    <w:rsid w:val="003719D6"/>
    <w:rsid w:val="0037470B"/>
    <w:rsid w:val="003749AB"/>
    <w:rsid w:val="00376A4F"/>
    <w:rsid w:val="0038259B"/>
    <w:rsid w:val="003A2BD2"/>
    <w:rsid w:val="003A42DE"/>
    <w:rsid w:val="003A4E55"/>
    <w:rsid w:val="003B3398"/>
    <w:rsid w:val="003C7412"/>
    <w:rsid w:val="003D11BE"/>
    <w:rsid w:val="003D3FEE"/>
    <w:rsid w:val="003D5C76"/>
    <w:rsid w:val="003E1148"/>
    <w:rsid w:val="003E436D"/>
    <w:rsid w:val="003F441B"/>
    <w:rsid w:val="003F4E89"/>
    <w:rsid w:val="00410975"/>
    <w:rsid w:val="0041240D"/>
    <w:rsid w:val="00413928"/>
    <w:rsid w:val="00423538"/>
    <w:rsid w:val="00434C17"/>
    <w:rsid w:val="00445ED9"/>
    <w:rsid w:val="00451A6D"/>
    <w:rsid w:val="0045407B"/>
    <w:rsid w:val="00460EC7"/>
    <w:rsid w:val="00465A25"/>
    <w:rsid w:val="00471463"/>
    <w:rsid w:val="0047216B"/>
    <w:rsid w:val="0047393D"/>
    <w:rsid w:val="004762F1"/>
    <w:rsid w:val="00480A33"/>
    <w:rsid w:val="00485185"/>
    <w:rsid w:val="00490FFD"/>
    <w:rsid w:val="00493B1C"/>
    <w:rsid w:val="00495EB5"/>
    <w:rsid w:val="00496EB5"/>
    <w:rsid w:val="004B1038"/>
    <w:rsid w:val="004B2A9C"/>
    <w:rsid w:val="004C0465"/>
    <w:rsid w:val="004C3DAF"/>
    <w:rsid w:val="004C591E"/>
    <w:rsid w:val="004C7418"/>
    <w:rsid w:val="004C7B81"/>
    <w:rsid w:val="004F6127"/>
    <w:rsid w:val="005012BD"/>
    <w:rsid w:val="00501A4D"/>
    <w:rsid w:val="00506A7D"/>
    <w:rsid w:val="00506D76"/>
    <w:rsid w:val="00511630"/>
    <w:rsid w:val="00512F38"/>
    <w:rsid w:val="00517F10"/>
    <w:rsid w:val="005207D0"/>
    <w:rsid w:val="00525FCB"/>
    <w:rsid w:val="00530C7C"/>
    <w:rsid w:val="00536706"/>
    <w:rsid w:val="0055172B"/>
    <w:rsid w:val="00551D0E"/>
    <w:rsid w:val="00557190"/>
    <w:rsid w:val="00557342"/>
    <w:rsid w:val="00560427"/>
    <w:rsid w:val="0056489A"/>
    <w:rsid w:val="0056571D"/>
    <w:rsid w:val="00573038"/>
    <w:rsid w:val="005733A6"/>
    <w:rsid w:val="00573C5D"/>
    <w:rsid w:val="00576A45"/>
    <w:rsid w:val="0057726B"/>
    <w:rsid w:val="005843B7"/>
    <w:rsid w:val="005853D7"/>
    <w:rsid w:val="00586EB6"/>
    <w:rsid w:val="005873B5"/>
    <w:rsid w:val="005925FC"/>
    <w:rsid w:val="0059689A"/>
    <w:rsid w:val="00597864"/>
    <w:rsid w:val="005A1443"/>
    <w:rsid w:val="005A15BD"/>
    <w:rsid w:val="005A1AD9"/>
    <w:rsid w:val="005A3ECE"/>
    <w:rsid w:val="005B6E10"/>
    <w:rsid w:val="005B7851"/>
    <w:rsid w:val="005C0F44"/>
    <w:rsid w:val="005C31C4"/>
    <w:rsid w:val="005C41EC"/>
    <w:rsid w:val="005C4C51"/>
    <w:rsid w:val="005C69F8"/>
    <w:rsid w:val="005D305E"/>
    <w:rsid w:val="005D4AC2"/>
    <w:rsid w:val="005E3F4E"/>
    <w:rsid w:val="005E5A03"/>
    <w:rsid w:val="005E6148"/>
    <w:rsid w:val="005F488E"/>
    <w:rsid w:val="00601B09"/>
    <w:rsid w:val="00602C42"/>
    <w:rsid w:val="0060333D"/>
    <w:rsid w:val="006037F7"/>
    <w:rsid w:val="00605CCC"/>
    <w:rsid w:val="00606753"/>
    <w:rsid w:val="006104C7"/>
    <w:rsid w:val="00611216"/>
    <w:rsid w:val="0061262D"/>
    <w:rsid w:val="00615051"/>
    <w:rsid w:val="006220D6"/>
    <w:rsid w:val="006226C6"/>
    <w:rsid w:val="00632EAA"/>
    <w:rsid w:val="00633703"/>
    <w:rsid w:val="0063376A"/>
    <w:rsid w:val="00635527"/>
    <w:rsid w:val="00641BB6"/>
    <w:rsid w:val="00642FCB"/>
    <w:rsid w:val="00650EDB"/>
    <w:rsid w:val="00654615"/>
    <w:rsid w:val="00661804"/>
    <w:rsid w:val="00661CF3"/>
    <w:rsid w:val="00663E10"/>
    <w:rsid w:val="006648E1"/>
    <w:rsid w:val="006658A2"/>
    <w:rsid w:val="00672153"/>
    <w:rsid w:val="006848EE"/>
    <w:rsid w:val="006921E1"/>
    <w:rsid w:val="00693B0D"/>
    <w:rsid w:val="00695BB4"/>
    <w:rsid w:val="00696B51"/>
    <w:rsid w:val="006A1A08"/>
    <w:rsid w:val="006A22FC"/>
    <w:rsid w:val="006B2A89"/>
    <w:rsid w:val="006B555B"/>
    <w:rsid w:val="006B5EA0"/>
    <w:rsid w:val="006C4011"/>
    <w:rsid w:val="006C6E29"/>
    <w:rsid w:val="006D07B9"/>
    <w:rsid w:val="006D0993"/>
    <w:rsid w:val="006D3824"/>
    <w:rsid w:val="006D595E"/>
    <w:rsid w:val="006D78CC"/>
    <w:rsid w:val="006E021C"/>
    <w:rsid w:val="006F45FC"/>
    <w:rsid w:val="006F725D"/>
    <w:rsid w:val="00701CCE"/>
    <w:rsid w:val="00707AF3"/>
    <w:rsid w:val="00711FE9"/>
    <w:rsid w:val="00726567"/>
    <w:rsid w:val="00730800"/>
    <w:rsid w:val="00744BDF"/>
    <w:rsid w:val="00747176"/>
    <w:rsid w:val="007516AE"/>
    <w:rsid w:val="007615DA"/>
    <w:rsid w:val="0076447C"/>
    <w:rsid w:val="007648E9"/>
    <w:rsid w:val="00765709"/>
    <w:rsid w:val="00765AC0"/>
    <w:rsid w:val="007664C4"/>
    <w:rsid w:val="00770E7F"/>
    <w:rsid w:val="00772357"/>
    <w:rsid w:val="0077693D"/>
    <w:rsid w:val="0077719E"/>
    <w:rsid w:val="00782446"/>
    <w:rsid w:val="007844F9"/>
    <w:rsid w:val="007876FE"/>
    <w:rsid w:val="007903C9"/>
    <w:rsid w:val="00791D48"/>
    <w:rsid w:val="00791D85"/>
    <w:rsid w:val="0079449B"/>
    <w:rsid w:val="00795BEA"/>
    <w:rsid w:val="007A3F4D"/>
    <w:rsid w:val="007A55DF"/>
    <w:rsid w:val="007B00BF"/>
    <w:rsid w:val="007B0135"/>
    <w:rsid w:val="007B0B4F"/>
    <w:rsid w:val="007B1122"/>
    <w:rsid w:val="007B265E"/>
    <w:rsid w:val="007B46CC"/>
    <w:rsid w:val="007B50DB"/>
    <w:rsid w:val="007C0D94"/>
    <w:rsid w:val="007C0FEF"/>
    <w:rsid w:val="007C196D"/>
    <w:rsid w:val="007C4990"/>
    <w:rsid w:val="007D00F1"/>
    <w:rsid w:val="007D1B3E"/>
    <w:rsid w:val="007D27C7"/>
    <w:rsid w:val="007D38CD"/>
    <w:rsid w:val="007D3BA7"/>
    <w:rsid w:val="007D4432"/>
    <w:rsid w:val="007E1C8C"/>
    <w:rsid w:val="007E3BF9"/>
    <w:rsid w:val="007E67BB"/>
    <w:rsid w:val="007F0F43"/>
    <w:rsid w:val="007F4412"/>
    <w:rsid w:val="007F7839"/>
    <w:rsid w:val="00800051"/>
    <w:rsid w:val="00800C34"/>
    <w:rsid w:val="00804386"/>
    <w:rsid w:val="00813424"/>
    <w:rsid w:val="008134CE"/>
    <w:rsid w:val="008151BB"/>
    <w:rsid w:val="00815B89"/>
    <w:rsid w:val="008235A6"/>
    <w:rsid w:val="00825BFF"/>
    <w:rsid w:val="00830B25"/>
    <w:rsid w:val="0083450A"/>
    <w:rsid w:val="00836A6E"/>
    <w:rsid w:val="0085425F"/>
    <w:rsid w:val="00856F59"/>
    <w:rsid w:val="0086390F"/>
    <w:rsid w:val="00872D1B"/>
    <w:rsid w:val="008755DA"/>
    <w:rsid w:val="00877CCC"/>
    <w:rsid w:val="00877F2B"/>
    <w:rsid w:val="008809C2"/>
    <w:rsid w:val="00882188"/>
    <w:rsid w:val="00886ABA"/>
    <w:rsid w:val="00887B03"/>
    <w:rsid w:val="00890F1C"/>
    <w:rsid w:val="008966E3"/>
    <w:rsid w:val="008A01E9"/>
    <w:rsid w:val="008A240C"/>
    <w:rsid w:val="008A4445"/>
    <w:rsid w:val="008A49BC"/>
    <w:rsid w:val="008A56A3"/>
    <w:rsid w:val="008A7BB4"/>
    <w:rsid w:val="008B1572"/>
    <w:rsid w:val="008B45C4"/>
    <w:rsid w:val="008B62DA"/>
    <w:rsid w:val="008B7FBC"/>
    <w:rsid w:val="008C29EA"/>
    <w:rsid w:val="008C306F"/>
    <w:rsid w:val="008C34E5"/>
    <w:rsid w:val="008C4183"/>
    <w:rsid w:val="008C5956"/>
    <w:rsid w:val="008C641E"/>
    <w:rsid w:val="008D0C9F"/>
    <w:rsid w:val="008D721A"/>
    <w:rsid w:val="008E14CE"/>
    <w:rsid w:val="008F0213"/>
    <w:rsid w:val="008F32A3"/>
    <w:rsid w:val="008F43F4"/>
    <w:rsid w:val="008F4440"/>
    <w:rsid w:val="00902E92"/>
    <w:rsid w:val="00902EA9"/>
    <w:rsid w:val="00911601"/>
    <w:rsid w:val="009169EB"/>
    <w:rsid w:val="0092538F"/>
    <w:rsid w:val="009300C5"/>
    <w:rsid w:val="00933600"/>
    <w:rsid w:val="009362DC"/>
    <w:rsid w:val="00937017"/>
    <w:rsid w:val="009431B2"/>
    <w:rsid w:val="00943A60"/>
    <w:rsid w:val="00945DCA"/>
    <w:rsid w:val="00946FF7"/>
    <w:rsid w:val="00947C4B"/>
    <w:rsid w:val="009506E0"/>
    <w:rsid w:val="00951CAD"/>
    <w:rsid w:val="00957193"/>
    <w:rsid w:val="00962A91"/>
    <w:rsid w:val="00966336"/>
    <w:rsid w:val="009666D4"/>
    <w:rsid w:val="00966A46"/>
    <w:rsid w:val="00972EF3"/>
    <w:rsid w:val="00973034"/>
    <w:rsid w:val="009736A8"/>
    <w:rsid w:val="009764D1"/>
    <w:rsid w:val="0097780C"/>
    <w:rsid w:val="009806A8"/>
    <w:rsid w:val="00981773"/>
    <w:rsid w:val="00992A1E"/>
    <w:rsid w:val="0099680F"/>
    <w:rsid w:val="009A136D"/>
    <w:rsid w:val="009A37F4"/>
    <w:rsid w:val="009B4F9B"/>
    <w:rsid w:val="009B751E"/>
    <w:rsid w:val="009C1026"/>
    <w:rsid w:val="009C2A42"/>
    <w:rsid w:val="009C4045"/>
    <w:rsid w:val="009D0BA0"/>
    <w:rsid w:val="009D1137"/>
    <w:rsid w:val="009D74CC"/>
    <w:rsid w:val="009E1D8D"/>
    <w:rsid w:val="009E3373"/>
    <w:rsid w:val="009E3BE9"/>
    <w:rsid w:val="009F2116"/>
    <w:rsid w:val="009F24B7"/>
    <w:rsid w:val="009F2BB1"/>
    <w:rsid w:val="009F36E1"/>
    <w:rsid w:val="009F505F"/>
    <w:rsid w:val="009F5A9C"/>
    <w:rsid w:val="009F684C"/>
    <w:rsid w:val="009F6F65"/>
    <w:rsid w:val="009F759D"/>
    <w:rsid w:val="009F7E7C"/>
    <w:rsid w:val="00A03057"/>
    <w:rsid w:val="00A11B96"/>
    <w:rsid w:val="00A14B17"/>
    <w:rsid w:val="00A1506B"/>
    <w:rsid w:val="00A214C8"/>
    <w:rsid w:val="00A2661C"/>
    <w:rsid w:val="00A31C13"/>
    <w:rsid w:val="00A330C4"/>
    <w:rsid w:val="00A34911"/>
    <w:rsid w:val="00A3595E"/>
    <w:rsid w:val="00A434A9"/>
    <w:rsid w:val="00A44A87"/>
    <w:rsid w:val="00A537C3"/>
    <w:rsid w:val="00A6481B"/>
    <w:rsid w:val="00A71AB8"/>
    <w:rsid w:val="00A72414"/>
    <w:rsid w:val="00A773CE"/>
    <w:rsid w:val="00A80091"/>
    <w:rsid w:val="00A87227"/>
    <w:rsid w:val="00A920BF"/>
    <w:rsid w:val="00A958AF"/>
    <w:rsid w:val="00A96CB3"/>
    <w:rsid w:val="00A97525"/>
    <w:rsid w:val="00AA1C23"/>
    <w:rsid w:val="00AA7E81"/>
    <w:rsid w:val="00AB1DE4"/>
    <w:rsid w:val="00AB5AF6"/>
    <w:rsid w:val="00AB7E65"/>
    <w:rsid w:val="00AC0EF7"/>
    <w:rsid w:val="00AC16B4"/>
    <w:rsid w:val="00AC1C00"/>
    <w:rsid w:val="00AC20E1"/>
    <w:rsid w:val="00AC6C7C"/>
    <w:rsid w:val="00AE32D7"/>
    <w:rsid w:val="00B04942"/>
    <w:rsid w:val="00B10A38"/>
    <w:rsid w:val="00B10A75"/>
    <w:rsid w:val="00B17310"/>
    <w:rsid w:val="00B23B72"/>
    <w:rsid w:val="00B24165"/>
    <w:rsid w:val="00B30DAE"/>
    <w:rsid w:val="00B31020"/>
    <w:rsid w:val="00B332DB"/>
    <w:rsid w:val="00B36B8D"/>
    <w:rsid w:val="00B41866"/>
    <w:rsid w:val="00B41BFD"/>
    <w:rsid w:val="00B42FB8"/>
    <w:rsid w:val="00B44B7A"/>
    <w:rsid w:val="00B50CA6"/>
    <w:rsid w:val="00B5663B"/>
    <w:rsid w:val="00B56E68"/>
    <w:rsid w:val="00B606B1"/>
    <w:rsid w:val="00B60851"/>
    <w:rsid w:val="00B64975"/>
    <w:rsid w:val="00B73520"/>
    <w:rsid w:val="00B73FAD"/>
    <w:rsid w:val="00B74FB6"/>
    <w:rsid w:val="00B75D6D"/>
    <w:rsid w:val="00B90D12"/>
    <w:rsid w:val="00BA3360"/>
    <w:rsid w:val="00BA65D0"/>
    <w:rsid w:val="00BA700C"/>
    <w:rsid w:val="00BB0AB5"/>
    <w:rsid w:val="00BB2608"/>
    <w:rsid w:val="00BB3241"/>
    <w:rsid w:val="00BB6749"/>
    <w:rsid w:val="00BD0B3C"/>
    <w:rsid w:val="00BD40E4"/>
    <w:rsid w:val="00BD524B"/>
    <w:rsid w:val="00BD7F4B"/>
    <w:rsid w:val="00BE24F6"/>
    <w:rsid w:val="00BE4251"/>
    <w:rsid w:val="00BE75D7"/>
    <w:rsid w:val="00BF1494"/>
    <w:rsid w:val="00BF173F"/>
    <w:rsid w:val="00BF4903"/>
    <w:rsid w:val="00BF7139"/>
    <w:rsid w:val="00C01659"/>
    <w:rsid w:val="00C04DEA"/>
    <w:rsid w:val="00C12218"/>
    <w:rsid w:val="00C160F1"/>
    <w:rsid w:val="00C17553"/>
    <w:rsid w:val="00C21B40"/>
    <w:rsid w:val="00C22469"/>
    <w:rsid w:val="00C249B8"/>
    <w:rsid w:val="00C262E1"/>
    <w:rsid w:val="00C33B77"/>
    <w:rsid w:val="00C341CF"/>
    <w:rsid w:val="00C40A19"/>
    <w:rsid w:val="00C4378B"/>
    <w:rsid w:val="00C578E8"/>
    <w:rsid w:val="00C57E17"/>
    <w:rsid w:val="00C57F49"/>
    <w:rsid w:val="00C6664A"/>
    <w:rsid w:val="00C679AE"/>
    <w:rsid w:val="00C72BEA"/>
    <w:rsid w:val="00C743B7"/>
    <w:rsid w:val="00C86FF7"/>
    <w:rsid w:val="00C94119"/>
    <w:rsid w:val="00CA324E"/>
    <w:rsid w:val="00CB0848"/>
    <w:rsid w:val="00CB4E4C"/>
    <w:rsid w:val="00CB6043"/>
    <w:rsid w:val="00CB7FF8"/>
    <w:rsid w:val="00CC28E5"/>
    <w:rsid w:val="00CC7150"/>
    <w:rsid w:val="00CE4050"/>
    <w:rsid w:val="00CF0581"/>
    <w:rsid w:val="00CF247F"/>
    <w:rsid w:val="00D04BD8"/>
    <w:rsid w:val="00D07310"/>
    <w:rsid w:val="00D101EF"/>
    <w:rsid w:val="00D1067B"/>
    <w:rsid w:val="00D1137E"/>
    <w:rsid w:val="00D12D71"/>
    <w:rsid w:val="00D135AB"/>
    <w:rsid w:val="00D14D52"/>
    <w:rsid w:val="00D16032"/>
    <w:rsid w:val="00D17E79"/>
    <w:rsid w:val="00D21983"/>
    <w:rsid w:val="00D2460C"/>
    <w:rsid w:val="00D30671"/>
    <w:rsid w:val="00D34492"/>
    <w:rsid w:val="00D4104B"/>
    <w:rsid w:val="00D42B4A"/>
    <w:rsid w:val="00D452AE"/>
    <w:rsid w:val="00D45782"/>
    <w:rsid w:val="00D46A11"/>
    <w:rsid w:val="00D50959"/>
    <w:rsid w:val="00D516B2"/>
    <w:rsid w:val="00D51E99"/>
    <w:rsid w:val="00D52E56"/>
    <w:rsid w:val="00D57859"/>
    <w:rsid w:val="00D57E55"/>
    <w:rsid w:val="00D656DB"/>
    <w:rsid w:val="00D729E3"/>
    <w:rsid w:val="00D80EBC"/>
    <w:rsid w:val="00D8334B"/>
    <w:rsid w:val="00D842A9"/>
    <w:rsid w:val="00D84490"/>
    <w:rsid w:val="00D85E07"/>
    <w:rsid w:val="00D97595"/>
    <w:rsid w:val="00DA3AA2"/>
    <w:rsid w:val="00DB1301"/>
    <w:rsid w:val="00DB342D"/>
    <w:rsid w:val="00DB3863"/>
    <w:rsid w:val="00DC71DB"/>
    <w:rsid w:val="00DD2F2E"/>
    <w:rsid w:val="00DD41A5"/>
    <w:rsid w:val="00DF00BA"/>
    <w:rsid w:val="00DF0654"/>
    <w:rsid w:val="00DF200C"/>
    <w:rsid w:val="00DF2670"/>
    <w:rsid w:val="00DF2730"/>
    <w:rsid w:val="00E01AA2"/>
    <w:rsid w:val="00E03346"/>
    <w:rsid w:val="00E05A78"/>
    <w:rsid w:val="00E077CA"/>
    <w:rsid w:val="00E07B96"/>
    <w:rsid w:val="00E211F5"/>
    <w:rsid w:val="00E26735"/>
    <w:rsid w:val="00E33E37"/>
    <w:rsid w:val="00E37EED"/>
    <w:rsid w:val="00E40BEA"/>
    <w:rsid w:val="00E437CF"/>
    <w:rsid w:val="00E53472"/>
    <w:rsid w:val="00E53CAF"/>
    <w:rsid w:val="00E611E9"/>
    <w:rsid w:val="00E647A0"/>
    <w:rsid w:val="00E6537E"/>
    <w:rsid w:val="00E80503"/>
    <w:rsid w:val="00E806F5"/>
    <w:rsid w:val="00E86190"/>
    <w:rsid w:val="00E86F04"/>
    <w:rsid w:val="00E87018"/>
    <w:rsid w:val="00E87742"/>
    <w:rsid w:val="00E87B28"/>
    <w:rsid w:val="00E9151B"/>
    <w:rsid w:val="00E91CD1"/>
    <w:rsid w:val="00E92DAE"/>
    <w:rsid w:val="00E963CE"/>
    <w:rsid w:val="00E968F0"/>
    <w:rsid w:val="00E96D12"/>
    <w:rsid w:val="00E97CB9"/>
    <w:rsid w:val="00EB3378"/>
    <w:rsid w:val="00EB3F6A"/>
    <w:rsid w:val="00EB54B5"/>
    <w:rsid w:val="00EB5656"/>
    <w:rsid w:val="00EC5732"/>
    <w:rsid w:val="00ED0A9E"/>
    <w:rsid w:val="00ED0C73"/>
    <w:rsid w:val="00ED0F34"/>
    <w:rsid w:val="00ED44BA"/>
    <w:rsid w:val="00ED482C"/>
    <w:rsid w:val="00ED5E8E"/>
    <w:rsid w:val="00EE027D"/>
    <w:rsid w:val="00EE15F8"/>
    <w:rsid w:val="00EE760E"/>
    <w:rsid w:val="00EF2715"/>
    <w:rsid w:val="00F03340"/>
    <w:rsid w:val="00F041BA"/>
    <w:rsid w:val="00F07B06"/>
    <w:rsid w:val="00F10D23"/>
    <w:rsid w:val="00F12768"/>
    <w:rsid w:val="00F143F5"/>
    <w:rsid w:val="00F158FB"/>
    <w:rsid w:val="00F1627D"/>
    <w:rsid w:val="00F20A80"/>
    <w:rsid w:val="00F3251E"/>
    <w:rsid w:val="00F32608"/>
    <w:rsid w:val="00F32DAC"/>
    <w:rsid w:val="00F3776A"/>
    <w:rsid w:val="00F42497"/>
    <w:rsid w:val="00F43DDE"/>
    <w:rsid w:val="00F45209"/>
    <w:rsid w:val="00F51BA9"/>
    <w:rsid w:val="00F51F47"/>
    <w:rsid w:val="00F547F1"/>
    <w:rsid w:val="00F5502C"/>
    <w:rsid w:val="00F63CDB"/>
    <w:rsid w:val="00F63E28"/>
    <w:rsid w:val="00F66640"/>
    <w:rsid w:val="00F74BF4"/>
    <w:rsid w:val="00F84974"/>
    <w:rsid w:val="00F87022"/>
    <w:rsid w:val="00F90A03"/>
    <w:rsid w:val="00F90DC1"/>
    <w:rsid w:val="00F91791"/>
    <w:rsid w:val="00F9351B"/>
    <w:rsid w:val="00FB0CA5"/>
    <w:rsid w:val="00FB23BC"/>
    <w:rsid w:val="00FB6316"/>
    <w:rsid w:val="00FC0273"/>
    <w:rsid w:val="00FC0C0F"/>
    <w:rsid w:val="00FC2DF0"/>
    <w:rsid w:val="00FC613E"/>
    <w:rsid w:val="00FD03DE"/>
    <w:rsid w:val="00FD5831"/>
    <w:rsid w:val="00FF5783"/>
    <w:rsid w:val="00FF5A9B"/>
    <w:rsid w:val="00FF6273"/>
    <w:rsid w:val="00FF6C39"/>
    <w:rsid w:val="00FF6C6F"/>
    <w:rsid w:val="00FF78BA"/>
    <w:rsid w:val="0100D07F"/>
    <w:rsid w:val="012B7E23"/>
    <w:rsid w:val="01427B94"/>
    <w:rsid w:val="026E497E"/>
    <w:rsid w:val="0406F2B1"/>
    <w:rsid w:val="04EB9BAA"/>
    <w:rsid w:val="053C8DC2"/>
    <w:rsid w:val="05C072E5"/>
    <w:rsid w:val="061EE5CE"/>
    <w:rsid w:val="066636ED"/>
    <w:rsid w:val="0741BAA1"/>
    <w:rsid w:val="07BAB62F"/>
    <w:rsid w:val="08624999"/>
    <w:rsid w:val="08BDBA2B"/>
    <w:rsid w:val="0A795B63"/>
    <w:rsid w:val="0D003B5C"/>
    <w:rsid w:val="0F16BAD4"/>
    <w:rsid w:val="0F49A558"/>
    <w:rsid w:val="0F4CCC86"/>
    <w:rsid w:val="10E575B9"/>
    <w:rsid w:val="10E89CE7"/>
    <w:rsid w:val="1281461A"/>
    <w:rsid w:val="15075F5D"/>
    <w:rsid w:val="1522DC33"/>
    <w:rsid w:val="159010E4"/>
    <w:rsid w:val="161D075D"/>
    <w:rsid w:val="1685D88B"/>
    <w:rsid w:val="16AFD0FD"/>
    <w:rsid w:val="1754F7B4"/>
    <w:rsid w:val="18BBA766"/>
    <w:rsid w:val="194071AB"/>
    <w:rsid w:val="1A3663CD"/>
    <w:rsid w:val="1B897297"/>
    <w:rsid w:val="1D73FD00"/>
    <w:rsid w:val="1D8A9227"/>
    <w:rsid w:val="1DCB177C"/>
    <w:rsid w:val="1DE275A0"/>
    <w:rsid w:val="1E3E6500"/>
    <w:rsid w:val="1FAFCC66"/>
    <w:rsid w:val="20EF5200"/>
    <w:rsid w:val="21D3B298"/>
    <w:rsid w:val="21E019B6"/>
    <w:rsid w:val="22173CF7"/>
    <w:rsid w:val="22242253"/>
    <w:rsid w:val="2259356D"/>
    <w:rsid w:val="232923D0"/>
    <w:rsid w:val="23459D0C"/>
    <w:rsid w:val="248F4127"/>
    <w:rsid w:val="249E222A"/>
    <w:rsid w:val="26A9A53C"/>
    <w:rsid w:val="27623DE6"/>
    <w:rsid w:val="282F3618"/>
    <w:rsid w:val="29FC1AE8"/>
    <w:rsid w:val="2AE1B6B7"/>
    <w:rsid w:val="2AE79E71"/>
    <w:rsid w:val="2AF5D78B"/>
    <w:rsid w:val="2BDF0338"/>
    <w:rsid w:val="2DD61D48"/>
    <w:rsid w:val="2E9247A0"/>
    <w:rsid w:val="2F1C19A9"/>
    <w:rsid w:val="303ED86D"/>
    <w:rsid w:val="30508782"/>
    <w:rsid w:val="30587508"/>
    <w:rsid w:val="31EC57E3"/>
    <w:rsid w:val="348DB4EB"/>
    <w:rsid w:val="3601BA69"/>
    <w:rsid w:val="367267F9"/>
    <w:rsid w:val="36CA94C4"/>
    <w:rsid w:val="370C73D9"/>
    <w:rsid w:val="37408DCC"/>
    <w:rsid w:val="3757F389"/>
    <w:rsid w:val="38EEAB87"/>
    <w:rsid w:val="39AE4A8D"/>
    <w:rsid w:val="39FF574E"/>
    <w:rsid w:val="3AD2045E"/>
    <w:rsid w:val="3BB47562"/>
    <w:rsid w:val="3C5D9607"/>
    <w:rsid w:val="3D1A2DB7"/>
    <w:rsid w:val="3F2CDD4C"/>
    <w:rsid w:val="3FBD6A61"/>
    <w:rsid w:val="3FD06354"/>
    <w:rsid w:val="3FFE3DCC"/>
    <w:rsid w:val="413FE707"/>
    <w:rsid w:val="41E1021E"/>
    <w:rsid w:val="420D9061"/>
    <w:rsid w:val="4228454C"/>
    <w:rsid w:val="42870D7F"/>
    <w:rsid w:val="42F63EA0"/>
    <w:rsid w:val="4380C41B"/>
    <w:rsid w:val="43A63994"/>
    <w:rsid w:val="43A67A0B"/>
    <w:rsid w:val="43BDA46E"/>
    <w:rsid w:val="44688134"/>
    <w:rsid w:val="45CC8256"/>
    <w:rsid w:val="45D7D81A"/>
    <w:rsid w:val="45EE95F0"/>
    <w:rsid w:val="4614B705"/>
    <w:rsid w:val="46223337"/>
    <w:rsid w:val="463AD933"/>
    <w:rsid w:val="46A53D34"/>
    <w:rsid w:val="46C7D927"/>
    <w:rsid w:val="46DE1ACD"/>
    <w:rsid w:val="49420DA2"/>
    <w:rsid w:val="4962903A"/>
    <w:rsid w:val="49AAD572"/>
    <w:rsid w:val="4AF457DF"/>
    <w:rsid w:val="4B409B22"/>
    <w:rsid w:val="4D3433F4"/>
    <w:rsid w:val="4D45AE2A"/>
    <w:rsid w:val="4EB5970F"/>
    <w:rsid w:val="4F3CC75C"/>
    <w:rsid w:val="515F5732"/>
    <w:rsid w:val="5212BFAD"/>
    <w:rsid w:val="52E52664"/>
    <w:rsid w:val="53A37578"/>
    <w:rsid w:val="5438D9F1"/>
    <w:rsid w:val="54AAEF1D"/>
    <w:rsid w:val="55623AD0"/>
    <w:rsid w:val="57608C97"/>
    <w:rsid w:val="5774762B"/>
    <w:rsid w:val="58BC1B45"/>
    <w:rsid w:val="58C60D3E"/>
    <w:rsid w:val="595140BA"/>
    <w:rsid w:val="5B188E3D"/>
    <w:rsid w:val="5D151945"/>
    <w:rsid w:val="5D37D7FE"/>
    <w:rsid w:val="5DC7BB1E"/>
    <w:rsid w:val="5E27D90B"/>
    <w:rsid w:val="5E6879DC"/>
    <w:rsid w:val="5F1409FE"/>
    <w:rsid w:val="606F78C0"/>
    <w:rsid w:val="60D920B7"/>
    <w:rsid w:val="612F02EE"/>
    <w:rsid w:val="61757AFC"/>
    <w:rsid w:val="620B4921"/>
    <w:rsid w:val="62AAAE4B"/>
    <w:rsid w:val="62C261FF"/>
    <w:rsid w:val="63342658"/>
    <w:rsid w:val="63C11CD1"/>
    <w:rsid w:val="63C2EF9E"/>
    <w:rsid w:val="643043B2"/>
    <w:rsid w:val="6465318A"/>
    <w:rsid w:val="64971A8F"/>
    <w:rsid w:val="64BEBE7C"/>
    <w:rsid w:val="64E63EB0"/>
    <w:rsid w:val="6542E9E3"/>
    <w:rsid w:val="65C26DF6"/>
    <w:rsid w:val="65F20F86"/>
    <w:rsid w:val="666768FE"/>
    <w:rsid w:val="666FB38E"/>
    <w:rsid w:val="66A65482"/>
    <w:rsid w:val="66ADA113"/>
    <w:rsid w:val="675A84C2"/>
    <w:rsid w:val="67CD610C"/>
    <w:rsid w:val="6A1CED46"/>
    <w:rsid w:val="6AF4B7AD"/>
    <w:rsid w:val="6BB8BDA7"/>
    <w:rsid w:val="6BC51F58"/>
    <w:rsid w:val="6CAA19FA"/>
    <w:rsid w:val="6D09AFC2"/>
    <w:rsid w:val="6D53E1DA"/>
    <w:rsid w:val="6E776DB3"/>
    <w:rsid w:val="6EE9C512"/>
    <w:rsid w:val="6FB44F01"/>
    <w:rsid w:val="70125987"/>
    <w:rsid w:val="712DA350"/>
    <w:rsid w:val="7170D29C"/>
    <w:rsid w:val="722458E0"/>
    <w:rsid w:val="7306BEE6"/>
    <w:rsid w:val="74B9330C"/>
    <w:rsid w:val="7557E461"/>
    <w:rsid w:val="756F79F5"/>
    <w:rsid w:val="772D2BEE"/>
    <w:rsid w:val="7A7156FE"/>
    <w:rsid w:val="7C0D5C19"/>
    <w:rsid w:val="7DCF9433"/>
    <w:rsid w:val="7E272F86"/>
    <w:rsid w:val="7E65F309"/>
    <w:rsid w:val="7F023EFE"/>
    <w:rsid w:val="7F36A8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9227D"/>
  <w15:chartTrackingRefBased/>
  <w15:docId w15:val="{12C2A190-C89D-47AC-B827-7986B6FC7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2464"/>
  </w:style>
  <w:style w:type="paragraph" w:styleId="Ttulo1">
    <w:name w:val="heading 1"/>
    <w:basedOn w:val="Normal"/>
    <w:next w:val="Normal"/>
    <w:link w:val="Ttulo1Char"/>
    <w:rsid w:val="00012123"/>
    <w:pPr>
      <w:keepNext/>
      <w:spacing w:after="0" w:line="240" w:lineRule="auto"/>
      <w:jc w:val="both"/>
      <w:outlineLvl w:val="0"/>
    </w:pPr>
    <w:rPr>
      <w:rFonts w:ascii="Arial" w:eastAsia="Times New Roman" w:hAnsi="Arial" w:cs="Times New Roman"/>
      <w:b/>
      <w:sz w:val="24"/>
      <w:szCs w:val="20"/>
      <w:lang w:eastAsia="pt-BR"/>
    </w:rPr>
  </w:style>
  <w:style w:type="paragraph" w:styleId="Ttulo2">
    <w:name w:val="heading 2"/>
    <w:basedOn w:val="Normal"/>
    <w:next w:val="Normal"/>
    <w:link w:val="Ttulo2Char"/>
    <w:uiPriority w:val="9"/>
    <w:semiHidden/>
    <w:unhideWhenUsed/>
    <w:rsid w:val="00D5095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3B3398"/>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rsid w:val="003B3398"/>
    <w:rPr>
      <w:b/>
      <w:bCs/>
    </w:rPr>
  </w:style>
  <w:style w:type="character" w:styleId="nfase">
    <w:name w:val="Emphasis"/>
    <w:basedOn w:val="Fontepargpadro"/>
    <w:uiPriority w:val="20"/>
    <w:rsid w:val="003B3398"/>
    <w:rPr>
      <w:i/>
      <w:iCs/>
    </w:rPr>
  </w:style>
  <w:style w:type="character" w:styleId="Refdecomentrio">
    <w:name w:val="annotation reference"/>
    <w:uiPriority w:val="99"/>
    <w:rsid w:val="002D3FF3"/>
    <w:rPr>
      <w:sz w:val="16"/>
      <w:szCs w:val="16"/>
    </w:rPr>
  </w:style>
  <w:style w:type="paragraph" w:styleId="Textodecomentrio">
    <w:name w:val="annotation text"/>
    <w:basedOn w:val="Normal"/>
    <w:link w:val="TextodecomentrioChar"/>
    <w:uiPriority w:val="99"/>
    <w:rsid w:val="002D3FF3"/>
    <w:pPr>
      <w:spacing w:after="0" w:line="240" w:lineRule="auto"/>
    </w:pPr>
    <w:rPr>
      <w:rFonts w:ascii="Verdana" w:eastAsia="Times New Roman" w:hAnsi="Verdana" w:cs="Times New Roman"/>
      <w:sz w:val="20"/>
      <w:szCs w:val="20"/>
      <w:lang w:val="x-none" w:eastAsia="x-none"/>
    </w:rPr>
  </w:style>
  <w:style w:type="character" w:customStyle="1" w:styleId="TextodecomentrioChar">
    <w:name w:val="Texto de comentário Char"/>
    <w:basedOn w:val="Fontepargpadro"/>
    <w:link w:val="Textodecomentrio"/>
    <w:uiPriority w:val="99"/>
    <w:rsid w:val="002D3FF3"/>
    <w:rPr>
      <w:rFonts w:ascii="Verdana" w:eastAsia="Times New Roman" w:hAnsi="Verdana" w:cs="Times New Roman"/>
      <w:sz w:val="20"/>
      <w:szCs w:val="20"/>
      <w:lang w:val="x-none" w:eastAsia="x-none"/>
    </w:rPr>
  </w:style>
  <w:style w:type="paragraph" w:styleId="Assuntodocomentrio">
    <w:name w:val="annotation subject"/>
    <w:basedOn w:val="Textodecomentrio"/>
    <w:next w:val="Textodecomentrio"/>
    <w:link w:val="AssuntodocomentrioChar"/>
    <w:uiPriority w:val="99"/>
    <w:semiHidden/>
    <w:unhideWhenUsed/>
    <w:rsid w:val="00D04BD8"/>
    <w:pPr>
      <w:spacing w:after="160"/>
    </w:pPr>
    <w:rPr>
      <w:rFonts w:asciiTheme="minorHAnsi" w:eastAsiaTheme="minorHAnsi" w:hAnsiTheme="minorHAnsi" w:cstheme="minorBidi"/>
      <w:b/>
      <w:bCs/>
      <w:lang w:val="pt-BR" w:eastAsia="en-US"/>
    </w:rPr>
  </w:style>
  <w:style w:type="character" w:customStyle="1" w:styleId="AssuntodocomentrioChar">
    <w:name w:val="Assunto do comentário Char"/>
    <w:basedOn w:val="TextodecomentrioChar"/>
    <w:link w:val="Assuntodocomentrio"/>
    <w:uiPriority w:val="99"/>
    <w:semiHidden/>
    <w:rsid w:val="00D04BD8"/>
    <w:rPr>
      <w:rFonts w:ascii="Verdana" w:eastAsia="Times New Roman" w:hAnsi="Verdana" w:cs="Times New Roman"/>
      <w:b/>
      <w:bCs/>
      <w:sz w:val="20"/>
      <w:szCs w:val="20"/>
      <w:lang w:val="x-none" w:eastAsia="x-none"/>
    </w:rPr>
  </w:style>
  <w:style w:type="character" w:customStyle="1" w:styleId="cf01">
    <w:name w:val="cf01"/>
    <w:basedOn w:val="Fontepargpadro"/>
    <w:rsid w:val="00354AA2"/>
    <w:rPr>
      <w:rFonts w:ascii="Segoe UI" w:hAnsi="Segoe UI" w:cs="Segoe UI" w:hint="default"/>
      <w:sz w:val="18"/>
      <w:szCs w:val="18"/>
    </w:rPr>
  </w:style>
  <w:style w:type="character" w:customStyle="1" w:styleId="normaltextrun">
    <w:name w:val="normaltextrun"/>
    <w:basedOn w:val="Fontepargpadro"/>
    <w:rsid w:val="00661CF3"/>
  </w:style>
  <w:style w:type="character" w:customStyle="1" w:styleId="eop">
    <w:name w:val="eop"/>
    <w:basedOn w:val="Fontepargpadro"/>
    <w:rsid w:val="00661CF3"/>
  </w:style>
  <w:style w:type="paragraph" w:customStyle="1" w:styleId="paragraph">
    <w:name w:val="paragraph"/>
    <w:basedOn w:val="Normal"/>
    <w:rsid w:val="0047216B"/>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Ttulo1Char">
    <w:name w:val="Título 1 Char"/>
    <w:basedOn w:val="Fontepargpadro"/>
    <w:link w:val="Ttulo1"/>
    <w:rsid w:val="00012123"/>
    <w:rPr>
      <w:rFonts w:ascii="Arial" w:eastAsia="Times New Roman" w:hAnsi="Arial" w:cs="Times New Roman"/>
      <w:b/>
      <w:sz w:val="24"/>
      <w:szCs w:val="20"/>
      <w:lang w:eastAsia="pt-BR"/>
    </w:rPr>
  </w:style>
  <w:style w:type="character" w:styleId="Hyperlink">
    <w:name w:val="Hyperlink"/>
    <w:uiPriority w:val="99"/>
    <w:unhideWhenUsed/>
    <w:rsid w:val="00012123"/>
    <w:rPr>
      <w:color w:val="0000FF"/>
      <w:u w:val="single"/>
    </w:rPr>
  </w:style>
  <w:style w:type="character" w:customStyle="1" w:styleId="cf11">
    <w:name w:val="cf11"/>
    <w:basedOn w:val="Fontepargpadro"/>
    <w:rsid w:val="005B7851"/>
    <w:rPr>
      <w:rFonts w:ascii="Segoe UI" w:hAnsi="Segoe UI" w:cs="Segoe UI" w:hint="default"/>
      <w:b/>
      <w:bCs/>
      <w:sz w:val="18"/>
      <w:szCs w:val="18"/>
    </w:rPr>
  </w:style>
  <w:style w:type="character" w:styleId="MenoPendente">
    <w:name w:val="Unresolved Mention"/>
    <w:basedOn w:val="Fontepargpadro"/>
    <w:uiPriority w:val="99"/>
    <w:semiHidden/>
    <w:unhideWhenUsed/>
    <w:rsid w:val="00485185"/>
    <w:rPr>
      <w:color w:val="605E5C"/>
      <w:shd w:val="clear" w:color="auto" w:fill="E1DFDD"/>
    </w:rPr>
  </w:style>
  <w:style w:type="paragraph" w:styleId="SemEspaamento">
    <w:name w:val="No Spacing"/>
    <w:uiPriority w:val="1"/>
    <w:pPr>
      <w:spacing w:after="0" w:line="240" w:lineRule="auto"/>
    </w:pPr>
  </w:style>
  <w:style w:type="table" w:styleId="Tabelacomgrade">
    <w:name w:val="Table Grid"/>
    <w:basedOn w:val="Tabe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bealho">
    <w:name w:val="header"/>
    <w:basedOn w:val="Normal"/>
    <w:link w:val="CabealhoChar"/>
    <w:uiPriority w:val="99"/>
    <w:unhideWhenUsed/>
    <w:rsid w:val="003A42DE"/>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A42DE"/>
  </w:style>
  <w:style w:type="paragraph" w:styleId="Rodap">
    <w:name w:val="footer"/>
    <w:basedOn w:val="Normal"/>
    <w:link w:val="RodapChar"/>
    <w:uiPriority w:val="99"/>
    <w:unhideWhenUsed/>
    <w:rsid w:val="003A42DE"/>
    <w:pPr>
      <w:tabs>
        <w:tab w:val="center" w:pos="4252"/>
        <w:tab w:val="right" w:pos="8504"/>
      </w:tabs>
      <w:spacing w:after="0" w:line="240" w:lineRule="auto"/>
    </w:pPr>
  </w:style>
  <w:style w:type="character" w:customStyle="1" w:styleId="RodapChar">
    <w:name w:val="Rodapé Char"/>
    <w:basedOn w:val="Fontepargpadro"/>
    <w:link w:val="Rodap"/>
    <w:uiPriority w:val="99"/>
    <w:rsid w:val="003A42DE"/>
  </w:style>
  <w:style w:type="paragraph" w:styleId="Citao">
    <w:name w:val="Quote"/>
    <w:next w:val="Normal"/>
    <w:link w:val="CitaoChar"/>
    <w:autoRedefine/>
    <w:uiPriority w:val="29"/>
    <w:qFormat/>
    <w:rsid w:val="00770E7F"/>
    <w:pPr>
      <w:suppressAutoHyphens/>
      <w:spacing w:before="120" w:after="120" w:line="240" w:lineRule="auto"/>
      <w:ind w:left="2268" w:firstLine="1134"/>
      <w:textboxTightWrap w:val="allLines"/>
    </w:pPr>
    <w:rPr>
      <w:rFonts w:ascii="Arial" w:eastAsia="Times New Roman" w:hAnsi="Arial" w:cs="Verdana"/>
      <w:i/>
      <w:iCs/>
      <w:sz w:val="26"/>
      <w:szCs w:val="24"/>
      <w:lang w:eastAsia="zh-CN"/>
    </w:rPr>
  </w:style>
  <w:style w:type="character" w:customStyle="1" w:styleId="CitaoChar">
    <w:name w:val="Citação Char"/>
    <w:basedOn w:val="Fontepargpadro"/>
    <w:link w:val="Citao"/>
    <w:uiPriority w:val="29"/>
    <w:rsid w:val="00770E7F"/>
    <w:rPr>
      <w:rFonts w:ascii="Arial" w:eastAsia="Times New Roman" w:hAnsi="Arial" w:cs="Verdana"/>
      <w:i/>
      <w:iCs/>
      <w:sz w:val="26"/>
      <w:szCs w:val="24"/>
      <w:lang w:eastAsia="zh-CN"/>
    </w:rPr>
  </w:style>
  <w:style w:type="character" w:styleId="TextodoEspaoReservado">
    <w:name w:val="Placeholder Text"/>
    <w:basedOn w:val="Fontepargpadro"/>
    <w:uiPriority w:val="99"/>
    <w:semiHidden/>
    <w:rsid w:val="00770E7F"/>
    <w:rPr>
      <w:color w:val="808080"/>
    </w:rPr>
  </w:style>
  <w:style w:type="paragraph" w:customStyle="1" w:styleId="Ttulos">
    <w:name w:val="Títulos"/>
    <w:basedOn w:val="Citao"/>
    <w:link w:val="TtulosChar"/>
    <w:qFormat/>
    <w:rsid w:val="002D127E"/>
    <w:pPr>
      <w:suppressAutoHyphens w:val="0"/>
      <w:spacing w:line="360" w:lineRule="auto"/>
      <w:ind w:left="0" w:firstLine="0"/>
      <w:jc w:val="center"/>
    </w:pPr>
    <w:rPr>
      <w:b/>
      <w:i w:val="0"/>
      <w:caps/>
      <w:sz w:val="28"/>
    </w:rPr>
  </w:style>
  <w:style w:type="character" w:customStyle="1" w:styleId="TtulosChar">
    <w:name w:val="Títulos Char"/>
    <w:basedOn w:val="CitaoChar"/>
    <w:link w:val="Ttulos"/>
    <w:rsid w:val="002D127E"/>
    <w:rPr>
      <w:rFonts w:ascii="Arial" w:eastAsia="Times New Roman" w:hAnsi="Arial" w:cs="Verdana"/>
      <w:b/>
      <w:i w:val="0"/>
      <w:iCs/>
      <w:caps/>
      <w:sz w:val="28"/>
      <w:szCs w:val="24"/>
      <w:lang w:eastAsia="zh-CN"/>
    </w:rPr>
  </w:style>
  <w:style w:type="paragraph" w:styleId="PargrafodaLista">
    <w:name w:val="List Paragraph"/>
    <w:basedOn w:val="Normal"/>
    <w:uiPriority w:val="34"/>
    <w:rsid w:val="003624B4"/>
    <w:pPr>
      <w:ind w:left="720"/>
      <w:contextualSpacing/>
    </w:pPr>
  </w:style>
  <w:style w:type="character" w:customStyle="1" w:styleId="Ttulo2Char">
    <w:name w:val="Título 2 Char"/>
    <w:basedOn w:val="Fontepargpadro"/>
    <w:link w:val="Ttulo2"/>
    <w:uiPriority w:val="9"/>
    <w:semiHidden/>
    <w:rsid w:val="00D50959"/>
    <w:rPr>
      <w:rFonts w:asciiTheme="majorHAnsi" w:eastAsiaTheme="majorEastAsia" w:hAnsiTheme="majorHAnsi" w:cstheme="majorBidi"/>
      <w:color w:val="2F5496" w:themeColor="accent1" w:themeShade="BF"/>
      <w:sz w:val="26"/>
      <w:szCs w:val="26"/>
    </w:rPr>
  </w:style>
  <w:style w:type="character" w:styleId="HiperlinkVisitado">
    <w:name w:val="FollowedHyperlink"/>
    <w:basedOn w:val="Fontepargpadro"/>
    <w:uiPriority w:val="99"/>
    <w:semiHidden/>
    <w:unhideWhenUsed/>
    <w:rsid w:val="00BD524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035214">
      <w:bodyDiv w:val="1"/>
      <w:marLeft w:val="0"/>
      <w:marRight w:val="0"/>
      <w:marTop w:val="0"/>
      <w:marBottom w:val="0"/>
      <w:divBdr>
        <w:top w:val="none" w:sz="0" w:space="0" w:color="auto"/>
        <w:left w:val="none" w:sz="0" w:space="0" w:color="auto"/>
        <w:bottom w:val="none" w:sz="0" w:space="0" w:color="auto"/>
        <w:right w:val="none" w:sz="0" w:space="0" w:color="auto"/>
      </w:divBdr>
    </w:div>
    <w:div w:id="125900418">
      <w:bodyDiv w:val="1"/>
      <w:marLeft w:val="0"/>
      <w:marRight w:val="0"/>
      <w:marTop w:val="0"/>
      <w:marBottom w:val="0"/>
      <w:divBdr>
        <w:top w:val="none" w:sz="0" w:space="0" w:color="auto"/>
        <w:left w:val="none" w:sz="0" w:space="0" w:color="auto"/>
        <w:bottom w:val="none" w:sz="0" w:space="0" w:color="auto"/>
        <w:right w:val="none" w:sz="0" w:space="0" w:color="auto"/>
      </w:divBdr>
      <w:divsChild>
        <w:div w:id="1553619244">
          <w:marLeft w:val="0"/>
          <w:marRight w:val="0"/>
          <w:marTop w:val="0"/>
          <w:marBottom w:val="0"/>
          <w:divBdr>
            <w:top w:val="none" w:sz="0" w:space="0" w:color="auto"/>
            <w:left w:val="none" w:sz="0" w:space="0" w:color="auto"/>
            <w:bottom w:val="none" w:sz="0" w:space="0" w:color="auto"/>
            <w:right w:val="none" w:sz="0" w:space="0" w:color="auto"/>
          </w:divBdr>
        </w:div>
      </w:divsChild>
    </w:div>
    <w:div w:id="207911703">
      <w:bodyDiv w:val="1"/>
      <w:marLeft w:val="0"/>
      <w:marRight w:val="0"/>
      <w:marTop w:val="0"/>
      <w:marBottom w:val="0"/>
      <w:divBdr>
        <w:top w:val="none" w:sz="0" w:space="0" w:color="auto"/>
        <w:left w:val="none" w:sz="0" w:space="0" w:color="auto"/>
        <w:bottom w:val="none" w:sz="0" w:space="0" w:color="auto"/>
        <w:right w:val="none" w:sz="0" w:space="0" w:color="auto"/>
      </w:divBdr>
      <w:divsChild>
        <w:div w:id="114758344">
          <w:marLeft w:val="0"/>
          <w:marRight w:val="0"/>
          <w:marTop w:val="0"/>
          <w:marBottom w:val="0"/>
          <w:divBdr>
            <w:top w:val="none" w:sz="0" w:space="0" w:color="auto"/>
            <w:left w:val="none" w:sz="0" w:space="0" w:color="auto"/>
            <w:bottom w:val="none" w:sz="0" w:space="0" w:color="auto"/>
            <w:right w:val="none" w:sz="0" w:space="0" w:color="auto"/>
          </w:divBdr>
        </w:div>
      </w:divsChild>
    </w:div>
    <w:div w:id="354230347">
      <w:bodyDiv w:val="1"/>
      <w:marLeft w:val="0"/>
      <w:marRight w:val="0"/>
      <w:marTop w:val="0"/>
      <w:marBottom w:val="0"/>
      <w:divBdr>
        <w:top w:val="none" w:sz="0" w:space="0" w:color="auto"/>
        <w:left w:val="none" w:sz="0" w:space="0" w:color="auto"/>
        <w:bottom w:val="none" w:sz="0" w:space="0" w:color="auto"/>
        <w:right w:val="none" w:sz="0" w:space="0" w:color="auto"/>
      </w:divBdr>
    </w:div>
    <w:div w:id="413018091">
      <w:bodyDiv w:val="1"/>
      <w:marLeft w:val="0"/>
      <w:marRight w:val="0"/>
      <w:marTop w:val="0"/>
      <w:marBottom w:val="0"/>
      <w:divBdr>
        <w:top w:val="none" w:sz="0" w:space="0" w:color="auto"/>
        <w:left w:val="none" w:sz="0" w:space="0" w:color="auto"/>
        <w:bottom w:val="none" w:sz="0" w:space="0" w:color="auto"/>
        <w:right w:val="none" w:sz="0" w:space="0" w:color="auto"/>
      </w:divBdr>
      <w:divsChild>
        <w:div w:id="1375811701">
          <w:marLeft w:val="0"/>
          <w:marRight w:val="0"/>
          <w:marTop w:val="0"/>
          <w:marBottom w:val="0"/>
          <w:divBdr>
            <w:top w:val="none" w:sz="0" w:space="0" w:color="auto"/>
            <w:left w:val="none" w:sz="0" w:space="0" w:color="auto"/>
            <w:bottom w:val="none" w:sz="0" w:space="0" w:color="auto"/>
            <w:right w:val="none" w:sz="0" w:space="0" w:color="auto"/>
          </w:divBdr>
        </w:div>
        <w:div w:id="123617578">
          <w:marLeft w:val="0"/>
          <w:marRight w:val="0"/>
          <w:marTop w:val="0"/>
          <w:marBottom w:val="0"/>
          <w:divBdr>
            <w:top w:val="none" w:sz="0" w:space="0" w:color="auto"/>
            <w:left w:val="none" w:sz="0" w:space="0" w:color="auto"/>
            <w:bottom w:val="none" w:sz="0" w:space="0" w:color="auto"/>
            <w:right w:val="none" w:sz="0" w:space="0" w:color="auto"/>
          </w:divBdr>
        </w:div>
        <w:div w:id="122819581">
          <w:marLeft w:val="0"/>
          <w:marRight w:val="0"/>
          <w:marTop w:val="0"/>
          <w:marBottom w:val="0"/>
          <w:divBdr>
            <w:top w:val="none" w:sz="0" w:space="0" w:color="auto"/>
            <w:left w:val="none" w:sz="0" w:space="0" w:color="auto"/>
            <w:bottom w:val="none" w:sz="0" w:space="0" w:color="auto"/>
            <w:right w:val="none" w:sz="0" w:space="0" w:color="auto"/>
          </w:divBdr>
        </w:div>
        <w:div w:id="1337809687">
          <w:marLeft w:val="0"/>
          <w:marRight w:val="0"/>
          <w:marTop w:val="0"/>
          <w:marBottom w:val="0"/>
          <w:divBdr>
            <w:top w:val="none" w:sz="0" w:space="0" w:color="auto"/>
            <w:left w:val="none" w:sz="0" w:space="0" w:color="auto"/>
            <w:bottom w:val="none" w:sz="0" w:space="0" w:color="auto"/>
            <w:right w:val="none" w:sz="0" w:space="0" w:color="auto"/>
          </w:divBdr>
        </w:div>
        <w:div w:id="429931749">
          <w:marLeft w:val="0"/>
          <w:marRight w:val="0"/>
          <w:marTop w:val="0"/>
          <w:marBottom w:val="0"/>
          <w:divBdr>
            <w:top w:val="none" w:sz="0" w:space="0" w:color="auto"/>
            <w:left w:val="none" w:sz="0" w:space="0" w:color="auto"/>
            <w:bottom w:val="none" w:sz="0" w:space="0" w:color="auto"/>
            <w:right w:val="none" w:sz="0" w:space="0" w:color="auto"/>
          </w:divBdr>
        </w:div>
        <w:div w:id="978535799">
          <w:marLeft w:val="0"/>
          <w:marRight w:val="0"/>
          <w:marTop w:val="0"/>
          <w:marBottom w:val="0"/>
          <w:divBdr>
            <w:top w:val="none" w:sz="0" w:space="0" w:color="auto"/>
            <w:left w:val="none" w:sz="0" w:space="0" w:color="auto"/>
            <w:bottom w:val="none" w:sz="0" w:space="0" w:color="auto"/>
            <w:right w:val="none" w:sz="0" w:space="0" w:color="auto"/>
          </w:divBdr>
        </w:div>
        <w:div w:id="2822071">
          <w:marLeft w:val="0"/>
          <w:marRight w:val="0"/>
          <w:marTop w:val="0"/>
          <w:marBottom w:val="0"/>
          <w:divBdr>
            <w:top w:val="none" w:sz="0" w:space="0" w:color="auto"/>
            <w:left w:val="none" w:sz="0" w:space="0" w:color="auto"/>
            <w:bottom w:val="none" w:sz="0" w:space="0" w:color="auto"/>
            <w:right w:val="none" w:sz="0" w:space="0" w:color="auto"/>
          </w:divBdr>
        </w:div>
        <w:div w:id="1579247219">
          <w:marLeft w:val="0"/>
          <w:marRight w:val="0"/>
          <w:marTop w:val="0"/>
          <w:marBottom w:val="0"/>
          <w:divBdr>
            <w:top w:val="none" w:sz="0" w:space="0" w:color="auto"/>
            <w:left w:val="none" w:sz="0" w:space="0" w:color="auto"/>
            <w:bottom w:val="none" w:sz="0" w:space="0" w:color="auto"/>
            <w:right w:val="none" w:sz="0" w:space="0" w:color="auto"/>
          </w:divBdr>
        </w:div>
        <w:div w:id="2137484229">
          <w:marLeft w:val="0"/>
          <w:marRight w:val="0"/>
          <w:marTop w:val="0"/>
          <w:marBottom w:val="0"/>
          <w:divBdr>
            <w:top w:val="none" w:sz="0" w:space="0" w:color="auto"/>
            <w:left w:val="none" w:sz="0" w:space="0" w:color="auto"/>
            <w:bottom w:val="none" w:sz="0" w:space="0" w:color="auto"/>
            <w:right w:val="none" w:sz="0" w:space="0" w:color="auto"/>
          </w:divBdr>
        </w:div>
        <w:div w:id="66805320">
          <w:marLeft w:val="0"/>
          <w:marRight w:val="0"/>
          <w:marTop w:val="0"/>
          <w:marBottom w:val="0"/>
          <w:divBdr>
            <w:top w:val="none" w:sz="0" w:space="0" w:color="auto"/>
            <w:left w:val="none" w:sz="0" w:space="0" w:color="auto"/>
            <w:bottom w:val="none" w:sz="0" w:space="0" w:color="auto"/>
            <w:right w:val="none" w:sz="0" w:space="0" w:color="auto"/>
          </w:divBdr>
        </w:div>
        <w:div w:id="187644767">
          <w:marLeft w:val="0"/>
          <w:marRight w:val="0"/>
          <w:marTop w:val="0"/>
          <w:marBottom w:val="0"/>
          <w:divBdr>
            <w:top w:val="none" w:sz="0" w:space="0" w:color="auto"/>
            <w:left w:val="none" w:sz="0" w:space="0" w:color="auto"/>
            <w:bottom w:val="none" w:sz="0" w:space="0" w:color="auto"/>
            <w:right w:val="none" w:sz="0" w:space="0" w:color="auto"/>
          </w:divBdr>
        </w:div>
        <w:div w:id="1243641124">
          <w:marLeft w:val="0"/>
          <w:marRight w:val="0"/>
          <w:marTop w:val="0"/>
          <w:marBottom w:val="0"/>
          <w:divBdr>
            <w:top w:val="none" w:sz="0" w:space="0" w:color="auto"/>
            <w:left w:val="none" w:sz="0" w:space="0" w:color="auto"/>
            <w:bottom w:val="none" w:sz="0" w:space="0" w:color="auto"/>
            <w:right w:val="none" w:sz="0" w:space="0" w:color="auto"/>
          </w:divBdr>
        </w:div>
        <w:div w:id="263197325">
          <w:marLeft w:val="0"/>
          <w:marRight w:val="0"/>
          <w:marTop w:val="0"/>
          <w:marBottom w:val="0"/>
          <w:divBdr>
            <w:top w:val="none" w:sz="0" w:space="0" w:color="auto"/>
            <w:left w:val="none" w:sz="0" w:space="0" w:color="auto"/>
            <w:bottom w:val="none" w:sz="0" w:space="0" w:color="auto"/>
            <w:right w:val="none" w:sz="0" w:space="0" w:color="auto"/>
          </w:divBdr>
        </w:div>
        <w:div w:id="1056008656">
          <w:marLeft w:val="0"/>
          <w:marRight w:val="0"/>
          <w:marTop w:val="0"/>
          <w:marBottom w:val="0"/>
          <w:divBdr>
            <w:top w:val="none" w:sz="0" w:space="0" w:color="auto"/>
            <w:left w:val="none" w:sz="0" w:space="0" w:color="auto"/>
            <w:bottom w:val="none" w:sz="0" w:space="0" w:color="auto"/>
            <w:right w:val="none" w:sz="0" w:space="0" w:color="auto"/>
          </w:divBdr>
        </w:div>
        <w:div w:id="2118787248">
          <w:marLeft w:val="0"/>
          <w:marRight w:val="0"/>
          <w:marTop w:val="0"/>
          <w:marBottom w:val="0"/>
          <w:divBdr>
            <w:top w:val="none" w:sz="0" w:space="0" w:color="auto"/>
            <w:left w:val="none" w:sz="0" w:space="0" w:color="auto"/>
            <w:bottom w:val="none" w:sz="0" w:space="0" w:color="auto"/>
            <w:right w:val="none" w:sz="0" w:space="0" w:color="auto"/>
          </w:divBdr>
        </w:div>
        <w:div w:id="240874898">
          <w:marLeft w:val="0"/>
          <w:marRight w:val="0"/>
          <w:marTop w:val="0"/>
          <w:marBottom w:val="0"/>
          <w:divBdr>
            <w:top w:val="none" w:sz="0" w:space="0" w:color="auto"/>
            <w:left w:val="none" w:sz="0" w:space="0" w:color="auto"/>
            <w:bottom w:val="none" w:sz="0" w:space="0" w:color="auto"/>
            <w:right w:val="none" w:sz="0" w:space="0" w:color="auto"/>
          </w:divBdr>
        </w:div>
        <w:div w:id="257644802">
          <w:marLeft w:val="0"/>
          <w:marRight w:val="0"/>
          <w:marTop w:val="0"/>
          <w:marBottom w:val="0"/>
          <w:divBdr>
            <w:top w:val="none" w:sz="0" w:space="0" w:color="auto"/>
            <w:left w:val="none" w:sz="0" w:space="0" w:color="auto"/>
            <w:bottom w:val="none" w:sz="0" w:space="0" w:color="auto"/>
            <w:right w:val="none" w:sz="0" w:space="0" w:color="auto"/>
          </w:divBdr>
        </w:div>
        <w:div w:id="1221676725">
          <w:marLeft w:val="0"/>
          <w:marRight w:val="0"/>
          <w:marTop w:val="0"/>
          <w:marBottom w:val="0"/>
          <w:divBdr>
            <w:top w:val="none" w:sz="0" w:space="0" w:color="auto"/>
            <w:left w:val="none" w:sz="0" w:space="0" w:color="auto"/>
            <w:bottom w:val="none" w:sz="0" w:space="0" w:color="auto"/>
            <w:right w:val="none" w:sz="0" w:space="0" w:color="auto"/>
          </w:divBdr>
        </w:div>
        <w:div w:id="200172804">
          <w:marLeft w:val="0"/>
          <w:marRight w:val="0"/>
          <w:marTop w:val="0"/>
          <w:marBottom w:val="0"/>
          <w:divBdr>
            <w:top w:val="none" w:sz="0" w:space="0" w:color="auto"/>
            <w:left w:val="none" w:sz="0" w:space="0" w:color="auto"/>
            <w:bottom w:val="none" w:sz="0" w:space="0" w:color="auto"/>
            <w:right w:val="none" w:sz="0" w:space="0" w:color="auto"/>
          </w:divBdr>
        </w:div>
        <w:div w:id="1907299275">
          <w:marLeft w:val="0"/>
          <w:marRight w:val="0"/>
          <w:marTop w:val="0"/>
          <w:marBottom w:val="0"/>
          <w:divBdr>
            <w:top w:val="none" w:sz="0" w:space="0" w:color="auto"/>
            <w:left w:val="none" w:sz="0" w:space="0" w:color="auto"/>
            <w:bottom w:val="none" w:sz="0" w:space="0" w:color="auto"/>
            <w:right w:val="none" w:sz="0" w:space="0" w:color="auto"/>
          </w:divBdr>
        </w:div>
        <w:div w:id="1570073932">
          <w:marLeft w:val="0"/>
          <w:marRight w:val="0"/>
          <w:marTop w:val="0"/>
          <w:marBottom w:val="0"/>
          <w:divBdr>
            <w:top w:val="none" w:sz="0" w:space="0" w:color="auto"/>
            <w:left w:val="none" w:sz="0" w:space="0" w:color="auto"/>
            <w:bottom w:val="none" w:sz="0" w:space="0" w:color="auto"/>
            <w:right w:val="none" w:sz="0" w:space="0" w:color="auto"/>
          </w:divBdr>
        </w:div>
        <w:div w:id="609051298">
          <w:marLeft w:val="0"/>
          <w:marRight w:val="0"/>
          <w:marTop w:val="0"/>
          <w:marBottom w:val="0"/>
          <w:divBdr>
            <w:top w:val="none" w:sz="0" w:space="0" w:color="auto"/>
            <w:left w:val="none" w:sz="0" w:space="0" w:color="auto"/>
            <w:bottom w:val="none" w:sz="0" w:space="0" w:color="auto"/>
            <w:right w:val="none" w:sz="0" w:space="0" w:color="auto"/>
          </w:divBdr>
        </w:div>
        <w:div w:id="362561384">
          <w:marLeft w:val="0"/>
          <w:marRight w:val="0"/>
          <w:marTop w:val="0"/>
          <w:marBottom w:val="0"/>
          <w:divBdr>
            <w:top w:val="none" w:sz="0" w:space="0" w:color="auto"/>
            <w:left w:val="none" w:sz="0" w:space="0" w:color="auto"/>
            <w:bottom w:val="none" w:sz="0" w:space="0" w:color="auto"/>
            <w:right w:val="none" w:sz="0" w:space="0" w:color="auto"/>
          </w:divBdr>
        </w:div>
        <w:div w:id="108937693">
          <w:marLeft w:val="0"/>
          <w:marRight w:val="0"/>
          <w:marTop w:val="0"/>
          <w:marBottom w:val="0"/>
          <w:divBdr>
            <w:top w:val="none" w:sz="0" w:space="0" w:color="auto"/>
            <w:left w:val="none" w:sz="0" w:space="0" w:color="auto"/>
            <w:bottom w:val="none" w:sz="0" w:space="0" w:color="auto"/>
            <w:right w:val="none" w:sz="0" w:space="0" w:color="auto"/>
          </w:divBdr>
        </w:div>
        <w:div w:id="1432582094">
          <w:marLeft w:val="0"/>
          <w:marRight w:val="0"/>
          <w:marTop w:val="0"/>
          <w:marBottom w:val="0"/>
          <w:divBdr>
            <w:top w:val="none" w:sz="0" w:space="0" w:color="auto"/>
            <w:left w:val="none" w:sz="0" w:space="0" w:color="auto"/>
            <w:bottom w:val="none" w:sz="0" w:space="0" w:color="auto"/>
            <w:right w:val="none" w:sz="0" w:space="0" w:color="auto"/>
          </w:divBdr>
        </w:div>
        <w:div w:id="1018892960">
          <w:marLeft w:val="0"/>
          <w:marRight w:val="0"/>
          <w:marTop w:val="0"/>
          <w:marBottom w:val="0"/>
          <w:divBdr>
            <w:top w:val="none" w:sz="0" w:space="0" w:color="auto"/>
            <w:left w:val="none" w:sz="0" w:space="0" w:color="auto"/>
            <w:bottom w:val="none" w:sz="0" w:space="0" w:color="auto"/>
            <w:right w:val="none" w:sz="0" w:space="0" w:color="auto"/>
          </w:divBdr>
        </w:div>
        <w:div w:id="359821937">
          <w:marLeft w:val="0"/>
          <w:marRight w:val="0"/>
          <w:marTop w:val="0"/>
          <w:marBottom w:val="0"/>
          <w:divBdr>
            <w:top w:val="none" w:sz="0" w:space="0" w:color="auto"/>
            <w:left w:val="none" w:sz="0" w:space="0" w:color="auto"/>
            <w:bottom w:val="none" w:sz="0" w:space="0" w:color="auto"/>
            <w:right w:val="none" w:sz="0" w:space="0" w:color="auto"/>
          </w:divBdr>
        </w:div>
        <w:div w:id="256331791">
          <w:marLeft w:val="0"/>
          <w:marRight w:val="0"/>
          <w:marTop w:val="0"/>
          <w:marBottom w:val="0"/>
          <w:divBdr>
            <w:top w:val="none" w:sz="0" w:space="0" w:color="auto"/>
            <w:left w:val="none" w:sz="0" w:space="0" w:color="auto"/>
            <w:bottom w:val="none" w:sz="0" w:space="0" w:color="auto"/>
            <w:right w:val="none" w:sz="0" w:space="0" w:color="auto"/>
          </w:divBdr>
        </w:div>
        <w:div w:id="2030640756">
          <w:marLeft w:val="0"/>
          <w:marRight w:val="0"/>
          <w:marTop w:val="0"/>
          <w:marBottom w:val="0"/>
          <w:divBdr>
            <w:top w:val="none" w:sz="0" w:space="0" w:color="auto"/>
            <w:left w:val="none" w:sz="0" w:space="0" w:color="auto"/>
            <w:bottom w:val="none" w:sz="0" w:space="0" w:color="auto"/>
            <w:right w:val="none" w:sz="0" w:space="0" w:color="auto"/>
          </w:divBdr>
        </w:div>
        <w:div w:id="1290091801">
          <w:marLeft w:val="0"/>
          <w:marRight w:val="0"/>
          <w:marTop w:val="0"/>
          <w:marBottom w:val="0"/>
          <w:divBdr>
            <w:top w:val="none" w:sz="0" w:space="0" w:color="auto"/>
            <w:left w:val="none" w:sz="0" w:space="0" w:color="auto"/>
            <w:bottom w:val="none" w:sz="0" w:space="0" w:color="auto"/>
            <w:right w:val="none" w:sz="0" w:space="0" w:color="auto"/>
          </w:divBdr>
        </w:div>
        <w:div w:id="352532577">
          <w:marLeft w:val="0"/>
          <w:marRight w:val="0"/>
          <w:marTop w:val="0"/>
          <w:marBottom w:val="0"/>
          <w:divBdr>
            <w:top w:val="none" w:sz="0" w:space="0" w:color="auto"/>
            <w:left w:val="none" w:sz="0" w:space="0" w:color="auto"/>
            <w:bottom w:val="none" w:sz="0" w:space="0" w:color="auto"/>
            <w:right w:val="none" w:sz="0" w:space="0" w:color="auto"/>
          </w:divBdr>
        </w:div>
        <w:div w:id="141508789">
          <w:marLeft w:val="0"/>
          <w:marRight w:val="0"/>
          <w:marTop w:val="0"/>
          <w:marBottom w:val="0"/>
          <w:divBdr>
            <w:top w:val="none" w:sz="0" w:space="0" w:color="auto"/>
            <w:left w:val="none" w:sz="0" w:space="0" w:color="auto"/>
            <w:bottom w:val="none" w:sz="0" w:space="0" w:color="auto"/>
            <w:right w:val="none" w:sz="0" w:space="0" w:color="auto"/>
          </w:divBdr>
        </w:div>
        <w:div w:id="2069106084">
          <w:marLeft w:val="0"/>
          <w:marRight w:val="0"/>
          <w:marTop w:val="0"/>
          <w:marBottom w:val="0"/>
          <w:divBdr>
            <w:top w:val="none" w:sz="0" w:space="0" w:color="auto"/>
            <w:left w:val="none" w:sz="0" w:space="0" w:color="auto"/>
            <w:bottom w:val="none" w:sz="0" w:space="0" w:color="auto"/>
            <w:right w:val="none" w:sz="0" w:space="0" w:color="auto"/>
          </w:divBdr>
        </w:div>
        <w:div w:id="1610888191">
          <w:marLeft w:val="0"/>
          <w:marRight w:val="0"/>
          <w:marTop w:val="0"/>
          <w:marBottom w:val="0"/>
          <w:divBdr>
            <w:top w:val="none" w:sz="0" w:space="0" w:color="auto"/>
            <w:left w:val="none" w:sz="0" w:space="0" w:color="auto"/>
            <w:bottom w:val="none" w:sz="0" w:space="0" w:color="auto"/>
            <w:right w:val="none" w:sz="0" w:space="0" w:color="auto"/>
          </w:divBdr>
        </w:div>
        <w:div w:id="1591425135">
          <w:marLeft w:val="0"/>
          <w:marRight w:val="0"/>
          <w:marTop w:val="0"/>
          <w:marBottom w:val="0"/>
          <w:divBdr>
            <w:top w:val="none" w:sz="0" w:space="0" w:color="auto"/>
            <w:left w:val="none" w:sz="0" w:space="0" w:color="auto"/>
            <w:bottom w:val="none" w:sz="0" w:space="0" w:color="auto"/>
            <w:right w:val="none" w:sz="0" w:space="0" w:color="auto"/>
          </w:divBdr>
        </w:div>
        <w:div w:id="561019136">
          <w:marLeft w:val="0"/>
          <w:marRight w:val="0"/>
          <w:marTop w:val="0"/>
          <w:marBottom w:val="0"/>
          <w:divBdr>
            <w:top w:val="none" w:sz="0" w:space="0" w:color="auto"/>
            <w:left w:val="none" w:sz="0" w:space="0" w:color="auto"/>
            <w:bottom w:val="none" w:sz="0" w:space="0" w:color="auto"/>
            <w:right w:val="none" w:sz="0" w:space="0" w:color="auto"/>
          </w:divBdr>
        </w:div>
        <w:div w:id="364403558">
          <w:marLeft w:val="0"/>
          <w:marRight w:val="0"/>
          <w:marTop w:val="0"/>
          <w:marBottom w:val="0"/>
          <w:divBdr>
            <w:top w:val="none" w:sz="0" w:space="0" w:color="auto"/>
            <w:left w:val="none" w:sz="0" w:space="0" w:color="auto"/>
            <w:bottom w:val="none" w:sz="0" w:space="0" w:color="auto"/>
            <w:right w:val="none" w:sz="0" w:space="0" w:color="auto"/>
          </w:divBdr>
        </w:div>
        <w:div w:id="1854763474">
          <w:marLeft w:val="0"/>
          <w:marRight w:val="0"/>
          <w:marTop w:val="0"/>
          <w:marBottom w:val="0"/>
          <w:divBdr>
            <w:top w:val="none" w:sz="0" w:space="0" w:color="auto"/>
            <w:left w:val="none" w:sz="0" w:space="0" w:color="auto"/>
            <w:bottom w:val="none" w:sz="0" w:space="0" w:color="auto"/>
            <w:right w:val="none" w:sz="0" w:space="0" w:color="auto"/>
          </w:divBdr>
        </w:div>
        <w:div w:id="954017077">
          <w:marLeft w:val="0"/>
          <w:marRight w:val="0"/>
          <w:marTop w:val="0"/>
          <w:marBottom w:val="0"/>
          <w:divBdr>
            <w:top w:val="none" w:sz="0" w:space="0" w:color="auto"/>
            <w:left w:val="none" w:sz="0" w:space="0" w:color="auto"/>
            <w:bottom w:val="none" w:sz="0" w:space="0" w:color="auto"/>
            <w:right w:val="none" w:sz="0" w:space="0" w:color="auto"/>
          </w:divBdr>
        </w:div>
        <w:div w:id="2051102033">
          <w:marLeft w:val="0"/>
          <w:marRight w:val="0"/>
          <w:marTop w:val="0"/>
          <w:marBottom w:val="0"/>
          <w:divBdr>
            <w:top w:val="none" w:sz="0" w:space="0" w:color="auto"/>
            <w:left w:val="none" w:sz="0" w:space="0" w:color="auto"/>
            <w:bottom w:val="none" w:sz="0" w:space="0" w:color="auto"/>
            <w:right w:val="none" w:sz="0" w:space="0" w:color="auto"/>
          </w:divBdr>
        </w:div>
      </w:divsChild>
    </w:div>
    <w:div w:id="415827863">
      <w:bodyDiv w:val="1"/>
      <w:marLeft w:val="0"/>
      <w:marRight w:val="0"/>
      <w:marTop w:val="0"/>
      <w:marBottom w:val="0"/>
      <w:divBdr>
        <w:top w:val="none" w:sz="0" w:space="0" w:color="auto"/>
        <w:left w:val="none" w:sz="0" w:space="0" w:color="auto"/>
        <w:bottom w:val="none" w:sz="0" w:space="0" w:color="auto"/>
        <w:right w:val="none" w:sz="0" w:space="0" w:color="auto"/>
      </w:divBdr>
      <w:divsChild>
        <w:div w:id="725303958">
          <w:marLeft w:val="0"/>
          <w:marRight w:val="0"/>
          <w:marTop w:val="0"/>
          <w:marBottom w:val="0"/>
          <w:divBdr>
            <w:top w:val="none" w:sz="0" w:space="0" w:color="auto"/>
            <w:left w:val="none" w:sz="0" w:space="0" w:color="auto"/>
            <w:bottom w:val="none" w:sz="0" w:space="0" w:color="auto"/>
            <w:right w:val="none" w:sz="0" w:space="0" w:color="auto"/>
          </w:divBdr>
        </w:div>
      </w:divsChild>
    </w:div>
    <w:div w:id="551159584">
      <w:bodyDiv w:val="1"/>
      <w:marLeft w:val="0"/>
      <w:marRight w:val="0"/>
      <w:marTop w:val="0"/>
      <w:marBottom w:val="0"/>
      <w:divBdr>
        <w:top w:val="none" w:sz="0" w:space="0" w:color="auto"/>
        <w:left w:val="none" w:sz="0" w:space="0" w:color="auto"/>
        <w:bottom w:val="none" w:sz="0" w:space="0" w:color="auto"/>
        <w:right w:val="none" w:sz="0" w:space="0" w:color="auto"/>
      </w:divBdr>
      <w:divsChild>
        <w:div w:id="526411907">
          <w:marLeft w:val="0"/>
          <w:marRight w:val="0"/>
          <w:marTop w:val="0"/>
          <w:marBottom w:val="0"/>
          <w:divBdr>
            <w:top w:val="none" w:sz="0" w:space="0" w:color="auto"/>
            <w:left w:val="none" w:sz="0" w:space="0" w:color="auto"/>
            <w:bottom w:val="none" w:sz="0" w:space="0" w:color="auto"/>
            <w:right w:val="none" w:sz="0" w:space="0" w:color="auto"/>
          </w:divBdr>
        </w:div>
      </w:divsChild>
    </w:div>
    <w:div w:id="694966127">
      <w:bodyDiv w:val="1"/>
      <w:marLeft w:val="0"/>
      <w:marRight w:val="0"/>
      <w:marTop w:val="0"/>
      <w:marBottom w:val="0"/>
      <w:divBdr>
        <w:top w:val="none" w:sz="0" w:space="0" w:color="auto"/>
        <w:left w:val="none" w:sz="0" w:space="0" w:color="auto"/>
        <w:bottom w:val="none" w:sz="0" w:space="0" w:color="auto"/>
        <w:right w:val="none" w:sz="0" w:space="0" w:color="auto"/>
      </w:divBdr>
      <w:divsChild>
        <w:div w:id="413167598">
          <w:marLeft w:val="0"/>
          <w:marRight w:val="0"/>
          <w:marTop w:val="0"/>
          <w:marBottom w:val="0"/>
          <w:divBdr>
            <w:top w:val="none" w:sz="0" w:space="0" w:color="auto"/>
            <w:left w:val="none" w:sz="0" w:space="0" w:color="auto"/>
            <w:bottom w:val="none" w:sz="0" w:space="0" w:color="auto"/>
            <w:right w:val="none" w:sz="0" w:space="0" w:color="auto"/>
          </w:divBdr>
        </w:div>
      </w:divsChild>
    </w:div>
    <w:div w:id="861630661">
      <w:bodyDiv w:val="1"/>
      <w:marLeft w:val="0"/>
      <w:marRight w:val="0"/>
      <w:marTop w:val="0"/>
      <w:marBottom w:val="0"/>
      <w:divBdr>
        <w:top w:val="none" w:sz="0" w:space="0" w:color="auto"/>
        <w:left w:val="none" w:sz="0" w:space="0" w:color="auto"/>
        <w:bottom w:val="none" w:sz="0" w:space="0" w:color="auto"/>
        <w:right w:val="none" w:sz="0" w:space="0" w:color="auto"/>
      </w:divBdr>
    </w:div>
    <w:div w:id="969745495">
      <w:bodyDiv w:val="1"/>
      <w:marLeft w:val="0"/>
      <w:marRight w:val="0"/>
      <w:marTop w:val="0"/>
      <w:marBottom w:val="0"/>
      <w:divBdr>
        <w:top w:val="none" w:sz="0" w:space="0" w:color="auto"/>
        <w:left w:val="none" w:sz="0" w:space="0" w:color="auto"/>
        <w:bottom w:val="none" w:sz="0" w:space="0" w:color="auto"/>
        <w:right w:val="none" w:sz="0" w:space="0" w:color="auto"/>
      </w:divBdr>
      <w:divsChild>
        <w:div w:id="1252273493">
          <w:marLeft w:val="0"/>
          <w:marRight w:val="0"/>
          <w:marTop w:val="0"/>
          <w:marBottom w:val="0"/>
          <w:divBdr>
            <w:top w:val="none" w:sz="0" w:space="0" w:color="auto"/>
            <w:left w:val="none" w:sz="0" w:space="0" w:color="auto"/>
            <w:bottom w:val="none" w:sz="0" w:space="0" w:color="auto"/>
            <w:right w:val="none" w:sz="0" w:space="0" w:color="auto"/>
          </w:divBdr>
        </w:div>
      </w:divsChild>
    </w:div>
    <w:div w:id="1101417153">
      <w:bodyDiv w:val="1"/>
      <w:marLeft w:val="0"/>
      <w:marRight w:val="0"/>
      <w:marTop w:val="0"/>
      <w:marBottom w:val="0"/>
      <w:divBdr>
        <w:top w:val="none" w:sz="0" w:space="0" w:color="auto"/>
        <w:left w:val="none" w:sz="0" w:space="0" w:color="auto"/>
        <w:bottom w:val="none" w:sz="0" w:space="0" w:color="auto"/>
        <w:right w:val="none" w:sz="0" w:space="0" w:color="auto"/>
      </w:divBdr>
      <w:divsChild>
        <w:div w:id="921262648">
          <w:marLeft w:val="0"/>
          <w:marRight w:val="0"/>
          <w:marTop w:val="0"/>
          <w:marBottom w:val="0"/>
          <w:divBdr>
            <w:top w:val="none" w:sz="0" w:space="0" w:color="auto"/>
            <w:left w:val="none" w:sz="0" w:space="0" w:color="auto"/>
            <w:bottom w:val="none" w:sz="0" w:space="0" w:color="auto"/>
            <w:right w:val="none" w:sz="0" w:space="0" w:color="auto"/>
          </w:divBdr>
        </w:div>
      </w:divsChild>
    </w:div>
    <w:div w:id="1115442398">
      <w:bodyDiv w:val="1"/>
      <w:marLeft w:val="0"/>
      <w:marRight w:val="0"/>
      <w:marTop w:val="0"/>
      <w:marBottom w:val="0"/>
      <w:divBdr>
        <w:top w:val="none" w:sz="0" w:space="0" w:color="auto"/>
        <w:left w:val="none" w:sz="0" w:space="0" w:color="auto"/>
        <w:bottom w:val="none" w:sz="0" w:space="0" w:color="auto"/>
        <w:right w:val="none" w:sz="0" w:space="0" w:color="auto"/>
      </w:divBdr>
    </w:div>
    <w:div w:id="1153176788">
      <w:bodyDiv w:val="1"/>
      <w:marLeft w:val="0"/>
      <w:marRight w:val="0"/>
      <w:marTop w:val="0"/>
      <w:marBottom w:val="0"/>
      <w:divBdr>
        <w:top w:val="none" w:sz="0" w:space="0" w:color="auto"/>
        <w:left w:val="none" w:sz="0" w:space="0" w:color="auto"/>
        <w:bottom w:val="none" w:sz="0" w:space="0" w:color="auto"/>
        <w:right w:val="none" w:sz="0" w:space="0" w:color="auto"/>
      </w:divBdr>
      <w:divsChild>
        <w:div w:id="1539468808">
          <w:marLeft w:val="0"/>
          <w:marRight w:val="0"/>
          <w:marTop w:val="0"/>
          <w:marBottom w:val="0"/>
          <w:divBdr>
            <w:top w:val="none" w:sz="0" w:space="0" w:color="auto"/>
            <w:left w:val="none" w:sz="0" w:space="0" w:color="auto"/>
            <w:bottom w:val="none" w:sz="0" w:space="0" w:color="auto"/>
            <w:right w:val="none" w:sz="0" w:space="0" w:color="auto"/>
          </w:divBdr>
        </w:div>
      </w:divsChild>
    </w:div>
    <w:div w:id="1260524813">
      <w:bodyDiv w:val="1"/>
      <w:marLeft w:val="0"/>
      <w:marRight w:val="0"/>
      <w:marTop w:val="0"/>
      <w:marBottom w:val="0"/>
      <w:divBdr>
        <w:top w:val="none" w:sz="0" w:space="0" w:color="auto"/>
        <w:left w:val="none" w:sz="0" w:space="0" w:color="auto"/>
        <w:bottom w:val="none" w:sz="0" w:space="0" w:color="auto"/>
        <w:right w:val="none" w:sz="0" w:space="0" w:color="auto"/>
      </w:divBdr>
    </w:div>
    <w:div w:id="1273198622">
      <w:bodyDiv w:val="1"/>
      <w:marLeft w:val="0"/>
      <w:marRight w:val="0"/>
      <w:marTop w:val="0"/>
      <w:marBottom w:val="0"/>
      <w:divBdr>
        <w:top w:val="none" w:sz="0" w:space="0" w:color="auto"/>
        <w:left w:val="none" w:sz="0" w:space="0" w:color="auto"/>
        <w:bottom w:val="none" w:sz="0" w:space="0" w:color="auto"/>
        <w:right w:val="none" w:sz="0" w:space="0" w:color="auto"/>
      </w:divBdr>
    </w:div>
    <w:div w:id="1468622279">
      <w:bodyDiv w:val="1"/>
      <w:marLeft w:val="0"/>
      <w:marRight w:val="0"/>
      <w:marTop w:val="0"/>
      <w:marBottom w:val="0"/>
      <w:divBdr>
        <w:top w:val="none" w:sz="0" w:space="0" w:color="auto"/>
        <w:left w:val="none" w:sz="0" w:space="0" w:color="auto"/>
        <w:bottom w:val="none" w:sz="0" w:space="0" w:color="auto"/>
        <w:right w:val="none" w:sz="0" w:space="0" w:color="auto"/>
      </w:divBdr>
    </w:div>
    <w:div w:id="1531844723">
      <w:bodyDiv w:val="1"/>
      <w:marLeft w:val="0"/>
      <w:marRight w:val="0"/>
      <w:marTop w:val="0"/>
      <w:marBottom w:val="0"/>
      <w:divBdr>
        <w:top w:val="none" w:sz="0" w:space="0" w:color="auto"/>
        <w:left w:val="none" w:sz="0" w:space="0" w:color="auto"/>
        <w:bottom w:val="none" w:sz="0" w:space="0" w:color="auto"/>
        <w:right w:val="none" w:sz="0" w:space="0" w:color="auto"/>
      </w:divBdr>
      <w:divsChild>
        <w:div w:id="980159898">
          <w:marLeft w:val="0"/>
          <w:marRight w:val="0"/>
          <w:marTop w:val="0"/>
          <w:marBottom w:val="0"/>
          <w:divBdr>
            <w:top w:val="none" w:sz="0" w:space="0" w:color="auto"/>
            <w:left w:val="none" w:sz="0" w:space="0" w:color="auto"/>
            <w:bottom w:val="none" w:sz="0" w:space="0" w:color="auto"/>
            <w:right w:val="none" w:sz="0" w:space="0" w:color="auto"/>
          </w:divBdr>
        </w:div>
      </w:divsChild>
    </w:div>
    <w:div w:id="1545829368">
      <w:bodyDiv w:val="1"/>
      <w:marLeft w:val="0"/>
      <w:marRight w:val="0"/>
      <w:marTop w:val="0"/>
      <w:marBottom w:val="0"/>
      <w:divBdr>
        <w:top w:val="none" w:sz="0" w:space="0" w:color="auto"/>
        <w:left w:val="none" w:sz="0" w:space="0" w:color="auto"/>
        <w:bottom w:val="none" w:sz="0" w:space="0" w:color="auto"/>
        <w:right w:val="none" w:sz="0" w:space="0" w:color="auto"/>
      </w:divBdr>
      <w:divsChild>
        <w:div w:id="264308219">
          <w:marLeft w:val="0"/>
          <w:marRight w:val="0"/>
          <w:marTop w:val="0"/>
          <w:marBottom w:val="0"/>
          <w:divBdr>
            <w:top w:val="none" w:sz="0" w:space="0" w:color="auto"/>
            <w:left w:val="none" w:sz="0" w:space="0" w:color="auto"/>
            <w:bottom w:val="none" w:sz="0" w:space="0" w:color="auto"/>
            <w:right w:val="none" w:sz="0" w:space="0" w:color="auto"/>
          </w:divBdr>
        </w:div>
        <w:div w:id="100031289">
          <w:marLeft w:val="0"/>
          <w:marRight w:val="0"/>
          <w:marTop w:val="0"/>
          <w:marBottom w:val="0"/>
          <w:divBdr>
            <w:top w:val="none" w:sz="0" w:space="0" w:color="auto"/>
            <w:left w:val="none" w:sz="0" w:space="0" w:color="auto"/>
            <w:bottom w:val="none" w:sz="0" w:space="0" w:color="auto"/>
            <w:right w:val="none" w:sz="0" w:space="0" w:color="auto"/>
          </w:divBdr>
        </w:div>
        <w:div w:id="1011178832">
          <w:marLeft w:val="0"/>
          <w:marRight w:val="0"/>
          <w:marTop w:val="0"/>
          <w:marBottom w:val="0"/>
          <w:divBdr>
            <w:top w:val="none" w:sz="0" w:space="0" w:color="auto"/>
            <w:left w:val="none" w:sz="0" w:space="0" w:color="auto"/>
            <w:bottom w:val="none" w:sz="0" w:space="0" w:color="auto"/>
            <w:right w:val="none" w:sz="0" w:space="0" w:color="auto"/>
          </w:divBdr>
        </w:div>
      </w:divsChild>
    </w:div>
    <w:div w:id="1653832212">
      <w:bodyDiv w:val="1"/>
      <w:marLeft w:val="0"/>
      <w:marRight w:val="0"/>
      <w:marTop w:val="0"/>
      <w:marBottom w:val="0"/>
      <w:divBdr>
        <w:top w:val="none" w:sz="0" w:space="0" w:color="auto"/>
        <w:left w:val="none" w:sz="0" w:space="0" w:color="auto"/>
        <w:bottom w:val="none" w:sz="0" w:space="0" w:color="auto"/>
        <w:right w:val="none" w:sz="0" w:space="0" w:color="auto"/>
      </w:divBdr>
      <w:divsChild>
        <w:div w:id="1610117354">
          <w:marLeft w:val="0"/>
          <w:marRight w:val="0"/>
          <w:marTop w:val="0"/>
          <w:marBottom w:val="0"/>
          <w:divBdr>
            <w:top w:val="none" w:sz="0" w:space="0" w:color="auto"/>
            <w:left w:val="none" w:sz="0" w:space="0" w:color="auto"/>
            <w:bottom w:val="none" w:sz="0" w:space="0" w:color="auto"/>
            <w:right w:val="none" w:sz="0" w:space="0" w:color="auto"/>
          </w:divBdr>
        </w:div>
      </w:divsChild>
    </w:div>
    <w:div w:id="1847401044">
      <w:bodyDiv w:val="1"/>
      <w:marLeft w:val="0"/>
      <w:marRight w:val="0"/>
      <w:marTop w:val="0"/>
      <w:marBottom w:val="0"/>
      <w:divBdr>
        <w:top w:val="none" w:sz="0" w:space="0" w:color="auto"/>
        <w:left w:val="none" w:sz="0" w:space="0" w:color="auto"/>
        <w:bottom w:val="none" w:sz="0" w:space="0" w:color="auto"/>
        <w:right w:val="none" w:sz="0" w:space="0" w:color="auto"/>
      </w:divBdr>
    </w:div>
    <w:div w:id="1884244381">
      <w:bodyDiv w:val="1"/>
      <w:marLeft w:val="0"/>
      <w:marRight w:val="0"/>
      <w:marTop w:val="0"/>
      <w:marBottom w:val="0"/>
      <w:divBdr>
        <w:top w:val="none" w:sz="0" w:space="0" w:color="auto"/>
        <w:left w:val="none" w:sz="0" w:space="0" w:color="auto"/>
        <w:bottom w:val="none" w:sz="0" w:space="0" w:color="auto"/>
        <w:right w:val="none" w:sz="0" w:space="0" w:color="auto"/>
      </w:divBdr>
    </w:div>
    <w:div w:id="1890335944">
      <w:bodyDiv w:val="1"/>
      <w:marLeft w:val="0"/>
      <w:marRight w:val="0"/>
      <w:marTop w:val="0"/>
      <w:marBottom w:val="0"/>
      <w:divBdr>
        <w:top w:val="none" w:sz="0" w:space="0" w:color="auto"/>
        <w:left w:val="none" w:sz="0" w:space="0" w:color="auto"/>
        <w:bottom w:val="none" w:sz="0" w:space="0" w:color="auto"/>
        <w:right w:val="none" w:sz="0" w:space="0" w:color="auto"/>
      </w:divBdr>
      <w:divsChild>
        <w:div w:id="942416594">
          <w:marLeft w:val="0"/>
          <w:marRight w:val="0"/>
          <w:marTop w:val="0"/>
          <w:marBottom w:val="0"/>
          <w:divBdr>
            <w:top w:val="single" w:sz="8" w:space="1" w:color="auto"/>
            <w:left w:val="single" w:sz="8" w:space="4" w:color="auto"/>
            <w:bottom w:val="single" w:sz="8" w:space="1" w:color="auto"/>
            <w:right w:val="single" w:sz="8" w:space="4" w:color="auto"/>
          </w:divBdr>
        </w:div>
      </w:divsChild>
    </w:div>
    <w:div w:id="2091002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omments" Target="comments.xm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microsoft.com/office/2018/08/relationships/commentsExtensible" Target="commentsExtensi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3B9A70FAF5543A087E733AB63B30A08"/>
        <w:category>
          <w:name w:val="Geral"/>
          <w:gallery w:val="placeholder"/>
        </w:category>
        <w:types>
          <w:type w:val="bbPlcHdr"/>
        </w:types>
        <w:behaviors>
          <w:behavior w:val="content"/>
        </w:behaviors>
        <w:guid w:val="{614F65E8-C399-4C8E-BC7F-2966884BFEFF}"/>
      </w:docPartPr>
      <w:docPartBody>
        <w:p w:rsidR="001E2AC0" w:rsidRDefault="00730800" w:rsidP="00730800">
          <w:pPr>
            <w:pStyle w:val="A3B9A70FAF5543A087E733AB63B30A08"/>
          </w:pPr>
          <w:r w:rsidRPr="002A0A13">
            <w:rPr>
              <w:rStyle w:val="TextodoEspaoReservado"/>
            </w:rPr>
            <w:t>Escolher um item.</w:t>
          </w:r>
        </w:p>
      </w:docPartBody>
    </w:docPart>
    <w:docPart>
      <w:docPartPr>
        <w:name w:val="3FA3A92DAD524C3DB57C04BE729E38DD"/>
        <w:category>
          <w:name w:val="Geral"/>
          <w:gallery w:val="placeholder"/>
        </w:category>
        <w:types>
          <w:type w:val="bbPlcHdr"/>
        </w:types>
        <w:behaviors>
          <w:behavior w:val="content"/>
        </w:behaviors>
        <w:guid w:val="{817B19AF-A578-4884-9B15-8D4A496A7F29}"/>
      </w:docPartPr>
      <w:docPartBody>
        <w:p w:rsidR="001E2AC0" w:rsidRDefault="00465A25" w:rsidP="00465A25">
          <w:pPr>
            <w:pStyle w:val="3FA3A92DAD524C3DB57C04BE729E38DD2"/>
          </w:pPr>
          <w:r w:rsidRPr="009F36E1">
            <w:rPr>
              <w:rStyle w:val="TextodoEspaoReservado"/>
              <w:sz w:val="28"/>
              <w:szCs w:val="28"/>
            </w:rPr>
            <w:t>Escolher um item.</w:t>
          </w:r>
        </w:p>
      </w:docPartBody>
    </w:docPart>
    <w:docPart>
      <w:docPartPr>
        <w:name w:val="D299773260594DFB838BAFD35996AEEF"/>
        <w:category>
          <w:name w:val="Geral"/>
          <w:gallery w:val="placeholder"/>
        </w:category>
        <w:types>
          <w:type w:val="bbPlcHdr"/>
        </w:types>
        <w:behaviors>
          <w:behavior w:val="content"/>
        </w:behaviors>
        <w:guid w:val="{EFEE6B4F-FF6D-41FF-B751-ECEBF2968244}"/>
      </w:docPartPr>
      <w:docPartBody>
        <w:p w:rsidR="001E2AC0" w:rsidRDefault="00465A25" w:rsidP="00465A25">
          <w:pPr>
            <w:pStyle w:val="D299773260594DFB838BAFD35996AEEF1"/>
          </w:pPr>
          <w:r>
            <w:rPr>
              <w:rFonts w:cs="Arial"/>
            </w:rPr>
            <w:t>Escolher um item</w:t>
          </w:r>
        </w:p>
      </w:docPartBody>
    </w:docPart>
    <w:docPart>
      <w:docPartPr>
        <w:name w:val="7AA328237CE04ECF8850841618042D0C"/>
        <w:category>
          <w:name w:val="Geral"/>
          <w:gallery w:val="placeholder"/>
        </w:category>
        <w:types>
          <w:type w:val="bbPlcHdr"/>
        </w:types>
        <w:behaviors>
          <w:behavior w:val="content"/>
        </w:behaviors>
        <w:guid w:val="{92FF1C29-185C-4C34-B1DE-88E8F079CF7E}"/>
      </w:docPartPr>
      <w:docPartBody>
        <w:p w:rsidR="001E2AC0" w:rsidRDefault="00465A25" w:rsidP="00465A25">
          <w:pPr>
            <w:pStyle w:val="7AA328237CE04ECF8850841618042D0C1"/>
          </w:pPr>
          <w:r>
            <w:rPr>
              <w:rFonts w:cs="Arial"/>
            </w:rPr>
            <w:t>Escolher um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800"/>
    <w:rsid w:val="00015EBA"/>
    <w:rsid w:val="00033421"/>
    <w:rsid w:val="0012395D"/>
    <w:rsid w:val="001E2AC0"/>
    <w:rsid w:val="00277029"/>
    <w:rsid w:val="002F13AB"/>
    <w:rsid w:val="00376A4F"/>
    <w:rsid w:val="003B38E0"/>
    <w:rsid w:val="004214D0"/>
    <w:rsid w:val="00465A25"/>
    <w:rsid w:val="004C591E"/>
    <w:rsid w:val="0053393E"/>
    <w:rsid w:val="00617896"/>
    <w:rsid w:val="00730800"/>
    <w:rsid w:val="00744F29"/>
    <w:rsid w:val="007664C4"/>
    <w:rsid w:val="0077693D"/>
    <w:rsid w:val="007D5396"/>
    <w:rsid w:val="007E66CB"/>
    <w:rsid w:val="008C4978"/>
    <w:rsid w:val="00962A91"/>
    <w:rsid w:val="00973034"/>
    <w:rsid w:val="009A37F4"/>
    <w:rsid w:val="00A85E6E"/>
    <w:rsid w:val="00B73520"/>
    <w:rsid w:val="00C17553"/>
    <w:rsid w:val="00C55E44"/>
    <w:rsid w:val="00CF3BF0"/>
    <w:rsid w:val="00D16032"/>
    <w:rsid w:val="00DF51C9"/>
    <w:rsid w:val="00E87B28"/>
    <w:rsid w:val="00E9151B"/>
    <w:rsid w:val="00F32BAE"/>
    <w:rsid w:val="00FD5CEA"/>
    <w:rsid w:val="00FF50BB"/>
    <w:rsid w:val="00FF6273"/>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465A25"/>
    <w:rPr>
      <w:color w:val="808080"/>
    </w:rPr>
  </w:style>
  <w:style w:type="paragraph" w:customStyle="1" w:styleId="D299773260594DFB838BAFD35996AEEF1">
    <w:name w:val="D299773260594DFB838BAFD35996AEEF1"/>
    <w:rsid w:val="00465A25"/>
    <w:rPr>
      <w:rFonts w:eastAsiaTheme="minorHAnsi"/>
      <w:lang w:eastAsia="en-US"/>
    </w:rPr>
  </w:style>
  <w:style w:type="paragraph" w:customStyle="1" w:styleId="7AA328237CE04ECF8850841618042D0C1">
    <w:name w:val="7AA328237CE04ECF8850841618042D0C1"/>
    <w:rsid w:val="00465A25"/>
    <w:rPr>
      <w:rFonts w:eastAsiaTheme="minorHAnsi"/>
      <w:lang w:eastAsia="en-US"/>
    </w:rPr>
  </w:style>
  <w:style w:type="paragraph" w:customStyle="1" w:styleId="3FA3A92DAD524C3DB57C04BE729E38DD2">
    <w:name w:val="3FA3A92DAD524C3DB57C04BE729E38DD2"/>
    <w:rsid w:val="00465A25"/>
    <w:pPr>
      <w:suppressAutoHyphens/>
      <w:spacing w:before="120" w:after="120" w:line="240" w:lineRule="auto"/>
      <w:ind w:left="2268" w:firstLine="1134"/>
      <w:textboxTightWrap w:val="allLines"/>
    </w:pPr>
    <w:rPr>
      <w:rFonts w:ascii="Arial" w:eastAsia="Times New Roman" w:hAnsi="Arial" w:cs="Verdana"/>
      <w:i/>
      <w:iCs/>
      <w:sz w:val="26"/>
      <w:szCs w:val="24"/>
      <w:lang w:eastAsia="zh-CN"/>
    </w:rPr>
  </w:style>
  <w:style w:type="paragraph" w:customStyle="1" w:styleId="A3B9A70FAF5543A087E733AB63B30A08">
    <w:name w:val="A3B9A70FAF5543A087E733AB63B30A08"/>
    <w:rsid w:val="0073080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D8446F430C8754BA55C94BD5B7A1A3F" ma:contentTypeVersion="10" ma:contentTypeDescription="Crie um novo documento." ma:contentTypeScope="" ma:versionID="2465e9b32c168538d9207cbcc35d84bb">
  <xsd:schema xmlns:xsd="http://www.w3.org/2001/XMLSchema" xmlns:xs="http://www.w3.org/2001/XMLSchema" xmlns:p="http://schemas.microsoft.com/office/2006/metadata/properties" xmlns:ns2="a1502e98-a051-4393-a021-de8709fd5dbd" xmlns:ns3="2aabb5b7-11a6-4edb-b82f-e91ec49f15ec" targetNamespace="http://schemas.microsoft.com/office/2006/metadata/properties" ma:root="true" ma:fieldsID="9b77972753d451347333962a9f4b269c" ns2:_="" ns3:_="">
    <xsd:import namespace="a1502e98-a051-4393-a021-de8709fd5dbd"/>
    <xsd:import namespace="2aabb5b7-11a6-4edb-b82f-e91ec49f15e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LengthInSeconds" minOccurs="0"/>
                <xsd:element ref="ns2:MediaServiceSearchProperties" minOccurs="0"/>
                <xsd:element ref="ns2:MediaServiceObjectDetectorVersion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502e98-a051-4393-a021-de8709fd5d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LengthInSeconds" ma:index="14" nillable="true" ma:displayName="MediaLengthInSeconds" ma:hidden="true" ma:internalName="MediaLengthInSeconds" ma:readOnly="true">
      <xsd:simpleType>
        <xsd:restriction base="dms:Unknown"/>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_Flow_SignoffStatus" ma:index="17" nillable="true" ma:displayName="Status de liberação" ma:internalName="Status_x0020_de_x0020_libera_x00e7__x00e3_o">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aabb5b7-11a6-4edb-b82f-e91ec49f15ec" elementFormDefault="qualified">
    <xsd:import namespace="http://schemas.microsoft.com/office/2006/documentManagement/types"/>
    <xsd:import namespace="http://schemas.microsoft.com/office/infopath/2007/PartnerControls"/>
    <xsd:element name="SharedWithUsers" ma:index="1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Com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Flow_SignoffStatus xmlns="a1502e98-a051-4393-a021-de8709fd5dbd" xsi:nil="true"/>
  </documentManagement>
</p:properties>
</file>

<file path=customXml/itemProps1.xml><?xml version="1.0" encoding="utf-8"?>
<ds:datastoreItem xmlns:ds="http://schemas.openxmlformats.org/officeDocument/2006/customXml" ds:itemID="{AF034685-AEA7-4785-A2FB-4578FF5D0E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502e98-a051-4393-a021-de8709fd5dbd"/>
    <ds:schemaRef ds:uri="2aabb5b7-11a6-4edb-b82f-e91ec49f15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698B7F2-438F-4346-AAA8-B30D71006AEE}">
  <ds:schemaRefs>
    <ds:schemaRef ds:uri="http://schemas.microsoft.com/sharepoint/v3/contenttype/forms"/>
  </ds:schemaRefs>
</ds:datastoreItem>
</file>

<file path=customXml/itemProps3.xml><?xml version="1.0" encoding="utf-8"?>
<ds:datastoreItem xmlns:ds="http://schemas.openxmlformats.org/officeDocument/2006/customXml" ds:itemID="{577EA40C-5804-4EEE-9895-1C1C7F48547D}">
  <ds:schemaRefs>
    <ds:schemaRef ds:uri="http://schemas.microsoft.com/office/2006/metadata/properties"/>
    <ds:schemaRef ds:uri="http://schemas.microsoft.com/office/infopath/2007/PartnerControls"/>
    <ds:schemaRef ds:uri="a1502e98-a051-4393-a021-de8709fd5dbd"/>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28</Pages>
  <Words>6404</Words>
  <Characters>34586</Characters>
  <Application>Microsoft Office Word</Application>
  <DocSecurity>0</DocSecurity>
  <Lines>288</Lines>
  <Paragraphs>81</Paragraphs>
  <ScaleCrop>false</ScaleCrop>
  <Company/>
  <LinksUpToDate>false</LinksUpToDate>
  <CharactersWithSpaces>40909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RENAN BARÃO</dc:creator>
  <cp:keywords/>
  <dc:description/>
  <cp:lastModifiedBy>Marcia Vilela Alves - GDACA</cp:lastModifiedBy>
  <cp:revision>433</cp:revision>
  <dcterms:created xsi:type="dcterms:W3CDTF">2024-08-26T22:07:00Z</dcterms:created>
  <dcterms:modified xsi:type="dcterms:W3CDTF">2026-09-29T18:02:00Z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0x0101007D8446F430C8754BA55C94BD5B7A1A3F</vt:lpwstr>
  </property>
  <property fmtid="{D5CDD505-2E9C-101B-9397-08002B2CF9AE}" pid="3" name="MediaServiceImageTags">
    <vt:lpwstr/>
  </property>
  <property fmtid="{D5CDD505-2E9C-101B-9397-08002B2CF9AE}" pid="4" name="docLang">
    <vt:lpwstr>pt</vt:lpwstr>
  </property>
</Properties>
</file>