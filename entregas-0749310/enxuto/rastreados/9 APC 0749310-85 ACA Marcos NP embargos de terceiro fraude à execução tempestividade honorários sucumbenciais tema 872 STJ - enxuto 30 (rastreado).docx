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55623AD0">
        <w:tc>
          <w:tcPr>
            <w:tcW w:w="2822" w:type="dxa"/>
            <w:tcBorders>
              <w:top w:val="nil"/>
              <w:left w:val="nil"/>
              <w:bottom w:val="nil"/>
              <w:right w:val="nil"/>
            </w:tcBorders>
            <w:hideMark/>
          </w:tcPr>
          <w:p w14:paraId="6DE29C9C" w14:textId="513D712E" w:rsidR="00264107" w:rsidRDefault="43BDA46E" w:rsidP="55623AD0">
            <w:pPr>
              <w:pStyle w:val="paragraph"/>
              <w:spacing w:before="0" w:beforeAutospacing="0" w:after="0" w:afterAutospacing="0"/>
              <w:jc w:val="both"/>
              <w:textAlignment w:val="baseline"/>
              <w:rPr>
                <w:rFonts w:ascii="Segoe UI" w:hAnsi="Segoe UI" w:cs="Segoe UI"/>
                <w:sz w:val="18"/>
                <w:szCs w:val="18"/>
              </w:rPr>
            </w:pPr>
            <w:r>
              <w:t>074</w:t>
            </w:r>
            <w:r w:rsidR="00264107">
              <w:rPr>
                <w:noProof/>
              </w:rPr>
              <w:drawing>
                <wp:inline distT="0" distB="0" distL="0" distR="0" wp14:anchorId="15C07C5B" wp14:editId="5A48AB4C">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264107" w:rsidRPr="55623AD0">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602C42"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47C85ED4" w:rsidR="00770E7F" w:rsidRPr="009F36E1" w:rsidRDefault="00A537C3" w:rsidP="00B34ADF">
            <w:pPr>
              <w:ind w:right="-675"/>
              <w:rPr>
                <w:rFonts w:ascii="Arial" w:hAnsi="Arial" w:cs="Arial"/>
                <w:sz w:val="28"/>
                <w:szCs w:val="28"/>
              </w:rPr>
            </w:pPr>
            <w:r w:rsidRPr="00A537C3">
              <w:rPr>
                <w:rFonts w:ascii="Arial" w:hAnsi="Arial" w:cs="Arial"/>
                <w:sz w:val="28"/>
                <w:szCs w:val="28"/>
              </w:rPr>
              <w:t>0749310-85.2025.8.07.0001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0B3988E" w:rsidR="00770E7F" w:rsidRPr="009F36E1" w:rsidRDefault="001F285F" w:rsidP="00B34ADF">
            <w:pPr>
              <w:rPr>
                <w:rFonts w:ascii="Arial" w:hAnsi="Arial" w:cs="Arial"/>
                <w:sz w:val="28"/>
                <w:szCs w:val="28"/>
              </w:rPr>
            </w:pPr>
            <w:r w:rsidRPr="001F285F">
              <w:rPr>
                <w:rFonts w:ascii="Arial" w:hAnsi="Arial" w:cs="Arial"/>
                <w:sz w:val="28"/>
                <w:szCs w:val="28"/>
              </w:rPr>
              <w:t>ALEXANDRE MENDON</w:t>
            </w:r>
            <w:r>
              <w:rPr>
                <w:rFonts w:ascii="Arial" w:hAnsi="Arial" w:cs="Arial"/>
                <w:sz w:val="28"/>
                <w:szCs w:val="28"/>
              </w:rPr>
              <w:t>Ç</w:t>
            </w:r>
            <w:r w:rsidRPr="001F285F">
              <w:rPr>
                <w:rFonts w:ascii="Arial" w:hAnsi="Arial" w:cs="Arial"/>
                <w:sz w:val="28"/>
                <w:szCs w:val="28"/>
              </w:rPr>
              <w:t>A DOS SANTOS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37CBC14D" w:rsidR="00770E7F" w:rsidRPr="007B1122" w:rsidRDefault="007B1122" w:rsidP="007B1122">
            <w:pPr>
              <w:ind w:right="-74"/>
              <w:rPr>
                <w:rFonts w:ascii="Arial" w:hAnsi="Arial" w:cs="Arial"/>
                <w:sz w:val="28"/>
                <w:szCs w:val="28"/>
              </w:rPr>
            </w:pPr>
            <w:r w:rsidRPr="007B1122">
              <w:rPr>
                <w:rFonts w:ascii="Arial" w:hAnsi="Arial" w:cs="Arial"/>
                <w:sz w:val="28"/>
                <w:szCs w:val="28"/>
              </w:rPr>
              <w:t>A.</w:t>
            </w:r>
            <w:r>
              <w:rPr>
                <w:rFonts w:ascii="Arial" w:hAnsi="Arial" w:cs="Arial"/>
                <w:sz w:val="28"/>
                <w:szCs w:val="28"/>
              </w:rPr>
              <w:t xml:space="preserve"> </w:t>
            </w:r>
            <w:r w:rsidR="001F285F" w:rsidRPr="007B1122">
              <w:rPr>
                <w:rFonts w:ascii="Arial" w:hAnsi="Arial" w:cs="Arial"/>
                <w:sz w:val="28"/>
                <w:szCs w:val="28"/>
              </w:rPr>
              <w:t>M. IND. E COM. DE MÓVEIS LTDA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74EF7BFB" w:rsidR="00886ABA" w:rsidRDefault="00886ABA" w:rsidP="002F1A5C">
      <w:pPr>
        <w:spacing w:after="0" w:line="360" w:lineRule="auto"/>
        <w:rPr>
          <w:rFonts w:ascii="Arial" w:hAnsi="Arial" w:cs="Arial"/>
          <w:sz w:val="28"/>
          <w:szCs w:val="28"/>
        </w:rPr>
      </w:pPr>
      <w:commentRangeStart w:id="3"/>
      <w:r w:rsidRPr="45CC8256">
        <w:rPr>
          <w:rFonts w:ascii="Arial" w:hAnsi="Arial" w:cs="Arial"/>
          <w:b/>
          <w:bCs/>
          <w:sz w:val="28"/>
          <w:szCs w:val="28"/>
        </w:rPr>
        <w:t>EMENTA</w:t>
      </w:r>
      <w:commentRangeEnd w:id="3"/>
      <w:r>
        <w:rPr>
          <w:rStyle w:val="Refdecomentrio"/>
          <w:rFonts w:ascii="Arial" w:hAnsi="Arial" w:cs="Arial"/>
          <w:sz w:val="28"/>
          <w:szCs w:val="28"/>
        </w:rPr>
        <w:commentReference w:id="3"/>
      </w:r>
    </w:p>
    <w:p w14:paraId="6BF92DBC" w14:textId="196B89D7" w:rsidR="00886ABA" w:rsidRDefault="00886ABA" w:rsidP="00886ABA">
      <w:pPr>
        <w:spacing w:after="0" w:line="360" w:lineRule="auto"/>
        <w:jc w:val="both"/>
        <w:rPr>
          <w:rFonts w:ascii="Arial" w:hAnsi="Arial" w:cs="Arial"/>
          <w:sz w:val="28"/>
          <w:szCs w:val="28"/>
        </w:rPr>
      </w:pPr>
      <w:r>
        <w:rPr>
          <w:rFonts w:ascii="Arial" w:hAnsi="Arial" w:cs="Arial"/>
          <w:sz w:val="28"/>
          <w:szCs w:val="28"/>
        </w:rPr>
        <w:t xml:space="preserve">APELAÇÃO CÍVEL. DIREITO PROCESSUAL CIVIL. EMBARGOS DE TERCEIRO. PRELIMINAR DE INTEMPESTIVIDADE</w:t>
      </w:r>
      <w:del w:id="1025" w:author="Assessor GDSXSR" w:date="2026-10-29T18:10:40Z">
        <w:r>
          <w:rPr>
            <w:rFonts w:ascii="Arial" w:hAnsi="Arial" w:cs="Arial"/>
            <w:sz w:val="28"/>
            <w:szCs w:val="28"/>
          </w:rPr>
          <w:delText xml:space="preserve">.</w:delText>
        </w:r>
      </w:del>
      <w:r>
        <w:rPr>
          <w:rFonts w:ascii="Arial" w:hAnsi="Arial" w:cs="Arial"/>
          <w:sz w:val="28"/>
          <w:szCs w:val="28"/>
        </w:rPr>
        <w:t xml:space="preserve"> </w:t>
      </w:r>
      <w:del w:id="1026" w:author="Assessor GDSXSR" w:date="2026-10-29T18:10:40Z">
        <w:r>
          <w:rPr>
            <w:rFonts w:ascii="Arial" w:hAnsi="Arial" w:cs="Arial"/>
            <w:sz w:val="28"/>
            <w:szCs w:val="28"/>
          </w:rPr>
          <w:delText xml:space="preserve">REJEIÇÃO</w:delText>
        </w:r>
      </w:del>
      <w:ins w:id="1027" w:author="Assessor GDSXSR" w:date="2026-10-29T18:10:40Z">
        <w:r>
          <w:rPr>
            <w:rFonts w:ascii="Arial" w:hAnsi="Arial" w:cs="Arial"/>
            <w:color w:val="808080"/>
            <w:sz w:val="28"/>
            <w:szCs w:val="28"/>
          </w:rPr>
          <w:t xml:space="preserve">REJEITADA</w:t>
        </w:r>
      </w:ins>
      <w:r>
        <w:rPr>
          <w:rFonts w:ascii="Arial" w:hAnsi="Arial" w:cs="Arial"/>
          <w:sz w:val="28"/>
          <w:szCs w:val="28"/>
        </w:rPr>
        <w:t xml:space="preserve">. FRAUDE À EXECUÇÃO. ALIENAÇÃO </w:t>
      </w:r>
      <w:del w:id="1028" w:author="Assessor GDSXSR" w:date="2026-10-29T18:10:40Z">
        <w:r>
          <w:rPr>
            <w:rFonts w:ascii="Arial" w:hAnsi="Arial" w:cs="Arial"/>
            <w:sz w:val="28"/>
            <w:szCs w:val="28"/>
          </w:rPr>
          <w:delText xml:space="preserve">DE </w:delText>
        </w:r>
        <w:r>
          <w:rPr>
            <w:rFonts w:ascii="Arial" w:hAnsi="Arial" w:cs="Arial"/>
            <w:color w:val="808080"/>
            <w:sz w:val="28"/>
            <w:szCs w:val="28"/>
          </w:rPr>
          <w:delText xml:space="preserve">VEÍCULOS</w:delText>
        </w:r>
        <w:r>
          <w:rPr>
            <w:rFonts w:ascii="Arial" w:hAnsi="Arial" w:cs="Arial"/>
            <w:sz w:val="28"/>
            <w:szCs w:val="28"/>
          </w:rPr>
          <w:delText xml:space="preserve"> </w:delText>
        </w:r>
      </w:del>
      <w:r>
        <w:rPr>
          <w:rFonts w:ascii="Arial" w:hAnsi="Arial" w:cs="Arial"/>
          <w:sz w:val="28"/>
          <w:szCs w:val="28"/>
        </w:rPr>
        <w:t xml:space="preserve">ANTERIOR À CONSTRIÇÃO</w:t>
      </w:r>
      <w:del w:id="1029" w:author="Assessor GDSXSR" w:date="2026-10-29T18:10:40Z">
        <w:r>
          <w:rPr>
            <w:rFonts w:ascii="Arial" w:hAnsi="Arial" w:cs="Arial"/>
            <w:sz w:val="28"/>
            <w:szCs w:val="28"/>
          </w:rPr>
          <w:delText xml:space="preserve"> JUDICIAL</w:delText>
        </w:r>
      </w:del>
      <w:r>
        <w:rPr>
          <w:rFonts w:ascii="Arial" w:hAnsi="Arial" w:cs="Arial"/>
          <w:sz w:val="28"/>
          <w:szCs w:val="28"/>
        </w:rPr>
        <w:t xml:space="preserve">. AUSÊNCIA DE PROVA DA MÁ-FÉ</w:t>
      </w:r>
      <w:del w:id="1030" w:author="Assessor GDSXSR" w:date="2026-10-29T18:10:40Z">
        <w:r>
          <w:rPr>
            <w:rFonts w:ascii="Arial" w:hAnsi="Arial" w:cs="Arial"/>
            <w:sz w:val="28"/>
            <w:szCs w:val="28"/>
          </w:rPr>
          <w:delText xml:space="preserve"> DO ADQUIRENTE</w:delText>
        </w:r>
      </w:del>
      <w:r>
        <w:rPr>
          <w:rFonts w:ascii="Arial" w:hAnsi="Arial" w:cs="Arial"/>
          <w:sz w:val="28"/>
          <w:szCs w:val="28"/>
        </w:rPr>
        <w:t xml:space="preserve">. SÚMULA 375</w:t>
      </w:r>
      <w:del w:id="1031" w:author="Assessor GDSXSR" w:date="2026-10-29T18:10:40Z">
        <w:r>
          <w:rPr>
            <w:rFonts w:ascii="Arial" w:hAnsi="Arial" w:cs="Arial"/>
            <w:sz w:val="28"/>
            <w:szCs w:val="28"/>
          </w:rPr>
          <w:delText xml:space="preserve"> DO </w:delText>
        </w:r>
      </w:del>
      <w:ins w:id="1032" w:author="Assessor GDSXSR" w:date="2026-10-29T18:10:40Z">
        <w:r>
          <w:rPr>
            <w:rFonts w:ascii="Arial" w:hAnsi="Arial" w:cs="Arial"/>
            <w:color w:val="808080"/>
            <w:sz w:val="28"/>
            <w:szCs w:val="28"/>
          </w:rPr>
          <w:t xml:space="preserve">/</w:t>
        </w:r>
      </w:ins>
      <w:r>
        <w:rPr>
          <w:rFonts w:ascii="Arial" w:hAnsi="Arial" w:cs="Arial"/>
          <w:sz w:val="28"/>
          <w:szCs w:val="28"/>
        </w:rPr>
        <w:t xml:space="preserve">STJ. </w:t>
      </w:r>
      <w:del w:id="1033" w:author="Assessor GDSXSR" w:date="2026-10-29T18:10:40Z">
        <w:r>
          <w:rPr>
            <w:rFonts w:ascii="Arial" w:hAnsi="Arial" w:cs="Arial"/>
            <w:sz w:val="28"/>
            <w:szCs w:val="28"/>
          </w:rPr>
          <w:delText xml:space="preserve">ÔNUS SUCUMBENCIAIS</w:delText>
        </w:r>
      </w:del>
      <w:ins w:id="1034" w:author="Assessor GDSXSR" w:date="2026-10-29T18:10:40Z">
        <w:r>
          <w:rPr>
            <w:rFonts w:ascii="Arial" w:hAnsi="Arial" w:cs="Arial"/>
            <w:color w:val="808080"/>
            <w:sz w:val="28"/>
            <w:szCs w:val="28"/>
          </w:rPr>
          <w:t xml:space="preserve">HONORÁRIOS</w:t>
        </w:r>
      </w:ins>
      <w:r>
        <w:rPr>
          <w:rFonts w:ascii="Arial" w:hAnsi="Arial" w:cs="Arial"/>
          <w:sz w:val="28"/>
          <w:szCs w:val="28"/>
        </w:rPr>
        <w:t xml:space="preserve">. TEMA Nº 872 DO STJ. </w:t>
      </w:r>
      <w:del w:id="1035" w:author="Assessor GDSXSR" w:date="2026-10-29T18:10:40Z">
        <w:r>
          <w:rPr>
            <w:rFonts w:ascii="Arial" w:hAnsi="Arial" w:cs="Arial"/>
            <w:sz w:val="28"/>
            <w:szCs w:val="28"/>
          </w:rPr>
          <w:delText xml:space="preserve">RESISTÊNCIA INJUSTIFICADA À DESCONSTITUIÇÃO DA PENHORA. </w:delText>
        </w:r>
      </w:del>
      <w:r>
        <w:rPr>
          <w:rFonts w:ascii="Arial" w:hAnsi="Arial" w:cs="Arial"/>
          <w:sz w:val="28"/>
          <w:szCs w:val="28"/>
        </w:rPr>
        <w:t xml:space="preserve">RECURSO NÃO PROVIDO.</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55839DE7" w:rsidR="00886ABA" w:rsidRDefault="00886ABA" w:rsidP="00886ABA">
      <w:pPr>
        <w:pStyle w:val="PargrafodaLista"/>
        <w:spacing w:after="0" w:line="360" w:lineRule="auto"/>
        <w:ind w:left="0"/>
        <w:jc w:val="both"/>
        <w:rPr>
          <w:rFonts w:ascii="Arial" w:hAnsi="Arial" w:cs="Arial"/>
          <w:sz w:val="28"/>
          <w:szCs w:val="28"/>
        </w:rPr>
      </w:pPr>
      <w:commentRangeStart w:id="4"/>
      <w:r>
        <w:rPr>
          <w:rFonts w:ascii="Arial" w:hAnsi="Arial" w:cs="Arial"/>
          <w:sz w:val="28"/>
          <w:szCs w:val="28"/>
        </w:rPr>
        <w:t xml:space="preserve">1. </w:t>
      </w:r>
      <w:commentRangeStart w:id="25"/>
      <w:r>
        <w:rPr>
          <w:rFonts w:ascii="Arial" w:hAnsi="Arial" w:cs="Arial"/>
          <w:color w:val="808080"/>
          <w:sz w:val="28"/>
          <w:szCs w:val="28"/>
        </w:rPr>
        <w:t xml:space="preserve">Embargos</w:t>
      </w:r>
      <w:r>
        <w:rPr>
          <w:rFonts w:ascii="Arial" w:hAnsi="Arial" w:cs="Arial"/>
          <w:sz w:val="28"/>
          <w:szCs w:val="28"/>
        </w:rPr>
        <w:t xml:space="preserve"> de terceiro</w:t>
      </w:r>
      <w:commentRangeEnd w:id="25"/>
      <w:r>
        <w:rPr>
          <w:rStyle w:val="CommentReference"/>
        </w:rPr>
        <w:commentReference w:id="25"/>
      </w:r>
      <w:r>
        <w:rPr>
          <w:rFonts w:ascii="Arial" w:hAnsi="Arial" w:cs="Arial"/>
          <w:sz w:val="28"/>
          <w:szCs w:val="28"/>
        </w:rPr>
        <w:t xml:space="preserve"> </w:t>
      </w:r>
      <w:r>
        <w:rPr>
          <w:rFonts w:ascii="Arial" w:hAnsi="Arial" w:cs="Arial"/>
          <w:color w:val="808080"/>
          <w:sz w:val="28"/>
          <w:szCs w:val="28"/>
        </w:rPr>
        <w:t xml:space="preserve">opostos</w:t>
      </w:r>
      <w:r>
        <w:rPr>
          <w:rFonts w:ascii="Arial" w:hAnsi="Arial" w:cs="Arial"/>
          <w:sz w:val="28"/>
          <w:szCs w:val="28"/>
        </w:rPr>
        <w:t xml:space="preserve"> por A. M. Ind. e Com. de Móveis Ltda.</w:t>
      </w:r>
      <w:r>
        <w:rPr>
          <w:rFonts w:ascii="Arial" w:hAnsi="Arial" w:cs="Arial"/>
          <w:color w:val="808080"/>
          <w:sz w:val="28"/>
          <w:szCs w:val="28"/>
        </w:rPr>
        <w:t xml:space="preserve">, embargante,</w:t>
      </w:r>
      <w:r>
        <w:rPr>
          <w:rFonts w:ascii="Arial" w:hAnsi="Arial" w:cs="Arial"/>
          <w:sz w:val="28"/>
          <w:szCs w:val="28"/>
        </w:rPr>
        <w:t xml:space="preserve"> contra pessoa natural</w:t>
      </w:r>
      <w:r>
        <w:rPr>
          <w:rFonts w:ascii="Arial" w:hAnsi="Arial" w:cs="Arial"/>
          <w:color w:val="808080"/>
          <w:sz w:val="28"/>
          <w:szCs w:val="28"/>
        </w:rPr>
        <w:t xml:space="preserve">, embargado</w:t>
      </w:r>
      <w:r>
        <w:rPr>
          <w:rFonts w:ascii="Arial" w:hAnsi="Arial" w:cs="Arial"/>
          <w:sz w:val="28"/>
          <w:szCs w:val="28"/>
        </w:rPr>
        <w:t xml:space="preserve">, </w:t>
      </w:r>
      <w:del w:id="1036" w:author="Assessor GDSXSR" w:date="2026-10-29T18:10:40Z">
        <w:r>
          <w:rPr>
            <w:rFonts w:ascii="Arial" w:hAnsi="Arial" w:cs="Arial"/>
            <w:sz w:val="28"/>
            <w:szCs w:val="28"/>
          </w:rPr>
          <w:delText xml:space="preserve">com</w:delText>
        </w:r>
      </w:del>
      <w:ins w:id="1037" w:author="Assessor GDSXSR" w:date="2026-10-29T18:10:40Z">
        <w:r>
          <w:rPr>
            <w:rFonts w:ascii="Arial" w:hAnsi="Arial" w:cs="Arial"/>
            <w:color w:val="808080"/>
            <w:sz w:val="28"/>
            <w:szCs w:val="28"/>
          </w:rPr>
          <w:t xml:space="preserve">para</w:t>
        </w:r>
      </w:ins>
      <w:r>
        <w:rPr>
          <w:rFonts w:ascii="Arial" w:hAnsi="Arial" w:cs="Arial"/>
          <w:sz w:val="28"/>
          <w:szCs w:val="28"/>
        </w:rPr>
        <w:t xml:space="preserve"> </w:t>
      </w:r>
      <w:del w:id="1038" w:author="Assessor GDSXSR" w:date="2026-10-29T18:10:40Z">
        <w:r>
          <w:rPr>
            <w:rFonts w:ascii="Arial" w:hAnsi="Arial" w:cs="Arial"/>
            <w:sz w:val="28"/>
            <w:szCs w:val="28"/>
          </w:rPr>
          <w:delText xml:space="preserve">pedido de desconstituição de</w:delText>
        </w:r>
      </w:del>
      <w:ins w:id="1039" w:author="Assessor GDSXSR" w:date="2026-10-29T18:10:40Z">
        <w:r>
          <w:rPr>
            <w:rFonts w:ascii="Arial" w:hAnsi="Arial" w:cs="Arial"/>
            <w:color w:val="808080"/>
            <w:sz w:val="28"/>
            <w:szCs w:val="28"/>
          </w:rPr>
          <w:t xml:space="preserve">desconstituir</w:t>
        </w:r>
      </w:ins>
      <w:r>
        <w:rPr>
          <w:rFonts w:ascii="Arial" w:hAnsi="Arial" w:cs="Arial"/>
          <w:sz w:val="28"/>
          <w:szCs w:val="28"/>
        </w:rPr>
        <w:t xml:space="preserve"> restrições judiciais</w:t>
      </w:r>
      <w:del w:id="1040" w:author="Assessor GDSXSR" w:date="2026-10-29T18:10:40Z">
        <w:r>
          <w:rPr>
            <w:rFonts w:ascii="Arial" w:hAnsi="Arial" w:cs="Arial"/>
            <w:sz w:val="28"/>
            <w:szCs w:val="28"/>
          </w:rPr>
          <w:delText xml:space="preserve"> incidentes</w:delText>
        </w:r>
      </w:del>
      <w:r>
        <w:rPr>
          <w:rFonts w:ascii="Arial" w:hAnsi="Arial" w:cs="Arial"/>
          <w:sz w:val="28"/>
          <w:szCs w:val="28"/>
        </w:rPr>
        <w:t xml:space="preserve"> sobre dois veículos adquiridos </w:t>
      </w:r>
      <w:del w:id="1041" w:author="Assessor GDSXSR" w:date="2026-10-29T18:10:40Z">
        <w:r>
          <w:rPr>
            <w:rFonts w:ascii="Arial" w:hAnsi="Arial" w:cs="Arial"/>
            <w:sz w:val="28"/>
            <w:szCs w:val="28"/>
          </w:rPr>
          <w:delText xml:space="preserve">anteriormente</w:delText>
        </w:r>
      </w:del>
      <w:ins w:id="1042" w:author="Assessor GDSXSR" w:date="2026-10-29T18:10:40Z">
        <w:r>
          <w:rPr>
            <w:rFonts w:ascii="Arial" w:hAnsi="Arial" w:cs="Arial"/>
            <w:color w:val="808080"/>
            <w:sz w:val="28"/>
            <w:szCs w:val="28"/>
          </w:rPr>
          <w:t xml:space="preserve">antes</w:t>
        </w:r>
      </w:ins>
      <w:r>
        <w:rPr>
          <w:rFonts w:ascii="Arial" w:hAnsi="Arial" w:cs="Arial"/>
          <w:sz w:val="28"/>
          <w:szCs w:val="28"/>
        </w:rPr>
        <w:t xml:space="preserve"> </w:t>
      </w:r>
      <w:del w:id="1043" w:author="Assessor GDSXSR" w:date="2026-10-29T18:10:40Z">
        <w:r>
          <w:rPr>
            <w:rFonts w:ascii="Arial" w:hAnsi="Arial" w:cs="Arial"/>
            <w:sz w:val="28"/>
            <w:szCs w:val="28"/>
          </w:rPr>
          <w:delText xml:space="preserve">aos</w:delText>
        </w:r>
      </w:del>
      <w:ins w:id="1044" w:author="Assessor GDSXSR" w:date="2026-10-29T18:10:40Z">
        <w:r>
          <w:rPr>
            <w:rFonts w:ascii="Arial" w:hAnsi="Arial" w:cs="Arial"/>
            <w:color w:val="808080"/>
            <w:sz w:val="28"/>
            <w:szCs w:val="28"/>
          </w:rPr>
          <w:t xml:space="preserve">dos</w:t>
        </w:r>
      </w:ins>
      <w:r>
        <w:rPr>
          <w:rFonts w:ascii="Arial" w:hAnsi="Arial" w:cs="Arial"/>
          <w:sz w:val="28"/>
          <w:szCs w:val="28"/>
        </w:rPr>
        <w:t xml:space="preserve"> atos constritivos</w:t>
      </w:r>
      <w:del w:id="1045" w:author="Assessor GDSXSR" w:date="2026-10-29T18:10:40Z">
        <w:r>
          <w:rPr>
            <w:rFonts w:ascii="Arial" w:hAnsi="Arial" w:cs="Arial"/>
            <w:sz w:val="28"/>
            <w:szCs w:val="28"/>
          </w:rPr>
          <w:delText xml:space="preserve">, sob alegação de propriedade e posse legítimas dos bens</w:delText>
        </w:r>
      </w:del>
      <w:r>
        <w:rPr>
          <w:rFonts w:ascii="Arial" w:hAnsi="Arial" w:cs="Arial"/>
          <w:color w:val="808080"/>
          <w:sz w:val="28"/>
          <w:szCs w:val="28"/>
        </w:rPr>
        <w:t xml:space="preserve"> (R$ 109</w:t>
      </w:r>
      <w:r>
        <w:rPr>
          <w:rFonts w:ascii="Arial" w:hAnsi="Arial" w:cs="Arial"/>
          <w:sz w:val="28"/>
          <w:szCs w:val="28"/>
        </w:rPr>
        <w:t xml:space="preserve">.</w:t>
      </w:r>
      <w:r>
        <w:rPr>
          <w:rFonts w:ascii="Arial" w:hAnsi="Arial" w:cs="Arial"/>
          <w:color w:val="808080"/>
          <w:sz w:val="28"/>
          <w:szCs w:val="28"/>
        </w:rPr>
        <w:t xml:space="preserve">792,36).</w:t>
      </w:r>
      <w:commentRangeEnd w:id="4"/>
      <w:r>
        <w:rPr>
          <w:rStyle w:val="Refdecomentrio"/>
          <w:rFonts w:ascii="Arial" w:hAnsi="Arial" w:cs="Arial"/>
          <w:sz w:val="28"/>
          <w:szCs w:val="28"/>
        </w:rPr>
        <w:commentReference w:id="4"/>
      </w:r>
    </w:p>
    <w:p w14:paraId="7A5E7795" w14:textId="55A18617"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 A sentença julgou procedentes os embargos </w:t>
      </w:r>
      <w:del w:id="1046" w:author="Assessor GDSXSR" w:date="2026-10-29T18:10:40Z">
        <w:r>
          <w:rPr>
            <w:rFonts w:ascii="Arial" w:hAnsi="Arial" w:cs="Arial"/>
            <w:sz w:val="28"/>
            <w:szCs w:val="28"/>
          </w:rPr>
          <w:delText xml:space="preserve">de terceiro para desconstituir as restrições judiciais </w:delText>
        </w:r>
      </w:del>
      <w:r>
        <w:rPr>
          <w:rFonts w:ascii="Arial" w:hAnsi="Arial" w:cs="Arial"/>
          <w:sz w:val="28"/>
          <w:szCs w:val="28"/>
        </w:rPr>
        <w:t xml:space="preserve">e condenou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embargado</w:t>
      </w:r>
      <w:r>
        <w:rPr>
          <w:rFonts w:ascii="Arial" w:hAnsi="Arial" w:cs="Arial"/>
          <w:sz w:val="28"/>
          <w:szCs w:val="28"/>
        </w:rPr>
        <w:t xml:space="preserve"> </w:t>
      </w:r>
      <w:del w:id="1047" w:author="Assessor GDSXSR" w:date="2026-10-29T18:10:40Z">
        <w:r>
          <w:rPr>
            <w:rFonts w:ascii="Arial" w:hAnsi="Arial" w:cs="Arial"/>
            <w:sz w:val="28"/>
            <w:szCs w:val="28"/>
          </w:rPr>
          <w:delText xml:space="preserve">ao </w:delText>
        </w:r>
        <w:r>
          <w:rPr>
            <w:rFonts w:ascii="Arial" w:hAnsi="Arial" w:cs="Arial"/>
            <w:sz w:val="28"/>
            <w:szCs w:val="28"/>
          </w:rPr>
          <w:delText xml:space="preserve">pagamento das</w:delText>
        </w:r>
      </w:del>
      <w:ins w:id="1048" w:author="Assessor GDSXSR" w:date="2026-10-29T18:10:40Z">
        <w:r>
          <w:rPr>
            <w:rFonts w:ascii="Arial" w:hAnsi="Arial" w:cs="Arial"/>
            <w:color w:val="808080"/>
            <w:sz w:val="28"/>
            <w:szCs w:val="28"/>
          </w:rPr>
          <w:t xml:space="preserve">às</w:t>
        </w:r>
      </w:ins>
      <w:r>
        <w:rPr>
          <w:rFonts w:ascii="Arial" w:hAnsi="Arial" w:cs="Arial"/>
          <w:sz w:val="28"/>
          <w:szCs w:val="28"/>
        </w:rPr>
        <w:t xml:space="preserve"> custas </w:t>
      </w:r>
      <w:del w:id="1049" w:author="Assessor GDSXSR" w:date="2026-10-29T18:10:40Z">
        <w:r>
          <w:rPr>
            <w:rFonts w:ascii="Arial" w:hAnsi="Arial" w:cs="Arial"/>
            <w:sz w:val="28"/>
            <w:szCs w:val="28"/>
          </w:rPr>
          <w:delText xml:space="preserve">processuais </w:delText>
        </w:r>
      </w:del>
      <w:r>
        <w:rPr>
          <w:rFonts w:ascii="Arial" w:hAnsi="Arial" w:cs="Arial"/>
          <w:sz w:val="28"/>
          <w:szCs w:val="28"/>
        </w:rPr>
        <w:t xml:space="preserve">e </w:t>
      </w:r>
      <w:del w:id="1050" w:author="Assessor GDSXSR" w:date="2026-10-29T18:10:40Z">
        <w:r>
          <w:rPr>
            <w:rFonts w:ascii="Arial" w:hAnsi="Arial" w:cs="Arial"/>
            <w:color w:val="808080"/>
            <w:sz w:val="28"/>
            <w:szCs w:val="28"/>
          </w:rPr>
          <w:delText xml:space="preserve">dos</w:delText>
        </w:r>
      </w:del>
      <w:ins w:id="1051" w:author="Assessor GDSXSR" w:date="2026-10-29T18:10:40Z">
        <w:r>
          <w:rPr>
            <w:rFonts w:ascii="Arial" w:hAnsi="Arial" w:cs="Arial"/>
            <w:color w:val="808080"/>
            <w:sz w:val="28"/>
            <w:szCs w:val="28"/>
          </w:rPr>
          <w:t xml:space="preserve">aos</w:t>
        </w:r>
      </w:ins>
      <w:r>
        <w:rPr>
          <w:rFonts w:ascii="Arial" w:hAnsi="Arial" w:cs="Arial"/>
          <w:color w:val="808080"/>
          <w:sz w:val="28"/>
          <w:szCs w:val="28"/>
        </w:rPr>
        <w:t xml:space="preserve"> </w:t>
      </w:r>
      <w:r>
        <w:rPr>
          <w:rFonts w:ascii="Arial" w:hAnsi="Arial" w:cs="Arial"/>
          <w:sz w:val="28"/>
          <w:szCs w:val="28"/>
        </w:rPr>
        <w:t xml:space="preserve">honorários</w:t>
      </w:r>
      <w:del w:id="1052" w:author="Assessor GDSXSR" w:date="2026-10-29T18:10:40Z">
        <w:r>
          <w:rPr>
            <w:rFonts w:ascii="Arial" w:hAnsi="Arial" w:cs="Arial"/>
            <w:sz w:val="28"/>
            <w:szCs w:val="28"/>
          </w:rPr>
          <w:delText xml:space="preserve"> advocatícios</w:delText>
        </w:r>
      </w:del>
      <w:r>
        <w:rPr>
          <w:rFonts w:ascii="Arial" w:hAnsi="Arial" w:cs="Arial"/>
          <w:color w:val="808080"/>
          <w:sz w:val="28"/>
          <w:szCs w:val="28"/>
        </w:rPr>
        <w:t xml:space="preserve">,</w:t>
      </w:r>
      <w:r>
        <w:rPr>
          <w:rFonts w:ascii="Arial" w:hAnsi="Arial" w:cs="Arial"/>
          <w:sz w:val="28"/>
          <w:szCs w:val="28"/>
        </w:rPr>
        <w:t xml:space="preserve"> fixados em 10% do valor atualizado da causa.</w:t>
      </w:r>
    </w:p>
    <w:p w14:paraId="3CC7FA98" w14:textId="49B2D50F"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3. O embargado apelou</w:t>
      </w:r>
      <w:ins w:id="1053" w:author="Assessor GDSXSR" w:date="2026-10-29T18:10:40Z">
        <w:r>
          <w:rPr>
            <w:rFonts w:ascii="Arial" w:hAnsi="Arial" w:cs="Arial"/>
            <w:color w:val="808080"/>
            <w:sz w:val="28"/>
            <w:szCs w:val="28"/>
          </w:rPr>
          <w:t xml:space="preserve">,</w:t>
        </w:r>
      </w:ins>
      <w:r>
        <w:rPr>
          <w:rFonts w:ascii="Arial" w:hAnsi="Arial" w:cs="Arial"/>
          <w:sz w:val="28"/>
          <w:szCs w:val="28"/>
        </w:rPr>
        <w:t xml:space="preserve"> </w:t>
      </w:r>
      <w:del w:id="1054" w:author="Assessor GDSXSR" w:date="2026-10-29T18:10:40Z">
        <w:r>
          <w:rPr>
            <w:rFonts w:ascii="Arial" w:hAnsi="Arial" w:cs="Arial"/>
            <w:sz w:val="28"/>
            <w:szCs w:val="28"/>
          </w:rPr>
          <w:delText xml:space="preserve">suscita</w:delText>
        </w:r>
        <w:r>
          <w:rPr>
            <w:rFonts w:ascii="Arial" w:hAnsi="Arial" w:cs="Arial"/>
            <w:sz w:val="28"/>
            <w:szCs w:val="28"/>
          </w:rPr>
          <w:delText xml:space="preserve">ndo</w:delText>
        </w:r>
        <w:r>
          <w:rPr>
            <w:rFonts w:ascii="Arial" w:hAnsi="Arial" w:cs="Arial"/>
            <w:sz w:val="28"/>
            <w:szCs w:val="28"/>
          </w:rPr>
          <w:delText xml:space="preserve"> a</w:delText>
        </w:r>
      </w:del>
      <w:ins w:id="1055" w:author="Assessor GDSXSR" w:date="2026-10-29T18:10:40Z">
        <w:r>
          <w:rPr>
            <w:rFonts w:ascii="Arial" w:hAnsi="Arial" w:cs="Arial"/>
            <w:color w:val="808080"/>
            <w:sz w:val="28"/>
            <w:szCs w:val="28"/>
          </w:rPr>
          <w:t xml:space="preserve">alegando</w:t>
        </w:r>
      </w:ins>
      <w:r>
        <w:rPr>
          <w:rFonts w:ascii="Arial" w:hAnsi="Arial" w:cs="Arial"/>
          <w:sz w:val="28"/>
          <w:szCs w:val="28"/>
        </w:rPr>
        <w:t xml:space="preserve"> intempestividade</w:t>
      </w:r>
      <w:del w:id="1056" w:author="Assessor GDSXSR" w:date="2026-10-29T18:10:40Z">
        <w:r>
          <w:rPr>
            <w:rFonts w:ascii="Arial" w:hAnsi="Arial" w:cs="Arial"/>
            <w:sz w:val="28"/>
            <w:szCs w:val="28"/>
          </w:rPr>
          <w:delText xml:space="preserve"> dos embargos de terceiro</w:delText>
        </w:r>
      </w:del>
      <w:r>
        <w:rPr>
          <w:rFonts w:ascii="Arial" w:hAnsi="Arial" w:cs="Arial"/>
          <w:sz w:val="28"/>
          <w:szCs w:val="28"/>
        </w:rPr>
        <w:t xml:space="preserve">, fraude à</w:t>
      </w:r>
      <w:del w:id="1057" w:author="Assessor GDSXSR" w:date="2026-10-29T18:10:40Z">
        <w:r>
          <w:rPr>
            <w:rFonts w:ascii="Arial" w:hAnsi="Arial" w:cs="Arial"/>
            <w:sz w:val="28"/>
            <w:szCs w:val="28"/>
          </w:rPr>
          <w:delText xml:space="preserve"> execução decorrente da alienação posterior ao ajuizamento da</w:delText>
        </w:r>
      </w:del>
      <w:r>
        <w:rPr>
          <w:rFonts w:ascii="Arial" w:hAnsi="Arial" w:cs="Arial"/>
          <w:sz w:val="28"/>
          <w:szCs w:val="28"/>
        </w:rPr>
        <w:t xml:space="preserve"> execução, ausência de </w:t>
      </w:r>
      <w:del w:id="1058" w:author="Assessor GDSXSR" w:date="2026-10-29T18:10:40Z">
        <w:r>
          <w:rPr>
            <w:rFonts w:ascii="Arial" w:hAnsi="Arial" w:cs="Arial"/>
            <w:sz w:val="28"/>
            <w:szCs w:val="28"/>
          </w:rPr>
          <w:delText xml:space="preserve">comprovação</w:delText>
        </w:r>
      </w:del>
      <w:ins w:id="1059" w:author="Assessor GDSXSR" w:date="2026-10-29T18:10:40Z">
        <w:r>
          <w:rPr>
            <w:rFonts w:ascii="Arial" w:hAnsi="Arial" w:cs="Arial"/>
            <w:color w:val="808080"/>
            <w:sz w:val="28"/>
            <w:szCs w:val="28"/>
          </w:rPr>
          <w:t xml:space="preserve">prova</w:t>
        </w:r>
      </w:ins>
      <w:r>
        <w:rPr>
          <w:rFonts w:ascii="Arial" w:hAnsi="Arial" w:cs="Arial"/>
          <w:sz w:val="28"/>
          <w:szCs w:val="28"/>
        </w:rPr>
        <w:t xml:space="preserve"> da boa-fé do adquirente e indevida atribuição dos ônus sucumbenciais.</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7BBDC885"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 Há três questões em discussão: (i) </w:t>
      </w:r>
      <w:del w:id="1060" w:author="Assessor GDSXSR" w:date="2026-10-29T18:10:40Z">
        <w:r>
          <w:rPr>
            <w:rFonts w:ascii="Arial" w:hAnsi="Arial" w:cs="Arial"/>
            <w:sz w:val="28"/>
            <w:szCs w:val="28"/>
          </w:rPr>
          <w:delText xml:space="preserve">analisar</w:delText>
        </w:r>
      </w:del>
      <w:ins w:id="1061" w:author="Assessor GDSXSR" w:date="2026-10-29T18:10:40Z">
        <w:r>
          <w:rPr>
            <w:rFonts w:ascii="Arial" w:hAnsi="Arial" w:cs="Arial"/>
            <w:color w:val="808080"/>
            <w:sz w:val="28"/>
            <w:szCs w:val="28"/>
          </w:rPr>
          <w:t xml:space="preserve">saber</w:t>
        </w:r>
      </w:ins>
      <w:r>
        <w:rPr>
          <w:rFonts w:ascii="Arial" w:hAnsi="Arial" w:cs="Arial"/>
          <w:sz w:val="28"/>
          <w:szCs w:val="28"/>
        </w:rPr>
        <w:t xml:space="preserve"> se os embargos </w:t>
      </w:r>
      <w:del w:id="1062" w:author="Assessor GDSXSR" w:date="2026-10-29T18:10:40Z">
        <w:r>
          <w:rPr>
            <w:rFonts w:ascii="Arial" w:hAnsi="Arial" w:cs="Arial"/>
            <w:sz w:val="28"/>
            <w:szCs w:val="28"/>
          </w:rPr>
          <w:delText xml:space="preserve">de terceiro </w:delText>
        </w:r>
      </w:del>
      <w:r>
        <w:rPr>
          <w:rFonts w:ascii="Arial" w:hAnsi="Arial" w:cs="Arial"/>
          <w:sz w:val="28"/>
          <w:szCs w:val="28"/>
        </w:rPr>
        <w:t xml:space="preserve">foram </w:t>
      </w:r>
      <w:del w:id="1063" w:author="Assessor GDSXSR" w:date="2026-10-29T18:10:40Z">
        <w:r>
          <w:rPr>
            <w:rFonts w:ascii="Arial" w:hAnsi="Arial" w:cs="Arial"/>
            <w:sz w:val="28"/>
            <w:szCs w:val="28"/>
          </w:rPr>
          <w:delText xml:space="preserve">opostos tempestivamente</w:delText>
        </w:r>
      </w:del>
      <w:ins w:id="1064" w:author="Assessor GDSXSR" w:date="2026-10-29T18:10:40Z">
        <w:r>
          <w:rPr>
            <w:rFonts w:ascii="Arial" w:hAnsi="Arial" w:cs="Arial"/>
            <w:color w:val="808080"/>
            <w:sz w:val="28"/>
            <w:szCs w:val="28"/>
          </w:rPr>
          <w:t xml:space="preserve">tempestivos</w:t>
        </w:r>
      </w:ins>
      <w:r>
        <w:rPr>
          <w:rFonts w:ascii="Arial" w:hAnsi="Arial" w:cs="Arial"/>
          <w:sz w:val="28"/>
          <w:szCs w:val="28"/>
        </w:rPr>
        <w:t xml:space="preserve">; (ii) verificar se a aquisição </w:t>
      </w:r>
      <w:del w:id="1065" w:author="Assessor GDSXSR" w:date="2026-10-29T18:10:40Z">
        <w:r>
          <w:rPr>
            <w:rFonts w:ascii="Arial" w:hAnsi="Arial" w:cs="Arial"/>
            <w:sz w:val="28"/>
            <w:szCs w:val="28"/>
          </w:rPr>
          <w:delText xml:space="preserve">do bem caracteriza</w:delText>
        </w:r>
      </w:del>
      <w:ins w:id="1066" w:author="Assessor GDSXSR" w:date="2026-10-29T18:10:40Z">
        <w:r>
          <w:rPr>
            <w:rFonts w:ascii="Arial" w:hAnsi="Arial" w:cs="Arial"/>
            <w:color w:val="808080"/>
            <w:sz w:val="28"/>
            <w:szCs w:val="28"/>
          </w:rPr>
          <w:t xml:space="preserve">configura</w:t>
        </w:r>
      </w:ins>
      <w:r>
        <w:rPr>
          <w:rFonts w:ascii="Arial" w:hAnsi="Arial" w:cs="Arial"/>
          <w:sz w:val="28"/>
          <w:szCs w:val="28"/>
        </w:rPr>
        <w:t xml:space="preserve"> fraude à execução</w:t>
      </w:r>
      <w:del w:id="1067" w:author="Assessor GDSXSR" w:date="2026-10-29T18:10:40Z">
        <w:r>
          <w:rPr>
            <w:rFonts w:ascii="Arial" w:hAnsi="Arial" w:cs="Arial"/>
            <w:sz w:val="28"/>
            <w:szCs w:val="28"/>
          </w:rPr>
          <w:delText xml:space="preserve"> apta a justificar a manutenção da constrição judicial</w:delText>
        </w:r>
      </w:del>
      <w:r>
        <w:rPr>
          <w:rFonts w:ascii="Arial" w:hAnsi="Arial" w:cs="Arial"/>
          <w:sz w:val="28"/>
          <w:szCs w:val="28"/>
        </w:rPr>
        <w:t xml:space="preserve">; e (iii) </w:t>
      </w:r>
      <w:del w:id="1068" w:author="Assessor GDSXSR" w:date="2026-10-29T18:10:40Z">
        <w:r>
          <w:rPr>
            <w:rFonts w:ascii="Arial" w:hAnsi="Arial" w:cs="Arial"/>
            <w:sz w:val="28"/>
            <w:szCs w:val="28"/>
          </w:rPr>
          <w:delText xml:space="preserve">examinar</w:delText>
        </w:r>
        <w:r>
          <w:rPr>
            <w:rFonts w:ascii="Arial" w:hAnsi="Arial" w:cs="Arial"/>
            <w:sz w:val="28"/>
            <w:szCs w:val="28"/>
          </w:rPr>
          <w:delText xml:space="preserve"> a</w:delText>
        </w:r>
      </w:del>
      <w:ins w:id="1069" w:author="Assessor GDSXSR" w:date="2026-10-29T18:10:40Z">
        <w:r>
          <w:rPr>
            <w:rFonts w:ascii="Arial" w:hAnsi="Arial" w:cs="Arial"/>
            <w:color w:val="808080"/>
            <w:sz w:val="28"/>
            <w:szCs w:val="28"/>
          </w:rPr>
          <w:t xml:space="preserve">definir</w:t>
        </w:r>
      </w:ins>
      <w:r>
        <w:rPr>
          <w:rFonts w:ascii="Arial" w:hAnsi="Arial" w:cs="Arial"/>
          <w:sz w:val="28"/>
          <w:szCs w:val="28"/>
        </w:rPr>
        <w:t xml:space="preserve"> quem </w:t>
      </w:r>
      <w:del w:id="1070" w:author="Assessor GDSXSR" w:date="2026-10-29T18:10:40Z">
        <w:r>
          <w:rPr>
            <w:rFonts w:ascii="Arial" w:hAnsi="Arial" w:cs="Arial"/>
            <w:sz w:val="28"/>
            <w:szCs w:val="28"/>
          </w:rPr>
          <w:delText xml:space="preserve">incumbe</w:delText>
        </w:r>
      </w:del>
      <w:ins w:id="1071" w:author="Assessor GDSXSR" w:date="2026-10-29T18:10:40Z">
        <w:r>
          <w:rPr>
            <w:rFonts w:ascii="Arial" w:hAnsi="Arial" w:cs="Arial"/>
            <w:color w:val="808080"/>
            <w:sz w:val="28"/>
            <w:szCs w:val="28"/>
          </w:rPr>
          <w:t xml:space="preserve">arca</w:t>
        </w:r>
      </w:ins>
      <w:r>
        <w:rPr>
          <w:rFonts w:ascii="Arial" w:hAnsi="Arial" w:cs="Arial"/>
          <w:sz w:val="28"/>
          <w:szCs w:val="28"/>
        </w:rPr>
        <w:t xml:space="preserve"> </w:t>
      </w:r>
      <w:del w:id="1072" w:author="Assessor GDSXSR" w:date="2026-10-29T18:10:40Z">
        <w:r>
          <w:rPr>
            <w:rFonts w:ascii="Arial" w:hAnsi="Arial" w:cs="Arial"/>
            <w:sz w:val="28"/>
            <w:szCs w:val="28"/>
          </w:rPr>
          <w:delText xml:space="preserve">o</w:delText>
        </w:r>
      </w:del>
      <w:ins w:id="1073" w:author="Assessor GDSXSR" w:date="2026-10-29T18:10:40Z">
        <w:r>
          <w:rPr>
            <w:rFonts w:ascii="Arial" w:hAnsi="Arial" w:cs="Arial"/>
            <w:color w:val="808080"/>
            <w:sz w:val="28"/>
            <w:szCs w:val="28"/>
          </w:rPr>
          <w:t xml:space="preserve">com</w:t>
        </w:r>
      </w:ins>
      <w:r>
        <w:rPr>
          <w:rFonts w:ascii="Arial" w:hAnsi="Arial" w:cs="Arial"/>
          <w:sz w:val="28"/>
          <w:szCs w:val="28"/>
        </w:rPr>
        <w:t xml:space="preserve"> </w:t>
      </w:r>
      <w:del w:id="1074" w:author="Assessor GDSXSR" w:date="2026-10-29T18:10:40Z">
        <w:r>
          <w:rPr>
            <w:rFonts w:ascii="Arial" w:hAnsi="Arial" w:cs="Arial"/>
            <w:sz w:val="28"/>
            <w:szCs w:val="28"/>
          </w:rPr>
          <w:delText xml:space="preserve">pagamento dos</w:delText>
        </w:r>
      </w:del>
      <w:ins w:id="1075" w:author="Assessor GDSXSR" w:date="2026-10-29T18:10:40Z">
        <w:r>
          <w:rPr>
            <w:rFonts w:ascii="Arial" w:hAnsi="Arial" w:cs="Arial"/>
            <w:color w:val="808080"/>
            <w:sz w:val="28"/>
            <w:szCs w:val="28"/>
          </w:rPr>
          <w:t xml:space="preserve">os</w:t>
        </w:r>
      </w:ins>
      <w:r>
        <w:rPr>
          <w:rFonts w:ascii="Arial" w:hAnsi="Arial" w:cs="Arial"/>
          <w:sz w:val="28"/>
          <w:szCs w:val="28"/>
        </w:rPr>
        <w:t xml:space="preserve"> ônus sucumbenciais</w:t>
      </w:r>
      <w:del w:id="1076" w:author="Assessor GDSXSR" w:date="2026-10-29T18:10:40Z">
        <w:r>
          <w:rPr>
            <w:rFonts w:ascii="Arial" w:hAnsi="Arial" w:cs="Arial"/>
            <w:sz w:val="28"/>
            <w:szCs w:val="28"/>
          </w:rPr>
          <w:delText xml:space="preserve"> em embargos de terceiro</w:delText>
        </w:r>
        <w:r>
          <w:rPr>
            <w:rFonts w:ascii="Arial" w:hAnsi="Arial" w:cs="Arial"/>
            <w:sz w:val="28"/>
            <w:szCs w:val="28"/>
          </w:rPr>
          <w:delText xml:space="preserve"> </w:delText>
        </w:r>
        <w:r>
          <w:rPr>
            <w:rFonts w:ascii="Arial" w:hAnsi="Arial" w:cs="Arial"/>
            <w:sz w:val="28"/>
            <w:szCs w:val="28"/>
          </w:rPr>
          <w:delText xml:space="preserve">julgados procedentes</w:delText>
        </w:r>
      </w:del>
      <w:r>
        <w:rPr>
          <w:rFonts w:ascii="Arial" w:hAnsi="Arial" w:cs="Arial"/>
          <w:sz w:val="28"/>
          <w:szCs w:val="28"/>
        </w:rPr>
        <w:t xml:space="preserve">.</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07FA2893" w:rsidR="00886ABA" w:rsidRDefault="00511630" w:rsidP="00886ABA">
      <w:pPr>
        <w:pStyle w:val="PargrafodaLista"/>
        <w:spacing w:after="0" w:line="360" w:lineRule="auto"/>
        <w:ind w:left="0"/>
        <w:jc w:val="both"/>
        <w:rPr>
          <w:rFonts w:ascii="Arial" w:hAnsi="Arial" w:cs="Arial"/>
          <w:sz w:val="28"/>
          <w:szCs w:val="28"/>
        </w:rPr>
      </w:pPr>
      <w:commentRangeStart w:id="5"/>
      <w:r>
        <w:rPr>
          <w:rFonts w:ascii="Arial" w:hAnsi="Arial" w:cs="Arial"/>
          <w:sz w:val="28"/>
          <w:szCs w:val="28"/>
        </w:rPr>
        <w:t xml:space="preserve">5. Os embargos de terceiro</w:t>
      </w:r>
      <w:del w:id="1077" w:author="Assessor GDSXSR" w:date="2026-10-29T18:10:40Z">
        <w:r>
          <w:rPr>
            <w:rFonts w:ascii="Arial" w:hAnsi="Arial" w:cs="Arial"/>
            <w:sz w:val="28"/>
            <w:szCs w:val="28"/>
          </w:rPr>
          <w:delText xml:space="preserve">,</w:delText>
        </w:r>
      </w:del>
      <w:r>
        <w:rPr>
          <w:rFonts w:ascii="Arial" w:hAnsi="Arial" w:cs="Arial"/>
          <w:sz w:val="28"/>
          <w:szCs w:val="28"/>
        </w:rPr>
        <w:t xml:space="preserve"> </w:t>
      </w:r>
      <w:del w:id="1078" w:author="Assessor GDSXSR" w:date="2026-10-29T18:10:40Z">
        <w:r>
          <w:rPr>
            <w:rFonts w:ascii="Arial" w:hAnsi="Arial" w:cs="Arial"/>
            <w:sz w:val="28"/>
            <w:szCs w:val="28"/>
          </w:rPr>
          <w:delText xml:space="preserve">no processo de</w:delText>
        </w:r>
      </w:del>
      <w:ins w:id="1079" w:author="Assessor GDSXSR" w:date="2026-10-29T18:10:40Z">
        <w:r>
          <w:rPr>
            <w:rFonts w:ascii="Arial" w:hAnsi="Arial" w:cs="Arial"/>
            <w:color w:val="808080"/>
            <w:sz w:val="28"/>
            <w:szCs w:val="28"/>
          </w:rPr>
          <w:t xml:space="preserve">na</w:t>
        </w:r>
      </w:ins>
      <w:r>
        <w:rPr>
          <w:rFonts w:ascii="Arial" w:hAnsi="Arial" w:cs="Arial"/>
          <w:sz w:val="28"/>
          <w:szCs w:val="28"/>
        </w:rPr>
        <w:t xml:space="preserve"> execução</w:t>
      </w:r>
      <w:del w:id="1080" w:author="Assessor GDSXSR" w:date="2026-10-29T18:10:40Z">
        <w:r>
          <w:rPr>
            <w:rFonts w:ascii="Arial" w:hAnsi="Arial" w:cs="Arial"/>
            <w:sz w:val="28"/>
            <w:szCs w:val="28"/>
          </w:rPr>
          <w:delText xml:space="preserve">,</w:delText>
        </w:r>
      </w:del>
      <w:r>
        <w:rPr>
          <w:rFonts w:ascii="Arial" w:hAnsi="Arial" w:cs="Arial"/>
          <w:sz w:val="28"/>
          <w:szCs w:val="28"/>
        </w:rPr>
        <w:t xml:space="preserve"> podem ser opostos até 5 dias após </w:t>
      </w:r>
      <w:r>
        <w:rPr>
          <w:rFonts w:ascii="Arial" w:hAnsi="Arial" w:cs="Arial"/>
          <w:color w:val="808080"/>
          <w:sz w:val="28"/>
          <w:szCs w:val="28"/>
        </w:rPr>
        <w:t xml:space="preserve">a </w:t>
      </w:r>
      <w:r>
        <w:rPr>
          <w:rFonts w:ascii="Arial" w:hAnsi="Arial" w:cs="Arial"/>
          <w:sz w:val="28"/>
          <w:szCs w:val="28"/>
        </w:rPr>
        <w:t xml:space="preserve">adjudicação,</w:t>
      </w:r>
      <w:r>
        <w:rPr>
          <w:rFonts w:ascii="Arial" w:hAnsi="Arial" w:cs="Arial"/>
          <w:color w:val="808080"/>
          <w:sz w:val="28"/>
          <w:szCs w:val="28"/>
        </w:rPr>
        <w:t xml:space="preserve"> a</w:t>
      </w:r>
      <w:r>
        <w:rPr>
          <w:rFonts w:ascii="Arial" w:hAnsi="Arial" w:cs="Arial"/>
          <w:sz w:val="28"/>
          <w:szCs w:val="28"/>
        </w:rPr>
        <w:t xml:space="preserve"> alienação ou</w:t>
      </w:r>
      <w:r>
        <w:rPr>
          <w:rFonts w:ascii="Arial" w:hAnsi="Arial" w:cs="Arial"/>
          <w:color w:val="808080"/>
          <w:sz w:val="28"/>
          <w:szCs w:val="28"/>
        </w:rPr>
        <w:t xml:space="preserve"> a</w:t>
      </w:r>
      <w:r>
        <w:rPr>
          <w:rFonts w:ascii="Arial" w:hAnsi="Arial" w:cs="Arial"/>
          <w:sz w:val="28"/>
          <w:szCs w:val="28"/>
        </w:rPr>
        <w:t xml:space="preserve"> arrematação, </w:t>
      </w:r>
      <w:del w:id="1081" w:author="Assessor GDSXSR" w:date="2026-10-29T18:10:40Z">
        <w:r>
          <w:rPr>
            <w:rFonts w:ascii="Arial" w:hAnsi="Arial" w:cs="Arial"/>
            <w:sz w:val="28"/>
            <w:szCs w:val="28"/>
          </w:rPr>
          <w:delText xml:space="preserve">inexistindo decadência ou preclusão quando não iniciado qualquer ato expropriatório, </w:delText>
        </w:r>
      </w:del>
      <w:r>
        <w:rPr>
          <w:rFonts w:ascii="Arial" w:hAnsi="Arial" w:cs="Arial"/>
          <w:color w:val="808080"/>
          <w:sz w:val="28"/>
          <w:szCs w:val="28"/>
        </w:rPr>
        <w:t xml:space="preserve">e</w:t>
      </w:r>
      <w:r>
        <w:rPr>
          <w:rFonts w:ascii="Arial" w:hAnsi="Arial" w:cs="Arial"/>
          <w:sz w:val="28"/>
          <w:szCs w:val="28"/>
        </w:rPr>
        <w:t xml:space="preserve"> a</w:t>
      </w:r>
      <w:del w:id="1082" w:author="Assessor GDSXSR" w:date="2026-10-29T18:10:40Z">
        <w:r>
          <w:rPr>
            <w:rFonts w:ascii="Arial" w:hAnsi="Arial" w:cs="Arial"/>
            <w:sz w:val="28"/>
            <w:szCs w:val="28"/>
          </w:rPr>
          <w:delText xml:space="preserve"> mera</w:delText>
        </w:r>
      </w:del>
      <w:r>
        <w:rPr>
          <w:rFonts w:ascii="Arial" w:hAnsi="Arial" w:cs="Arial"/>
          <w:sz w:val="28"/>
          <w:szCs w:val="28"/>
        </w:rPr>
        <w:t xml:space="preserve"> ciência anterior da constrição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antecipa</w:t>
      </w:r>
      <w:r>
        <w:rPr>
          <w:rFonts w:ascii="Arial" w:hAnsi="Arial" w:cs="Arial"/>
          <w:sz w:val="28"/>
          <w:szCs w:val="28"/>
        </w:rPr>
        <w:t xml:space="preserve"> o termo final </w:t>
      </w:r>
      <w:r>
        <w:rPr>
          <w:rFonts w:ascii="Arial" w:hAnsi="Arial" w:cs="Arial"/>
          <w:color w:val="808080"/>
          <w:sz w:val="28"/>
          <w:szCs w:val="28"/>
        </w:rPr>
        <w:t xml:space="preserve">(CPC</w:t>
      </w:r>
      <w:r>
        <w:rPr>
          <w:rFonts w:ascii="Arial" w:hAnsi="Arial" w:cs="Arial"/>
          <w:sz w:val="28"/>
          <w:szCs w:val="28"/>
        </w:rPr>
        <w:t xml:space="preserve"> </w:t>
      </w:r>
      <w:r>
        <w:rPr>
          <w:rFonts w:ascii="Arial" w:hAnsi="Arial" w:cs="Arial"/>
          <w:color w:val="808080"/>
          <w:sz w:val="28"/>
          <w:szCs w:val="28"/>
        </w:rPr>
        <w:t xml:space="preserve">675)</w:t>
      </w:r>
      <w:r>
        <w:rPr>
          <w:rFonts w:ascii="Arial" w:hAnsi="Arial" w:cs="Arial"/>
          <w:sz w:val="28"/>
          <w:szCs w:val="28"/>
        </w:rPr>
        <w:t xml:space="preserve">. </w:t>
      </w: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caso,</w:t>
      </w:r>
      <w:r>
        <w:rPr>
          <w:rFonts w:ascii="Arial" w:hAnsi="Arial" w:cs="Arial"/>
          <w:sz w:val="28"/>
          <w:szCs w:val="28"/>
        </w:rPr>
        <w:t xml:space="preserve"> </w:t>
      </w:r>
      <w:r>
        <w:rPr>
          <w:rFonts w:ascii="Arial" w:hAnsi="Arial" w:cs="Arial"/>
          <w:color w:val="808080"/>
          <w:sz w:val="28"/>
          <w:szCs w:val="28"/>
        </w:rPr>
        <w:t xml:space="preserve">não houve ato expropriatório, </w:t>
      </w:r>
      <w:del w:id="1083" w:author="Assessor GDSXSR" w:date="2026-10-29T18:10:40Z">
        <w:r>
          <w:rPr>
            <w:rFonts w:ascii="Arial" w:hAnsi="Arial" w:cs="Arial"/>
            <w:color w:val="808080"/>
            <w:sz w:val="28"/>
            <w:szCs w:val="28"/>
          </w:rPr>
          <w:delText xml:space="preserve">de modo que</w:delText>
        </w:r>
      </w:del>
      <w:ins w:id="1084" w:author="Assessor GDSXSR" w:date="2026-10-29T18:10:40Z">
        <w:r>
          <w:rPr>
            <w:rFonts w:ascii="Arial" w:hAnsi="Arial" w:cs="Arial"/>
            <w:color w:val="808080"/>
            <w:sz w:val="28"/>
            <w:szCs w:val="28"/>
          </w:rPr>
          <w:t xml:space="preserve">e</w:t>
        </w:r>
      </w:ins>
      <w:r>
        <w:rPr>
          <w:rFonts w:ascii="Arial" w:hAnsi="Arial" w:cs="Arial"/>
          <w:color w:val="808080"/>
          <w:sz w:val="28"/>
          <w:szCs w:val="28"/>
        </w:rPr>
        <w:t xml:space="preserve"> o prazo sequer teve início</w:t>
      </w:r>
      <w:r>
        <w:rPr>
          <w:rFonts w:ascii="Arial" w:hAnsi="Arial" w:cs="Arial"/>
          <w:sz w:val="28"/>
          <w:szCs w:val="28"/>
        </w:rPr>
        <w:t xml:space="preserve">.</w:t>
      </w:r>
      <w:commentRangeEnd w:id="5"/>
      <w:r>
        <w:rPr>
          <w:rStyle w:val="Refdecomentrio"/>
          <w:rFonts w:ascii="Arial" w:hAnsi="Arial" w:cs="Arial"/>
          <w:sz w:val="28"/>
          <w:szCs w:val="28"/>
        </w:rPr>
        <w:commentReference w:id="5"/>
      </w:r>
    </w:p>
    <w:p w14:paraId="15EDE053" w14:textId="2E4E599A"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 A extinção de ação anterior sem resolução do mérito</w:t>
      </w:r>
      <w:ins w:id="1085" w:author="Assessor GDSXSR" w:date="2026-10-29T18:10:40Z">
        <w:r>
          <w:rPr>
            <w:rFonts w:ascii="Arial" w:hAnsi="Arial" w:cs="Arial"/>
            <w:color w:val="808080"/>
            <w:sz w:val="28"/>
            <w:szCs w:val="28"/>
          </w:rPr>
          <w:t xml:space="preserve">,</w:t>
        </w:r>
      </w:ins>
      <w:r>
        <w:rPr>
          <w:rFonts w:ascii="Arial" w:hAnsi="Arial" w:cs="Arial"/>
          <w:sz w:val="28"/>
          <w:szCs w:val="28"/>
        </w:rPr>
        <w:t xml:space="preserve"> por ilegitimidade ativa</w:t>
      </w:r>
      <w:del w:id="1086" w:author="Assessor GDSXSR" w:date="2026-10-29T18:10:40Z">
        <w:r>
          <w:rPr>
            <w:rFonts w:ascii="Arial" w:hAnsi="Arial" w:cs="Arial"/>
            <w:sz w:val="28"/>
            <w:szCs w:val="28"/>
          </w:rPr>
          <w:delText xml:space="preserve"> não impede o ajuizamento de nova demanda pela parte legítima</w:delText>
        </w:r>
      </w:del>
      <w:r>
        <w:rPr>
          <w:rFonts w:ascii="Arial" w:hAnsi="Arial" w:cs="Arial"/>
          <w:sz w:val="28"/>
          <w:szCs w:val="28"/>
        </w:rPr>
        <w:t xml:space="preserve">,</w:t>
      </w:r>
      <w:del w:id="1087" w:author="Assessor GDSXSR" w:date="2026-10-29T18:10:40Z">
        <w:r>
          <w:rPr>
            <w:rFonts w:ascii="Arial" w:hAnsi="Arial" w:cs="Arial"/>
            <w:sz w:val="28"/>
            <w:szCs w:val="28"/>
          </w:rPr>
          <w:delText xml:space="preserve"> pois</w:delText>
        </w:r>
      </w:del>
      <w:r>
        <w:rPr>
          <w:rFonts w:ascii="Arial" w:hAnsi="Arial" w:cs="Arial"/>
          <w:sz w:val="28"/>
          <w:szCs w:val="28"/>
        </w:rPr>
        <w:t xml:space="preserve"> não produz coisa julgada material nem </w:t>
      </w:r>
      <w:del w:id="1088" w:author="Assessor GDSXSR" w:date="2026-10-29T18:10:40Z">
        <w:r>
          <w:rPr>
            <w:rFonts w:ascii="Arial" w:hAnsi="Arial" w:cs="Arial"/>
            <w:sz w:val="28"/>
            <w:szCs w:val="28"/>
          </w:rPr>
          <w:delText xml:space="preserve">extingue</w:delText>
        </w:r>
      </w:del>
      <w:ins w:id="1089" w:author="Assessor GDSXSR" w:date="2026-10-29T18:10:40Z">
        <w:r>
          <w:rPr>
            <w:rFonts w:ascii="Arial" w:hAnsi="Arial" w:cs="Arial"/>
            <w:color w:val="808080"/>
            <w:sz w:val="28"/>
            <w:szCs w:val="28"/>
          </w:rPr>
          <w:t xml:space="preserve">impede</w:t>
        </w:r>
      </w:ins>
      <w:r>
        <w:rPr>
          <w:rFonts w:ascii="Arial" w:hAnsi="Arial" w:cs="Arial"/>
          <w:sz w:val="28"/>
          <w:szCs w:val="28"/>
        </w:rPr>
        <w:t xml:space="preserve"> </w:t>
      </w:r>
      <w:del w:id="1090" w:author="Assessor GDSXSR" w:date="2026-10-29T18:10:40Z">
        <w:r>
          <w:rPr>
            <w:rFonts w:ascii="Arial" w:hAnsi="Arial" w:cs="Arial"/>
            <w:sz w:val="28"/>
            <w:szCs w:val="28"/>
          </w:rPr>
          <w:delText xml:space="preserve">o</w:delText>
        </w:r>
      </w:del>
      <w:ins w:id="1091" w:author="Assessor GDSXSR" w:date="2026-10-29T18:10:40Z">
        <w:r>
          <w:rPr>
            <w:rFonts w:ascii="Arial" w:hAnsi="Arial" w:cs="Arial"/>
            <w:color w:val="808080"/>
            <w:sz w:val="28"/>
            <w:szCs w:val="28"/>
          </w:rPr>
          <w:t xml:space="preserve">nova</w:t>
        </w:r>
      </w:ins>
      <w:r>
        <w:rPr>
          <w:rFonts w:ascii="Arial" w:hAnsi="Arial" w:cs="Arial"/>
          <w:sz w:val="28"/>
          <w:szCs w:val="28"/>
        </w:rPr>
        <w:t xml:space="preserve"> </w:t>
      </w:r>
      <w:del w:id="1092" w:author="Assessor GDSXSR" w:date="2026-10-29T18:10:40Z">
        <w:r>
          <w:rPr>
            <w:rFonts w:ascii="Arial" w:hAnsi="Arial" w:cs="Arial"/>
            <w:sz w:val="28"/>
            <w:szCs w:val="28"/>
          </w:rPr>
          <w:delText xml:space="preserve">direito</w:delText>
        </w:r>
      </w:del>
      <w:ins w:id="1093" w:author="Assessor GDSXSR" w:date="2026-10-29T18:10:40Z">
        <w:r>
          <w:rPr>
            <w:rFonts w:ascii="Arial" w:hAnsi="Arial" w:cs="Arial"/>
            <w:color w:val="808080"/>
            <w:sz w:val="28"/>
            <w:szCs w:val="28"/>
          </w:rPr>
          <w:t xml:space="preserve">demanda</w:t>
        </w:r>
      </w:ins>
      <w:r>
        <w:rPr>
          <w:rFonts w:ascii="Arial" w:hAnsi="Arial" w:cs="Arial"/>
          <w:sz w:val="28"/>
          <w:szCs w:val="28"/>
        </w:rPr>
        <w:t xml:space="preserve"> </w:t>
      </w:r>
      <w:del w:id="1094" w:author="Assessor GDSXSR" w:date="2026-10-29T18:10:40Z">
        <w:r>
          <w:rPr>
            <w:rFonts w:ascii="Arial" w:hAnsi="Arial" w:cs="Arial"/>
            <w:sz w:val="28"/>
            <w:szCs w:val="28"/>
          </w:rPr>
          <w:delText xml:space="preserve">de</w:delText>
        </w:r>
      </w:del>
      <w:ins w:id="1095" w:author="Assessor GDSXSR" w:date="2026-10-29T18:10:40Z">
        <w:r>
          <w:rPr>
            <w:rFonts w:ascii="Arial" w:hAnsi="Arial" w:cs="Arial"/>
            <w:color w:val="808080"/>
            <w:sz w:val="28"/>
            <w:szCs w:val="28"/>
          </w:rPr>
          <w:t xml:space="preserve">pela</w:t>
        </w:r>
      </w:ins>
      <w:r>
        <w:rPr>
          <w:rFonts w:ascii="Arial" w:hAnsi="Arial" w:cs="Arial"/>
          <w:sz w:val="28"/>
          <w:szCs w:val="28"/>
        </w:rPr>
        <w:t xml:space="preserve"> </w:t>
      </w:r>
      <w:del w:id="1096" w:author="Assessor GDSXSR" w:date="2026-10-29T18:10:40Z">
        <w:r>
          <w:rPr>
            <w:rFonts w:ascii="Arial" w:hAnsi="Arial" w:cs="Arial"/>
            <w:sz w:val="28"/>
            <w:szCs w:val="28"/>
          </w:rPr>
          <w:delText xml:space="preserve">ação</w:delText>
        </w:r>
      </w:del>
      <w:ins w:id="1097" w:author="Assessor GDSXSR" w:date="2026-10-29T18:10:40Z">
        <w:r>
          <w:rPr>
            <w:rFonts w:ascii="Arial" w:hAnsi="Arial" w:cs="Arial"/>
            <w:color w:val="808080"/>
            <w:sz w:val="28"/>
            <w:szCs w:val="28"/>
          </w:rPr>
          <w:t xml:space="preserve">parte</w:t>
        </w:r>
      </w:ins>
      <w:r>
        <w:rPr>
          <w:rFonts w:ascii="Arial" w:hAnsi="Arial" w:cs="Arial"/>
          <w:sz w:val="28"/>
          <w:szCs w:val="28"/>
        </w:rPr>
        <w:t xml:space="preserve"> </w:t>
      </w:r>
      <w:del w:id="1098" w:author="Assessor GDSXSR" w:date="2026-10-29T18:10:40Z">
        <w:r>
          <w:rPr>
            <w:rFonts w:ascii="Arial" w:hAnsi="Arial" w:cs="Arial"/>
            <w:sz w:val="28"/>
            <w:szCs w:val="28"/>
          </w:rPr>
          <w:delText xml:space="preserve">relacionado ao bem litigioso</w:delText>
        </w:r>
      </w:del>
      <w:ins w:id="1099" w:author="Assessor GDSXSR" w:date="2026-10-29T18:10:40Z">
        <w:r>
          <w:rPr>
            <w:rFonts w:ascii="Arial" w:hAnsi="Arial" w:cs="Arial"/>
            <w:color w:val="808080"/>
            <w:sz w:val="28"/>
            <w:szCs w:val="28"/>
          </w:rPr>
          <w:t xml:space="preserve">legítima</w:t>
        </w:r>
      </w:ins>
      <w:r>
        <w:rPr>
          <w:rFonts w:ascii="Arial" w:hAnsi="Arial" w:cs="Arial"/>
          <w:color w:val="808080"/>
          <w:sz w:val="28"/>
          <w:szCs w:val="28"/>
        </w:rPr>
        <w:t xml:space="preserve"> (CPC 486)</w:t>
      </w:r>
      <w:r>
        <w:rPr>
          <w:rFonts w:ascii="Arial" w:hAnsi="Arial" w:cs="Arial"/>
          <w:sz w:val="28"/>
          <w:szCs w:val="28"/>
        </w:rPr>
        <w:t xml:space="preserve">.</w:t>
      </w:r>
    </w:p>
    <w:p w14:paraId="7475C487" w14:textId="2AEFC6D7" w:rsidR="00B42FB8" w:rsidRDefault="00B42FB8"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A fraude à execução exige registro prévio da constrição ou prova da má-fé do </w:t>
      </w:r>
      <w:del w:id="1100" w:author="Assessor GDSXSR" w:date="2026-10-29T18:10:40Z">
        <w:r>
          <w:rPr>
            <w:rFonts w:ascii="Arial" w:hAnsi="Arial" w:cs="Arial"/>
            <w:sz w:val="28"/>
            <w:szCs w:val="28"/>
          </w:rPr>
          <w:delText xml:space="preserve">terceiro </w:delText>
        </w:r>
      </w:del>
      <w:r>
        <w:rPr>
          <w:rFonts w:ascii="Arial" w:hAnsi="Arial" w:cs="Arial"/>
          <w:sz w:val="28"/>
          <w:szCs w:val="28"/>
        </w:rPr>
        <w:t xml:space="preserve">adquirente</w:t>
      </w:r>
      <w:del w:id="1101" w:author="Assessor GDSXSR" w:date="2026-10-29T18:10:40Z">
        <w:r>
          <w:rPr>
            <w:rFonts w:ascii="Arial" w:hAnsi="Arial" w:cs="Arial"/>
            <w:sz w:val="28"/>
            <w:szCs w:val="28"/>
          </w:rPr>
          <w:delText xml:space="preserve">, de modo que a alienação </w:delText>
        </w:r>
        <w:r>
          <w:rPr>
            <w:rFonts w:ascii="Arial" w:hAnsi="Arial" w:cs="Arial"/>
            <w:color w:val="808080"/>
            <w:sz w:val="28"/>
            <w:szCs w:val="28"/>
          </w:rPr>
          <w:delText xml:space="preserve">anterior</w:delText>
        </w:r>
        <w:r>
          <w:rPr>
            <w:rFonts w:ascii="Arial" w:hAnsi="Arial" w:cs="Arial"/>
            <w:sz w:val="28"/>
            <w:szCs w:val="28"/>
          </w:rPr>
          <w:delText xml:space="preserve"> </w:delText>
        </w:r>
        <w:r>
          <w:rPr>
            <w:rFonts w:ascii="Arial" w:hAnsi="Arial" w:cs="Arial"/>
            <w:color w:val="808080"/>
            <w:sz w:val="28"/>
            <w:szCs w:val="28"/>
          </w:rPr>
          <w:delText xml:space="preserve">à</w:delText>
        </w:r>
        <w:r>
          <w:rPr>
            <w:rFonts w:ascii="Arial" w:hAnsi="Arial" w:cs="Arial"/>
            <w:sz w:val="28"/>
            <w:szCs w:val="28"/>
          </w:rPr>
          <w:delText xml:space="preserve"> penhora ou </w:delText>
        </w:r>
        <w:r>
          <w:rPr>
            <w:rFonts w:ascii="Arial" w:hAnsi="Arial" w:cs="Arial"/>
            <w:color w:val="808080"/>
            <w:sz w:val="28"/>
            <w:szCs w:val="28"/>
          </w:rPr>
          <w:delText xml:space="preserve">a</w:delText>
        </w:r>
        <w:r>
          <w:rPr>
            <w:rFonts w:ascii="Arial" w:hAnsi="Arial" w:cs="Arial"/>
            <w:sz w:val="28"/>
            <w:szCs w:val="28"/>
          </w:rPr>
          <w:delText xml:space="preserve"> qualquer restrição judicial relevante afasta a presunção de fraude e preserva a aquisição de boa-fé</w:delText>
        </w:r>
      </w:del>
      <w:r>
        <w:rPr>
          <w:rFonts w:ascii="Arial" w:hAnsi="Arial" w:cs="Arial"/>
          <w:color w:val="808080"/>
          <w:sz w:val="28"/>
          <w:szCs w:val="28"/>
        </w:rPr>
        <w:t xml:space="preserve"> (Súmula 375/STJ)</w:t>
      </w:r>
      <w:r>
        <w:rPr>
          <w:rFonts w:ascii="Arial" w:hAnsi="Arial" w:cs="Arial"/>
          <w:sz w:val="28"/>
          <w:szCs w:val="28"/>
        </w:rPr>
        <w:t xml:space="preserve">.</w:t>
      </w:r>
      <w:r>
        <w:rPr>
          <w:rFonts w:ascii="Arial" w:hAnsi="Arial" w:cs="Arial"/>
          <w:color w:val="808080"/>
          <w:sz w:val="28"/>
          <w:szCs w:val="28"/>
        </w:rPr>
        <w:t xml:space="preserve"> No caso, os veículos foram adquiridos em 03/09/2018, antes das constrições judiciais, e o embargado não provou a má-fé da adquirente.</w:t>
      </w:r>
    </w:p>
    <w:p w14:paraId="7DA7DFED" w14:textId="35A6D089" w:rsidR="006037F7" w:rsidRDefault="006037F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r>
        <w:rPr>
          <w:rFonts w:ascii="Arial" w:hAnsi="Arial" w:cs="Arial"/>
          <w:sz w:val="28"/>
          <w:szCs w:val="28"/>
        </w:rPr>
        <w:t xml:space="preserve">A ausência de transferência</w:t>
      </w:r>
      <w:del w:id="1102" w:author="Assessor GDSXSR" w:date="2026-10-29T18:10:40Z">
        <w:r>
          <w:rPr>
            <w:rFonts w:ascii="Arial" w:hAnsi="Arial" w:cs="Arial"/>
            <w:sz w:val="28"/>
            <w:szCs w:val="28"/>
          </w:rPr>
          <w:delText xml:space="preserve"> imediata do veículo</w:delText>
        </w:r>
      </w:del>
      <w:r>
        <w:rPr>
          <w:rFonts w:ascii="Arial" w:hAnsi="Arial" w:cs="Arial"/>
          <w:sz w:val="28"/>
          <w:szCs w:val="28"/>
        </w:rPr>
        <w:t xml:space="preserve"> perante o órgão de trânsito não </w:t>
      </w:r>
      <w:del w:id="1103" w:author="Assessor GDSXSR" w:date="2026-10-29T18:10:40Z">
        <w:r>
          <w:rPr>
            <w:rFonts w:ascii="Arial" w:hAnsi="Arial" w:cs="Arial"/>
            <w:sz w:val="28"/>
            <w:szCs w:val="28"/>
          </w:rPr>
          <w:delText xml:space="preserve">constitui</w:delText>
        </w:r>
      </w:del>
      <w:ins w:id="1104" w:author="Assessor GDSXSR" w:date="2026-10-29T18:10:40Z">
        <w:r>
          <w:rPr>
            <w:rFonts w:ascii="Arial" w:hAnsi="Arial" w:cs="Arial"/>
            <w:color w:val="808080"/>
            <w:sz w:val="28"/>
            <w:szCs w:val="28"/>
          </w:rPr>
          <w:t xml:space="preserve">demonstra</w:t>
        </w:r>
      </w:ins>
      <w:r>
        <w:rPr>
          <w:rFonts w:ascii="Arial" w:hAnsi="Arial" w:cs="Arial"/>
          <w:sz w:val="28"/>
          <w:szCs w:val="28"/>
        </w:rPr>
        <w:t xml:space="preserve">, por si só, </w:t>
      </w:r>
      <w:del w:id="1105" w:author="Assessor GDSXSR" w:date="2026-10-29T18:10:40Z">
        <w:r>
          <w:rPr>
            <w:rFonts w:ascii="Arial" w:hAnsi="Arial" w:cs="Arial"/>
            <w:sz w:val="28"/>
            <w:szCs w:val="28"/>
          </w:rPr>
          <w:delText xml:space="preserve">elemento suficiente para demonstrar </w:delText>
        </w:r>
      </w:del>
      <w:r>
        <w:rPr>
          <w:rFonts w:ascii="Arial" w:hAnsi="Arial" w:cs="Arial"/>
          <w:sz w:val="28"/>
          <w:szCs w:val="28"/>
        </w:rPr>
        <w:t xml:space="preserve">má-fé, </w:t>
      </w:r>
      <w:del w:id="1106" w:author="Assessor GDSXSR" w:date="2026-10-29T18:10:40Z">
        <w:r>
          <w:rPr>
            <w:rFonts w:ascii="Arial" w:hAnsi="Arial" w:cs="Arial"/>
            <w:sz w:val="28"/>
            <w:szCs w:val="28"/>
          </w:rPr>
          <w:delText xml:space="preserve">especialmente</w:delText>
        </w:r>
      </w:del>
      <w:ins w:id="1107" w:author="Assessor GDSXSR" w:date="2026-10-29T18:10:40Z">
        <w:r>
          <w:rPr>
            <w:rFonts w:ascii="Arial" w:hAnsi="Arial" w:cs="Arial"/>
            <w:color w:val="808080"/>
            <w:sz w:val="28"/>
            <w:szCs w:val="28"/>
          </w:rPr>
          <w:t xml:space="preserve">quando</w:t>
        </w:r>
      </w:ins>
      <w:r>
        <w:rPr>
          <w:rFonts w:ascii="Arial" w:hAnsi="Arial" w:cs="Arial"/>
          <w:sz w:val="28"/>
          <w:szCs w:val="28"/>
        </w:rPr>
        <w:t xml:space="preserve"> </w:t>
      </w:r>
      <w:del w:id="1108" w:author="Assessor GDSXSR" w:date="2026-10-29T18:10:40Z">
        <w:r>
          <w:rPr>
            <w:rFonts w:ascii="Arial" w:hAnsi="Arial" w:cs="Arial"/>
            <w:sz w:val="28"/>
            <w:szCs w:val="28"/>
          </w:rPr>
          <w:delText xml:space="preserve">quando</w:delText>
        </w:r>
      </w:del>
      <w:ins w:id="1109" w:author="Assessor GDSXSR" w:date="2026-10-29T18:10:40Z">
        <w:r>
          <w:rPr>
            <w:rFonts w:ascii="Arial" w:hAnsi="Arial" w:cs="Arial"/>
            <w:color w:val="808080"/>
            <w:sz w:val="28"/>
            <w:szCs w:val="28"/>
          </w:rPr>
          <w:t xml:space="preserve">comprovadas</w:t>
        </w:r>
      </w:ins>
      <w:r>
        <w:rPr>
          <w:rFonts w:ascii="Arial" w:hAnsi="Arial" w:cs="Arial"/>
          <w:sz w:val="28"/>
          <w:szCs w:val="28"/>
        </w:rPr>
        <w:t xml:space="preserve"> a aquisição onerosa, a tradição </w:t>
      </w:r>
      <w:del w:id="1110" w:author="Assessor GDSXSR" w:date="2026-10-29T18:10:40Z">
        <w:r>
          <w:rPr>
            <w:rFonts w:ascii="Arial" w:hAnsi="Arial" w:cs="Arial"/>
            <w:sz w:val="28"/>
            <w:szCs w:val="28"/>
          </w:rPr>
          <w:delText xml:space="preserve">do bem </w:delText>
        </w:r>
      </w:del>
      <w:r>
        <w:rPr>
          <w:rFonts w:ascii="Arial" w:hAnsi="Arial" w:cs="Arial"/>
          <w:sz w:val="28"/>
          <w:szCs w:val="28"/>
        </w:rPr>
        <w:t xml:space="preserve">e a quitação dos encargos financeiros</w:t>
      </w:r>
      <w:del w:id="1111" w:author="Assessor GDSXSR" w:date="2026-10-29T18:10:40Z">
        <w:r>
          <w:rPr>
            <w:rFonts w:ascii="Arial" w:hAnsi="Arial" w:cs="Arial"/>
            <w:sz w:val="28"/>
            <w:szCs w:val="28"/>
          </w:rPr>
          <w:delText xml:space="preserve"> encontram-se documentalmente comprovadas</w:delText>
        </w:r>
      </w:del>
      <w:r>
        <w:rPr>
          <w:rFonts w:ascii="Arial" w:hAnsi="Arial" w:cs="Arial"/>
          <w:sz w:val="28"/>
          <w:szCs w:val="28"/>
        </w:rPr>
        <w:t xml:space="preserve">.</w:t>
      </w:r>
    </w:p>
    <w:p w14:paraId="1803E1A7" w14:textId="4C3ADB56" w:rsidR="006037F7" w:rsidRDefault="006037F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9. Nos embargos de terceiro, os honorários </w:t>
      </w:r>
      <w:del w:id="1112" w:author="Assessor GDSXSR" w:date="2026-10-29T18:10:40Z">
        <w:r>
          <w:rPr>
            <w:rFonts w:ascii="Arial" w:hAnsi="Arial" w:cs="Arial"/>
            <w:sz w:val="28"/>
            <w:szCs w:val="28"/>
          </w:rPr>
          <w:delText xml:space="preserve">advocatícios </w:delText>
        </w:r>
      </w:del>
      <w:r>
        <w:rPr>
          <w:rFonts w:ascii="Arial" w:hAnsi="Arial" w:cs="Arial"/>
          <w:sz w:val="28"/>
          <w:szCs w:val="28"/>
        </w:rPr>
        <w:t xml:space="preserve">observam </w:t>
      </w:r>
      <w:del w:id="1113" w:author="Assessor GDSXSR" w:date="2026-10-29T18:10:40Z">
        <w:r>
          <w:rPr>
            <w:rFonts w:ascii="Arial" w:hAnsi="Arial" w:cs="Arial"/>
            <w:sz w:val="28"/>
            <w:szCs w:val="28"/>
          </w:rPr>
          <w:delText xml:space="preserve">o princípio da</w:delText>
        </w:r>
      </w:del>
      <w:ins w:id="1114" w:author="Assessor GDSXSR" w:date="2026-10-29T18:10:40Z">
        <w:r>
          <w:rPr>
            <w:rFonts w:ascii="Arial" w:hAnsi="Arial" w:cs="Arial"/>
            <w:color w:val="808080"/>
            <w:sz w:val="28"/>
            <w:szCs w:val="28"/>
          </w:rPr>
          <w:t xml:space="preserve">a</w:t>
        </w:r>
      </w:ins>
      <w:r>
        <w:rPr>
          <w:rFonts w:ascii="Arial" w:hAnsi="Arial" w:cs="Arial"/>
          <w:sz w:val="28"/>
          <w:szCs w:val="28"/>
        </w:rPr>
        <w:t xml:space="preserve"> causalidade, </w:t>
      </w:r>
      <w:r>
        <w:rPr>
          <w:rFonts w:ascii="Arial" w:hAnsi="Arial" w:cs="Arial"/>
          <w:color w:val="808080"/>
          <w:sz w:val="28"/>
          <w:szCs w:val="28"/>
        </w:rPr>
        <w:t xml:space="preserve">mas</w:t>
      </w:r>
      <w:r>
        <w:rPr>
          <w:rFonts w:ascii="Arial" w:hAnsi="Arial" w:cs="Arial"/>
          <w:sz w:val="28"/>
          <w:szCs w:val="28"/>
        </w:rPr>
        <w:t xml:space="preserve"> a resistência injustificada à desconstituição da </w:t>
      </w:r>
      <w:del w:id="1115" w:author="Assessor GDSXSR" w:date="2026-10-29T18:10:40Z">
        <w:r>
          <w:rPr>
            <w:rFonts w:ascii="Arial" w:hAnsi="Arial" w:cs="Arial"/>
            <w:sz w:val="28"/>
            <w:szCs w:val="28"/>
          </w:rPr>
          <w:delText xml:space="preserve">constrição</w:delText>
        </w:r>
      </w:del>
      <w:ins w:id="1116" w:author="Assessor GDSXSR" w:date="2026-10-29T18:10:40Z">
        <w:r>
          <w:rPr>
            <w:rFonts w:ascii="Arial" w:hAnsi="Arial" w:cs="Arial"/>
            <w:color w:val="808080"/>
            <w:sz w:val="28"/>
            <w:szCs w:val="28"/>
          </w:rPr>
          <w:t xml:space="preserve">penhora</w:t>
        </w:r>
      </w:ins>
      <w:r>
        <w:rPr>
          <w:rFonts w:ascii="Arial" w:hAnsi="Arial" w:cs="Arial"/>
          <w:sz w:val="28"/>
          <w:szCs w:val="28"/>
        </w:rPr>
        <w:t xml:space="preserve">, após </w:t>
      </w:r>
      <w:r>
        <w:rPr>
          <w:rFonts w:ascii="Arial" w:hAnsi="Arial" w:cs="Arial"/>
          <w:color w:val="808080"/>
          <w:sz w:val="28"/>
          <w:szCs w:val="28"/>
        </w:rPr>
        <w:t xml:space="preserve">a </w:t>
      </w:r>
      <w:r>
        <w:rPr>
          <w:rFonts w:ascii="Arial" w:hAnsi="Arial" w:cs="Arial"/>
          <w:sz w:val="28"/>
          <w:szCs w:val="28"/>
        </w:rPr>
        <w:t xml:space="preserve">ciência da alienação</w:t>
      </w:r>
      <w:del w:id="1117" w:author="Assessor GDSXSR" w:date="2026-10-29T18:10:40Z">
        <w:r>
          <w:rPr>
            <w:rFonts w:ascii="Arial" w:hAnsi="Arial" w:cs="Arial"/>
            <w:sz w:val="28"/>
            <w:szCs w:val="28"/>
          </w:rPr>
          <w:delText xml:space="preserve"> do bem</w:delText>
        </w:r>
      </w:del>
      <w:r>
        <w:rPr>
          <w:rFonts w:ascii="Arial" w:hAnsi="Arial" w:cs="Arial"/>
          <w:sz w:val="28"/>
          <w:szCs w:val="28"/>
        </w:rPr>
        <w:t xml:space="preserve">, desloca a </w:t>
      </w:r>
      <w:r>
        <w:rPr>
          <w:rFonts w:ascii="Arial" w:hAnsi="Arial" w:cs="Arial"/>
          <w:color w:val="808080"/>
          <w:sz w:val="28"/>
          <w:szCs w:val="28"/>
        </w:rPr>
        <w:t xml:space="preserve">sucumbência</w:t>
      </w:r>
      <w:r>
        <w:rPr>
          <w:rFonts w:ascii="Arial" w:hAnsi="Arial" w:cs="Arial"/>
          <w:sz w:val="28"/>
          <w:szCs w:val="28"/>
        </w:rPr>
        <w:t xml:space="preserve"> </w:t>
      </w:r>
      <w:del w:id="1118" w:author="Assessor GDSXSR" w:date="2026-10-29T18:10:40Z">
        <w:r>
          <w:rPr>
            <w:rFonts w:ascii="Arial" w:hAnsi="Arial" w:cs="Arial"/>
            <w:sz w:val="28"/>
            <w:szCs w:val="28"/>
          </w:rPr>
          <w:delText xml:space="preserve">para</w:delText>
        </w:r>
      </w:del>
      <w:ins w:id="1119" w:author="Assessor GDSXSR" w:date="2026-10-29T18:10:40Z">
        <w:r>
          <w:rPr>
            <w:rFonts w:ascii="Arial" w:hAnsi="Arial" w:cs="Arial"/>
            <w:color w:val="808080"/>
            <w:sz w:val="28"/>
            <w:szCs w:val="28"/>
          </w:rPr>
          <w:t xml:space="preserve">ao</w:t>
        </w:r>
      </w:ins>
      <w:r>
        <w:rPr>
          <w:rFonts w:ascii="Arial" w:hAnsi="Arial" w:cs="Arial"/>
          <w:sz w:val="28"/>
          <w:szCs w:val="28"/>
        </w:rPr>
        <w:t xml:space="preserve"> </w:t>
      </w:r>
      <w:del w:id="1120" w:author="Assessor GDSXSR" w:date="2026-10-29T18:10:40Z">
        <w:r>
          <w:rPr>
            <w:rFonts w:ascii="Arial" w:hAnsi="Arial" w:cs="Arial"/>
            <w:sz w:val="28"/>
            <w:szCs w:val="28"/>
          </w:rPr>
          <w:delText xml:space="preserve">quem insiste na manutenção da penhora</w:delText>
        </w:r>
      </w:del>
      <w:ins w:id="1121" w:author="Assessor GDSXSR" w:date="2026-10-29T18:10:40Z">
        <w:r>
          <w:rPr>
            <w:rFonts w:ascii="Arial" w:hAnsi="Arial" w:cs="Arial"/>
            <w:color w:val="808080"/>
            <w:sz w:val="28"/>
            <w:szCs w:val="28"/>
          </w:rPr>
          <w:t xml:space="preserve">embargado</w:t>
        </w:r>
      </w:ins>
      <w:r>
        <w:rPr>
          <w:rFonts w:ascii="Arial" w:hAnsi="Arial" w:cs="Arial"/>
          <w:color w:val="808080"/>
          <w:sz w:val="28"/>
          <w:szCs w:val="28"/>
        </w:rPr>
        <w:t xml:space="preserve"> (Súmula 303/STJ; Tema 872/STJ). No caso</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embargado insistiu na</w:t>
      </w:r>
      <w:r>
        <w:rPr>
          <w:rFonts w:ascii="Arial" w:hAnsi="Arial" w:cs="Arial"/>
          <w:sz w:val="28"/>
          <w:szCs w:val="28"/>
        </w:rPr>
        <w:t xml:space="preserve"> tese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fraude</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execução,</w:t>
      </w:r>
      <w:r>
        <w:rPr>
          <w:rFonts w:ascii="Arial" w:hAnsi="Arial" w:cs="Arial"/>
          <w:sz w:val="28"/>
          <w:szCs w:val="28"/>
        </w:rPr>
        <w:t xml:space="preserve"> </w:t>
      </w:r>
      <w:r>
        <w:rPr>
          <w:rFonts w:ascii="Arial" w:hAnsi="Arial" w:cs="Arial"/>
          <w:color w:val="808080"/>
          <w:sz w:val="28"/>
          <w:szCs w:val="28"/>
        </w:rPr>
        <w:t xml:space="preserve">afastada</w:t>
      </w:r>
      <w:r>
        <w:rPr>
          <w:rFonts w:ascii="Arial" w:hAnsi="Arial" w:cs="Arial"/>
          <w:sz w:val="28"/>
          <w:szCs w:val="28"/>
        </w:rPr>
        <w:t xml:space="preserve"> </w:t>
      </w:r>
      <w:r>
        <w:rPr>
          <w:rFonts w:ascii="Arial" w:hAnsi="Arial" w:cs="Arial"/>
          <w:color w:val="808080"/>
          <w:sz w:val="28"/>
          <w:szCs w:val="28"/>
        </w:rPr>
        <w:t xml:space="preserve">nos</w:t>
      </w:r>
      <w:r>
        <w:rPr>
          <w:rFonts w:ascii="Arial" w:hAnsi="Arial" w:cs="Arial"/>
          <w:sz w:val="28"/>
          <w:szCs w:val="28"/>
        </w:rPr>
        <w:t xml:space="preserve"> </w:t>
      </w:r>
      <w:r>
        <w:rPr>
          <w:rFonts w:ascii="Arial" w:hAnsi="Arial" w:cs="Arial"/>
          <w:color w:val="808080"/>
          <w:sz w:val="28"/>
          <w:szCs w:val="28"/>
        </w:rPr>
        <w:t xml:space="preserve">autos</w:t>
      </w:r>
      <w:del w:id="1122" w:author="Assessor GDSXSR" w:date="2026-10-29T18:10:40Z">
        <w:r>
          <w:rPr>
            <w:rFonts w:ascii="Arial" w:hAnsi="Arial" w:cs="Arial"/>
            <w:color w:val="808080"/>
            <w:sz w:val="28"/>
            <w:szCs w:val="28"/>
          </w:rPr>
          <w:delText xml:space="preserve">, e responde pelos ônus de sucumbência</w:delText>
        </w:r>
      </w:del>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A60D995" w:rsidR="00886ABA" w:rsidRPr="00E87018" w:rsidRDefault="00ED0C73"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 </w:t>
      </w:r>
      <w:r>
        <w:rPr>
          <w:rFonts w:ascii="Arial" w:eastAsia="Arial" w:hAnsi="Arial" w:cs="Arial"/>
          <w:color w:val="000000" w:themeColor="text1"/>
          <w:sz w:val="28"/>
          <w:szCs w:val="28"/>
        </w:rPr>
        <w:t>Rejeitou-se a preliminar de intempestividade e</w:t>
      </w:r>
      <w:r>
        <w:rPr>
          <w:rFonts w:ascii="Arial" w:eastAsia="Arial" w:hAnsi="Arial" w:cs="Arial"/>
          <w:color w:val="808080"/>
          <w:sz w:val="28"/>
          <w:szCs w:val="28"/>
        </w:rPr>
        <w:t>, no mérito,</w:t>
      </w:r>
      <w:r>
        <w:rPr>
          <w:rFonts w:ascii="Arial" w:eastAsia="Arial" w:hAnsi="Arial" w:cs="Arial"/>
          <w:color w:val="000000" w:themeColor="text1"/>
          <w:sz w:val="28"/>
          <w:szCs w:val="28"/>
        </w:rPr>
        <w:t xml:space="preserve"> negou-se provimento ao apelo do embargado.</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401A883B" w:rsidR="00886ABA" w:rsidRDefault="00886ABA" w:rsidP="00886ABA">
      <w:pPr>
        <w:spacing w:after="0" w:line="360" w:lineRule="auto"/>
        <w:jc w:val="both"/>
        <w:rPr>
          <w:rFonts w:ascii="Arial" w:eastAsia="Arial" w:hAnsi="Arial" w:cs="Arial"/>
          <w:i/>
          <w:iCs/>
          <w:color w:val="000000" w:themeColor="text1"/>
          <w:sz w:val="26"/>
          <w:szCs w:val="26"/>
        </w:rPr>
      </w:pPr>
      <w:commentRangeStart w:id="6"/>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CPC</w:t>
      </w:r>
      <w:r>
        <w:rPr>
          <w:rFonts w:ascii="Arial" w:eastAsia="Arial" w:hAnsi="Arial" w:cs="Arial"/>
          <w:color w:val="808080"/>
          <w:sz w:val="26"/>
          <w:szCs w:val="26"/>
        </w:rPr>
        <w:t xml:space="preserve"> 85 § 11</w:t>
      </w:r>
      <w:r>
        <w:rPr>
          <w:rFonts w:ascii="Arial" w:eastAsia="Arial" w:hAnsi="Arial" w:cs="Arial"/>
          <w:color w:val="000000" w:themeColor="text1"/>
          <w:sz w:val="26"/>
          <w:szCs w:val="26"/>
        </w:rPr>
        <w:t>, 486, 674 e 675.</w:t>
      </w:r>
      <w:commentRangeEnd w:id="6"/>
      <w:r>
        <w:rPr>
          <w:rStyle w:val="Refdecomentrio"/>
          <w:rFonts w:ascii="Arial" w:eastAsia="Arial" w:hAnsi="Arial" w:cs="Arial"/>
          <w:i/>
          <w:iCs/>
          <w:color w:val="000000" w:themeColor="text1"/>
          <w:sz w:val="26"/>
          <w:szCs w:val="26"/>
        </w:rPr>
        <w:commentReference w:id="6"/>
      </w:r>
    </w:p>
    <w:p w14:paraId="43D43365" w14:textId="6C85E4D8" w:rsidR="00886ABA" w:rsidRDefault="00886ABA" w:rsidP="00886ABA">
      <w:pPr>
        <w:spacing w:after="0" w:line="360" w:lineRule="auto"/>
        <w:jc w:val="both"/>
        <w:rPr>
          <w:rFonts w:ascii="Arial" w:eastAsia="Arial" w:hAnsi="Arial" w:cs="Arial"/>
          <w:i/>
          <w:iCs/>
          <w:color w:val="000000" w:themeColor="text1"/>
          <w:sz w:val="26"/>
          <w:szCs w:val="26"/>
        </w:rPr>
      </w:pPr>
      <w:commentRangeStart w:id="7"/>
      <w:r>
        <w:rPr>
          <w:rFonts w:ascii="Arial" w:eastAsia="Arial" w:hAnsi="Arial" w:cs="Arial"/>
          <w:i/>
          <w:iCs/>
          <w:color w:val="000000" w:themeColor="text1"/>
          <w:sz w:val="26"/>
          <w:szCs w:val="26"/>
        </w:rPr>
        <w:t>Jurisprudência relevante citada:</w:t>
      </w:r>
      <w:commentRangeEnd w:id="7"/>
      <w:r>
        <w:rPr>
          <w:rStyle w:val="Refdecomentrio"/>
          <w:rFonts w:ascii="Arial" w:eastAsia="Arial" w:hAnsi="Arial" w:cs="Arial"/>
          <w:color w:val="000000" w:themeColor="text1"/>
          <w:sz w:val="26"/>
          <w:szCs w:val="26"/>
        </w:rPr>
        <w:commentReference w:id="7"/>
      </w:r>
      <w:r>
        <w:rPr>
          <w:rFonts w:ascii="Arial" w:eastAsia="Arial" w:hAnsi="Arial" w:cs="Arial"/>
          <w:color w:val="000000" w:themeColor="text1"/>
          <w:sz w:val="26"/>
          <w:szCs w:val="26"/>
        </w:rPr>
        <w:t xml:space="preserve"> STJ, </w:t>
      </w:r>
      <w:r>
        <w:rPr>
          <w:rFonts w:ascii="Arial" w:eastAsia="Arial" w:hAnsi="Arial" w:cs="Arial"/>
          <w:color w:val="808080"/>
          <w:sz w:val="26"/>
          <w:szCs w:val="26"/>
        </w:rPr>
        <w:t>Súmula</w:t>
      </w:r>
      <w:r>
        <w:rPr>
          <w:rFonts w:ascii="Arial" w:eastAsia="Arial" w:hAnsi="Arial" w:cs="Arial"/>
          <w:color w:val="000000" w:themeColor="text1"/>
          <w:sz w:val="26"/>
          <w:szCs w:val="26"/>
        </w:rPr>
        <w:t xml:space="preserve"> nº </w:t>
      </w:r>
      <w:r>
        <w:rPr>
          <w:rFonts w:ascii="Arial" w:eastAsia="Arial" w:hAnsi="Arial" w:cs="Arial"/>
          <w:color w:val="808080"/>
          <w:sz w:val="26"/>
          <w:szCs w:val="26"/>
        </w:rPr>
        <w:t>375</w:t>
      </w:r>
      <w:r>
        <w:rPr>
          <w:rFonts w:ascii="Arial" w:eastAsia="Arial" w:hAnsi="Arial" w:cs="Arial"/>
          <w:color w:val="000000" w:themeColor="text1"/>
          <w:sz w:val="26"/>
          <w:szCs w:val="26"/>
        </w:rPr>
        <w:t xml:space="preserve">; STJ, </w:t>
      </w:r>
      <w:r>
        <w:rPr>
          <w:rFonts w:ascii="Arial" w:eastAsia="Arial" w:hAnsi="Arial" w:cs="Arial"/>
          <w:color w:val="808080"/>
          <w:sz w:val="26"/>
          <w:szCs w:val="26"/>
        </w:rPr>
        <w:t>Súmula</w:t>
      </w:r>
      <w:r>
        <w:rPr>
          <w:rFonts w:ascii="Arial" w:eastAsia="Arial" w:hAnsi="Arial" w:cs="Arial"/>
          <w:color w:val="000000" w:themeColor="text1"/>
          <w:sz w:val="26"/>
          <w:szCs w:val="26"/>
        </w:rPr>
        <w:t xml:space="preserve"> nº </w:t>
      </w:r>
      <w:r>
        <w:rPr>
          <w:rFonts w:ascii="Arial" w:eastAsia="Arial" w:hAnsi="Arial" w:cs="Arial"/>
          <w:color w:val="808080"/>
          <w:sz w:val="26"/>
          <w:szCs w:val="26"/>
        </w:rPr>
        <w:t>303</w:t>
      </w:r>
      <w:r>
        <w:rPr>
          <w:rFonts w:ascii="Arial" w:eastAsia="Arial" w:hAnsi="Arial" w:cs="Arial"/>
          <w:color w:val="000000" w:themeColor="text1"/>
          <w:sz w:val="26"/>
          <w:szCs w:val="26"/>
        </w:rPr>
        <w:t xml:space="preserve">; TJDFT, Acórdão 2165060, </w:t>
      </w:r>
      <w:r>
        <w:rPr>
          <w:rFonts w:ascii="Arial" w:eastAsia="Arial" w:hAnsi="Arial" w:cs="Arial"/>
          <w:color w:val="808080"/>
          <w:sz w:val="26"/>
          <w:szCs w:val="26"/>
        </w:rPr>
        <w:t>Processo nº</w:t>
      </w:r>
      <w:r>
        <w:rPr>
          <w:rFonts w:ascii="Arial" w:eastAsia="Arial" w:hAnsi="Arial" w:cs="Arial"/>
          <w:color w:val="000000" w:themeColor="text1"/>
          <w:sz w:val="26"/>
          <w:szCs w:val="26"/>
        </w:rPr>
        <w:t xml:space="preserve"> 0718705-41.2025.8.07.0007, Rel. Des. Arquibaldo Carneiro Portela, 6ª Turma Cível, j. 12/</w:t>
      </w:r>
      <w:r>
        <w:rPr>
          <w:rFonts w:ascii="Arial" w:eastAsia="Arial" w:hAnsi="Arial" w:cs="Arial"/>
          <w:color w:val="808080"/>
          <w:sz w:val="26"/>
          <w:szCs w:val="26"/>
        </w:rPr>
        <w:t>08</w:t>
      </w:r>
      <w:r>
        <w:rPr>
          <w:rFonts w:ascii="Arial" w:eastAsia="Arial" w:hAnsi="Arial" w:cs="Arial"/>
          <w:color w:val="000000" w:themeColor="text1"/>
          <w:sz w:val="26"/>
          <w:szCs w:val="26"/>
        </w:rPr>
        <w:t xml:space="preserve">/2026, DJe </w:t>
      </w:r>
      <w:r>
        <w:rPr>
          <w:rFonts w:ascii="Arial" w:eastAsia="Arial" w:hAnsi="Arial" w:cs="Arial"/>
          <w:color w:val="808080"/>
          <w:sz w:val="26"/>
          <w:szCs w:val="26"/>
        </w:rPr>
        <w:t>02</w:t>
      </w:r>
      <w:r>
        <w:rPr>
          <w:rFonts w:ascii="Arial" w:eastAsia="Arial" w:hAnsi="Arial" w:cs="Arial"/>
          <w:color w:val="000000" w:themeColor="text1"/>
          <w:sz w:val="26"/>
          <w:szCs w:val="26"/>
        </w:rPr>
        <w:t>/</w:t>
      </w:r>
      <w:r>
        <w:rPr>
          <w:rFonts w:ascii="Arial" w:eastAsia="Arial" w:hAnsi="Arial" w:cs="Arial"/>
          <w:color w:val="808080"/>
          <w:sz w:val="26"/>
          <w:szCs w:val="26"/>
        </w:rPr>
        <w:t>09</w:t>
      </w:r>
      <w:r>
        <w:rPr>
          <w:rFonts w:ascii="Arial" w:eastAsia="Arial" w:hAnsi="Arial" w:cs="Arial"/>
          <w:color w:val="000000" w:themeColor="text1"/>
          <w:sz w:val="26"/>
          <w:szCs w:val="26"/>
        </w:rPr>
        <w:t xml:space="preserve">/2026; TJDFT, Acórdão 2169896, </w:t>
      </w:r>
      <w:r>
        <w:rPr>
          <w:rFonts w:ascii="Arial" w:eastAsia="Arial" w:hAnsi="Arial" w:cs="Arial"/>
          <w:color w:val="808080"/>
          <w:sz w:val="26"/>
          <w:szCs w:val="26"/>
        </w:rPr>
        <w:t>Processo nº</w:t>
      </w:r>
      <w:r>
        <w:rPr>
          <w:rFonts w:ascii="Arial" w:eastAsia="Arial" w:hAnsi="Arial" w:cs="Arial"/>
          <w:color w:val="000000" w:themeColor="text1"/>
          <w:sz w:val="26"/>
          <w:szCs w:val="26"/>
        </w:rPr>
        <w:t xml:space="preserve"> 0723642-81.2026.8.07.0000, Rel. Des. Mário-Zam Belmiro, 4ª Turma Cível, j. 26/</w:t>
      </w:r>
      <w:r>
        <w:rPr>
          <w:rFonts w:ascii="Arial" w:eastAsia="Arial" w:hAnsi="Arial" w:cs="Arial"/>
          <w:color w:val="808080"/>
          <w:sz w:val="26"/>
          <w:szCs w:val="26"/>
        </w:rPr>
        <w:t>08</w:t>
      </w:r>
      <w:r>
        <w:rPr>
          <w:rFonts w:ascii="Arial" w:eastAsia="Arial" w:hAnsi="Arial" w:cs="Arial"/>
          <w:color w:val="000000" w:themeColor="text1"/>
          <w:sz w:val="26"/>
          <w:szCs w:val="26"/>
        </w:rPr>
        <w:t>/2026, DJe 15/</w:t>
      </w:r>
      <w:r>
        <w:rPr>
          <w:rFonts w:ascii="Arial" w:eastAsia="Arial" w:hAnsi="Arial" w:cs="Arial"/>
          <w:color w:val="808080"/>
          <w:sz w:val="26"/>
          <w:szCs w:val="26"/>
        </w:rPr>
        <w:t>09</w:t>
      </w:r>
      <w:r>
        <w:rPr>
          <w:rFonts w:ascii="Arial" w:eastAsia="Arial" w:hAnsi="Arial" w:cs="Arial"/>
          <w:color w:val="000000" w:themeColor="text1"/>
          <w:sz w:val="26"/>
          <w:szCs w:val="26"/>
        </w:rPr>
        <w:t xml:space="preserve">/2026; </w:t>
      </w:r>
      <w:r>
        <w:rPr>
          <w:rFonts w:ascii="Arial" w:eastAsia="Arial" w:hAnsi="Arial" w:cs="Arial"/>
          <w:color w:val="808080"/>
          <w:sz w:val="26"/>
          <w:szCs w:val="26"/>
        </w:rPr>
        <w:t>STJ</w:t>
      </w:r>
      <w:r>
        <w:rPr>
          <w:rFonts w:ascii="Arial" w:eastAsia="Arial" w:hAnsi="Arial" w:cs="Arial"/>
          <w:color w:val="000000" w:themeColor="text1"/>
          <w:sz w:val="26"/>
          <w:szCs w:val="26"/>
        </w:rPr>
        <w:t xml:space="preserve">, </w:t>
      </w:r>
      <w:r>
        <w:rPr>
          <w:rFonts w:ascii="Arial" w:eastAsia="Arial" w:hAnsi="Arial" w:cs="Arial"/>
          <w:color w:val="808080"/>
          <w:sz w:val="26"/>
          <w:szCs w:val="26"/>
        </w:rPr>
        <w:t>REsp</w:t>
      </w:r>
      <w:r>
        <w:rPr>
          <w:rFonts w:ascii="Arial" w:eastAsia="Arial" w:hAnsi="Arial" w:cs="Arial"/>
          <w:color w:val="000000" w:themeColor="text1"/>
          <w:sz w:val="26"/>
          <w:szCs w:val="26"/>
        </w:rPr>
        <w:t xml:space="preserve"> </w:t>
      </w:r>
      <w:r>
        <w:rPr>
          <w:rFonts w:ascii="Arial" w:eastAsia="Arial" w:hAnsi="Arial" w:cs="Arial"/>
          <w:color w:val="808080"/>
          <w:sz w:val="26"/>
          <w:szCs w:val="26"/>
        </w:rPr>
        <w:t>nº</w:t>
      </w:r>
      <w:r>
        <w:rPr>
          <w:rFonts w:ascii="Arial" w:eastAsia="Arial" w:hAnsi="Arial" w:cs="Arial"/>
          <w:color w:val="000000" w:themeColor="text1"/>
          <w:sz w:val="26"/>
          <w:szCs w:val="26"/>
        </w:rPr>
        <w:t xml:space="preserve"> </w:t>
      </w:r>
      <w:r>
        <w:rPr>
          <w:rFonts w:ascii="Arial" w:eastAsia="Arial" w:hAnsi="Arial" w:cs="Arial"/>
          <w:color w:val="808080"/>
          <w:sz w:val="26"/>
          <w:szCs w:val="26"/>
        </w:rPr>
        <w:t>1</w:t>
      </w:r>
      <w:r>
        <w:rPr>
          <w:rFonts w:ascii="Arial" w:eastAsia="Arial" w:hAnsi="Arial" w:cs="Arial"/>
          <w:color w:val="000000" w:themeColor="text1"/>
          <w:sz w:val="26"/>
          <w:szCs w:val="26"/>
        </w:rPr>
        <w:t>.</w:t>
      </w:r>
      <w:r>
        <w:rPr>
          <w:rFonts w:ascii="Arial" w:eastAsia="Arial" w:hAnsi="Arial" w:cs="Arial"/>
          <w:color w:val="808080"/>
          <w:sz w:val="26"/>
          <w:szCs w:val="26"/>
        </w:rPr>
        <w:t>452</w:t>
      </w:r>
      <w:r>
        <w:rPr>
          <w:rFonts w:ascii="Arial" w:eastAsia="Arial" w:hAnsi="Arial" w:cs="Arial"/>
          <w:color w:val="000000" w:themeColor="text1"/>
          <w:sz w:val="26"/>
          <w:szCs w:val="26"/>
        </w:rPr>
        <w:t>.</w:t>
      </w:r>
      <w:r>
        <w:rPr>
          <w:rFonts w:ascii="Arial" w:eastAsia="Arial" w:hAnsi="Arial" w:cs="Arial"/>
          <w:color w:val="808080"/>
          <w:sz w:val="26"/>
          <w:szCs w:val="26"/>
        </w:rPr>
        <w:t>840/SP</w:t>
      </w:r>
      <w:r>
        <w:rPr>
          <w:rFonts w:ascii="Arial" w:eastAsia="Arial" w:hAnsi="Arial" w:cs="Arial"/>
          <w:color w:val="000000" w:themeColor="text1"/>
          <w:sz w:val="26"/>
          <w:szCs w:val="26"/>
        </w:rPr>
        <w:t xml:space="preserve">, Rel. </w:t>
      </w:r>
      <w:r>
        <w:rPr>
          <w:rFonts w:ascii="Arial" w:eastAsia="Arial" w:hAnsi="Arial" w:cs="Arial"/>
          <w:color w:val="808080"/>
          <w:sz w:val="26"/>
          <w:szCs w:val="26"/>
        </w:rPr>
        <w:t>Min</w:t>
      </w:r>
      <w:r>
        <w:rPr>
          <w:rFonts w:ascii="Arial" w:eastAsia="Arial" w:hAnsi="Arial" w:cs="Arial"/>
          <w:color w:val="000000" w:themeColor="text1"/>
          <w:sz w:val="26"/>
          <w:szCs w:val="26"/>
        </w:rPr>
        <w:t xml:space="preserve">. </w:t>
      </w:r>
      <w:r>
        <w:rPr>
          <w:rFonts w:ascii="Arial" w:eastAsia="Arial" w:hAnsi="Arial" w:cs="Arial"/>
          <w:color w:val="808080"/>
          <w:sz w:val="26"/>
          <w:szCs w:val="26"/>
        </w:rPr>
        <w:t>Herman</w:t>
      </w:r>
      <w:r>
        <w:rPr>
          <w:rFonts w:ascii="Arial" w:eastAsia="Arial" w:hAnsi="Arial" w:cs="Arial"/>
          <w:color w:val="000000" w:themeColor="text1"/>
          <w:sz w:val="26"/>
          <w:szCs w:val="26"/>
        </w:rPr>
        <w:t xml:space="preserve"> </w:t>
      </w:r>
      <w:r>
        <w:rPr>
          <w:rFonts w:ascii="Arial" w:eastAsia="Arial" w:hAnsi="Arial" w:cs="Arial"/>
          <w:color w:val="808080"/>
          <w:sz w:val="26"/>
          <w:szCs w:val="26"/>
        </w:rPr>
        <w:t>Benjamin</w:t>
      </w:r>
      <w:r>
        <w:rPr>
          <w:rFonts w:ascii="Arial" w:eastAsia="Arial" w:hAnsi="Arial" w:cs="Arial"/>
          <w:color w:val="000000" w:themeColor="text1"/>
          <w:sz w:val="26"/>
          <w:szCs w:val="26"/>
        </w:rPr>
        <w:t xml:space="preserve">, </w:t>
      </w:r>
      <w:r>
        <w:rPr>
          <w:rFonts w:ascii="Arial" w:eastAsia="Arial" w:hAnsi="Arial" w:cs="Arial"/>
          <w:color w:val="808080"/>
          <w:sz w:val="26"/>
          <w:szCs w:val="26"/>
        </w:rPr>
        <w:t>Primeira</w:t>
      </w:r>
      <w:r>
        <w:rPr>
          <w:rFonts w:ascii="Arial" w:eastAsia="Arial" w:hAnsi="Arial" w:cs="Arial"/>
          <w:color w:val="000000" w:themeColor="text1"/>
          <w:sz w:val="26"/>
          <w:szCs w:val="26"/>
        </w:rPr>
        <w:t xml:space="preserve"> </w:t>
      </w:r>
      <w:r>
        <w:rPr>
          <w:rFonts w:ascii="Arial" w:eastAsia="Arial" w:hAnsi="Arial" w:cs="Arial"/>
          <w:color w:val="808080"/>
          <w:sz w:val="26"/>
          <w:szCs w:val="26"/>
        </w:rPr>
        <w:t>Seção</w:t>
      </w:r>
      <w:r>
        <w:rPr>
          <w:rFonts w:ascii="Arial" w:eastAsia="Arial" w:hAnsi="Arial" w:cs="Arial"/>
          <w:color w:val="000000" w:themeColor="text1"/>
          <w:sz w:val="26"/>
          <w:szCs w:val="26"/>
        </w:rPr>
        <w:t xml:space="preserve">, j. </w:t>
      </w:r>
      <w:r>
        <w:rPr>
          <w:rFonts w:ascii="Arial" w:eastAsia="Arial" w:hAnsi="Arial" w:cs="Arial"/>
          <w:color w:val="808080"/>
          <w:sz w:val="26"/>
          <w:szCs w:val="26"/>
        </w:rPr>
        <w:t>14</w:t>
      </w:r>
      <w:r>
        <w:rPr>
          <w:rFonts w:ascii="Arial" w:eastAsia="Arial" w:hAnsi="Arial" w:cs="Arial"/>
          <w:color w:val="000000" w:themeColor="text1"/>
          <w:sz w:val="26"/>
          <w:szCs w:val="26"/>
        </w:rPr>
        <w:t>/</w:t>
      </w:r>
      <w:r>
        <w:rPr>
          <w:rFonts w:ascii="Arial" w:eastAsia="Arial" w:hAnsi="Arial" w:cs="Arial"/>
          <w:color w:val="808080"/>
          <w:sz w:val="26"/>
          <w:szCs w:val="26"/>
        </w:rPr>
        <w:t>09</w:t>
      </w:r>
      <w:r>
        <w:rPr>
          <w:rFonts w:ascii="Arial" w:eastAsia="Arial" w:hAnsi="Arial" w:cs="Arial"/>
          <w:color w:val="000000" w:themeColor="text1"/>
          <w:sz w:val="26"/>
          <w:szCs w:val="26"/>
        </w:rPr>
        <w:t>/</w:t>
      </w:r>
      <w:r>
        <w:rPr>
          <w:rFonts w:ascii="Arial" w:eastAsia="Arial" w:hAnsi="Arial" w:cs="Arial"/>
          <w:color w:val="808080"/>
          <w:sz w:val="26"/>
          <w:szCs w:val="26"/>
        </w:rPr>
        <w:t>2016</w:t>
      </w:r>
      <w:r>
        <w:rPr>
          <w:rFonts w:ascii="Arial" w:eastAsia="Arial" w:hAnsi="Arial" w:cs="Arial"/>
          <w:color w:val="000000" w:themeColor="text1"/>
          <w:sz w:val="26"/>
          <w:szCs w:val="26"/>
        </w:rPr>
        <w:t xml:space="preserve">, DJe </w:t>
      </w:r>
      <w:r>
        <w:rPr>
          <w:rFonts w:ascii="Arial" w:eastAsia="Arial" w:hAnsi="Arial" w:cs="Arial"/>
          <w:color w:val="808080"/>
          <w:sz w:val="26"/>
          <w:szCs w:val="26"/>
        </w:rPr>
        <w:t>05</w:t>
      </w:r>
      <w:r>
        <w:rPr>
          <w:rFonts w:ascii="Arial" w:eastAsia="Arial" w:hAnsi="Arial" w:cs="Arial"/>
          <w:color w:val="000000" w:themeColor="text1"/>
          <w:sz w:val="26"/>
          <w:szCs w:val="26"/>
        </w:rPr>
        <w:t>/</w:t>
      </w:r>
      <w:r>
        <w:rPr>
          <w:rFonts w:ascii="Arial" w:eastAsia="Arial" w:hAnsi="Arial" w:cs="Arial"/>
          <w:color w:val="808080"/>
          <w:sz w:val="26"/>
          <w:szCs w:val="26"/>
        </w:rPr>
        <w:t>10</w:t>
      </w:r>
      <w:r>
        <w:rPr>
          <w:rFonts w:ascii="Arial" w:eastAsia="Arial" w:hAnsi="Arial" w:cs="Arial"/>
          <w:color w:val="000000" w:themeColor="text1"/>
          <w:sz w:val="26"/>
          <w:szCs w:val="26"/>
        </w:rPr>
        <w:t>/</w:t>
      </w:r>
      <w:r>
        <w:rPr>
          <w:rFonts w:ascii="Arial" w:eastAsia="Arial" w:hAnsi="Arial" w:cs="Arial"/>
          <w:color w:val="808080"/>
          <w:sz w:val="26"/>
          <w:szCs w:val="26"/>
        </w:rPr>
        <w:t>2016, Tema Repetitivo 872</w:t>
      </w:r>
      <w:r>
        <w:rPr>
          <w:rFonts w:ascii="Arial" w:eastAsia="Arial" w:hAnsi="Arial" w:cs="Arial"/>
          <w:color w:val="000000" w:themeColor="text1"/>
          <w:sz w:val="26"/>
          <w:szCs w:val="26"/>
        </w:rPr>
        <w:t xml:space="preserve">; TJDFT, Acórdão 2113220, </w:t>
      </w:r>
      <w:r>
        <w:rPr>
          <w:rFonts w:ascii="Arial" w:eastAsia="Arial" w:hAnsi="Arial" w:cs="Arial"/>
          <w:color w:val="808080"/>
          <w:sz w:val="26"/>
          <w:szCs w:val="26"/>
        </w:rPr>
        <w:t>Processo nº</w:t>
      </w:r>
      <w:r>
        <w:rPr>
          <w:rFonts w:ascii="Arial" w:eastAsia="Arial" w:hAnsi="Arial" w:cs="Arial"/>
          <w:color w:val="000000" w:themeColor="text1"/>
          <w:sz w:val="26"/>
          <w:szCs w:val="26"/>
        </w:rPr>
        <w:t xml:space="preserve"> 0712286-17.2025.8.07.0003, Rel. Des. Edi Maria Coutinho Bizzi, 4ª Turma Cível, j. </w:t>
      </w:r>
      <w:r>
        <w:rPr>
          <w:rFonts w:ascii="Arial" w:eastAsia="Arial" w:hAnsi="Arial" w:cs="Arial"/>
          <w:color w:val="808080"/>
          <w:sz w:val="26"/>
          <w:szCs w:val="26"/>
        </w:rPr>
        <w:t>08</w:t>
      </w:r>
      <w:r>
        <w:rPr>
          <w:rFonts w:ascii="Arial" w:eastAsia="Arial" w:hAnsi="Arial" w:cs="Arial"/>
          <w:color w:val="000000" w:themeColor="text1"/>
          <w:sz w:val="26"/>
          <w:szCs w:val="26"/>
        </w:rPr>
        <w:t>/</w:t>
      </w:r>
      <w:r>
        <w:rPr>
          <w:rFonts w:ascii="Arial" w:eastAsia="Arial" w:hAnsi="Arial" w:cs="Arial"/>
          <w:color w:val="808080"/>
          <w:sz w:val="26"/>
          <w:szCs w:val="26"/>
        </w:rPr>
        <w:t>04</w:t>
      </w:r>
      <w:r>
        <w:rPr>
          <w:rFonts w:ascii="Arial" w:eastAsia="Arial" w:hAnsi="Arial" w:cs="Arial"/>
          <w:color w:val="000000" w:themeColor="text1"/>
          <w:sz w:val="26"/>
          <w:szCs w:val="26"/>
        </w:rPr>
        <w:t>/2026, DJe 30/</w:t>
      </w:r>
      <w:r>
        <w:rPr>
          <w:rFonts w:ascii="Arial" w:eastAsia="Arial" w:hAnsi="Arial" w:cs="Arial"/>
          <w:color w:val="808080"/>
          <w:sz w:val="26"/>
          <w:szCs w:val="26"/>
        </w:rPr>
        <w:t>04</w:t>
      </w:r>
      <w:r>
        <w:rPr>
          <w:rFonts w:ascii="Arial" w:eastAsia="Arial" w:hAnsi="Arial" w:cs="Arial"/>
          <w:color w:val="000000" w:themeColor="text1"/>
          <w:sz w:val="26"/>
          <w:szCs w:val="26"/>
        </w:rPr>
        <w:t>/2026.</w:t>
      </w:r>
    </w:p>
    <w:p w14:paraId="667F2009" w14:textId="77777777" w:rsidR="000D2AC6" w:rsidRDefault="000D2AC6" w:rsidP="003D5C76">
      <w:pPr>
        <w:spacing w:after="0" w:line="240" w:lineRule="auto"/>
        <w:rPr>
          <w:rFonts w:cstheme="minorHAnsi"/>
          <w:b/>
          <w:bCs/>
          <w:color w:val="FF0000"/>
        </w:rPr>
      </w:pPr>
    </w:p>
    <w:p w14:paraId="0A3AD058" w14:textId="428AEBA6" w:rsidR="00D50959" w:rsidRDefault="00D50959" w:rsidP="009666D4">
      <w:pPr>
        <w:spacing w:after="0" w:line="240" w:lineRule="auto"/>
        <w:jc w:val="center"/>
        <w:rPr>
          <w:rFonts w:cstheme="minorHAnsi"/>
          <w:b/>
          <w:bCs/>
          <w:color w:val="FF0000"/>
        </w:rPr>
      </w:pPr>
      <w:r w:rsidRPr="00D50959">
        <w:rPr>
          <w:rFonts w:cstheme="minorHAnsi"/>
          <w:b/>
          <w:bCs/>
          <w:color w:val="FF0000"/>
        </w:rPr>
        <w:lastRenderedPageBreak/>
        <w:t>RESUMO DA APELAÇÃO</w:t>
      </w:r>
    </w:p>
    <w:p w14:paraId="62EE810B" w14:textId="77777777" w:rsidR="0041240D" w:rsidRPr="00D50959" w:rsidRDefault="0041240D" w:rsidP="009666D4">
      <w:pPr>
        <w:spacing w:after="0" w:line="240" w:lineRule="auto"/>
        <w:jc w:val="center"/>
        <w:rPr>
          <w:rFonts w:cstheme="minorHAnsi"/>
          <w:b/>
          <w:bCs/>
          <w:color w:val="FF0000"/>
        </w:rPr>
      </w:pPr>
    </w:p>
    <w:p w14:paraId="0D5776F8" w14:textId="77777777" w:rsidR="00D50959" w:rsidRPr="00D50959" w:rsidRDefault="00D50959" w:rsidP="009666D4">
      <w:pPr>
        <w:spacing w:after="0" w:line="240" w:lineRule="auto"/>
        <w:jc w:val="both"/>
        <w:rPr>
          <w:rFonts w:cstheme="minorHAnsi"/>
          <w:color w:val="FF0000"/>
        </w:rPr>
      </w:pPr>
      <w:r w:rsidRPr="00D50959">
        <w:rPr>
          <w:rFonts w:cstheme="minorHAnsi"/>
          <w:b/>
          <w:bCs/>
          <w:color w:val="FF0000"/>
        </w:rPr>
        <w:t>Apelante:</w:t>
      </w:r>
      <w:r w:rsidRPr="00D50959">
        <w:rPr>
          <w:rFonts w:cstheme="minorHAnsi"/>
          <w:color w:val="FF0000"/>
        </w:rPr>
        <w:t xml:space="preserve"> Alexandre Mendonça dos Santos</w:t>
      </w:r>
    </w:p>
    <w:p w14:paraId="6F7BC801" w14:textId="4B902A96" w:rsidR="00D50959" w:rsidRPr="00D50959" w:rsidRDefault="00D50959" w:rsidP="009666D4">
      <w:pPr>
        <w:spacing w:after="0" w:line="240" w:lineRule="auto"/>
        <w:jc w:val="both"/>
        <w:rPr>
          <w:rFonts w:cstheme="minorHAnsi"/>
          <w:color w:val="FF0000"/>
        </w:rPr>
      </w:pPr>
      <w:r w:rsidRPr="00D50959">
        <w:rPr>
          <w:rFonts w:cstheme="minorHAnsi"/>
          <w:b/>
          <w:bCs/>
          <w:color w:val="FF0000"/>
        </w:rPr>
        <w:t>Apelada:</w:t>
      </w:r>
      <w:r w:rsidRPr="00D50959">
        <w:rPr>
          <w:rFonts w:cstheme="minorHAnsi"/>
          <w:color w:val="FF0000"/>
        </w:rPr>
        <w:t xml:space="preserve"> </w:t>
      </w:r>
      <w:r w:rsidR="00110C6C" w:rsidRPr="00110C6C">
        <w:rPr>
          <w:rFonts w:cstheme="minorHAnsi"/>
          <w:color w:val="FF0000"/>
        </w:rPr>
        <w:t xml:space="preserve">A.M. Ind. </w:t>
      </w:r>
      <w:r w:rsidR="00110C6C">
        <w:rPr>
          <w:rFonts w:cstheme="minorHAnsi"/>
          <w:color w:val="FF0000"/>
        </w:rPr>
        <w:t>e</w:t>
      </w:r>
      <w:r w:rsidR="00110C6C" w:rsidRPr="00110C6C">
        <w:rPr>
          <w:rFonts w:cstheme="minorHAnsi"/>
          <w:color w:val="FF0000"/>
        </w:rPr>
        <w:t xml:space="preserve"> Com. </w:t>
      </w:r>
      <w:r w:rsidR="00110C6C">
        <w:rPr>
          <w:rFonts w:cstheme="minorHAnsi"/>
          <w:color w:val="FF0000"/>
        </w:rPr>
        <w:t>d</w:t>
      </w:r>
      <w:r w:rsidR="00110C6C" w:rsidRPr="00110C6C">
        <w:rPr>
          <w:rFonts w:cstheme="minorHAnsi"/>
          <w:color w:val="FF0000"/>
        </w:rPr>
        <w:t>e M</w:t>
      </w:r>
      <w:r w:rsidR="00110C6C">
        <w:rPr>
          <w:rFonts w:cstheme="minorHAnsi"/>
          <w:color w:val="FF0000"/>
        </w:rPr>
        <w:t>ó</w:t>
      </w:r>
      <w:r w:rsidR="00110C6C" w:rsidRPr="00110C6C">
        <w:rPr>
          <w:rFonts w:cstheme="minorHAnsi"/>
          <w:color w:val="FF0000"/>
        </w:rPr>
        <w:t>veis L</w:t>
      </w:r>
      <w:r w:rsidR="00110C6C">
        <w:rPr>
          <w:rFonts w:cstheme="minorHAnsi"/>
          <w:color w:val="FF0000"/>
        </w:rPr>
        <w:t>TDA</w:t>
      </w:r>
    </w:p>
    <w:p w14:paraId="05DB9E75" w14:textId="14894B1B" w:rsidR="009F6F65" w:rsidRDefault="00D50959" w:rsidP="009666D4">
      <w:pPr>
        <w:spacing w:after="0" w:line="240" w:lineRule="auto"/>
        <w:jc w:val="both"/>
        <w:rPr>
          <w:rFonts w:cstheme="minorHAnsi"/>
          <w:color w:val="FF0000"/>
        </w:rPr>
      </w:pPr>
      <w:r w:rsidRPr="00110C6C">
        <w:rPr>
          <w:rFonts w:cstheme="minorHAnsi"/>
          <w:b/>
          <w:bCs/>
          <w:color w:val="FF0000"/>
        </w:rPr>
        <w:t>Processo:</w:t>
      </w:r>
      <w:r w:rsidRPr="00D50959">
        <w:rPr>
          <w:rFonts w:cstheme="minorHAnsi"/>
          <w:color w:val="FF0000"/>
        </w:rPr>
        <w:t xml:space="preserve"> 0749310-85.2025.8.07.0001 (Embargos de Terceiro). O recurso foi interposto contra sentença que julgou procedentes os embargos de terceiro para desconstituir restrições judiciais incidentes sobre dois caminhões e condenou o embargado ao pagamento das custas e honorários advocatícios.</w:t>
      </w:r>
    </w:p>
    <w:p w14:paraId="5FDFAF1A" w14:textId="77777777" w:rsidR="000B436E" w:rsidRPr="00D50959" w:rsidRDefault="000B436E" w:rsidP="009666D4">
      <w:pPr>
        <w:spacing w:after="0" w:line="240" w:lineRule="auto"/>
        <w:jc w:val="both"/>
        <w:rPr>
          <w:rFonts w:cstheme="minorHAnsi"/>
          <w:color w:val="FF0000"/>
        </w:rPr>
      </w:pPr>
    </w:p>
    <w:p w14:paraId="050C465C" w14:textId="6A1AE6D8" w:rsidR="00D50959" w:rsidRPr="000B436E" w:rsidRDefault="000B436E" w:rsidP="009666D4">
      <w:pPr>
        <w:spacing w:after="0" w:line="240" w:lineRule="auto"/>
        <w:jc w:val="both"/>
        <w:rPr>
          <w:rFonts w:cstheme="minorHAnsi"/>
          <w:b/>
          <w:bCs/>
          <w:color w:val="FF0000"/>
        </w:rPr>
      </w:pPr>
      <w:r w:rsidRPr="000B436E">
        <w:rPr>
          <w:rFonts w:cstheme="minorHAnsi"/>
          <w:b/>
          <w:bCs/>
          <w:color w:val="FF0000"/>
        </w:rPr>
        <w:t>I.</w:t>
      </w:r>
      <w:r>
        <w:rPr>
          <w:rFonts w:cstheme="minorHAnsi"/>
          <w:b/>
          <w:bCs/>
          <w:color w:val="FF0000"/>
        </w:rPr>
        <w:t xml:space="preserve"> </w:t>
      </w:r>
      <w:r w:rsidR="00D50959" w:rsidRPr="000B436E">
        <w:rPr>
          <w:rFonts w:cstheme="minorHAnsi"/>
          <w:b/>
          <w:bCs/>
          <w:color w:val="FF0000"/>
        </w:rPr>
        <w:t>RAZÕES RECURSAIS</w:t>
      </w:r>
    </w:p>
    <w:p w14:paraId="42F3F730"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Intempestividade dos embargos de terceiro</w:t>
      </w:r>
    </w:p>
    <w:p w14:paraId="245EB605" w14:textId="5B65F1F7" w:rsidR="00D50959" w:rsidRDefault="009F6F65" w:rsidP="009666D4">
      <w:pPr>
        <w:spacing w:after="0" w:line="240" w:lineRule="auto"/>
        <w:jc w:val="both"/>
        <w:rPr>
          <w:rFonts w:cstheme="minorHAnsi"/>
          <w:color w:val="FF0000"/>
        </w:rPr>
      </w:pPr>
      <w:r w:rsidRPr="009F6F65">
        <w:rPr>
          <w:rFonts w:cstheme="minorHAnsi"/>
          <w:color w:val="FF0000"/>
        </w:rPr>
        <w:t>1.</w:t>
      </w:r>
      <w:r>
        <w:rPr>
          <w:rFonts w:cstheme="minorHAnsi"/>
          <w:color w:val="FF0000"/>
        </w:rPr>
        <w:t xml:space="preserve"> </w:t>
      </w:r>
      <w:r w:rsidR="00D50959" w:rsidRPr="009F6F65">
        <w:rPr>
          <w:rFonts w:cstheme="minorHAnsi"/>
          <w:color w:val="FF0000"/>
        </w:rPr>
        <w:t>Sustenta que os embargos de terceiro são intempestivos, pois o sócio-administrador da empresa embargante já possuía ciência inequívoca da constrição judicial desde a propositura de embargos anteriores envolvendo os mesmos veículos. Argumenta que a extinção daquela ação por ilegitimidade ativa não reabre nem renova o prazo para oposição de novos embargos.</w:t>
      </w:r>
    </w:p>
    <w:p w14:paraId="4C4E2A82" w14:textId="77777777" w:rsidR="009F6F65" w:rsidRPr="009F6F65" w:rsidRDefault="009F6F65" w:rsidP="009666D4">
      <w:pPr>
        <w:spacing w:after="0" w:line="240" w:lineRule="auto"/>
        <w:jc w:val="both"/>
        <w:rPr>
          <w:rFonts w:cstheme="minorHAnsi"/>
          <w:color w:val="FF0000"/>
        </w:rPr>
      </w:pPr>
    </w:p>
    <w:p w14:paraId="60799F87"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Comunicação do conhecimento do administrador à pessoa jurídica</w:t>
      </w:r>
    </w:p>
    <w:p w14:paraId="34E9E359" w14:textId="2611B25E" w:rsidR="00D50959" w:rsidRPr="009F6F65" w:rsidRDefault="009F6F65" w:rsidP="009666D4">
      <w:pPr>
        <w:spacing w:after="0" w:line="240" w:lineRule="auto"/>
        <w:jc w:val="both"/>
        <w:rPr>
          <w:rFonts w:cstheme="minorHAnsi"/>
          <w:color w:val="FF0000"/>
        </w:rPr>
      </w:pPr>
      <w:r w:rsidRPr="009F6F65">
        <w:rPr>
          <w:rFonts w:cstheme="minorHAnsi"/>
          <w:color w:val="FF0000"/>
        </w:rPr>
        <w:t>2.</w:t>
      </w:r>
      <w:r>
        <w:rPr>
          <w:rFonts w:cstheme="minorHAnsi"/>
          <w:color w:val="FF0000"/>
        </w:rPr>
        <w:t xml:space="preserve"> </w:t>
      </w:r>
      <w:r w:rsidR="00D50959" w:rsidRPr="009F6F65">
        <w:rPr>
          <w:rFonts w:cstheme="minorHAnsi"/>
          <w:color w:val="FF0000"/>
        </w:rPr>
        <w:t>Defende a aplicação da teoria da representação orgânica da pessoa jurídica, sustentando que a ciência adquirida pelo administrador se comunica à sociedade empresária. Assim, a empresa embargante teria conhecimento da constrição desde a primeira demanda judicial.</w:t>
      </w:r>
    </w:p>
    <w:p w14:paraId="36A1B8E3" w14:textId="77777777" w:rsidR="009F6F65" w:rsidRPr="009F6F65" w:rsidRDefault="009F6F65" w:rsidP="009666D4">
      <w:pPr>
        <w:spacing w:line="240" w:lineRule="auto"/>
      </w:pPr>
    </w:p>
    <w:p w14:paraId="0BC396FD"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Fraude à execução</w:t>
      </w:r>
    </w:p>
    <w:p w14:paraId="69843097" w14:textId="142CE466" w:rsidR="00D50959" w:rsidRPr="009F6F65" w:rsidRDefault="009F6F65" w:rsidP="009666D4">
      <w:pPr>
        <w:spacing w:after="0" w:line="240" w:lineRule="auto"/>
        <w:jc w:val="both"/>
        <w:rPr>
          <w:rFonts w:cstheme="minorHAnsi"/>
          <w:color w:val="FF0000"/>
        </w:rPr>
      </w:pPr>
      <w:r w:rsidRPr="009F6F65">
        <w:rPr>
          <w:rFonts w:cstheme="minorHAnsi"/>
          <w:color w:val="FF0000"/>
        </w:rPr>
        <w:t>3.</w:t>
      </w:r>
      <w:r>
        <w:rPr>
          <w:rFonts w:cstheme="minorHAnsi"/>
          <w:color w:val="FF0000"/>
        </w:rPr>
        <w:t xml:space="preserve"> </w:t>
      </w:r>
      <w:r w:rsidR="00D50959" w:rsidRPr="009F6F65">
        <w:rPr>
          <w:rFonts w:cstheme="minorHAnsi"/>
          <w:color w:val="FF0000"/>
        </w:rPr>
        <w:t>Alega que a alienação dos caminhões ocorreu após o ajuizamento da execução e após a citação válida da devedora originária, em contexto de ação capaz de reduzi-la à insolvência. Sustenta que a transferência não foi registrada perante o DETRAN e que a situação caracteriza fraude à execução, nos termos do art. 792, IV, do CPC.</w:t>
      </w:r>
    </w:p>
    <w:p w14:paraId="0727EC67" w14:textId="77777777" w:rsidR="009F6F65" w:rsidRPr="009F6F65" w:rsidRDefault="009F6F65" w:rsidP="009666D4">
      <w:pPr>
        <w:spacing w:line="240" w:lineRule="auto"/>
      </w:pPr>
    </w:p>
    <w:p w14:paraId="0F48F20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Ausência de registro da transferência e proteção da confiança nos registros públicos</w:t>
      </w:r>
    </w:p>
    <w:p w14:paraId="7C7A33A9" w14:textId="58A80441" w:rsidR="00D50959" w:rsidRDefault="00D50959" w:rsidP="009666D4">
      <w:pPr>
        <w:spacing w:after="0" w:line="240" w:lineRule="auto"/>
        <w:jc w:val="both"/>
        <w:rPr>
          <w:rFonts w:cstheme="minorHAnsi"/>
          <w:color w:val="FF0000"/>
        </w:rPr>
      </w:pPr>
      <w:r w:rsidRPr="00D50959">
        <w:rPr>
          <w:rFonts w:cstheme="minorHAnsi"/>
          <w:color w:val="FF0000"/>
        </w:rPr>
        <w:t>4. Argumenta que os veículos permaneceram registrados em nome da executada por vários anos após a alegada venda, circunstância que legitimou a constrição judicial. Defende que o adquirente assumiu o risco decorrente da falta de atualização cadastral e que o credor agiu confiando legitimamente nos registros públicos.</w:t>
      </w:r>
    </w:p>
    <w:p w14:paraId="739E64A4" w14:textId="77777777" w:rsidR="009F6F65" w:rsidRPr="00D50959" w:rsidRDefault="009F6F65" w:rsidP="009666D4">
      <w:pPr>
        <w:spacing w:after="0" w:line="240" w:lineRule="auto"/>
        <w:jc w:val="both"/>
        <w:rPr>
          <w:rFonts w:cstheme="minorHAnsi"/>
          <w:color w:val="FF0000"/>
        </w:rPr>
      </w:pPr>
    </w:p>
    <w:p w14:paraId="771CC5E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Inexistência de coisa julgada material nos embargos anteriores</w:t>
      </w:r>
    </w:p>
    <w:p w14:paraId="25E19506" w14:textId="1E87D9EC" w:rsidR="00D50959" w:rsidRDefault="00D50959" w:rsidP="009666D4">
      <w:pPr>
        <w:spacing w:after="0" w:line="240" w:lineRule="auto"/>
        <w:jc w:val="both"/>
        <w:rPr>
          <w:rFonts w:cstheme="minorHAnsi"/>
          <w:color w:val="FF0000"/>
        </w:rPr>
      </w:pPr>
      <w:r w:rsidRPr="00D50959">
        <w:rPr>
          <w:rFonts w:cstheme="minorHAnsi"/>
          <w:color w:val="FF0000"/>
        </w:rPr>
        <w:t>5. Sustenta que o acórdão proferido nos primeiros embargos de terceiro limitou-se a reconhecer a ilegitimidade ativa do autor, sem apreciar a propriedade dos veículos, a boa-fé da adquirente ou a existência de fraude à execução. Afirma que a sentença recorrida atribuiu efeitos materiais indevidos a decisão meramente terminativa.</w:t>
      </w:r>
    </w:p>
    <w:p w14:paraId="4A036AE0" w14:textId="77777777" w:rsidR="009F6F65" w:rsidRPr="00D50959" w:rsidRDefault="009F6F65" w:rsidP="009666D4">
      <w:pPr>
        <w:spacing w:after="0" w:line="240" w:lineRule="auto"/>
        <w:jc w:val="both"/>
        <w:rPr>
          <w:rFonts w:cstheme="minorHAnsi"/>
          <w:color w:val="FF0000"/>
        </w:rPr>
      </w:pPr>
    </w:p>
    <w:p w14:paraId="5A1EDA20"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Inadequada aplicação do Tema 872 do STJ</w:t>
      </w:r>
    </w:p>
    <w:p w14:paraId="6CA2DA62" w14:textId="0027E0C8" w:rsidR="00D50959" w:rsidRDefault="00D50959" w:rsidP="009666D4">
      <w:pPr>
        <w:spacing w:after="0" w:line="240" w:lineRule="auto"/>
        <w:jc w:val="both"/>
        <w:rPr>
          <w:rFonts w:cstheme="minorHAnsi"/>
          <w:color w:val="FF0000"/>
        </w:rPr>
      </w:pPr>
      <w:r w:rsidRPr="00D50959">
        <w:rPr>
          <w:rFonts w:cstheme="minorHAnsi"/>
          <w:color w:val="FF0000"/>
        </w:rPr>
        <w:t>6. Defende que a sentença aplicou incorretamente a tese firmada no Tema Repetitivo 872 do STJ ao concluir que o apelante, após tomar conhecimento da alegada transferência dos veículos, passou a responder pelos ônus sucumbenciais. Argumenta que o precedente exige ciência jurídica efetiva da titularidade do bem e não mera ciência da alegação formulada por terceiro.</w:t>
      </w:r>
    </w:p>
    <w:p w14:paraId="7CAFBE35" w14:textId="77777777" w:rsidR="009F6F65" w:rsidRPr="00D50959" w:rsidRDefault="009F6F65" w:rsidP="009666D4">
      <w:pPr>
        <w:spacing w:after="0" w:line="240" w:lineRule="auto"/>
        <w:jc w:val="both"/>
        <w:rPr>
          <w:rFonts w:cstheme="minorHAnsi"/>
          <w:color w:val="FF0000"/>
        </w:rPr>
      </w:pPr>
    </w:p>
    <w:p w14:paraId="3EA0DCDC"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Aplicação do princípio da causalidade e da Súmula 303 do STJ</w:t>
      </w:r>
    </w:p>
    <w:p w14:paraId="3C45B61E" w14:textId="7D20E261" w:rsidR="00D50959" w:rsidRDefault="00D50959" w:rsidP="009666D4">
      <w:pPr>
        <w:spacing w:after="0" w:line="240" w:lineRule="auto"/>
        <w:jc w:val="both"/>
        <w:rPr>
          <w:rFonts w:cstheme="minorHAnsi"/>
          <w:color w:val="FF0000"/>
        </w:rPr>
      </w:pPr>
      <w:r w:rsidRPr="00D50959">
        <w:rPr>
          <w:rFonts w:cstheme="minorHAnsi"/>
          <w:color w:val="FF0000"/>
        </w:rPr>
        <w:t>7. Sustenta que a própria conduta da embargante, ao não promover a transferência dos veículos nem regularizar sua situação cadastral por vários anos, foi a causa da constrição judicial. Defende, por isso, que os ônus sucumbenciais devem ser atribuídos à embargante, nos termos da Súmula 303 do STJ e do princípio da causalidade.</w:t>
      </w:r>
    </w:p>
    <w:p w14:paraId="2DDAFAE7" w14:textId="77777777" w:rsidR="009F6F65" w:rsidRPr="00D50959" w:rsidRDefault="009F6F65" w:rsidP="009666D4">
      <w:pPr>
        <w:spacing w:after="0" w:line="240" w:lineRule="auto"/>
        <w:jc w:val="both"/>
        <w:rPr>
          <w:rFonts w:cstheme="minorHAnsi"/>
          <w:color w:val="FF0000"/>
        </w:rPr>
      </w:pPr>
    </w:p>
    <w:p w14:paraId="596880B4"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Exercício regular do direito de defesa</w:t>
      </w:r>
    </w:p>
    <w:p w14:paraId="191E5122" w14:textId="44D8402B" w:rsidR="00D50959" w:rsidRDefault="00D50959" w:rsidP="009666D4">
      <w:pPr>
        <w:spacing w:after="0" w:line="240" w:lineRule="auto"/>
        <w:jc w:val="both"/>
        <w:rPr>
          <w:rFonts w:cstheme="minorHAnsi"/>
          <w:color w:val="FF0000"/>
        </w:rPr>
      </w:pPr>
      <w:r w:rsidRPr="00D50959">
        <w:rPr>
          <w:rFonts w:cstheme="minorHAnsi"/>
          <w:color w:val="FF0000"/>
        </w:rPr>
        <w:t>8. Afirma que sua resistência aos embargos não foi abusiva nem injustificada, pois envolvia controvérsia jurídica relevante acerca da tempestividade dos embargos, da fraude à execução e da titularidade dos bens. Sustenta que o exercício regular do contraditório e da ampla defesa não pode servir de fundamento para sua condenação em honorários advocatícios.</w:t>
      </w:r>
    </w:p>
    <w:p w14:paraId="40A3BE31" w14:textId="77777777" w:rsidR="009F6F65" w:rsidRPr="00D50959" w:rsidRDefault="009F6F65" w:rsidP="009666D4">
      <w:pPr>
        <w:spacing w:after="0" w:line="240" w:lineRule="auto"/>
        <w:jc w:val="both"/>
        <w:rPr>
          <w:rFonts w:cstheme="minorHAnsi"/>
          <w:color w:val="FF0000"/>
        </w:rPr>
      </w:pPr>
    </w:p>
    <w:p w14:paraId="3B1B53B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Inadequação de precedentes da Justiça do Trabalho</w:t>
      </w:r>
    </w:p>
    <w:p w14:paraId="2267E043" w14:textId="64C4226F" w:rsidR="00D50959" w:rsidRDefault="00D50959" w:rsidP="009666D4">
      <w:pPr>
        <w:spacing w:after="0" w:line="240" w:lineRule="auto"/>
        <w:jc w:val="both"/>
        <w:rPr>
          <w:rFonts w:cstheme="minorHAnsi"/>
          <w:color w:val="FF0000"/>
        </w:rPr>
      </w:pPr>
      <w:r w:rsidRPr="00D50959">
        <w:rPr>
          <w:rFonts w:cstheme="minorHAnsi"/>
          <w:color w:val="FF0000"/>
        </w:rPr>
        <w:t>9. Argumenta que a sentença atribuiu relevância indevida a decisões da Justiça do Trabalho proferidas em processos distintos, com partes e contextos fáticos diversos, sem identidade fática apta a justificar sua utilização como fundamento decisório.</w:t>
      </w:r>
    </w:p>
    <w:p w14:paraId="207D4196" w14:textId="77777777" w:rsidR="009F6F65" w:rsidRPr="00D50959" w:rsidRDefault="009F6F65" w:rsidP="009666D4">
      <w:pPr>
        <w:spacing w:after="0" w:line="240" w:lineRule="auto"/>
        <w:jc w:val="both"/>
        <w:rPr>
          <w:rFonts w:cstheme="minorHAnsi"/>
          <w:color w:val="FF0000"/>
        </w:rPr>
      </w:pPr>
    </w:p>
    <w:p w14:paraId="06132E14"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II. PEDIDO</w:t>
      </w:r>
    </w:p>
    <w:p w14:paraId="08F96DB0" w14:textId="1EF2F07C" w:rsidR="00E87018" w:rsidRPr="009F6F65" w:rsidRDefault="009F6F65" w:rsidP="009666D4">
      <w:pPr>
        <w:spacing w:after="0" w:line="240" w:lineRule="auto"/>
        <w:jc w:val="both"/>
        <w:rPr>
          <w:rFonts w:cstheme="minorHAnsi"/>
        </w:rPr>
      </w:pPr>
      <w:r w:rsidRPr="009F6F65">
        <w:rPr>
          <w:rFonts w:cstheme="minorHAnsi"/>
          <w:color w:val="FF0000"/>
        </w:rPr>
        <w:t>1.</w:t>
      </w:r>
      <w:r>
        <w:rPr>
          <w:rFonts w:cstheme="minorHAnsi"/>
          <w:color w:val="FF0000"/>
        </w:rPr>
        <w:t xml:space="preserve"> </w:t>
      </w:r>
      <w:r w:rsidR="00D50959" w:rsidRPr="009F6F65">
        <w:rPr>
          <w:rFonts w:cstheme="minorHAnsi"/>
          <w:color w:val="FF0000"/>
        </w:rPr>
        <w:t>Requer o provimento da apelação para: (i) reconhecer a intempestividade dos embargos de terceiro e extinguir o processo sem resolução do mérito; subsidiariamente, (ii) reformar a sentença para julgar improcedentes os embargos, reconhecendo a fraude à execução e restabelecendo a penhora dos veículos; ou, sucessivamente, (iii) manter a desconstituição da constrição, mas reformar a distribuição dos ônus sucumbenciais, atribuindo à embargante a responsabilidade pelas custas processuais e honorários advocatícios com fundamento na Súmula 303 do STJ, no Tema 872 do STJ e no princípio da causalidade.</w:t>
      </w:r>
    </w:p>
    <w:p w14:paraId="5350F300" w14:textId="77777777" w:rsidR="00886ABA" w:rsidRDefault="00886ABA" w:rsidP="00DB1301">
      <w:pPr>
        <w:spacing w:after="0" w:line="360" w:lineRule="auto"/>
        <w:rPr>
          <w:rFonts w:ascii="Arial" w:hAnsi="Arial" w:cs="Arial"/>
          <w:sz w:val="28"/>
          <w:szCs w:val="28"/>
        </w:rPr>
      </w:pPr>
    </w:p>
    <w:p w14:paraId="75353B78" w14:textId="77777777" w:rsidR="00E01AA2" w:rsidRDefault="00E01AA2" w:rsidP="00355C73">
      <w:pPr>
        <w:spacing w:after="0" w:line="360" w:lineRule="auto"/>
        <w:jc w:val="center"/>
        <w:outlineLvl w:val="0"/>
        <w:rPr>
          <w:rFonts w:ascii="Arial" w:hAnsi="Arial" w:cs="Arial"/>
          <w:b/>
          <w:bCs/>
          <w:sz w:val="28"/>
          <w:szCs w:val="28"/>
        </w:rPr>
      </w:pPr>
    </w:p>
    <w:p w14:paraId="6611B0FA" w14:textId="77777777" w:rsidR="00E01AA2" w:rsidRDefault="00E01AA2" w:rsidP="00355C73">
      <w:pPr>
        <w:spacing w:after="0" w:line="360" w:lineRule="auto"/>
        <w:jc w:val="center"/>
        <w:outlineLvl w:val="0"/>
        <w:rPr>
          <w:rFonts w:ascii="Arial" w:hAnsi="Arial" w:cs="Arial"/>
          <w:b/>
          <w:bCs/>
          <w:sz w:val="28"/>
          <w:szCs w:val="28"/>
        </w:rPr>
      </w:pPr>
    </w:p>
    <w:p w14:paraId="79792A09" w14:textId="77777777" w:rsidR="00E01AA2" w:rsidRDefault="00E01AA2" w:rsidP="00355C73">
      <w:pPr>
        <w:spacing w:after="0" w:line="360" w:lineRule="auto"/>
        <w:jc w:val="center"/>
        <w:outlineLvl w:val="0"/>
        <w:rPr>
          <w:rFonts w:ascii="Arial" w:hAnsi="Arial" w:cs="Arial"/>
          <w:b/>
          <w:bCs/>
          <w:sz w:val="28"/>
          <w:szCs w:val="28"/>
        </w:rPr>
      </w:pPr>
    </w:p>
    <w:p w14:paraId="3806016E" w14:textId="77777777" w:rsidR="00E01AA2" w:rsidRDefault="00E01AA2" w:rsidP="00355C73">
      <w:pPr>
        <w:spacing w:after="0" w:line="360" w:lineRule="auto"/>
        <w:jc w:val="center"/>
        <w:outlineLvl w:val="0"/>
        <w:rPr>
          <w:rFonts w:ascii="Arial" w:hAnsi="Arial" w:cs="Arial"/>
          <w:b/>
          <w:bCs/>
          <w:sz w:val="28"/>
          <w:szCs w:val="28"/>
        </w:rPr>
      </w:pPr>
    </w:p>
    <w:p w14:paraId="78CE60B0" w14:textId="77777777" w:rsidR="00E01AA2" w:rsidRDefault="00E01AA2" w:rsidP="00355C73">
      <w:pPr>
        <w:spacing w:after="0" w:line="360" w:lineRule="auto"/>
        <w:jc w:val="center"/>
        <w:outlineLvl w:val="0"/>
        <w:rPr>
          <w:rFonts w:ascii="Arial" w:hAnsi="Arial" w:cs="Arial"/>
          <w:b/>
          <w:bCs/>
          <w:sz w:val="28"/>
          <w:szCs w:val="28"/>
        </w:rPr>
      </w:pPr>
    </w:p>
    <w:p w14:paraId="24227DF0" w14:textId="77777777" w:rsidR="00E01AA2" w:rsidRDefault="00E01AA2" w:rsidP="00355C73">
      <w:pPr>
        <w:spacing w:after="0" w:line="360" w:lineRule="auto"/>
        <w:jc w:val="center"/>
        <w:outlineLvl w:val="0"/>
        <w:rPr>
          <w:rFonts w:ascii="Arial" w:hAnsi="Arial" w:cs="Arial"/>
          <w:b/>
          <w:bCs/>
          <w:sz w:val="28"/>
          <w:szCs w:val="28"/>
        </w:rPr>
      </w:pPr>
    </w:p>
    <w:p w14:paraId="5083AEDD" w14:textId="77777777" w:rsidR="00E01AA2" w:rsidRDefault="00E01AA2" w:rsidP="00355C73">
      <w:pPr>
        <w:spacing w:after="0" w:line="360" w:lineRule="auto"/>
        <w:jc w:val="center"/>
        <w:outlineLvl w:val="0"/>
        <w:rPr>
          <w:rFonts w:ascii="Arial" w:hAnsi="Arial" w:cs="Arial"/>
          <w:b/>
          <w:bCs/>
          <w:sz w:val="28"/>
          <w:szCs w:val="28"/>
        </w:rPr>
      </w:pPr>
    </w:p>
    <w:p w14:paraId="110095AF" w14:textId="77777777" w:rsidR="00E01AA2" w:rsidRDefault="00E01AA2" w:rsidP="00355C73">
      <w:pPr>
        <w:spacing w:after="0" w:line="360" w:lineRule="auto"/>
        <w:jc w:val="center"/>
        <w:outlineLvl w:val="0"/>
        <w:rPr>
          <w:rFonts w:ascii="Arial" w:hAnsi="Arial" w:cs="Arial"/>
          <w:b/>
          <w:bCs/>
          <w:sz w:val="28"/>
          <w:szCs w:val="28"/>
        </w:rPr>
      </w:pPr>
    </w:p>
    <w:p w14:paraId="3412E0A9" w14:textId="77777777" w:rsidR="00E01AA2" w:rsidRDefault="00E01AA2" w:rsidP="00355C73">
      <w:pPr>
        <w:spacing w:after="0" w:line="360" w:lineRule="auto"/>
        <w:jc w:val="center"/>
        <w:outlineLvl w:val="0"/>
        <w:rPr>
          <w:rFonts w:ascii="Arial" w:hAnsi="Arial" w:cs="Arial"/>
          <w:b/>
          <w:bCs/>
          <w:sz w:val="28"/>
          <w:szCs w:val="28"/>
        </w:rPr>
      </w:pPr>
    </w:p>
    <w:p w14:paraId="12980235" w14:textId="77777777" w:rsidR="00E01AA2" w:rsidRDefault="00E01AA2" w:rsidP="00355C73">
      <w:pPr>
        <w:spacing w:after="0" w:line="360" w:lineRule="auto"/>
        <w:jc w:val="center"/>
        <w:outlineLvl w:val="0"/>
        <w:rPr>
          <w:rFonts w:ascii="Arial" w:hAnsi="Arial" w:cs="Arial"/>
          <w:b/>
          <w:bCs/>
          <w:sz w:val="28"/>
          <w:szCs w:val="28"/>
        </w:rPr>
      </w:pPr>
    </w:p>
    <w:p w14:paraId="54ED856C" w14:textId="77777777" w:rsidR="00E01AA2" w:rsidRDefault="00E01AA2" w:rsidP="00355C73">
      <w:pPr>
        <w:spacing w:after="0" w:line="360" w:lineRule="auto"/>
        <w:jc w:val="center"/>
        <w:outlineLvl w:val="0"/>
        <w:rPr>
          <w:rFonts w:ascii="Arial" w:hAnsi="Arial" w:cs="Arial"/>
          <w:b/>
          <w:bCs/>
          <w:sz w:val="28"/>
          <w:szCs w:val="28"/>
        </w:rPr>
      </w:pPr>
    </w:p>
    <w:p w14:paraId="0810A30B" w14:textId="77777777" w:rsidR="00E01AA2" w:rsidRDefault="00E01AA2" w:rsidP="00355C73">
      <w:pPr>
        <w:spacing w:after="0" w:line="360" w:lineRule="auto"/>
        <w:jc w:val="center"/>
        <w:outlineLvl w:val="0"/>
        <w:rPr>
          <w:rFonts w:ascii="Arial" w:hAnsi="Arial" w:cs="Arial"/>
          <w:b/>
          <w:bCs/>
          <w:sz w:val="28"/>
          <w:szCs w:val="28"/>
        </w:rPr>
      </w:pPr>
    </w:p>
    <w:p w14:paraId="4D032BD5" w14:textId="77777777" w:rsidR="00E01AA2" w:rsidRDefault="00E01AA2" w:rsidP="00355C73">
      <w:pPr>
        <w:spacing w:after="0" w:line="360" w:lineRule="auto"/>
        <w:jc w:val="center"/>
        <w:outlineLvl w:val="0"/>
        <w:rPr>
          <w:rFonts w:ascii="Arial" w:hAnsi="Arial" w:cs="Arial"/>
          <w:b/>
          <w:bCs/>
          <w:sz w:val="28"/>
          <w:szCs w:val="28"/>
        </w:rPr>
      </w:pPr>
    </w:p>
    <w:p w14:paraId="041A46BE" w14:textId="77777777" w:rsidR="00E01AA2" w:rsidRDefault="00E01AA2" w:rsidP="00355C73">
      <w:pPr>
        <w:spacing w:after="0" w:line="360" w:lineRule="auto"/>
        <w:jc w:val="center"/>
        <w:outlineLvl w:val="0"/>
        <w:rPr>
          <w:rFonts w:ascii="Arial" w:hAnsi="Arial" w:cs="Arial"/>
          <w:b/>
          <w:bCs/>
          <w:sz w:val="28"/>
          <w:szCs w:val="28"/>
        </w:rPr>
      </w:pPr>
    </w:p>
    <w:p w14:paraId="6B3CF114" w14:textId="77777777" w:rsidR="00E01AA2" w:rsidRDefault="00E01AA2" w:rsidP="00355C73">
      <w:pPr>
        <w:spacing w:after="0" w:line="360" w:lineRule="auto"/>
        <w:jc w:val="center"/>
        <w:outlineLvl w:val="0"/>
        <w:rPr>
          <w:rFonts w:ascii="Arial" w:hAnsi="Arial" w:cs="Arial"/>
          <w:b/>
          <w:bCs/>
          <w:sz w:val="28"/>
          <w:szCs w:val="28"/>
        </w:rPr>
      </w:pPr>
    </w:p>
    <w:p w14:paraId="4DA03F96" w14:textId="77777777" w:rsidR="00E01AA2" w:rsidRDefault="00E01AA2" w:rsidP="00355C73">
      <w:pPr>
        <w:spacing w:after="0" w:line="360" w:lineRule="auto"/>
        <w:jc w:val="center"/>
        <w:outlineLvl w:val="0"/>
        <w:rPr>
          <w:rFonts w:ascii="Arial" w:hAnsi="Arial" w:cs="Arial"/>
          <w:b/>
          <w:bCs/>
          <w:sz w:val="28"/>
          <w:szCs w:val="28"/>
        </w:rPr>
      </w:pPr>
    </w:p>
    <w:p w14:paraId="75B340F5" w14:textId="77777777" w:rsidR="00E01AA2" w:rsidRDefault="00E01AA2" w:rsidP="00355C73">
      <w:pPr>
        <w:spacing w:after="0" w:line="360" w:lineRule="auto"/>
        <w:jc w:val="center"/>
        <w:outlineLvl w:val="0"/>
        <w:rPr>
          <w:rFonts w:ascii="Arial" w:hAnsi="Arial" w:cs="Arial"/>
          <w:b/>
          <w:bCs/>
          <w:sz w:val="28"/>
          <w:szCs w:val="28"/>
        </w:rPr>
      </w:pPr>
    </w:p>
    <w:p w14:paraId="63358632" w14:textId="17B429C6" w:rsidR="00DB1301" w:rsidRDefault="00F63CDB" w:rsidP="00355C73">
      <w:pPr>
        <w:spacing w:after="0" w:line="360" w:lineRule="auto"/>
        <w:jc w:val="center"/>
        <w:outlineLvl w:val="0"/>
        <w:rPr>
          <w:rFonts w:ascii="Arial" w:hAnsi="Arial" w:cs="Arial"/>
          <w:b/>
          <w:bCs/>
          <w:sz w:val="28"/>
          <w:szCs w:val="28"/>
        </w:rPr>
      </w:pPr>
      <w:commentRangeStart w:id="8"/>
      <w:r>
        <w:rPr>
          <w:rFonts w:ascii="Arial" w:hAnsi="Arial" w:cs="Arial"/>
          <w:b/>
          <w:bCs/>
          <w:sz w:val="28"/>
          <w:szCs w:val="28"/>
        </w:rPr>
        <w:lastRenderedPageBreak/>
        <w:t>RELATÓRIO</w:t>
      </w:r>
      <w:commentRangeEnd w:id="8"/>
      <w:r w:rsidR="009169EB">
        <w:rPr>
          <w:rStyle w:val="Refdecomentrio"/>
          <w:rFonts w:ascii="Arial" w:hAnsi="Arial" w:cs="Arial"/>
          <w:b/>
          <w:bCs/>
          <w:sz w:val="28"/>
          <w:szCs w:val="28"/>
        </w:rPr>
        <w:commentReference w:id="8"/>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1FD2699D" w14:textId="786219BD" w:rsidR="00293602" w:rsidRPr="003C7412" w:rsidRDefault="00241B7C"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w:t>
      </w:r>
      <w:r w:rsidR="00293602" w:rsidRPr="003C7412">
        <w:rPr>
          <w:rFonts w:ascii="Arial" w:hAnsi="Arial" w:cs="Arial"/>
          <w:i/>
          <w:iCs/>
          <w:sz w:val="26"/>
          <w:szCs w:val="26"/>
        </w:rPr>
        <w:t>Trata-se de embargos de terceiro opostos por A.M. Ind. e Com. de Móveis Ltda em face de Alexandre Mendonça dos Santos, distribuídos por dependência à execução de título extrajudicial n.º 0714845-31.2017.8.07.0001, que fora ajuizada em 29/06/2017 pelo ora embargado contra R.A. Móveis Planejados Eireli, pelo valor de R$ 109.792,36, que seria decorrente do inadimplemento de contrato de honorários advocatícios.</w:t>
      </w:r>
    </w:p>
    <w:p w14:paraId="03962B25" w14:textId="651D72E1"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A embargante narra ser proprietária de dois veículos caminhão, marca IVECO, modelo TECTOR 240E28S, placas ONV4443 (Renavam 01017872438) e ONV5553 (Renavam 01017873230), adquiridos em 03/09/2018 da empresa Transportes Rodrigo Barbosa Ltda, mediante quitação integral do financiamento com alienação fiduciária junto ao Banco CNH Industrial Capital S/A, no valor de R$ 196.253,89. Afirma que os referidos veículos foram indevidamente alcançados por restrição RenaJud nos autos da execução correlata, deferida pela decisão de ID 192677984 e efetivada em 18/04/2024 (ID 251311532), não obstante pertencerem à embargante — pessoa jurídica distinta da executada.</w:t>
      </w:r>
    </w:p>
    <w:p w14:paraId="683B6298" w14:textId="055598AD"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 xml:space="preserve">Relata que o sócio-administrador Francisco Deames Adriano havia oposto embargos de terceiro anteriores (processo n.º 0720635-49.2024.8.07.0001), extintos sem resolução de mérito pelo Acórdão n.º </w:t>
      </w:r>
      <w:r w:rsidRPr="003C7412">
        <w:rPr>
          <w:rFonts w:ascii="Arial" w:hAnsi="Arial" w:cs="Arial"/>
          <w:i/>
          <w:iCs/>
          <w:sz w:val="26"/>
          <w:szCs w:val="26"/>
        </w:rPr>
        <w:lastRenderedPageBreak/>
        <w:t>2026781 da 4.ª Turma Cível do TJDFT, de relatoria do Des. Sergio Xavier, por ilegitimidade ativa da pessoa física, reconhecendo-se que a parte legítima seria a pessoa jurídica proprietária dos veículos.</w:t>
      </w:r>
    </w:p>
    <w:p w14:paraId="111F0F3D" w14:textId="794EE614"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Requereu a procedência dos embargos, a desconstituição das restrições sobre os veículos, a confirmação da tutela de urgência e a condenação do embargado em custas e honorários advocatícios.</w:t>
      </w:r>
    </w:p>
    <w:p w14:paraId="42A7878A" w14:textId="45AE8241"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A tutela de urgência foi deferida pela decisão de ID 251818507, determinando-se a suspensão da restrição de circulação dos veículos, mantida a restrição de transferência.</w:t>
      </w:r>
    </w:p>
    <w:p w14:paraId="2D423045" w14:textId="25F84754"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Citado, o embargado apresentou contestação (ID 254448347). Em preliminar, arguiu a intempestividade dos embargos, sustentando que a ciência da constrição pelo sócio-administrador da embargante, por ocasião do ajuizamento dos primeiros embargos de terceiro em 24/05/2024, deveria ser imputada à pessoa jurídica, consumando-se o prazo do art. 675 do CPC. No mérito, alegou fraude à execução nos termos do art. 792 do CPC, ao argumento de que a alienação dos veículos (03/09/2018) ocorreu após o ajuizamento da execução (29/06/2017) e após a citação da executada (26/01/2018). Sustentou, ainda, a existência de restrição RenaJud sobre os veículos desde 26/10/2017. Requereu a improcedência dos embargos e a condenação da embargante por litigância de má-fé.</w:t>
      </w:r>
    </w:p>
    <w:p w14:paraId="16D69BFA" w14:textId="773C1D55"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 xml:space="preserve">A embargante apresentou réplica (ID 258727072), refutando a intempestividade e a fraude </w:t>
      </w:r>
      <w:r w:rsidRPr="003C7412">
        <w:rPr>
          <w:rFonts w:ascii="Arial" w:hAnsi="Arial" w:cs="Arial"/>
          <w:i/>
          <w:iCs/>
          <w:sz w:val="26"/>
          <w:szCs w:val="26"/>
        </w:rPr>
        <w:lastRenderedPageBreak/>
        <w:t>à execução, com fundamento na Súmula 375 do STJ e na comprovação de boa-fé na aquisição.</w:t>
      </w:r>
    </w:p>
    <w:p w14:paraId="1D26FE8C" w14:textId="7144C092"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Em 26/01/2026, a embargante juntou sentença proferida pela Justiça do Trabalho de Formosa/GO (ID 263179230), em que, em embargos de terceiro análogos envolvendo os mesmos veículos, foram reconhecidas a propriedade e a boa-fé da embargante. O embargado se manifestou sobre o documento (ID 264076612)</w:t>
      </w:r>
      <w:r w:rsidR="003C7412" w:rsidRPr="003C7412">
        <w:rPr>
          <w:rFonts w:ascii="Arial" w:hAnsi="Arial" w:cs="Arial"/>
          <w:i/>
          <w:iCs/>
          <w:sz w:val="26"/>
          <w:szCs w:val="26"/>
        </w:rPr>
        <w:t xml:space="preserve"> (...)” (ID 89653957).</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A50FFBC" w:rsidR="0061262D" w:rsidRDefault="008235A6" w:rsidP="00DB1301">
      <w:pPr>
        <w:spacing w:after="0" w:line="360" w:lineRule="auto"/>
        <w:ind w:firstLine="2268"/>
        <w:jc w:val="both"/>
        <w:rPr>
          <w:rFonts w:ascii="Arial" w:hAnsi="Arial" w:cs="Arial"/>
          <w:sz w:val="28"/>
          <w:szCs w:val="28"/>
        </w:rPr>
      </w:pPr>
      <w:r w:rsidRPr="00B50CA6">
        <w:rPr>
          <w:rFonts w:ascii="Arial" w:hAnsi="Arial" w:cs="Arial"/>
          <w:sz w:val="28"/>
          <w:szCs w:val="28"/>
        </w:rPr>
        <w:t xml:space="preserve">A MM. Juíza </w:t>
      </w:r>
      <w:r w:rsidR="00D2460C">
        <w:rPr>
          <w:rFonts w:ascii="Arial" w:hAnsi="Arial" w:cs="Arial"/>
          <w:sz w:val="28"/>
          <w:szCs w:val="28"/>
        </w:rPr>
        <w:t>s</w:t>
      </w:r>
      <w:r w:rsidRPr="00B50CA6">
        <w:rPr>
          <w:rFonts w:ascii="Arial" w:hAnsi="Arial" w:cs="Arial"/>
          <w:sz w:val="28"/>
          <w:szCs w:val="28"/>
        </w:rPr>
        <w:t>entenciante, Dra</w:t>
      </w:r>
      <w:r w:rsidRPr="008235A6">
        <w:rPr>
          <w:rFonts w:ascii="Arial" w:hAnsi="Arial" w:cs="Arial"/>
          <w:sz w:val="28"/>
          <w:szCs w:val="28"/>
        </w:rPr>
        <w:t>.</w:t>
      </w:r>
      <w:r w:rsidR="003524E5">
        <w:rPr>
          <w:rFonts w:ascii="Arial" w:hAnsi="Arial" w:cs="Arial"/>
          <w:sz w:val="28"/>
          <w:szCs w:val="28"/>
        </w:rPr>
        <w:t xml:space="preserve"> </w:t>
      </w:r>
      <w:r w:rsidR="00B50CA6" w:rsidRPr="00B50CA6">
        <w:rPr>
          <w:rFonts w:ascii="Arial" w:hAnsi="Arial" w:cs="Arial"/>
          <w:sz w:val="28"/>
          <w:szCs w:val="28"/>
        </w:rPr>
        <w:t>Tatiana Iykiê Assao Garcia</w:t>
      </w:r>
      <w:r w:rsidR="003524E5" w:rsidRPr="003524E5">
        <w:rPr>
          <w:rFonts w:ascii="Arial" w:hAnsi="Arial" w:cs="Arial"/>
          <w:sz w:val="28"/>
          <w:szCs w:val="28"/>
        </w:rPr>
        <w:t>, da</w:t>
      </w:r>
      <w:r w:rsidR="0006080C">
        <w:rPr>
          <w:rFonts w:ascii="Arial" w:hAnsi="Arial" w:cs="Arial"/>
          <w:sz w:val="28"/>
          <w:szCs w:val="28"/>
        </w:rPr>
        <w:t xml:space="preserve"> </w:t>
      </w:r>
      <w:r w:rsidR="00147CB0" w:rsidRPr="00147CB0">
        <w:rPr>
          <w:rFonts w:ascii="Arial" w:hAnsi="Arial" w:cs="Arial"/>
          <w:sz w:val="28"/>
          <w:szCs w:val="28"/>
        </w:rPr>
        <w:t>3ª Vara de Execução de Títulos Extrajudiciais e de Conflitos Arbitrais de Brasília</w:t>
      </w:r>
      <w:r w:rsidR="003524E5" w:rsidRPr="003524E5">
        <w:rPr>
          <w:rFonts w:ascii="Arial" w:hAnsi="Arial" w:cs="Arial"/>
          <w:sz w:val="28"/>
          <w:szCs w:val="28"/>
        </w:rPr>
        <w:t>, julgou no seguinte sentido:</w:t>
      </w:r>
    </w:p>
    <w:p w14:paraId="45D19B4C" w14:textId="77777777" w:rsidR="00147CB0" w:rsidRDefault="00147CB0" w:rsidP="00147CB0">
      <w:pPr>
        <w:spacing w:after="0" w:line="360" w:lineRule="auto"/>
        <w:jc w:val="both"/>
        <w:rPr>
          <w:rFonts w:ascii="Arial" w:hAnsi="Arial" w:cs="Arial"/>
          <w:sz w:val="26"/>
          <w:szCs w:val="26"/>
        </w:rPr>
      </w:pPr>
    </w:p>
    <w:p w14:paraId="2E245E53" w14:textId="2551E56D" w:rsidR="00147CB0" w:rsidRPr="00147CB0"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“Ante o exposto, julgo procedentes os presentes embargos de terceiro opostos por A.M. Ind. e Com. de Móveis Ltda em face de Alexandre Mendonça dos Santos, para desconstituir as restrições impostas sobre os veículos caminhão marca IVECO, modelo TECTOR 240E28S, placas ONV4443 (RENAVAM 01017872438) e ONV5553 (RENAVAM 01017873230), nos autos da execução de título extrajudicial n.º 0714845-31.2017.8.07.0001, confirmando a tutela de urgência anteriormente deferida (ID 251818507).</w:t>
      </w:r>
    </w:p>
    <w:p w14:paraId="667D5F5D" w14:textId="65826D91" w:rsidR="00147CB0" w:rsidRPr="00147CB0"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Quanto a este feito, declaro extinto com resolução do mérito, nos termos do art. 487, inc. I, do CPC.</w:t>
      </w:r>
    </w:p>
    <w:p w14:paraId="163354A9" w14:textId="3920315E" w:rsidR="0006080C" w:rsidRPr="000A7009"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 xml:space="preserve">Condeno o embargado ao pagamento das custas e despesas processuais, bem como ao reembolso daquelas já antecipadas pela adversa, e </w:t>
      </w:r>
      <w:r w:rsidRPr="00147CB0">
        <w:rPr>
          <w:rFonts w:ascii="Arial" w:hAnsi="Arial" w:cs="Arial"/>
          <w:i/>
          <w:iCs/>
          <w:sz w:val="26"/>
          <w:szCs w:val="26"/>
        </w:rPr>
        <w:lastRenderedPageBreak/>
        <w:t>ainda ao pagamento de honorários advocatícios, que fixo em 10% do valor atualizado da causa, nos termos do art. 85, §§ 2º e 6º do CPC, tendo em vista o grau de zelo, o trabalho realizado e o tempo necessário a tanto.”</w:t>
      </w:r>
    </w:p>
    <w:p w14:paraId="7827D2E8" w14:textId="77777777" w:rsidR="0006080C" w:rsidRDefault="0006080C" w:rsidP="00ED482C">
      <w:pPr>
        <w:spacing w:after="0" w:line="360" w:lineRule="auto"/>
        <w:jc w:val="both"/>
        <w:rPr>
          <w:rFonts w:ascii="Arial" w:hAnsi="Arial" w:cs="Arial"/>
          <w:sz w:val="28"/>
          <w:szCs w:val="28"/>
        </w:rPr>
      </w:pPr>
    </w:p>
    <w:p w14:paraId="756A258C" w14:textId="48E60423" w:rsidR="00882188" w:rsidRPr="00E86190" w:rsidRDefault="00882188" w:rsidP="00882188">
      <w:pPr>
        <w:spacing w:after="0" w:line="360" w:lineRule="auto"/>
        <w:ind w:firstLine="2268"/>
        <w:jc w:val="both"/>
        <w:rPr>
          <w:rFonts w:ascii="Arial" w:hAnsi="Arial" w:cs="Arial"/>
          <w:color w:val="7030A0"/>
          <w:sz w:val="28"/>
          <w:szCs w:val="28"/>
        </w:rPr>
      </w:pPr>
      <w:r>
        <w:rPr>
          <w:rFonts w:ascii="Arial" w:hAnsi="Arial" w:cs="Arial"/>
          <w:sz w:val="28"/>
          <w:szCs w:val="28"/>
        </w:rPr>
        <w:t>Apelo do embargado, Alexandre Mendonça dos Santos (ID 89655660)</w:t>
      </w:r>
      <w:r>
        <w:rPr>
          <w:rFonts w:ascii="Arial" w:hAnsi="Arial" w:cs="Arial"/>
          <w:color w:val="808080"/>
          <w:sz w:val="28"/>
          <w:szCs w:val="28"/>
        </w:rPr>
        <w:t>,</w:t>
      </w:r>
      <w:r>
        <w:rPr>
          <w:rFonts w:ascii="Arial" w:hAnsi="Arial" w:cs="Arial"/>
          <w:sz w:val="28"/>
          <w:szCs w:val="28"/>
        </w:rPr>
        <w:t xml:space="preserve"> em que suscita, em preliminar, intempestividade na apresentação dos embargos de terceiro. No mérito, alega, em síntese, que: </w:t>
      </w:r>
      <w:r>
        <w:rPr>
          <w:rFonts w:ascii="Arial" w:hAnsi="Arial" w:cs="Arial"/>
          <w:b/>
          <w:bCs/>
          <w:sz w:val="28"/>
          <w:szCs w:val="28"/>
        </w:rPr>
        <w:t>1)</w:t>
      </w:r>
      <w:r>
        <w:rPr>
          <w:rFonts w:ascii="Arial" w:hAnsi="Arial" w:cs="Arial"/>
          <w:sz w:val="28"/>
          <w:szCs w:val="28"/>
        </w:rPr>
        <w:t xml:space="preserve"> houve fraude à execução, pois a alienação dos veículos ocorreu após a citação da devedora em execução capaz de conduzi-la à insolvência; </w:t>
      </w:r>
      <w:r>
        <w:rPr>
          <w:rFonts w:ascii="Arial" w:hAnsi="Arial" w:cs="Arial"/>
          <w:b/>
          <w:bCs/>
          <w:sz w:val="28"/>
          <w:szCs w:val="28"/>
        </w:rPr>
        <w:t>2)</w:t>
      </w:r>
      <w:r>
        <w:rPr>
          <w:rFonts w:ascii="Arial" w:hAnsi="Arial" w:cs="Arial"/>
          <w:sz w:val="28"/>
          <w:szCs w:val="28"/>
        </w:rPr>
        <w:t xml:space="preserve"> o acórdão proferido nos primeiros embargos de terceiro limitou-se a reconhecer a ilegitimidade ativa da pessoa física que os ajuizou; </w:t>
      </w:r>
      <w:r>
        <w:rPr>
          <w:rFonts w:ascii="Arial" w:hAnsi="Arial" w:cs="Arial"/>
          <w:b/>
          <w:bCs/>
          <w:sz w:val="28"/>
          <w:szCs w:val="28"/>
        </w:rPr>
        <w:t>3)</w:t>
      </w:r>
      <w:r>
        <w:rPr>
          <w:rFonts w:ascii="Arial" w:hAnsi="Arial" w:cs="Arial"/>
          <w:sz w:val="28"/>
          <w:szCs w:val="28"/>
        </w:rPr>
        <w:t xml:space="preserve"> a embargante não comprovou a boa-fé na aquisição dos veículos; </w:t>
      </w:r>
      <w:r>
        <w:rPr>
          <w:rFonts w:ascii="Arial" w:hAnsi="Arial" w:cs="Arial"/>
          <w:b/>
          <w:bCs/>
          <w:sz w:val="28"/>
          <w:szCs w:val="28"/>
        </w:rPr>
        <w:t>4)</w:t>
      </w:r>
      <w:r>
        <w:rPr>
          <w:rFonts w:ascii="Arial" w:hAnsi="Arial" w:cs="Arial"/>
          <w:sz w:val="28"/>
          <w:szCs w:val="28"/>
        </w:rPr>
        <w:t xml:space="preserve"> a sentença aplicou indevidamente o Tema Repetitivo nº 872 do STJ; e </w:t>
      </w:r>
      <w:r>
        <w:rPr>
          <w:rFonts w:ascii="Arial" w:hAnsi="Arial" w:cs="Arial"/>
          <w:b/>
          <w:bCs/>
          <w:sz w:val="28"/>
          <w:szCs w:val="28"/>
        </w:rPr>
        <w:t>5)</w:t>
      </w:r>
      <w:r>
        <w:rPr>
          <w:rFonts w:ascii="Arial" w:hAnsi="Arial" w:cs="Arial"/>
          <w:sz w:val="28"/>
          <w:szCs w:val="28"/>
        </w:rPr>
        <w:t xml:space="preserve"> os ônus sucumbenciais devem ser atribuídos à embargante.</w:t>
      </w:r>
    </w:p>
    <w:p w14:paraId="042F6C97" w14:textId="77777777" w:rsidR="00882188" w:rsidRPr="00882188" w:rsidRDefault="00882188" w:rsidP="00882188">
      <w:pPr>
        <w:spacing w:after="0" w:line="360" w:lineRule="auto"/>
        <w:ind w:firstLine="2268"/>
        <w:jc w:val="both"/>
        <w:rPr>
          <w:rFonts w:ascii="Arial" w:hAnsi="Arial" w:cs="Arial"/>
          <w:sz w:val="28"/>
          <w:szCs w:val="28"/>
        </w:rPr>
      </w:pPr>
    </w:p>
    <w:p w14:paraId="2A6592BB" w14:textId="28267945" w:rsidR="00882188" w:rsidRPr="00882188" w:rsidRDefault="00BB3241" w:rsidP="00882188">
      <w:pPr>
        <w:spacing w:after="0" w:line="360" w:lineRule="auto"/>
        <w:ind w:firstLine="2268"/>
        <w:jc w:val="both"/>
        <w:rPr>
          <w:rFonts w:ascii="Arial" w:hAnsi="Arial" w:cs="Arial"/>
          <w:sz w:val="28"/>
          <w:szCs w:val="28"/>
        </w:rPr>
      </w:pPr>
      <w:r>
        <w:rPr>
          <w:rFonts w:ascii="Arial" w:hAnsi="Arial" w:cs="Arial"/>
          <w:sz w:val="28"/>
          <w:szCs w:val="28"/>
        </w:rPr>
        <w:t xml:space="preserve">Requer </w:t>
      </w:r>
      <w:r w:rsidR="00B56E68">
        <w:rPr>
          <w:rFonts w:ascii="Arial" w:hAnsi="Arial" w:cs="Arial"/>
          <w:sz w:val="28"/>
          <w:szCs w:val="28"/>
        </w:rPr>
        <w:t xml:space="preserve">o acolhimento da preliminar de intempestividade, com a extinção </w:t>
      </w:r>
      <w:r w:rsidR="00B10A38">
        <w:rPr>
          <w:rFonts w:ascii="Arial" w:hAnsi="Arial" w:cs="Arial"/>
          <w:sz w:val="28"/>
          <w:szCs w:val="28"/>
        </w:rPr>
        <w:t>do feito</w:t>
      </w:r>
      <w:r w:rsidR="00B56E68">
        <w:rPr>
          <w:rFonts w:ascii="Arial" w:hAnsi="Arial" w:cs="Arial"/>
          <w:sz w:val="28"/>
          <w:szCs w:val="28"/>
        </w:rPr>
        <w:t xml:space="preserve"> sem resolução do mérito. No mérito, pugna pela reforma da sentença para </w:t>
      </w:r>
      <w:r w:rsidR="00D51E99">
        <w:rPr>
          <w:rFonts w:ascii="Arial" w:hAnsi="Arial" w:cs="Arial"/>
          <w:sz w:val="28"/>
          <w:szCs w:val="28"/>
        </w:rPr>
        <w:t xml:space="preserve">julgar os embargos de terceiro </w:t>
      </w:r>
      <w:r w:rsidR="0056489A">
        <w:rPr>
          <w:rFonts w:ascii="Arial" w:hAnsi="Arial" w:cs="Arial"/>
          <w:sz w:val="28"/>
          <w:szCs w:val="28"/>
        </w:rPr>
        <w:t>im</w:t>
      </w:r>
      <w:r w:rsidR="00D51E99">
        <w:rPr>
          <w:rFonts w:ascii="Arial" w:hAnsi="Arial" w:cs="Arial"/>
          <w:sz w:val="28"/>
          <w:szCs w:val="28"/>
        </w:rPr>
        <w:t xml:space="preserve">procedentes, com </w:t>
      </w:r>
      <w:r w:rsidR="0056489A">
        <w:rPr>
          <w:rFonts w:ascii="Arial" w:hAnsi="Arial" w:cs="Arial"/>
          <w:sz w:val="28"/>
          <w:szCs w:val="28"/>
        </w:rPr>
        <w:t>o reconhecimento da fraude à execução e</w:t>
      </w:r>
      <w:r w:rsidR="00356C5D">
        <w:rPr>
          <w:rFonts w:ascii="Arial" w:hAnsi="Arial" w:cs="Arial"/>
          <w:sz w:val="28"/>
          <w:szCs w:val="28"/>
        </w:rPr>
        <w:t xml:space="preserve"> o</w:t>
      </w:r>
      <w:r w:rsidR="0056489A">
        <w:rPr>
          <w:rFonts w:ascii="Arial" w:hAnsi="Arial" w:cs="Arial"/>
          <w:sz w:val="28"/>
          <w:szCs w:val="28"/>
        </w:rPr>
        <w:t xml:space="preserve"> </w:t>
      </w:r>
      <w:r w:rsidR="007D1B3E">
        <w:rPr>
          <w:rFonts w:ascii="Arial" w:hAnsi="Arial" w:cs="Arial"/>
          <w:sz w:val="28"/>
          <w:szCs w:val="28"/>
        </w:rPr>
        <w:t>restabelecimento da penhora sobre os veículos automotores.</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5E847BBF" w14:textId="4FA62227" w:rsidR="00882188" w:rsidRPr="00882188" w:rsidRDefault="00882188" w:rsidP="00F158FB">
      <w:pPr>
        <w:spacing w:after="0" w:line="360" w:lineRule="auto"/>
        <w:ind w:firstLine="2268"/>
        <w:jc w:val="both"/>
        <w:rPr>
          <w:rFonts w:ascii="Arial" w:hAnsi="Arial" w:cs="Arial"/>
          <w:sz w:val="28"/>
          <w:szCs w:val="28"/>
        </w:rPr>
      </w:pPr>
      <w:r>
        <w:rPr>
          <w:rFonts w:ascii="Arial" w:hAnsi="Arial" w:cs="Arial"/>
          <w:sz w:val="28"/>
          <w:szCs w:val="28"/>
        </w:rPr>
        <w:t>Contrarrazões</w:t>
      </w:r>
      <w:r>
        <w:rPr>
          <w:rFonts w:ascii="Arial" w:hAnsi="Arial" w:cs="Arial"/>
          <w:color w:val="808080"/>
          <w:sz w:val="28"/>
          <w:szCs w:val="28"/>
        </w:rPr>
        <w:t xml:space="preserve"> (ID 89655665)</w:t>
      </w:r>
      <w:r>
        <w:rPr>
          <w:rFonts w:ascii="Arial" w:hAnsi="Arial" w:cs="Arial"/>
          <w:sz w:val="28"/>
          <w:szCs w:val="28"/>
        </w:rPr>
        <w:t xml:space="preserve">, em que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apelada</w:t>
      </w:r>
      <w:r>
        <w:rPr>
          <w:rFonts w:ascii="Arial" w:hAnsi="Arial" w:cs="Arial"/>
          <w:sz w:val="28"/>
          <w:szCs w:val="28"/>
        </w:rPr>
        <w:t xml:space="preserve"> alega que: </w:t>
      </w:r>
      <w:r>
        <w:rPr>
          <w:rFonts w:ascii="Arial" w:hAnsi="Arial" w:cs="Arial"/>
          <w:b/>
          <w:bCs/>
          <w:sz w:val="28"/>
          <w:szCs w:val="28"/>
        </w:rPr>
        <w:t xml:space="preserve">1) </w:t>
      </w:r>
      <w:r>
        <w:rPr>
          <w:rFonts w:ascii="Arial" w:hAnsi="Arial" w:cs="Arial"/>
          <w:sz w:val="28"/>
          <w:szCs w:val="28"/>
        </w:rPr>
        <w:t xml:space="preserve">não há intempestividade dos embargos de terceiro, uma vez que não ocorreu qualquer das hipóteses previstas no art. 675 do CPC para o encerramento do prazo de oposição; </w:t>
      </w:r>
      <w:r>
        <w:rPr>
          <w:rFonts w:ascii="Arial" w:hAnsi="Arial" w:cs="Arial"/>
          <w:b/>
          <w:bCs/>
          <w:sz w:val="28"/>
          <w:szCs w:val="28"/>
        </w:rPr>
        <w:t xml:space="preserve">2) </w:t>
      </w:r>
      <w:r>
        <w:rPr>
          <w:rFonts w:ascii="Arial" w:hAnsi="Arial" w:cs="Arial"/>
          <w:sz w:val="28"/>
          <w:szCs w:val="28"/>
        </w:rPr>
        <w:t xml:space="preserve">a extinção </w:t>
      </w:r>
      <w:r>
        <w:rPr>
          <w:rFonts w:ascii="Arial" w:hAnsi="Arial" w:cs="Arial"/>
          <w:sz w:val="28"/>
          <w:szCs w:val="28"/>
        </w:rPr>
        <w:lastRenderedPageBreak/>
        <w:t xml:space="preserve">da ação anteriormente ajuizada pelo sócio da empresa, por ilegitimidade ativa, não impede o ajuizamento de nova demanda pela pessoa jurídica legítima; </w:t>
      </w:r>
      <w:r>
        <w:rPr>
          <w:rFonts w:ascii="Arial" w:hAnsi="Arial" w:cs="Arial"/>
          <w:b/>
          <w:bCs/>
          <w:sz w:val="28"/>
          <w:szCs w:val="28"/>
        </w:rPr>
        <w:t xml:space="preserve">3) </w:t>
      </w:r>
      <w:r>
        <w:rPr>
          <w:rFonts w:ascii="Arial" w:hAnsi="Arial" w:cs="Arial"/>
          <w:sz w:val="28"/>
          <w:szCs w:val="28"/>
        </w:rPr>
        <w:t xml:space="preserve">não houve fraude à execução, pois os veículos foram adquiridos em 03/09/2018, antes de qualquer constrição judicial, inexistindo prova de má-fé da adquirente; </w:t>
      </w:r>
      <w:r>
        <w:rPr>
          <w:rFonts w:ascii="Arial" w:hAnsi="Arial" w:cs="Arial"/>
          <w:b/>
          <w:bCs/>
          <w:sz w:val="28"/>
          <w:szCs w:val="28"/>
        </w:rPr>
        <w:t>4)</w:t>
      </w:r>
      <w:r>
        <w:rPr>
          <w:rFonts w:ascii="Arial" w:hAnsi="Arial" w:cs="Arial"/>
          <w:sz w:val="28"/>
          <w:szCs w:val="28"/>
        </w:rPr>
        <w:t xml:space="preserve"> a aquisição onerosa, a posse dos veículos e a quitação do financiamento foram devidamente comprovadas documentalmente; e </w:t>
      </w:r>
      <w:r>
        <w:rPr>
          <w:rFonts w:ascii="Arial" w:hAnsi="Arial" w:cs="Arial"/>
          <w:b/>
          <w:bCs/>
          <w:sz w:val="28"/>
          <w:szCs w:val="28"/>
        </w:rPr>
        <w:t>5)</w:t>
      </w:r>
      <w:r>
        <w:rPr>
          <w:rFonts w:ascii="Arial" w:hAnsi="Arial" w:cs="Arial"/>
          <w:sz w:val="28"/>
          <w:szCs w:val="28"/>
        </w:rPr>
        <w:t xml:space="preserve"> a ausência de transferência dos veículos perante o Detran decorreu de sucessivas restrições judiciais e administrativas alheias à sua vontade.</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5A5C960D" w14:textId="195EB8ED" w:rsidR="00882188" w:rsidRDefault="00882188" w:rsidP="00F158FB">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19092DA0" w14:textId="77777777" w:rsidR="005F488E" w:rsidRDefault="005F488E" w:rsidP="00355C73">
      <w:pPr>
        <w:spacing w:after="0" w:line="360" w:lineRule="auto"/>
        <w:jc w:val="center"/>
        <w:rPr>
          <w:rFonts w:ascii="Arial" w:hAnsi="Arial" w:cs="Arial"/>
          <w:b/>
          <w:bCs/>
          <w:sz w:val="28"/>
          <w:szCs w:val="28"/>
        </w:rPr>
      </w:pPr>
    </w:p>
    <w:p w14:paraId="6AAED252" w14:textId="77777777" w:rsidR="005F488E" w:rsidRDefault="005F488E" w:rsidP="00355C73">
      <w:pPr>
        <w:spacing w:after="0" w:line="360" w:lineRule="auto"/>
        <w:jc w:val="center"/>
        <w:rPr>
          <w:rFonts w:ascii="Arial" w:hAnsi="Arial" w:cs="Arial"/>
          <w:b/>
          <w:bCs/>
          <w:sz w:val="28"/>
          <w:szCs w:val="28"/>
        </w:rPr>
      </w:pPr>
    </w:p>
    <w:p w14:paraId="5A07038F" w14:textId="77777777" w:rsidR="00E01AA2" w:rsidRDefault="00E01AA2" w:rsidP="00355C73">
      <w:pPr>
        <w:spacing w:after="0" w:line="360" w:lineRule="auto"/>
        <w:jc w:val="center"/>
        <w:rPr>
          <w:rFonts w:ascii="Arial" w:hAnsi="Arial" w:cs="Arial"/>
          <w:b/>
          <w:bCs/>
          <w:sz w:val="28"/>
          <w:szCs w:val="28"/>
        </w:rPr>
      </w:pPr>
    </w:p>
    <w:p w14:paraId="28512C81" w14:textId="77777777" w:rsidR="00E01AA2" w:rsidRDefault="00E01AA2" w:rsidP="00355C73">
      <w:pPr>
        <w:spacing w:after="0" w:line="360" w:lineRule="auto"/>
        <w:jc w:val="center"/>
        <w:rPr>
          <w:rFonts w:ascii="Arial" w:hAnsi="Arial" w:cs="Arial"/>
          <w:b/>
          <w:bCs/>
          <w:sz w:val="28"/>
          <w:szCs w:val="28"/>
        </w:rPr>
      </w:pPr>
    </w:p>
    <w:p w14:paraId="2182FF80" w14:textId="77777777" w:rsidR="00E01AA2" w:rsidRDefault="00E01AA2" w:rsidP="00355C73">
      <w:pPr>
        <w:spacing w:after="0" w:line="360" w:lineRule="auto"/>
        <w:jc w:val="center"/>
        <w:rPr>
          <w:rFonts w:ascii="Arial" w:hAnsi="Arial" w:cs="Arial"/>
          <w:b/>
          <w:bCs/>
          <w:sz w:val="28"/>
          <w:szCs w:val="28"/>
        </w:rPr>
      </w:pPr>
    </w:p>
    <w:p w14:paraId="7D5D8209" w14:textId="77777777" w:rsidR="00E01AA2" w:rsidRDefault="00E01AA2" w:rsidP="00355C73">
      <w:pPr>
        <w:spacing w:after="0" w:line="360" w:lineRule="auto"/>
        <w:jc w:val="center"/>
        <w:rPr>
          <w:rFonts w:ascii="Arial" w:hAnsi="Arial" w:cs="Arial"/>
          <w:b/>
          <w:bCs/>
          <w:sz w:val="28"/>
          <w:szCs w:val="28"/>
        </w:rPr>
      </w:pPr>
    </w:p>
    <w:p w14:paraId="02AEC036" w14:textId="77777777" w:rsidR="00E01AA2" w:rsidRDefault="00E01AA2" w:rsidP="00355C73">
      <w:pPr>
        <w:spacing w:after="0" w:line="360" w:lineRule="auto"/>
        <w:jc w:val="center"/>
        <w:rPr>
          <w:rFonts w:ascii="Arial" w:hAnsi="Arial" w:cs="Arial"/>
          <w:b/>
          <w:bCs/>
          <w:sz w:val="28"/>
          <w:szCs w:val="28"/>
        </w:rPr>
      </w:pPr>
    </w:p>
    <w:p w14:paraId="688F340D" w14:textId="77777777" w:rsidR="00E01AA2" w:rsidRDefault="00E01AA2" w:rsidP="00355C73">
      <w:pPr>
        <w:spacing w:after="0" w:line="360" w:lineRule="auto"/>
        <w:jc w:val="center"/>
        <w:rPr>
          <w:rFonts w:ascii="Arial" w:hAnsi="Arial" w:cs="Arial"/>
          <w:b/>
          <w:bCs/>
          <w:sz w:val="28"/>
          <w:szCs w:val="28"/>
        </w:rPr>
      </w:pPr>
    </w:p>
    <w:p w14:paraId="449480CF" w14:textId="77777777" w:rsidR="00E01AA2" w:rsidRDefault="00E01AA2" w:rsidP="00355C73">
      <w:pPr>
        <w:spacing w:after="0" w:line="360" w:lineRule="auto"/>
        <w:jc w:val="center"/>
        <w:rPr>
          <w:rFonts w:ascii="Arial" w:hAnsi="Arial" w:cs="Arial"/>
          <w:b/>
          <w:bCs/>
          <w:sz w:val="28"/>
          <w:szCs w:val="28"/>
        </w:rPr>
      </w:pPr>
    </w:p>
    <w:p w14:paraId="7ACBB64C" w14:textId="77777777" w:rsidR="00E01AA2" w:rsidRDefault="00E01AA2" w:rsidP="00355C73">
      <w:pPr>
        <w:spacing w:after="0" w:line="360" w:lineRule="auto"/>
        <w:jc w:val="center"/>
        <w:rPr>
          <w:rFonts w:ascii="Arial" w:hAnsi="Arial" w:cs="Arial"/>
          <w:b/>
          <w:bCs/>
          <w:sz w:val="28"/>
          <w:szCs w:val="28"/>
        </w:rPr>
      </w:pPr>
    </w:p>
    <w:p w14:paraId="2B6B95EA" w14:textId="77777777" w:rsidR="00E01AA2" w:rsidRDefault="00E01AA2" w:rsidP="00355C73">
      <w:pPr>
        <w:spacing w:after="0" w:line="360" w:lineRule="auto"/>
        <w:jc w:val="center"/>
        <w:rPr>
          <w:rFonts w:ascii="Arial" w:hAnsi="Arial" w:cs="Arial"/>
          <w:b/>
          <w:bCs/>
          <w:sz w:val="28"/>
          <w:szCs w:val="28"/>
        </w:rPr>
      </w:pPr>
    </w:p>
    <w:p w14:paraId="45073551" w14:textId="77777777" w:rsidR="00E01AA2" w:rsidRDefault="00E01AA2" w:rsidP="00355C73">
      <w:pPr>
        <w:spacing w:after="0" w:line="360" w:lineRule="auto"/>
        <w:jc w:val="center"/>
        <w:rPr>
          <w:rFonts w:ascii="Arial" w:hAnsi="Arial" w:cs="Arial"/>
          <w:b/>
          <w:bCs/>
          <w:sz w:val="28"/>
          <w:szCs w:val="28"/>
        </w:rPr>
      </w:pPr>
    </w:p>
    <w:p w14:paraId="3AE3ECF5" w14:textId="77777777" w:rsidR="00E01AA2" w:rsidRDefault="00E01AA2" w:rsidP="00355C73">
      <w:pPr>
        <w:spacing w:after="0" w:line="360" w:lineRule="auto"/>
        <w:jc w:val="center"/>
        <w:rPr>
          <w:rFonts w:ascii="Arial" w:hAnsi="Arial" w:cs="Arial"/>
          <w:b/>
          <w:bCs/>
          <w:sz w:val="28"/>
          <w:szCs w:val="28"/>
        </w:rPr>
      </w:pPr>
    </w:p>
    <w:p w14:paraId="6EFAFDEA" w14:textId="77777777" w:rsidR="00E01AA2" w:rsidRDefault="00E01AA2" w:rsidP="00355C73">
      <w:pPr>
        <w:spacing w:after="0" w:line="360" w:lineRule="auto"/>
        <w:jc w:val="center"/>
        <w:rPr>
          <w:rFonts w:ascii="Arial" w:hAnsi="Arial" w:cs="Arial"/>
          <w:b/>
          <w:bCs/>
          <w:sz w:val="28"/>
          <w:szCs w:val="28"/>
        </w:rPr>
      </w:pPr>
    </w:p>
    <w:p w14:paraId="4C27F233" w14:textId="77777777" w:rsidR="00E01AA2" w:rsidRDefault="00E01AA2" w:rsidP="00355C73">
      <w:pPr>
        <w:spacing w:after="0" w:line="360" w:lineRule="auto"/>
        <w:jc w:val="center"/>
        <w:rPr>
          <w:rFonts w:ascii="Arial" w:hAnsi="Arial" w:cs="Arial"/>
          <w:b/>
          <w:bCs/>
          <w:sz w:val="28"/>
          <w:szCs w:val="28"/>
        </w:rPr>
      </w:pPr>
    </w:p>
    <w:p w14:paraId="51A6E292" w14:textId="77777777" w:rsidR="00E01AA2" w:rsidRDefault="00E01AA2" w:rsidP="00355C73">
      <w:pPr>
        <w:spacing w:after="0" w:line="360" w:lineRule="auto"/>
        <w:jc w:val="center"/>
        <w:rPr>
          <w:rFonts w:ascii="Arial" w:hAnsi="Arial" w:cs="Arial"/>
          <w:b/>
          <w:bCs/>
          <w:sz w:val="28"/>
          <w:szCs w:val="28"/>
        </w:rPr>
      </w:pPr>
    </w:p>
    <w:p w14:paraId="1088480A" w14:textId="77777777" w:rsidR="00E01AA2" w:rsidRDefault="00E01AA2" w:rsidP="00355C73">
      <w:pPr>
        <w:spacing w:after="0" w:line="360" w:lineRule="auto"/>
        <w:jc w:val="center"/>
        <w:rPr>
          <w:rFonts w:ascii="Arial" w:hAnsi="Arial" w:cs="Arial"/>
          <w:b/>
          <w:bCs/>
          <w:sz w:val="28"/>
          <w:szCs w:val="28"/>
        </w:rPr>
      </w:pPr>
    </w:p>
    <w:p w14:paraId="1869B69C" w14:textId="1028075A"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245133A9"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F158FB">
        <w:rPr>
          <w:rFonts w:ascii="Arial" w:hAnsi="Arial" w:cs="Arial"/>
          <w:sz w:val="28"/>
          <w:szCs w:val="28"/>
        </w:rPr>
        <w:t>16</w:t>
      </w:r>
      <w:r w:rsidRPr="00A72414">
        <w:rPr>
          <w:rFonts w:ascii="Arial" w:hAnsi="Arial" w:cs="Arial"/>
          <w:sz w:val="28"/>
          <w:szCs w:val="28"/>
        </w:rPr>
        <w:t>/</w:t>
      </w:r>
      <w:r w:rsidR="00F158FB">
        <w:rPr>
          <w:rFonts w:ascii="Arial" w:hAnsi="Arial" w:cs="Arial"/>
          <w:sz w:val="28"/>
          <w:szCs w:val="28"/>
        </w:rPr>
        <w:t>09</w:t>
      </w:r>
      <w:r w:rsidRPr="00A72414">
        <w:rPr>
          <w:rFonts w:ascii="Arial" w:hAnsi="Arial" w:cs="Arial"/>
          <w:sz w:val="28"/>
          <w:szCs w:val="28"/>
        </w:rPr>
        <w:t>/</w:t>
      </w:r>
      <w:r w:rsidR="00F158FB">
        <w:rPr>
          <w:rFonts w:ascii="Arial" w:hAnsi="Arial" w:cs="Arial"/>
          <w:sz w:val="28"/>
          <w:szCs w:val="28"/>
        </w:rPr>
        <w:t>2025</w:t>
      </w:r>
      <w:r w:rsidRPr="00A72414">
        <w:rPr>
          <w:rFonts w:ascii="Arial" w:hAnsi="Arial" w:cs="Arial"/>
          <w:sz w:val="28"/>
          <w:szCs w:val="28"/>
        </w:rPr>
        <w:t xml:space="preserve">. Sentença proferida em </w:t>
      </w:r>
      <w:r w:rsidR="00AE32D7">
        <w:rPr>
          <w:rFonts w:ascii="Arial" w:hAnsi="Arial" w:cs="Arial"/>
          <w:sz w:val="28"/>
          <w:szCs w:val="28"/>
        </w:rPr>
        <w:t>15</w:t>
      </w:r>
      <w:r w:rsidRPr="00A72414">
        <w:rPr>
          <w:rFonts w:ascii="Arial" w:hAnsi="Arial" w:cs="Arial"/>
          <w:sz w:val="28"/>
          <w:szCs w:val="28"/>
        </w:rPr>
        <w:t>/</w:t>
      </w:r>
      <w:r w:rsidR="00AE32D7">
        <w:rPr>
          <w:rFonts w:ascii="Arial" w:hAnsi="Arial" w:cs="Arial"/>
          <w:sz w:val="28"/>
          <w:szCs w:val="28"/>
        </w:rPr>
        <w:t>06/2026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AE32D7">
        <w:rPr>
          <w:rFonts w:ascii="Arial" w:hAnsi="Arial" w:cs="Arial"/>
          <w:sz w:val="28"/>
          <w:szCs w:val="28"/>
        </w:rPr>
        <w:t>09</w:t>
      </w:r>
      <w:r w:rsidRPr="00A72414">
        <w:rPr>
          <w:rFonts w:ascii="Arial" w:hAnsi="Arial" w:cs="Arial"/>
          <w:sz w:val="28"/>
          <w:szCs w:val="28"/>
        </w:rPr>
        <w:t>/</w:t>
      </w:r>
      <w:r w:rsidR="00AE32D7">
        <w:rPr>
          <w:rFonts w:ascii="Arial" w:hAnsi="Arial" w:cs="Arial"/>
          <w:sz w:val="28"/>
          <w:szCs w:val="28"/>
        </w:rPr>
        <w:t>07</w:t>
      </w:r>
      <w:r w:rsidRPr="00A72414">
        <w:rPr>
          <w:rFonts w:ascii="Arial" w:hAnsi="Arial" w:cs="Arial"/>
          <w:sz w:val="28"/>
          <w:szCs w:val="28"/>
        </w:rPr>
        <w:t>/</w:t>
      </w:r>
      <w:r w:rsidR="00AE32D7">
        <w:rPr>
          <w:rFonts w:ascii="Arial" w:hAnsi="Arial" w:cs="Arial"/>
          <w:sz w:val="28"/>
          <w:szCs w:val="28"/>
        </w:rPr>
        <w:t>2026</w:t>
      </w:r>
      <w:r w:rsidRPr="00A72414">
        <w:rPr>
          <w:rFonts w:ascii="Arial" w:hAnsi="Arial" w:cs="Arial"/>
          <w:sz w:val="28"/>
          <w:szCs w:val="28"/>
        </w:rPr>
        <w:t xml:space="preserve">. Valor da causa: </w:t>
      </w:r>
      <w:r w:rsidR="00AE32D7" w:rsidRPr="00AE32D7">
        <w:rPr>
          <w:rFonts w:ascii="Arial" w:hAnsi="Arial" w:cs="Arial"/>
          <w:sz w:val="28"/>
          <w:szCs w:val="28"/>
        </w:rPr>
        <w:t>R$ 109.792,36</w:t>
      </w:r>
      <w:r w:rsidR="00AE32D7">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57B28E79"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w:t>
      </w:r>
      <w:r w:rsidR="00966336">
        <w:rPr>
          <w:rFonts w:ascii="Arial" w:hAnsi="Arial" w:cs="Arial"/>
          <w:b/>
          <w:bCs/>
          <w:color w:val="000000" w:themeColor="text1"/>
          <w:sz w:val="28"/>
          <w:szCs w:val="28"/>
        </w:rPr>
        <w:t>EMBARGADO</w:t>
      </w:r>
      <w:r w:rsidRPr="007E1C8C">
        <w:rPr>
          <w:rFonts w:ascii="Arial" w:hAnsi="Arial" w:cs="Arial"/>
          <w:b/>
          <w:bCs/>
          <w:color w:val="000000" w:themeColor="text1"/>
          <w:sz w:val="28"/>
          <w:szCs w:val="28"/>
        </w:rPr>
        <w:t xml:space="preserve">, </w:t>
      </w:r>
      <w:r w:rsidR="00966336">
        <w:rPr>
          <w:rFonts w:ascii="Arial" w:hAnsi="Arial" w:cs="Arial"/>
          <w:b/>
          <w:bCs/>
          <w:color w:val="000000" w:themeColor="text1"/>
          <w:sz w:val="28"/>
          <w:szCs w:val="28"/>
        </w:rPr>
        <w:t>ALEXANDRE MENDONÇA DOS SANTOS</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3105FBDC"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2EA04F92" w:rsidR="00A72414" w:rsidRDefault="00056471" w:rsidP="00495EB5">
      <w:pPr>
        <w:spacing w:after="0" w:line="360" w:lineRule="auto"/>
        <w:jc w:val="center"/>
        <w:rPr>
          <w:rFonts w:ascii="Arial" w:hAnsi="Arial" w:cs="Arial"/>
          <w:sz w:val="28"/>
          <w:szCs w:val="28"/>
        </w:rPr>
      </w:pPr>
      <w:r>
        <w:rPr>
          <w:rFonts w:ascii="Arial" w:hAnsi="Arial" w:cs="Arial"/>
          <w:sz w:val="28"/>
          <w:szCs w:val="28"/>
          <w:highlight w:val="yellow"/>
        </w:rPr>
        <w:t>DA REJEIÇÃO DA PRELIMINAR DE INTEMPESTIVIDADE</w:t>
      </w:r>
      <w:r w:rsidR="005207D0">
        <w:rPr>
          <w:rFonts w:ascii="Arial" w:hAnsi="Arial" w:cs="Arial"/>
          <w:sz w:val="28"/>
          <w:szCs w:val="28"/>
          <w:highlight w:val="yellow"/>
        </w:rPr>
        <w:t xml:space="preserve"> DOS EMBARGOS DE TERCEIRO</w:t>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2174F256" w:rsidR="00EB3378" w:rsidRDefault="00E53472" w:rsidP="00DB1301">
      <w:pPr>
        <w:spacing w:after="0" w:line="360" w:lineRule="auto"/>
        <w:ind w:firstLine="2268"/>
        <w:jc w:val="both"/>
        <w:rPr>
          <w:rFonts w:ascii="Arial" w:hAnsi="Arial" w:cs="Arial"/>
          <w:sz w:val="28"/>
          <w:szCs w:val="28"/>
        </w:rPr>
      </w:pPr>
      <w:commentRangeStart w:id="9"/>
      <w:r>
        <w:rPr>
          <w:rFonts w:ascii="Arial" w:hAnsi="Arial" w:cs="Arial"/>
          <w:color w:val="000000" w:themeColor="text1"/>
          <w:sz w:val="28"/>
          <w:szCs w:val="28"/>
        </w:rPr>
        <w:t xml:space="preserve">O embargado/apelante </w:t>
      </w:r>
      <w:r>
        <w:rPr>
          <w:rFonts w:ascii="Arial" w:hAnsi="Arial" w:cs="Arial"/>
          <w:color w:val="808080"/>
          <w:sz w:val="28"/>
          <w:szCs w:val="28"/>
        </w:rPr>
        <w:t xml:space="preserve">alega</w:t>
      </w:r>
      <w:r>
        <w:rPr>
          <w:rFonts w:ascii="Arial" w:hAnsi="Arial" w:cs="Arial"/>
          <w:sz w:val="28"/>
          <w:szCs w:val="28"/>
        </w:rPr>
        <w:t xml:space="preserve">, em preliminar,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b/>
          <w:color w:val="808080"/>
          <w:sz w:val="28"/>
          <w:szCs w:val="28"/>
        </w:rPr>
        <w:t xml:space="preserve">1)</w:t>
      </w:r>
      <w:r>
        <w:rPr>
          <w:rFonts w:ascii="Arial" w:hAnsi="Arial" w:cs="Arial"/>
          <w:sz w:val="28"/>
          <w:szCs w:val="28"/>
        </w:rPr>
        <w:t xml:space="preserve"> </w:t>
      </w:r>
      <w:del w:id="1123" w:author="Assessor GDSXSR" w:date="2026-10-29T18:10:40Z">
        <w:r>
          <w:rPr>
            <w:rFonts w:ascii="Arial" w:hAnsi="Arial" w:cs="Arial"/>
            <w:color w:val="808080"/>
            <w:sz w:val="28"/>
            <w:szCs w:val="28"/>
          </w:rPr>
          <w:delText xml:space="preserve">os</w:delText>
        </w:r>
      </w:del>
      <w:ins w:id="1124" w:author="Assessor GDSXSR" w:date="2026-10-29T18:10:40Z">
        <w:r>
          <w:rPr>
            <w:rFonts w:ascii="Arial" w:hAnsi="Arial" w:cs="Arial"/>
            <w:color w:val="808080"/>
            <w:sz w:val="28"/>
            <w:szCs w:val="28"/>
          </w:rPr>
          <w:t xml:space="preserve">a</w:t>
        </w:r>
      </w:ins>
      <w:r>
        <w:rPr>
          <w:rFonts w:ascii="Arial" w:hAnsi="Arial" w:cs="Arial"/>
          <w:sz w:val="28"/>
          <w:szCs w:val="28"/>
        </w:rPr>
        <w:t xml:space="preserve"> </w:t>
      </w:r>
      <w:del w:id="1125" w:author="Assessor GDSXSR" w:date="2026-10-29T18:10:40Z">
        <w:r>
          <w:rPr>
            <w:rFonts w:ascii="Arial" w:hAnsi="Arial" w:cs="Arial"/>
            <w:sz w:val="28"/>
            <w:szCs w:val="28"/>
          </w:rPr>
          <w:delText xml:space="preserve">embargos</w:delText>
        </w:r>
      </w:del>
      <w:ins w:id="1126" w:author="Assessor GDSXSR" w:date="2026-10-29T18:10:40Z">
        <w:r>
          <w:rPr>
            <w:rFonts w:ascii="Arial" w:hAnsi="Arial" w:cs="Arial"/>
            <w:color w:val="808080"/>
            <w:sz w:val="28"/>
            <w:szCs w:val="28"/>
          </w:rPr>
          <w:t xml:space="preserve">ciência</w:t>
        </w:r>
      </w:ins>
      <w:r>
        <w:rPr>
          <w:rFonts w:ascii="Arial" w:hAnsi="Arial" w:cs="Arial"/>
          <w:sz w:val="28"/>
          <w:szCs w:val="28"/>
        </w:rPr>
        <w:t xml:space="preserve"> </w:t>
      </w:r>
      <w:del w:id="1127" w:author="Assessor GDSXSR" w:date="2026-10-29T18:10:40Z">
        <w:r>
          <w:rPr>
            <w:rFonts w:ascii="Arial" w:hAnsi="Arial" w:cs="Arial"/>
            <w:sz w:val="28"/>
            <w:szCs w:val="28"/>
          </w:rPr>
          <w:delText xml:space="preserve">de</w:delText>
        </w:r>
      </w:del>
      <w:ins w:id="1128" w:author="Assessor GDSXSR" w:date="2026-10-29T18:10:40Z">
        <w:r>
          <w:rPr>
            <w:rFonts w:ascii="Arial" w:hAnsi="Arial" w:cs="Arial"/>
            <w:color w:val="808080"/>
            <w:sz w:val="28"/>
            <w:szCs w:val="28"/>
          </w:rPr>
          <w:t xml:space="preserve">da</w:t>
        </w:r>
      </w:ins>
      <w:r>
        <w:rPr>
          <w:rFonts w:ascii="Arial" w:hAnsi="Arial" w:cs="Arial"/>
          <w:sz w:val="28"/>
          <w:szCs w:val="28"/>
        </w:rPr>
        <w:t xml:space="preserve"> </w:t>
      </w:r>
      <w:del w:id="1129" w:author="Assessor GDSXSR" w:date="2026-10-29T18:10:40Z">
        <w:r>
          <w:rPr>
            <w:rFonts w:ascii="Arial" w:hAnsi="Arial" w:cs="Arial"/>
            <w:sz w:val="28"/>
            <w:szCs w:val="28"/>
          </w:rPr>
          <w:delText xml:space="preserve">terceiro</w:delText>
        </w:r>
      </w:del>
      <w:ins w:id="1130" w:author="Assessor GDSXSR" w:date="2026-10-29T18:10:40Z">
        <w:r>
          <w:rPr>
            <w:rFonts w:ascii="Arial" w:hAnsi="Arial" w:cs="Arial"/>
            <w:color w:val="808080"/>
            <w:sz w:val="28"/>
            <w:szCs w:val="28"/>
          </w:rPr>
          <w:t xml:space="preserve">constrição</w:t>
        </w:r>
      </w:ins>
      <w:r>
        <w:rPr>
          <w:rFonts w:ascii="Arial" w:hAnsi="Arial" w:cs="Arial"/>
          <w:color w:val="808080"/>
          <w:sz w:val="28"/>
          <w:szCs w:val="28"/>
        </w:rPr>
        <w:t xml:space="preserve"> </w:t>
      </w:r>
      <w:del w:id="1131" w:author="Assessor GDSXSR" w:date="2026-10-29T18:10:40Z">
        <w:r>
          <w:rPr>
            <w:rFonts w:ascii="Arial" w:hAnsi="Arial" w:cs="Arial"/>
            <w:color w:val="808080"/>
            <w:sz w:val="28"/>
            <w:szCs w:val="28"/>
          </w:rPr>
          <w:delText xml:space="preserve">são intempestivos</w:delText>
        </w:r>
        <w:r>
          <w:rPr>
            <w:rFonts w:ascii="Arial" w:hAnsi="Arial" w:cs="Arial"/>
            <w:sz w:val="28"/>
            <w:szCs w:val="28"/>
          </w:rPr>
          <w:delText xml:space="preserve">, pois o</w:delText>
        </w:r>
      </w:del>
      <w:ins w:id="1132" w:author="Assessor GDSXSR" w:date="2026-10-29T18:10:40Z">
        <w:r>
          <w:rPr>
            <w:rFonts w:ascii="Arial" w:hAnsi="Arial" w:cs="Arial"/>
            <w:color w:val="808080"/>
            <w:sz w:val="28"/>
            <w:szCs w:val="28"/>
          </w:rPr>
          <w:t xml:space="preserve">pelo</w:t>
        </w:r>
      </w:ins>
      <w:r>
        <w:rPr>
          <w:rFonts w:ascii="Arial" w:hAnsi="Arial" w:cs="Arial"/>
          <w:sz w:val="28"/>
          <w:szCs w:val="28"/>
        </w:rPr>
        <w:t xml:space="preserve"> </w:t>
      </w:r>
      <w:r>
        <w:rPr>
          <w:rFonts w:ascii="Arial" w:hAnsi="Arial" w:cs="Arial"/>
          <w:color w:val="808080"/>
          <w:sz w:val="28"/>
          <w:szCs w:val="28"/>
        </w:rPr>
        <w:t xml:space="preserve">sócio-administrador</w:t>
      </w:r>
      <w:del w:id="1133" w:author="Assessor GDSXSR" w:date="2026-10-29T18:10:40Z">
        <w:r>
          <w:rPr>
            <w:rFonts w:ascii="Arial" w:hAnsi="Arial" w:cs="Arial"/>
            <w:sz w:val="28"/>
            <w:szCs w:val="28"/>
          </w:rPr>
          <w:delText xml:space="preserve"> da embargante já </w:delText>
        </w:r>
        <w:r>
          <w:rPr>
            <w:rFonts w:ascii="Arial" w:hAnsi="Arial" w:cs="Arial"/>
            <w:color w:val="808080"/>
            <w:sz w:val="28"/>
            <w:szCs w:val="28"/>
          </w:rPr>
          <w:delText xml:space="preserve">tinha</w:delText>
        </w:r>
        <w:r>
          <w:rPr>
            <w:rFonts w:ascii="Arial" w:hAnsi="Arial" w:cs="Arial"/>
            <w:sz w:val="28"/>
            <w:szCs w:val="28"/>
          </w:rPr>
          <w:delText xml:space="preserve"> ciência inequívoca da constrição</w:delText>
        </w:r>
      </w:del>
      <w:r>
        <w:rPr>
          <w:rFonts w:ascii="Arial" w:hAnsi="Arial" w:cs="Arial"/>
          <w:sz w:val="28"/>
          <w:szCs w:val="28"/>
        </w:rPr>
        <w:t xml:space="preserve"> </w:t>
      </w:r>
      <w:r>
        <w:rPr>
          <w:rFonts w:ascii="Arial" w:hAnsi="Arial" w:cs="Arial"/>
          <w:color w:val="808080"/>
          <w:sz w:val="28"/>
          <w:szCs w:val="28"/>
        </w:rPr>
        <w:t xml:space="preserve">desde</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primeiros</w:t>
      </w:r>
      <w:r>
        <w:rPr>
          <w:rFonts w:ascii="Arial" w:hAnsi="Arial" w:cs="Arial"/>
          <w:sz w:val="28"/>
          <w:szCs w:val="28"/>
        </w:rPr>
        <w:t xml:space="preserve"> </w:t>
      </w:r>
      <w:r>
        <w:rPr>
          <w:rFonts w:ascii="Arial" w:hAnsi="Arial" w:cs="Arial"/>
          <w:color w:val="808080"/>
          <w:sz w:val="28"/>
          <w:szCs w:val="28"/>
        </w:rPr>
        <w:t xml:space="preserve">embargos,</w:t>
      </w:r>
      <w:r>
        <w:rPr>
          <w:rFonts w:ascii="Arial" w:hAnsi="Arial" w:cs="Arial"/>
          <w:sz w:val="28"/>
          <w:szCs w:val="28"/>
        </w:rPr>
        <w:t xml:space="preserve"> </w:t>
      </w:r>
      <w:r>
        <w:rPr>
          <w:rFonts w:ascii="Arial" w:hAnsi="Arial" w:cs="Arial"/>
          <w:color w:val="808080"/>
          <w:sz w:val="28"/>
          <w:szCs w:val="28"/>
        </w:rPr>
        <w:t xml:space="preserve">ajuizados</w:t>
      </w:r>
      <w:r>
        <w:rPr>
          <w:rFonts w:ascii="Arial" w:hAnsi="Arial" w:cs="Arial"/>
          <w:sz w:val="28"/>
          <w:szCs w:val="28"/>
        </w:rPr>
        <w:t xml:space="preserve"> </w:t>
      </w:r>
      <w:r>
        <w:rPr>
          <w:rFonts w:ascii="Arial" w:hAnsi="Arial" w:cs="Arial"/>
          <w:color w:val="808080"/>
          <w:sz w:val="28"/>
          <w:szCs w:val="28"/>
        </w:rPr>
        <w:t xml:space="preserve">em 24/05/2024</w:t>
      </w:r>
      <w:ins w:id="1134" w:author="Assessor GDSXSR" w:date="2026-10-29T18:10:40Z">
        <w:r>
          <w:rPr>
            <w:rFonts w:ascii="Arial" w:hAnsi="Arial" w:cs="Arial"/>
            <w:color w:val="808080"/>
            <w:sz w:val="28"/>
            <w:szCs w:val="28"/>
          </w:rPr>
          <w:t xml:space="preserve">,</w:t>
        </w:r>
      </w:ins>
      <w:r>
        <w:rPr>
          <w:rFonts w:ascii="Arial" w:hAnsi="Arial" w:cs="Arial"/>
          <w:color w:val="808080"/>
          <w:sz w:val="28"/>
          <w:szCs w:val="28"/>
        </w:rPr>
        <w:t xml:space="preserve"> </w:t>
      </w:r>
      <w:del w:id="1135" w:author="Assessor GDSXSR" w:date="2026-10-29T18:10:40Z">
        <w:r>
          <w:rPr>
            <w:rFonts w:ascii="Arial" w:hAnsi="Arial" w:cs="Arial"/>
            <w:color w:val="808080"/>
            <w:sz w:val="28"/>
            <w:szCs w:val="28"/>
          </w:rPr>
          <w:delText xml:space="preserve">sobre</w:delText>
        </w:r>
      </w:del>
      <w:ins w:id="1136" w:author="Assessor GDSXSR" w:date="2026-10-29T18:10:40Z">
        <w:r>
          <w:rPr>
            <w:rFonts w:ascii="Arial" w:hAnsi="Arial" w:cs="Arial"/>
            <w:color w:val="808080"/>
            <w:sz w:val="28"/>
            <w:szCs w:val="28"/>
          </w:rPr>
          <w:t xml:space="preserve">torna intempestivos</w:t>
        </w:r>
      </w:ins>
      <w:r>
        <w:rPr>
          <w:rFonts w:ascii="Arial" w:hAnsi="Arial" w:cs="Arial"/>
          <w:sz w:val="28"/>
          <w:szCs w:val="28"/>
        </w:rPr>
        <w:t xml:space="preserve"> os </w:t>
      </w:r>
      <w:del w:id="1137" w:author="Assessor GDSXSR" w:date="2026-10-29T18:10:40Z">
        <w:r>
          <w:rPr>
            <w:rFonts w:ascii="Arial" w:hAnsi="Arial" w:cs="Arial"/>
            <w:sz w:val="28"/>
            <w:szCs w:val="28"/>
          </w:rPr>
          <w:delText xml:space="preserve">mesmos</w:delText>
        </w:r>
      </w:del>
      <w:ins w:id="1138" w:author="Assessor GDSXSR" w:date="2026-10-29T18:10:40Z">
        <w:r>
          <w:rPr>
            <w:rFonts w:ascii="Arial" w:hAnsi="Arial" w:cs="Arial"/>
            <w:color w:val="808080"/>
            <w:sz w:val="28"/>
            <w:szCs w:val="28"/>
          </w:rPr>
          <w:t xml:space="preserve">presentes</w:t>
        </w:r>
      </w:ins>
      <w:r>
        <w:rPr>
          <w:rFonts w:ascii="Arial" w:hAnsi="Arial" w:cs="Arial"/>
          <w:sz w:val="28"/>
          <w:szCs w:val="28"/>
        </w:rPr>
        <w:t xml:space="preserve"> </w:t>
      </w:r>
      <w:del w:id="1139" w:author="Assessor GDSXSR" w:date="2026-10-29T18:10:40Z">
        <w:r>
          <w:rPr>
            <w:rFonts w:ascii="Arial" w:hAnsi="Arial" w:cs="Arial"/>
            <w:color w:val="808080"/>
            <w:sz w:val="28"/>
            <w:szCs w:val="28"/>
          </w:rPr>
          <w:delText xml:space="preserve">veículos</w:delText>
        </w:r>
      </w:del>
      <w:ins w:id="1140" w:author="Assessor GDSXSR" w:date="2026-10-29T18:10:40Z">
        <w:r>
          <w:rPr>
            <w:rFonts w:ascii="Arial" w:hAnsi="Arial" w:cs="Arial"/>
            <w:color w:val="808080"/>
            <w:sz w:val="28"/>
            <w:szCs w:val="28"/>
          </w:rPr>
          <w:t xml:space="preserve">embargos</w:t>
        </w:r>
      </w:ins>
      <w:r>
        <w:rPr>
          <w:rFonts w:ascii="Arial" w:hAnsi="Arial" w:cs="Arial"/>
          <w:color w:val="808080"/>
          <w:sz w:val="28"/>
          <w:szCs w:val="28"/>
        </w:rPr>
        <w:t xml:space="preserve">; e </w:t>
      </w:r>
      <w:r>
        <w:rPr>
          <w:rFonts w:ascii="Arial" w:hAnsi="Arial" w:cs="Arial"/>
          <w:b/>
          <w:color w:val="808080"/>
          <w:sz w:val="28"/>
          <w:szCs w:val="28"/>
        </w:rPr>
        <w:t xml:space="preserve">2)</w:t>
      </w:r>
      <w:r>
        <w:rPr>
          <w:rFonts w:ascii="Arial" w:hAnsi="Arial" w:cs="Arial"/>
          <w:color w:val="808080"/>
          <w:sz w:val="28"/>
          <w:szCs w:val="28"/>
        </w:rPr>
        <w:t xml:space="preserve"> </w:t>
      </w:r>
      <w:del w:id="1141" w:author="Assessor GDSXSR" w:date="2026-10-29T18:10:40Z">
        <w:r>
          <w:rPr>
            <w:rFonts w:ascii="Arial" w:hAnsi="Arial" w:cs="Arial"/>
            <w:color w:val="808080"/>
            <w:sz w:val="28"/>
            <w:szCs w:val="28"/>
          </w:rPr>
          <w:delText xml:space="preserve">a</w:delText>
        </w:r>
      </w:del>
      <w:ins w:id="1142" w:author="Assessor GDSXSR" w:date="2026-10-29T18:10:40Z">
        <w:r>
          <w:rPr>
            <w:rFonts w:ascii="Arial" w:hAnsi="Arial" w:cs="Arial"/>
            <w:color w:val="808080"/>
            <w:sz w:val="28"/>
            <w:szCs w:val="28"/>
          </w:rPr>
          <w:t xml:space="preserve">essa</w:t>
        </w:r>
      </w:ins>
      <w:r>
        <w:rPr>
          <w:rFonts w:ascii="Arial" w:hAnsi="Arial" w:cs="Arial"/>
          <w:color w:val="808080"/>
          <w:sz w:val="28"/>
          <w:szCs w:val="28"/>
        </w:rPr>
        <w:t xml:space="preserve"> ciência</w:t>
      </w:r>
      <w:del w:id="1143" w:author="Assessor GDSXSR" w:date="2026-10-29T18:10:40Z">
        <w:r>
          <w:rPr>
            <w:rFonts w:ascii="Arial" w:hAnsi="Arial" w:cs="Arial"/>
            <w:color w:val="808080"/>
            <w:sz w:val="28"/>
            <w:szCs w:val="28"/>
          </w:rPr>
          <w:delText xml:space="preserve"> do administrador</w:delText>
        </w:r>
      </w:del>
      <w:r>
        <w:rPr>
          <w:rFonts w:ascii="Arial" w:hAnsi="Arial" w:cs="Arial"/>
          <w:color w:val="808080"/>
          <w:sz w:val="28"/>
          <w:szCs w:val="28"/>
        </w:rPr>
        <w:t xml:space="preserve"> se comunica à pessoa jurídica, de modo que a extinção da ação anterior por ilegitimidade ativa não renova o prazo (ID 89655660)</w:t>
      </w:r>
      <w:r>
        <w:rPr>
          <w:rFonts w:ascii="Arial" w:hAnsi="Arial" w:cs="Arial"/>
          <w:sz w:val="28"/>
          <w:szCs w:val="28"/>
        </w:rPr>
        <w:t xml:space="preserve">.</w:t>
      </w:r>
      <w:commentRangeEnd w:id="9"/>
      <w:r>
        <w:rPr>
          <w:rStyle w:val="Refdecomentrio"/>
          <w:rFonts w:ascii="Arial" w:hAnsi="Arial" w:cs="Arial"/>
          <w:sz w:val="28"/>
          <w:szCs w:val="28"/>
        </w:rPr>
        <w:commentReference w:id="9"/>
      </w:r>
    </w:p>
    <w:p w14:paraId="00BB66EE" w14:textId="77777777" w:rsidR="00947C4B" w:rsidRDefault="00947C4B" w:rsidP="00DB1301">
      <w:pPr>
        <w:spacing w:after="0" w:line="360" w:lineRule="auto"/>
        <w:ind w:firstLine="2268"/>
        <w:jc w:val="both"/>
        <w:rPr>
          <w:rFonts w:ascii="Arial" w:hAnsi="Arial" w:cs="Arial"/>
          <w:sz w:val="28"/>
          <w:szCs w:val="28"/>
        </w:rPr>
      </w:pPr>
    </w:p>
    <w:p w14:paraId="3323CF4A" w14:textId="3798A6A6" w:rsidR="00947C4B" w:rsidRDefault="00947C4B" w:rsidP="00DB1301">
      <w:pPr>
        <w:spacing w:after="0" w:line="360" w:lineRule="auto"/>
        <w:ind w:firstLine="2268"/>
        <w:jc w:val="both"/>
        <w:rPr>
          <w:rFonts w:ascii="Arial" w:hAnsi="Arial" w:cs="Arial"/>
          <w:sz w:val="28"/>
          <w:szCs w:val="28"/>
        </w:rPr>
      </w:pPr>
      <w:r>
        <w:rPr>
          <w:rFonts w:ascii="Arial" w:hAnsi="Arial" w:cs="Arial"/>
          <w:sz w:val="28"/>
          <w:szCs w:val="28"/>
        </w:rPr>
        <w:t>Requer</w:t>
      </w:r>
      <w:r w:rsidR="009736A8">
        <w:rPr>
          <w:rFonts w:ascii="Arial" w:hAnsi="Arial" w:cs="Arial"/>
          <w:sz w:val="28"/>
          <w:szCs w:val="28"/>
        </w:rPr>
        <w:t xml:space="preserve"> </w:t>
      </w:r>
      <w:r>
        <w:rPr>
          <w:rFonts w:ascii="Arial" w:hAnsi="Arial" w:cs="Arial"/>
          <w:sz w:val="28"/>
          <w:szCs w:val="28"/>
        </w:rPr>
        <w:t>a extinção do processo sem resolução do mérito.</w:t>
      </w:r>
    </w:p>
    <w:p w14:paraId="556D41B4" w14:textId="77777777" w:rsidR="00947C4B" w:rsidRDefault="00947C4B" w:rsidP="00DB1301">
      <w:pPr>
        <w:spacing w:after="0" w:line="360" w:lineRule="auto"/>
        <w:ind w:firstLine="2268"/>
        <w:jc w:val="both"/>
        <w:rPr>
          <w:rFonts w:ascii="Arial" w:hAnsi="Arial" w:cs="Arial"/>
          <w:sz w:val="28"/>
          <w:szCs w:val="28"/>
        </w:rPr>
      </w:pPr>
    </w:p>
    <w:p w14:paraId="1B59C7FB" w14:textId="0389CD0D" w:rsidR="00947C4B" w:rsidRDefault="00947C4B" w:rsidP="00DB1301">
      <w:pPr>
        <w:spacing w:after="0" w:line="360" w:lineRule="auto"/>
        <w:ind w:firstLine="2268"/>
        <w:jc w:val="both"/>
        <w:rPr>
          <w:rFonts w:ascii="Arial" w:hAnsi="Arial" w:cs="Arial"/>
          <w:sz w:val="28"/>
          <w:szCs w:val="28"/>
        </w:rPr>
      </w:pPr>
      <w:r>
        <w:rPr>
          <w:rFonts w:ascii="Arial" w:hAnsi="Arial" w:cs="Arial"/>
          <w:sz w:val="28"/>
          <w:szCs w:val="28"/>
          <w:highlight w:val="yellow"/>
        </w:rPr>
        <w:t>Sem razão o embargado/apelante.</w:t>
      </w:r>
    </w:p>
    <w:p w14:paraId="11090B0D" w14:textId="77777777" w:rsidR="00947C4B" w:rsidRDefault="00947C4B" w:rsidP="00DB1301">
      <w:pPr>
        <w:spacing w:after="0" w:line="360" w:lineRule="auto"/>
        <w:ind w:firstLine="2268"/>
        <w:jc w:val="both"/>
        <w:rPr>
          <w:rFonts w:ascii="Arial" w:hAnsi="Arial" w:cs="Arial"/>
          <w:sz w:val="28"/>
          <w:szCs w:val="28"/>
        </w:rPr>
      </w:pPr>
    </w:p>
    <w:p w14:paraId="5D2F739D" w14:textId="62A6B578" w:rsidR="00947C4B" w:rsidRDefault="00CB6043" w:rsidP="00DB1301">
      <w:pPr>
        <w:spacing w:after="0" w:line="360" w:lineRule="auto"/>
        <w:ind w:firstLine="2268"/>
        <w:jc w:val="both"/>
        <w:rPr>
          <w:rFonts w:ascii="Arial" w:hAnsi="Arial" w:cs="Arial"/>
          <w:sz w:val="28"/>
          <w:szCs w:val="28"/>
        </w:rPr>
      </w:pPr>
      <w:r>
        <w:rPr>
          <w:rFonts w:ascii="Arial" w:hAnsi="Arial" w:cs="Arial"/>
          <w:color w:val="808080"/>
          <w:sz w:val="28"/>
          <w:szCs w:val="28"/>
        </w:rPr>
        <w:t>Dispõe</w:t>
      </w:r>
      <w:r>
        <w:rPr>
          <w:rFonts w:ascii="Arial" w:hAnsi="Arial" w:cs="Arial"/>
          <w:sz w:val="28"/>
          <w:szCs w:val="28"/>
        </w:rPr>
        <w:t xml:space="preserve"> o art. 675 do CPC:</w:t>
      </w:r>
    </w:p>
    <w:p w14:paraId="1E317DF4" w14:textId="77777777" w:rsidR="00661804" w:rsidRDefault="00661804" w:rsidP="00DB1301">
      <w:pPr>
        <w:spacing w:after="0" w:line="360" w:lineRule="auto"/>
        <w:ind w:firstLine="2268"/>
        <w:jc w:val="both"/>
        <w:rPr>
          <w:rFonts w:ascii="Arial" w:hAnsi="Arial" w:cs="Arial"/>
          <w:sz w:val="28"/>
          <w:szCs w:val="28"/>
        </w:rPr>
      </w:pPr>
    </w:p>
    <w:p w14:paraId="4F247332" w14:textId="3A4C74D8" w:rsidR="00661804" w:rsidRPr="00661804" w:rsidRDefault="00661804" w:rsidP="00661804">
      <w:pPr>
        <w:spacing w:after="0" w:line="360" w:lineRule="auto"/>
        <w:ind w:left="2268"/>
        <w:jc w:val="both"/>
        <w:rPr>
          <w:rFonts w:ascii="Arial" w:hAnsi="Arial" w:cs="Arial"/>
          <w:i/>
          <w:iCs/>
          <w:sz w:val="26"/>
          <w:szCs w:val="26"/>
        </w:rPr>
      </w:pPr>
      <w:commentRangeStart w:id="10"/>
      <w:r>
        <w:rPr>
          <w:rFonts w:ascii="Arial" w:hAnsi="Arial" w:cs="Arial"/>
          <w:i/>
          <w:iCs/>
          <w:sz w:val="26"/>
          <w:szCs w:val="26"/>
        </w:rPr>
        <w:t xml:space="preserve">“Art. 675. Os embargos podem ser opostos </w:t>
      </w:r>
      <w:del w:id="1520" w:author="Assessor GDSXSR" w:date="2026-10-29T18:10:40Z">
        <w:r>
          <w:rPr>
            <w:rFonts w:ascii="Arial" w:hAnsi="Arial" w:cs="Arial"/>
            <w:i/>
            <w:iCs/>
            <w:sz w:val="26"/>
            <w:szCs w:val="26"/>
          </w:rPr>
          <w:delText xml:space="preserve">a qualquer tempo no processo de conhecimento enquanto não transitada em julgado a sentença e,</w:delText>
        </w:r>
      </w:del>
      <w:ins w:id="1521" w:author="Assessor GDSXSR" w:date="2026-10-29T18:10:40Z">
        <w:r>
          <w:rPr>
            <w:rFonts w:ascii="Arial" w:hAnsi="Arial" w:cs="Arial"/>
            <w:i/>
            <w:iCs/>
            <w:color w:val="808080"/>
            <w:sz w:val="26"/>
            <w:szCs w:val="26"/>
          </w:rPr>
          <w:t xml:space="preserve">(...)</w:t>
        </w:r>
      </w:ins>
      <w:r>
        <w:rPr>
          <w:rFonts w:ascii="Arial" w:hAnsi="Arial" w:cs="Arial"/>
          <w:i/>
          <w:iCs/>
          <w:sz w:val="26"/>
          <w:szCs w:val="26"/>
        </w:rPr>
        <w:t xml:space="preserve"> no cumprimento de sentença ou no processo de execução, </w:t>
      </w:r>
      <w:r>
        <w:rPr>
          <w:rFonts w:ascii="Arial" w:hAnsi="Arial" w:cs="Arial"/>
          <w:i/>
          <w:iCs/>
          <w:sz w:val="26"/>
          <w:szCs w:val="26"/>
          <w:u w:val="single"/>
        </w:rPr>
        <w:t xml:space="preserve">até 5 (cinco) dias depois da adjudicação, da alienação por iniciativa particular ou da arrematação</w:t>
      </w:r>
      <w:r>
        <w:rPr>
          <w:rFonts w:ascii="Arial" w:hAnsi="Arial" w:cs="Arial"/>
          <w:i/>
          <w:iCs/>
          <w:sz w:val="26"/>
          <w:szCs w:val="26"/>
        </w:rPr>
        <w:t xml:space="preserve">, mas sempre antes da assinatura da respectiva carta.”</w:t>
      </w:r>
      <w:r>
        <w:rPr>
          <w:rFonts w:ascii="Arial" w:hAnsi="Arial" w:cs="Arial"/>
          <w:i/>
          <w:iCs/>
          <w:color w:val="808080"/>
          <w:sz w:val="26"/>
          <w:szCs w:val="26"/>
        </w:rPr>
        <w:t xml:space="preserve"> </w:t>
      </w:r>
      <w:r>
        <w:rPr>
          <w:rFonts w:ascii="Arial" w:hAnsi="Arial" w:cs="Arial"/>
          <w:i/>
          <w:iCs/>
          <w:color w:val="808080"/>
          <w:sz w:val="26"/>
          <w:szCs w:val="26"/>
        </w:rPr>
        <w:t xml:space="preserve">– Grifei</w:t>
      </w:r>
      <w:commentRangeEnd w:id="10"/>
      <w:r w:rsidRPr="00661804">
        <w:rPr>
          <w:rStyle w:val="Refdecomentrio"/>
          <w:rFonts w:ascii="Arial" w:hAnsi="Arial" w:cs="Arial"/>
          <w:i/>
          <w:iCs/>
          <w:sz w:val="26"/>
          <w:szCs w:val="26"/>
        </w:rPr>
        <w:commentReference w:id="10"/>
      </w:r>
    </w:p>
    <w:p w14:paraId="34060F0F" w14:textId="77777777" w:rsidR="00947C4B" w:rsidRDefault="00947C4B" w:rsidP="00DB1301">
      <w:pPr>
        <w:spacing w:after="0" w:line="360" w:lineRule="auto"/>
        <w:ind w:firstLine="2268"/>
        <w:jc w:val="both"/>
        <w:rPr>
          <w:rFonts w:ascii="Arial" w:hAnsi="Arial" w:cs="Arial"/>
          <w:sz w:val="28"/>
          <w:szCs w:val="28"/>
        </w:rPr>
      </w:pPr>
    </w:p>
    <w:p w14:paraId="3771FF25" w14:textId="393D6758" w:rsidR="00947C4B" w:rsidRDefault="00654615"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No</w:t>
      </w:r>
      <w:r>
        <w:rPr>
          <w:rFonts w:ascii="Arial" w:hAnsi="Arial" w:cs="Arial"/>
          <w:sz w:val="28"/>
          <w:szCs w:val="28"/>
          <w:highlight w:val="yellow"/>
        </w:rPr>
        <w:t xml:space="preserve"> </w:t>
      </w:r>
      <w:r>
        <w:rPr>
          <w:rFonts w:ascii="Arial" w:hAnsi="Arial" w:cs="Arial"/>
          <w:color w:val="808080"/>
          <w:sz w:val="28"/>
          <w:szCs w:val="28"/>
          <w:highlight w:val="yellow"/>
        </w:rPr>
        <w:t>caso</w:t>
      </w:r>
      <w:r>
        <w:rPr>
          <w:rFonts w:ascii="Arial" w:hAnsi="Arial" w:cs="Arial"/>
          <w:sz w:val="28"/>
          <w:szCs w:val="28"/>
          <w:highlight w:val="yellow"/>
        </w:rPr>
        <w:t xml:space="preserve">, não houve adjudicação, alienação </w:t>
      </w:r>
      <w:r>
        <w:rPr>
          <w:rFonts w:ascii="Arial" w:hAnsi="Arial" w:cs="Arial"/>
          <w:color w:val="808080"/>
          <w:sz w:val="28"/>
          <w:szCs w:val="28"/>
          <w:highlight w:val="yellow"/>
        </w:rPr>
        <w:t xml:space="preserve">por iniciativa particular </w:t>
      </w:r>
      <w:r>
        <w:rPr>
          <w:rFonts w:ascii="Arial" w:hAnsi="Arial" w:cs="Arial"/>
          <w:sz w:val="28"/>
          <w:szCs w:val="28"/>
          <w:highlight w:val="yellow"/>
        </w:rPr>
        <w:t xml:space="preserve">ou arrematação </w:t>
      </w:r>
      <w:r>
        <w:rPr>
          <w:rFonts w:ascii="Arial" w:hAnsi="Arial" w:cs="Arial"/>
          <w:color w:val="808080"/>
          <w:sz w:val="28"/>
          <w:szCs w:val="28"/>
          <w:highlight w:val="yellow"/>
        </w:rPr>
        <w:t>dos</w:t>
      </w:r>
      <w:r>
        <w:rPr>
          <w:rFonts w:ascii="Arial" w:hAnsi="Arial" w:cs="Arial"/>
          <w:sz w:val="28"/>
          <w:szCs w:val="28"/>
          <w:highlight w:val="yellow"/>
        </w:rPr>
        <w:t xml:space="preserve"> </w:t>
      </w:r>
      <w:r>
        <w:rPr>
          <w:rFonts w:ascii="Arial" w:hAnsi="Arial" w:cs="Arial"/>
          <w:color w:val="808080"/>
          <w:sz w:val="28"/>
          <w:szCs w:val="28"/>
          <w:highlight w:val="yellow"/>
        </w:rPr>
        <w:t>bens</w:t>
      </w:r>
      <w:r>
        <w:rPr>
          <w:rFonts w:ascii="Arial" w:hAnsi="Arial" w:cs="Arial"/>
          <w:sz w:val="28"/>
          <w:szCs w:val="28"/>
          <w:highlight w:val="yellow"/>
        </w:rPr>
        <w:t xml:space="preserve">, </w:t>
      </w:r>
      <w:r>
        <w:rPr>
          <w:rFonts w:ascii="Arial" w:hAnsi="Arial" w:cs="Arial"/>
          <w:color w:val="808080"/>
          <w:sz w:val="28"/>
          <w:szCs w:val="28"/>
          <w:highlight w:val="yellow"/>
        </w:rPr>
        <w:t>de</w:t>
      </w:r>
      <w:r>
        <w:rPr>
          <w:rFonts w:ascii="Arial" w:hAnsi="Arial" w:cs="Arial"/>
          <w:sz w:val="28"/>
          <w:szCs w:val="28"/>
          <w:highlight w:val="yellow"/>
        </w:rPr>
        <w:t xml:space="preserve"> </w:t>
      </w:r>
      <w:r>
        <w:rPr>
          <w:rFonts w:ascii="Arial" w:hAnsi="Arial" w:cs="Arial"/>
          <w:color w:val="808080"/>
          <w:sz w:val="28"/>
          <w:szCs w:val="28"/>
          <w:highlight w:val="yellow"/>
        </w:rPr>
        <w:t>modo que</w:t>
      </w:r>
      <w:r>
        <w:rPr>
          <w:rFonts w:ascii="Arial" w:hAnsi="Arial" w:cs="Arial"/>
          <w:sz w:val="28"/>
          <w:szCs w:val="28"/>
          <w:highlight w:val="yellow"/>
        </w:rPr>
        <w:t xml:space="preserve"> o prazo de cinco dias sequer </w:t>
      </w:r>
      <w:r>
        <w:rPr>
          <w:rFonts w:ascii="Arial" w:hAnsi="Arial" w:cs="Arial"/>
          <w:color w:val="808080"/>
          <w:sz w:val="28"/>
          <w:szCs w:val="28"/>
          <w:highlight w:val="yellow"/>
        </w:rPr>
        <w:t>teve</w:t>
      </w:r>
      <w:r>
        <w:rPr>
          <w:rFonts w:ascii="Arial" w:hAnsi="Arial" w:cs="Arial"/>
          <w:sz w:val="28"/>
          <w:szCs w:val="28"/>
          <w:highlight w:val="yellow"/>
        </w:rPr>
        <w:t xml:space="preserve"> </w:t>
      </w:r>
      <w:r>
        <w:rPr>
          <w:rFonts w:ascii="Arial" w:hAnsi="Arial" w:cs="Arial"/>
          <w:color w:val="808080"/>
          <w:sz w:val="28"/>
          <w:szCs w:val="28"/>
          <w:highlight w:val="yellow"/>
        </w:rPr>
        <w:t>início</w:t>
      </w:r>
      <w:r>
        <w:rPr>
          <w:rFonts w:ascii="Arial" w:hAnsi="Arial" w:cs="Arial"/>
          <w:sz w:val="28"/>
          <w:szCs w:val="28"/>
          <w:highlight w:val="yellow"/>
        </w:rPr>
        <w:t>.</w:t>
      </w:r>
    </w:p>
    <w:p w14:paraId="0199FF18" w14:textId="77777777" w:rsidR="008C5956" w:rsidRDefault="008C5956" w:rsidP="00DB1301">
      <w:pPr>
        <w:spacing w:after="0" w:line="360" w:lineRule="auto"/>
        <w:ind w:firstLine="2268"/>
        <w:jc w:val="both"/>
        <w:rPr>
          <w:rFonts w:ascii="Arial" w:hAnsi="Arial" w:cs="Arial"/>
          <w:sz w:val="28"/>
          <w:szCs w:val="28"/>
        </w:rPr>
      </w:pPr>
    </w:p>
    <w:p w14:paraId="27819E68" w14:textId="77777777" w:rsidR="00D1137E" w:rsidRDefault="00107ECB" w:rsidP="00DB1301">
      <w:pPr>
        <w:spacing w:after="0" w:line="360" w:lineRule="auto"/>
        <w:ind w:firstLine="2268"/>
        <w:jc w:val="both"/>
        <w:rPr>
          <w:rFonts w:ascii="Arial" w:hAnsi="Arial" w:cs="Arial"/>
          <w:sz w:val="28"/>
          <w:szCs w:val="28"/>
        </w:rPr>
      </w:pPr>
      <w:del w:id="1144" w:author="Assessor GDSXSR" w:date="2026-10-29T18:10:40Z">
        <w:r>
          <w:rPr>
            <w:rFonts w:ascii="Arial" w:hAnsi="Arial" w:cs="Arial"/>
            <w:sz w:val="28"/>
            <w:szCs w:val="28"/>
          </w:rPr>
          <w:delText xml:space="preserve">E</w:delText>
        </w:r>
      </w:del>
      <w:ins w:id="1145" w:author="Assessor GDSXSR" w:date="2026-10-29T18:10:40Z">
        <w:r>
          <w:rPr>
            <w:rFonts w:ascii="Arial" w:hAnsi="Arial" w:cs="Arial"/>
            <w:color w:val="808080"/>
            <w:sz w:val="28"/>
            <w:szCs w:val="28"/>
          </w:rPr>
          <w:t xml:space="preserve">No mais</w:t>
        </w:r>
      </w:ins>
      <w:r>
        <w:rPr>
          <w:rFonts w:ascii="Arial" w:hAnsi="Arial" w:cs="Arial"/>
          <w:sz w:val="28"/>
          <w:szCs w:val="28"/>
        </w:rPr>
        <w:t xml:space="preserve">, ainda que o art. 675 do CPC fosse superado, </w:t>
      </w:r>
      <w:del w:id="1146" w:author="Assessor GDSXSR" w:date="2026-10-29T18:10:40Z">
        <w:r>
          <w:rPr>
            <w:rFonts w:ascii="Arial" w:hAnsi="Arial" w:cs="Arial"/>
            <w:sz w:val="28"/>
            <w:szCs w:val="28"/>
          </w:rPr>
          <w:delText xml:space="preserve">também</w:delText>
        </w:r>
      </w:del>
      <w:ins w:id="1147" w:author="Assessor GDSXSR" w:date="2026-10-29T18:10:40Z">
        <w:r>
          <w:rPr>
            <w:rFonts w:ascii="Arial" w:hAnsi="Arial" w:cs="Arial"/>
            <w:color w:val="808080"/>
            <w:sz w:val="28"/>
            <w:szCs w:val="28"/>
          </w:rPr>
          <w:t xml:space="preserve">o</w:t>
        </w:r>
      </w:ins>
      <w:r>
        <w:rPr>
          <w:rFonts w:ascii="Arial" w:hAnsi="Arial" w:cs="Arial"/>
          <w:sz w:val="28"/>
          <w:szCs w:val="28"/>
        </w:rPr>
        <w:t xml:space="preserve"> </w:t>
      </w:r>
      <w:del w:id="1148" w:author="Assessor GDSXSR" w:date="2026-10-29T18:10:40Z">
        <w:r>
          <w:rPr>
            <w:rFonts w:ascii="Arial" w:hAnsi="Arial" w:cs="Arial"/>
            <w:sz w:val="28"/>
            <w:szCs w:val="28"/>
          </w:rPr>
          <w:delText xml:space="preserve">não</w:delText>
        </w:r>
      </w:del>
      <w:ins w:id="1149" w:author="Assessor GDSXSR" w:date="2026-10-29T18:10:40Z">
        <w:r>
          <w:rPr>
            <w:rFonts w:ascii="Arial" w:hAnsi="Arial" w:cs="Arial"/>
            <w:color w:val="808080"/>
            <w:sz w:val="28"/>
            <w:szCs w:val="28"/>
          </w:rPr>
          <w:t xml:space="preserve">processo</w:t>
        </w:r>
      </w:ins>
      <w:r>
        <w:rPr>
          <w:rFonts w:ascii="Arial" w:hAnsi="Arial" w:cs="Arial"/>
          <w:sz w:val="28"/>
          <w:szCs w:val="28"/>
        </w:rPr>
        <w:t xml:space="preserve"> </w:t>
      </w:r>
      <w:del w:id="1150" w:author="Assessor GDSXSR" w:date="2026-10-29T18:10:40Z">
        <w:r>
          <w:rPr>
            <w:rFonts w:ascii="Arial" w:hAnsi="Arial" w:cs="Arial"/>
            <w:sz w:val="28"/>
            <w:szCs w:val="28"/>
          </w:rPr>
          <w:delText xml:space="preserve">prospera</w:delText>
        </w:r>
      </w:del>
      <w:ins w:id="1151" w:author="Assessor GDSXSR" w:date="2026-10-29T18:10:40Z">
        <w:r>
          <w:rPr>
            <w:rFonts w:ascii="Arial" w:hAnsi="Arial" w:cs="Arial"/>
            <w:color w:val="808080"/>
            <w:sz w:val="28"/>
            <w:szCs w:val="28"/>
          </w:rPr>
          <w:t xml:space="preserve">nº</w:t>
        </w:r>
      </w:ins>
      <w:r>
        <w:rPr>
          <w:rFonts w:ascii="Arial" w:hAnsi="Arial" w:cs="Arial"/>
          <w:sz w:val="28"/>
          <w:szCs w:val="28"/>
        </w:rPr>
        <w:t xml:space="preserve"> </w:t>
      </w:r>
      <w:del w:id="1152" w:author="Assessor GDSXSR" w:date="2026-10-29T18:10:40Z">
        <w:r>
          <w:rPr>
            <w:rFonts w:ascii="Arial" w:hAnsi="Arial" w:cs="Arial"/>
            <w:sz w:val="28"/>
            <w:szCs w:val="28"/>
          </w:rPr>
          <w:delText xml:space="preserve">a</w:delText>
        </w:r>
      </w:del>
      <w:ins w:id="1153" w:author="Assessor GDSXSR" w:date="2026-10-29T18:10:40Z">
        <w:r>
          <w:rPr>
            <w:rFonts w:ascii="Arial" w:hAnsi="Arial" w:cs="Arial"/>
            <w:color w:val="808080"/>
            <w:sz w:val="28"/>
            <w:szCs w:val="28"/>
          </w:rPr>
          <w:t xml:space="preserve">0720635-49.2024.8.07.0001</w:t>
        </w:r>
      </w:ins>
      <w:r>
        <w:rPr>
          <w:rFonts w:ascii="Arial" w:hAnsi="Arial" w:cs="Arial"/>
          <w:sz w:val="28"/>
          <w:szCs w:val="28"/>
        </w:rPr>
        <w:t xml:space="preserve"> </w:t>
      </w:r>
      <w:del w:id="1154" w:author="Assessor GDSXSR" w:date="2026-10-29T18:10:40Z">
        <w:r>
          <w:rPr>
            <w:rFonts w:ascii="Arial" w:hAnsi="Arial" w:cs="Arial"/>
            <w:sz w:val="28"/>
            <w:szCs w:val="28"/>
          </w:rPr>
          <w:delText xml:space="preserve">tese</w:delText>
        </w:r>
      </w:del>
      <w:ins w:id="1155" w:author="Assessor GDSXSR" w:date="2026-10-29T18:10:40Z">
        <w:r>
          <w:rPr>
            <w:rFonts w:ascii="Arial" w:hAnsi="Arial" w:cs="Arial"/>
            <w:color w:val="808080"/>
            <w:sz w:val="28"/>
            <w:szCs w:val="28"/>
          </w:rPr>
          <w:t xml:space="preserve">foi</w:t>
        </w:r>
      </w:ins>
      <w:r>
        <w:rPr>
          <w:rFonts w:ascii="Arial" w:hAnsi="Arial" w:cs="Arial"/>
          <w:sz w:val="28"/>
          <w:szCs w:val="28"/>
        </w:rPr>
        <w:t xml:space="preserve"> </w:t>
      </w:r>
      <w:del w:id="1156" w:author="Assessor GDSXSR" w:date="2026-10-29T18:10:40Z">
        <w:r>
          <w:rPr>
            <w:rFonts w:ascii="Arial" w:hAnsi="Arial" w:cs="Arial"/>
            <w:sz w:val="28"/>
            <w:szCs w:val="28"/>
          </w:rPr>
          <w:delText xml:space="preserve">de</w:delText>
        </w:r>
      </w:del>
      <w:ins w:id="1157" w:author="Assessor GDSXSR" w:date="2026-10-29T18:10:40Z">
        <w:r>
          <w:rPr>
            <w:rFonts w:ascii="Arial" w:hAnsi="Arial" w:cs="Arial"/>
            <w:color w:val="808080"/>
            <w:sz w:val="28"/>
            <w:szCs w:val="28"/>
          </w:rPr>
          <w:t xml:space="preserve">extinto sem resolução do mérito exclusivamente pela ilegitimidade ativa da pessoa física, e o acórdão desta e. 4ª Turma Cível reconheceu</w:t>
        </w:r>
      </w:ins>
      <w:r>
        <w:rPr>
          <w:rFonts w:ascii="Arial" w:hAnsi="Arial" w:cs="Arial"/>
          <w:sz w:val="28"/>
          <w:szCs w:val="28"/>
        </w:rPr>
        <w:t xml:space="preserve"> que a </w:t>
      </w:r>
      <w:del w:id="1158" w:author="Assessor GDSXSR" w:date="2026-10-29T18:10:40Z">
        <w:r>
          <w:rPr>
            <w:rFonts w:ascii="Arial" w:hAnsi="Arial" w:cs="Arial"/>
            <w:sz w:val="28"/>
            <w:szCs w:val="28"/>
          </w:rPr>
          <w:delText xml:space="preserve">ciência</w:delText>
        </w:r>
      </w:del>
      <w:ins w:id="1159" w:author="Assessor GDSXSR" w:date="2026-10-29T18:10:40Z">
        <w:r>
          <w:rPr>
            <w:rFonts w:ascii="Arial" w:hAnsi="Arial" w:cs="Arial"/>
            <w:color w:val="808080"/>
            <w:sz w:val="28"/>
            <w:szCs w:val="28"/>
          </w:rPr>
          <w:t xml:space="preserve">titular</w:t>
        </w:r>
      </w:ins>
      <w:r>
        <w:rPr>
          <w:rFonts w:ascii="Arial" w:hAnsi="Arial" w:cs="Arial"/>
          <w:sz w:val="28"/>
          <w:szCs w:val="28"/>
        </w:rPr>
        <w:t xml:space="preserve"> da </w:t>
      </w:r>
      <w:del w:id="1160" w:author="Assessor GDSXSR" w:date="2026-10-29T18:10:40Z">
        <w:r>
          <w:rPr>
            <w:rFonts w:ascii="Arial" w:hAnsi="Arial" w:cs="Arial"/>
            <w:sz w:val="28"/>
            <w:szCs w:val="28"/>
          </w:rPr>
          <w:delText xml:space="preserve">constrição</w:delText>
        </w:r>
      </w:del>
      <w:ins w:id="1161" w:author="Assessor GDSXSR" w:date="2026-10-29T18:10:40Z">
        <w:r>
          <w:rPr>
            <w:rFonts w:ascii="Arial" w:hAnsi="Arial" w:cs="Arial"/>
            <w:color w:val="808080"/>
            <w:sz w:val="28"/>
            <w:szCs w:val="28"/>
          </w:rPr>
          <w:t xml:space="preserve">relação</w:t>
        </w:r>
      </w:ins>
      <w:r>
        <w:rPr>
          <w:rFonts w:ascii="Arial" w:hAnsi="Arial" w:cs="Arial"/>
          <w:sz w:val="28"/>
          <w:szCs w:val="28"/>
        </w:rPr>
        <w:t xml:space="preserve"> </w:t>
      </w:r>
      <w:del w:id="1162" w:author="Assessor GDSXSR" w:date="2026-10-29T18:10:40Z">
        <w:r>
          <w:rPr>
            <w:rFonts w:ascii="Arial" w:hAnsi="Arial" w:cs="Arial"/>
            <w:sz w:val="28"/>
            <w:szCs w:val="28"/>
          </w:rPr>
          <w:delText xml:space="preserve">pelo</w:delText>
        </w:r>
      </w:del>
      <w:ins w:id="1163" w:author="Assessor GDSXSR" w:date="2026-10-29T18:10:40Z">
        <w:r>
          <w:rPr>
            <w:rFonts w:ascii="Arial" w:hAnsi="Arial" w:cs="Arial"/>
            <w:color w:val="808080"/>
            <w:sz w:val="28"/>
            <w:szCs w:val="28"/>
          </w:rPr>
          <w:t xml:space="preserve">jurídica</w:t>
        </w:r>
      </w:ins>
      <w:r>
        <w:rPr>
          <w:rFonts w:ascii="Arial" w:hAnsi="Arial" w:cs="Arial"/>
          <w:sz w:val="28"/>
          <w:szCs w:val="28"/>
        </w:rPr>
        <w:t xml:space="preserve"> </w:t>
      </w:r>
      <w:del w:id="1164" w:author="Assessor GDSXSR" w:date="2026-10-29T18:10:40Z">
        <w:r>
          <w:rPr>
            <w:rFonts w:ascii="Arial" w:hAnsi="Arial" w:cs="Arial"/>
            <w:sz w:val="28"/>
            <w:szCs w:val="28"/>
          </w:rPr>
          <w:delText xml:space="preserve">sócio</w:delText>
        </w:r>
        <w:r>
          <w:rPr>
            <w:rFonts w:ascii="Arial" w:hAnsi="Arial" w:cs="Arial"/>
            <w:color w:val="808080"/>
            <w:sz w:val="28"/>
            <w:szCs w:val="28"/>
          </w:rPr>
          <w:delText xml:space="preserve">-</w:delText>
        </w:r>
        <w:r>
          <w:rPr>
            <w:rFonts w:ascii="Arial" w:hAnsi="Arial" w:cs="Arial"/>
            <w:sz w:val="28"/>
            <w:szCs w:val="28"/>
          </w:rPr>
          <w:delText xml:space="preserve">administrador</w:delText>
        </w:r>
      </w:del>
      <w:ins w:id="1165" w:author="Assessor GDSXSR" w:date="2026-10-29T18:10:40Z">
        <w:r>
          <w:rPr>
            <w:rFonts w:ascii="Arial" w:hAnsi="Arial" w:cs="Arial"/>
            <w:color w:val="808080"/>
            <w:sz w:val="28"/>
            <w:szCs w:val="28"/>
          </w:rPr>
          <w:t xml:space="preserve">era a embargante</w:t>
        </w:r>
      </w:ins>
      <w:r>
        <w:rPr>
          <w:rFonts w:ascii="Arial" w:hAnsi="Arial" w:cs="Arial"/>
          <w:sz w:val="28"/>
          <w:szCs w:val="28"/>
        </w:rPr>
        <w:t xml:space="preserve">, </w:t>
      </w:r>
      <w:del w:id="1166" w:author="Assessor GDSXSR" w:date="2026-10-29T18:10:40Z">
        <w:r>
          <w:rPr>
            <w:rFonts w:ascii="Arial" w:hAnsi="Arial" w:cs="Arial"/>
            <w:sz w:val="28"/>
            <w:szCs w:val="28"/>
          </w:rPr>
          <w:delText xml:space="preserve">por</w:delText>
        </w:r>
      </w:del>
      <w:ins w:id="1167" w:author="Assessor GDSXSR" w:date="2026-10-29T18:10:40Z">
        <w:r>
          <w:rPr>
            <w:rFonts w:ascii="Arial" w:hAnsi="Arial" w:cs="Arial"/>
            <w:color w:val="808080"/>
            <w:sz w:val="28"/>
            <w:szCs w:val="28"/>
          </w:rPr>
          <w:t xml:space="preserve">A.</w:t>
        </w:r>
      </w:ins>
      <w:r>
        <w:rPr>
          <w:rFonts w:ascii="Arial" w:hAnsi="Arial" w:cs="Arial"/>
          <w:sz w:val="28"/>
          <w:szCs w:val="28"/>
        </w:rPr>
        <w:t xml:space="preserve"> </w:t>
      </w:r>
      <w:del w:id="1168" w:author="Assessor GDSXSR" w:date="2026-10-29T18:10:40Z">
        <w:r>
          <w:rPr>
            <w:rFonts w:ascii="Arial" w:hAnsi="Arial" w:cs="Arial"/>
            <w:sz w:val="28"/>
            <w:szCs w:val="28"/>
          </w:rPr>
          <w:delText xml:space="preserve">ocasião</w:delText>
        </w:r>
      </w:del>
      <w:ins w:id="1169" w:author="Assessor GDSXSR" w:date="2026-10-29T18:10:40Z">
        <w:r>
          <w:rPr>
            <w:rFonts w:ascii="Arial" w:hAnsi="Arial" w:cs="Arial"/>
            <w:color w:val="808080"/>
            <w:sz w:val="28"/>
            <w:szCs w:val="28"/>
          </w:rPr>
          <w:t xml:space="preserve">M.</w:t>
        </w:r>
      </w:ins>
      <w:r>
        <w:rPr>
          <w:rFonts w:ascii="Arial" w:hAnsi="Arial" w:cs="Arial"/>
          <w:sz w:val="28"/>
          <w:szCs w:val="28"/>
        </w:rPr>
        <w:t xml:space="preserve"> </w:t>
      </w:r>
      <w:del w:id="1170" w:author="Assessor GDSXSR" w:date="2026-10-29T18:10:40Z">
        <w:r>
          <w:rPr>
            <w:rFonts w:ascii="Arial" w:hAnsi="Arial" w:cs="Arial"/>
            <w:sz w:val="28"/>
            <w:szCs w:val="28"/>
          </w:rPr>
          <w:delText xml:space="preserve">dos</w:delText>
        </w:r>
      </w:del>
      <w:ins w:id="1171" w:author="Assessor GDSXSR" w:date="2026-10-29T18:10:40Z">
        <w:r>
          <w:rPr>
            <w:rFonts w:ascii="Arial" w:hAnsi="Arial" w:cs="Arial"/>
            <w:color w:val="808080"/>
            <w:sz w:val="28"/>
            <w:szCs w:val="28"/>
          </w:rPr>
          <w:t xml:space="preserve">Indústria</w:t>
        </w:r>
      </w:ins>
      <w:r>
        <w:rPr>
          <w:rFonts w:ascii="Arial" w:hAnsi="Arial" w:cs="Arial"/>
          <w:sz w:val="28"/>
          <w:szCs w:val="28"/>
        </w:rPr>
        <w:t xml:space="preserve"> </w:t>
      </w:r>
      <w:del w:id="1172" w:author="Assessor GDSXSR" w:date="2026-10-29T18:10:40Z">
        <w:r>
          <w:rPr>
            <w:rFonts w:ascii="Arial" w:hAnsi="Arial" w:cs="Arial"/>
            <w:sz w:val="28"/>
            <w:szCs w:val="28"/>
          </w:rPr>
          <w:delText xml:space="preserve">primeiros</w:delText>
        </w:r>
      </w:del>
      <w:ins w:id="1173" w:author="Assessor GDSXSR" w:date="2026-10-29T18:10:40Z">
        <w:r>
          <w:rPr>
            <w:rFonts w:ascii="Arial" w:hAnsi="Arial" w:cs="Arial"/>
            <w:color w:val="808080"/>
            <w:sz w:val="28"/>
            <w:szCs w:val="28"/>
          </w:rPr>
          <w:t xml:space="preserve">e</w:t>
        </w:r>
      </w:ins>
      <w:r>
        <w:rPr>
          <w:rFonts w:ascii="Arial" w:hAnsi="Arial" w:cs="Arial"/>
          <w:sz w:val="28"/>
          <w:szCs w:val="28"/>
        </w:rPr>
        <w:t xml:space="preserve"> </w:t>
      </w:r>
      <w:del w:id="1174" w:author="Assessor GDSXSR" w:date="2026-10-29T18:10:40Z">
        <w:r>
          <w:rPr>
            <w:rFonts w:ascii="Arial" w:hAnsi="Arial" w:cs="Arial"/>
            <w:sz w:val="28"/>
            <w:szCs w:val="28"/>
          </w:rPr>
          <w:delText xml:space="preserve">embargos</w:delText>
        </w:r>
      </w:del>
      <w:ins w:id="1175" w:author="Assessor GDSXSR" w:date="2026-10-29T18:10:40Z">
        <w:r>
          <w:rPr>
            <w:rFonts w:ascii="Arial" w:hAnsi="Arial" w:cs="Arial"/>
            <w:color w:val="808080"/>
            <w:sz w:val="28"/>
            <w:szCs w:val="28"/>
          </w:rPr>
          <w:t xml:space="preserve">Comércio</w:t>
        </w:r>
      </w:ins>
      <w:r>
        <w:rPr>
          <w:rFonts w:ascii="Arial" w:hAnsi="Arial" w:cs="Arial"/>
          <w:sz w:val="28"/>
          <w:szCs w:val="28"/>
        </w:rPr>
        <w:t xml:space="preserve"> de </w:t>
      </w:r>
      <w:del w:id="1176" w:author="Assessor GDSXSR" w:date="2026-10-29T18:10:40Z">
        <w:r>
          <w:rPr>
            <w:rFonts w:ascii="Arial" w:hAnsi="Arial" w:cs="Arial"/>
            <w:sz w:val="28"/>
            <w:szCs w:val="28"/>
          </w:rPr>
          <w:delText xml:space="preserve">terceiro,</w:delText>
        </w:r>
      </w:del>
      <w:ins w:id="1177" w:author="Assessor GDSXSR" w:date="2026-10-29T18:10:40Z">
        <w:r>
          <w:rPr>
            <w:rFonts w:ascii="Arial" w:hAnsi="Arial" w:cs="Arial"/>
            <w:color w:val="808080"/>
            <w:sz w:val="28"/>
            <w:szCs w:val="28"/>
          </w:rPr>
          <w:t xml:space="preserve">Móveis</w:t>
        </w:r>
      </w:ins>
      <w:r>
        <w:rPr>
          <w:rFonts w:ascii="Arial" w:hAnsi="Arial" w:cs="Arial"/>
          <w:sz w:val="28"/>
          <w:szCs w:val="28"/>
        </w:rPr>
        <w:t xml:space="preserve"> </w:t>
      </w:r>
      <w:del w:id="1178" w:author="Assessor GDSXSR" w:date="2026-10-29T18:10:40Z">
        <w:r>
          <w:rPr>
            <w:rFonts w:ascii="Arial" w:hAnsi="Arial" w:cs="Arial"/>
            <w:sz w:val="28"/>
            <w:szCs w:val="28"/>
          </w:rPr>
          <w:delText xml:space="preserve">impediria o ajuizamento da segunda ação pela pessoa jurídica</w:delText>
        </w:r>
      </w:del>
      <w:ins w:id="1179" w:author="Assessor GDSXSR" w:date="2026-10-29T18:10:40Z">
        <w:r>
          <w:rPr>
            <w:rFonts w:ascii="Arial" w:hAnsi="Arial" w:cs="Arial"/>
            <w:color w:val="808080"/>
            <w:sz w:val="28"/>
            <w:szCs w:val="28"/>
          </w:rPr>
          <w:t xml:space="preserve">LTDA</w:t>
        </w:r>
      </w:ins>
      <w:r>
        <w:rPr>
          <w:rFonts w:ascii="Arial" w:hAnsi="Arial" w:cs="Arial"/>
          <w:sz w:val="28"/>
          <w:szCs w:val="28"/>
        </w:rPr>
        <w:t xml:space="preserve">.</w:t>
      </w:r>
    </w:p>
    <w:p w14:paraId="4507CA50" w14:textId="77777777" w:rsidR="00D1137E" w:rsidRDefault="00D1137E" w:rsidP="00DB1301">
      <w:pPr>
        <w:spacing w:after="0" w:line="360" w:lineRule="auto"/>
        <w:ind w:firstLine="2268"/>
        <w:jc w:val="both"/>
        <w:rPr>
          <w:rFonts w:ascii="Arial" w:hAnsi="Arial" w:cs="Arial"/>
          <w:sz w:val="28"/>
          <w:szCs w:val="28"/>
        </w:rPr>
      </w:pPr>
    </w:p>
    <w:p w14:paraId="6E6A4285" w14:textId="77777777" w:rsidR="00773BA8" w:rsidRDefault="00000000">
      <w:pPr>
        <w:spacing w:after="0" w:line="360" w:lineRule="auto"/>
        <w:ind w:firstLine="2268"/>
        <w:jc w:val="both"/>
        <w:rPr>
          <w:del w:id="1182" w:author="Assessor GDSXSR" w:date="2026-10-29T18:10:40Z"/>
        </w:rPr>
      </w:pPr>
      <w:del w:id="1180" w:author="Assessor GDSXSR" w:date="2026-10-29T18:10:40Z">
        <w:r>
          <w:rPr>
            <w:rFonts w:ascii="Arial" w:hAnsi="Arial" w:cs="Arial"/>
            <w:sz w:val="28"/>
            <w:szCs w:val="28"/>
          </w:rPr>
          <w:delText>Isso porque o processo nº 0720635-49.2024.8.07.0001 foi extinto sem resolução do mérito exclusivamente em razão da ilegitimidade ativa da pessoa física que ajuizou a primeira ação</w:delText>
        </w:r>
      </w:del>
      <w:del w:id="1181" w:author="Assessor GDSXSR" w:date="2026-10-29T18:10:40Z">
        <w:r>
          <w:rPr>
            <w:rFonts w:ascii="Arial" w:hAnsi="Arial" w:cs="Arial"/>
            <w:color w:val="808080"/>
            <w:sz w:val="28"/>
            <w:szCs w:val="28"/>
          </w:rPr>
          <w:delText>.</w:delText>
        </w:r>
      </w:del>
    </w:p>
    <w:p w14:paraId="7D86D0D7" w14:textId="77777777" w:rsidR="00773BA8" w:rsidRDefault="00773BA8">
      <w:pPr>
        <w:spacing w:after="0" w:line="360" w:lineRule="auto"/>
        <w:ind w:firstLine="2268"/>
        <w:jc w:val="both"/>
        <w:rPr>
          <w:del w:id="1183" w:author="Assessor GDSXSR" w:date="2026-10-29T18:10:40Z"/>
        </w:rPr>
      </w:pPr>
    </w:p>
    <w:p w14:paraId="11376E89" w14:textId="2C5DA71C" w:rsidR="008C5956" w:rsidRDefault="0038259B" w:rsidP="00DB1301">
      <w:pPr>
        <w:spacing w:after="0" w:line="360" w:lineRule="auto"/>
        <w:ind w:firstLine="2268"/>
        <w:jc w:val="both"/>
        <w:rPr>
          <w:del w:id="1207" w:author="Assessor GDSXSR" w:date="2026-10-29T18:10:40Z"/>
          <w:rFonts w:ascii="Arial" w:hAnsi="Arial" w:cs="Arial"/>
          <w:sz w:val="28"/>
          <w:szCs w:val="28"/>
        </w:rPr>
      </w:pPr>
      <w:del w:id="1201" w:author="Assessor GDSXSR" w:date="2026-10-29T18:10:40Z">
        <w:r>
          <w:rPr>
            <w:rFonts w:ascii="Arial" w:hAnsi="Arial" w:cs="Arial"/>
            <w:color w:val="808080"/>
            <w:sz w:val="28"/>
            <w:szCs w:val="28"/>
          </w:rPr>
          <w:delText>O</w:delText>
        </w:r>
      </w:del>
      <w:del w:id="1202" w:author="Assessor GDSXSR" w:date="2026-10-29T18:10:40Z">
        <w:r>
          <w:rPr>
            <w:rFonts w:ascii="Arial" w:hAnsi="Arial" w:cs="Arial"/>
            <w:sz w:val="28"/>
            <w:szCs w:val="28"/>
          </w:rPr>
          <w:delText xml:space="preserve"> próprio acórdão desta </w:delText>
        </w:r>
      </w:del>
      <w:del w:id="1203" w:author="Assessor GDSXSR" w:date="2026-10-29T18:10:40Z">
        <w:r w:rsidR="002F1A5C">
          <w:rPr>
            <w:rFonts w:ascii="Arial" w:hAnsi="Arial" w:cs="Arial"/>
            <w:sz w:val="28"/>
            <w:szCs w:val="28"/>
          </w:rPr>
          <w:delText xml:space="preserve">e. </w:delText>
        </w:r>
      </w:del>
      <w:del w:id="1204" w:author="Assessor GDSXSR" w:date="2026-10-29T18:10:40Z">
        <w:r>
          <w:rPr>
            <w:rFonts w:ascii="Arial" w:hAnsi="Arial" w:cs="Arial"/>
            <w:sz w:val="28"/>
            <w:szCs w:val="28"/>
          </w:rPr>
          <w:delText xml:space="preserve">4ª Turma Cível </w:delText>
        </w:r>
      </w:del>
      <w:del w:id="1205" w:author="Assessor GDSXSR" w:date="2026-10-29T18:10:40Z">
        <w:r>
          <w:rPr>
            <w:rFonts w:ascii="Arial" w:hAnsi="Arial" w:cs="Arial"/>
            <w:color w:val="808080"/>
            <w:sz w:val="28"/>
            <w:szCs w:val="28"/>
          </w:rPr>
          <w:delText>reconheceu</w:delText>
        </w:r>
      </w:del>
      <w:del w:id="1206" w:author="Assessor GDSXSR" w:date="2026-10-29T18:10:40Z">
        <w:r>
          <w:rPr>
            <w:rFonts w:ascii="Arial" w:hAnsi="Arial" w:cs="Arial"/>
            <w:sz w:val="28"/>
            <w:szCs w:val="28"/>
          </w:rPr>
          <w:delText xml:space="preserve"> que a titular da relação jurídica discutida era a empresa A. M. Indústria e Comércio de Móveis LTDA., ora embargante.</w:delText>
        </w:r>
      </w:del>
    </w:p>
    <w:p w14:paraId="5EB7F7A0" w14:textId="77777777" w:rsidR="0056571D" w:rsidRDefault="0056571D" w:rsidP="00DB1301">
      <w:pPr>
        <w:spacing w:after="0" w:line="360" w:lineRule="auto"/>
        <w:ind w:firstLine="2268"/>
        <w:jc w:val="both"/>
        <w:rPr>
          <w:del w:id="1208" w:author="Assessor GDSXSR" w:date="2026-10-29T18:10:40Z"/>
          <w:rFonts w:ascii="Arial" w:hAnsi="Arial" w:cs="Arial"/>
          <w:sz w:val="28"/>
          <w:szCs w:val="28"/>
        </w:rPr>
      </w:pPr>
    </w:p>
    <w:p w14:paraId="6BE37B08" w14:textId="5D0DEDB2" w:rsidR="0056571D" w:rsidRDefault="0056571D" w:rsidP="00DB1301">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Assim,</w:t>
      </w:r>
      <w:r>
        <w:rPr>
          <w:rFonts w:ascii="Arial" w:hAnsi="Arial" w:cs="Arial"/>
          <w:sz w:val="28"/>
          <w:szCs w:val="28"/>
          <w:highlight w:val="yellow"/>
        </w:rPr>
        <w:t xml:space="preserve"> </w:t>
      </w:r>
      <w:r>
        <w:rPr>
          <w:rFonts w:ascii="Arial" w:hAnsi="Arial" w:cs="Arial"/>
          <w:color w:val="808080"/>
          <w:sz w:val="28"/>
          <w:szCs w:val="28"/>
          <w:highlight w:val="yellow"/>
        </w:rPr>
        <w:t xml:space="preserve">a ciência anterior</w:t>
      </w:r>
      <w:del w:id="1184" w:author="Assessor GDSXSR" w:date="2026-10-29T18:10:40Z">
        <w:r>
          <w:rPr>
            <w:rFonts w:ascii="Arial" w:hAnsi="Arial" w:cs="Arial"/>
            <w:color w:val="808080"/>
            <w:sz w:val="28"/>
            <w:szCs w:val="28"/>
            <w:highlight w:val="yellow"/>
          </w:rPr>
          <w:delText xml:space="preserve"> da constrição</w:delText>
        </w:r>
      </w:del>
      <w:r>
        <w:rPr>
          <w:rFonts w:ascii="Arial" w:hAnsi="Arial" w:cs="Arial"/>
          <w:color w:val="808080"/>
          <w:sz w:val="28"/>
          <w:szCs w:val="28"/>
          <w:highlight w:val="yellow"/>
        </w:rPr>
        <w:t xml:space="preserve"> não antecipa</w:t>
      </w:r>
      <w:r>
        <w:rPr>
          <w:rFonts w:ascii="Arial" w:hAnsi="Arial" w:cs="Arial"/>
          <w:sz w:val="28"/>
          <w:szCs w:val="28"/>
          <w:highlight w:val="yellow"/>
        </w:rPr>
        <w:t xml:space="preserve"> o </w:t>
      </w:r>
      <w:r>
        <w:rPr>
          <w:rFonts w:ascii="Arial" w:hAnsi="Arial" w:cs="Arial"/>
          <w:color w:val="808080"/>
          <w:sz w:val="28"/>
          <w:szCs w:val="28"/>
          <w:highlight w:val="yellow"/>
        </w:rPr>
        <w:t xml:space="preserve">termo</w:t>
      </w:r>
      <w:r>
        <w:rPr>
          <w:rFonts w:ascii="Arial" w:hAnsi="Arial" w:cs="Arial"/>
          <w:sz w:val="28"/>
          <w:szCs w:val="28"/>
          <w:highlight w:val="yellow"/>
        </w:rPr>
        <w:t xml:space="preserve"> </w:t>
      </w:r>
      <w:r>
        <w:rPr>
          <w:rFonts w:ascii="Arial" w:hAnsi="Arial" w:cs="Arial"/>
          <w:color w:val="808080"/>
          <w:sz w:val="28"/>
          <w:szCs w:val="28"/>
          <w:highlight w:val="yellow"/>
        </w:rPr>
        <w:t xml:space="preserve">final do art. 675 do CPC, </w:t>
      </w:r>
      <w:del w:id="1185" w:author="Assessor GDSXSR" w:date="2026-10-29T18:10:40Z">
        <w:r>
          <w:rPr>
            <w:rFonts w:ascii="Arial" w:hAnsi="Arial" w:cs="Arial"/>
            <w:color w:val="808080"/>
            <w:sz w:val="28"/>
            <w:szCs w:val="28"/>
            <w:highlight w:val="yellow"/>
          </w:rPr>
          <w:delText xml:space="preserve">que</w:delText>
        </w:r>
      </w:del>
      <w:ins w:id="1186" w:author="Assessor GDSXSR" w:date="2026-10-29T18:10:40Z">
        <w:r>
          <w:rPr>
            <w:rFonts w:ascii="Arial" w:hAnsi="Arial" w:cs="Arial"/>
            <w:color w:val="808080"/>
            <w:sz w:val="28"/>
            <w:szCs w:val="28"/>
            <w:highlight w:val="yellow"/>
          </w:rPr>
          <w:t xml:space="preserve">e</w:t>
        </w:r>
      </w:ins>
      <w:r>
        <w:rPr>
          <w:rFonts w:ascii="Arial" w:hAnsi="Arial" w:cs="Arial"/>
          <w:sz w:val="28"/>
          <w:szCs w:val="28"/>
          <w:highlight w:val="yellow"/>
        </w:rPr>
        <w:t xml:space="preserve"> </w:t>
      </w:r>
      <w:del w:id="1187" w:author="Assessor GDSXSR" w:date="2026-10-29T18:10:40Z">
        <w:r>
          <w:rPr>
            <w:rFonts w:ascii="Arial" w:hAnsi="Arial" w:cs="Arial"/>
            <w:sz w:val="28"/>
            <w:szCs w:val="28"/>
            <w:highlight w:val="yellow"/>
          </w:rPr>
          <w:delText xml:space="preserve">somente</w:delText>
        </w:r>
      </w:del>
      <w:ins w:id="1188" w:author="Assessor GDSXSR" w:date="2026-10-29T18:10:40Z">
        <w:r>
          <w:rPr>
            <w:rFonts w:ascii="Arial" w:hAnsi="Arial" w:cs="Arial"/>
            <w:color w:val="808080"/>
            <w:sz w:val="28"/>
            <w:szCs w:val="28"/>
            <w:highlight w:val="yellow"/>
          </w:rPr>
          <w:t xml:space="preserve">a extinção do processo anterior não impediu a pretensão da embargante, pois a correção do vício de legitimidade não</w:t>
        </w:r>
      </w:ins>
      <w:r>
        <w:rPr>
          <w:rFonts w:ascii="Arial" w:hAnsi="Arial" w:cs="Arial"/>
          <w:sz w:val="28"/>
          <w:szCs w:val="28"/>
          <w:highlight w:val="yellow"/>
        </w:rPr>
        <w:t xml:space="preserve"> </w:t>
      </w:r>
      <w:r>
        <w:rPr>
          <w:rFonts w:ascii="Arial" w:hAnsi="Arial" w:cs="Arial"/>
          <w:color w:val="808080"/>
          <w:sz w:val="28"/>
          <w:szCs w:val="28"/>
          <w:highlight w:val="yellow"/>
        </w:rPr>
        <w:t xml:space="preserve">se</w:t>
      </w:r>
      <w:r>
        <w:rPr>
          <w:rFonts w:ascii="Arial" w:hAnsi="Arial" w:cs="Arial"/>
          <w:sz w:val="28"/>
          <w:szCs w:val="28"/>
          <w:highlight w:val="yellow"/>
        </w:rPr>
        <w:t xml:space="preserve"> </w:t>
      </w:r>
      <w:del w:id="1189" w:author="Assessor GDSXSR" w:date="2026-10-29T18:10:40Z">
        <w:r>
          <w:rPr>
            <w:rFonts w:ascii="Arial" w:hAnsi="Arial" w:cs="Arial"/>
            <w:color w:val="808080"/>
            <w:sz w:val="28"/>
            <w:szCs w:val="28"/>
            <w:highlight w:val="yellow"/>
          </w:rPr>
          <w:delText xml:space="preserve">inicia</w:delText>
        </w:r>
      </w:del>
      <w:ins w:id="1190" w:author="Assessor GDSXSR" w:date="2026-10-29T18:10:40Z">
        <w:r>
          <w:rPr>
            <w:rFonts w:ascii="Arial" w:hAnsi="Arial" w:cs="Arial"/>
            <w:color w:val="808080"/>
            <w:sz w:val="28"/>
            <w:szCs w:val="28"/>
            <w:highlight w:val="yellow"/>
          </w:rPr>
          <w:t xml:space="preserve">confunde</w:t>
        </w:r>
      </w:ins>
      <w:r>
        <w:rPr>
          <w:rFonts w:ascii="Arial" w:hAnsi="Arial" w:cs="Arial"/>
          <w:sz w:val="28"/>
          <w:szCs w:val="28"/>
          <w:highlight w:val="yellow"/>
        </w:rPr>
        <w:t xml:space="preserve"> </w:t>
      </w:r>
      <w:r>
        <w:rPr>
          <w:rFonts w:ascii="Arial" w:hAnsi="Arial" w:cs="Arial"/>
          <w:color w:val="808080"/>
          <w:sz w:val="28"/>
          <w:szCs w:val="28"/>
          <w:highlight w:val="yellow"/>
        </w:rPr>
        <w:t xml:space="preserve">com</w:t>
      </w:r>
      <w:r>
        <w:rPr>
          <w:rFonts w:ascii="Arial" w:hAnsi="Arial" w:cs="Arial"/>
          <w:sz w:val="28"/>
          <w:szCs w:val="28"/>
          <w:highlight w:val="yellow"/>
        </w:rPr>
        <w:t xml:space="preserve"> </w:t>
      </w:r>
      <w:del w:id="1191" w:author="Assessor GDSXSR" w:date="2026-10-29T18:10:40Z">
        <w:r>
          <w:rPr>
            <w:rFonts w:ascii="Arial" w:hAnsi="Arial" w:cs="Arial"/>
            <w:sz w:val="28"/>
            <w:szCs w:val="28"/>
            <w:highlight w:val="yellow"/>
          </w:rPr>
          <w:delText xml:space="preserve">ato</w:delText>
        </w:r>
      </w:del>
      <w:ins w:id="1192" w:author="Assessor GDSXSR" w:date="2026-10-29T18:10:40Z">
        <w:r>
          <w:rPr>
            <w:rFonts w:ascii="Arial" w:hAnsi="Arial" w:cs="Arial"/>
            <w:color w:val="808080"/>
            <w:sz w:val="28"/>
            <w:szCs w:val="28"/>
            <w:highlight w:val="yellow"/>
          </w:rPr>
          <w:t xml:space="preserve">renovação</w:t>
        </w:r>
      </w:ins>
      <w:r>
        <w:rPr>
          <w:rFonts w:ascii="Arial" w:hAnsi="Arial" w:cs="Arial"/>
          <w:sz w:val="28"/>
          <w:szCs w:val="28"/>
          <w:highlight w:val="yellow"/>
        </w:rPr>
        <w:t xml:space="preserve"> </w:t>
      </w:r>
      <w:del w:id="1193" w:author="Assessor GDSXSR" w:date="2026-10-29T18:10:40Z">
        <w:r>
          <w:rPr>
            <w:rFonts w:ascii="Arial" w:hAnsi="Arial" w:cs="Arial"/>
            <w:sz w:val="28"/>
            <w:szCs w:val="28"/>
            <w:highlight w:val="yellow"/>
          </w:rPr>
          <w:delText xml:space="preserve">expropriatório,</w:delText>
        </w:r>
      </w:del>
      <w:ins w:id="1194" w:author="Assessor GDSXSR" w:date="2026-10-29T18:10:40Z">
        <w:r>
          <w:rPr>
            <w:rFonts w:ascii="Arial" w:hAnsi="Arial" w:cs="Arial"/>
            <w:color w:val="808080"/>
            <w:sz w:val="28"/>
            <w:szCs w:val="28"/>
            <w:highlight w:val="yellow"/>
          </w:rPr>
          <w:t xml:space="preserve">de</w:t>
        </w:r>
      </w:ins>
      <w:r>
        <w:rPr>
          <w:rFonts w:ascii="Arial" w:hAnsi="Arial" w:cs="Arial"/>
          <w:sz w:val="28"/>
          <w:szCs w:val="28"/>
          <w:highlight w:val="yellow"/>
        </w:rPr>
        <w:t xml:space="preserve"> </w:t>
      </w:r>
      <w:del w:id="1195" w:author="Assessor GDSXSR" w:date="2026-10-29T18:10:40Z">
        <w:r>
          <w:rPr>
            <w:rFonts w:ascii="Arial" w:hAnsi="Arial" w:cs="Arial"/>
            <w:color w:val="808080"/>
            <w:sz w:val="28"/>
            <w:szCs w:val="28"/>
            <w:highlight w:val="yellow"/>
          </w:rPr>
          <w:delText xml:space="preserve">inexistente</w:delText>
        </w:r>
      </w:del>
      <w:ins w:id="1196" w:author="Assessor GDSXSR" w:date="2026-10-29T18:10:40Z">
        <w:r>
          <w:rPr>
            <w:rFonts w:ascii="Arial" w:hAnsi="Arial" w:cs="Arial"/>
            <w:color w:val="808080"/>
            <w:sz w:val="28"/>
            <w:szCs w:val="28"/>
            <w:highlight w:val="yellow"/>
          </w:rPr>
          <w:t xml:space="preserve">prazo</w:t>
        </w:r>
      </w:ins>
      <w:r>
        <w:rPr>
          <w:rFonts w:ascii="Arial" w:hAnsi="Arial" w:cs="Arial"/>
          <w:sz w:val="28"/>
          <w:szCs w:val="28"/>
          <w:highlight w:val="yellow"/>
        </w:rPr>
        <w:t xml:space="preserve"> </w:t>
      </w:r>
      <w:del w:id="1197" w:author="Assessor GDSXSR" w:date="2026-10-29T18:10:40Z">
        <w:r>
          <w:rPr>
            <w:rFonts w:ascii="Arial" w:hAnsi="Arial" w:cs="Arial"/>
            <w:color w:val="808080"/>
            <w:sz w:val="28"/>
            <w:szCs w:val="28"/>
            <w:highlight w:val="yellow"/>
          </w:rPr>
          <w:delText xml:space="preserve">no</w:delText>
        </w:r>
      </w:del>
      <w:ins w:id="1198" w:author="Assessor GDSXSR" w:date="2026-10-29T18:10:40Z">
        <w:r>
          <w:rPr>
            <w:rFonts w:ascii="Arial" w:hAnsi="Arial" w:cs="Arial"/>
            <w:color w:val="808080"/>
            <w:sz w:val="28"/>
            <w:szCs w:val="28"/>
            <w:highlight w:val="yellow"/>
          </w:rPr>
          <w:t xml:space="preserve">(CPC</w:t>
        </w:r>
      </w:ins>
      <w:r>
        <w:rPr>
          <w:rFonts w:ascii="Arial" w:hAnsi="Arial" w:cs="Arial"/>
          <w:sz w:val="28"/>
          <w:szCs w:val="28"/>
          <w:highlight w:val="yellow"/>
        </w:rPr>
        <w:t xml:space="preserve"> </w:t>
      </w:r>
      <w:del w:id="1199" w:author="Assessor GDSXSR" w:date="2026-10-29T18:10:40Z">
        <w:r>
          <w:rPr>
            <w:rFonts w:ascii="Arial" w:hAnsi="Arial" w:cs="Arial"/>
            <w:color w:val="808080"/>
            <w:sz w:val="28"/>
            <w:szCs w:val="28"/>
            <w:highlight w:val="yellow"/>
          </w:rPr>
          <w:delText xml:space="preserve">caso</w:delText>
        </w:r>
      </w:del>
      <w:ins w:id="1200" w:author="Assessor GDSXSR" w:date="2026-10-29T18:10:40Z">
        <w:r>
          <w:rPr>
            <w:rFonts w:ascii="Arial" w:hAnsi="Arial" w:cs="Arial"/>
            <w:color w:val="808080"/>
            <w:sz w:val="28"/>
            <w:szCs w:val="28"/>
            <w:highlight w:val="yellow"/>
          </w:rPr>
          <w:t xml:space="preserve">486)</w:t>
        </w:r>
      </w:ins>
      <w:r>
        <w:rPr>
          <w:rFonts w:ascii="Arial" w:hAnsi="Arial" w:cs="Arial"/>
          <w:sz w:val="28"/>
          <w:szCs w:val="28"/>
          <w:highlight w:val="yellow"/>
        </w:rPr>
        <w:t xml:space="preserve">.</w:t>
      </w:r>
    </w:p>
    <w:p w14:paraId="0456BC42" w14:textId="77777777" w:rsidR="00471463" w:rsidRDefault="00471463" w:rsidP="00DB1301">
      <w:pPr>
        <w:spacing w:after="0" w:line="360" w:lineRule="auto"/>
        <w:ind w:firstLine="2268"/>
        <w:jc w:val="both"/>
        <w:rPr>
          <w:rFonts w:ascii="Arial" w:hAnsi="Arial" w:cs="Arial"/>
          <w:sz w:val="28"/>
          <w:szCs w:val="28"/>
        </w:rPr>
      </w:pPr>
    </w:p>
    <w:p w14:paraId="3806B0EE" w14:textId="77777777" w:rsidR="00773BA8" w:rsidRDefault="00000000">
      <w:pPr>
        <w:spacing w:after="0" w:line="360" w:lineRule="auto"/>
        <w:ind w:firstLine="2268"/>
        <w:jc w:val="both"/>
        <w:rPr>
          <w:del w:id="1220" w:author="Assessor GDSXSR" w:date="2026-10-29T18:10:40Z"/>
        </w:rPr>
      </w:pPr>
      <w:del w:id="1209" w:author="Assessor GDSXSR" w:date="2026-10-29T18:10:40Z">
        <w:r>
          <w:rPr>
            <w:rFonts w:ascii="Arial" w:hAnsi="Arial" w:cs="Arial"/>
            <w:color w:val="808080"/>
            <w:sz w:val="28"/>
            <w:szCs w:val="28"/>
          </w:rPr>
          <w:delText>De</w:delText>
        </w:r>
      </w:del>
      <w:del w:id="1210" w:author="Assessor GDSXSR" w:date="2026-10-29T18:10:40Z">
        <w:r>
          <w:rPr>
            <w:rFonts w:ascii="Arial" w:hAnsi="Arial" w:cs="Arial"/>
            <w:sz w:val="28"/>
            <w:szCs w:val="28"/>
          </w:rPr>
          <w:delText xml:space="preserve"> </w:delText>
        </w:r>
      </w:del>
      <w:del w:id="1211" w:author="Assessor GDSXSR" w:date="2026-10-29T18:10:40Z">
        <w:r>
          <w:rPr>
            <w:rFonts w:ascii="Arial" w:hAnsi="Arial" w:cs="Arial"/>
            <w:color w:val="808080"/>
            <w:sz w:val="28"/>
            <w:szCs w:val="28"/>
          </w:rPr>
          <w:delText>fato</w:delText>
        </w:r>
      </w:del>
      <w:del w:id="1212" w:author="Assessor GDSXSR" w:date="2026-10-29T18:10:40Z">
        <w:r>
          <w:rPr>
            <w:rFonts w:ascii="Arial" w:hAnsi="Arial" w:cs="Arial"/>
            <w:sz w:val="28"/>
            <w:szCs w:val="28"/>
          </w:rPr>
          <w:delText xml:space="preserve">, a extinção do processo anterior não produziu coisa julgada material acerca do direito discutido </w:delText>
        </w:r>
      </w:del>
      <w:del w:id="1213" w:author="Assessor GDSXSR" w:date="2026-10-29T18:10:40Z">
        <w:r>
          <w:rPr>
            <w:rFonts w:ascii="Arial" w:hAnsi="Arial" w:cs="Arial"/>
            <w:color w:val="808080"/>
            <w:sz w:val="28"/>
            <w:szCs w:val="28"/>
          </w:rPr>
          <w:delText>nem</w:delText>
        </w:r>
      </w:del>
      <w:del w:id="1214" w:author="Assessor GDSXSR" w:date="2026-10-29T18:10:40Z">
        <w:r>
          <w:rPr>
            <w:rFonts w:ascii="Arial" w:hAnsi="Arial" w:cs="Arial"/>
            <w:sz w:val="28"/>
            <w:szCs w:val="28"/>
          </w:rPr>
          <w:delText xml:space="preserve"> impediu o exercício da pretensão pela embargante </w:delText>
        </w:r>
      </w:del>
      <w:commentRangeStart w:id="11"/>
      <w:del w:id="1215" w:author="Assessor GDSXSR" w:date="2026-10-29T18:10:40Z">
        <w:r>
          <w:rPr>
            <w:rFonts w:ascii="Arial" w:hAnsi="Arial" w:cs="Arial"/>
            <w:color w:val="808080"/>
            <w:sz w:val="28"/>
            <w:szCs w:val="28"/>
          </w:rPr>
          <w:delText>(CPC</w:delText>
        </w:r>
      </w:del>
      <w:del w:id="1216" w:author="Assessor GDSXSR" w:date="2026-10-29T18:10:40Z">
        <w:r>
          <w:rPr>
            <w:rFonts w:ascii="Arial" w:hAnsi="Arial" w:cs="Arial"/>
            <w:sz w:val="28"/>
            <w:szCs w:val="28"/>
          </w:rPr>
          <w:delText xml:space="preserve"> 486</w:delText>
        </w:r>
      </w:del>
      <w:del w:id="1217" w:author="Assessor GDSXSR" w:date="2026-10-29T18:10:40Z">
        <w:r>
          <w:rPr>
            <w:rFonts w:ascii="Arial" w:hAnsi="Arial" w:cs="Arial"/>
            <w:color w:val="808080"/>
            <w:sz w:val="28"/>
            <w:szCs w:val="28"/>
          </w:rPr>
          <w:delText>)</w:delText>
        </w:r>
      </w:del>
      <w:commentRangeEnd w:id="11"/>
      <w:del w:id="1218" w:author="Assessor GDSXSR" w:date="2026-10-29T18:10:40Z">
        <w:r>
          <w:rPr>
            <w:rStyle w:val="Refdecomentrio"/>
            <w:rFonts w:ascii="Arial" w:hAnsi="Arial" w:cs="Arial"/>
            <w:color w:val="808080"/>
            <w:sz w:val="28"/>
            <w:szCs w:val="28"/>
          </w:rPr>
          <w:commentReference w:id="11"/>
        </w:r>
      </w:del>
      <w:del w:id="1219" w:author="Assessor GDSXSR" w:date="2026-10-29T18:10:40Z">
        <w:r>
          <w:rPr>
            <w:rFonts w:ascii="Arial" w:hAnsi="Arial" w:cs="Arial"/>
            <w:color w:val="808080"/>
            <w:sz w:val="28"/>
            <w:szCs w:val="28"/>
          </w:rPr>
          <w:delText>.</w:delText>
        </w:r>
      </w:del>
    </w:p>
    <w:p w14:paraId="6D2CF7E2" w14:textId="77777777" w:rsidR="00773BA8" w:rsidRDefault="00773BA8">
      <w:pPr>
        <w:spacing w:after="0" w:line="360" w:lineRule="auto"/>
        <w:ind w:firstLine="2268"/>
        <w:jc w:val="both"/>
        <w:rPr>
          <w:del w:id="1221" w:author="Assessor GDSXSR" w:date="2026-10-29T18:10:40Z"/>
        </w:rPr>
      </w:pPr>
    </w:p>
    <w:p w14:paraId="04012F87" w14:textId="0E65DB2F" w:rsidR="00471463" w:rsidRDefault="007D38CD" w:rsidP="00DB1301">
      <w:pPr>
        <w:spacing w:after="0" w:line="360" w:lineRule="auto"/>
        <w:ind w:firstLine="2268"/>
        <w:jc w:val="both"/>
        <w:rPr>
          <w:del w:id="1232" w:author="Assessor GDSXSR" w:date="2026-10-29T18:10:40Z"/>
          <w:rFonts w:ascii="Arial" w:hAnsi="Arial" w:cs="Arial"/>
          <w:sz w:val="28"/>
          <w:szCs w:val="28"/>
        </w:rPr>
      </w:pPr>
      <w:del w:id="1222" w:author="Assessor GDSXSR" w:date="2026-10-29T18:10:40Z">
        <w:r>
          <w:rPr>
            <w:rFonts w:ascii="Arial" w:hAnsi="Arial" w:cs="Arial"/>
            <w:color w:val="808080"/>
            <w:sz w:val="28"/>
            <w:szCs w:val="28"/>
          </w:rPr>
          <w:delText>No</w:delText>
        </w:r>
      </w:del>
      <w:del w:id="1223" w:author="Assessor GDSXSR" w:date="2026-10-29T18:10:40Z">
        <w:r>
          <w:rPr>
            <w:rFonts w:ascii="Arial" w:hAnsi="Arial" w:cs="Arial"/>
            <w:sz w:val="28"/>
            <w:szCs w:val="28"/>
          </w:rPr>
          <w:delText xml:space="preserve"> </w:delText>
        </w:r>
      </w:del>
      <w:del w:id="1224" w:author="Assessor GDSXSR" w:date="2026-10-29T18:10:40Z">
        <w:r>
          <w:rPr>
            <w:rFonts w:ascii="Arial" w:hAnsi="Arial" w:cs="Arial"/>
            <w:color w:val="808080"/>
            <w:sz w:val="28"/>
            <w:szCs w:val="28"/>
          </w:rPr>
          <w:delText>mais</w:delText>
        </w:r>
      </w:del>
      <w:del w:id="1225" w:author="Assessor GDSXSR" w:date="2026-10-29T18:10:40Z">
        <w:r>
          <w:rPr>
            <w:rFonts w:ascii="Arial" w:hAnsi="Arial" w:cs="Arial"/>
            <w:sz w:val="28"/>
            <w:szCs w:val="28"/>
          </w:rPr>
          <w:delText xml:space="preserve">, a correção do vício de legitimidade anteriormente reconhecido não </w:delText>
        </w:r>
      </w:del>
      <w:del w:id="1226" w:author="Assessor GDSXSR" w:date="2026-10-29T18:10:40Z">
        <w:r>
          <w:rPr>
            <w:rFonts w:ascii="Arial" w:hAnsi="Arial" w:cs="Arial"/>
            <w:color w:val="808080"/>
            <w:sz w:val="28"/>
            <w:szCs w:val="28"/>
          </w:rPr>
          <w:delText>se</w:delText>
        </w:r>
      </w:del>
      <w:del w:id="1227" w:author="Assessor GDSXSR" w:date="2026-10-29T18:10:40Z">
        <w:r>
          <w:rPr>
            <w:rFonts w:ascii="Arial" w:hAnsi="Arial" w:cs="Arial"/>
            <w:sz w:val="28"/>
            <w:szCs w:val="28"/>
          </w:rPr>
          <w:delText xml:space="preserve"> </w:delText>
        </w:r>
      </w:del>
      <w:del w:id="1228" w:author="Assessor GDSXSR" w:date="2026-10-29T18:10:40Z">
        <w:r>
          <w:rPr>
            <w:rFonts w:ascii="Arial" w:hAnsi="Arial" w:cs="Arial"/>
            <w:color w:val="808080"/>
            <w:sz w:val="28"/>
            <w:szCs w:val="28"/>
          </w:rPr>
          <w:delText>confunde</w:delText>
        </w:r>
      </w:del>
      <w:del w:id="1229" w:author="Assessor GDSXSR" w:date="2026-10-29T18:10:40Z">
        <w:r>
          <w:rPr>
            <w:rFonts w:ascii="Arial" w:hAnsi="Arial" w:cs="Arial"/>
            <w:sz w:val="28"/>
            <w:szCs w:val="28"/>
          </w:rPr>
          <w:delText xml:space="preserve"> com renovação indevida de prazo processual ou </w:delText>
        </w:r>
      </w:del>
      <w:del w:id="1230" w:author="Assessor GDSXSR" w:date="2026-10-29T18:10:40Z">
        <w:r>
          <w:rPr>
            <w:rFonts w:ascii="Arial" w:hAnsi="Arial" w:cs="Arial"/>
            <w:color w:val="808080"/>
            <w:sz w:val="28"/>
            <w:szCs w:val="28"/>
          </w:rPr>
          <w:delText>com</w:delText>
        </w:r>
      </w:del>
      <w:del w:id="1231" w:author="Assessor GDSXSR" w:date="2026-10-29T18:10:40Z">
        <w:r>
          <w:rPr>
            <w:rFonts w:ascii="Arial" w:hAnsi="Arial" w:cs="Arial"/>
            <w:sz w:val="28"/>
            <w:szCs w:val="28"/>
          </w:rPr>
          <w:delText xml:space="preserve"> rediscussão de matéria já decidida.</w:delText>
        </w:r>
      </w:del>
    </w:p>
    <w:p w14:paraId="04F0FF61" w14:textId="77777777" w:rsidR="00C04DEA" w:rsidRDefault="00C04DEA" w:rsidP="00DB1301">
      <w:pPr>
        <w:spacing w:after="0" w:line="360" w:lineRule="auto"/>
        <w:ind w:firstLine="2268"/>
        <w:jc w:val="both"/>
        <w:rPr>
          <w:del w:id="1233" w:author="Assessor GDSXSR" w:date="2026-10-29T18:10:40Z"/>
          <w:rFonts w:ascii="Arial" w:hAnsi="Arial" w:cs="Arial"/>
          <w:sz w:val="28"/>
          <w:szCs w:val="28"/>
        </w:rPr>
      </w:pPr>
    </w:p>
    <w:p w14:paraId="0D42433A" w14:textId="30A9F889" w:rsidR="00C04DEA" w:rsidRDefault="00C57F49" w:rsidP="00DB1301">
      <w:pPr>
        <w:spacing w:after="0" w:line="360" w:lineRule="auto"/>
        <w:ind w:firstLine="2268"/>
        <w:jc w:val="both"/>
        <w:rPr>
          <w:rFonts w:ascii="Arial" w:hAnsi="Arial" w:cs="Arial"/>
          <w:sz w:val="28"/>
          <w:szCs w:val="28"/>
        </w:rPr>
      </w:pPr>
      <w:r>
        <w:rPr>
          <w:rFonts w:ascii="Arial" w:hAnsi="Arial" w:cs="Arial"/>
          <w:color w:val="808080"/>
          <w:sz w:val="28"/>
          <w:szCs w:val="28"/>
        </w:rPr>
        <w:t>Nesse</w:t>
      </w:r>
      <w:r>
        <w:rPr>
          <w:rFonts w:ascii="Arial" w:hAnsi="Arial" w:cs="Arial"/>
          <w:sz w:val="28"/>
          <w:szCs w:val="28"/>
        </w:rPr>
        <w:t xml:space="preserve"> </w:t>
      </w:r>
      <w:r>
        <w:rPr>
          <w:rFonts w:ascii="Arial" w:hAnsi="Arial" w:cs="Arial"/>
          <w:color w:val="808080"/>
          <w:sz w:val="28"/>
          <w:szCs w:val="28"/>
        </w:rPr>
        <w:t>sentido</w:t>
      </w:r>
      <w:r>
        <w:rPr>
          <w:rFonts w:ascii="Arial" w:hAnsi="Arial" w:cs="Arial"/>
          <w:sz w:val="28"/>
          <w:szCs w:val="28"/>
        </w:rPr>
        <w:t>:</w:t>
      </w:r>
    </w:p>
    <w:p w14:paraId="041B34A3" w14:textId="77777777" w:rsidR="00C04DEA" w:rsidRDefault="00C04DEA" w:rsidP="00DB1301">
      <w:pPr>
        <w:spacing w:after="0" w:line="360" w:lineRule="auto"/>
        <w:ind w:firstLine="2268"/>
        <w:jc w:val="both"/>
        <w:rPr>
          <w:rFonts w:ascii="Arial" w:hAnsi="Arial" w:cs="Arial"/>
          <w:sz w:val="28"/>
          <w:szCs w:val="28"/>
        </w:rPr>
      </w:pPr>
    </w:p>
    <w:p w14:paraId="7ECE7110" w14:textId="726A6E43" w:rsidR="00C04DEA" w:rsidRPr="00DF00BA" w:rsidRDefault="00C04DEA" w:rsidP="00DF00BA">
      <w:pPr>
        <w:spacing w:after="0" w:line="360" w:lineRule="auto"/>
        <w:ind w:left="2268"/>
        <w:jc w:val="both"/>
        <w:rPr>
          <w:rFonts w:ascii="Arial" w:hAnsi="Arial" w:cs="Arial"/>
          <w:i/>
          <w:iCs/>
          <w:sz w:val="26"/>
          <w:szCs w:val="26"/>
        </w:rPr>
      </w:pPr>
      <w:commentRangeStart w:id="12"/>
      <w:r>
        <w:rPr>
          <w:rFonts w:ascii="Arial" w:hAnsi="Arial" w:cs="Arial"/>
          <w:i/>
          <w:iCs/>
          <w:sz w:val="26"/>
          <w:szCs w:val="26"/>
        </w:rPr>
        <w:t xml:space="preserve">“</w:t>
      </w:r>
      <w:commentRangeStart w:id="26"/>
      <w:r>
        <w:rPr>
          <w:rFonts w:ascii="Arial" w:hAnsi="Arial" w:cs="Arial"/>
          <w:i/>
          <w:iCs/>
          <w:sz w:val="26"/>
          <w:szCs w:val="26"/>
        </w:rPr>
        <w:t xml:space="preserve">(...) 6. </w:t>
      </w:r>
      <w:del w:id="1234" w:author="Assessor GDSXSR" w:date="2026-10-29T18:10:40Z">
        <w:r>
          <w:rPr>
            <w:rFonts w:ascii="Arial" w:hAnsi="Arial" w:cs="Arial"/>
            <w:i/>
            <w:iCs/>
            <w:sz w:val="26"/>
            <w:szCs w:val="26"/>
          </w:rPr>
          <w:delText xml:space="preserve">Na execução, os embargos de terceiro podem ser opostos até cinco dias depois da adjudicação, da alienação por iniciativa particular ou da arrematação, mas sempre antes da assinatura da respectiva carta, conforme o art</w:delText>
        </w:r>
      </w:del>
      <w:ins w:id="1235" w:author="Assessor GDSXSR" w:date="2026-10-29T18:10:40Z">
        <w:r>
          <w:rPr>
            <w:rFonts w:ascii="Arial" w:hAnsi="Arial" w:cs="Arial"/>
            <w:i/>
            <w:iCs/>
            <w:color w:val="808080"/>
            <w:sz w:val="26"/>
            <w:szCs w:val="26"/>
          </w:rPr>
          <w:t xml:space="preserve">(</w:t>
        </w:r>
      </w:ins>
      <w:r>
        <w:rPr>
          <w:rFonts w:ascii="Arial" w:hAnsi="Arial" w:cs="Arial"/>
          <w:i/>
          <w:iCs/>
          <w:sz w:val="26"/>
          <w:szCs w:val="26"/>
        </w:rPr>
        <w:t xml:space="preserve">.</w:t>
      </w:r>
      <w:del w:id="1236" w:author="Assessor GDSXSR" w:date="2026-10-29T18:10:40Z">
        <w:r>
          <w:rPr>
            <w:rFonts w:ascii="Arial" w:hAnsi="Arial" w:cs="Arial"/>
            <w:i/>
            <w:iCs/>
            <w:sz w:val="26"/>
            <w:szCs w:val="26"/>
          </w:rPr>
          <w:delText xml:space="preserve"> 675 do CPC</w:delText>
        </w:r>
      </w:del>
      <w:r>
        <w:rPr>
          <w:rFonts w:ascii="Arial" w:hAnsi="Arial" w:cs="Arial"/>
          <w:i/>
          <w:iCs/>
          <w:sz w:val="26"/>
          <w:szCs w:val="26"/>
        </w:rPr>
        <w:t xml:space="preserve">.</w:t>
      </w:r>
      <w:ins w:id="1237" w:author="Assessor GDSXSR" w:date="2026-10-29T18:10:40Z">
        <w:r>
          <w:rPr>
            <w:rFonts w:ascii="Arial" w:hAnsi="Arial" w:cs="Arial"/>
            <w:i/>
            <w:iCs/>
            <w:color w:val="808080"/>
            <w:sz w:val="26"/>
            <w:szCs w:val="26"/>
          </w:rPr>
          <w:t xml:space="preserve">.)</w:t>
        </w:r>
        <w:commentRangeEnd w:id="26"/>
        <w:r>
          <w:rPr>
            <w:rStyle w:val="CommentReference"/>
            <w:color w:val="808080"/>
          </w:rPr>
          <w:commentReference w:id="26"/>
        </w:r>
      </w:ins>
      <w:r>
        <w:rPr>
          <w:rFonts w:ascii="Arial" w:hAnsi="Arial" w:cs="Arial"/>
          <w:i/>
          <w:iCs/>
          <w:sz w:val="26"/>
          <w:szCs w:val="26"/>
        </w:rPr>
        <w:t xml:space="preserve"> </w:t>
      </w:r>
      <w:r>
        <w:rPr>
          <w:rFonts w:ascii="Arial" w:hAnsi="Arial" w:cs="Arial"/>
          <w:i/>
          <w:iCs/>
          <w:sz w:val="26"/>
          <w:szCs w:val="26"/>
          <w:u w:val="single"/>
        </w:rPr>
        <w:t xml:space="preserve">A ciência anterior da penhora não reduz o prazo objetivo previsto na norma quando ainda não iniciado ato expropriatório.</w:t>
      </w:r>
      <w:r>
        <w:rPr>
          <w:rFonts w:ascii="Arial" w:hAnsi="Arial" w:cs="Arial"/>
          <w:i/>
          <w:iCs/>
          <w:sz w:val="26"/>
          <w:szCs w:val="26"/>
        </w:rPr>
        <w:t xml:space="preserve"> Embargos ajuizados antes da alienação judicial são tempestivos.</w:t>
      </w:r>
      <w:r>
        <w:rPr>
          <w:rFonts w:ascii="Arial" w:hAnsi="Arial" w:cs="Arial"/>
          <w:i/>
          <w:iCs/>
          <w:color w:val="808080"/>
          <w:sz w:val="26"/>
          <w:szCs w:val="26"/>
        </w:rPr>
        <w:t xml:space="preserve"> (...).” (Acórdão 2165060, 0718705-41.2025.8.07.0007, Relator: ARQUIBALDO CARNEIRO PORTELA, 6ª TURMA CÍVEL, data de julgamento: 12/08/2026, publicado no DJe: 02/09/2026) </w:t>
      </w:r>
      <w:r>
        <w:rPr>
          <w:rFonts w:ascii="Arial" w:hAnsi="Arial" w:cs="Arial"/>
          <w:i/>
          <w:iCs/>
          <w:color w:val="808080"/>
          <w:sz w:val="26"/>
          <w:szCs w:val="26"/>
        </w:rPr>
        <w:t xml:space="preserve">– Grifei</w:t>
      </w:r>
      <w:commentRangeEnd w:id="12"/>
      <w:r w:rsidRPr="00DF00BA">
        <w:rPr>
          <w:rStyle w:val="Refdecomentrio"/>
          <w:rFonts w:ascii="Arial" w:hAnsi="Arial" w:cs="Arial"/>
          <w:i/>
          <w:iCs/>
          <w:sz w:val="26"/>
          <w:szCs w:val="26"/>
        </w:rPr>
        <w:commentReference w:id="12"/>
      </w:r>
    </w:p>
    <w:p w14:paraId="289EC9C0" w14:textId="77777777" w:rsidR="0083450A" w:rsidRDefault="0083450A" w:rsidP="00DB1301">
      <w:pPr>
        <w:spacing w:after="0" w:line="360" w:lineRule="auto"/>
        <w:ind w:firstLine="2268"/>
        <w:jc w:val="both"/>
        <w:rPr>
          <w:rFonts w:ascii="Arial" w:hAnsi="Arial" w:cs="Arial"/>
          <w:sz w:val="28"/>
          <w:szCs w:val="28"/>
        </w:rPr>
      </w:pPr>
    </w:p>
    <w:p w14:paraId="1FB09683" w14:textId="60276A82" w:rsidR="00947C4B" w:rsidRDefault="005E6148" w:rsidP="003E1148">
      <w:pPr>
        <w:spacing w:after="0" w:line="360" w:lineRule="auto"/>
        <w:ind w:firstLine="2268"/>
        <w:jc w:val="both"/>
        <w:rPr>
          <w:rFonts w:ascii="Arial" w:hAnsi="Arial" w:cs="Arial"/>
          <w:sz w:val="28"/>
          <w:szCs w:val="28"/>
        </w:rPr>
      </w:pPr>
      <w:r>
        <w:rPr>
          <w:rFonts w:ascii="Arial" w:hAnsi="Arial" w:cs="Arial"/>
          <w:sz w:val="28"/>
          <w:szCs w:val="28"/>
          <w:highlight w:val="yellow"/>
          <w:u w:val="single"/>
        </w:rPr>
        <w:t>Assim, rejeito a preliminar de intempestividade.</w:t>
      </w:r>
    </w:p>
    <w:p w14:paraId="7E4D53BA" w14:textId="77777777" w:rsidR="00C22469" w:rsidRDefault="00C22469" w:rsidP="00DB1301">
      <w:pPr>
        <w:spacing w:after="0" w:line="360" w:lineRule="auto"/>
        <w:ind w:firstLine="2268"/>
        <w:jc w:val="both"/>
        <w:rPr>
          <w:rFonts w:ascii="Arial" w:hAnsi="Arial" w:cs="Arial"/>
          <w:sz w:val="28"/>
          <w:szCs w:val="28"/>
        </w:rPr>
      </w:pPr>
    </w:p>
    <w:p w14:paraId="00321D16" w14:textId="55E0892E" w:rsidR="00EB3378" w:rsidRDefault="003E1148" w:rsidP="00EB3378">
      <w:pPr>
        <w:spacing w:after="0" w:line="360" w:lineRule="auto"/>
        <w:jc w:val="center"/>
        <w:rPr>
          <w:rFonts w:ascii="Arial" w:hAnsi="Arial" w:cs="Arial"/>
          <w:sz w:val="28"/>
          <w:szCs w:val="28"/>
        </w:rPr>
      </w:pPr>
      <w:r>
        <w:rPr>
          <w:rFonts w:ascii="Arial" w:hAnsi="Arial" w:cs="Arial"/>
          <w:sz w:val="28"/>
          <w:szCs w:val="28"/>
        </w:rPr>
        <w:lastRenderedPageBreak/>
        <w:t>MÉRITO</w:t>
      </w:r>
    </w:p>
    <w:p w14:paraId="4F424002" w14:textId="7FBE70DF" w:rsidR="00672153" w:rsidRDefault="00672153" w:rsidP="00672153">
      <w:pPr>
        <w:spacing w:after="0" w:line="360" w:lineRule="auto"/>
        <w:jc w:val="center"/>
        <w:rPr>
          <w:rFonts w:ascii="Arial" w:hAnsi="Arial" w:cs="Arial"/>
          <w:sz w:val="28"/>
          <w:szCs w:val="28"/>
        </w:rPr>
      </w:pPr>
      <w:r>
        <w:rPr>
          <w:rFonts w:ascii="Arial" w:hAnsi="Arial" w:cs="Arial"/>
          <w:sz w:val="28"/>
          <w:szCs w:val="28"/>
          <w:highlight w:val="yellow"/>
        </w:rPr>
        <w:t>DA INEXISTÊNCIA DE FRAUDE À EXECUÇÃO</w:t>
      </w:r>
      <w:r w:rsidR="008F32A3">
        <w:rPr>
          <w:rFonts w:ascii="Arial" w:hAnsi="Arial" w:cs="Arial"/>
          <w:sz w:val="28"/>
          <w:szCs w:val="28"/>
          <w:highlight w:val="yellow"/>
        </w:rPr>
        <w:t xml:space="preserve"> E AUSÊNCIA DE PROVA DA MÁ-FÉ DO TERCEIRO ADQUIRENTE</w:t>
      </w:r>
    </w:p>
    <w:p w14:paraId="00CF8CE5" w14:textId="77777777" w:rsidR="00355C73" w:rsidRDefault="00355C73" w:rsidP="00DB1301">
      <w:pPr>
        <w:spacing w:after="0" w:line="360" w:lineRule="auto"/>
        <w:ind w:firstLine="2268"/>
        <w:jc w:val="both"/>
        <w:rPr>
          <w:rFonts w:ascii="Arial" w:hAnsi="Arial" w:cs="Arial"/>
          <w:sz w:val="28"/>
          <w:szCs w:val="28"/>
        </w:rPr>
      </w:pPr>
    </w:p>
    <w:p w14:paraId="4E3BF3A9" w14:textId="30E091D7" w:rsidR="0033735F" w:rsidRDefault="002C1F12" w:rsidP="0067215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O</w:t>
      </w:r>
      <w:r>
        <w:rPr>
          <w:rFonts w:ascii="Arial" w:hAnsi="Arial" w:cs="Arial"/>
          <w:color w:val="000000" w:themeColor="text1"/>
          <w:sz w:val="28"/>
          <w:szCs w:val="28"/>
        </w:rPr>
        <w:t xml:space="preserve"> embargado/apelante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houve fraude à execução, pois a alienação dos veículos ocorreu após a citação da devedora em execução capaz de conduzi-la à insolvência;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o acórdão </w:t>
      </w:r>
      <w:del w:id="1238" w:author="Assessor GDSXSR" w:date="2026-10-29T18:10:40Z">
        <w:r>
          <w:rPr>
            <w:rFonts w:ascii="Arial" w:hAnsi="Arial" w:cs="Arial"/>
            <w:color w:val="000000" w:themeColor="text1"/>
            <w:sz w:val="28"/>
            <w:szCs w:val="28"/>
          </w:rPr>
          <w:delText xml:space="preserve">proferido nos</w:delText>
        </w:r>
      </w:del>
      <w:ins w:id="1239" w:author="Assessor GDSXSR" w:date="2026-10-29T18:10:40Z">
        <w:r>
          <w:rPr>
            <w:rFonts w:ascii="Arial" w:hAnsi="Arial" w:cs="Arial"/>
            <w:color w:val="808080"/>
            <w:sz w:val="28"/>
            <w:szCs w:val="28"/>
          </w:rPr>
          <w:t xml:space="preserve">dos</w:t>
        </w:r>
      </w:ins>
      <w:r>
        <w:rPr>
          <w:rFonts w:ascii="Arial" w:hAnsi="Arial" w:cs="Arial"/>
          <w:color w:val="000000" w:themeColor="text1"/>
          <w:sz w:val="28"/>
          <w:szCs w:val="28"/>
        </w:rPr>
        <w:t xml:space="preserve"> primeiros embargos </w:t>
      </w:r>
      <w:del w:id="1240" w:author="Assessor GDSXSR" w:date="2026-10-29T18:10:40Z">
        <w:r>
          <w:rPr>
            <w:rFonts w:ascii="Arial" w:hAnsi="Arial" w:cs="Arial"/>
            <w:color w:val="000000" w:themeColor="text1"/>
            <w:sz w:val="28"/>
            <w:szCs w:val="28"/>
          </w:rPr>
          <w:delText xml:space="preserve">de</w:delText>
        </w:r>
      </w:del>
      <w:ins w:id="1241" w:author="Assessor GDSXSR" w:date="2026-10-29T18:10:40Z">
        <w:r>
          <w:rPr>
            <w:rFonts w:ascii="Arial" w:hAnsi="Arial" w:cs="Arial"/>
            <w:color w:val="808080"/>
            <w:sz w:val="28"/>
            <w:szCs w:val="28"/>
          </w:rPr>
          <w:t xml:space="preserve">apenas</w:t>
        </w:r>
      </w:ins>
      <w:r>
        <w:rPr>
          <w:rFonts w:ascii="Arial" w:hAnsi="Arial" w:cs="Arial"/>
          <w:color w:val="000000" w:themeColor="text1"/>
          <w:sz w:val="28"/>
          <w:szCs w:val="28"/>
        </w:rPr>
        <w:t xml:space="preserve"> </w:t>
      </w:r>
      <w:del w:id="1242" w:author="Assessor GDSXSR" w:date="2026-10-29T18:10:40Z">
        <w:r>
          <w:rPr>
            <w:rFonts w:ascii="Arial" w:hAnsi="Arial" w:cs="Arial"/>
            <w:color w:val="000000" w:themeColor="text1"/>
            <w:sz w:val="28"/>
            <w:szCs w:val="28"/>
          </w:rPr>
          <w:delText xml:space="preserve">terceiro limitou-se a reconhecer</w:delText>
        </w:r>
      </w:del>
      <w:ins w:id="1243" w:author="Assessor GDSXSR" w:date="2026-10-29T18:10:40Z">
        <w:r>
          <w:rPr>
            <w:rFonts w:ascii="Arial" w:hAnsi="Arial" w:cs="Arial"/>
            <w:color w:val="808080"/>
            <w:sz w:val="28"/>
            <w:szCs w:val="28"/>
          </w:rPr>
          <w:t xml:space="preserve">reconheceu</w:t>
        </w:r>
      </w:ins>
      <w:r>
        <w:rPr>
          <w:rFonts w:ascii="Arial" w:hAnsi="Arial" w:cs="Arial"/>
          <w:color w:val="000000" w:themeColor="text1"/>
          <w:sz w:val="28"/>
          <w:szCs w:val="28"/>
        </w:rPr>
        <w:t xml:space="preserve"> a ilegitimidade ativa da pessoa física</w:t>
      </w:r>
      <w:del w:id="1244" w:author="Assessor GDSXSR" w:date="2026-10-29T18:10:40Z">
        <w:r>
          <w:rPr>
            <w:rFonts w:ascii="Arial" w:hAnsi="Arial" w:cs="Arial"/>
            <w:color w:val="000000" w:themeColor="text1"/>
            <w:sz w:val="28"/>
            <w:szCs w:val="28"/>
          </w:rPr>
          <w:delText xml:space="preserve"> que os ajuizou</w:delText>
        </w:r>
      </w:del>
      <w:r>
        <w:rPr>
          <w:rFonts w:ascii="Arial" w:hAnsi="Arial" w:cs="Arial"/>
          <w:color w:val="000000" w:themeColor="text1"/>
          <w:sz w:val="28"/>
          <w:szCs w:val="28"/>
        </w:rPr>
        <w:t xml:space="preserve">, sem</w:t>
      </w:r>
      <w:del w:id="1245" w:author="Assessor GDSXSR" w:date="2026-10-29T18:10:40Z">
        <w:r>
          <w:rPr>
            <w:rFonts w:ascii="Arial" w:hAnsi="Arial" w:cs="Arial"/>
            <w:color w:val="000000" w:themeColor="text1"/>
            <w:sz w:val="28"/>
            <w:szCs w:val="28"/>
          </w:rPr>
          <w:delText xml:space="preserve"> apreciar o mérito da controvérsia ou</w:delText>
        </w:r>
      </w:del>
      <w:r>
        <w:rPr>
          <w:rFonts w:ascii="Arial" w:hAnsi="Arial" w:cs="Arial"/>
          <w:color w:val="000000" w:themeColor="text1"/>
          <w:sz w:val="28"/>
          <w:szCs w:val="28"/>
        </w:rPr>
        <w:t xml:space="preserve"> reconhecer a propriedade dos bens pela embargante; </w:t>
      </w:r>
      <w:r>
        <w:rPr>
          <w:rFonts w:ascii="Arial" w:hAnsi="Arial" w:cs="Arial"/>
          <w:b/>
          <w:bCs/>
          <w:color w:val="000000" w:themeColor="text1"/>
          <w:sz w:val="28"/>
          <w:szCs w:val="28"/>
        </w:rPr>
        <w:t xml:space="preserve">3)</w:t>
      </w:r>
      <w:r>
        <w:rPr>
          <w:rFonts w:ascii="Arial" w:hAnsi="Arial" w:cs="Arial"/>
          <w:color w:val="000000" w:themeColor="text1"/>
          <w:sz w:val="28"/>
          <w:szCs w:val="28"/>
        </w:rPr>
        <w:t xml:space="preserve"> a embargante não comprovou a boa-fé na aquisição</w:t>
      </w:r>
      <w:del w:id="1246" w:author="Assessor GDSXSR" w:date="2026-10-29T18:10:40Z">
        <w:r>
          <w:rPr>
            <w:rFonts w:ascii="Arial" w:hAnsi="Arial" w:cs="Arial"/>
            <w:color w:val="000000" w:themeColor="text1"/>
            <w:sz w:val="28"/>
            <w:szCs w:val="28"/>
          </w:rPr>
          <w:delText xml:space="preserve"> dos veículos</w:delText>
        </w:r>
      </w:del>
      <w:r>
        <w:rPr>
          <w:rFonts w:ascii="Arial" w:hAnsi="Arial" w:cs="Arial"/>
          <w:color w:val="808080"/>
          <w:sz w:val="28"/>
          <w:szCs w:val="28"/>
        </w:rPr>
        <w:t xml:space="preserve">;</w:t>
      </w:r>
      <w:r>
        <w:rPr>
          <w:rFonts w:ascii="Arial" w:hAnsi="Arial" w:cs="Arial"/>
          <w:color w:val="000000" w:themeColor="text1"/>
          <w:sz w:val="28"/>
          <w:szCs w:val="28"/>
        </w:rPr>
        <w:t xml:space="preserve"> e </w:t>
      </w:r>
      <w:r>
        <w:rPr>
          <w:rFonts w:ascii="Arial" w:hAnsi="Arial" w:cs="Arial"/>
          <w:b/>
          <w:bCs/>
          <w:color w:val="000000" w:themeColor="text1"/>
          <w:sz w:val="28"/>
          <w:szCs w:val="28"/>
        </w:rPr>
        <w:t xml:space="preserve">4) </w:t>
      </w:r>
      <w:r>
        <w:rPr>
          <w:rFonts w:ascii="Arial" w:hAnsi="Arial" w:cs="Arial"/>
          <w:color w:val="000000" w:themeColor="text1"/>
          <w:sz w:val="28"/>
          <w:szCs w:val="28"/>
        </w:rPr>
        <w:t xml:space="preserve">a ausência de regularização da transferência e de baixa dos gravames </w:t>
      </w:r>
      <w:del w:id="1247" w:author="Assessor GDSXSR" w:date="2026-10-29T18:10:40Z">
        <w:r>
          <w:rPr>
            <w:rFonts w:ascii="Arial" w:hAnsi="Arial" w:cs="Arial"/>
            <w:color w:val="000000" w:themeColor="text1"/>
            <w:sz w:val="28"/>
            <w:szCs w:val="28"/>
          </w:rPr>
          <w:delText xml:space="preserve">evidencia</w:delText>
        </w:r>
      </w:del>
      <w:ins w:id="1248" w:author="Assessor GDSXSR" w:date="2026-10-29T18:10:40Z">
        <w:r>
          <w:rPr>
            <w:rFonts w:ascii="Arial" w:hAnsi="Arial" w:cs="Arial"/>
            <w:color w:val="808080"/>
            <w:sz w:val="28"/>
            <w:szCs w:val="28"/>
          </w:rPr>
          <w:t xml:space="preserve">é</w:t>
        </w:r>
      </w:ins>
      <w:r>
        <w:rPr>
          <w:rFonts w:ascii="Arial" w:hAnsi="Arial" w:cs="Arial"/>
          <w:color w:val="000000" w:themeColor="text1"/>
          <w:sz w:val="28"/>
          <w:szCs w:val="28"/>
        </w:rPr>
        <w:t xml:space="preserve"> </w:t>
      </w:r>
      <w:del w:id="1249" w:author="Assessor GDSXSR" w:date="2026-10-29T18:10:40Z">
        <w:r>
          <w:rPr>
            <w:rFonts w:ascii="Arial" w:hAnsi="Arial" w:cs="Arial"/>
            <w:color w:val="000000" w:themeColor="text1"/>
            <w:sz w:val="28"/>
            <w:szCs w:val="28"/>
          </w:rPr>
          <w:delText xml:space="preserve">circunstâncias incompatíveis</w:delText>
        </w:r>
      </w:del>
      <w:ins w:id="1250" w:author="Assessor GDSXSR" w:date="2026-10-29T18:10:40Z">
        <w:r>
          <w:rPr>
            <w:rFonts w:ascii="Arial" w:hAnsi="Arial" w:cs="Arial"/>
            <w:color w:val="808080"/>
            <w:sz w:val="28"/>
            <w:szCs w:val="28"/>
          </w:rPr>
          <w:t xml:space="preserve">incompatível</w:t>
        </w:r>
      </w:ins>
      <w:r>
        <w:rPr>
          <w:rFonts w:ascii="Arial" w:hAnsi="Arial" w:cs="Arial"/>
          <w:color w:val="000000" w:themeColor="text1"/>
          <w:sz w:val="28"/>
          <w:szCs w:val="28"/>
        </w:rPr>
        <w:t xml:space="preserve"> com a proteção</w:t>
      </w:r>
      <w:del w:id="1251" w:author="Assessor GDSXSR" w:date="2026-10-29T18:10:40Z">
        <w:r>
          <w:rPr>
            <w:rFonts w:ascii="Arial" w:hAnsi="Arial" w:cs="Arial"/>
            <w:color w:val="000000" w:themeColor="text1"/>
            <w:sz w:val="28"/>
            <w:szCs w:val="28"/>
          </w:rPr>
          <w:delText xml:space="preserve"> conferida</w:delText>
        </w:r>
      </w:del>
      <w:r>
        <w:rPr>
          <w:rFonts w:ascii="Arial" w:hAnsi="Arial" w:cs="Arial"/>
          <w:color w:val="000000" w:themeColor="text1"/>
          <w:sz w:val="28"/>
          <w:szCs w:val="28"/>
        </w:rPr>
        <w:t xml:space="preserve"> ao terceiro adquirente</w:t>
      </w:r>
      <w:r>
        <w:rPr>
          <w:rFonts w:ascii="Arial" w:hAnsi="Arial" w:cs="Arial"/>
          <w:color w:val="808080"/>
          <w:sz w:val="28"/>
          <w:szCs w:val="28"/>
        </w:rPr>
        <w:t xml:space="preserve"> (ID 89655660)</w:t>
      </w:r>
      <w:r>
        <w:rPr>
          <w:rFonts w:ascii="Arial" w:hAnsi="Arial" w:cs="Arial"/>
          <w:color w:val="000000" w:themeColor="text1"/>
          <w:sz w:val="28"/>
          <w:szCs w:val="28"/>
        </w:rPr>
        <w:t xml:space="preserve">.</w:t>
      </w:r>
    </w:p>
    <w:p w14:paraId="53C26B80" w14:textId="77777777" w:rsidR="002C1F12" w:rsidRDefault="002C1F12" w:rsidP="00672153">
      <w:pPr>
        <w:spacing w:after="0" w:line="360" w:lineRule="auto"/>
        <w:ind w:firstLine="2268"/>
        <w:jc w:val="both"/>
        <w:rPr>
          <w:rFonts w:ascii="Arial" w:hAnsi="Arial" w:cs="Arial"/>
          <w:color w:val="000000" w:themeColor="text1"/>
          <w:sz w:val="28"/>
          <w:szCs w:val="28"/>
        </w:rPr>
      </w:pPr>
    </w:p>
    <w:p w14:paraId="0E7CF6F9" w14:textId="5BC42B87" w:rsidR="00506A7D" w:rsidRPr="00CE4050" w:rsidRDefault="00F91791" w:rsidP="00CE405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Requer a reforma da </w:t>
      </w:r>
      <w:r>
        <w:rPr>
          <w:rFonts w:ascii="Arial" w:hAnsi="Arial" w:cs="Arial"/>
          <w:color w:val="808080"/>
          <w:sz w:val="28"/>
          <w:szCs w:val="28"/>
        </w:rPr>
        <w:t xml:space="preserve">r. </w:t>
      </w:r>
      <w:r>
        <w:rPr>
          <w:rFonts w:ascii="Arial" w:hAnsi="Arial" w:cs="Arial"/>
          <w:color w:val="000000" w:themeColor="text1"/>
          <w:sz w:val="28"/>
          <w:szCs w:val="28"/>
        </w:rPr>
        <w:t xml:space="preserve">sentença para </w:t>
      </w:r>
      <w:r>
        <w:rPr>
          <w:rFonts w:ascii="Arial" w:hAnsi="Arial" w:cs="Arial"/>
          <w:color w:val="808080"/>
          <w:sz w:val="28"/>
          <w:szCs w:val="28"/>
        </w:rPr>
        <w:t>reconhecer</w:t>
      </w:r>
      <w:r>
        <w:rPr>
          <w:rFonts w:ascii="Arial" w:hAnsi="Arial" w:cs="Arial"/>
          <w:color w:val="000000" w:themeColor="text1"/>
          <w:sz w:val="28"/>
          <w:szCs w:val="28"/>
        </w:rPr>
        <w:t xml:space="preserve"> a fraude à execução </w:t>
      </w:r>
      <w:r>
        <w:rPr>
          <w:rFonts w:ascii="Arial" w:hAnsi="Arial" w:cs="Arial"/>
          <w:color w:val="808080"/>
          <w:sz w:val="28"/>
          <w:szCs w:val="28"/>
        </w:rPr>
        <w:t>e restabelecer</w:t>
      </w:r>
      <w:r>
        <w:rPr>
          <w:rFonts w:ascii="Arial" w:hAnsi="Arial" w:cs="Arial"/>
          <w:color w:val="000000" w:themeColor="text1"/>
          <w:sz w:val="28"/>
          <w:szCs w:val="28"/>
        </w:rPr>
        <w:t xml:space="preserve"> a </w:t>
      </w:r>
      <w:r>
        <w:rPr>
          <w:rFonts w:ascii="Arial" w:hAnsi="Arial" w:cs="Arial"/>
          <w:color w:val="808080"/>
          <w:sz w:val="28"/>
          <w:szCs w:val="28"/>
        </w:rPr>
        <w:t>penhora</w:t>
      </w:r>
      <w:r>
        <w:rPr>
          <w:rFonts w:ascii="Arial" w:hAnsi="Arial" w:cs="Arial"/>
          <w:color w:val="000000" w:themeColor="text1"/>
          <w:sz w:val="28"/>
          <w:szCs w:val="28"/>
        </w:rPr>
        <w:t xml:space="preserve"> </w:t>
      </w:r>
      <w:r>
        <w:rPr>
          <w:rFonts w:ascii="Arial" w:hAnsi="Arial" w:cs="Arial"/>
          <w:color w:val="808080"/>
          <w:sz w:val="28"/>
          <w:szCs w:val="28"/>
        </w:rPr>
        <w:t>sobre</w:t>
      </w:r>
      <w:r>
        <w:rPr>
          <w:rFonts w:ascii="Arial" w:hAnsi="Arial" w:cs="Arial"/>
          <w:color w:val="000000" w:themeColor="text1"/>
          <w:sz w:val="28"/>
          <w:szCs w:val="28"/>
        </w:rPr>
        <w:t xml:space="preserve"> </w:t>
      </w:r>
      <w:r>
        <w:rPr>
          <w:rFonts w:ascii="Arial" w:hAnsi="Arial" w:cs="Arial"/>
          <w:color w:val="808080"/>
          <w:sz w:val="28"/>
          <w:szCs w:val="28"/>
        </w:rPr>
        <w:t>os</w:t>
      </w:r>
      <w:r>
        <w:rPr>
          <w:rFonts w:ascii="Arial" w:hAnsi="Arial" w:cs="Arial"/>
          <w:color w:val="000000" w:themeColor="text1"/>
          <w:sz w:val="28"/>
          <w:szCs w:val="28"/>
        </w:rPr>
        <w:t xml:space="preserve"> </w:t>
      </w:r>
      <w:r>
        <w:rPr>
          <w:rFonts w:ascii="Arial" w:hAnsi="Arial" w:cs="Arial"/>
          <w:color w:val="808080"/>
          <w:sz w:val="28"/>
          <w:szCs w:val="28"/>
        </w:rPr>
        <w:t>veículos</w:t>
      </w:r>
      <w:r>
        <w:rPr>
          <w:rFonts w:ascii="Arial" w:hAnsi="Arial" w:cs="Arial"/>
          <w:color w:val="000000" w:themeColor="text1"/>
          <w:sz w:val="28"/>
          <w:szCs w:val="28"/>
        </w:rPr>
        <w:t>.</w:t>
      </w:r>
    </w:p>
    <w:p w14:paraId="6B1B7483" w14:textId="77777777" w:rsidR="00506A7D" w:rsidRDefault="00506A7D" w:rsidP="00506A7D">
      <w:pPr>
        <w:spacing w:after="0" w:line="360" w:lineRule="auto"/>
        <w:ind w:firstLine="2268"/>
        <w:jc w:val="both"/>
        <w:rPr>
          <w:rFonts w:ascii="Arial" w:hAnsi="Arial" w:cs="Arial"/>
          <w:sz w:val="28"/>
          <w:szCs w:val="28"/>
        </w:rPr>
      </w:pPr>
    </w:p>
    <w:p w14:paraId="1751BF6D" w14:textId="3B8D617C" w:rsidR="00506A7D" w:rsidRDefault="00506A7D" w:rsidP="00506A7D">
      <w:pPr>
        <w:spacing w:after="0" w:line="360" w:lineRule="auto"/>
        <w:ind w:firstLine="2268"/>
        <w:jc w:val="both"/>
        <w:rPr>
          <w:rFonts w:ascii="Arial" w:hAnsi="Arial" w:cs="Arial"/>
          <w:sz w:val="28"/>
          <w:szCs w:val="28"/>
        </w:rPr>
      </w:pPr>
      <w:r>
        <w:rPr>
          <w:rFonts w:ascii="Arial" w:hAnsi="Arial" w:cs="Arial"/>
          <w:sz w:val="28"/>
          <w:szCs w:val="28"/>
          <w:highlight w:val="yellow"/>
        </w:rPr>
        <w:t>Sem razão</w:t>
      </w:r>
      <w:r w:rsidR="00CE4050">
        <w:rPr>
          <w:rFonts w:ascii="Arial" w:hAnsi="Arial" w:cs="Arial"/>
          <w:sz w:val="28"/>
          <w:szCs w:val="28"/>
          <w:highlight w:val="yellow"/>
        </w:rPr>
        <w:t xml:space="preserve"> o apelante.</w:t>
      </w:r>
    </w:p>
    <w:p w14:paraId="2F8C0B8F" w14:textId="77777777" w:rsidR="00CE4050" w:rsidRDefault="00CE4050" w:rsidP="00506A7D">
      <w:pPr>
        <w:spacing w:after="0" w:line="360" w:lineRule="auto"/>
        <w:ind w:firstLine="2268"/>
        <w:jc w:val="both"/>
        <w:rPr>
          <w:rFonts w:ascii="Arial" w:hAnsi="Arial" w:cs="Arial"/>
          <w:sz w:val="28"/>
          <w:szCs w:val="28"/>
        </w:rPr>
      </w:pPr>
    </w:p>
    <w:p w14:paraId="785CA629" w14:textId="4DFD4689" w:rsidR="00CE4050" w:rsidRDefault="000C331F" w:rsidP="00506A7D">
      <w:pPr>
        <w:spacing w:after="0" w:line="360" w:lineRule="auto"/>
        <w:ind w:firstLine="2268"/>
        <w:jc w:val="both"/>
        <w:rPr>
          <w:del w:id="1276" w:author="Assessor GDSXSR" w:date="2026-10-29T18:10:40Z"/>
          <w:rFonts w:ascii="Arial" w:hAnsi="Arial" w:cs="Arial"/>
          <w:sz w:val="28"/>
          <w:szCs w:val="28"/>
        </w:rPr>
      </w:pPr>
      <w:del w:id="1271" w:author="Assessor GDSXSR" w:date="2026-10-29T18:10:40Z">
        <w:r>
          <w:rPr>
            <w:rFonts w:ascii="Arial" w:hAnsi="Arial" w:cs="Arial"/>
            <w:sz w:val="28"/>
            <w:szCs w:val="28"/>
          </w:rPr>
          <w:delText xml:space="preserve">De início, registro que a controvérsia diz respeito à validade da penhora incidente sobre </w:delText>
        </w:r>
      </w:del>
      <w:del w:id="1272" w:author="Assessor GDSXSR" w:date="2026-10-29T18:10:40Z">
        <w:r>
          <w:rPr>
            <w:rFonts w:ascii="Arial" w:hAnsi="Arial" w:cs="Arial"/>
            <w:color w:val="808080"/>
            <w:sz w:val="28"/>
            <w:szCs w:val="28"/>
          </w:rPr>
          <w:delText>veículos</w:delText>
        </w:r>
      </w:del>
      <w:del w:id="1273" w:author="Assessor GDSXSR" w:date="2026-10-29T18:10:40Z">
        <w:r>
          <w:rPr>
            <w:rFonts w:ascii="Arial" w:hAnsi="Arial" w:cs="Arial"/>
            <w:sz w:val="28"/>
            <w:szCs w:val="28"/>
          </w:rPr>
          <w:delText xml:space="preserve"> já </w:delText>
        </w:r>
      </w:del>
      <w:del w:id="1274" w:author="Assessor GDSXSR" w:date="2026-10-29T18:10:40Z">
        <w:r>
          <w:rPr>
            <w:rFonts w:ascii="Arial" w:hAnsi="Arial" w:cs="Arial"/>
            <w:color w:val="808080"/>
            <w:sz w:val="28"/>
            <w:szCs w:val="28"/>
          </w:rPr>
          <w:delText>alienados</w:delText>
        </w:r>
      </w:del>
      <w:del w:id="1275" w:author="Assessor GDSXSR" w:date="2026-10-29T18:10:40Z">
        <w:r>
          <w:rPr>
            <w:rFonts w:ascii="Arial" w:hAnsi="Arial" w:cs="Arial"/>
            <w:sz w:val="28"/>
            <w:szCs w:val="28"/>
          </w:rPr>
          <w:delText xml:space="preserve"> antes da constrição judicial.</w:delText>
        </w:r>
      </w:del>
    </w:p>
    <w:p w14:paraId="181324BD" w14:textId="77777777" w:rsidR="000C331F" w:rsidRDefault="000C331F" w:rsidP="00506A7D">
      <w:pPr>
        <w:spacing w:after="0" w:line="360" w:lineRule="auto"/>
        <w:ind w:firstLine="2268"/>
        <w:jc w:val="both"/>
        <w:rPr>
          <w:del w:id="1277" w:author="Assessor GDSXSR" w:date="2026-10-29T18:10:40Z"/>
          <w:rFonts w:ascii="Arial" w:hAnsi="Arial" w:cs="Arial"/>
          <w:sz w:val="28"/>
          <w:szCs w:val="28"/>
        </w:rPr>
      </w:pPr>
    </w:p>
    <w:p w14:paraId="768C4A75" w14:textId="6A360B6C" w:rsidR="000C331F" w:rsidRDefault="006648E1" w:rsidP="00506A7D">
      <w:pPr>
        <w:spacing w:after="0" w:line="360" w:lineRule="auto"/>
        <w:ind w:firstLine="2268"/>
        <w:jc w:val="both"/>
        <w:rPr>
          <w:rFonts w:ascii="Arial" w:hAnsi="Arial" w:cs="Arial"/>
          <w:sz w:val="28"/>
          <w:szCs w:val="28"/>
        </w:rPr>
      </w:pPr>
      <w:del w:id="1252" w:author="Assessor GDSXSR" w:date="2026-10-29T18:10:40Z">
        <w:r>
          <w:rPr>
            <w:rFonts w:ascii="Arial" w:hAnsi="Arial" w:cs="Arial"/>
            <w:color w:val="808080"/>
            <w:sz w:val="28"/>
            <w:szCs w:val="28"/>
          </w:rPr>
          <w:delText xml:space="preserve">Nessa</w:delText>
        </w:r>
        <w:r>
          <w:rPr>
            <w:rFonts w:ascii="Arial" w:hAnsi="Arial" w:cs="Arial"/>
            <w:sz w:val="28"/>
            <w:szCs w:val="28"/>
          </w:rPr>
          <w:delText xml:space="preserve"> situação, o</w:delText>
        </w:r>
      </w:del>
      <w:ins w:id="1253" w:author="Assessor GDSXSR" w:date="2026-10-29T18:10:40Z">
        <w:r>
          <w:rPr>
            <w:rFonts w:ascii="Arial" w:hAnsi="Arial" w:cs="Arial"/>
            <w:color w:val="808080"/>
            <w:sz w:val="28"/>
            <w:szCs w:val="28"/>
          </w:rPr>
          <w:t xml:space="preserve">O</w:t>
        </w:r>
      </w:ins>
      <w:r>
        <w:rPr>
          <w:rFonts w:ascii="Arial" w:hAnsi="Arial" w:cs="Arial"/>
          <w:sz w:val="28"/>
          <w:szCs w:val="28"/>
        </w:rPr>
        <w:t xml:space="preserve"> terceiro </w:t>
      </w:r>
      <w:del w:id="1254" w:author="Assessor GDSXSR" w:date="2026-10-29T18:10:40Z">
        <w:r>
          <w:rPr>
            <w:rFonts w:ascii="Arial" w:hAnsi="Arial" w:cs="Arial"/>
            <w:sz w:val="28"/>
            <w:szCs w:val="28"/>
          </w:rPr>
          <w:delText xml:space="preserve">proprietário</w:delText>
        </w:r>
      </w:del>
      <w:ins w:id="1255" w:author="Assessor GDSXSR" w:date="2026-10-29T18:10:40Z">
        <w:r>
          <w:rPr>
            <w:rFonts w:ascii="Arial" w:hAnsi="Arial" w:cs="Arial"/>
            <w:color w:val="808080"/>
            <w:sz w:val="28"/>
            <w:szCs w:val="28"/>
          </w:rPr>
          <w:t xml:space="preserve">que</w:t>
        </w:r>
      </w:ins>
      <w:r>
        <w:rPr>
          <w:rFonts w:ascii="Arial" w:hAnsi="Arial" w:cs="Arial"/>
          <w:sz w:val="28"/>
          <w:szCs w:val="28"/>
        </w:rPr>
        <w:t xml:space="preserve"> </w:t>
      </w:r>
      <w:del w:id="1256" w:author="Assessor GDSXSR" w:date="2026-10-29T18:10:40Z">
        <w:r>
          <w:rPr>
            <w:rFonts w:ascii="Arial" w:hAnsi="Arial" w:cs="Arial"/>
            <w:sz w:val="28"/>
            <w:szCs w:val="28"/>
          </w:rPr>
          <w:delText xml:space="preserve">atingido </w:delText>
        </w:r>
        <w:r>
          <w:rPr>
            <w:rFonts w:ascii="Arial" w:hAnsi="Arial" w:cs="Arial"/>
            <w:color w:val="808080"/>
            <w:sz w:val="28"/>
            <w:szCs w:val="28"/>
          </w:rPr>
          <w:delText xml:space="preserve">por</w:delText>
        </w:r>
      </w:del>
      <w:ins w:id="1257" w:author="Assessor GDSXSR" w:date="2026-10-29T18:10:40Z">
        <w:r>
          <w:rPr>
            <w:rFonts w:ascii="Arial" w:hAnsi="Arial" w:cs="Arial"/>
            <w:color w:val="808080"/>
            <w:sz w:val="28"/>
            <w:szCs w:val="28"/>
          </w:rPr>
          <w:t xml:space="preserve">sofre</w:t>
        </w:r>
      </w:ins>
      <w:r>
        <w:rPr>
          <w:rFonts w:ascii="Arial" w:hAnsi="Arial" w:cs="Arial"/>
          <w:color w:val="808080"/>
          <w:sz w:val="28"/>
          <w:szCs w:val="28"/>
        </w:rPr>
        <w:t xml:space="preserve"> constrição </w:t>
      </w:r>
      <w:del w:id="1258" w:author="Assessor GDSXSR" w:date="2026-10-29T18:10:40Z">
        <w:r>
          <w:rPr>
            <w:rFonts w:ascii="Arial" w:hAnsi="Arial" w:cs="Arial"/>
            <w:color w:val="808080"/>
            <w:sz w:val="28"/>
            <w:szCs w:val="28"/>
          </w:rPr>
          <w:delText xml:space="preserve">ou</w:delText>
        </w:r>
      </w:del>
      <w:ins w:id="1259" w:author="Assessor GDSXSR" w:date="2026-10-29T18:10:40Z">
        <w:r>
          <w:rPr>
            <w:rFonts w:ascii="Arial" w:hAnsi="Arial" w:cs="Arial"/>
            <w:color w:val="808080"/>
            <w:sz w:val="28"/>
            <w:szCs w:val="28"/>
          </w:rPr>
          <w:t xml:space="preserve">sobre</w:t>
        </w:r>
      </w:ins>
      <w:r>
        <w:rPr>
          <w:rFonts w:ascii="Arial" w:hAnsi="Arial" w:cs="Arial"/>
          <w:sz w:val="28"/>
          <w:szCs w:val="28"/>
        </w:rPr>
        <w:t xml:space="preserve"> </w:t>
      </w:r>
      <w:del w:id="1260" w:author="Assessor GDSXSR" w:date="2026-10-29T18:10:40Z">
        <w:r>
          <w:rPr>
            <w:rFonts w:ascii="Arial" w:hAnsi="Arial" w:cs="Arial"/>
            <w:sz w:val="28"/>
            <w:szCs w:val="28"/>
          </w:rPr>
          <w:delText xml:space="preserve">ameaça</w:delText>
        </w:r>
      </w:del>
      <w:ins w:id="1261" w:author="Assessor GDSXSR" w:date="2026-10-29T18:10:40Z">
        <w:r>
          <w:rPr>
            <w:rFonts w:ascii="Arial" w:hAnsi="Arial" w:cs="Arial"/>
            <w:color w:val="808080"/>
            <w:sz w:val="28"/>
            <w:szCs w:val="28"/>
          </w:rPr>
          <w:t xml:space="preserve">bens</w:t>
        </w:r>
      </w:ins>
      <w:r>
        <w:rPr>
          <w:rFonts w:ascii="Arial" w:hAnsi="Arial" w:cs="Arial"/>
          <w:sz w:val="28"/>
          <w:szCs w:val="28"/>
        </w:rPr>
        <w:t xml:space="preserve"> </w:t>
      </w:r>
      <w:del w:id="1262" w:author="Assessor GDSXSR" w:date="2026-10-29T18:10:40Z">
        <w:r>
          <w:rPr>
            <w:rFonts w:ascii="Arial" w:hAnsi="Arial" w:cs="Arial"/>
            <w:sz w:val="28"/>
            <w:szCs w:val="28"/>
          </w:rPr>
          <w:delText xml:space="preserve">de</w:delText>
        </w:r>
      </w:del>
      <w:ins w:id="1263" w:author="Assessor GDSXSR" w:date="2026-10-29T18:10:40Z">
        <w:r>
          <w:rPr>
            <w:rFonts w:ascii="Arial" w:hAnsi="Arial" w:cs="Arial"/>
            <w:color w:val="808080"/>
            <w:sz w:val="28"/>
            <w:szCs w:val="28"/>
          </w:rPr>
          <w:t xml:space="preserve">que</w:t>
        </w:r>
      </w:ins>
      <w:r>
        <w:rPr>
          <w:rFonts w:ascii="Arial" w:hAnsi="Arial" w:cs="Arial"/>
          <w:sz w:val="28"/>
          <w:szCs w:val="28"/>
        </w:rPr>
        <w:t xml:space="preserve"> </w:t>
      </w:r>
      <w:del w:id="1264" w:author="Assessor GDSXSR" w:date="2026-10-29T18:10:40Z">
        <w:r>
          <w:rPr>
            <w:rFonts w:ascii="Arial" w:hAnsi="Arial" w:cs="Arial"/>
            <w:sz w:val="28"/>
            <w:szCs w:val="28"/>
          </w:rPr>
          <w:delText xml:space="preserve">constrição</w:delText>
        </w:r>
      </w:del>
      <w:ins w:id="1265" w:author="Assessor GDSXSR" w:date="2026-10-29T18:10:40Z">
        <w:r>
          <w:rPr>
            <w:rFonts w:ascii="Arial" w:hAnsi="Arial" w:cs="Arial"/>
            <w:color w:val="808080"/>
            <w:sz w:val="28"/>
            <w:szCs w:val="28"/>
          </w:rPr>
          <w:t xml:space="preserve">possua</w:t>
        </w:r>
      </w:ins>
      <w:r>
        <w:rPr>
          <w:rFonts w:ascii="Arial" w:hAnsi="Arial" w:cs="Arial"/>
          <w:sz w:val="28"/>
          <w:szCs w:val="28"/>
        </w:rPr>
        <w:t xml:space="preserve"> pode requerer </w:t>
      </w:r>
      <w:del w:id="1266" w:author="Assessor GDSXSR" w:date="2026-10-29T18:10:40Z">
        <w:r>
          <w:rPr>
            <w:rFonts w:ascii="Arial" w:hAnsi="Arial" w:cs="Arial"/>
            <w:sz w:val="28"/>
            <w:szCs w:val="28"/>
          </w:rPr>
          <w:delText xml:space="preserve">o </w:delText>
        </w:r>
      </w:del>
      <w:r>
        <w:rPr>
          <w:rFonts w:ascii="Arial" w:hAnsi="Arial" w:cs="Arial"/>
          <w:sz w:val="28"/>
          <w:szCs w:val="28"/>
        </w:rPr>
        <w:t xml:space="preserve">seu desfazimento </w:t>
      </w:r>
      <w:del w:id="1267" w:author="Assessor GDSXSR" w:date="2026-10-29T18:10:40Z">
        <w:r>
          <w:rPr>
            <w:rFonts w:ascii="Arial" w:hAnsi="Arial" w:cs="Arial"/>
            <w:sz w:val="28"/>
            <w:szCs w:val="28"/>
          </w:rPr>
          <w:delText xml:space="preserve">ou</w:delText>
        </w:r>
      </w:del>
      <w:ins w:id="1268" w:author="Assessor GDSXSR" w:date="2026-10-29T18:10:40Z">
        <w:r>
          <w:rPr>
            <w:rFonts w:ascii="Arial" w:hAnsi="Arial" w:cs="Arial"/>
            <w:color w:val="808080"/>
            <w:sz w:val="28"/>
            <w:szCs w:val="28"/>
          </w:rPr>
          <w:t xml:space="preserve">por</w:t>
        </w:r>
      </w:ins>
      <w:r>
        <w:rPr>
          <w:rFonts w:ascii="Arial" w:hAnsi="Arial" w:cs="Arial"/>
          <w:sz w:val="28"/>
          <w:szCs w:val="28"/>
        </w:rPr>
        <w:t xml:space="preserve"> </w:t>
      </w:r>
      <w:del w:id="1269" w:author="Assessor GDSXSR" w:date="2026-10-29T18:10:40Z">
        <w:r>
          <w:rPr>
            <w:rFonts w:ascii="Arial" w:hAnsi="Arial" w:cs="Arial"/>
            <w:sz w:val="28"/>
            <w:szCs w:val="28"/>
          </w:rPr>
          <w:delText xml:space="preserve">inibição</w:delText>
        </w:r>
      </w:del>
      <w:ins w:id="1270" w:author="Assessor GDSXSR" w:date="2026-10-29T18:10:40Z">
        <w:r>
          <w:rPr>
            <w:rFonts w:ascii="Arial" w:hAnsi="Arial" w:cs="Arial"/>
            <w:color w:val="808080"/>
            <w:sz w:val="28"/>
            <w:szCs w:val="28"/>
          </w:rPr>
          <w:t xml:space="preserve">embargos de terceiro</w:t>
        </w:r>
      </w:ins>
      <w:r>
        <w:rPr>
          <w:rFonts w:ascii="Arial" w:hAnsi="Arial" w:cs="Arial"/>
          <w:sz w:val="28"/>
          <w:szCs w:val="28"/>
        </w:rPr>
        <w:t xml:space="preserve">, nos termos do art. 674 do CPC:</w:t>
      </w:r>
    </w:p>
    <w:p w14:paraId="6BCA5FB3" w14:textId="77777777" w:rsidR="0021025C" w:rsidRDefault="0021025C" w:rsidP="00506A7D">
      <w:pPr>
        <w:spacing w:after="0" w:line="360" w:lineRule="auto"/>
        <w:ind w:firstLine="2268"/>
        <w:jc w:val="both"/>
        <w:rPr>
          <w:rFonts w:ascii="Arial" w:hAnsi="Arial" w:cs="Arial"/>
          <w:sz w:val="28"/>
          <w:szCs w:val="28"/>
        </w:rPr>
      </w:pPr>
    </w:p>
    <w:p w14:paraId="5D6B5C9B" w14:textId="6323FFE6" w:rsidR="0021025C" w:rsidRPr="00F5502C" w:rsidRDefault="0021025C" w:rsidP="0021025C">
      <w:pPr>
        <w:spacing w:after="0" w:line="360" w:lineRule="auto"/>
        <w:ind w:left="2268"/>
        <w:jc w:val="both"/>
        <w:rPr>
          <w:rFonts w:ascii="Arial" w:hAnsi="Arial" w:cs="Arial"/>
          <w:i/>
          <w:iCs/>
          <w:sz w:val="26"/>
          <w:szCs w:val="26"/>
        </w:rPr>
      </w:pPr>
      <w:r w:rsidRPr="00F5502C">
        <w:rPr>
          <w:rFonts w:ascii="Arial" w:hAnsi="Arial" w:cs="Arial"/>
          <w:i/>
          <w:iCs/>
          <w:sz w:val="26"/>
          <w:szCs w:val="26"/>
        </w:rPr>
        <w:lastRenderedPageBreak/>
        <w:t>“Art. 674. Quem, não sendo parte no processo, sofrer constrição ou ameaça de constrição sobre bens que possua ou sobre os quais tenha direito incompatível com o ato constritivo, poderá requerer seu desfazimento ou sua inibição por meio de embargos de terceiro.</w:t>
      </w:r>
    </w:p>
    <w:p w14:paraId="49ED2987" w14:textId="7ACC9D71" w:rsidR="0021025C" w:rsidRPr="00F5502C" w:rsidRDefault="0021025C" w:rsidP="0021025C">
      <w:pPr>
        <w:spacing w:after="0" w:line="360" w:lineRule="auto"/>
        <w:ind w:left="2268"/>
        <w:jc w:val="both"/>
        <w:rPr>
          <w:rFonts w:ascii="Arial" w:hAnsi="Arial" w:cs="Arial"/>
          <w:i/>
          <w:iCs/>
          <w:sz w:val="26"/>
          <w:szCs w:val="26"/>
        </w:rPr>
      </w:pPr>
      <w:r w:rsidRPr="00F5502C">
        <w:rPr>
          <w:rFonts w:ascii="Arial" w:hAnsi="Arial" w:cs="Arial"/>
          <w:i/>
          <w:iCs/>
          <w:sz w:val="26"/>
          <w:szCs w:val="26"/>
        </w:rPr>
        <w:t>§ 1º Os embargos podem ser de terceiro proprietário, inclusive fiduciário, ou possuidor.”</w:t>
      </w:r>
    </w:p>
    <w:p w14:paraId="06DE39B7" w14:textId="77777777" w:rsidR="00CE4050" w:rsidRDefault="00CE4050" w:rsidP="00506A7D">
      <w:pPr>
        <w:spacing w:after="0" w:line="360" w:lineRule="auto"/>
        <w:ind w:firstLine="2268"/>
        <w:jc w:val="both"/>
        <w:rPr>
          <w:rFonts w:ascii="Arial" w:hAnsi="Arial" w:cs="Arial"/>
          <w:sz w:val="28"/>
          <w:szCs w:val="28"/>
        </w:rPr>
      </w:pPr>
    </w:p>
    <w:p w14:paraId="6ABD57DA" w14:textId="5E7DD1B2" w:rsidR="00CE4050" w:rsidRDefault="00E40BEA" w:rsidP="00E80503">
      <w:pPr>
        <w:spacing w:after="0" w:line="360" w:lineRule="auto"/>
        <w:ind w:firstLine="2268"/>
        <w:jc w:val="both"/>
        <w:rPr>
          <w:rFonts w:ascii="Arial" w:hAnsi="Arial" w:cs="Arial"/>
          <w:sz w:val="28"/>
          <w:szCs w:val="28"/>
        </w:rPr>
      </w:pPr>
      <w:r>
        <w:rPr>
          <w:rFonts w:ascii="Arial" w:hAnsi="Arial" w:cs="Arial"/>
          <w:color w:val="808080"/>
          <w:sz w:val="28"/>
          <w:szCs w:val="28"/>
        </w:rPr>
        <w:t>No</w:t>
      </w:r>
      <w:r>
        <w:rPr>
          <w:rFonts w:ascii="Arial" w:hAnsi="Arial" w:cs="Arial"/>
          <w:sz w:val="28"/>
          <w:szCs w:val="28"/>
        </w:rPr>
        <w:t xml:space="preserve"> </w:t>
      </w:r>
      <w:r>
        <w:rPr>
          <w:rFonts w:ascii="Arial" w:hAnsi="Arial" w:cs="Arial"/>
          <w:color w:val="808080"/>
          <w:sz w:val="28"/>
          <w:szCs w:val="28"/>
        </w:rPr>
        <w:t>caso</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apelada </w:t>
      </w:r>
      <w:r>
        <w:rPr>
          <w:rFonts w:ascii="Arial" w:hAnsi="Arial" w:cs="Arial"/>
          <w:color w:val="808080"/>
          <w:sz w:val="28"/>
          <w:szCs w:val="28"/>
        </w:rPr>
        <w:t>adquiriu os veículos</w:t>
      </w:r>
      <w:r>
        <w:rPr>
          <w:rFonts w:ascii="Arial" w:hAnsi="Arial" w:cs="Arial"/>
          <w:sz w:val="28"/>
          <w:szCs w:val="28"/>
        </w:rPr>
        <w:t xml:space="preserve"> em 03/09/2018 (ID 89653918), </w:t>
      </w:r>
      <w:r>
        <w:rPr>
          <w:rFonts w:ascii="Arial" w:hAnsi="Arial" w:cs="Arial"/>
          <w:color w:val="808080"/>
          <w:sz w:val="28"/>
          <w:szCs w:val="28"/>
        </w:rPr>
        <w:t>e</w:t>
      </w:r>
      <w:r>
        <w:rPr>
          <w:rFonts w:ascii="Arial" w:hAnsi="Arial" w:cs="Arial"/>
          <w:sz w:val="28"/>
          <w:szCs w:val="28"/>
        </w:rPr>
        <w:t xml:space="preserve"> a primeira restrição judicial de circulação foi efetivada</w:t>
      </w:r>
      <w:r>
        <w:rPr>
          <w:rFonts w:ascii="Arial" w:hAnsi="Arial" w:cs="Arial"/>
          <w:color w:val="808080"/>
          <w:sz w:val="28"/>
          <w:szCs w:val="28"/>
        </w:rPr>
        <w:t xml:space="preserve"> apenas</w:t>
      </w:r>
      <w:r>
        <w:rPr>
          <w:rFonts w:ascii="Arial" w:hAnsi="Arial" w:cs="Arial"/>
          <w:sz w:val="28"/>
          <w:szCs w:val="28"/>
        </w:rPr>
        <w:t xml:space="preserve"> em 23/11/2018 (processo nº 00101411120175180211/TRT-18).</w:t>
      </w:r>
    </w:p>
    <w:p w14:paraId="06738F71" w14:textId="77777777" w:rsidR="00BB0AB5" w:rsidRDefault="00BB0AB5" w:rsidP="00506A7D">
      <w:pPr>
        <w:spacing w:after="0" w:line="360" w:lineRule="auto"/>
        <w:ind w:firstLine="2268"/>
        <w:jc w:val="both"/>
        <w:rPr>
          <w:rFonts w:ascii="Arial" w:hAnsi="Arial" w:cs="Arial"/>
          <w:sz w:val="28"/>
          <w:szCs w:val="28"/>
        </w:rPr>
      </w:pPr>
    </w:p>
    <w:p w14:paraId="6EC33C41" w14:textId="28569094" w:rsidR="00BB0AB5" w:rsidRDefault="00BB0AB5" w:rsidP="00506A7D">
      <w:pPr>
        <w:spacing w:after="0" w:line="360" w:lineRule="auto"/>
        <w:ind w:firstLine="2268"/>
        <w:jc w:val="both"/>
        <w:rPr>
          <w:rFonts w:ascii="Arial" w:hAnsi="Arial" w:cs="Arial"/>
          <w:sz w:val="28"/>
          <w:szCs w:val="28"/>
        </w:rPr>
      </w:pPr>
      <w:r>
        <w:rPr>
          <w:rFonts w:ascii="Arial" w:hAnsi="Arial" w:cs="Arial"/>
          <w:sz w:val="28"/>
          <w:szCs w:val="28"/>
        </w:rPr>
        <w:t xml:space="preserve">Além disso, em sucessivas </w:t>
      </w:r>
      <w:r w:rsidR="00856F59">
        <w:rPr>
          <w:rFonts w:ascii="Arial" w:hAnsi="Arial" w:cs="Arial"/>
          <w:sz w:val="28"/>
          <w:szCs w:val="28"/>
        </w:rPr>
        <w:t>ocasiões foram realizadas constrições judiciais</w:t>
      </w:r>
      <w:r w:rsidR="00FD03DE">
        <w:rPr>
          <w:rFonts w:ascii="Arial" w:hAnsi="Arial" w:cs="Arial"/>
          <w:sz w:val="28"/>
          <w:szCs w:val="28"/>
        </w:rPr>
        <w:t xml:space="preserve">, a seguir elencadas: (i) </w:t>
      </w:r>
      <w:r w:rsidR="00240344">
        <w:rPr>
          <w:rFonts w:ascii="Arial" w:hAnsi="Arial" w:cs="Arial"/>
          <w:sz w:val="28"/>
          <w:szCs w:val="28"/>
        </w:rPr>
        <w:t xml:space="preserve">restrição de transferência em 10/06/2024 (processo nº </w:t>
      </w:r>
      <w:r w:rsidR="00240344" w:rsidRPr="00157D8B">
        <w:rPr>
          <w:rFonts w:ascii="Arial" w:hAnsi="Arial" w:cs="Arial"/>
          <w:sz w:val="28"/>
          <w:szCs w:val="28"/>
        </w:rPr>
        <w:t>0720635</w:t>
      </w:r>
      <w:r w:rsidR="00240344">
        <w:rPr>
          <w:rFonts w:ascii="Arial" w:hAnsi="Arial" w:cs="Arial"/>
          <w:sz w:val="28"/>
          <w:szCs w:val="28"/>
        </w:rPr>
        <w:t>-</w:t>
      </w:r>
      <w:r w:rsidR="00240344" w:rsidRPr="00157D8B">
        <w:rPr>
          <w:rFonts w:ascii="Arial" w:hAnsi="Arial" w:cs="Arial"/>
          <w:sz w:val="28"/>
          <w:szCs w:val="28"/>
        </w:rPr>
        <w:t>49</w:t>
      </w:r>
      <w:r w:rsidR="00240344">
        <w:rPr>
          <w:rFonts w:ascii="Arial" w:hAnsi="Arial" w:cs="Arial"/>
          <w:sz w:val="28"/>
          <w:szCs w:val="28"/>
        </w:rPr>
        <w:t>.</w:t>
      </w:r>
      <w:r w:rsidR="00240344" w:rsidRPr="00157D8B">
        <w:rPr>
          <w:rFonts w:ascii="Arial" w:hAnsi="Arial" w:cs="Arial"/>
          <w:sz w:val="28"/>
          <w:szCs w:val="28"/>
        </w:rPr>
        <w:t>2024</w:t>
      </w:r>
      <w:r w:rsidR="00240344">
        <w:rPr>
          <w:rFonts w:ascii="Arial" w:hAnsi="Arial" w:cs="Arial"/>
          <w:sz w:val="28"/>
          <w:szCs w:val="28"/>
        </w:rPr>
        <w:t>.</w:t>
      </w:r>
      <w:r w:rsidR="00240344" w:rsidRPr="00157D8B">
        <w:rPr>
          <w:rFonts w:ascii="Arial" w:hAnsi="Arial" w:cs="Arial"/>
          <w:sz w:val="28"/>
          <w:szCs w:val="28"/>
        </w:rPr>
        <w:t>8</w:t>
      </w:r>
      <w:r w:rsidR="00240344">
        <w:rPr>
          <w:rFonts w:ascii="Arial" w:hAnsi="Arial" w:cs="Arial"/>
          <w:sz w:val="28"/>
          <w:szCs w:val="28"/>
        </w:rPr>
        <w:t>.</w:t>
      </w:r>
      <w:r w:rsidR="00240344" w:rsidRPr="00157D8B">
        <w:rPr>
          <w:rFonts w:ascii="Arial" w:hAnsi="Arial" w:cs="Arial"/>
          <w:sz w:val="28"/>
          <w:szCs w:val="28"/>
        </w:rPr>
        <w:t>07</w:t>
      </w:r>
      <w:r w:rsidR="00240344">
        <w:rPr>
          <w:rFonts w:ascii="Arial" w:hAnsi="Arial" w:cs="Arial"/>
          <w:sz w:val="28"/>
          <w:szCs w:val="28"/>
        </w:rPr>
        <w:t>.</w:t>
      </w:r>
      <w:r w:rsidR="00240344" w:rsidRPr="00157D8B">
        <w:rPr>
          <w:rFonts w:ascii="Arial" w:hAnsi="Arial" w:cs="Arial"/>
          <w:sz w:val="28"/>
          <w:szCs w:val="28"/>
        </w:rPr>
        <w:t>0001</w:t>
      </w:r>
      <w:r w:rsidR="00240344">
        <w:rPr>
          <w:rFonts w:ascii="Arial" w:hAnsi="Arial" w:cs="Arial"/>
          <w:sz w:val="28"/>
          <w:szCs w:val="28"/>
        </w:rPr>
        <w:t>/TJDFT)</w:t>
      </w:r>
      <w:r w:rsidR="00FF78BA">
        <w:rPr>
          <w:rFonts w:ascii="Arial" w:hAnsi="Arial" w:cs="Arial"/>
          <w:sz w:val="28"/>
          <w:szCs w:val="28"/>
        </w:rPr>
        <w:t>,</w:t>
      </w:r>
      <w:r w:rsidR="004F6127">
        <w:rPr>
          <w:rFonts w:ascii="Arial" w:hAnsi="Arial" w:cs="Arial"/>
          <w:sz w:val="28"/>
          <w:szCs w:val="28"/>
        </w:rPr>
        <w:t xml:space="preserve"> (ii)</w:t>
      </w:r>
      <w:r w:rsidR="00240344">
        <w:rPr>
          <w:rFonts w:ascii="Arial" w:hAnsi="Arial" w:cs="Arial"/>
          <w:sz w:val="28"/>
          <w:szCs w:val="28"/>
        </w:rPr>
        <w:t xml:space="preserve"> </w:t>
      </w:r>
      <w:r w:rsidR="00157D8B">
        <w:rPr>
          <w:rFonts w:ascii="Arial" w:hAnsi="Arial" w:cs="Arial"/>
          <w:sz w:val="28"/>
          <w:szCs w:val="28"/>
        </w:rPr>
        <w:t xml:space="preserve">restrição de transferência em </w:t>
      </w:r>
      <w:r w:rsidR="00E968F0">
        <w:rPr>
          <w:rFonts w:ascii="Arial" w:hAnsi="Arial" w:cs="Arial"/>
          <w:sz w:val="28"/>
          <w:szCs w:val="28"/>
        </w:rPr>
        <w:t xml:space="preserve">09/10/2025 (processo nº </w:t>
      </w:r>
      <w:r w:rsidR="00E968F0" w:rsidRPr="00E968F0">
        <w:rPr>
          <w:rFonts w:ascii="Arial" w:hAnsi="Arial" w:cs="Arial"/>
          <w:sz w:val="28"/>
          <w:szCs w:val="28"/>
        </w:rPr>
        <w:t>0714845</w:t>
      </w:r>
      <w:r w:rsidR="00E968F0">
        <w:rPr>
          <w:rFonts w:ascii="Arial" w:hAnsi="Arial" w:cs="Arial"/>
          <w:sz w:val="28"/>
          <w:szCs w:val="28"/>
        </w:rPr>
        <w:t>-</w:t>
      </w:r>
      <w:r w:rsidR="00E968F0" w:rsidRPr="00E968F0">
        <w:rPr>
          <w:rFonts w:ascii="Arial" w:hAnsi="Arial" w:cs="Arial"/>
          <w:sz w:val="28"/>
          <w:szCs w:val="28"/>
        </w:rPr>
        <w:t>31</w:t>
      </w:r>
      <w:r w:rsidR="00E968F0">
        <w:rPr>
          <w:rFonts w:ascii="Arial" w:hAnsi="Arial" w:cs="Arial"/>
          <w:sz w:val="28"/>
          <w:szCs w:val="28"/>
        </w:rPr>
        <w:t>.</w:t>
      </w:r>
      <w:r w:rsidR="00E968F0" w:rsidRPr="00E968F0">
        <w:rPr>
          <w:rFonts w:ascii="Arial" w:hAnsi="Arial" w:cs="Arial"/>
          <w:sz w:val="28"/>
          <w:szCs w:val="28"/>
        </w:rPr>
        <w:t>2017</w:t>
      </w:r>
      <w:r w:rsidR="00E968F0">
        <w:rPr>
          <w:rFonts w:ascii="Arial" w:hAnsi="Arial" w:cs="Arial"/>
          <w:sz w:val="28"/>
          <w:szCs w:val="28"/>
        </w:rPr>
        <w:t>.</w:t>
      </w:r>
      <w:r w:rsidR="00E968F0" w:rsidRPr="00E968F0">
        <w:rPr>
          <w:rFonts w:ascii="Arial" w:hAnsi="Arial" w:cs="Arial"/>
          <w:sz w:val="28"/>
          <w:szCs w:val="28"/>
        </w:rPr>
        <w:t>8</w:t>
      </w:r>
      <w:r w:rsidR="00E968F0">
        <w:rPr>
          <w:rFonts w:ascii="Arial" w:hAnsi="Arial" w:cs="Arial"/>
          <w:sz w:val="28"/>
          <w:szCs w:val="28"/>
        </w:rPr>
        <w:t>.</w:t>
      </w:r>
      <w:r w:rsidR="00E968F0" w:rsidRPr="00E968F0">
        <w:rPr>
          <w:rFonts w:ascii="Arial" w:hAnsi="Arial" w:cs="Arial"/>
          <w:sz w:val="28"/>
          <w:szCs w:val="28"/>
        </w:rPr>
        <w:t>07</w:t>
      </w:r>
      <w:r w:rsidR="00E968F0">
        <w:rPr>
          <w:rFonts w:ascii="Arial" w:hAnsi="Arial" w:cs="Arial"/>
          <w:sz w:val="28"/>
          <w:szCs w:val="28"/>
        </w:rPr>
        <w:t>.</w:t>
      </w:r>
      <w:r w:rsidR="00E968F0" w:rsidRPr="00E968F0">
        <w:rPr>
          <w:rFonts w:ascii="Arial" w:hAnsi="Arial" w:cs="Arial"/>
          <w:sz w:val="28"/>
          <w:szCs w:val="28"/>
        </w:rPr>
        <w:t>0001</w:t>
      </w:r>
      <w:r w:rsidR="00C72BEA">
        <w:rPr>
          <w:rFonts w:ascii="Arial" w:hAnsi="Arial" w:cs="Arial"/>
          <w:sz w:val="28"/>
          <w:szCs w:val="28"/>
        </w:rPr>
        <w:t>/TJDFT</w:t>
      </w:r>
      <w:r w:rsidR="00E968F0">
        <w:rPr>
          <w:rFonts w:ascii="Arial" w:hAnsi="Arial" w:cs="Arial"/>
          <w:sz w:val="28"/>
          <w:szCs w:val="28"/>
        </w:rPr>
        <w:t>)</w:t>
      </w:r>
      <w:r w:rsidR="00FF78BA">
        <w:rPr>
          <w:rFonts w:ascii="Arial" w:hAnsi="Arial" w:cs="Arial"/>
          <w:sz w:val="28"/>
          <w:szCs w:val="28"/>
        </w:rPr>
        <w:t>,</w:t>
      </w:r>
      <w:r w:rsidR="00C72BEA">
        <w:rPr>
          <w:rFonts w:ascii="Arial" w:hAnsi="Arial" w:cs="Arial"/>
          <w:sz w:val="28"/>
          <w:szCs w:val="28"/>
        </w:rPr>
        <w:t xml:space="preserve"> </w:t>
      </w:r>
      <w:r w:rsidR="00E968F0">
        <w:rPr>
          <w:rFonts w:ascii="Arial" w:hAnsi="Arial" w:cs="Arial"/>
          <w:sz w:val="28"/>
          <w:szCs w:val="28"/>
        </w:rPr>
        <w:t>(i</w:t>
      </w:r>
      <w:r w:rsidR="00FF78BA">
        <w:rPr>
          <w:rFonts w:ascii="Arial" w:hAnsi="Arial" w:cs="Arial"/>
          <w:sz w:val="28"/>
          <w:szCs w:val="28"/>
        </w:rPr>
        <w:t>ii</w:t>
      </w:r>
      <w:r w:rsidR="00E968F0">
        <w:rPr>
          <w:rFonts w:ascii="Arial" w:hAnsi="Arial" w:cs="Arial"/>
          <w:sz w:val="28"/>
          <w:szCs w:val="28"/>
        </w:rPr>
        <w:t xml:space="preserve">) restrição de </w:t>
      </w:r>
      <w:r w:rsidR="00C72BEA">
        <w:rPr>
          <w:rFonts w:ascii="Arial" w:hAnsi="Arial" w:cs="Arial"/>
          <w:sz w:val="28"/>
          <w:szCs w:val="28"/>
        </w:rPr>
        <w:t xml:space="preserve">circulação em 23/07/2026 (processo nº </w:t>
      </w:r>
      <w:r w:rsidR="00C72BEA" w:rsidRPr="00C72BEA">
        <w:rPr>
          <w:rFonts w:ascii="Arial" w:hAnsi="Arial" w:cs="Arial"/>
          <w:sz w:val="28"/>
          <w:szCs w:val="28"/>
        </w:rPr>
        <w:t>5091600</w:t>
      </w:r>
      <w:r w:rsidR="00C72BEA">
        <w:rPr>
          <w:rFonts w:ascii="Arial" w:hAnsi="Arial" w:cs="Arial"/>
          <w:sz w:val="28"/>
          <w:szCs w:val="28"/>
        </w:rPr>
        <w:t>-</w:t>
      </w:r>
      <w:r w:rsidR="00C72BEA" w:rsidRPr="00C72BEA">
        <w:rPr>
          <w:rFonts w:ascii="Arial" w:hAnsi="Arial" w:cs="Arial"/>
          <w:sz w:val="28"/>
          <w:szCs w:val="28"/>
        </w:rPr>
        <w:t>50</w:t>
      </w:r>
      <w:r w:rsidR="00C72BEA">
        <w:rPr>
          <w:rFonts w:ascii="Arial" w:hAnsi="Arial" w:cs="Arial"/>
          <w:sz w:val="28"/>
          <w:szCs w:val="28"/>
        </w:rPr>
        <w:t>.</w:t>
      </w:r>
      <w:r w:rsidR="00C72BEA" w:rsidRPr="00C72BEA">
        <w:rPr>
          <w:rFonts w:ascii="Arial" w:hAnsi="Arial" w:cs="Arial"/>
          <w:sz w:val="28"/>
          <w:szCs w:val="28"/>
        </w:rPr>
        <w:t>2021</w:t>
      </w:r>
      <w:r w:rsidR="00C72BEA">
        <w:rPr>
          <w:rFonts w:ascii="Arial" w:hAnsi="Arial" w:cs="Arial"/>
          <w:sz w:val="28"/>
          <w:szCs w:val="28"/>
        </w:rPr>
        <w:t>.</w:t>
      </w:r>
      <w:r w:rsidR="00C72BEA" w:rsidRPr="00C72BEA">
        <w:rPr>
          <w:rFonts w:ascii="Arial" w:hAnsi="Arial" w:cs="Arial"/>
          <w:sz w:val="28"/>
          <w:szCs w:val="28"/>
        </w:rPr>
        <w:t>8</w:t>
      </w:r>
      <w:r w:rsidR="00C72BEA">
        <w:rPr>
          <w:rFonts w:ascii="Arial" w:hAnsi="Arial" w:cs="Arial"/>
          <w:sz w:val="28"/>
          <w:szCs w:val="28"/>
        </w:rPr>
        <w:t>.</w:t>
      </w:r>
      <w:r w:rsidR="00C72BEA" w:rsidRPr="00C72BEA">
        <w:rPr>
          <w:rFonts w:ascii="Arial" w:hAnsi="Arial" w:cs="Arial"/>
          <w:sz w:val="28"/>
          <w:szCs w:val="28"/>
        </w:rPr>
        <w:t>09</w:t>
      </w:r>
      <w:r w:rsidR="00C72BEA">
        <w:rPr>
          <w:rFonts w:ascii="Arial" w:hAnsi="Arial" w:cs="Arial"/>
          <w:sz w:val="28"/>
          <w:szCs w:val="28"/>
        </w:rPr>
        <w:t>.</w:t>
      </w:r>
      <w:r w:rsidR="00C72BEA" w:rsidRPr="00C72BEA">
        <w:rPr>
          <w:rFonts w:ascii="Arial" w:hAnsi="Arial" w:cs="Arial"/>
          <w:sz w:val="28"/>
          <w:szCs w:val="28"/>
        </w:rPr>
        <w:t>0100</w:t>
      </w:r>
      <w:r w:rsidR="00C72BEA">
        <w:rPr>
          <w:rFonts w:ascii="Arial" w:hAnsi="Arial" w:cs="Arial"/>
          <w:sz w:val="28"/>
          <w:szCs w:val="28"/>
        </w:rPr>
        <w:t>/TJGO)</w:t>
      </w:r>
      <w:r w:rsidR="00240344">
        <w:rPr>
          <w:rFonts w:ascii="Arial" w:hAnsi="Arial" w:cs="Arial"/>
          <w:sz w:val="28"/>
          <w:szCs w:val="28"/>
        </w:rPr>
        <w:t xml:space="preserve"> e (iv) restrição de transferência em 14/08/2026 (processo nº </w:t>
      </w:r>
      <w:r w:rsidR="00240344" w:rsidRPr="004F6127">
        <w:rPr>
          <w:rFonts w:ascii="Arial" w:hAnsi="Arial" w:cs="Arial"/>
          <w:sz w:val="28"/>
          <w:szCs w:val="28"/>
        </w:rPr>
        <w:t>0742949-18.2026.8.07.0001</w:t>
      </w:r>
      <w:r w:rsidR="00240344">
        <w:rPr>
          <w:rFonts w:ascii="Arial" w:hAnsi="Arial" w:cs="Arial"/>
          <w:sz w:val="28"/>
          <w:szCs w:val="28"/>
        </w:rPr>
        <w:t>/TJDFT)</w:t>
      </w:r>
      <w:r w:rsidR="00606753">
        <w:rPr>
          <w:rFonts w:ascii="Arial" w:hAnsi="Arial" w:cs="Arial"/>
          <w:sz w:val="28"/>
          <w:szCs w:val="28"/>
        </w:rPr>
        <w:t>.</w:t>
      </w:r>
    </w:p>
    <w:p w14:paraId="2493E55B" w14:textId="77777777" w:rsidR="00606753" w:rsidRDefault="00606753" w:rsidP="00506A7D">
      <w:pPr>
        <w:spacing w:after="0" w:line="360" w:lineRule="auto"/>
        <w:ind w:firstLine="2268"/>
        <w:jc w:val="both"/>
        <w:rPr>
          <w:rFonts w:ascii="Arial" w:hAnsi="Arial" w:cs="Arial"/>
          <w:sz w:val="28"/>
          <w:szCs w:val="28"/>
        </w:rPr>
      </w:pPr>
    </w:p>
    <w:p w14:paraId="21213517" w14:textId="77777777" w:rsidR="00773BA8" w:rsidRDefault="00000000">
      <w:pPr>
        <w:spacing w:after="0" w:line="360" w:lineRule="auto"/>
        <w:ind w:firstLine="2268"/>
        <w:jc w:val="both"/>
      </w:pPr>
      <w:r>
        <w:rPr>
          <w:rFonts w:ascii="Arial" w:hAnsi="Arial" w:cs="Arial"/>
          <w:color w:val="808080"/>
          <w:sz w:val="28"/>
          <w:szCs w:val="28"/>
        </w:rPr>
        <w:t xml:space="preserve">Todas</w:t>
      </w:r>
      <w:r>
        <w:rPr>
          <w:rFonts w:ascii="Arial" w:hAnsi="Arial" w:cs="Arial"/>
          <w:sz w:val="28"/>
          <w:szCs w:val="28"/>
        </w:rPr>
        <w:t xml:space="preserve"> as restrições judiciais de circulação e de transferência </w:t>
      </w:r>
      <w:del w:id="1278" w:author="Assessor GDSXSR" w:date="2026-10-29T18:10:40Z">
        <w:r>
          <w:rPr>
            <w:rFonts w:ascii="Arial" w:hAnsi="Arial" w:cs="Arial"/>
            <w:color w:val="808080"/>
            <w:sz w:val="28"/>
            <w:szCs w:val="28"/>
          </w:rPr>
          <w:delText xml:space="preserve">incidentes</w:delText>
        </w:r>
        <w:r>
          <w:rPr>
            <w:rFonts w:ascii="Arial" w:hAnsi="Arial" w:cs="Arial"/>
            <w:sz w:val="28"/>
            <w:szCs w:val="28"/>
          </w:rPr>
          <w:delText xml:space="preserve"> </w:delText>
        </w:r>
        <w:r>
          <w:rPr>
            <w:rFonts w:ascii="Arial" w:hAnsi="Arial" w:cs="Arial"/>
            <w:color w:val="808080"/>
            <w:sz w:val="28"/>
            <w:szCs w:val="28"/>
          </w:rPr>
          <w:delText xml:space="preserve">sobre</w:delText>
        </w:r>
        <w:r>
          <w:rPr>
            <w:rFonts w:ascii="Arial" w:hAnsi="Arial" w:cs="Arial"/>
            <w:sz w:val="28"/>
            <w:szCs w:val="28"/>
          </w:rPr>
          <w:delText xml:space="preserve"> </w:delText>
        </w:r>
        <w:r>
          <w:rPr>
            <w:rFonts w:ascii="Arial" w:hAnsi="Arial" w:cs="Arial"/>
            <w:color w:val="808080"/>
            <w:sz w:val="28"/>
            <w:szCs w:val="28"/>
          </w:rPr>
          <w:delText xml:space="preserve">os</w:delText>
        </w:r>
        <w:r>
          <w:rPr>
            <w:rFonts w:ascii="Arial" w:hAnsi="Arial" w:cs="Arial"/>
            <w:sz w:val="28"/>
            <w:szCs w:val="28"/>
          </w:rPr>
          <w:delText xml:space="preserve"> </w:delText>
        </w:r>
        <w:r>
          <w:rPr>
            <w:rFonts w:ascii="Arial" w:hAnsi="Arial" w:cs="Arial"/>
            <w:color w:val="808080"/>
            <w:sz w:val="28"/>
            <w:szCs w:val="28"/>
          </w:rPr>
          <w:delText xml:space="preserve">veículos</w:delText>
        </w:r>
        <w:r>
          <w:rPr>
            <w:rFonts w:ascii="Arial" w:hAnsi="Arial" w:cs="Arial"/>
            <w:sz w:val="28"/>
            <w:szCs w:val="28"/>
          </w:rPr>
          <w:delText xml:space="preserve"> </w:delText>
        </w:r>
        <w:r>
          <w:rPr>
            <w:rFonts w:ascii="Arial" w:hAnsi="Arial" w:cs="Arial"/>
            <w:color w:val="808080"/>
            <w:sz w:val="28"/>
            <w:szCs w:val="28"/>
          </w:rPr>
          <w:delText xml:space="preserve">têm</w:delText>
        </w:r>
        <w:r>
          <w:rPr>
            <w:rFonts w:ascii="Arial" w:hAnsi="Arial" w:cs="Arial"/>
            <w:sz w:val="28"/>
            <w:szCs w:val="28"/>
          </w:rPr>
          <w:delText xml:space="preserve"> algo em comum: </w:delText>
        </w:r>
      </w:del>
      <w:r>
        <w:rPr>
          <w:rFonts w:ascii="Arial" w:hAnsi="Arial" w:cs="Arial"/>
          <w:sz w:val="28"/>
          <w:szCs w:val="28"/>
        </w:rPr>
        <w:t xml:space="preserve">foram </w:t>
      </w:r>
      <w:r>
        <w:rPr>
          <w:rFonts w:ascii="Arial" w:hAnsi="Arial" w:cs="Arial"/>
          <w:color w:val="808080"/>
          <w:sz w:val="28"/>
          <w:szCs w:val="28"/>
        </w:rPr>
        <w:t xml:space="preserve">posteriores</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alienação </w:t>
      </w:r>
      <w:r>
        <w:rPr>
          <w:rFonts w:ascii="Arial" w:hAnsi="Arial" w:cs="Arial"/>
          <w:color w:val="808080"/>
          <w:sz w:val="28"/>
          <w:szCs w:val="28"/>
        </w:rPr>
        <w:t xml:space="preserve">à</w:t>
      </w:r>
      <w:r>
        <w:rPr>
          <w:rFonts w:ascii="Arial" w:hAnsi="Arial" w:cs="Arial"/>
          <w:sz w:val="28"/>
          <w:szCs w:val="28"/>
        </w:rPr>
        <w:t xml:space="preserve"> </w:t>
      </w:r>
      <w:del w:id="1279" w:author="Assessor GDSXSR" w:date="2026-10-29T18:10:40Z">
        <w:r>
          <w:rPr>
            <w:rFonts w:ascii="Arial" w:hAnsi="Arial" w:cs="Arial"/>
            <w:color w:val="808080"/>
            <w:sz w:val="28"/>
            <w:szCs w:val="28"/>
          </w:rPr>
          <w:delText xml:space="preserve">terceira</w:delText>
        </w:r>
      </w:del>
      <w:ins w:id="1280" w:author="Assessor GDSXSR" w:date="2026-10-29T18:10:40Z">
        <w:r>
          <w:rPr>
            <w:rFonts w:ascii="Arial" w:hAnsi="Arial" w:cs="Arial"/>
            <w:color w:val="808080"/>
            <w:sz w:val="28"/>
            <w:szCs w:val="28"/>
          </w:rPr>
          <w:t xml:space="preserve">apelada</w:t>
        </w:r>
      </w:ins>
      <w:r>
        <w:rPr>
          <w:rFonts w:ascii="Arial" w:hAnsi="Arial" w:cs="Arial"/>
          <w:sz w:val="28"/>
          <w:szCs w:val="28"/>
        </w:rPr>
        <w:t xml:space="preserve"> </w:t>
      </w:r>
      <w:del w:id="1281" w:author="Assessor GDSXSR" w:date="2026-10-29T18:10:40Z">
        <w:r>
          <w:rPr>
            <w:rFonts w:ascii="Arial" w:hAnsi="Arial" w:cs="Arial"/>
            <w:color w:val="808080"/>
            <w:sz w:val="28"/>
            <w:szCs w:val="28"/>
          </w:rPr>
          <w:delText xml:space="preserve">adquirente</w:delText>
        </w:r>
      </w:del>
      <w:ins w:id="1282" w:author="Assessor GDSXSR" w:date="2026-10-29T18:10:40Z">
        <w:r>
          <w:rPr>
            <w:rFonts w:ascii="Arial" w:hAnsi="Arial" w:cs="Arial"/>
            <w:color w:val="808080"/>
            <w:sz w:val="28"/>
            <w:szCs w:val="28"/>
          </w:rPr>
          <w:t xml:space="preserve">e</w:t>
        </w:r>
      </w:ins>
      <w:r>
        <w:rPr>
          <w:rFonts w:ascii="Arial" w:hAnsi="Arial" w:cs="Arial"/>
          <w:sz w:val="28"/>
          <w:szCs w:val="28"/>
        </w:rPr>
        <w:t xml:space="preserve">, </w:t>
      </w:r>
      <w:del w:id="1283" w:author="Assessor GDSXSR" w:date="2026-10-29T18:10:40Z">
        <w:r>
          <w:rPr>
            <w:rFonts w:ascii="Arial" w:hAnsi="Arial" w:cs="Arial"/>
            <w:sz w:val="28"/>
            <w:szCs w:val="28"/>
          </w:rPr>
          <w:delText xml:space="preserve">ora</w:delText>
        </w:r>
      </w:del>
      <w:ins w:id="1284" w:author="Assessor GDSXSR" w:date="2026-10-29T18:10:40Z">
        <w:r>
          <w:rPr>
            <w:rFonts w:ascii="Arial" w:hAnsi="Arial" w:cs="Arial"/>
            <w:color w:val="808080"/>
            <w:sz w:val="28"/>
            <w:szCs w:val="28"/>
          </w:rPr>
          <w:t xml:space="preserve">quando</w:t>
        </w:r>
      </w:ins>
      <w:r>
        <w:rPr>
          <w:rFonts w:ascii="Arial" w:hAnsi="Arial" w:cs="Arial"/>
          <w:sz w:val="28"/>
          <w:szCs w:val="28"/>
        </w:rPr>
        <w:t xml:space="preserve"> </w:t>
      </w:r>
      <w:del w:id="1285" w:author="Assessor GDSXSR" w:date="2026-10-29T18:10:40Z">
        <w:r>
          <w:rPr>
            <w:rFonts w:ascii="Arial" w:hAnsi="Arial" w:cs="Arial"/>
            <w:color w:val="808080"/>
            <w:sz w:val="28"/>
            <w:szCs w:val="28"/>
          </w:rPr>
          <w:delText xml:space="preserve">apelada</w:delText>
        </w:r>
      </w:del>
      <w:ins w:id="1286" w:author="Assessor GDSXSR" w:date="2026-10-29T18:10:40Z">
        <w:r>
          <w:rPr>
            <w:rFonts w:ascii="Arial" w:hAnsi="Arial" w:cs="Arial"/>
            <w:color w:val="808080"/>
            <w:sz w:val="28"/>
            <w:szCs w:val="28"/>
          </w:rPr>
          <w:t xml:space="preserve">da primeira, na Justiça do Trabalho, os bens já não integravam o patrimônio da executada na origem</w:t>
        </w:r>
      </w:ins>
      <w:r>
        <w:rPr>
          <w:rFonts w:ascii="Arial" w:hAnsi="Arial" w:cs="Arial"/>
          <w:sz w:val="28"/>
          <w:szCs w:val="28"/>
        </w:rPr>
        <w:t xml:space="preserve">.</w:t>
      </w:r>
    </w:p>
    <w:p w14:paraId="11FE6A6E" w14:textId="77777777" w:rsidR="00773BA8" w:rsidRDefault="00773BA8">
      <w:pPr>
        <w:spacing w:after="0" w:line="360" w:lineRule="auto"/>
        <w:ind w:firstLine="2268"/>
        <w:jc w:val="both"/>
      </w:pPr>
    </w:p>
    <w:p w14:paraId="4A6B1618" w14:textId="35F2C79D" w:rsidR="005D4AC2" w:rsidRDefault="00606753" w:rsidP="00506A7D">
      <w:pPr>
        <w:spacing w:after="0" w:line="360" w:lineRule="auto"/>
        <w:ind w:firstLine="2268"/>
        <w:jc w:val="both"/>
        <w:rPr>
          <w:del w:id="1309" w:author="Assessor GDSXSR" w:date="2026-10-29T18:10:40Z"/>
          <w:rFonts w:ascii="Arial" w:hAnsi="Arial" w:cs="Arial"/>
          <w:sz w:val="28"/>
          <w:szCs w:val="28"/>
        </w:rPr>
      </w:pPr>
      <w:del w:id="1287" w:author="Assessor GDSXSR" w:date="2026-10-29T18:10:40Z">
        <w:r>
          <w:rPr>
            <w:rFonts w:ascii="Arial" w:hAnsi="Arial" w:cs="Arial"/>
            <w:color w:val="808080"/>
            <w:sz w:val="28"/>
            <w:szCs w:val="28"/>
          </w:rPr>
          <w:delText>Ou</w:delText>
        </w:r>
      </w:del>
      <w:del w:id="1288" w:author="Assessor GDSXSR" w:date="2026-10-29T18:10:40Z">
        <w:r>
          <w:rPr>
            <w:rFonts w:ascii="Arial" w:hAnsi="Arial" w:cs="Arial"/>
            <w:sz w:val="28"/>
            <w:szCs w:val="28"/>
          </w:rPr>
          <w:delText xml:space="preserve"> </w:delText>
        </w:r>
      </w:del>
      <w:del w:id="1289" w:author="Assessor GDSXSR" w:date="2026-10-29T18:10:40Z">
        <w:r>
          <w:rPr>
            <w:rFonts w:ascii="Arial" w:hAnsi="Arial" w:cs="Arial"/>
            <w:color w:val="808080"/>
            <w:sz w:val="28"/>
            <w:szCs w:val="28"/>
          </w:rPr>
          <w:delText>seja</w:delText>
        </w:r>
      </w:del>
      <w:del w:id="1290" w:author="Assessor GDSXSR" w:date="2026-10-29T18:10:40Z">
        <w:r>
          <w:rPr>
            <w:rFonts w:ascii="Arial" w:hAnsi="Arial" w:cs="Arial"/>
            <w:sz w:val="28"/>
            <w:szCs w:val="28"/>
          </w:rPr>
          <w:delText xml:space="preserve">, </w:delText>
        </w:r>
      </w:del>
      <w:del w:id="1291" w:author="Assessor GDSXSR" w:date="2026-10-29T18:10:40Z">
        <w:r>
          <w:rPr>
            <w:rFonts w:ascii="Arial" w:hAnsi="Arial" w:cs="Arial"/>
            <w:color w:val="808080"/>
            <w:sz w:val="28"/>
            <w:szCs w:val="28"/>
          </w:rPr>
          <w:delText>quando</w:delText>
        </w:r>
      </w:del>
      <w:del w:id="1292" w:author="Assessor GDSXSR" w:date="2026-10-29T18:10:40Z">
        <w:r>
          <w:rPr>
            <w:rFonts w:ascii="Arial" w:hAnsi="Arial" w:cs="Arial"/>
            <w:sz w:val="28"/>
            <w:szCs w:val="28"/>
          </w:rPr>
          <w:delText xml:space="preserve"> da primeira constrição judicial</w:delText>
        </w:r>
      </w:del>
      <w:del w:id="1293" w:author="Assessor GDSXSR" w:date="2026-10-29T18:10:40Z">
        <w:r>
          <w:rPr>
            <w:rFonts w:ascii="Arial" w:hAnsi="Arial" w:cs="Arial"/>
            <w:color w:val="808080"/>
            <w:sz w:val="28"/>
            <w:szCs w:val="28"/>
          </w:rPr>
          <w:delText>,</w:delText>
        </w:r>
      </w:del>
      <w:del w:id="1294" w:author="Assessor GDSXSR" w:date="2026-10-29T18:10:40Z">
        <w:r>
          <w:rPr>
            <w:rFonts w:ascii="Arial" w:hAnsi="Arial" w:cs="Arial"/>
            <w:sz w:val="28"/>
            <w:szCs w:val="28"/>
          </w:rPr>
          <w:delText xml:space="preserve"> </w:delText>
        </w:r>
      </w:del>
      <w:del w:id="1295" w:author="Assessor GDSXSR" w:date="2026-10-29T18:10:40Z">
        <w:r>
          <w:rPr>
            <w:rFonts w:ascii="Arial" w:hAnsi="Arial" w:cs="Arial"/>
            <w:color w:val="808080"/>
            <w:sz w:val="28"/>
            <w:szCs w:val="28"/>
          </w:rPr>
          <w:delText>na</w:delText>
        </w:r>
      </w:del>
      <w:del w:id="1296" w:author="Assessor GDSXSR" w:date="2026-10-29T18:10:40Z">
        <w:r>
          <w:rPr>
            <w:rFonts w:ascii="Arial" w:hAnsi="Arial" w:cs="Arial"/>
            <w:sz w:val="28"/>
            <w:szCs w:val="28"/>
          </w:rPr>
          <w:delText xml:space="preserve"> </w:delText>
        </w:r>
      </w:del>
      <w:del w:id="1297" w:author="Assessor GDSXSR" w:date="2026-10-29T18:10:40Z">
        <w:r>
          <w:rPr>
            <w:rFonts w:ascii="Arial" w:hAnsi="Arial" w:cs="Arial"/>
            <w:color w:val="808080"/>
            <w:sz w:val="28"/>
            <w:szCs w:val="28"/>
          </w:rPr>
          <w:delText>Justiça</w:delText>
        </w:r>
      </w:del>
      <w:del w:id="1298" w:author="Assessor GDSXSR" w:date="2026-10-29T18:10:40Z">
        <w:r>
          <w:rPr>
            <w:rFonts w:ascii="Arial" w:hAnsi="Arial" w:cs="Arial"/>
            <w:sz w:val="28"/>
            <w:szCs w:val="28"/>
          </w:rPr>
          <w:delText xml:space="preserve"> </w:delText>
        </w:r>
      </w:del>
      <w:del w:id="1299" w:author="Assessor GDSXSR" w:date="2026-10-29T18:10:40Z">
        <w:r>
          <w:rPr>
            <w:rFonts w:ascii="Arial" w:hAnsi="Arial" w:cs="Arial"/>
            <w:color w:val="808080"/>
            <w:sz w:val="28"/>
            <w:szCs w:val="28"/>
          </w:rPr>
          <w:delText>do</w:delText>
        </w:r>
      </w:del>
      <w:del w:id="1300" w:author="Assessor GDSXSR" w:date="2026-10-29T18:10:40Z">
        <w:r>
          <w:rPr>
            <w:rFonts w:ascii="Arial" w:hAnsi="Arial" w:cs="Arial"/>
            <w:sz w:val="28"/>
            <w:szCs w:val="28"/>
          </w:rPr>
          <w:delText xml:space="preserve"> </w:delText>
        </w:r>
      </w:del>
      <w:del w:id="1301" w:author="Assessor GDSXSR" w:date="2026-10-29T18:10:40Z">
        <w:r>
          <w:rPr>
            <w:rFonts w:ascii="Arial" w:hAnsi="Arial" w:cs="Arial"/>
            <w:color w:val="808080"/>
            <w:sz w:val="28"/>
            <w:szCs w:val="28"/>
          </w:rPr>
          <w:delText>Trabalho,</w:delText>
        </w:r>
      </w:del>
      <w:del w:id="1302" w:author="Assessor GDSXSR" w:date="2026-10-29T18:10:40Z">
        <w:r>
          <w:rPr>
            <w:rFonts w:ascii="Arial" w:hAnsi="Arial" w:cs="Arial"/>
            <w:sz w:val="28"/>
            <w:szCs w:val="28"/>
          </w:rPr>
          <w:delText xml:space="preserve"> </w:delText>
        </w:r>
      </w:del>
      <w:del w:id="1303" w:author="Assessor GDSXSR" w:date="2026-10-29T18:10:40Z">
        <w:r>
          <w:rPr>
            <w:rFonts w:ascii="Arial" w:hAnsi="Arial" w:cs="Arial"/>
            <w:color w:val="808080"/>
            <w:sz w:val="28"/>
            <w:szCs w:val="28"/>
          </w:rPr>
          <w:delText>os bens</w:delText>
        </w:r>
      </w:del>
      <w:del w:id="1304" w:author="Assessor GDSXSR" w:date="2026-10-29T18:10:40Z">
        <w:r>
          <w:rPr>
            <w:rFonts w:ascii="Arial" w:hAnsi="Arial" w:cs="Arial"/>
            <w:sz w:val="28"/>
            <w:szCs w:val="28"/>
          </w:rPr>
          <w:delText xml:space="preserve"> já não </w:delText>
        </w:r>
      </w:del>
      <w:del w:id="1305" w:author="Assessor GDSXSR" w:date="2026-10-29T18:10:40Z">
        <w:r>
          <w:rPr>
            <w:rFonts w:ascii="Arial" w:hAnsi="Arial" w:cs="Arial"/>
            <w:color w:val="808080"/>
            <w:sz w:val="28"/>
            <w:szCs w:val="28"/>
          </w:rPr>
          <w:delText>integravam</w:delText>
        </w:r>
      </w:del>
      <w:del w:id="1306" w:author="Assessor GDSXSR" w:date="2026-10-29T18:10:40Z">
        <w:r>
          <w:rPr>
            <w:rFonts w:ascii="Arial" w:hAnsi="Arial" w:cs="Arial"/>
            <w:sz w:val="28"/>
            <w:szCs w:val="28"/>
          </w:rPr>
          <w:delText xml:space="preserve"> </w:delText>
        </w:r>
      </w:del>
      <w:del w:id="1307" w:author="Assessor GDSXSR" w:date="2026-10-29T18:10:40Z">
        <w:r>
          <w:rPr>
            <w:rFonts w:ascii="Arial" w:hAnsi="Arial" w:cs="Arial"/>
            <w:color w:val="808080"/>
            <w:sz w:val="28"/>
            <w:szCs w:val="28"/>
          </w:rPr>
          <w:delText>o</w:delText>
        </w:r>
      </w:del>
      <w:del w:id="1308" w:author="Assessor GDSXSR" w:date="2026-10-29T18:10:40Z">
        <w:r>
          <w:rPr>
            <w:rFonts w:ascii="Arial" w:hAnsi="Arial" w:cs="Arial"/>
            <w:sz w:val="28"/>
            <w:szCs w:val="28"/>
          </w:rPr>
          <w:delText xml:space="preserve"> patrimônio da executada na origem.</w:delText>
        </w:r>
      </w:del>
    </w:p>
    <w:p w14:paraId="51D58DA6" w14:textId="77777777" w:rsidR="001E7EF7" w:rsidRDefault="001E7EF7" w:rsidP="00506A7D">
      <w:pPr>
        <w:spacing w:after="0" w:line="360" w:lineRule="auto"/>
        <w:ind w:firstLine="2268"/>
        <w:jc w:val="both"/>
        <w:rPr>
          <w:del w:id="1310" w:author="Assessor GDSXSR" w:date="2026-10-29T18:10:40Z"/>
          <w:rFonts w:ascii="Arial" w:hAnsi="Arial" w:cs="Arial"/>
          <w:sz w:val="28"/>
          <w:szCs w:val="28"/>
        </w:rPr>
      </w:pPr>
    </w:p>
    <w:p w14:paraId="314F5FC6" w14:textId="23C0BC34" w:rsidR="001E7EF7" w:rsidRDefault="00EB5656" w:rsidP="00506A7D">
      <w:pPr>
        <w:spacing w:after="0" w:line="360" w:lineRule="auto"/>
        <w:ind w:firstLine="2268"/>
        <w:jc w:val="both"/>
        <w:rPr>
          <w:rFonts w:ascii="Arial" w:hAnsi="Arial" w:cs="Arial"/>
          <w:sz w:val="28"/>
          <w:szCs w:val="28"/>
        </w:rPr>
      </w:pPr>
      <w:r>
        <w:rPr>
          <w:rFonts w:ascii="Arial" w:hAnsi="Arial" w:cs="Arial"/>
          <w:sz w:val="28"/>
          <w:szCs w:val="28"/>
        </w:rPr>
        <w:t xml:space="preserve">Como já </w:t>
      </w:r>
      <w:r>
        <w:rPr>
          <w:rFonts w:ascii="Arial" w:hAnsi="Arial" w:cs="Arial"/>
          <w:color w:val="808080"/>
          <w:sz w:val="28"/>
          <w:szCs w:val="28"/>
        </w:rPr>
        <w:t xml:space="preserve">afastado</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sentença</w:t>
      </w:r>
      <w:r>
        <w:rPr>
          <w:rFonts w:ascii="Arial" w:hAnsi="Arial" w:cs="Arial"/>
          <w:sz w:val="28"/>
          <w:szCs w:val="28"/>
        </w:rPr>
        <w:t xml:space="preserve">, a </w:t>
      </w:r>
      <w:r>
        <w:rPr>
          <w:rFonts w:ascii="Arial" w:hAnsi="Arial" w:cs="Arial"/>
          <w:color w:val="808080"/>
          <w:sz w:val="28"/>
          <w:szCs w:val="28"/>
        </w:rPr>
        <w:t xml:space="preserve">alegada</w:t>
      </w:r>
      <w:r>
        <w:rPr>
          <w:rFonts w:ascii="Arial" w:hAnsi="Arial" w:cs="Arial"/>
          <w:sz w:val="28"/>
          <w:szCs w:val="28"/>
        </w:rPr>
        <w:t xml:space="preserve"> restrição</w:t>
      </w:r>
      <w:del w:id="1311" w:author="Assessor GDSXSR" w:date="2026-10-29T18:10:40Z">
        <w:r>
          <w:rPr>
            <w:rFonts w:ascii="Arial" w:hAnsi="Arial" w:cs="Arial"/>
            <w:sz w:val="28"/>
            <w:szCs w:val="28"/>
          </w:rPr>
          <w:delText xml:space="preserve"> judicial</w:delText>
        </w:r>
      </w:del>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26/10/2017 não se verifica, pois o documento indicado </w:t>
      </w:r>
      <w:del w:id="1312" w:author="Assessor GDSXSR" w:date="2026-10-29T18:10:40Z">
        <w:r>
          <w:rPr>
            <w:rFonts w:ascii="Arial" w:hAnsi="Arial" w:cs="Arial"/>
            <w:sz w:val="28"/>
            <w:szCs w:val="28"/>
          </w:rPr>
          <w:delText xml:space="preserve">não </w:delText>
        </w:r>
      </w:del>
      <w:r>
        <w:rPr>
          <w:rFonts w:ascii="Arial" w:hAnsi="Arial" w:cs="Arial"/>
          <w:sz w:val="28"/>
          <w:szCs w:val="28"/>
        </w:rPr>
        <w:t xml:space="preserve">evidencia</w:t>
      </w:r>
      <w:del w:id="1313" w:author="Assessor GDSXSR" w:date="2026-10-29T18:10:40Z">
        <w:r>
          <w:rPr>
            <w:rFonts w:ascii="Arial" w:hAnsi="Arial" w:cs="Arial"/>
            <w:sz w:val="28"/>
            <w:szCs w:val="28"/>
          </w:rPr>
          <w:delText xml:space="preserve"> restrição, </w:delText>
        </w:r>
        <w:r>
          <w:rPr>
            <w:rFonts w:ascii="Arial" w:hAnsi="Arial" w:cs="Arial"/>
            <w:color w:val="808080"/>
            <w:sz w:val="28"/>
            <w:szCs w:val="28"/>
          </w:rPr>
          <w:delText xml:space="preserve">mas</w:delText>
        </w:r>
      </w:del>
      <w:r>
        <w:rPr>
          <w:rFonts w:ascii="Arial" w:hAnsi="Arial" w:cs="Arial"/>
          <w:sz w:val="28"/>
          <w:szCs w:val="28"/>
        </w:rPr>
        <w:t xml:space="preserve"> </w:t>
      </w:r>
      <w:r>
        <w:rPr>
          <w:rFonts w:ascii="Arial" w:hAnsi="Arial" w:cs="Arial"/>
          <w:color w:val="808080"/>
          <w:sz w:val="28"/>
          <w:szCs w:val="28"/>
        </w:rPr>
        <w:t xml:space="preserve">mera</w:t>
      </w:r>
      <w:r>
        <w:rPr>
          <w:rFonts w:ascii="Arial" w:hAnsi="Arial" w:cs="Arial"/>
          <w:sz w:val="28"/>
          <w:szCs w:val="28"/>
        </w:rPr>
        <w:t xml:space="preserve"> consulta ao sistema Renajud</w:t>
      </w:r>
      <w:del w:id="1314" w:author="Assessor GDSXSR" w:date="2026-10-29T18:10:40Z">
        <w:r>
          <w:rPr>
            <w:rFonts w:ascii="Arial" w:hAnsi="Arial" w:cs="Arial"/>
            <w:sz w:val="28"/>
            <w:szCs w:val="28"/>
          </w:rPr>
          <w:delText xml:space="preserve"> </w:delText>
        </w:r>
        <w:r>
          <w:rPr>
            <w:rFonts w:ascii="Arial" w:hAnsi="Arial" w:cs="Arial"/>
            <w:color w:val="808080"/>
            <w:sz w:val="28"/>
            <w:szCs w:val="28"/>
          </w:rPr>
          <w:delText xml:space="preserve">naquela</w:delText>
        </w:r>
        <w:r>
          <w:rPr>
            <w:rFonts w:ascii="Arial" w:hAnsi="Arial" w:cs="Arial"/>
            <w:sz w:val="28"/>
            <w:szCs w:val="28"/>
          </w:rPr>
          <w:delText xml:space="preserve"> data</w:delText>
        </w:r>
      </w:del>
      <w:r>
        <w:rPr>
          <w:rFonts w:ascii="Arial" w:hAnsi="Arial" w:cs="Arial"/>
          <w:sz w:val="28"/>
          <w:szCs w:val="28"/>
        </w:rPr>
        <w:t xml:space="preserve">, </w:t>
      </w:r>
      <w:del w:id="1315" w:author="Assessor GDSXSR" w:date="2026-10-29T18:10:40Z">
        <w:r>
          <w:rPr>
            <w:rFonts w:ascii="Arial" w:hAnsi="Arial" w:cs="Arial"/>
            <w:color w:val="808080"/>
            <w:sz w:val="28"/>
            <w:szCs w:val="28"/>
          </w:rPr>
          <w:delText xml:space="preserve">em</w:delText>
        </w:r>
        <w:r>
          <w:rPr>
            <w:rFonts w:ascii="Arial" w:hAnsi="Arial" w:cs="Arial"/>
            <w:sz w:val="28"/>
            <w:szCs w:val="28"/>
          </w:rPr>
          <w:delText xml:space="preserve"> </w:delText>
        </w:r>
        <w:r>
          <w:rPr>
            <w:rFonts w:ascii="Arial" w:hAnsi="Arial" w:cs="Arial"/>
            <w:color w:val="808080"/>
            <w:sz w:val="28"/>
            <w:szCs w:val="28"/>
          </w:rPr>
          <w:delText xml:space="preserve">que</w:delText>
        </w:r>
        <w:r>
          <w:rPr>
            <w:rFonts w:ascii="Arial" w:hAnsi="Arial" w:cs="Arial"/>
            <w:sz w:val="28"/>
            <w:szCs w:val="28"/>
          </w:rPr>
          <w:delText xml:space="preserve"> não constava</w:delText>
        </w:r>
      </w:del>
      <w:ins w:id="1316" w:author="Assessor GDSXSR" w:date="2026-10-29T18:10:40Z">
        <w:r>
          <w:rPr>
            <w:rFonts w:ascii="Arial" w:hAnsi="Arial" w:cs="Arial"/>
            <w:color w:val="808080"/>
            <w:sz w:val="28"/>
            <w:szCs w:val="28"/>
          </w:rPr>
          <w:t xml:space="preserve">sem</w:t>
        </w:r>
      </w:ins>
      <w:r>
        <w:rPr>
          <w:rFonts w:ascii="Arial" w:hAnsi="Arial" w:cs="Arial"/>
          <w:sz w:val="28"/>
          <w:szCs w:val="28"/>
        </w:rPr>
        <w:t xml:space="preserve"> nenhuma anotação</w:t>
      </w:r>
      <w:del w:id="1317" w:author="Assessor GDSXSR" w:date="2026-10-29T18:10:40Z">
        <w:r>
          <w:rPr>
            <w:rFonts w:ascii="Arial" w:hAnsi="Arial" w:cs="Arial"/>
            <w:sz w:val="28"/>
            <w:szCs w:val="28"/>
          </w:rPr>
          <w:delText xml:space="preserve">, ao contrário do alegado</w:delText>
        </w:r>
      </w:del>
      <w:r>
        <w:rPr>
          <w:rFonts w:ascii="Arial" w:hAnsi="Arial" w:cs="Arial"/>
          <w:color w:val="808080"/>
          <w:sz w:val="28"/>
          <w:szCs w:val="28"/>
        </w:rPr>
        <w:t xml:space="preserve"> (ID 89653939)</w:t>
      </w:r>
      <w:r>
        <w:rPr>
          <w:rFonts w:ascii="Arial" w:hAnsi="Arial" w:cs="Arial"/>
          <w:sz w:val="28"/>
          <w:szCs w:val="28"/>
        </w:rPr>
        <w:t xml:space="preserve">.</w:t>
      </w:r>
    </w:p>
    <w:p w14:paraId="4CDD16AD" w14:textId="77777777" w:rsidR="00E92DAE" w:rsidRDefault="00E92DAE" w:rsidP="00506A7D">
      <w:pPr>
        <w:spacing w:after="0" w:line="360" w:lineRule="auto"/>
        <w:ind w:firstLine="2268"/>
        <w:jc w:val="both"/>
        <w:rPr>
          <w:rFonts w:ascii="Arial" w:hAnsi="Arial" w:cs="Arial"/>
          <w:sz w:val="28"/>
          <w:szCs w:val="28"/>
        </w:rPr>
      </w:pPr>
    </w:p>
    <w:p w14:paraId="377DD9B6" w14:textId="53E49898" w:rsidR="00E92DAE" w:rsidRDefault="00D45782" w:rsidP="00506A7D">
      <w:pPr>
        <w:spacing w:after="0" w:line="360" w:lineRule="auto"/>
        <w:ind w:firstLine="2268"/>
        <w:jc w:val="both"/>
        <w:rPr>
          <w:rFonts w:ascii="Arial" w:hAnsi="Arial" w:cs="Arial"/>
          <w:sz w:val="28"/>
          <w:szCs w:val="28"/>
        </w:rPr>
      </w:pPr>
      <w:r>
        <w:rPr>
          <w:rFonts w:ascii="Arial" w:hAnsi="Arial" w:cs="Arial"/>
          <w:sz w:val="28"/>
          <w:szCs w:val="28"/>
          <w:highlight w:val="yellow"/>
        </w:rPr>
        <w:t xml:space="preserve">Essa sequência</w:t>
      </w:r>
      <w:del w:id="1318" w:author="Assessor GDSXSR" w:date="2026-10-29T18:10:40Z">
        <w:r>
          <w:rPr>
            <w:rFonts w:ascii="Arial" w:hAnsi="Arial" w:cs="Arial"/>
            <w:sz w:val="28"/>
            <w:szCs w:val="28"/>
            <w:highlight w:val="yellow"/>
          </w:rPr>
          <w:delText xml:space="preserve"> de fatos</w:delText>
        </w:r>
      </w:del>
      <w:r>
        <w:rPr>
          <w:rFonts w:ascii="Arial" w:hAnsi="Arial" w:cs="Arial"/>
          <w:sz w:val="28"/>
          <w:szCs w:val="28"/>
          <w:highlight w:val="yellow"/>
        </w:rPr>
        <w:t xml:space="preserve">, demonstrada documentalmente e não infirmada </w:t>
      </w:r>
      <w:r>
        <w:rPr>
          <w:rFonts w:ascii="Arial" w:hAnsi="Arial" w:cs="Arial"/>
          <w:color w:val="808080"/>
          <w:sz w:val="28"/>
          <w:szCs w:val="28"/>
          <w:highlight w:val="yellow"/>
        </w:rPr>
        <w:t xml:space="preserve">pelo</w:t>
      </w:r>
      <w:r>
        <w:rPr>
          <w:rFonts w:ascii="Arial" w:hAnsi="Arial" w:cs="Arial"/>
          <w:sz w:val="28"/>
          <w:szCs w:val="28"/>
          <w:highlight w:val="yellow"/>
        </w:rPr>
        <w:t xml:space="preserve"> apelante</w:t>
      </w:r>
      <w:del w:id="1319" w:author="Assessor GDSXSR" w:date="2026-10-29T18:10:40Z">
        <w:r>
          <w:rPr>
            <w:rFonts w:ascii="Arial" w:hAnsi="Arial" w:cs="Arial"/>
            <w:sz w:val="28"/>
            <w:szCs w:val="28"/>
            <w:highlight w:val="yellow"/>
          </w:rPr>
          <w:delText xml:space="preserve"> por prova em sentido contrário</w:delText>
        </w:r>
      </w:del>
      <w:r>
        <w:rPr>
          <w:rFonts w:ascii="Arial" w:hAnsi="Arial" w:cs="Arial"/>
          <w:sz w:val="28"/>
          <w:szCs w:val="28"/>
          <w:highlight w:val="yellow"/>
        </w:rPr>
        <w:t xml:space="preserve">, afasta a premissa </w:t>
      </w:r>
      <w:del w:id="1320" w:author="Assessor GDSXSR" w:date="2026-10-29T18:10:40Z">
        <w:r>
          <w:rPr>
            <w:rFonts w:ascii="Arial" w:hAnsi="Arial" w:cs="Arial"/>
            <w:sz w:val="28"/>
            <w:szCs w:val="28"/>
            <w:highlight w:val="yellow"/>
          </w:rPr>
          <w:delText xml:space="preserve">central da tese recursal </w:delText>
        </w:r>
      </w:del>
      <w:r>
        <w:rPr>
          <w:rFonts w:ascii="Arial" w:hAnsi="Arial" w:cs="Arial"/>
          <w:sz w:val="28"/>
          <w:szCs w:val="28"/>
          <w:highlight w:val="yellow"/>
        </w:rPr>
        <w:t xml:space="preserve">de</w:t>
      </w:r>
      <w:del w:id="1321" w:author="Assessor GDSXSR" w:date="2026-10-29T18:10:40Z">
        <w:r>
          <w:rPr>
            <w:rFonts w:ascii="Arial" w:hAnsi="Arial" w:cs="Arial"/>
            <w:sz w:val="28"/>
            <w:szCs w:val="28"/>
            <w:highlight w:val="yellow"/>
          </w:rPr>
          <w:delText xml:space="preserve"> que teria havido</w:delText>
        </w:r>
      </w:del>
      <w:r>
        <w:rPr>
          <w:rFonts w:ascii="Arial" w:hAnsi="Arial" w:cs="Arial"/>
          <w:sz w:val="28"/>
          <w:szCs w:val="28"/>
          <w:highlight w:val="yellow"/>
        </w:rPr>
        <w:t xml:space="preserve"> alienação durante </w:t>
      </w:r>
      <w:del w:id="1322" w:author="Assessor GDSXSR" w:date="2026-10-29T18:10:40Z">
        <w:r>
          <w:rPr>
            <w:rFonts w:ascii="Arial" w:hAnsi="Arial" w:cs="Arial"/>
            <w:sz w:val="28"/>
            <w:szCs w:val="28"/>
            <w:highlight w:val="yellow"/>
          </w:rPr>
          <w:delText xml:space="preserve">a vigência de </w:delText>
        </w:r>
      </w:del>
      <w:r>
        <w:rPr>
          <w:rFonts w:ascii="Arial" w:hAnsi="Arial" w:cs="Arial"/>
          <w:sz w:val="28"/>
          <w:szCs w:val="28"/>
          <w:highlight w:val="yellow"/>
        </w:rPr>
        <w:t xml:space="preserve">restrição judicial.</w:t>
      </w:r>
    </w:p>
    <w:p w14:paraId="49962165" w14:textId="77777777" w:rsidR="005D4AC2" w:rsidRDefault="005D4AC2" w:rsidP="00506A7D">
      <w:pPr>
        <w:spacing w:after="0" w:line="360" w:lineRule="auto"/>
        <w:ind w:firstLine="2268"/>
        <w:jc w:val="both"/>
        <w:rPr>
          <w:rFonts w:ascii="Arial" w:hAnsi="Arial" w:cs="Arial"/>
          <w:sz w:val="28"/>
          <w:szCs w:val="28"/>
        </w:rPr>
      </w:pPr>
    </w:p>
    <w:p w14:paraId="044BDC6E" w14:textId="77777777" w:rsidR="003040EC" w:rsidRDefault="00B44B7A" w:rsidP="009B751E">
      <w:pPr>
        <w:spacing w:after="0" w:line="360" w:lineRule="auto"/>
        <w:ind w:firstLine="2268"/>
        <w:jc w:val="both"/>
        <w:rPr>
          <w:rFonts w:ascii="Arial" w:hAnsi="Arial" w:cs="Arial"/>
          <w:sz w:val="28"/>
          <w:szCs w:val="28"/>
        </w:rPr>
      </w:pPr>
      <w:commentRangeStart w:id="13"/>
      <w:del w:id="1323" w:author="Assessor GDSXSR" w:date="2026-10-29T18:10:40Z">
        <w:r>
          <w:rPr>
            <w:rFonts w:ascii="Arial" w:hAnsi="Arial" w:cs="Arial"/>
            <w:sz w:val="28"/>
            <w:szCs w:val="28"/>
          </w:rPr>
          <w:delText xml:space="preserve">Nessa ordem de ideias</w:delText>
        </w:r>
      </w:del>
      <w:ins w:id="1324" w:author="Assessor GDSXSR" w:date="2026-10-29T18:10:40Z">
        <w:r>
          <w:rPr>
            <w:rFonts w:ascii="Arial" w:hAnsi="Arial" w:cs="Arial"/>
            <w:color w:val="808080"/>
            <w:sz w:val="28"/>
            <w:szCs w:val="28"/>
          </w:rPr>
          <w:t xml:space="preserve">Assim</w:t>
        </w:r>
      </w:ins>
      <w:r>
        <w:rPr>
          <w:rFonts w:ascii="Arial" w:hAnsi="Arial" w:cs="Arial"/>
          <w:sz w:val="28"/>
          <w:szCs w:val="28"/>
        </w:rPr>
        <w:t xml:space="preserve">, a manutenção da penhora exigiria prova </w:t>
      </w:r>
      <w:r>
        <w:rPr>
          <w:rFonts w:ascii="Arial" w:hAnsi="Arial" w:cs="Arial"/>
          <w:color w:val="808080"/>
          <w:sz w:val="28"/>
          <w:szCs w:val="28"/>
        </w:rPr>
        <w:t xml:space="preserve">da</w:t>
      </w:r>
      <w:r>
        <w:rPr>
          <w:rFonts w:ascii="Arial" w:hAnsi="Arial" w:cs="Arial"/>
          <w:sz w:val="28"/>
          <w:szCs w:val="28"/>
        </w:rPr>
        <w:t xml:space="preserve"> má-fé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apelada</w:t>
      </w:r>
      <w:del w:id="1325" w:author="Assessor GDSXSR" w:date="2026-10-29T18:10:40Z">
        <w:r>
          <w:rPr>
            <w:rFonts w:ascii="Arial" w:hAnsi="Arial" w:cs="Arial"/>
            <w:sz w:val="28"/>
            <w:szCs w:val="28"/>
          </w:rPr>
          <w:delText xml:space="preserve"> </w:delText>
        </w:r>
        <w:r>
          <w:rPr>
            <w:rFonts w:ascii="Arial" w:hAnsi="Arial" w:cs="Arial"/>
            <w:color w:val="808080"/>
            <w:sz w:val="28"/>
            <w:szCs w:val="28"/>
          </w:rPr>
          <w:delText xml:space="preserve">ao</w:delText>
        </w:r>
        <w:r>
          <w:rPr>
            <w:rFonts w:ascii="Arial" w:hAnsi="Arial" w:cs="Arial"/>
            <w:sz w:val="28"/>
            <w:szCs w:val="28"/>
          </w:rPr>
          <w:delText xml:space="preserve"> </w:delText>
        </w:r>
        <w:r>
          <w:rPr>
            <w:rFonts w:ascii="Arial" w:hAnsi="Arial" w:cs="Arial"/>
            <w:color w:val="808080"/>
            <w:sz w:val="28"/>
            <w:szCs w:val="28"/>
          </w:rPr>
          <w:delText xml:space="preserve">adquirir</w:delText>
        </w:r>
        <w:r>
          <w:rPr>
            <w:rFonts w:ascii="Arial" w:hAnsi="Arial" w:cs="Arial"/>
            <w:sz w:val="28"/>
            <w:szCs w:val="28"/>
          </w:rPr>
          <w:delText xml:space="preserve"> </w:delText>
        </w:r>
        <w:r>
          <w:rPr>
            <w:rFonts w:ascii="Arial" w:hAnsi="Arial" w:cs="Arial"/>
            <w:color w:val="808080"/>
            <w:sz w:val="28"/>
            <w:szCs w:val="28"/>
          </w:rPr>
          <w:delText xml:space="preserve">os</w:delText>
        </w:r>
        <w:r>
          <w:rPr>
            <w:rFonts w:ascii="Arial" w:hAnsi="Arial" w:cs="Arial"/>
            <w:sz w:val="28"/>
            <w:szCs w:val="28"/>
          </w:rPr>
          <w:delText xml:space="preserve"> </w:delText>
        </w:r>
        <w:r>
          <w:rPr>
            <w:rFonts w:ascii="Arial" w:hAnsi="Arial" w:cs="Arial"/>
            <w:color w:val="808080"/>
            <w:sz w:val="28"/>
            <w:szCs w:val="28"/>
          </w:rPr>
          <w:delText xml:space="preserve">veículos</w:delText>
        </w:r>
      </w:del>
      <w:r>
        <w:rPr>
          <w:rFonts w:ascii="Arial" w:hAnsi="Arial" w:cs="Arial"/>
          <w:sz w:val="28"/>
          <w:szCs w:val="28"/>
        </w:rPr>
        <w:t xml:space="preserve">, ônus do qual o </w:t>
      </w:r>
      <w:r>
        <w:rPr>
          <w:rFonts w:ascii="Arial" w:hAnsi="Arial" w:cs="Arial"/>
          <w:color w:val="808080"/>
          <w:sz w:val="28"/>
          <w:szCs w:val="28"/>
        </w:rPr>
        <w:t xml:space="preserve">apelante</w:t>
      </w:r>
      <w:r>
        <w:rPr>
          <w:rFonts w:ascii="Arial" w:hAnsi="Arial" w:cs="Arial"/>
          <w:sz w:val="28"/>
          <w:szCs w:val="28"/>
        </w:rPr>
        <w:t xml:space="preserve"> não se desincumbiu</w:t>
      </w:r>
      <w:r>
        <w:rPr>
          <w:rFonts w:ascii="Arial" w:hAnsi="Arial" w:cs="Arial"/>
          <w:sz w:val="28"/>
          <w:szCs w:val="28"/>
        </w:rPr>
        <w:t xml:space="preserve">, conforme o Enunciado nº 375 da Súmula do STJ:</w:t>
      </w:r>
      <w:commentRangeEnd w:id="13"/>
      <w:r>
        <w:rPr>
          <w:rStyle w:val="Refdecomentrio"/>
          <w:rFonts w:ascii="Arial" w:hAnsi="Arial" w:cs="Arial"/>
          <w:sz w:val="28"/>
          <w:szCs w:val="28"/>
        </w:rPr>
        <w:commentReference w:id="13"/>
      </w:r>
    </w:p>
    <w:p w14:paraId="4F0C4517" w14:textId="77777777" w:rsidR="003040EC" w:rsidRDefault="003040EC" w:rsidP="009B751E">
      <w:pPr>
        <w:spacing w:after="0" w:line="360" w:lineRule="auto"/>
        <w:ind w:firstLine="2268"/>
        <w:jc w:val="both"/>
        <w:rPr>
          <w:rFonts w:ascii="Arial" w:hAnsi="Arial" w:cs="Arial"/>
          <w:sz w:val="28"/>
          <w:szCs w:val="28"/>
        </w:rPr>
      </w:pPr>
    </w:p>
    <w:p w14:paraId="700CB2EE" w14:textId="239D198C" w:rsidR="00434C17" w:rsidRPr="003040EC" w:rsidRDefault="009B751E" w:rsidP="003040EC">
      <w:pPr>
        <w:spacing w:after="0" w:line="360" w:lineRule="auto"/>
        <w:ind w:left="2268"/>
        <w:jc w:val="both"/>
        <w:rPr>
          <w:rFonts w:ascii="Arial" w:hAnsi="Arial" w:cs="Arial"/>
          <w:sz w:val="26"/>
          <w:szCs w:val="26"/>
        </w:rPr>
      </w:pPr>
      <w:r w:rsidRPr="003040EC">
        <w:rPr>
          <w:rFonts w:ascii="Arial" w:hAnsi="Arial" w:cs="Arial"/>
          <w:sz w:val="26"/>
          <w:szCs w:val="26"/>
        </w:rPr>
        <w:t>“</w:t>
      </w:r>
      <w:r w:rsidRPr="003040EC">
        <w:rPr>
          <w:rFonts w:ascii="Arial" w:hAnsi="Arial" w:cs="Arial"/>
          <w:i/>
          <w:iCs/>
          <w:sz w:val="26"/>
          <w:szCs w:val="26"/>
        </w:rPr>
        <w:t>O reconhecimento da fraude à execução depende do registro da penhora do bem alienado ou da prova de má-fé do terceiro adquirente</w:t>
      </w:r>
      <w:r w:rsidR="00890F1C">
        <w:rPr>
          <w:rFonts w:ascii="Arial" w:hAnsi="Arial" w:cs="Arial"/>
          <w:i/>
          <w:iCs/>
          <w:sz w:val="26"/>
          <w:szCs w:val="26"/>
        </w:rPr>
        <w:t>.</w:t>
      </w:r>
      <w:r w:rsidRPr="003040EC">
        <w:rPr>
          <w:rFonts w:ascii="Arial" w:hAnsi="Arial" w:cs="Arial"/>
          <w:sz w:val="26"/>
          <w:szCs w:val="26"/>
        </w:rPr>
        <w:t>”</w:t>
      </w:r>
    </w:p>
    <w:p w14:paraId="21D12B7C" w14:textId="2214D8AF" w:rsidR="00606753" w:rsidRDefault="00606753" w:rsidP="00506A7D">
      <w:pPr>
        <w:spacing w:after="0" w:line="360" w:lineRule="auto"/>
        <w:ind w:firstLine="2268"/>
        <w:jc w:val="both"/>
        <w:rPr>
          <w:rFonts w:ascii="Arial" w:hAnsi="Arial" w:cs="Arial"/>
          <w:sz w:val="28"/>
          <w:szCs w:val="28"/>
        </w:rPr>
      </w:pPr>
    </w:p>
    <w:p w14:paraId="4C53D1A0" w14:textId="5477D18D" w:rsidR="0031312A" w:rsidRDefault="0009291A" w:rsidP="00506A7D">
      <w:pPr>
        <w:spacing w:after="0" w:line="360" w:lineRule="auto"/>
        <w:ind w:firstLine="2268"/>
        <w:jc w:val="both"/>
        <w:rPr>
          <w:rFonts w:ascii="Arial" w:hAnsi="Arial" w:cs="Arial"/>
          <w:sz w:val="28"/>
          <w:szCs w:val="28"/>
        </w:rPr>
      </w:pPr>
      <w:del w:id="1326" w:author="Assessor GDSXSR" w:date="2026-10-29T18:10:40Z">
        <w:r>
          <w:rPr>
            <w:rFonts w:ascii="Arial" w:hAnsi="Arial" w:cs="Arial"/>
            <w:color w:val="808080"/>
            <w:sz w:val="28"/>
            <w:szCs w:val="28"/>
          </w:rPr>
          <w:delText xml:space="preserve">Para</w:delText>
        </w:r>
      </w:del>
      <w:ins w:id="1327" w:author="Assessor GDSXSR" w:date="2026-10-29T18:10:40Z">
        <w:r>
          <w:rPr>
            <w:rFonts w:ascii="Arial" w:hAnsi="Arial" w:cs="Arial"/>
            <w:color w:val="808080"/>
            <w:sz w:val="28"/>
            <w:szCs w:val="28"/>
          </w:rPr>
          <w:t xml:space="preserve">Quanto</w:t>
        </w:r>
      </w:ins>
      <w:r>
        <w:rPr>
          <w:rFonts w:ascii="Arial" w:hAnsi="Arial" w:cs="Arial"/>
          <w:sz w:val="28"/>
          <w:szCs w:val="28"/>
        </w:rPr>
        <w:t xml:space="preserve"> </w:t>
      </w:r>
      <w:del w:id="1328" w:author="Assessor GDSXSR" w:date="2026-10-29T18:10:40Z">
        <w:r>
          <w:rPr>
            <w:rFonts w:ascii="Arial" w:hAnsi="Arial" w:cs="Arial"/>
            <w:color w:val="808080"/>
            <w:sz w:val="28"/>
            <w:szCs w:val="28"/>
          </w:rPr>
          <w:delText xml:space="preserve">demonstrar</w:delText>
        </w:r>
      </w:del>
      <w:ins w:id="1329" w:author="Assessor GDSXSR" w:date="2026-10-29T18:10:40Z">
        <w:r>
          <w:rPr>
            <w:rFonts w:ascii="Arial" w:hAnsi="Arial" w:cs="Arial"/>
            <w:color w:val="808080"/>
            <w:sz w:val="28"/>
            <w:szCs w:val="28"/>
          </w:rPr>
          <w:t xml:space="preserve">à</w:t>
        </w:r>
      </w:ins>
      <w:r>
        <w:rPr>
          <w:rFonts w:ascii="Arial" w:hAnsi="Arial" w:cs="Arial"/>
          <w:sz w:val="28"/>
          <w:szCs w:val="28"/>
        </w:rPr>
        <w:t xml:space="preserve"> </w:t>
      </w:r>
      <w:del w:id="1330" w:author="Assessor GDSXSR" w:date="2026-10-29T18:10:40Z">
        <w:r>
          <w:rPr>
            <w:rFonts w:ascii="Arial" w:hAnsi="Arial" w:cs="Arial"/>
            <w:sz w:val="28"/>
            <w:szCs w:val="28"/>
          </w:rPr>
          <w:delText xml:space="preserve">a</w:delText>
        </w:r>
      </w:del>
      <w:ins w:id="1331" w:author="Assessor GDSXSR" w:date="2026-10-29T18:10:40Z">
        <w:r>
          <w:rPr>
            <w:rFonts w:ascii="Arial" w:hAnsi="Arial" w:cs="Arial"/>
            <w:color w:val="808080"/>
            <w:sz w:val="28"/>
            <w:szCs w:val="28"/>
          </w:rPr>
          <w:t xml:space="preserve">alegada</w:t>
        </w:r>
      </w:ins>
      <w:r>
        <w:rPr>
          <w:rFonts w:ascii="Arial" w:hAnsi="Arial" w:cs="Arial"/>
          <w:sz w:val="28"/>
          <w:szCs w:val="28"/>
        </w:rPr>
        <w:t xml:space="preserve"> </w:t>
      </w:r>
      <w:del w:id="1332" w:author="Assessor GDSXSR" w:date="2026-10-29T18:10:40Z">
        <w:r>
          <w:rPr>
            <w:rFonts w:ascii="Arial" w:hAnsi="Arial" w:cs="Arial"/>
            <w:sz w:val="28"/>
            <w:szCs w:val="28"/>
          </w:rPr>
          <w:delText xml:space="preserve">má-fé</w:delText>
        </w:r>
      </w:del>
      <w:ins w:id="1333" w:author="Assessor GDSXSR" w:date="2026-10-29T18:10:40Z">
        <w:r>
          <w:rPr>
            <w:rFonts w:ascii="Arial" w:hAnsi="Arial" w:cs="Arial"/>
            <w:color w:val="808080"/>
            <w:sz w:val="28"/>
            <w:szCs w:val="28"/>
          </w:rPr>
          <w:t xml:space="preserve">demora</w:t>
        </w:r>
      </w:ins>
      <w:r>
        <w:rPr>
          <w:rFonts w:ascii="Arial" w:hAnsi="Arial" w:cs="Arial"/>
          <w:sz w:val="28"/>
          <w:szCs w:val="28"/>
        </w:rPr>
        <w:t xml:space="preserve"> </w:t>
      </w:r>
      <w:del w:id="1334" w:author="Assessor GDSXSR" w:date="2026-10-29T18:10:40Z">
        <w:r>
          <w:rPr>
            <w:rFonts w:ascii="Arial" w:hAnsi="Arial" w:cs="Arial"/>
            <w:color w:val="808080"/>
            <w:sz w:val="28"/>
            <w:szCs w:val="28"/>
          </w:rPr>
          <w:delText xml:space="preserve">da</w:delText>
        </w:r>
      </w:del>
      <w:ins w:id="1335" w:author="Assessor GDSXSR" w:date="2026-10-29T18:10:40Z">
        <w:r>
          <w:rPr>
            <w:rFonts w:ascii="Arial" w:hAnsi="Arial" w:cs="Arial"/>
            <w:color w:val="808080"/>
            <w:sz w:val="28"/>
            <w:szCs w:val="28"/>
          </w:rPr>
          <w:t xml:space="preserve">na</w:t>
        </w:r>
      </w:ins>
      <w:r>
        <w:rPr>
          <w:rFonts w:ascii="Arial" w:hAnsi="Arial" w:cs="Arial"/>
          <w:sz w:val="28"/>
          <w:szCs w:val="28"/>
        </w:rPr>
        <w:t xml:space="preserve"> </w:t>
      </w:r>
      <w:del w:id="1336" w:author="Assessor GDSXSR" w:date="2026-10-29T18:10:40Z">
        <w:r>
          <w:rPr>
            <w:rFonts w:ascii="Arial" w:hAnsi="Arial" w:cs="Arial"/>
            <w:sz w:val="28"/>
            <w:szCs w:val="28"/>
          </w:rPr>
          <w:delText xml:space="preserve">adquirente</w:delText>
        </w:r>
      </w:del>
      <w:ins w:id="1337" w:author="Assessor GDSXSR" w:date="2026-10-29T18:10:40Z">
        <w:r>
          <w:rPr>
            <w:rFonts w:ascii="Arial" w:hAnsi="Arial" w:cs="Arial"/>
            <w:color w:val="808080"/>
            <w:sz w:val="28"/>
            <w:szCs w:val="28"/>
          </w:rPr>
          <w:t xml:space="preserve">transferência dos veículos</w:t>
        </w:r>
      </w:ins>
      <w:r>
        <w:rPr>
          <w:rFonts w:ascii="Arial" w:hAnsi="Arial" w:cs="Arial"/>
          <w:sz w:val="28"/>
          <w:szCs w:val="28"/>
        </w:rPr>
        <w:t xml:space="preserve">, o </w:t>
      </w:r>
      <w:del w:id="1338" w:author="Assessor GDSXSR" w:date="2026-10-29T18:10:40Z">
        <w:r>
          <w:rPr>
            <w:rFonts w:ascii="Arial" w:hAnsi="Arial" w:cs="Arial"/>
            <w:sz w:val="28"/>
            <w:szCs w:val="28"/>
          </w:rPr>
          <w:delText xml:space="preserve">apelante </w:delText>
        </w:r>
        <w:r>
          <w:rPr>
            <w:rFonts w:ascii="Arial" w:hAnsi="Arial" w:cs="Arial"/>
            <w:color w:val="808080"/>
            <w:sz w:val="28"/>
            <w:szCs w:val="28"/>
          </w:rPr>
          <w:delText xml:space="preserve">alega</w:delText>
        </w:r>
        <w:r>
          <w:rPr>
            <w:rFonts w:ascii="Arial" w:hAnsi="Arial" w:cs="Arial"/>
            <w:sz w:val="28"/>
            <w:szCs w:val="28"/>
          </w:rPr>
          <w:delText xml:space="preserve"> </w:delText>
        </w:r>
      </w:del>
      <w:r>
        <w:rPr>
          <w:rFonts w:ascii="Arial" w:hAnsi="Arial" w:cs="Arial"/>
          <w:sz w:val="28"/>
          <w:szCs w:val="28"/>
        </w:rPr>
        <w:t xml:space="preserve">que </w:t>
      </w:r>
      <w:del w:id="1339" w:author="Assessor GDSXSR" w:date="2026-10-29T18:10:40Z">
        <w:r>
          <w:rPr>
            <w:rFonts w:ascii="Arial" w:hAnsi="Arial" w:cs="Arial"/>
            <w:color w:val="808080"/>
            <w:sz w:val="28"/>
            <w:szCs w:val="28"/>
          </w:rPr>
          <w:delText xml:space="preserve">ela</w:delText>
        </w:r>
      </w:del>
      <w:ins w:id="1340" w:author="Assessor GDSXSR" w:date="2026-10-29T18:10:40Z">
        <w:r>
          <w:rPr>
            <w:rFonts w:ascii="Arial" w:hAnsi="Arial" w:cs="Arial"/>
            <w:color w:val="808080"/>
            <w:sz w:val="28"/>
            <w:szCs w:val="28"/>
          </w:rPr>
          <w:t xml:space="preserve">a</w:t>
        </w:r>
      </w:ins>
      <w:r>
        <w:rPr>
          <w:rFonts w:ascii="Arial" w:hAnsi="Arial" w:cs="Arial"/>
          <w:sz w:val="28"/>
          <w:szCs w:val="28"/>
        </w:rPr>
        <w:t xml:space="preserve"> </w:t>
      </w:r>
      <w:del w:id="1341" w:author="Assessor GDSXSR" w:date="2026-10-29T18:10:40Z">
        <w:r>
          <w:rPr>
            <w:rFonts w:ascii="Arial" w:hAnsi="Arial" w:cs="Arial"/>
            <w:sz w:val="28"/>
            <w:szCs w:val="28"/>
          </w:rPr>
          <w:delText xml:space="preserve">permaneceu</w:delText>
        </w:r>
      </w:del>
      <w:ins w:id="1342" w:author="Assessor GDSXSR" w:date="2026-10-29T18:10:40Z">
        <w:r>
          <w:rPr>
            <w:rFonts w:ascii="Arial" w:hAnsi="Arial" w:cs="Arial"/>
            <w:color w:val="808080"/>
            <w:sz w:val="28"/>
            <w:szCs w:val="28"/>
          </w:rPr>
          <w:t xml:space="preserve">dificultou</w:t>
        </w:r>
      </w:ins>
      <w:r>
        <w:rPr>
          <w:rFonts w:ascii="Arial" w:hAnsi="Arial" w:cs="Arial"/>
          <w:sz w:val="28"/>
          <w:szCs w:val="28"/>
        </w:rPr>
        <w:t xml:space="preserve"> </w:t>
      </w:r>
      <w:del w:id="1343" w:author="Assessor GDSXSR" w:date="2026-10-29T18:10:40Z">
        <w:r>
          <w:rPr>
            <w:rFonts w:ascii="Arial" w:hAnsi="Arial" w:cs="Arial"/>
            <w:sz w:val="28"/>
            <w:szCs w:val="28"/>
          </w:rPr>
          <w:delText xml:space="preserve">vários</w:delText>
        </w:r>
      </w:del>
      <w:ins w:id="1344" w:author="Assessor GDSXSR" w:date="2026-10-29T18:10:40Z">
        <w:r>
          <w:rPr>
            <w:rFonts w:ascii="Arial" w:hAnsi="Arial" w:cs="Arial"/>
            <w:color w:val="808080"/>
            <w:sz w:val="28"/>
            <w:szCs w:val="28"/>
          </w:rPr>
          <w:t xml:space="preserve">foi</w:t>
        </w:r>
      </w:ins>
      <w:r>
        <w:rPr>
          <w:rFonts w:ascii="Arial" w:hAnsi="Arial" w:cs="Arial"/>
          <w:sz w:val="28"/>
          <w:szCs w:val="28"/>
        </w:rPr>
        <w:t xml:space="preserve"> </w:t>
      </w:r>
      <w:del w:id="1345" w:author="Assessor GDSXSR" w:date="2026-10-29T18:10:40Z">
        <w:r>
          <w:rPr>
            <w:rFonts w:ascii="Arial" w:hAnsi="Arial" w:cs="Arial"/>
            <w:sz w:val="28"/>
            <w:szCs w:val="28"/>
          </w:rPr>
          <w:delText xml:space="preserve">anos</w:delText>
        </w:r>
      </w:del>
      <w:ins w:id="1346" w:author="Assessor GDSXSR" w:date="2026-10-29T18:10:40Z">
        <w:r>
          <w:rPr>
            <w:rFonts w:ascii="Arial" w:hAnsi="Arial" w:cs="Arial"/>
            <w:color w:val="808080"/>
            <w:sz w:val="28"/>
            <w:szCs w:val="28"/>
          </w:rPr>
          <w:t xml:space="preserve">a</w:t>
        </w:r>
      </w:ins>
      <w:r>
        <w:rPr>
          <w:rFonts w:ascii="Arial" w:hAnsi="Arial" w:cs="Arial"/>
          <w:sz w:val="28"/>
          <w:szCs w:val="28"/>
        </w:rPr>
        <w:t xml:space="preserve"> </w:t>
      </w:r>
      <w:del w:id="1347" w:author="Assessor GDSXSR" w:date="2026-10-29T18:10:40Z">
        <w:r>
          <w:rPr>
            <w:rFonts w:ascii="Arial" w:hAnsi="Arial" w:cs="Arial"/>
            <w:sz w:val="28"/>
            <w:szCs w:val="28"/>
          </w:rPr>
          <w:delText xml:space="preserve">sem </w:delText>
        </w:r>
        <w:r>
          <w:rPr>
            <w:rFonts w:ascii="Arial" w:hAnsi="Arial" w:cs="Arial"/>
            <w:color w:val="808080"/>
            <w:sz w:val="28"/>
            <w:szCs w:val="28"/>
          </w:rPr>
          <w:delText xml:space="preserve">transferir</w:delText>
        </w:r>
        <w:r>
          <w:rPr>
            <w:rFonts w:ascii="Arial" w:hAnsi="Arial" w:cs="Arial"/>
            <w:sz w:val="28"/>
            <w:szCs w:val="28"/>
          </w:rPr>
          <w:delText xml:space="preserve"> </w:delText>
        </w:r>
        <w:r>
          <w:rPr>
            <w:rFonts w:ascii="Arial" w:hAnsi="Arial" w:cs="Arial"/>
            <w:color w:val="808080"/>
            <w:sz w:val="28"/>
            <w:szCs w:val="28"/>
          </w:rPr>
          <w:delText xml:space="preserve">os</w:delText>
        </w:r>
        <w:r>
          <w:rPr>
            <w:rFonts w:ascii="Arial" w:hAnsi="Arial" w:cs="Arial"/>
            <w:sz w:val="28"/>
            <w:szCs w:val="28"/>
          </w:rPr>
          <w:delText xml:space="preserve"> </w:delText>
        </w:r>
        <w:r>
          <w:rPr>
            <w:rFonts w:ascii="Arial" w:hAnsi="Arial" w:cs="Arial"/>
            <w:color w:val="808080"/>
            <w:sz w:val="28"/>
            <w:szCs w:val="28"/>
          </w:rPr>
          <w:delText xml:space="preserve">veículos</w:delText>
        </w:r>
        <w:r>
          <w:rPr>
            <w:rFonts w:ascii="Arial" w:hAnsi="Arial" w:cs="Arial"/>
            <w:sz w:val="28"/>
            <w:szCs w:val="28"/>
          </w:rPr>
          <w:delText xml:space="preserve"> </w:delText>
        </w:r>
        <w:r>
          <w:rPr>
            <w:rFonts w:ascii="Arial" w:hAnsi="Arial" w:cs="Arial"/>
            <w:color w:val="808080"/>
            <w:sz w:val="28"/>
            <w:szCs w:val="28"/>
          </w:rPr>
          <w:delText xml:space="preserve">para</w:delText>
        </w:r>
        <w:r>
          <w:rPr>
            <w:rFonts w:ascii="Arial" w:hAnsi="Arial" w:cs="Arial"/>
            <w:sz w:val="28"/>
            <w:szCs w:val="28"/>
          </w:rPr>
          <w:delText xml:space="preserve"> </w:delText>
        </w:r>
        <w:r>
          <w:rPr>
            <w:rFonts w:ascii="Arial" w:hAnsi="Arial" w:cs="Arial"/>
            <w:color w:val="808080"/>
            <w:sz w:val="28"/>
            <w:szCs w:val="28"/>
          </w:rPr>
          <w:delText xml:space="preserve">o seu nome</w:delText>
        </w:r>
        <w:r>
          <w:rPr>
            <w:rFonts w:ascii="Arial" w:hAnsi="Arial" w:cs="Arial"/>
            <w:sz w:val="28"/>
            <w:szCs w:val="28"/>
          </w:rPr>
          <w:delText xml:space="preserve"> perante </w:delText>
        </w:r>
        <w:r>
          <w:rPr>
            <w:rFonts w:ascii="Arial" w:hAnsi="Arial" w:cs="Arial"/>
            <w:color w:val="808080"/>
            <w:sz w:val="28"/>
            <w:szCs w:val="28"/>
          </w:rPr>
          <w:delText xml:space="preserve">o</w:delText>
        </w:r>
        <w:r>
          <w:rPr>
            <w:rFonts w:ascii="Arial" w:hAnsi="Arial" w:cs="Arial"/>
            <w:sz w:val="28"/>
            <w:szCs w:val="28"/>
          </w:rPr>
          <w:delText xml:space="preserve"> </w:delText>
        </w:r>
        <w:r>
          <w:rPr>
            <w:rFonts w:ascii="Arial" w:hAnsi="Arial" w:cs="Arial"/>
            <w:color w:val="808080"/>
            <w:sz w:val="28"/>
            <w:szCs w:val="28"/>
          </w:rPr>
          <w:delText xml:space="preserve">órgão</w:delText>
        </w:r>
      </w:del>
      <w:ins w:id="1348" w:author="Assessor GDSXSR" w:date="2026-10-29T18:10:40Z">
        <w:r>
          <w:rPr>
            <w:rFonts w:ascii="Arial" w:hAnsi="Arial" w:cs="Arial"/>
            <w:color w:val="808080"/>
            <w:sz w:val="28"/>
            <w:szCs w:val="28"/>
          </w:rPr>
          <w:t xml:space="preserve">restrição</w:t>
        </w:r>
      </w:ins>
      <w:r>
        <w:rPr>
          <w:rFonts w:ascii="Arial" w:hAnsi="Arial" w:cs="Arial"/>
          <w:sz w:val="28"/>
          <w:szCs w:val="28"/>
        </w:rPr>
        <w:t xml:space="preserve"> de </w:t>
      </w:r>
      <w:del w:id="1349" w:author="Assessor GDSXSR" w:date="2026-10-29T18:10:40Z">
        <w:r>
          <w:rPr>
            <w:rFonts w:ascii="Arial" w:hAnsi="Arial" w:cs="Arial"/>
            <w:sz w:val="28"/>
            <w:szCs w:val="28"/>
          </w:rPr>
          <w:delText xml:space="preserve">trânsito</w:delText>
        </w:r>
      </w:del>
      <w:ins w:id="1350" w:author="Assessor GDSXSR" w:date="2026-10-29T18:10:40Z">
        <w:r>
          <w:rPr>
            <w:rFonts w:ascii="Arial" w:hAnsi="Arial" w:cs="Arial"/>
            <w:color w:val="808080"/>
            <w:sz w:val="28"/>
            <w:szCs w:val="28"/>
          </w:rPr>
          <w:t xml:space="preserve">transferência imposta após a venda, e a apelada comprovou documentalmente a aquisição onerosa, a tradição dos bens e a quitação do financiamento em período anterior à constrição judicial</w:t>
        </w:r>
      </w:ins>
      <w:r>
        <w:rPr>
          <w:rFonts w:ascii="Arial" w:hAnsi="Arial" w:cs="Arial"/>
          <w:sz w:val="28"/>
          <w:szCs w:val="28"/>
        </w:rPr>
        <w:t xml:space="preserve">.</w:t>
      </w:r>
    </w:p>
    <w:p w14:paraId="5BF04D87" w14:textId="77777777" w:rsidR="00663E10" w:rsidRDefault="00663E10" w:rsidP="00506A7D">
      <w:pPr>
        <w:spacing w:after="0" w:line="360" w:lineRule="auto"/>
        <w:ind w:firstLine="2268"/>
        <w:jc w:val="both"/>
        <w:rPr>
          <w:rFonts w:ascii="Arial" w:hAnsi="Arial" w:cs="Arial"/>
          <w:sz w:val="28"/>
          <w:szCs w:val="28"/>
        </w:rPr>
      </w:pPr>
    </w:p>
    <w:p w14:paraId="579D65DD" w14:textId="77777777" w:rsidR="00773BA8" w:rsidRDefault="00000000">
      <w:pPr>
        <w:spacing w:after="0" w:line="360" w:lineRule="auto"/>
        <w:ind w:firstLine="2268"/>
        <w:jc w:val="both"/>
        <w:rPr>
          <w:del w:id="1361" w:author="Assessor GDSXSR" w:date="2026-10-29T18:10:40Z"/>
        </w:rPr>
      </w:pPr>
      <w:del w:id="1351" w:author="Assessor GDSXSR" w:date="2026-10-29T18:10:40Z">
        <w:r>
          <w:rPr>
            <w:rFonts w:ascii="Arial" w:hAnsi="Arial" w:cs="Arial"/>
            <w:color w:val="808080"/>
            <w:sz w:val="28"/>
            <w:szCs w:val="28"/>
          </w:rPr>
          <w:delText>A</w:delText>
        </w:r>
      </w:del>
      <w:del w:id="1352" w:author="Assessor GDSXSR" w:date="2026-10-29T18:10:40Z">
        <w:r>
          <w:rPr>
            <w:rFonts w:ascii="Arial" w:hAnsi="Arial" w:cs="Arial"/>
            <w:sz w:val="28"/>
            <w:szCs w:val="28"/>
          </w:rPr>
          <w:delText xml:space="preserve"> alegação não </w:delText>
        </w:r>
      </w:del>
      <w:del w:id="1353" w:author="Assessor GDSXSR" w:date="2026-10-29T18:10:40Z">
        <w:r>
          <w:rPr>
            <w:rFonts w:ascii="Arial" w:hAnsi="Arial" w:cs="Arial"/>
            <w:color w:val="808080"/>
            <w:sz w:val="28"/>
            <w:szCs w:val="28"/>
          </w:rPr>
          <w:delText>prospera,</w:delText>
        </w:r>
      </w:del>
      <w:del w:id="1354" w:author="Assessor GDSXSR" w:date="2026-10-29T18:10:40Z">
        <w:r>
          <w:rPr>
            <w:rFonts w:ascii="Arial" w:hAnsi="Arial" w:cs="Arial"/>
            <w:sz w:val="28"/>
            <w:szCs w:val="28"/>
          </w:rPr>
          <w:delText xml:space="preserve"> </w:delText>
        </w:r>
      </w:del>
      <w:del w:id="1355" w:author="Assessor GDSXSR" w:date="2026-10-29T18:10:40Z">
        <w:r>
          <w:rPr>
            <w:rFonts w:ascii="Arial" w:hAnsi="Arial" w:cs="Arial"/>
            <w:color w:val="808080"/>
            <w:sz w:val="28"/>
            <w:szCs w:val="28"/>
          </w:rPr>
          <w:delText>pois</w:delText>
        </w:r>
      </w:del>
      <w:del w:id="1356" w:author="Assessor GDSXSR" w:date="2026-10-29T18:10:40Z">
        <w:r>
          <w:rPr>
            <w:rFonts w:ascii="Arial" w:hAnsi="Arial" w:cs="Arial"/>
            <w:sz w:val="28"/>
            <w:szCs w:val="28"/>
          </w:rPr>
          <w:delText xml:space="preserve"> o que dificultou a regularização foi justamente a restrição de transferência imposta após a venda </w:delText>
        </w:r>
      </w:del>
      <w:del w:id="1357" w:author="Assessor GDSXSR" w:date="2026-10-29T18:10:40Z">
        <w:r>
          <w:rPr>
            <w:rFonts w:ascii="Arial" w:hAnsi="Arial" w:cs="Arial"/>
            <w:color w:val="808080"/>
            <w:sz w:val="28"/>
            <w:szCs w:val="28"/>
          </w:rPr>
          <w:delText>dos</w:delText>
        </w:r>
      </w:del>
      <w:del w:id="1358" w:author="Assessor GDSXSR" w:date="2026-10-29T18:10:40Z">
        <w:r>
          <w:rPr>
            <w:rFonts w:ascii="Arial" w:hAnsi="Arial" w:cs="Arial"/>
            <w:sz w:val="28"/>
            <w:szCs w:val="28"/>
          </w:rPr>
          <w:delText xml:space="preserve"> </w:delText>
        </w:r>
      </w:del>
      <w:del w:id="1359" w:author="Assessor GDSXSR" w:date="2026-10-29T18:10:40Z">
        <w:r>
          <w:rPr>
            <w:rFonts w:ascii="Arial" w:hAnsi="Arial" w:cs="Arial"/>
            <w:color w:val="808080"/>
            <w:sz w:val="28"/>
            <w:szCs w:val="28"/>
          </w:rPr>
          <w:delText>veículos</w:delText>
        </w:r>
      </w:del>
      <w:del w:id="1360" w:author="Assessor GDSXSR" w:date="2026-10-29T18:10:40Z">
        <w:r>
          <w:rPr>
            <w:rFonts w:ascii="Arial" w:hAnsi="Arial" w:cs="Arial"/>
            <w:sz w:val="28"/>
            <w:szCs w:val="28"/>
          </w:rPr>
          <w:delText>.</w:delText>
        </w:r>
      </w:del>
    </w:p>
    <w:p w14:paraId="4C59AF7E" w14:textId="77777777" w:rsidR="00773BA8" w:rsidRDefault="00773BA8">
      <w:pPr>
        <w:spacing w:after="0" w:line="360" w:lineRule="auto"/>
        <w:ind w:firstLine="2268"/>
        <w:jc w:val="both"/>
        <w:rPr>
          <w:del w:id="1362" w:author="Assessor GDSXSR" w:date="2026-10-29T18:10:40Z"/>
        </w:rPr>
      </w:pPr>
    </w:p>
    <w:p w14:paraId="0925C5EC" w14:textId="4D6F4B29" w:rsidR="00033E8B" w:rsidRPr="00033E8B" w:rsidRDefault="00663E10" w:rsidP="00033E8B">
      <w:pPr>
        <w:spacing w:after="0" w:line="360" w:lineRule="auto"/>
        <w:ind w:firstLine="2268"/>
        <w:jc w:val="both"/>
        <w:rPr>
          <w:del w:id="1380" w:author="Assessor GDSXSR" w:date="2026-10-29T18:10:40Z"/>
          <w:rFonts w:ascii="Arial" w:hAnsi="Arial" w:cs="Arial"/>
          <w:sz w:val="28"/>
          <w:szCs w:val="28"/>
        </w:rPr>
      </w:pPr>
      <w:del w:id="1363" w:author="Assessor GDSXSR" w:date="2026-10-29T18:10:40Z">
        <w:r>
          <w:rPr>
            <w:rFonts w:ascii="Arial" w:hAnsi="Arial" w:cs="Arial"/>
            <w:color w:val="808080"/>
            <w:sz w:val="28"/>
            <w:szCs w:val="28"/>
          </w:rPr>
          <w:lastRenderedPageBreak/>
          <w:delText>Além</w:delText>
        </w:r>
      </w:del>
      <w:del w:id="1364" w:author="Assessor GDSXSR" w:date="2026-10-29T18:10:40Z">
        <w:r>
          <w:rPr>
            <w:rFonts w:ascii="Arial" w:hAnsi="Arial" w:cs="Arial"/>
            <w:sz w:val="28"/>
            <w:szCs w:val="28"/>
          </w:rPr>
          <w:delText xml:space="preserve"> </w:delText>
        </w:r>
      </w:del>
      <w:del w:id="1365" w:author="Assessor GDSXSR" w:date="2026-10-29T18:10:40Z">
        <w:r>
          <w:rPr>
            <w:rFonts w:ascii="Arial" w:hAnsi="Arial" w:cs="Arial"/>
            <w:color w:val="808080"/>
            <w:sz w:val="28"/>
            <w:szCs w:val="28"/>
          </w:rPr>
          <w:delText>disso</w:delText>
        </w:r>
      </w:del>
      <w:del w:id="1366" w:author="Assessor GDSXSR" w:date="2026-10-29T18:10:40Z">
        <w:r>
          <w:rPr>
            <w:rFonts w:ascii="Arial" w:hAnsi="Arial" w:cs="Arial"/>
            <w:sz w:val="28"/>
            <w:szCs w:val="28"/>
          </w:rPr>
          <w:delText xml:space="preserve">, a apelada comprovou </w:delText>
        </w:r>
      </w:del>
      <w:commentRangeStart w:id="14"/>
      <w:del w:id="1367" w:author="Assessor GDSXSR" w:date="2026-10-29T18:10:40Z">
        <w:r>
          <w:rPr>
            <w:rFonts w:ascii="Arial" w:hAnsi="Arial" w:cs="Arial"/>
            <w:color w:val="808080"/>
            <w:sz w:val="28"/>
            <w:szCs w:val="28"/>
          </w:rPr>
          <w:delText>documentalmente</w:delText>
        </w:r>
      </w:del>
      <w:commentRangeEnd w:id="14"/>
      <w:del w:id="1368" w:author="Assessor GDSXSR" w:date="2026-10-29T18:10:40Z">
        <w:r>
          <w:rPr>
            <w:rStyle w:val="Refdecomentrio"/>
            <w:rFonts w:ascii="Arial" w:hAnsi="Arial" w:cs="Arial"/>
            <w:sz w:val="28"/>
            <w:szCs w:val="28"/>
          </w:rPr>
          <w:commentReference w:id="14"/>
        </w:r>
      </w:del>
      <w:del w:id="1369" w:author="Assessor GDSXSR" w:date="2026-10-29T18:10:40Z">
        <w:r>
          <w:rPr>
            <w:rFonts w:ascii="Arial" w:hAnsi="Arial" w:cs="Arial"/>
            <w:sz w:val="28"/>
            <w:szCs w:val="28"/>
          </w:rPr>
          <w:delText xml:space="preserve"> que a aquisição </w:delText>
        </w:r>
      </w:del>
      <w:del w:id="1370" w:author="Assessor GDSXSR" w:date="2026-10-29T18:10:40Z">
        <w:r>
          <w:rPr>
            <w:rFonts w:ascii="Arial" w:hAnsi="Arial" w:cs="Arial"/>
            <w:color w:val="808080"/>
            <w:sz w:val="28"/>
            <w:szCs w:val="28"/>
          </w:rPr>
          <w:delText>foi</w:delText>
        </w:r>
      </w:del>
      <w:del w:id="1371" w:author="Assessor GDSXSR" w:date="2026-10-29T18:10:40Z">
        <w:r>
          <w:rPr>
            <w:rFonts w:ascii="Arial" w:hAnsi="Arial" w:cs="Arial"/>
            <w:sz w:val="28"/>
            <w:szCs w:val="28"/>
          </w:rPr>
          <w:delText xml:space="preserve"> onerosa, </w:delText>
        </w:r>
      </w:del>
      <w:del w:id="1372" w:author="Assessor GDSXSR" w:date="2026-10-29T18:10:40Z">
        <w:r>
          <w:rPr>
            <w:rFonts w:ascii="Arial" w:hAnsi="Arial" w:cs="Arial"/>
            <w:color w:val="808080"/>
            <w:sz w:val="28"/>
            <w:szCs w:val="28"/>
          </w:rPr>
          <w:delText>que</w:delText>
        </w:r>
      </w:del>
      <w:del w:id="1373" w:author="Assessor GDSXSR" w:date="2026-10-29T18:10:40Z">
        <w:r>
          <w:rPr>
            <w:rFonts w:ascii="Arial" w:hAnsi="Arial" w:cs="Arial"/>
            <w:sz w:val="28"/>
            <w:szCs w:val="28"/>
          </w:rPr>
          <w:delText xml:space="preserve"> houve a </w:delText>
        </w:r>
      </w:del>
      <w:del w:id="1374" w:author="Assessor GDSXSR" w:date="2026-10-29T18:10:40Z">
        <w:r>
          <w:rPr>
            <w:rFonts w:ascii="Arial" w:hAnsi="Arial" w:cs="Arial"/>
            <w:color w:val="808080"/>
            <w:sz w:val="28"/>
            <w:szCs w:val="28"/>
          </w:rPr>
          <w:delText>tradição</w:delText>
        </w:r>
      </w:del>
      <w:del w:id="1375" w:author="Assessor GDSXSR" w:date="2026-10-29T18:10:40Z">
        <w:r>
          <w:rPr>
            <w:rFonts w:ascii="Arial" w:hAnsi="Arial" w:cs="Arial"/>
            <w:sz w:val="28"/>
            <w:szCs w:val="28"/>
          </w:rPr>
          <w:delText xml:space="preserve"> </w:delText>
        </w:r>
      </w:del>
      <w:del w:id="1376" w:author="Assessor GDSXSR" w:date="2026-10-29T18:10:40Z">
        <w:r>
          <w:rPr>
            <w:rFonts w:ascii="Arial" w:hAnsi="Arial" w:cs="Arial"/>
            <w:color w:val="808080"/>
            <w:sz w:val="28"/>
            <w:szCs w:val="28"/>
          </w:rPr>
          <w:delText>dos bens e que o</w:delText>
        </w:r>
      </w:del>
      <w:del w:id="1377" w:author="Assessor GDSXSR" w:date="2026-10-29T18:10:40Z">
        <w:r>
          <w:rPr>
            <w:rFonts w:ascii="Arial" w:hAnsi="Arial" w:cs="Arial"/>
            <w:sz w:val="28"/>
            <w:szCs w:val="28"/>
          </w:rPr>
          <w:delText xml:space="preserve"> financiamento</w:delText>
        </w:r>
      </w:del>
      <w:del w:id="1378" w:author="Assessor GDSXSR" w:date="2026-10-29T18:10:40Z">
        <w:r>
          <w:rPr>
            <w:rFonts w:ascii="Arial" w:hAnsi="Arial" w:cs="Arial"/>
            <w:color w:val="808080"/>
            <w:sz w:val="28"/>
            <w:szCs w:val="28"/>
          </w:rPr>
          <w:delText xml:space="preserve"> foi quitado</w:delText>
        </w:r>
      </w:del>
      <w:del w:id="1379" w:author="Assessor GDSXSR" w:date="2026-10-29T18:10:40Z">
        <w:r>
          <w:rPr>
            <w:rFonts w:ascii="Arial" w:hAnsi="Arial" w:cs="Arial"/>
            <w:sz w:val="28"/>
            <w:szCs w:val="28"/>
          </w:rPr>
          <w:delText xml:space="preserve"> em período anterior à constrição judicial.</w:delText>
        </w:r>
      </w:del>
    </w:p>
    <w:p w14:paraId="6B965E6D" w14:textId="0926A00A" w:rsidR="00663E10" w:rsidRDefault="00663E10" w:rsidP="00506A7D">
      <w:pPr>
        <w:spacing w:after="0" w:line="360" w:lineRule="auto"/>
        <w:ind w:firstLine="2268"/>
        <w:jc w:val="both"/>
        <w:rPr>
          <w:del w:id="1381" w:author="Assessor GDSXSR" w:date="2026-10-29T18:10:40Z"/>
          <w:rFonts w:ascii="Arial" w:hAnsi="Arial" w:cs="Arial"/>
          <w:sz w:val="28"/>
          <w:szCs w:val="28"/>
        </w:rPr>
      </w:pPr>
    </w:p>
    <w:p w14:paraId="6E0BA899" w14:textId="252561CF" w:rsidR="0079449B" w:rsidRDefault="0079449B" w:rsidP="00506A7D">
      <w:pPr>
        <w:spacing w:after="0" w:line="360" w:lineRule="auto"/>
        <w:ind w:firstLine="2268"/>
        <w:jc w:val="both"/>
        <w:rPr>
          <w:rFonts w:ascii="Arial" w:hAnsi="Arial" w:cs="Arial"/>
          <w:sz w:val="28"/>
          <w:szCs w:val="28"/>
        </w:rPr>
      </w:pPr>
      <w:r>
        <w:rPr>
          <w:rFonts w:ascii="Arial" w:hAnsi="Arial" w:cs="Arial"/>
          <w:sz w:val="28"/>
          <w:szCs w:val="28"/>
        </w:rPr>
        <w:t xml:space="preserve">Nesse </w:t>
      </w:r>
      <w:r>
        <w:rPr>
          <w:rFonts w:ascii="Arial" w:hAnsi="Arial" w:cs="Arial"/>
          <w:color w:val="808080"/>
          <w:sz w:val="28"/>
          <w:szCs w:val="28"/>
        </w:rPr>
        <w:t>sentido</w:t>
      </w:r>
      <w:r>
        <w:rPr>
          <w:rFonts w:ascii="Arial" w:hAnsi="Arial" w:cs="Arial"/>
          <w:sz w:val="28"/>
          <w:szCs w:val="28"/>
        </w:rPr>
        <w:t>:</w:t>
      </w:r>
    </w:p>
    <w:p w14:paraId="15F5F1E9" w14:textId="77777777" w:rsidR="00642FCB" w:rsidRDefault="00642FCB" w:rsidP="00506A7D">
      <w:pPr>
        <w:spacing w:after="0" w:line="360" w:lineRule="auto"/>
        <w:ind w:firstLine="2268"/>
        <w:jc w:val="both"/>
        <w:rPr>
          <w:rFonts w:ascii="Arial" w:hAnsi="Arial" w:cs="Arial"/>
          <w:sz w:val="28"/>
          <w:szCs w:val="28"/>
        </w:rPr>
      </w:pPr>
    </w:p>
    <w:p w14:paraId="3C551F39" w14:textId="1038B604" w:rsidR="00115603" w:rsidRPr="00115603" w:rsidRDefault="00115603" w:rsidP="00115603">
      <w:pPr>
        <w:spacing w:after="0" w:line="360" w:lineRule="auto"/>
        <w:ind w:left="2268"/>
        <w:jc w:val="both"/>
        <w:rPr>
          <w:rFonts w:ascii="Arial" w:hAnsi="Arial" w:cs="Arial"/>
          <w:i/>
          <w:iCs/>
          <w:sz w:val="26"/>
          <w:szCs w:val="26"/>
        </w:rPr>
      </w:pPr>
      <w:r>
        <w:rPr>
          <w:rFonts w:ascii="Arial" w:hAnsi="Arial" w:cs="Arial"/>
          <w:i/>
          <w:iCs/>
          <w:sz w:val="26"/>
          <w:szCs w:val="26"/>
        </w:rPr>
        <w:t xml:space="preserve">“</w:t>
      </w:r>
      <w:commentRangeStart w:id="27"/>
      <w:r>
        <w:rPr>
          <w:rFonts w:ascii="Arial" w:hAnsi="Arial" w:cs="Arial"/>
          <w:i/>
          <w:iCs/>
          <w:sz w:val="26"/>
          <w:szCs w:val="26"/>
        </w:rPr>
        <w:t xml:space="preserve">(...) </w:t>
      </w:r>
      <w:del w:id="1382" w:author="Assessor GDSXSR" w:date="2026-10-29T18:10:40Z">
        <w:r>
          <w:rPr>
            <w:rFonts w:ascii="Arial" w:hAnsi="Arial" w:cs="Arial"/>
            <w:i/>
            <w:iCs/>
            <w:sz w:val="26"/>
            <w:szCs w:val="26"/>
          </w:rPr>
          <w:delText xml:space="preserve">7</w:delText>
        </w:r>
      </w:del>
      <w:ins w:id="1383" w:author="Assessor GDSXSR" w:date="2026-10-29T18:10:40Z">
        <w:r>
          <w:rPr>
            <w:rFonts w:ascii="Arial" w:hAnsi="Arial" w:cs="Arial"/>
            <w:i/>
            <w:iCs/>
            <w:color w:val="808080"/>
            <w:sz w:val="26"/>
            <w:szCs w:val="26"/>
          </w:rPr>
          <w:t xml:space="preserve">8</w:t>
        </w:r>
      </w:ins>
      <w:r>
        <w:rPr>
          <w:rFonts w:ascii="Arial" w:hAnsi="Arial" w:cs="Arial"/>
          <w:i/>
          <w:iCs/>
          <w:sz w:val="26"/>
          <w:szCs w:val="26"/>
        </w:rPr>
        <w:t xml:space="preserve">.</w:t>
      </w:r>
      <w:commentRangeEnd w:id="27"/>
      <w:r>
        <w:rPr>
          <w:rStyle w:val="CommentReference"/>
        </w:rPr>
        <w:commentReference w:id="27"/>
      </w:r>
      <w:r>
        <w:rPr>
          <w:rFonts w:ascii="Arial" w:hAnsi="Arial" w:cs="Arial"/>
          <w:i/>
          <w:iCs/>
          <w:sz w:val="26"/>
          <w:szCs w:val="26"/>
        </w:rPr>
        <w:t xml:space="preserve"> </w:t>
      </w:r>
      <w:del w:id="1384" w:author="Assessor GDSXSR" w:date="2026-10-29T18:10:40Z">
        <w:r>
          <w:rPr>
            <w:rFonts w:ascii="Arial" w:hAnsi="Arial" w:cs="Arial"/>
            <w:i/>
            <w:iCs/>
            <w:sz w:val="26"/>
            <w:szCs w:val="26"/>
          </w:rPr>
          <w:delText xml:space="preserve">A</w:delText>
        </w:r>
      </w:del>
      <w:ins w:id="1385" w:author="Assessor GDSXSR" w:date="2026-10-29T18:10:40Z">
        <w:r>
          <w:rPr>
            <w:rFonts w:ascii="Arial" w:hAnsi="Arial" w:cs="Arial"/>
            <w:i/>
            <w:iCs/>
            <w:color w:val="808080"/>
            <w:sz w:val="26"/>
            <w:szCs w:val="26"/>
          </w:rPr>
          <w:t xml:space="preserve">Incide</w:t>
        </w:r>
      </w:ins>
      <w:r>
        <w:rPr>
          <w:rFonts w:ascii="Arial" w:hAnsi="Arial" w:cs="Arial"/>
          <w:i/>
          <w:iCs/>
          <w:sz w:val="26"/>
          <w:szCs w:val="26"/>
        </w:rPr>
        <w:t xml:space="preserve"> </w:t>
      </w:r>
      <w:del w:id="1386" w:author="Assessor GDSXSR" w:date="2026-10-29T18:10:40Z">
        <w:r>
          <w:rPr>
            <w:rFonts w:ascii="Arial" w:hAnsi="Arial" w:cs="Arial"/>
            <w:i/>
            <w:iCs/>
            <w:sz w:val="26"/>
            <w:szCs w:val="26"/>
          </w:rPr>
          <w:delText xml:space="preserve">restrição</w:delText>
        </w:r>
      </w:del>
      <w:ins w:id="1387" w:author="Assessor GDSXSR" w:date="2026-10-29T18:10:40Z">
        <w:r>
          <w:rPr>
            <w:rFonts w:ascii="Arial" w:hAnsi="Arial" w:cs="Arial"/>
            <w:i/>
            <w:iCs/>
            <w:color w:val="808080"/>
            <w:sz w:val="26"/>
            <w:szCs w:val="26"/>
          </w:rPr>
          <w:t xml:space="preserve">a Súmula 375 do STJ, diante da ausência de registro prévio de penhora e de prova de má-fé do terceiro adquirente, o que afasta a fraude à execução e impede a manutenção da constrição</w:t>
        </w:r>
      </w:ins>
      <w:r>
        <w:rPr>
          <w:rFonts w:ascii="Arial" w:hAnsi="Arial" w:cs="Arial"/>
          <w:i/>
          <w:iCs/>
          <w:sz w:val="26"/>
          <w:szCs w:val="26"/>
        </w:rPr>
        <w:t xml:space="preserve"> sobre </w:t>
      </w:r>
      <w:del w:id="1388" w:author="Assessor GDSXSR" w:date="2026-10-29T18:10:40Z">
        <w:r>
          <w:rPr>
            <w:rFonts w:ascii="Arial" w:hAnsi="Arial" w:cs="Arial"/>
            <w:i/>
            <w:iCs/>
            <w:sz w:val="26"/>
            <w:szCs w:val="26"/>
          </w:rPr>
          <w:delText xml:space="preserve">o</w:delText>
        </w:r>
      </w:del>
      <w:ins w:id="1389" w:author="Assessor GDSXSR" w:date="2026-10-29T18:10:40Z">
        <w:r>
          <w:rPr>
            <w:rFonts w:ascii="Arial" w:hAnsi="Arial" w:cs="Arial"/>
            <w:i/>
            <w:iCs/>
            <w:color w:val="808080"/>
            <w:sz w:val="26"/>
            <w:szCs w:val="26"/>
          </w:rPr>
          <w:t xml:space="preserve">bem</w:t>
        </w:r>
      </w:ins>
      <w:r>
        <w:rPr>
          <w:rFonts w:ascii="Arial" w:hAnsi="Arial" w:cs="Arial"/>
          <w:i/>
          <w:iCs/>
          <w:sz w:val="26"/>
          <w:szCs w:val="26"/>
        </w:rPr>
        <w:t xml:space="preserve"> </w:t>
      </w:r>
      <w:del w:id="1390" w:author="Assessor GDSXSR" w:date="2026-10-29T18:10:40Z">
        <w:r>
          <w:rPr>
            <w:rFonts w:ascii="Arial" w:hAnsi="Arial" w:cs="Arial"/>
            <w:i/>
            <w:iCs/>
            <w:sz w:val="26"/>
            <w:szCs w:val="26"/>
          </w:rPr>
          <w:delText xml:space="preserve">Fiat</w:delText>
        </w:r>
      </w:del>
      <w:ins w:id="1391" w:author="Assessor GDSXSR" w:date="2026-10-29T18:10:40Z">
        <w:r>
          <w:rPr>
            <w:rFonts w:ascii="Arial" w:hAnsi="Arial" w:cs="Arial"/>
            <w:i/>
            <w:iCs/>
            <w:color w:val="808080"/>
            <w:sz w:val="26"/>
            <w:szCs w:val="26"/>
          </w:rPr>
          <w:t xml:space="preserve">já</w:t>
        </w:r>
      </w:ins>
      <w:r>
        <w:rPr>
          <w:rFonts w:ascii="Arial" w:hAnsi="Arial" w:cs="Arial"/>
          <w:i/>
          <w:iCs/>
          <w:sz w:val="26"/>
          <w:szCs w:val="26"/>
        </w:rPr>
        <w:t xml:space="preserve"> </w:t>
      </w:r>
      <w:del w:id="1392" w:author="Assessor GDSXSR" w:date="2026-10-29T18:10:40Z">
        <w:r>
          <w:rPr>
            <w:rFonts w:ascii="Arial" w:hAnsi="Arial" w:cs="Arial"/>
            <w:i/>
            <w:iCs/>
            <w:sz w:val="26"/>
            <w:szCs w:val="26"/>
          </w:rPr>
          <w:delText xml:space="preserve">Strada</w:delText>
        </w:r>
      </w:del>
      <w:ins w:id="1393" w:author="Assessor GDSXSR" w:date="2026-10-29T18:10:40Z">
        <w:r>
          <w:rPr>
            <w:rFonts w:ascii="Arial" w:hAnsi="Arial" w:cs="Arial"/>
            <w:i/>
            <w:iCs/>
            <w:color w:val="808080"/>
            <w:sz w:val="26"/>
            <w:szCs w:val="26"/>
          </w:rPr>
          <w:t xml:space="preserve">transferido.</w:t>
        </w:r>
      </w:ins>
      <w:r>
        <w:rPr>
          <w:rFonts w:ascii="Arial" w:hAnsi="Arial" w:cs="Arial"/>
          <w:i/>
          <w:iCs/>
          <w:sz w:val="26"/>
          <w:szCs w:val="26"/>
        </w:rPr>
        <w:t xml:space="preserve"> </w:t>
      </w:r>
      <w:del w:id="1394" w:author="Assessor GDSXSR" w:date="2026-10-29T18:10:40Z">
        <w:r>
          <w:rPr>
            <w:rFonts w:ascii="Arial" w:hAnsi="Arial" w:cs="Arial"/>
            <w:i/>
            <w:iCs/>
            <w:sz w:val="26"/>
            <w:szCs w:val="26"/>
          </w:rPr>
          <w:delText xml:space="preserve">deve</w:delText>
        </w:r>
      </w:del>
      <w:ins w:id="1395" w:author="Assessor GDSXSR" w:date="2026-10-29T18:10:40Z">
        <w:r>
          <w:rPr>
            <w:rFonts w:ascii="Arial" w:hAnsi="Arial" w:cs="Arial"/>
            <w:i/>
            <w:iCs/>
            <w:color w:val="808080"/>
            <w:sz w:val="26"/>
            <w:szCs w:val="26"/>
          </w:rPr>
          <w:t xml:space="preserve">(...).”</w:t>
        </w:r>
      </w:ins>
      <w:r>
        <w:rPr>
          <w:rFonts w:ascii="Arial" w:hAnsi="Arial" w:cs="Arial"/>
          <w:i/>
          <w:iCs/>
          <w:sz w:val="26"/>
          <w:szCs w:val="26"/>
        </w:rPr>
        <w:t xml:space="preserve"> </w:t>
      </w:r>
      <w:del w:id="1396" w:author="Assessor GDSXSR" w:date="2026-10-29T18:10:40Z">
        <w:r>
          <w:rPr>
            <w:rFonts w:ascii="Arial" w:hAnsi="Arial" w:cs="Arial"/>
            <w:i/>
            <w:iCs/>
            <w:sz w:val="26"/>
            <w:szCs w:val="26"/>
          </w:rPr>
          <w:delText xml:space="preserve">ser</w:delText>
        </w:r>
      </w:del>
      <w:ins w:id="1397" w:author="Assessor GDSXSR" w:date="2026-10-29T18:10:40Z">
        <w:r>
          <w:rPr>
            <w:rFonts w:ascii="Arial" w:hAnsi="Arial" w:cs="Arial"/>
            <w:i/>
            <w:iCs/>
            <w:color w:val="808080"/>
            <w:sz w:val="26"/>
            <w:szCs w:val="26"/>
          </w:rPr>
          <w:t xml:space="preserve">(Acórdão</w:t>
        </w:r>
      </w:ins>
      <w:r>
        <w:rPr>
          <w:rFonts w:ascii="Arial" w:hAnsi="Arial" w:cs="Arial"/>
          <w:i/>
          <w:iCs/>
          <w:sz w:val="26"/>
          <w:szCs w:val="26"/>
        </w:rPr>
        <w:t xml:space="preserve"> </w:t>
      </w:r>
      <w:del w:id="1398" w:author="Assessor GDSXSR" w:date="2026-10-29T18:10:40Z">
        <w:r>
          <w:rPr>
            <w:rFonts w:ascii="Arial" w:hAnsi="Arial" w:cs="Arial"/>
            <w:i/>
            <w:iCs/>
            <w:sz w:val="26"/>
            <w:szCs w:val="26"/>
          </w:rPr>
          <w:delText xml:space="preserve">levantada</w:delText>
        </w:r>
      </w:del>
      <w:ins w:id="1399" w:author="Assessor GDSXSR" w:date="2026-10-29T18:10:40Z">
        <w:r>
          <w:rPr>
            <w:rFonts w:ascii="Arial" w:hAnsi="Arial" w:cs="Arial"/>
            <w:i/>
            <w:iCs/>
            <w:color w:val="808080"/>
            <w:sz w:val="26"/>
            <w:szCs w:val="26"/>
          </w:rPr>
          <w:t xml:space="preserve">2169896</w:t>
        </w:r>
      </w:ins>
      <w:r>
        <w:rPr>
          <w:rFonts w:ascii="Arial" w:hAnsi="Arial" w:cs="Arial"/>
          <w:i/>
          <w:iCs/>
          <w:sz w:val="26"/>
          <w:szCs w:val="26"/>
        </w:rPr>
        <w:t xml:space="preserve">, </w:t>
      </w:r>
      <w:del w:id="1400" w:author="Assessor GDSXSR" w:date="2026-10-29T18:10:40Z">
        <w:r>
          <w:rPr>
            <w:rFonts w:ascii="Arial" w:hAnsi="Arial" w:cs="Arial"/>
            <w:i/>
            <w:iCs/>
            <w:sz w:val="26"/>
            <w:szCs w:val="26"/>
          </w:rPr>
          <w:delText xml:space="preserve">pois a documentação comprova alienação em 31/7/2025 e transferência perante o DETRAN em 4/</w:delText>
        </w:r>
      </w:del>
      <w:ins w:id="1401" w:author="Assessor GDSXSR" w:date="2026-10-29T18:10:40Z">
        <w:r>
          <w:rPr>
            <w:rFonts w:ascii="Arial" w:hAnsi="Arial" w:cs="Arial"/>
            <w:i/>
            <w:iCs/>
            <w:color w:val="808080"/>
            <w:sz w:val="26"/>
            <w:szCs w:val="26"/>
          </w:rPr>
          <w:t xml:space="preserve">0723642-81.2026.</w:t>
        </w:r>
      </w:ins>
      <w:r>
        <w:rPr>
          <w:rFonts w:ascii="Arial" w:hAnsi="Arial" w:cs="Arial"/>
          <w:i/>
          <w:iCs/>
          <w:sz w:val="26"/>
          <w:szCs w:val="26"/>
        </w:rPr>
        <w:t xml:space="preserve">8</w:t>
      </w:r>
      <w:del w:id="1402" w:author="Assessor GDSXSR" w:date="2026-10-29T18:10:40Z">
        <w:r>
          <w:rPr>
            <w:rFonts w:ascii="Arial" w:hAnsi="Arial" w:cs="Arial"/>
            <w:i/>
            <w:iCs/>
            <w:sz w:val="26"/>
            <w:szCs w:val="26"/>
          </w:rPr>
          <w:delText xml:space="preserve">/2025</w:delText>
        </w:r>
      </w:del>
      <w:ins w:id="1403" w:author="Assessor GDSXSR" w:date="2026-10-29T18:10:40Z">
        <w:r>
          <w:rPr>
            <w:rFonts w:ascii="Arial" w:hAnsi="Arial" w:cs="Arial"/>
            <w:i/>
            <w:iCs/>
            <w:color w:val="808080"/>
            <w:sz w:val="26"/>
            <w:szCs w:val="26"/>
          </w:rPr>
          <w:t xml:space="preserve">.07.0000</w:t>
        </w:r>
      </w:ins>
      <w:r>
        <w:rPr>
          <w:rFonts w:ascii="Arial" w:hAnsi="Arial" w:cs="Arial"/>
          <w:i/>
          <w:iCs/>
          <w:sz w:val="26"/>
          <w:szCs w:val="26"/>
        </w:rPr>
        <w:t xml:space="preserve">, </w:t>
      </w:r>
      <w:del w:id="1404" w:author="Assessor GDSXSR" w:date="2026-10-29T18:10:40Z">
        <w:r>
          <w:rPr>
            <w:rFonts w:ascii="Arial" w:hAnsi="Arial" w:cs="Arial"/>
            <w:i/>
            <w:iCs/>
            <w:sz w:val="26"/>
            <w:szCs w:val="26"/>
          </w:rPr>
          <w:delText xml:space="preserve">datas</w:delText>
        </w:r>
      </w:del>
      <w:ins w:id="1405" w:author="Assessor GDSXSR" w:date="2026-10-29T18:10:40Z">
        <w:r>
          <w:rPr>
            <w:rFonts w:ascii="Arial" w:hAnsi="Arial" w:cs="Arial"/>
            <w:i/>
            <w:iCs/>
            <w:color w:val="808080"/>
            <w:sz w:val="26"/>
            <w:szCs w:val="26"/>
          </w:rPr>
          <w:t xml:space="preserve">Relator:</w:t>
        </w:r>
      </w:ins>
      <w:r>
        <w:rPr>
          <w:rFonts w:ascii="Arial" w:hAnsi="Arial" w:cs="Arial"/>
          <w:i/>
          <w:iCs/>
          <w:sz w:val="26"/>
          <w:szCs w:val="26"/>
        </w:rPr>
        <w:t xml:space="preserve"> </w:t>
      </w:r>
      <w:del w:id="1406" w:author="Assessor GDSXSR" w:date="2026-10-29T18:10:40Z">
        <w:r>
          <w:rPr>
            <w:rFonts w:ascii="Arial" w:hAnsi="Arial" w:cs="Arial"/>
            <w:i/>
            <w:iCs/>
            <w:sz w:val="26"/>
            <w:szCs w:val="26"/>
          </w:rPr>
          <w:delText xml:space="preserve">anteriores</w:delText>
        </w:r>
      </w:del>
      <w:ins w:id="1407" w:author="Assessor GDSXSR" w:date="2026-10-29T18:10:40Z">
        <w:r>
          <w:rPr>
            <w:rFonts w:ascii="Arial" w:hAnsi="Arial" w:cs="Arial"/>
            <w:i/>
            <w:iCs/>
            <w:color w:val="808080"/>
            <w:sz w:val="26"/>
            <w:szCs w:val="26"/>
          </w:rPr>
          <w:t xml:space="preserve">MÁRIO-ZAM</w:t>
        </w:r>
      </w:ins>
      <w:r>
        <w:rPr>
          <w:rFonts w:ascii="Arial" w:hAnsi="Arial" w:cs="Arial"/>
          <w:i/>
          <w:iCs/>
          <w:sz w:val="26"/>
          <w:szCs w:val="26"/>
        </w:rPr>
        <w:t xml:space="preserve"> </w:t>
      </w:r>
      <w:del w:id="1408" w:author="Assessor GDSXSR" w:date="2026-10-29T18:10:40Z">
        <w:r>
          <w:rPr>
            <w:rFonts w:ascii="Arial" w:hAnsi="Arial" w:cs="Arial"/>
            <w:i/>
            <w:iCs/>
            <w:sz w:val="26"/>
            <w:szCs w:val="26"/>
          </w:rPr>
          <w:delText xml:space="preserve">à</w:delText>
        </w:r>
      </w:del>
      <w:ins w:id="1409" w:author="Assessor GDSXSR" w:date="2026-10-29T18:10:40Z">
        <w:r>
          <w:rPr>
            <w:rFonts w:ascii="Arial" w:hAnsi="Arial" w:cs="Arial"/>
            <w:i/>
            <w:iCs/>
            <w:color w:val="808080"/>
            <w:sz w:val="26"/>
            <w:szCs w:val="26"/>
          </w:rPr>
          <w:t xml:space="preserve">BELMIRO,</w:t>
        </w:r>
      </w:ins>
      <w:r>
        <w:rPr>
          <w:rFonts w:ascii="Arial" w:hAnsi="Arial" w:cs="Arial"/>
          <w:i/>
          <w:iCs/>
          <w:sz w:val="26"/>
          <w:szCs w:val="26"/>
        </w:rPr>
        <w:t xml:space="preserve"> </w:t>
      </w:r>
      <w:del w:id="1410" w:author="Assessor GDSXSR" w:date="2026-10-29T18:10:40Z">
        <w:r>
          <w:rPr>
            <w:rFonts w:ascii="Arial" w:hAnsi="Arial" w:cs="Arial"/>
            <w:i/>
            <w:iCs/>
            <w:sz w:val="26"/>
            <w:szCs w:val="26"/>
          </w:rPr>
          <w:delText xml:space="preserve">ordem</w:delText>
        </w:r>
      </w:del>
      <w:ins w:id="1411" w:author="Assessor GDSXSR" w:date="2026-10-29T18:10:40Z">
        <w:r>
          <w:rPr>
            <w:rFonts w:ascii="Arial" w:hAnsi="Arial" w:cs="Arial"/>
            <w:i/>
            <w:iCs/>
            <w:color w:val="808080"/>
            <w:sz w:val="26"/>
            <w:szCs w:val="26"/>
          </w:rPr>
          <w:t xml:space="preserve">4ª</w:t>
        </w:r>
      </w:ins>
      <w:r>
        <w:rPr>
          <w:rFonts w:ascii="Arial" w:hAnsi="Arial" w:cs="Arial"/>
          <w:i/>
          <w:iCs/>
          <w:sz w:val="26"/>
          <w:szCs w:val="26"/>
        </w:rPr>
        <w:t xml:space="preserve"> </w:t>
      </w:r>
      <w:del w:id="1412" w:author="Assessor GDSXSR" w:date="2026-10-29T18:10:40Z">
        <w:r>
          <w:rPr>
            <w:rFonts w:ascii="Arial" w:hAnsi="Arial" w:cs="Arial"/>
            <w:i/>
            <w:iCs/>
            <w:sz w:val="26"/>
            <w:szCs w:val="26"/>
          </w:rPr>
          <w:delText xml:space="preserve">RENAJUD</w:delText>
        </w:r>
      </w:del>
      <w:ins w:id="1413" w:author="Assessor GDSXSR" w:date="2026-10-29T18:10:40Z">
        <w:r>
          <w:rPr>
            <w:rFonts w:ascii="Arial" w:hAnsi="Arial" w:cs="Arial"/>
            <w:i/>
            <w:iCs/>
            <w:color w:val="808080"/>
            <w:sz w:val="26"/>
            <w:szCs w:val="26"/>
          </w:rPr>
          <w:t xml:space="preserve">TURMA</w:t>
        </w:r>
      </w:ins>
      <w:r>
        <w:rPr>
          <w:rFonts w:ascii="Arial" w:hAnsi="Arial" w:cs="Arial"/>
          <w:i/>
          <w:iCs/>
          <w:sz w:val="26"/>
          <w:szCs w:val="26"/>
        </w:rPr>
        <w:t xml:space="preserve"> </w:t>
      </w:r>
      <w:del w:id="1414" w:author="Assessor GDSXSR" w:date="2026-10-29T18:10:40Z">
        <w:r>
          <w:rPr>
            <w:rFonts w:ascii="Arial" w:hAnsi="Arial" w:cs="Arial"/>
            <w:i/>
            <w:iCs/>
            <w:sz w:val="26"/>
            <w:szCs w:val="26"/>
          </w:rPr>
          <w:delText xml:space="preserve">efetivada</w:delText>
        </w:r>
      </w:del>
      <w:ins w:id="1415" w:author="Assessor GDSXSR" w:date="2026-10-29T18:10:40Z">
        <w:r>
          <w:rPr>
            <w:rFonts w:ascii="Arial" w:hAnsi="Arial" w:cs="Arial"/>
            <w:i/>
            <w:iCs/>
            <w:color w:val="808080"/>
            <w:sz w:val="26"/>
            <w:szCs w:val="26"/>
          </w:rPr>
          <w:t xml:space="preserve">CÍVEL,</w:t>
        </w:r>
      </w:ins>
      <w:r>
        <w:rPr>
          <w:rFonts w:ascii="Arial" w:hAnsi="Arial" w:cs="Arial"/>
          <w:i/>
          <w:iCs/>
          <w:sz w:val="26"/>
          <w:szCs w:val="26"/>
        </w:rPr>
        <w:t xml:space="preserve"> </w:t>
      </w:r>
      <w:del w:id="1416" w:author="Assessor GDSXSR" w:date="2026-10-29T18:10:40Z">
        <w:r>
          <w:rPr>
            <w:rFonts w:ascii="Arial" w:hAnsi="Arial" w:cs="Arial"/>
            <w:i/>
            <w:iCs/>
            <w:sz w:val="26"/>
            <w:szCs w:val="26"/>
          </w:rPr>
          <w:delText xml:space="preserve">em</w:delText>
        </w:r>
      </w:del>
      <w:ins w:id="1417" w:author="Assessor GDSXSR" w:date="2026-10-29T18:10:40Z">
        <w:r>
          <w:rPr>
            <w:rFonts w:ascii="Arial" w:hAnsi="Arial" w:cs="Arial"/>
            <w:i/>
            <w:iCs/>
            <w:color w:val="808080"/>
            <w:sz w:val="26"/>
            <w:szCs w:val="26"/>
          </w:rPr>
          <w:t xml:space="preserve">data</w:t>
        </w:r>
      </w:ins>
      <w:r>
        <w:rPr>
          <w:rFonts w:ascii="Arial" w:hAnsi="Arial" w:cs="Arial"/>
          <w:i/>
          <w:iCs/>
          <w:sz w:val="26"/>
          <w:szCs w:val="26"/>
        </w:rPr>
        <w:t xml:space="preserve"> </w:t>
      </w:r>
      <w:del w:id="1418" w:author="Assessor GDSXSR" w:date="2026-10-29T18:10:40Z">
        <w:r>
          <w:rPr>
            <w:rFonts w:ascii="Arial" w:hAnsi="Arial" w:cs="Arial"/>
            <w:i/>
            <w:iCs/>
            <w:sz w:val="26"/>
            <w:szCs w:val="26"/>
          </w:rPr>
          <w:delText xml:space="preserve">17</w:delText>
        </w:r>
      </w:del>
      <w:ins w:id="1419" w:author="Assessor GDSXSR" w:date="2026-10-29T18:10:40Z">
        <w:r>
          <w:rPr>
            <w:rFonts w:ascii="Arial" w:hAnsi="Arial" w:cs="Arial"/>
            <w:i/>
            <w:iCs/>
            <w:color w:val="808080"/>
            <w:sz w:val="26"/>
            <w:szCs w:val="26"/>
          </w:rPr>
          <w:t xml:space="preserve">de julgamento: 26</w:t>
        </w:r>
      </w:ins>
      <w:r>
        <w:rPr>
          <w:rFonts w:ascii="Arial" w:hAnsi="Arial" w:cs="Arial"/>
          <w:i/>
          <w:iCs/>
          <w:sz w:val="26"/>
          <w:szCs w:val="26"/>
        </w:rPr>
        <w:t xml:space="preserve">/</w:t>
      </w:r>
      <w:del w:id="1420" w:author="Assessor GDSXSR" w:date="2026-10-29T18:10:40Z">
        <w:r>
          <w:rPr>
            <w:rFonts w:ascii="Arial" w:hAnsi="Arial" w:cs="Arial"/>
            <w:i/>
            <w:iCs/>
            <w:sz w:val="26"/>
            <w:szCs w:val="26"/>
          </w:rPr>
          <w:delText xml:space="preserve">9</w:delText>
        </w:r>
      </w:del>
      <w:ins w:id="1421" w:author="Assessor GDSXSR" w:date="2026-10-29T18:10:40Z">
        <w:r>
          <w:rPr>
            <w:rFonts w:ascii="Arial" w:hAnsi="Arial" w:cs="Arial"/>
            <w:i/>
            <w:iCs/>
            <w:color w:val="808080"/>
            <w:sz w:val="26"/>
            <w:szCs w:val="26"/>
          </w:rPr>
          <w:t xml:space="preserve">08</w:t>
        </w:r>
      </w:ins>
      <w:r>
        <w:rPr>
          <w:rFonts w:ascii="Arial" w:hAnsi="Arial" w:cs="Arial"/>
          <w:i/>
          <w:iCs/>
          <w:sz w:val="26"/>
          <w:szCs w:val="26"/>
        </w:rPr>
        <w:t xml:space="preserve">/</w:t>
      </w:r>
      <w:del w:id="1422" w:author="Assessor GDSXSR" w:date="2026-10-29T18:10:40Z">
        <w:r>
          <w:rPr>
            <w:rFonts w:ascii="Arial" w:hAnsi="Arial" w:cs="Arial"/>
            <w:i/>
            <w:iCs/>
            <w:sz w:val="26"/>
            <w:szCs w:val="26"/>
          </w:rPr>
          <w:delText xml:space="preserve">2025.</w:delText>
        </w:r>
      </w:del>
      <w:ins w:id="1423" w:author="Assessor GDSXSR" w:date="2026-10-29T18:10:40Z">
        <w:r>
          <w:rPr>
            <w:rFonts w:ascii="Arial" w:hAnsi="Arial" w:cs="Arial"/>
            <w:i/>
            <w:iCs/>
            <w:color w:val="808080"/>
            <w:sz w:val="26"/>
            <w:szCs w:val="26"/>
          </w:rPr>
          <w:t xml:space="preserve">2026, publicado no DJe: 15/09/2026) – Grifei</w:t>
        </w:r>
      </w:ins>
    </w:p>
    <w:p w14:paraId="289B9C62" w14:textId="77777777" w:rsidR="00115603" w:rsidRPr="00115603" w:rsidRDefault="00115603" w:rsidP="00115603">
      <w:pPr>
        <w:spacing w:after="0" w:line="360" w:lineRule="auto"/>
        <w:ind w:left="2268"/>
        <w:jc w:val="both"/>
        <w:rPr>
          <w:del w:id="1430" w:author="Assessor GDSXSR" w:date="2026-10-29T18:10:40Z"/>
          <w:rFonts w:ascii="Arial" w:hAnsi="Arial" w:cs="Arial"/>
          <w:i/>
          <w:iCs/>
          <w:sz w:val="26"/>
          <w:szCs w:val="26"/>
        </w:rPr>
      </w:pPr>
      <w:del w:id="1424" w:author="Assessor GDSXSR" w:date="2026-10-29T18:10:40Z">
        <w:r>
          <w:rPr>
            <w:rFonts w:ascii="Arial" w:hAnsi="Arial" w:cs="Arial"/>
            <w:i/>
            <w:iCs/>
            <w:sz w:val="26"/>
            <w:szCs w:val="26"/>
          </w:rPr>
          <w:delText xml:space="preserve">8. </w:delText>
        </w:r>
      </w:del>
      <w:del w:id="1425" w:author="Assessor GDSXSR" w:date="2026-10-29T18:10:40Z">
        <w:r>
          <w:rPr>
            <w:rFonts w:ascii="Arial" w:hAnsi="Arial" w:cs="Arial"/>
            <w:i/>
            <w:iCs/>
            <w:sz w:val="26"/>
            <w:szCs w:val="26"/>
            <w:u w:val="single"/>
          </w:rPr>
          <w:delText>Incide a Súmula 375 do STJ, diante da ausência de registro prévio de penhora e de prova de má-fé do terceiro adquirente</w:delText>
        </w:r>
      </w:del>
      <w:del w:id="1426" w:author="Assessor GDSXSR" w:date="2026-10-29T18:10:40Z">
        <w:r>
          <w:rPr>
            <w:rFonts w:ascii="Arial" w:hAnsi="Arial" w:cs="Arial"/>
            <w:i/>
            <w:iCs/>
            <w:sz w:val="26"/>
            <w:szCs w:val="26"/>
          </w:rPr>
          <w:delText>, o que afasta a fraude à execução e impede a manutenção da constrição sobre bem já transferido.</w:delText>
        </w:r>
      </w:del>
      <w:del w:id="1427" w:author="Assessor GDSXSR" w:date="2026-10-29T18:10:40Z">
        <w:r>
          <w:rPr>
            <w:rFonts w:ascii="Arial" w:hAnsi="Arial" w:cs="Arial"/>
            <w:i/>
            <w:iCs/>
            <w:color w:val="808080"/>
            <w:sz w:val="26"/>
            <w:szCs w:val="26"/>
          </w:rPr>
          <w:delText xml:space="preserve"> (...).” (Acórdão 2169896, 0723642-81.2026.8.07.0000, Relator: MÁRIO-ZAM BELMIRO, 4ª TURMA CÍVEL, data de julgamento: 26/08/2026, publicado no DJe: 15/09/2026) </w:delText>
        </w:r>
      </w:del>
      <w:commentRangeStart w:id="15"/>
      <w:del w:id="1428" w:author="Assessor GDSXSR" w:date="2026-10-29T18:10:40Z">
        <w:r>
          <w:rPr>
            <w:rFonts w:ascii="Arial" w:hAnsi="Arial" w:cs="Arial"/>
            <w:i/>
            <w:iCs/>
            <w:color w:val="808080"/>
            <w:sz w:val="26"/>
            <w:szCs w:val="26"/>
          </w:rPr>
          <w:delText>– Grifei</w:delText>
        </w:r>
      </w:del>
      <w:commentRangeEnd w:id="15"/>
      <w:del w:id="1429" w:author="Assessor GDSXSR" w:date="2026-10-29T18:10:40Z">
        <w:r w:rsidRPr="00115603">
          <w:rPr>
            <w:rStyle w:val="Refdecomentrio"/>
            <w:rFonts w:ascii="Arial" w:hAnsi="Arial" w:cs="Arial"/>
            <w:i/>
            <w:iCs/>
            <w:sz w:val="26"/>
            <w:szCs w:val="26"/>
          </w:rPr>
          <w:commentReference w:id="15"/>
        </w:r>
      </w:del>
    </w:p>
    <w:p w14:paraId="18126D49" w14:textId="77777777" w:rsidR="000036D7" w:rsidRDefault="000036D7" w:rsidP="00115603">
      <w:pPr>
        <w:spacing w:after="0" w:line="360" w:lineRule="auto"/>
        <w:ind w:left="2268"/>
        <w:jc w:val="both"/>
        <w:rPr>
          <w:del w:id="1431" w:author="Assessor GDSXSR" w:date="2026-10-29T18:10:40Z"/>
          <w:rFonts w:ascii="Arial" w:hAnsi="Arial" w:cs="Arial"/>
          <w:i/>
          <w:iCs/>
          <w:sz w:val="26"/>
          <w:szCs w:val="26"/>
        </w:rPr>
      </w:pPr>
    </w:p>
    <w:p w14:paraId="2ADB8E1B" w14:textId="504FE6B9" w:rsidR="0031312A" w:rsidRDefault="005012BD" w:rsidP="00506A7D">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Nesse</w:t>
      </w:r>
      <w:r>
        <w:rPr>
          <w:rFonts w:ascii="Arial" w:hAnsi="Arial" w:cs="Arial"/>
          <w:sz w:val="28"/>
          <w:szCs w:val="28"/>
          <w:highlight w:val="yellow"/>
        </w:rPr>
        <w:t xml:space="preserve"> cenário, </w:t>
      </w:r>
      <w:r>
        <w:rPr>
          <w:rFonts w:ascii="Arial" w:hAnsi="Arial" w:cs="Arial"/>
          <w:color w:val="808080"/>
          <w:sz w:val="28"/>
          <w:szCs w:val="28"/>
          <w:highlight w:val="yellow"/>
        </w:rPr>
        <w:t xml:space="preserve">não</w:t>
      </w:r>
      <w:r>
        <w:rPr>
          <w:rFonts w:ascii="Arial" w:hAnsi="Arial" w:cs="Arial"/>
          <w:sz w:val="28"/>
          <w:szCs w:val="28"/>
          <w:highlight w:val="yellow"/>
        </w:rPr>
        <w:t xml:space="preserve"> </w:t>
      </w:r>
      <w:r>
        <w:rPr>
          <w:rFonts w:ascii="Arial" w:hAnsi="Arial" w:cs="Arial"/>
          <w:color w:val="808080"/>
          <w:sz w:val="28"/>
          <w:szCs w:val="28"/>
          <w:highlight w:val="yellow"/>
        </w:rPr>
        <w:t xml:space="preserve">há</w:t>
      </w:r>
      <w:r>
        <w:rPr>
          <w:rFonts w:ascii="Arial" w:hAnsi="Arial" w:cs="Arial"/>
          <w:sz w:val="28"/>
          <w:szCs w:val="28"/>
          <w:highlight w:val="yellow"/>
        </w:rPr>
        <w:t xml:space="preserve"> </w:t>
      </w:r>
      <w:r>
        <w:rPr>
          <w:rFonts w:ascii="Arial" w:hAnsi="Arial" w:cs="Arial"/>
          <w:color w:val="808080"/>
          <w:sz w:val="28"/>
          <w:szCs w:val="28"/>
          <w:highlight w:val="yellow"/>
        </w:rPr>
        <w:t xml:space="preserve">prova da</w:t>
      </w:r>
      <w:r>
        <w:rPr>
          <w:rFonts w:ascii="Arial" w:hAnsi="Arial" w:cs="Arial"/>
          <w:sz w:val="28"/>
          <w:szCs w:val="28"/>
          <w:highlight w:val="yellow"/>
        </w:rPr>
        <w:t xml:space="preserve"> má-fé </w:t>
      </w:r>
      <w:r>
        <w:rPr>
          <w:rFonts w:ascii="Arial" w:hAnsi="Arial" w:cs="Arial"/>
          <w:color w:val="808080"/>
          <w:sz w:val="28"/>
          <w:szCs w:val="28"/>
          <w:highlight w:val="yellow"/>
        </w:rPr>
        <w:t xml:space="preserve">da</w:t>
      </w:r>
      <w:r>
        <w:rPr>
          <w:rFonts w:ascii="Arial" w:hAnsi="Arial" w:cs="Arial"/>
          <w:sz w:val="28"/>
          <w:szCs w:val="28"/>
          <w:highlight w:val="yellow"/>
        </w:rPr>
        <w:t xml:space="preserve"> </w:t>
      </w:r>
      <w:r>
        <w:rPr>
          <w:rFonts w:ascii="Arial" w:hAnsi="Arial" w:cs="Arial"/>
          <w:color w:val="808080"/>
          <w:sz w:val="28"/>
          <w:szCs w:val="28"/>
          <w:highlight w:val="yellow"/>
        </w:rPr>
        <w:t xml:space="preserve">apelada</w:t>
      </w:r>
      <w:r>
        <w:rPr>
          <w:rFonts w:ascii="Arial" w:hAnsi="Arial" w:cs="Arial"/>
          <w:sz w:val="28"/>
          <w:szCs w:val="28"/>
          <w:highlight w:val="yellow"/>
        </w:rPr>
        <w:t xml:space="preserve">, </w:t>
      </w:r>
      <w:r>
        <w:rPr>
          <w:rFonts w:ascii="Arial" w:hAnsi="Arial" w:cs="Arial"/>
          <w:color w:val="808080"/>
          <w:sz w:val="28"/>
          <w:szCs w:val="28"/>
          <w:highlight w:val="yellow"/>
        </w:rPr>
        <w:t xml:space="preserve">e os fatos indicam</w:t>
      </w:r>
      <w:r>
        <w:rPr>
          <w:rFonts w:ascii="Arial" w:hAnsi="Arial" w:cs="Arial"/>
          <w:sz w:val="28"/>
          <w:szCs w:val="28"/>
          <w:highlight w:val="yellow"/>
        </w:rPr>
        <w:t xml:space="preserve"> </w:t>
      </w:r>
      <w:del w:id="1432" w:author="Assessor GDSXSR" w:date="2026-10-29T18:10:40Z">
        <w:r>
          <w:rPr>
            <w:rFonts w:ascii="Arial" w:hAnsi="Arial" w:cs="Arial"/>
            <w:sz w:val="28"/>
            <w:szCs w:val="28"/>
            <w:highlight w:val="yellow"/>
          </w:rPr>
          <w:delText xml:space="preserve">que </w:delText>
        </w:r>
        <w:r>
          <w:rPr>
            <w:rFonts w:ascii="Arial" w:hAnsi="Arial" w:cs="Arial"/>
            <w:color w:val="808080"/>
            <w:sz w:val="28"/>
            <w:szCs w:val="28"/>
            <w:highlight w:val="yellow"/>
          </w:rPr>
          <w:delText xml:space="preserve">ela</w:delText>
        </w:r>
        <w:r>
          <w:rPr>
            <w:rFonts w:ascii="Arial" w:hAnsi="Arial" w:cs="Arial"/>
            <w:sz w:val="28"/>
            <w:szCs w:val="28"/>
            <w:highlight w:val="yellow"/>
          </w:rPr>
          <w:delText xml:space="preserve"> agiu de </w:delText>
        </w:r>
      </w:del>
      <w:r>
        <w:rPr>
          <w:rFonts w:ascii="Arial" w:hAnsi="Arial" w:cs="Arial"/>
          <w:sz w:val="28"/>
          <w:szCs w:val="28"/>
          <w:highlight w:val="yellow"/>
        </w:rPr>
        <w:t xml:space="preserve">boa-fé</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que</w:t>
      </w:r>
      <w:r>
        <w:rPr>
          <w:rFonts w:ascii="Arial" w:hAnsi="Arial" w:cs="Arial"/>
          <w:sz w:val="28"/>
          <w:szCs w:val="28"/>
          <w:highlight w:val="yellow"/>
        </w:rPr>
        <w:t xml:space="preserve"> </w:t>
      </w:r>
      <w:r>
        <w:rPr>
          <w:rFonts w:ascii="Arial" w:hAnsi="Arial" w:cs="Arial"/>
          <w:color w:val="808080"/>
          <w:sz w:val="28"/>
          <w:szCs w:val="28"/>
          <w:highlight w:val="yellow"/>
        </w:rPr>
        <w:t xml:space="preserve">afasta</w:t>
      </w:r>
      <w:r>
        <w:rPr>
          <w:rFonts w:ascii="Arial" w:hAnsi="Arial" w:cs="Arial"/>
          <w:sz w:val="28"/>
          <w:szCs w:val="28"/>
          <w:highlight w:val="yellow"/>
        </w:rPr>
        <w:t xml:space="preserve"> </w:t>
      </w:r>
      <w:r>
        <w:rPr>
          <w:rFonts w:ascii="Arial" w:hAnsi="Arial" w:cs="Arial"/>
          <w:color w:val="808080"/>
          <w:sz w:val="28"/>
          <w:szCs w:val="28"/>
          <w:highlight w:val="yellow"/>
        </w:rPr>
        <w:t xml:space="preserve">a fraude à execução</w:t>
      </w:r>
      <w:r>
        <w:rPr>
          <w:rFonts w:ascii="Arial" w:hAnsi="Arial" w:cs="Arial"/>
          <w:sz w:val="28"/>
          <w:szCs w:val="28"/>
          <w:highlight w:val="yellow"/>
        </w:rPr>
        <w:t xml:space="preserve">.</w:t>
      </w:r>
    </w:p>
    <w:p w14:paraId="63C55C14" w14:textId="77777777" w:rsidR="00551D0E" w:rsidRDefault="00551D0E" w:rsidP="00506A7D">
      <w:pPr>
        <w:spacing w:after="0" w:line="360" w:lineRule="auto"/>
        <w:ind w:firstLine="2268"/>
        <w:jc w:val="both"/>
        <w:rPr>
          <w:rFonts w:ascii="Arial" w:hAnsi="Arial" w:cs="Arial"/>
          <w:sz w:val="28"/>
          <w:szCs w:val="28"/>
        </w:rPr>
      </w:pPr>
    </w:p>
    <w:p w14:paraId="694A4DAE" w14:textId="2DEA1B51" w:rsidR="00551D0E" w:rsidRDefault="005843B7" w:rsidP="00902EA9">
      <w:pPr>
        <w:spacing w:after="0" w:line="360" w:lineRule="auto"/>
        <w:ind w:firstLine="2268"/>
        <w:jc w:val="both"/>
        <w:rPr>
          <w:rFonts w:ascii="Arial" w:hAnsi="Arial" w:cs="Arial"/>
          <w:sz w:val="28"/>
          <w:szCs w:val="28"/>
        </w:rPr>
      </w:pPr>
      <w:r>
        <w:rPr>
          <w:rFonts w:ascii="Arial" w:hAnsi="Arial" w:cs="Arial"/>
          <w:sz w:val="28"/>
          <w:szCs w:val="28"/>
          <w:highlight w:val="yellow"/>
          <w:u w:val="single"/>
        </w:rPr>
        <w:t>Assim, nego provimento ao apelo</w:t>
      </w:r>
      <w:r>
        <w:rPr>
          <w:rFonts w:ascii="Arial" w:hAnsi="Arial" w:cs="Arial"/>
          <w:color w:val="808080"/>
          <w:sz w:val="28"/>
          <w:szCs w:val="28"/>
          <w:highlight w:val="yellow"/>
          <w:u w:val="single"/>
        </w:rPr>
        <w:t>,</w:t>
      </w:r>
      <w:r>
        <w:rPr>
          <w:rFonts w:ascii="Arial" w:hAnsi="Arial" w:cs="Arial"/>
          <w:sz w:val="28"/>
          <w:szCs w:val="28"/>
          <w:highlight w:val="yellow"/>
          <w:u w:val="single"/>
        </w:rPr>
        <w:t xml:space="preserve"> nesse ponto.</w:t>
      </w:r>
    </w:p>
    <w:p w14:paraId="478FA7E6" w14:textId="77777777" w:rsidR="00506A7D" w:rsidRDefault="00506A7D" w:rsidP="00DB1301">
      <w:pPr>
        <w:spacing w:after="0" w:line="360" w:lineRule="auto"/>
        <w:ind w:firstLine="2268"/>
        <w:jc w:val="both"/>
        <w:rPr>
          <w:rFonts w:ascii="Arial" w:hAnsi="Arial" w:cs="Arial"/>
          <w:sz w:val="28"/>
          <w:szCs w:val="28"/>
        </w:rPr>
      </w:pPr>
    </w:p>
    <w:p w14:paraId="176E6668" w14:textId="46AEFF25" w:rsidR="00506A7D" w:rsidRDefault="00460EC7" w:rsidP="00B73FAD">
      <w:pPr>
        <w:spacing w:after="0" w:line="360" w:lineRule="auto"/>
        <w:jc w:val="center"/>
        <w:rPr>
          <w:rFonts w:ascii="Arial" w:hAnsi="Arial" w:cs="Arial"/>
          <w:sz w:val="28"/>
          <w:szCs w:val="28"/>
        </w:rPr>
      </w:pPr>
      <w:r>
        <w:rPr>
          <w:rFonts w:ascii="Arial" w:hAnsi="Arial" w:cs="Arial"/>
          <w:sz w:val="28"/>
          <w:szCs w:val="28"/>
          <w:highlight w:val="yellow"/>
        </w:rPr>
        <w:t>DA CORRETA CONDENAÇÃO AO PAGAMENTO DOS HONORÁRIOS DE SUCUMBÊNCIA</w:t>
      </w:r>
    </w:p>
    <w:p w14:paraId="5A15312C" w14:textId="77777777" w:rsidR="00B73FAD" w:rsidRDefault="00B73FAD" w:rsidP="00B73FAD">
      <w:pPr>
        <w:spacing w:after="0" w:line="360" w:lineRule="auto"/>
        <w:jc w:val="center"/>
        <w:rPr>
          <w:rFonts w:ascii="Arial" w:hAnsi="Arial" w:cs="Arial"/>
          <w:sz w:val="28"/>
          <w:szCs w:val="28"/>
        </w:rPr>
      </w:pPr>
    </w:p>
    <w:p w14:paraId="27719930" w14:textId="5C7C00FC" w:rsidR="00506A7D" w:rsidRDefault="009362DC" w:rsidP="009362DC">
      <w:pPr>
        <w:spacing w:after="0" w:line="360" w:lineRule="auto"/>
        <w:ind w:firstLine="2268"/>
        <w:jc w:val="both"/>
        <w:rPr>
          <w:rFonts w:ascii="Arial" w:hAnsi="Arial" w:cs="Arial"/>
          <w:sz w:val="28"/>
          <w:szCs w:val="28"/>
        </w:rPr>
      </w:pPr>
      <w:r>
        <w:rPr>
          <w:rFonts w:ascii="Arial" w:hAnsi="Arial" w:cs="Arial"/>
          <w:color w:val="808080"/>
          <w:sz w:val="28"/>
          <w:szCs w:val="28"/>
        </w:rPr>
        <w:t xml:space="preserve">O</w:t>
      </w:r>
      <w:r>
        <w:rPr>
          <w:rFonts w:ascii="Arial" w:hAnsi="Arial" w:cs="Arial"/>
          <w:sz w:val="28"/>
          <w:szCs w:val="28"/>
        </w:rPr>
        <w:t xml:space="preserve"> embargado/apelante alega que: </w:t>
      </w:r>
      <w:r>
        <w:rPr>
          <w:rFonts w:ascii="Arial" w:hAnsi="Arial" w:cs="Arial"/>
          <w:b/>
          <w:bCs/>
          <w:sz w:val="28"/>
          <w:szCs w:val="28"/>
        </w:rPr>
        <w:t xml:space="preserve">1)</w:t>
      </w:r>
      <w:r>
        <w:rPr>
          <w:rFonts w:ascii="Arial" w:hAnsi="Arial" w:cs="Arial"/>
          <w:sz w:val="28"/>
          <w:szCs w:val="28"/>
        </w:rPr>
        <w:t xml:space="preserve"> a sentença aplicou indevidamente o Tema Repetitivo nº 872 do STJ, </w:t>
      </w:r>
      <w:del w:id="1433" w:author="Assessor GDSXSR" w:date="2026-10-29T18:10:40Z">
        <w:r>
          <w:rPr>
            <w:rFonts w:ascii="Arial" w:hAnsi="Arial" w:cs="Arial"/>
            <w:sz w:val="28"/>
            <w:szCs w:val="28"/>
          </w:rPr>
          <w:delText xml:space="preserve">ao atribuir ao apelante os ônus sucumbenciais, </w:delText>
        </w:r>
      </w:del>
      <w:r>
        <w:rPr>
          <w:rFonts w:ascii="Arial" w:hAnsi="Arial" w:cs="Arial"/>
          <w:sz w:val="28"/>
          <w:szCs w:val="28"/>
        </w:rPr>
        <w:t xml:space="preserve">pois exerceu regularmente o direito de defesa</w:t>
      </w:r>
      <w:del w:id="1434" w:author="Assessor GDSXSR" w:date="2026-10-29T18:10:40Z">
        <w:r>
          <w:rPr>
            <w:rFonts w:ascii="Arial" w:hAnsi="Arial" w:cs="Arial"/>
            <w:sz w:val="28"/>
            <w:szCs w:val="28"/>
          </w:rPr>
          <w:delText xml:space="preserve">, inexistindo resistência abusiva à pretensão da embargante</w:delText>
        </w:r>
      </w:del>
      <w:r>
        <w:rPr>
          <w:rFonts w:ascii="Arial" w:hAnsi="Arial" w:cs="Arial"/>
          <w:sz w:val="28"/>
          <w:szCs w:val="28"/>
        </w:rPr>
        <w:t xml:space="preserve">; e </w:t>
      </w:r>
      <w:r>
        <w:rPr>
          <w:rFonts w:ascii="Arial" w:hAnsi="Arial" w:cs="Arial"/>
          <w:b/>
          <w:bCs/>
          <w:sz w:val="28"/>
          <w:szCs w:val="28"/>
        </w:rPr>
        <w:t xml:space="preserve">2)</w:t>
      </w:r>
      <w:r>
        <w:rPr>
          <w:rFonts w:ascii="Arial" w:hAnsi="Arial" w:cs="Arial"/>
          <w:sz w:val="28"/>
          <w:szCs w:val="28"/>
        </w:rPr>
        <w:t xml:space="preserve"> os ônus sucumbenciais </w:t>
      </w:r>
      <w:del w:id="1435" w:author="Assessor GDSXSR" w:date="2026-10-29T18:10:40Z">
        <w:r>
          <w:rPr>
            <w:rFonts w:ascii="Arial" w:hAnsi="Arial" w:cs="Arial"/>
            <w:sz w:val="28"/>
            <w:szCs w:val="28"/>
          </w:rPr>
          <w:delText xml:space="preserve">devem ser atribuídos</w:delText>
        </w:r>
      </w:del>
      <w:ins w:id="1436" w:author="Assessor GDSXSR" w:date="2026-10-29T18:10:40Z">
        <w:r>
          <w:rPr>
            <w:rFonts w:ascii="Arial" w:hAnsi="Arial" w:cs="Arial"/>
            <w:color w:val="808080"/>
            <w:sz w:val="28"/>
            <w:szCs w:val="28"/>
          </w:rPr>
          <w:t xml:space="preserve">cabem</w:t>
        </w:r>
      </w:ins>
      <w:r>
        <w:rPr>
          <w:rFonts w:ascii="Arial" w:hAnsi="Arial" w:cs="Arial"/>
          <w:sz w:val="28"/>
          <w:szCs w:val="28"/>
        </w:rPr>
        <w:t xml:space="preserve"> à embargante, à luz</w:t>
      </w:r>
      <w:del w:id="1437" w:author="Assessor GDSXSR" w:date="2026-10-29T18:10:40Z">
        <w:r>
          <w:rPr>
            <w:rFonts w:ascii="Arial" w:hAnsi="Arial" w:cs="Arial"/>
            <w:sz w:val="28"/>
            <w:szCs w:val="28"/>
          </w:rPr>
          <w:delText xml:space="preserve"> do princípio</w:delText>
        </w:r>
      </w:del>
      <w:r>
        <w:rPr>
          <w:rFonts w:ascii="Arial" w:hAnsi="Arial" w:cs="Arial"/>
          <w:sz w:val="28"/>
          <w:szCs w:val="28"/>
        </w:rPr>
        <w:t xml:space="preserve"> da causalidade e do Enunciado nº 303 da Súmula do STJ</w:t>
      </w:r>
      <w:r>
        <w:rPr>
          <w:rFonts w:ascii="Arial" w:hAnsi="Arial" w:cs="Arial"/>
          <w:color w:val="808080"/>
          <w:sz w:val="28"/>
          <w:szCs w:val="28"/>
        </w:rPr>
        <w:t xml:space="preserve"> (ID 89655660)</w:t>
      </w:r>
      <w:r>
        <w:rPr>
          <w:rFonts w:ascii="Arial" w:hAnsi="Arial" w:cs="Arial"/>
          <w:sz w:val="28"/>
          <w:szCs w:val="28"/>
        </w:rPr>
        <w:t xml:space="preserve">.</w:t>
      </w:r>
    </w:p>
    <w:p w14:paraId="46AC0478" w14:textId="77777777" w:rsidR="00A920BF" w:rsidRDefault="00A920BF" w:rsidP="009362DC">
      <w:pPr>
        <w:spacing w:after="0" w:line="360" w:lineRule="auto"/>
        <w:ind w:firstLine="2268"/>
        <w:jc w:val="both"/>
        <w:rPr>
          <w:rFonts w:ascii="Arial" w:hAnsi="Arial" w:cs="Arial"/>
          <w:sz w:val="28"/>
          <w:szCs w:val="28"/>
        </w:rPr>
      </w:pPr>
    </w:p>
    <w:p w14:paraId="7F11EE97" w14:textId="3A709A7F" w:rsidR="00A920BF" w:rsidRPr="009362DC" w:rsidRDefault="00A920BF" w:rsidP="009362DC">
      <w:pPr>
        <w:spacing w:after="0" w:line="360" w:lineRule="auto"/>
        <w:ind w:firstLine="2268"/>
        <w:jc w:val="both"/>
        <w:rPr>
          <w:rFonts w:ascii="Arial" w:hAnsi="Arial" w:cs="Arial"/>
          <w:color w:val="7030A0"/>
          <w:sz w:val="28"/>
          <w:szCs w:val="28"/>
        </w:rPr>
      </w:pPr>
      <w:r>
        <w:rPr>
          <w:rFonts w:ascii="Arial" w:hAnsi="Arial" w:cs="Arial"/>
          <w:sz w:val="28"/>
          <w:szCs w:val="28"/>
        </w:rPr>
        <w:t xml:space="preserve">Requer </w:t>
      </w:r>
      <w:r>
        <w:rPr>
          <w:rFonts w:ascii="Arial" w:hAnsi="Arial" w:cs="Arial"/>
          <w:sz w:val="28"/>
          <w:szCs w:val="28"/>
        </w:rPr>
        <w:t xml:space="preserve">a</w:t>
      </w:r>
      <w:r>
        <w:rPr>
          <w:rFonts w:ascii="Arial" w:hAnsi="Arial" w:cs="Arial"/>
          <w:sz w:val="28"/>
          <w:szCs w:val="28"/>
        </w:rPr>
        <w:t xml:space="preserve"> reforma da </w:t>
      </w:r>
      <w:r>
        <w:rPr>
          <w:rFonts w:ascii="Arial" w:hAnsi="Arial" w:cs="Arial"/>
          <w:sz w:val="28"/>
          <w:szCs w:val="28"/>
        </w:rPr>
        <w:t xml:space="preserve">r. </w:t>
      </w:r>
      <w:r>
        <w:rPr>
          <w:rFonts w:ascii="Arial" w:hAnsi="Arial" w:cs="Arial"/>
          <w:sz w:val="28"/>
          <w:szCs w:val="28"/>
        </w:rPr>
        <w:t xml:space="preserve">sentença</w:t>
      </w:r>
      <w:r>
        <w:rPr>
          <w:rFonts w:ascii="Arial" w:hAnsi="Arial" w:cs="Arial"/>
          <w:sz w:val="28"/>
          <w:szCs w:val="28"/>
        </w:rPr>
        <w:t xml:space="preserve"> para inverter os honorários sucumbenciais</w:t>
      </w:r>
      <w:del w:id="1438" w:author="Assessor GDSXSR" w:date="2026-10-29T18:10:40Z">
        <w:r>
          <w:rPr>
            <w:rFonts w:ascii="Arial" w:hAnsi="Arial" w:cs="Arial"/>
            <w:sz w:val="28"/>
            <w:szCs w:val="28"/>
          </w:rPr>
          <w:delText xml:space="preserve">,</w:delText>
        </w:r>
      </w:del>
      <w:r>
        <w:rPr>
          <w:rFonts w:ascii="Arial" w:hAnsi="Arial" w:cs="Arial"/>
          <w:sz w:val="28"/>
          <w:szCs w:val="28"/>
        </w:rPr>
        <w:t xml:space="preserve"> </w:t>
      </w:r>
      <w:del w:id="1439" w:author="Assessor GDSXSR" w:date="2026-10-29T18:10:40Z">
        <w:r>
          <w:rPr>
            <w:rFonts w:ascii="Arial" w:hAnsi="Arial" w:cs="Arial"/>
            <w:sz w:val="28"/>
            <w:szCs w:val="28"/>
          </w:rPr>
          <w:delText xml:space="preserve">com</w:delText>
        </w:r>
      </w:del>
      <w:ins w:id="1440" w:author="Assessor GDSXSR" w:date="2026-10-29T18:10:40Z">
        <w:r>
          <w:rPr>
            <w:rFonts w:ascii="Arial" w:hAnsi="Arial" w:cs="Arial"/>
            <w:color w:val="808080"/>
            <w:sz w:val="28"/>
            <w:szCs w:val="28"/>
          </w:rPr>
          <w:t xml:space="preserve">e condenar</w:t>
        </w:r>
      </w:ins>
      <w:r>
        <w:rPr>
          <w:rFonts w:ascii="Arial" w:hAnsi="Arial" w:cs="Arial"/>
          <w:sz w:val="28"/>
          <w:szCs w:val="28"/>
        </w:rPr>
        <w:t xml:space="preserve"> a </w:t>
      </w:r>
      <w:del w:id="1441" w:author="Assessor GDSXSR" w:date="2026-10-29T18:10:40Z">
        <w:r>
          <w:rPr>
            <w:rFonts w:ascii="Arial" w:hAnsi="Arial" w:cs="Arial"/>
            <w:sz w:val="28"/>
            <w:szCs w:val="28"/>
          </w:rPr>
          <w:delText xml:space="preserve">condenação da </w:delText>
        </w:r>
      </w:del>
      <w:r>
        <w:rPr>
          <w:rFonts w:ascii="Arial" w:hAnsi="Arial" w:cs="Arial"/>
          <w:sz w:val="28"/>
          <w:szCs w:val="28"/>
        </w:rPr>
        <w:t xml:space="preserve">apelada</w:t>
      </w:r>
      <w:r>
        <w:rPr>
          <w:rFonts w:ascii="Arial" w:hAnsi="Arial" w:cs="Arial"/>
          <w:sz w:val="28"/>
          <w:szCs w:val="28"/>
        </w:rPr>
        <w:t xml:space="preserve"> </w:t>
      </w:r>
      <w:del w:id="1442" w:author="Assessor GDSXSR" w:date="2026-10-29T18:10:40Z">
        <w:r>
          <w:rPr>
            <w:rFonts w:ascii="Arial" w:hAnsi="Arial" w:cs="Arial"/>
            <w:sz w:val="28"/>
            <w:szCs w:val="28"/>
          </w:rPr>
          <w:delText xml:space="preserve">ao pagamento das</w:delText>
        </w:r>
      </w:del>
      <w:ins w:id="1443" w:author="Assessor GDSXSR" w:date="2026-10-29T18:10:40Z">
        <w:r>
          <w:rPr>
            <w:rFonts w:ascii="Arial" w:hAnsi="Arial" w:cs="Arial"/>
            <w:color w:val="808080"/>
            <w:sz w:val="28"/>
            <w:szCs w:val="28"/>
          </w:rPr>
          <w:t xml:space="preserve">às</w:t>
        </w:r>
      </w:ins>
      <w:r>
        <w:rPr>
          <w:rFonts w:ascii="Arial" w:hAnsi="Arial" w:cs="Arial"/>
          <w:sz w:val="28"/>
          <w:szCs w:val="28"/>
        </w:rPr>
        <w:t xml:space="preserve"> custas e </w:t>
      </w:r>
      <w:del w:id="1444" w:author="Assessor GDSXSR" w:date="2026-10-29T18:10:40Z">
        <w:r>
          <w:rPr>
            <w:rFonts w:ascii="Arial" w:hAnsi="Arial" w:cs="Arial"/>
            <w:sz w:val="28"/>
            <w:szCs w:val="28"/>
          </w:rPr>
          <w:delText xml:space="preserve">ônus</w:delText>
        </w:r>
      </w:del>
      <w:ins w:id="1445" w:author="Assessor GDSXSR" w:date="2026-10-29T18:10:40Z">
        <w:r>
          <w:rPr>
            <w:rFonts w:ascii="Arial" w:hAnsi="Arial" w:cs="Arial"/>
            <w:color w:val="808080"/>
            <w:sz w:val="28"/>
            <w:szCs w:val="28"/>
          </w:rPr>
          <w:t xml:space="preserve">aos</w:t>
        </w:r>
      </w:ins>
      <w:r>
        <w:rPr>
          <w:rFonts w:ascii="Arial" w:hAnsi="Arial" w:cs="Arial"/>
          <w:sz w:val="28"/>
          <w:szCs w:val="28"/>
        </w:rPr>
        <w:t xml:space="preserve"> </w:t>
      </w:r>
      <w:del w:id="1446" w:author="Assessor GDSXSR" w:date="2026-10-29T18:10:40Z">
        <w:r>
          <w:rPr>
            <w:rFonts w:ascii="Arial" w:hAnsi="Arial" w:cs="Arial"/>
            <w:sz w:val="28"/>
            <w:szCs w:val="28"/>
          </w:rPr>
          <w:delText xml:space="preserve">advocatícios</w:delText>
        </w:r>
      </w:del>
      <w:ins w:id="1447" w:author="Assessor GDSXSR" w:date="2026-10-29T18:10:40Z">
        <w:r>
          <w:rPr>
            <w:rFonts w:ascii="Arial" w:hAnsi="Arial" w:cs="Arial"/>
            <w:color w:val="808080"/>
            <w:sz w:val="28"/>
            <w:szCs w:val="28"/>
          </w:rPr>
          <w:t xml:space="preserve">honorários</w:t>
        </w:r>
      </w:ins>
      <w:r>
        <w:rPr>
          <w:rFonts w:ascii="Arial" w:hAnsi="Arial" w:cs="Arial"/>
          <w:sz w:val="28"/>
          <w:szCs w:val="28"/>
        </w:rPr>
        <w:t xml:space="preserve">.</w:t>
      </w:r>
    </w:p>
    <w:p w14:paraId="656EC219" w14:textId="77777777" w:rsidR="009506E0" w:rsidRDefault="009506E0" w:rsidP="00DB1301">
      <w:pPr>
        <w:spacing w:after="0" w:line="360" w:lineRule="auto"/>
        <w:ind w:firstLine="2268"/>
        <w:jc w:val="both"/>
        <w:rPr>
          <w:rFonts w:ascii="Arial" w:hAnsi="Arial" w:cs="Arial"/>
          <w:sz w:val="28"/>
          <w:szCs w:val="28"/>
        </w:rPr>
      </w:pPr>
    </w:p>
    <w:p w14:paraId="0EAFBC99" w14:textId="19E593EB" w:rsidR="009506E0" w:rsidRDefault="009506E0" w:rsidP="00DB1301">
      <w:pPr>
        <w:spacing w:after="0" w:line="360" w:lineRule="auto"/>
        <w:ind w:firstLine="2268"/>
        <w:jc w:val="both"/>
        <w:rPr>
          <w:rFonts w:ascii="Arial" w:hAnsi="Arial" w:cs="Arial"/>
          <w:sz w:val="28"/>
          <w:szCs w:val="28"/>
        </w:rPr>
      </w:pPr>
      <w:r>
        <w:rPr>
          <w:rFonts w:ascii="Arial" w:hAnsi="Arial" w:cs="Arial"/>
          <w:sz w:val="28"/>
          <w:szCs w:val="28"/>
          <w:highlight w:val="yellow"/>
        </w:rPr>
        <w:t xml:space="preserve">Sem razão </w:t>
      </w:r>
      <w:r w:rsidR="009362DC">
        <w:rPr>
          <w:rFonts w:ascii="Arial" w:hAnsi="Arial" w:cs="Arial"/>
          <w:sz w:val="28"/>
          <w:szCs w:val="28"/>
          <w:highlight w:val="yellow"/>
        </w:rPr>
        <w:t>o apelante.</w:t>
      </w:r>
    </w:p>
    <w:p w14:paraId="5A9B6B25" w14:textId="77777777" w:rsidR="005853D7" w:rsidRDefault="005853D7" w:rsidP="00DB1301">
      <w:pPr>
        <w:spacing w:after="0" w:line="360" w:lineRule="auto"/>
        <w:ind w:firstLine="2268"/>
        <w:jc w:val="both"/>
        <w:rPr>
          <w:rFonts w:ascii="Arial" w:hAnsi="Arial" w:cs="Arial"/>
          <w:sz w:val="28"/>
          <w:szCs w:val="28"/>
        </w:rPr>
      </w:pPr>
    </w:p>
    <w:p w14:paraId="17F3CABD" w14:textId="2B6BC620" w:rsidR="006E021C" w:rsidRDefault="006E021C" w:rsidP="00DB1301">
      <w:pPr>
        <w:spacing w:after="0" w:line="360" w:lineRule="auto"/>
        <w:ind w:firstLine="2268"/>
        <w:jc w:val="both"/>
        <w:rPr>
          <w:rFonts w:ascii="Arial" w:hAnsi="Arial" w:cs="Arial"/>
          <w:sz w:val="28"/>
          <w:szCs w:val="28"/>
        </w:rPr>
      </w:pPr>
      <w:commentRangeStart w:id="16"/>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c.</w:t>
      </w:r>
      <w:r>
        <w:rPr>
          <w:rFonts w:ascii="Arial" w:hAnsi="Arial" w:cs="Arial"/>
          <w:sz w:val="28"/>
          <w:szCs w:val="28"/>
        </w:rPr>
        <w:t xml:space="preserve"> </w:t>
      </w:r>
      <w:r>
        <w:rPr>
          <w:rFonts w:ascii="Arial" w:hAnsi="Arial" w:cs="Arial"/>
          <w:color w:val="808080"/>
          <w:sz w:val="28"/>
          <w:szCs w:val="28"/>
        </w:rPr>
        <w:t>STJ</w:t>
      </w:r>
      <w:r>
        <w:rPr>
          <w:rFonts w:ascii="Arial" w:hAnsi="Arial" w:cs="Arial"/>
          <w:sz w:val="28"/>
          <w:szCs w:val="28"/>
        </w:rPr>
        <w:t xml:space="preserve">, no </w:t>
      </w:r>
      <w:r>
        <w:rPr>
          <w:rFonts w:ascii="Arial" w:hAnsi="Arial" w:cs="Arial"/>
          <w:color w:val="808080"/>
          <w:sz w:val="28"/>
          <w:szCs w:val="28"/>
        </w:rPr>
        <w:t>julgamento</w:t>
      </w:r>
      <w:r>
        <w:rPr>
          <w:rFonts w:ascii="Arial" w:hAnsi="Arial" w:cs="Arial"/>
          <w:sz w:val="28"/>
          <w:szCs w:val="28"/>
        </w:rPr>
        <w:t xml:space="preserve"> </w:t>
      </w:r>
      <w:r>
        <w:rPr>
          <w:rFonts w:ascii="Arial" w:hAnsi="Arial" w:cs="Arial"/>
          <w:color w:val="808080"/>
          <w:sz w:val="28"/>
          <w:szCs w:val="28"/>
        </w:rPr>
        <w:t>do Tema Repetitivo 872, fixou a seguinte tese</w:t>
      </w:r>
      <w:r>
        <w:rPr>
          <w:rFonts w:ascii="Arial" w:hAnsi="Arial" w:cs="Arial"/>
          <w:sz w:val="28"/>
          <w:szCs w:val="28"/>
        </w:rPr>
        <w:t>:</w:t>
      </w:r>
      <w:commentRangeEnd w:id="16"/>
      <w:r>
        <w:rPr>
          <w:rStyle w:val="Refdecomentrio"/>
          <w:rFonts w:ascii="Arial" w:hAnsi="Arial" w:cs="Arial"/>
          <w:sz w:val="28"/>
          <w:szCs w:val="28"/>
        </w:rPr>
        <w:commentReference w:id="16"/>
      </w:r>
    </w:p>
    <w:p w14:paraId="38C43B3F" w14:textId="18E871D5" w:rsidR="009F24B7" w:rsidRPr="009F24B7" w:rsidRDefault="009F24B7" w:rsidP="009F24B7">
      <w:pPr>
        <w:spacing w:after="0" w:line="360" w:lineRule="auto"/>
        <w:jc w:val="both"/>
        <w:rPr>
          <w:rFonts w:ascii="Arial" w:hAnsi="Arial" w:cs="Arial"/>
          <w:sz w:val="28"/>
          <w:szCs w:val="28"/>
        </w:rPr>
      </w:pPr>
    </w:p>
    <w:p w14:paraId="791DA056" w14:textId="4AE9B309" w:rsidR="00BD7F4B" w:rsidRPr="00557190" w:rsidRDefault="00A34911" w:rsidP="002F1A5C">
      <w:pPr>
        <w:spacing w:after="0" w:line="360" w:lineRule="auto"/>
        <w:ind w:left="2268"/>
        <w:jc w:val="both"/>
        <w:rPr>
          <w:rFonts w:ascii="Arial" w:hAnsi="Arial" w:cs="Arial"/>
          <w:sz w:val="26"/>
          <w:szCs w:val="26"/>
        </w:rPr>
      </w:pPr>
      <w:r>
        <w:rPr>
          <w:rFonts w:ascii="Arial" w:hAnsi="Arial" w:cs="Arial"/>
          <w:i/>
          <w:sz w:val="26"/>
          <w:szCs w:val="26"/>
        </w:rPr>
        <w:t>“</w:t>
      </w:r>
      <w:r>
        <w:rPr>
          <w:rFonts w:ascii="Arial" w:hAnsi="Arial" w:cs="Arial"/>
          <w:i/>
          <w:color w:val="808080"/>
          <w:sz w:val="26"/>
          <w:szCs w:val="26"/>
        </w:rPr>
        <w:t xml:space="preserve">Nos Embargos de Terceiro cujo pedido foi acolhido para desconstituir a constrição judicial, os honorários advocatícios serão arbitrados com base no princípio da causalidade, responsabilizando-se o atual proprietário (embargante), se este não atualizou os dados cadastrais. </w:t>
      </w:r>
      <w:r>
        <w:rPr>
          <w:rFonts w:ascii="Arial" w:hAnsi="Arial" w:cs="Arial"/>
          <w:i/>
          <w:iCs/>
          <w:sz w:val="26"/>
          <w:szCs w:val="26"/>
        </w:rPr>
        <w:t xml:space="preserve">Os encargos de sucumbência serão suportados pela parte embargada, </w:t>
      </w:r>
      <w:r>
        <w:rPr>
          <w:rFonts w:ascii="Arial" w:hAnsi="Arial" w:cs="Arial"/>
          <w:i/>
          <w:iCs/>
          <w:sz w:val="26"/>
          <w:szCs w:val="26"/>
          <w:u w:val="single"/>
        </w:rPr>
        <w:t>porém, na hipótese em que esta, depois de tomar ciência da transmissão do bem, apresentar ou insistir na impugnação ou recurso para manter a penhora</w:t>
      </w:r>
      <w:r>
        <w:rPr>
          <w:rFonts w:ascii="Arial" w:hAnsi="Arial" w:cs="Arial"/>
          <w:i/>
          <w:iCs/>
          <w:sz w:val="26"/>
          <w:szCs w:val="26"/>
        </w:rPr>
        <w:t xml:space="preserve"> sobre o bem cujo domínio foi transferido para terceiro.</w:t>
      </w:r>
      <w:r>
        <w:rPr>
          <w:rFonts w:ascii="Arial" w:hAnsi="Arial" w:cs="Arial"/>
          <w:i/>
          <w:sz w:val="26"/>
          <w:szCs w:val="26"/>
        </w:rPr>
        <w:t>”</w:t>
      </w:r>
      <w:r>
        <w:rPr>
          <w:rFonts w:ascii="Arial" w:hAnsi="Arial" w:cs="Arial"/>
          <w:i/>
          <w:color w:val="808080"/>
          <w:sz w:val="26"/>
          <w:szCs w:val="26"/>
        </w:rPr>
        <w:t xml:space="preserve"> </w:t>
      </w:r>
      <w:commentRangeStart w:id="17"/>
      <w:r>
        <w:rPr>
          <w:rFonts w:ascii="Arial" w:hAnsi="Arial" w:cs="Arial"/>
          <w:i/>
          <w:color w:val="808080"/>
          <w:sz w:val="26"/>
          <w:szCs w:val="26"/>
        </w:rPr>
        <w:t>(REsp n. 1.452.840/SP</w:t>
      </w:r>
      <w:commentRangeEnd w:id="17"/>
      <w:r>
        <w:rPr>
          <w:rStyle w:val="Refdecomentrio"/>
          <w:rFonts w:ascii="Arial" w:hAnsi="Arial" w:cs="Arial"/>
          <w:i/>
          <w:color w:val="808080"/>
          <w:sz w:val="26"/>
          <w:szCs w:val="26"/>
        </w:rPr>
        <w:commentReference w:id="17"/>
      </w:r>
      <w:r>
        <w:rPr>
          <w:rFonts w:ascii="Arial" w:hAnsi="Arial" w:cs="Arial"/>
          <w:i/>
          <w:color w:val="808080"/>
          <w:sz w:val="26"/>
          <w:szCs w:val="26"/>
        </w:rPr>
        <w:t xml:space="preserve">, relator Ministro Herman Benjamin, </w:t>
      </w:r>
      <w:r>
        <w:rPr>
          <w:rFonts w:ascii="Arial" w:hAnsi="Arial" w:cs="Arial"/>
          <w:i/>
          <w:color w:val="808080"/>
          <w:sz w:val="26"/>
          <w:szCs w:val="26"/>
        </w:rPr>
        <w:lastRenderedPageBreak/>
        <w:t>Primeira Seção, julgado em 14/9/2016, DJe de 5/10/2016.) – Grifei</w:t>
      </w:r>
    </w:p>
    <w:p w14:paraId="72D1094E" w14:textId="77777777" w:rsidR="00A71AB8" w:rsidRDefault="00A71AB8" w:rsidP="00DB1301">
      <w:pPr>
        <w:spacing w:after="0" w:line="360" w:lineRule="auto"/>
        <w:ind w:firstLine="2268"/>
        <w:jc w:val="both"/>
        <w:rPr>
          <w:rFonts w:ascii="Arial" w:hAnsi="Arial" w:cs="Arial"/>
          <w:sz w:val="28"/>
          <w:szCs w:val="28"/>
        </w:rPr>
      </w:pPr>
    </w:p>
    <w:p w14:paraId="67C3A840" w14:textId="77777777" w:rsidR="00E6537E" w:rsidRDefault="00695BB4" w:rsidP="00DB1301">
      <w:pPr>
        <w:spacing w:after="0" w:line="360" w:lineRule="auto"/>
        <w:ind w:firstLine="2268"/>
        <w:jc w:val="both"/>
        <w:rPr>
          <w:rFonts w:ascii="Arial" w:hAnsi="Arial" w:cs="Arial"/>
          <w:sz w:val="28"/>
          <w:szCs w:val="28"/>
        </w:rPr>
      </w:pPr>
      <w:r>
        <w:rPr>
          <w:rFonts w:ascii="Arial" w:hAnsi="Arial" w:cs="Arial"/>
          <w:color w:val="808080"/>
          <w:sz w:val="28"/>
          <w:szCs w:val="28"/>
        </w:rPr>
        <w:t>Em</w:t>
      </w:r>
      <w:r>
        <w:rPr>
          <w:rFonts w:ascii="Arial" w:hAnsi="Arial" w:cs="Arial"/>
          <w:sz w:val="28"/>
          <w:szCs w:val="28"/>
        </w:rPr>
        <w:t xml:space="preserve"> </w:t>
      </w:r>
      <w:r>
        <w:rPr>
          <w:rFonts w:ascii="Arial" w:hAnsi="Arial" w:cs="Arial"/>
          <w:color w:val="808080"/>
          <w:sz w:val="28"/>
          <w:szCs w:val="28"/>
        </w:rPr>
        <w:t>complemento</w:t>
      </w:r>
      <w:r>
        <w:rPr>
          <w:rFonts w:ascii="Arial" w:hAnsi="Arial" w:cs="Arial"/>
          <w:sz w:val="28"/>
          <w:szCs w:val="28"/>
        </w:rPr>
        <w:t>,</w:t>
      </w:r>
      <w:r>
        <w:rPr>
          <w:rFonts w:ascii="Arial" w:hAnsi="Arial" w:cs="Arial"/>
          <w:color w:val="808080"/>
          <w:sz w:val="28"/>
          <w:szCs w:val="28"/>
        </w:rPr>
        <w:t xml:space="preserve"> dispõe</w:t>
      </w:r>
      <w:r>
        <w:rPr>
          <w:rFonts w:ascii="Arial" w:hAnsi="Arial" w:cs="Arial"/>
          <w:sz w:val="28"/>
          <w:szCs w:val="28"/>
        </w:rPr>
        <w:t xml:space="preserve"> o Enunciado nº 303 da Súmula do STJ:</w:t>
      </w:r>
    </w:p>
    <w:p w14:paraId="0F4483C0" w14:textId="77777777" w:rsidR="00E6537E" w:rsidRDefault="00E6537E" w:rsidP="00DB1301">
      <w:pPr>
        <w:spacing w:after="0" w:line="360" w:lineRule="auto"/>
        <w:ind w:firstLine="2268"/>
        <w:jc w:val="both"/>
        <w:rPr>
          <w:rFonts w:ascii="Arial" w:hAnsi="Arial" w:cs="Arial"/>
          <w:sz w:val="28"/>
          <w:szCs w:val="28"/>
        </w:rPr>
      </w:pPr>
    </w:p>
    <w:p w14:paraId="213680B6" w14:textId="4AE86B9F" w:rsidR="00695BB4" w:rsidRPr="00E6537E" w:rsidRDefault="007615DA" w:rsidP="00E6537E">
      <w:pPr>
        <w:spacing w:after="0" w:line="360" w:lineRule="auto"/>
        <w:ind w:left="2268"/>
        <w:jc w:val="both"/>
        <w:rPr>
          <w:rFonts w:ascii="Arial" w:hAnsi="Arial" w:cs="Arial"/>
          <w:sz w:val="26"/>
          <w:szCs w:val="26"/>
        </w:rPr>
      </w:pPr>
      <w:r w:rsidRPr="00E6537E">
        <w:rPr>
          <w:rFonts w:ascii="Arial" w:hAnsi="Arial" w:cs="Arial"/>
          <w:sz w:val="26"/>
          <w:szCs w:val="26"/>
        </w:rPr>
        <w:t>“</w:t>
      </w:r>
      <w:r w:rsidRPr="00E6537E">
        <w:rPr>
          <w:rFonts w:ascii="Arial" w:hAnsi="Arial" w:cs="Arial"/>
          <w:i/>
          <w:iCs/>
          <w:sz w:val="26"/>
          <w:szCs w:val="26"/>
        </w:rPr>
        <w:t>Em embargos de terceiro, quem deu causa à constrição indevida deve arcar com os honorários advocatícios</w:t>
      </w:r>
      <w:r w:rsidR="00E6537E">
        <w:rPr>
          <w:rFonts w:ascii="Arial" w:hAnsi="Arial" w:cs="Arial"/>
          <w:i/>
          <w:iCs/>
          <w:sz w:val="26"/>
          <w:szCs w:val="26"/>
        </w:rPr>
        <w:t>.</w:t>
      </w:r>
      <w:r w:rsidRPr="00E6537E">
        <w:rPr>
          <w:rFonts w:ascii="Arial" w:hAnsi="Arial" w:cs="Arial"/>
          <w:sz w:val="26"/>
          <w:szCs w:val="26"/>
        </w:rPr>
        <w:t>”</w:t>
      </w:r>
    </w:p>
    <w:p w14:paraId="007F5543" w14:textId="77777777" w:rsidR="007615DA" w:rsidRDefault="007615DA" w:rsidP="00DB1301">
      <w:pPr>
        <w:spacing w:after="0" w:line="360" w:lineRule="auto"/>
        <w:ind w:firstLine="2268"/>
        <w:jc w:val="both"/>
        <w:rPr>
          <w:rFonts w:ascii="Arial" w:hAnsi="Arial" w:cs="Arial"/>
          <w:sz w:val="28"/>
          <w:szCs w:val="28"/>
        </w:rPr>
      </w:pPr>
    </w:p>
    <w:p w14:paraId="4EB398CE" w14:textId="41EA1FA8" w:rsidR="00A71AB8" w:rsidRDefault="00A71AB8"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caso</w:t>
      </w:r>
      <w:r>
        <w:rPr>
          <w:rFonts w:ascii="Arial" w:hAnsi="Arial" w:cs="Arial"/>
          <w:sz w:val="28"/>
          <w:szCs w:val="28"/>
        </w:rPr>
        <w:t xml:space="preserve">, o apelante </w:t>
      </w:r>
      <w:r>
        <w:rPr>
          <w:rFonts w:ascii="Arial" w:hAnsi="Arial" w:cs="Arial"/>
          <w:color w:val="808080"/>
          <w:sz w:val="28"/>
          <w:szCs w:val="28"/>
        </w:rPr>
        <w:t xml:space="preserve">resistiu</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pretensão</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embargante</w:t>
      </w:r>
      <w:del w:id="1448" w:author="Assessor GDSXSR" w:date="2026-10-29T18:10:40Z">
        <w:r>
          <w:rPr>
            <w:rFonts w:ascii="Arial" w:hAnsi="Arial" w:cs="Arial"/>
            <w:color w:val="808080"/>
            <w:sz w:val="28"/>
            <w:szCs w:val="28"/>
          </w:rPr>
          <w:delText xml:space="preserve">,</w:delText>
        </w:r>
      </w:del>
      <w:r>
        <w:rPr>
          <w:rFonts w:ascii="Arial" w:hAnsi="Arial" w:cs="Arial"/>
          <w:sz w:val="28"/>
          <w:szCs w:val="28"/>
        </w:rPr>
        <w:t xml:space="preserve"> </w:t>
      </w:r>
      <w:del w:id="1449" w:author="Assessor GDSXSR" w:date="2026-10-29T18:10:40Z">
        <w:r>
          <w:rPr>
            <w:rFonts w:ascii="Arial" w:hAnsi="Arial" w:cs="Arial"/>
            <w:color w:val="808080"/>
            <w:sz w:val="28"/>
            <w:szCs w:val="28"/>
          </w:rPr>
          <w:delText xml:space="preserve">pois</w:delText>
        </w:r>
      </w:del>
      <w:ins w:id="1450" w:author="Assessor GDSXSR" w:date="2026-10-29T18:10:40Z">
        <w:r>
          <w:rPr>
            <w:rFonts w:ascii="Arial" w:hAnsi="Arial" w:cs="Arial"/>
            <w:color w:val="808080"/>
            <w:sz w:val="28"/>
            <w:szCs w:val="28"/>
          </w:rPr>
          <w:t xml:space="preserve">ao</w:t>
        </w:r>
      </w:ins>
      <w:r>
        <w:rPr>
          <w:rFonts w:ascii="Arial" w:hAnsi="Arial" w:cs="Arial"/>
          <w:sz w:val="28"/>
          <w:szCs w:val="28"/>
        </w:rPr>
        <w:t xml:space="preserve"> </w:t>
      </w:r>
      <w:del w:id="1451" w:author="Assessor GDSXSR" w:date="2026-10-29T18:10:40Z">
        <w:r>
          <w:rPr>
            <w:rFonts w:ascii="Arial" w:hAnsi="Arial" w:cs="Arial"/>
            <w:color w:val="808080"/>
            <w:sz w:val="28"/>
            <w:szCs w:val="28"/>
          </w:rPr>
          <w:delText xml:space="preserve">contestou</w:delText>
        </w:r>
      </w:del>
      <w:ins w:id="1452" w:author="Assessor GDSXSR" w:date="2026-10-29T18:10:40Z">
        <w:r>
          <w:rPr>
            <w:rFonts w:ascii="Arial" w:hAnsi="Arial" w:cs="Arial"/>
            <w:color w:val="808080"/>
            <w:sz w:val="28"/>
            <w:szCs w:val="28"/>
          </w:rPr>
          <w:t xml:space="preserve">contestar</w:t>
        </w:r>
      </w:ins>
      <w:r>
        <w:rPr>
          <w:rFonts w:ascii="Arial" w:hAnsi="Arial" w:cs="Arial"/>
          <w:sz w:val="28"/>
          <w:szCs w:val="28"/>
        </w:rPr>
        <w:t xml:space="preserve"> os embargos </w:t>
      </w:r>
      <w:del w:id="1453" w:author="Assessor GDSXSR" w:date="2026-10-29T18:10:40Z">
        <w:r>
          <w:rPr>
            <w:rFonts w:ascii="Arial" w:hAnsi="Arial" w:cs="Arial"/>
            <w:sz w:val="28"/>
            <w:szCs w:val="28"/>
          </w:rPr>
          <w:delText xml:space="preserve">de</w:delText>
        </w:r>
      </w:del>
      <w:ins w:id="1454" w:author="Assessor GDSXSR" w:date="2026-10-29T18:10:40Z">
        <w:r>
          <w:rPr>
            <w:rFonts w:ascii="Arial" w:hAnsi="Arial" w:cs="Arial"/>
            <w:color w:val="808080"/>
            <w:sz w:val="28"/>
            <w:szCs w:val="28"/>
          </w:rPr>
          <w:t xml:space="preserve">e</w:t>
        </w:r>
      </w:ins>
      <w:r>
        <w:rPr>
          <w:rFonts w:ascii="Arial" w:hAnsi="Arial" w:cs="Arial"/>
          <w:sz w:val="28"/>
          <w:szCs w:val="28"/>
        </w:rPr>
        <w:t xml:space="preserve"> </w:t>
      </w:r>
      <w:del w:id="1455" w:author="Assessor GDSXSR" w:date="2026-10-29T18:10:40Z">
        <w:r>
          <w:rPr>
            <w:rFonts w:ascii="Arial" w:hAnsi="Arial" w:cs="Arial"/>
            <w:sz w:val="28"/>
            <w:szCs w:val="28"/>
          </w:rPr>
          <w:delText xml:space="preserve">terceiro e, em fase recursal, interpôs</w:delText>
        </w:r>
      </w:del>
      <w:ins w:id="1456" w:author="Assessor GDSXSR" w:date="2026-10-29T18:10:40Z">
        <w:r>
          <w:rPr>
            <w:rFonts w:ascii="Arial" w:hAnsi="Arial" w:cs="Arial"/>
            <w:color w:val="808080"/>
            <w:sz w:val="28"/>
            <w:szCs w:val="28"/>
          </w:rPr>
          <w:t xml:space="preserve">interpor</w:t>
        </w:r>
      </w:ins>
      <w:r>
        <w:rPr>
          <w:rFonts w:ascii="Arial" w:hAnsi="Arial" w:cs="Arial"/>
          <w:sz w:val="28"/>
          <w:szCs w:val="28"/>
        </w:rPr>
        <w:t xml:space="preserve"> o presente apelo</w:t>
      </w:r>
      <w:ins w:id="1457" w:author="Assessor GDSXSR" w:date="2026-10-29T18:10:40Z">
        <w:r>
          <w:rPr>
            <w:rFonts w:ascii="Arial" w:hAnsi="Arial" w:cs="Arial"/>
            <w:color w:val="808080"/>
            <w:sz w:val="28"/>
            <w:szCs w:val="28"/>
          </w:rPr>
          <w:t xml:space="preserve">, e a resistência foi injustificada, pois insistiu na tese de fraude à execução, afastada pela ausência de prova da má-fé da adquirente e pela anterioridade da aquisição à constrição judicial</w:t>
        </w:r>
      </w:ins>
      <w:r>
        <w:rPr>
          <w:rFonts w:ascii="Arial" w:hAnsi="Arial" w:cs="Arial"/>
          <w:sz w:val="28"/>
          <w:szCs w:val="28"/>
        </w:rPr>
        <w:t xml:space="preserve">.</w:t>
      </w:r>
    </w:p>
    <w:p w14:paraId="7426F655" w14:textId="77777777" w:rsidR="00981773" w:rsidRDefault="00981773" w:rsidP="00DB1301">
      <w:pPr>
        <w:spacing w:after="0" w:line="360" w:lineRule="auto"/>
        <w:ind w:firstLine="2268"/>
        <w:jc w:val="both"/>
        <w:rPr>
          <w:rFonts w:ascii="Arial" w:hAnsi="Arial" w:cs="Arial"/>
          <w:sz w:val="28"/>
          <w:szCs w:val="28"/>
        </w:rPr>
      </w:pPr>
    </w:p>
    <w:p w14:paraId="02453EAE" w14:textId="77777777" w:rsidR="00773BA8" w:rsidRDefault="00000000">
      <w:pPr>
        <w:spacing w:after="0" w:line="360" w:lineRule="auto"/>
        <w:ind w:firstLine="2268"/>
        <w:jc w:val="both"/>
        <w:rPr>
          <w:del w:id="1483" w:author="Assessor GDSXSR" w:date="2026-10-29T18:10:40Z"/>
        </w:rPr>
      </w:pPr>
      <w:del w:id="1458" w:author="Assessor GDSXSR" w:date="2026-10-29T18:10:40Z">
        <w:r>
          <w:rPr>
            <w:rFonts w:ascii="Arial" w:hAnsi="Arial" w:cs="Arial"/>
            <w:color w:val="808080"/>
            <w:sz w:val="28"/>
            <w:szCs w:val="28"/>
          </w:rPr>
          <w:delText>No</w:delText>
        </w:r>
      </w:del>
      <w:del w:id="1459" w:author="Assessor GDSXSR" w:date="2026-10-29T18:10:40Z">
        <w:r>
          <w:rPr>
            <w:rFonts w:ascii="Arial" w:hAnsi="Arial" w:cs="Arial"/>
            <w:sz w:val="28"/>
            <w:szCs w:val="28"/>
          </w:rPr>
          <w:delText xml:space="preserve"> </w:delText>
        </w:r>
      </w:del>
      <w:del w:id="1460" w:author="Assessor GDSXSR" w:date="2026-10-29T18:10:40Z">
        <w:r>
          <w:rPr>
            <w:rFonts w:ascii="Arial" w:hAnsi="Arial" w:cs="Arial"/>
            <w:color w:val="808080"/>
            <w:sz w:val="28"/>
            <w:szCs w:val="28"/>
          </w:rPr>
          <w:delText>mais</w:delText>
        </w:r>
      </w:del>
      <w:del w:id="1461" w:author="Assessor GDSXSR" w:date="2026-10-29T18:10:40Z">
        <w:r>
          <w:rPr>
            <w:rFonts w:ascii="Arial" w:hAnsi="Arial" w:cs="Arial"/>
            <w:sz w:val="28"/>
            <w:szCs w:val="28"/>
          </w:rPr>
          <w:delText xml:space="preserve">, a resistência do apelante </w:delText>
        </w:r>
      </w:del>
      <w:del w:id="1462" w:author="Assessor GDSXSR" w:date="2026-10-29T18:10:40Z">
        <w:r>
          <w:rPr>
            <w:rFonts w:ascii="Arial" w:hAnsi="Arial" w:cs="Arial"/>
            <w:color w:val="808080"/>
            <w:sz w:val="28"/>
            <w:szCs w:val="28"/>
          </w:rPr>
          <w:delText>foi</w:delText>
        </w:r>
      </w:del>
      <w:del w:id="1463" w:author="Assessor GDSXSR" w:date="2026-10-29T18:10:40Z">
        <w:r>
          <w:rPr>
            <w:rFonts w:ascii="Arial" w:hAnsi="Arial" w:cs="Arial"/>
            <w:sz w:val="28"/>
            <w:szCs w:val="28"/>
          </w:rPr>
          <w:delText xml:space="preserve"> injustificada, pois, desde o início, insistiu na tese de fraude à execução, </w:delText>
        </w:r>
      </w:del>
      <w:del w:id="1464" w:author="Assessor GDSXSR" w:date="2026-10-29T18:10:40Z">
        <w:r>
          <w:rPr>
            <w:rFonts w:ascii="Arial" w:hAnsi="Arial" w:cs="Arial"/>
            <w:color w:val="808080"/>
            <w:sz w:val="28"/>
            <w:szCs w:val="28"/>
          </w:rPr>
          <w:delText>afastada</w:delText>
        </w:r>
      </w:del>
      <w:del w:id="1465" w:author="Assessor GDSXSR" w:date="2026-10-29T18:10:40Z">
        <w:r>
          <w:rPr>
            <w:rFonts w:ascii="Arial" w:hAnsi="Arial" w:cs="Arial"/>
            <w:sz w:val="28"/>
            <w:szCs w:val="28"/>
          </w:rPr>
          <w:delText xml:space="preserve"> </w:delText>
        </w:r>
      </w:del>
      <w:del w:id="1466" w:author="Assessor GDSXSR" w:date="2026-10-29T18:10:40Z">
        <w:r>
          <w:rPr>
            <w:rFonts w:ascii="Arial" w:hAnsi="Arial" w:cs="Arial"/>
            <w:color w:val="808080"/>
            <w:sz w:val="28"/>
            <w:szCs w:val="28"/>
          </w:rPr>
          <w:delText>pela</w:delText>
        </w:r>
      </w:del>
      <w:del w:id="1467" w:author="Assessor GDSXSR" w:date="2026-10-29T18:10:40Z">
        <w:r>
          <w:rPr>
            <w:rFonts w:ascii="Arial" w:hAnsi="Arial" w:cs="Arial"/>
            <w:sz w:val="28"/>
            <w:szCs w:val="28"/>
          </w:rPr>
          <w:delText xml:space="preserve"> </w:delText>
        </w:r>
      </w:del>
      <w:del w:id="1468" w:author="Assessor GDSXSR" w:date="2026-10-29T18:10:40Z">
        <w:r>
          <w:rPr>
            <w:rFonts w:ascii="Arial" w:hAnsi="Arial" w:cs="Arial"/>
            <w:color w:val="808080"/>
            <w:sz w:val="28"/>
            <w:szCs w:val="28"/>
          </w:rPr>
          <w:delText>ausência</w:delText>
        </w:r>
      </w:del>
      <w:del w:id="1469" w:author="Assessor GDSXSR" w:date="2026-10-29T18:10:40Z">
        <w:r>
          <w:rPr>
            <w:rFonts w:ascii="Arial" w:hAnsi="Arial" w:cs="Arial"/>
            <w:sz w:val="28"/>
            <w:szCs w:val="28"/>
          </w:rPr>
          <w:delText xml:space="preserve"> </w:delText>
        </w:r>
      </w:del>
      <w:del w:id="1470" w:author="Assessor GDSXSR" w:date="2026-10-29T18:10:40Z">
        <w:r>
          <w:rPr>
            <w:rFonts w:ascii="Arial" w:hAnsi="Arial" w:cs="Arial"/>
            <w:color w:val="808080"/>
            <w:sz w:val="28"/>
            <w:szCs w:val="28"/>
          </w:rPr>
          <w:delText>de prova da má-fé da adquirente</w:delText>
        </w:r>
      </w:del>
      <w:del w:id="1471" w:author="Assessor GDSXSR" w:date="2026-10-29T18:10:40Z">
        <w:r>
          <w:rPr>
            <w:rFonts w:ascii="Arial" w:hAnsi="Arial" w:cs="Arial"/>
            <w:sz w:val="28"/>
            <w:szCs w:val="28"/>
          </w:rPr>
          <w:delText xml:space="preserve"> e pela </w:delText>
        </w:r>
      </w:del>
      <w:del w:id="1472" w:author="Assessor GDSXSR" w:date="2026-10-29T18:10:40Z">
        <w:r>
          <w:rPr>
            <w:rFonts w:ascii="Arial" w:hAnsi="Arial" w:cs="Arial"/>
            <w:color w:val="808080"/>
            <w:sz w:val="28"/>
            <w:szCs w:val="28"/>
          </w:rPr>
          <w:delText>comprovada</w:delText>
        </w:r>
      </w:del>
      <w:del w:id="1473" w:author="Assessor GDSXSR" w:date="2026-10-29T18:10:40Z">
        <w:r>
          <w:rPr>
            <w:rFonts w:ascii="Arial" w:hAnsi="Arial" w:cs="Arial"/>
            <w:sz w:val="28"/>
            <w:szCs w:val="28"/>
          </w:rPr>
          <w:delText xml:space="preserve"> </w:delText>
        </w:r>
      </w:del>
      <w:del w:id="1474" w:author="Assessor GDSXSR" w:date="2026-10-29T18:10:40Z">
        <w:r>
          <w:rPr>
            <w:rFonts w:ascii="Arial" w:hAnsi="Arial" w:cs="Arial"/>
            <w:color w:val="808080"/>
            <w:sz w:val="28"/>
            <w:szCs w:val="28"/>
          </w:rPr>
          <w:delText>anterioridade</w:delText>
        </w:r>
      </w:del>
      <w:del w:id="1475" w:author="Assessor GDSXSR" w:date="2026-10-29T18:10:40Z">
        <w:r>
          <w:rPr>
            <w:rFonts w:ascii="Arial" w:hAnsi="Arial" w:cs="Arial"/>
            <w:sz w:val="28"/>
            <w:szCs w:val="28"/>
          </w:rPr>
          <w:delText xml:space="preserve"> </w:delText>
        </w:r>
      </w:del>
      <w:del w:id="1476" w:author="Assessor GDSXSR" w:date="2026-10-29T18:10:40Z">
        <w:r>
          <w:rPr>
            <w:rFonts w:ascii="Arial" w:hAnsi="Arial" w:cs="Arial"/>
            <w:color w:val="808080"/>
            <w:sz w:val="28"/>
            <w:szCs w:val="28"/>
          </w:rPr>
          <w:delText>da</w:delText>
        </w:r>
      </w:del>
      <w:del w:id="1477" w:author="Assessor GDSXSR" w:date="2026-10-29T18:10:40Z">
        <w:r>
          <w:rPr>
            <w:rFonts w:ascii="Arial" w:hAnsi="Arial" w:cs="Arial"/>
            <w:sz w:val="28"/>
            <w:szCs w:val="28"/>
          </w:rPr>
          <w:delText xml:space="preserve"> </w:delText>
        </w:r>
      </w:del>
      <w:del w:id="1478" w:author="Assessor GDSXSR" w:date="2026-10-29T18:10:40Z">
        <w:r>
          <w:rPr>
            <w:rFonts w:ascii="Arial" w:hAnsi="Arial" w:cs="Arial"/>
            <w:color w:val="808080"/>
            <w:sz w:val="28"/>
            <w:szCs w:val="28"/>
          </w:rPr>
          <w:delText>aquisição</w:delText>
        </w:r>
      </w:del>
      <w:del w:id="1479" w:author="Assessor GDSXSR" w:date="2026-10-29T18:10:40Z">
        <w:r>
          <w:rPr>
            <w:rFonts w:ascii="Arial" w:hAnsi="Arial" w:cs="Arial"/>
            <w:sz w:val="28"/>
            <w:szCs w:val="28"/>
          </w:rPr>
          <w:delText xml:space="preserve"> </w:delText>
        </w:r>
      </w:del>
      <w:del w:id="1480" w:author="Assessor GDSXSR" w:date="2026-10-29T18:10:40Z">
        <w:r>
          <w:rPr>
            <w:rFonts w:ascii="Arial" w:hAnsi="Arial" w:cs="Arial"/>
            <w:color w:val="808080"/>
            <w:sz w:val="28"/>
            <w:szCs w:val="28"/>
          </w:rPr>
          <w:delText>em</w:delText>
        </w:r>
      </w:del>
      <w:del w:id="1481" w:author="Assessor GDSXSR" w:date="2026-10-29T18:10:40Z">
        <w:r>
          <w:rPr>
            <w:rFonts w:ascii="Arial" w:hAnsi="Arial" w:cs="Arial"/>
            <w:sz w:val="28"/>
            <w:szCs w:val="28"/>
          </w:rPr>
          <w:delText xml:space="preserve"> </w:delText>
        </w:r>
      </w:del>
      <w:del w:id="1482" w:author="Assessor GDSXSR" w:date="2026-10-29T18:10:40Z">
        <w:r>
          <w:rPr>
            <w:rFonts w:ascii="Arial" w:hAnsi="Arial" w:cs="Arial"/>
            <w:color w:val="808080"/>
            <w:sz w:val="28"/>
            <w:szCs w:val="28"/>
          </w:rPr>
          <w:delText>relação à constrição judicial.</w:delText>
        </w:r>
      </w:del>
    </w:p>
    <w:p w14:paraId="35825993" w14:textId="77777777" w:rsidR="00773BA8" w:rsidRDefault="00773BA8">
      <w:pPr>
        <w:spacing w:after="0" w:line="360" w:lineRule="auto"/>
        <w:ind w:firstLine="2268"/>
        <w:jc w:val="both"/>
        <w:rPr>
          <w:del w:id="1484" w:author="Assessor GDSXSR" w:date="2026-10-29T18:10:40Z"/>
        </w:rPr>
      </w:pPr>
    </w:p>
    <w:p w14:paraId="42DB46C3" w14:textId="1929B8B5" w:rsidR="00981773" w:rsidRDefault="00981773" w:rsidP="00AC0EF7">
      <w:pPr>
        <w:spacing w:after="0" w:line="360" w:lineRule="auto"/>
        <w:ind w:firstLine="2268"/>
        <w:jc w:val="both"/>
        <w:rPr>
          <w:rFonts w:ascii="Arial" w:hAnsi="Arial" w:cs="Arial"/>
          <w:sz w:val="28"/>
          <w:szCs w:val="28"/>
        </w:rPr>
      </w:pPr>
      <w:r>
        <w:rPr>
          <w:rFonts w:ascii="Arial" w:hAnsi="Arial" w:cs="Arial"/>
          <w:color w:val="808080"/>
          <w:sz w:val="28"/>
          <w:szCs w:val="28"/>
        </w:rPr>
        <w:t>Essa insistência manteve indevidamente as restrições sobre os veículos e atrai</w:t>
      </w:r>
      <w:r>
        <w:rPr>
          <w:rFonts w:ascii="Arial" w:hAnsi="Arial" w:cs="Arial"/>
          <w:sz w:val="28"/>
          <w:szCs w:val="28"/>
        </w:rPr>
        <w:t xml:space="preserve"> a segunda parte do Tema 872</w:t>
      </w:r>
      <w:r>
        <w:rPr>
          <w:rFonts w:ascii="Arial" w:hAnsi="Arial" w:cs="Arial"/>
          <w:color w:val="808080"/>
          <w:sz w:val="28"/>
          <w:szCs w:val="28"/>
        </w:rPr>
        <w:t>/</w:t>
      </w:r>
      <w:r>
        <w:rPr>
          <w:rFonts w:ascii="Arial" w:hAnsi="Arial" w:cs="Arial"/>
          <w:sz w:val="28"/>
          <w:szCs w:val="28"/>
        </w:rPr>
        <w:t>STJ.</w:t>
      </w:r>
    </w:p>
    <w:p w14:paraId="4ACEA694" w14:textId="77777777" w:rsidR="00D452AE" w:rsidRDefault="00D452AE" w:rsidP="00AC0EF7">
      <w:pPr>
        <w:spacing w:after="0" w:line="360" w:lineRule="auto"/>
        <w:ind w:firstLine="2268"/>
        <w:jc w:val="both"/>
        <w:rPr>
          <w:rFonts w:ascii="Arial" w:hAnsi="Arial" w:cs="Arial"/>
          <w:sz w:val="28"/>
          <w:szCs w:val="28"/>
        </w:rPr>
      </w:pPr>
    </w:p>
    <w:p w14:paraId="2621E802" w14:textId="4ACF1538" w:rsidR="00830B25" w:rsidRPr="00830B25" w:rsidRDefault="00FF6C6F" w:rsidP="00830B25">
      <w:pPr>
        <w:spacing w:after="0" w:line="360" w:lineRule="auto"/>
        <w:ind w:firstLine="2268"/>
        <w:jc w:val="both"/>
        <w:rPr>
          <w:del w:id="1491" w:author="Assessor GDSXSR" w:date="2026-10-29T18:10:40Z"/>
          <w:rFonts w:ascii="Arial" w:hAnsi="Arial" w:cs="Arial"/>
          <w:sz w:val="28"/>
          <w:szCs w:val="28"/>
        </w:rPr>
      </w:pPr>
      <w:del w:id="1485" w:author="Assessor GDSXSR" w:date="2026-10-29T18:10:40Z">
        <w:r>
          <w:rPr>
            <w:rFonts w:ascii="Arial" w:hAnsi="Arial" w:cs="Arial"/>
            <w:color w:val="808080"/>
            <w:sz w:val="28"/>
            <w:szCs w:val="28"/>
          </w:rPr>
          <w:delText>Decerto</w:delText>
        </w:r>
      </w:del>
      <w:del w:id="1486" w:author="Assessor GDSXSR" w:date="2026-10-29T18:10:40Z">
        <w:r>
          <w:rPr>
            <w:rFonts w:ascii="Arial" w:hAnsi="Arial" w:cs="Arial"/>
            <w:sz w:val="28"/>
            <w:szCs w:val="28"/>
          </w:rPr>
          <w:delText>, o que o Tema 872</w:delText>
        </w:r>
      </w:del>
      <w:del w:id="1487" w:author="Assessor GDSXSR" w:date="2026-10-29T18:10:40Z">
        <w:r>
          <w:rPr>
            <w:rFonts w:ascii="Arial" w:hAnsi="Arial" w:cs="Arial"/>
            <w:color w:val="808080"/>
            <w:sz w:val="28"/>
            <w:szCs w:val="28"/>
          </w:rPr>
          <w:delText>/STJ</w:delText>
        </w:r>
      </w:del>
      <w:del w:id="1488" w:author="Assessor GDSXSR" w:date="2026-10-29T18:10:40Z">
        <w:r>
          <w:rPr>
            <w:rFonts w:ascii="Arial" w:hAnsi="Arial" w:cs="Arial"/>
            <w:sz w:val="28"/>
            <w:szCs w:val="28"/>
          </w:rPr>
          <w:delText xml:space="preserve"> pretende evitar é a imposição de sucumbência ao terceiro que, embora inicialmente tenha contribuído para a constrição pela ausência de registro, é compelido a litigar em razão da resistência processual do exequente após </w:delText>
        </w:r>
      </w:del>
      <w:del w:id="1489" w:author="Assessor GDSXSR" w:date="2026-10-29T18:10:40Z">
        <w:r>
          <w:rPr>
            <w:rFonts w:ascii="Arial" w:hAnsi="Arial" w:cs="Arial"/>
            <w:color w:val="808080"/>
            <w:sz w:val="28"/>
            <w:szCs w:val="28"/>
          </w:rPr>
          <w:delText xml:space="preserve">a </w:delText>
        </w:r>
      </w:del>
      <w:del w:id="1490" w:author="Assessor GDSXSR" w:date="2026-10-29T18:10:40Z">
        <w:r>
          <w:rPr>
            <w:rFonts w:ascii="Arial" w:hAnsi="Arial" w:cs="Arial"/>
            <w:sz w:val="28"/>
            <w:szCs w:val="28"/>
          </w:rPr>
          <w:delText>ciência da transferência do bem.</w:delText>
        </w:r>
      </w:del>
    </w:p>
    <w:p w14:paraId="7DCE53D0" w14:textId="77777777" w:rsidR="00830B25" w:rsidRPr="00830B25" w:rsidRDefault="00830B25" w:rsidP="00830B25">
      <w:pPr>
        <w:spacing w:after="0" w:line="360" w:lineRule="auto"/>
        <w:ind w:firstLine="2268"/>
        <w:jc w:val="both"/>
        <w:rPr>
          <w:del w:id="1493" w:author="Assessor GDSXSR" w:date="2026-10-29T18:10:40Z"/>
          <w:rFonts w:ascii="Arial" w:hAnsi="Arial" w:cs="Arial"/>
          <w:sz w:val="28"/>
          <w:szCs w:val="28"/>
        </w:rPr>
      </w:pPr>
      <w:del w:id="1492" w:author="Assessor GDSXSR" w:date="2026-10-29T18:10:40Z">
        <w:r w:rsidRPr="00830B25">
          <w:rPr>
            <w:rFonts w:ascii="Arial" w:hAnsi="Arial" w:cs="Arial"/>
            <w:sz w:val="28"/>
            <w:szCs w:val="28"/>
          </w:rPr>
          <w:delText> </w:delText>
        </w:r>
      </w:del>
    </w:p>
    <w:p w14:paraId="4E470D52" w14:textId="1A5535A7" w:rsidR="00FF6C6F" w:rsidRDefault="00FF6C6F" w:rsidP="00830B25">
      <w:pPr>
        <w:spacing w:after="0" w:line="360" w:lineRule="auto"/>
        <w:ind w:firstLine="2268"/>
        <w:jc w:val="both"/>
        <w:rPr>
          <w:rFonts w:ascii="Arial" w:hAnsi="Arial" w:cs="Arial"/>
          <w:sz w:val="28"/>
          <w:szCs w:val="28"/>
        </w:rPr>
      </w:pPr>
      <w:r>
        <w:rPr>
          <w:rFonts w:ascii="Arial" w:hAnsi="Arial" w:cs="Arial"/>
          <w:sz w:val="28"/>
          <w:szCs w:val="28"/>
        </w:rPr>
        <w:lastRenderedPageBreak/>
        <w:t>Nesse sentido:</w:t>
      </w:r>
    </w:p>
    <w:p w14:paraId="3236A2EF" w14:textId="77777777" w:rsidR="008B1572" w:rsidRDefault="008B1572" w:rsidP="00830B25">
      <w:pPr>
        <w:spacing w:after="0" w:line="360" w:lineRule="auto"/>
        <w:ind w:firstLine="2268"/>
        <w:jc w:val="both"/>
        <w:rPr>
          <w:rFonts w:ascii="Arial" w:hAnsi="Arial" w:cs="Arial"/>
          <w:sz w:val="28"/>
          <w:szCs w:val="28"/>
        </w:rPr>
      </w:pPr>
    </w:p>
    <w:p w14:paraId="2D44E4A7" w14:textId="474F2C34" w:rsidR="008B1572" w:rsidRPr="008B1572" w:rsidRDefault="008B1572" w:rsidP="008B1572">
      <w:pPr>
        <w:spacing w:after="0" w:line="360" w:lineRule="auto"/>
        <w:ind w:left="2268"/>
        <w:jc w:val="both"/>
        <w:rPr>
          <w:rFonts w:ascii="Arial" w:hAnsi="Arial" w:cs="Arial"/>
          <w:i/>
          <w:iCs/>
          <w:sz w:val="26"/>
          <w:szCs w:val="26"/>
        </w:rPr>
      </w:pPr>
      <w:r w:rsidRPr="008B1572">
        <w:rPr>
          <w:rFonts w:ascii="Arial" w:hAnsi="Arial" w:cs="Arial"/>
          <w:i/>
          <w:iCs/>
          <w:sz w:val="26"/>
          <w:szCs w:val="26"/>
        </w:rPr>
        <w:t>“(...) 4. O Tema 872 do STJ relativizou a regra da Súmula 303 daquela Corte, priorizando a aplicação do princípio da sucumbência em caso de resistência injustificada por parte do embargado na manutenção da constrição.</w:t>
      </w:r>
    </w:p>
    <w:p w14:paraId="47049509" w14:textId="435FB1BD" w:rsidR="008B1572" w:rsidRPr="008B1572" w:rsidRDefault="008B1572" w:rsidP="008B1572">
      <w:pPr>
        <w:spacing w:after="0" w:line="360" w:lineRule="auto"/>
        <w:ind w:left="2268"/>
        <w:jc w:val="both"/>
        <w:rPr>
          <w:rFonts w:ascii="Arial" w:hAnsi="Arial" w:cs="Arial"/>
          <w:i/>
          <w:iCs/>
          <w:sz w:val="26"/>
          <w:szCs w:val="26"/>
        </w:rPr>
      </w:pPr>
      <w:r>
        <w:rPr>
          <w:rFonts w:ascii="Arial" w:hAnsi="Arial" w:cs="Arial"/>
          <w:i/>
          <w:iCs/>
          <w:sz w:val="26"/>
          <w:szCs w:val="26"/>
        </w:rPr>
        <w:t>5. </w:t>
      </w:r>
      <w:commentRangeStart w:id="18"/>
      <w:r>
        <w:rPr>
          <w:rFonts w:ascii="Arial" w:hAnsi="Arial" w:cs="Arial"/>
          <w:i/>
          <w:iCs/>
          <w:sz w:val="26"/>
          <w:szCs w:val="26"/>
          <w:u w:val="single"/>
        </w:rPr>
        <w:t>Evidenciada, na hipótese</w:t>
      </w:r>
      <w:commentRangeEnd w:id="18"/>
      <w:r>
        <w:rPr>
          <w:rStyle w:val="Refdecomentrio"/>
          <w:rFonts w:ascii="Arial" w:hAnsi="Arial" w:cs="Arial"/>
          <w:i/>
          <w:iCs/>
          <w:sz w:val="26"/>
          <w:szCs w:val="26"/>
          <w:u w:val="single"/>
        </w:rPr>
        <w:commentReference w:id="18"/>
      </w:r>
      <w:r>
        <w:rPr>
          <w:rFonts w:ascii="Arial" w:hAnsi="Arial" w:cs="Arial"/>
          <w:i/>
          <w:iCs/>
          <w:sz w:val="26"/>
          <w:szCs w:val="26"/>
          <w:u w:val="single"/>
        </w:rPr>
        <w:t>, a oposição infundada da embargada ao levantamento da restrição, merece prestígio a sentença que a condenou a pagar os honorários advocatícios.</w:t>
      </w:r>
      <w:r>
        <w:rPr>
          <w:rFonts w:ascii="Arial" w:hAnsi="Arial" w:cs="Arial"/>
          <w:i/>
          <w:iCs/>
          <w:color w:val="808080"/>
          <w:sz w:val="26"/>
          <w:szCs w:val="26"/>
        </w:rPr>
        <w:t xml:space="preserve"> (...).” (Acórdão 2113220, 0712286-17.2025.8.07.0003, Relatora: EDI MARIA COUTINHO BIZZI, 4ª TURMA CÍVEL, data de julgamento: 08/04/2026, publicado no DJe: 30/04/2026) </w:t>
      </w:r>
      <w:commentRangeStart w:id="19"/>
      <w:r>
        <w:rPr>
          <w:rFonts w:ascii="Arial" w:hAnsi="Arial" w:cs="Arial"/>
          <w:i/>
          <w:iCs/>
          <w:color w:val="808080"/>
          <w:sz w:val="26"/>
          <w:szCs w:val="26"/>
        </w:rPr>
        <w:t>– Grifei</w:t>
      </w:r>
      <w:commentRangeEnd w:id="19"/>
      <w:r w:rsidRPr="008B1572">
        <w:rPr>
          <w:rStyle w:val="Refdecomentrio"/>
          <w:rFonts w:ascii="Arial" w:hAnsi="Arial" w:cs="Arial"/>
          <w:i/>
          <w:iCs/>
          <w:sz w:val="26"/>
          <w:szCs w:val="26"/>
        </w:rPr>
        <w:commentReference w:id="19"/>
      </w:r>
    </w:p>
    <w:p w14:paraId="6136CCA7" w14:textId="77777777" w:rsidR="00830B25" w:rsidRDefault="00830B25" w:rsidP="00AC0EF7">
      <w:pPr>
        <w:spacing w:after="0" w:line="360" w:lineRule="auto"/>
        <w:ind w:firstLine="2268"/>
        <w:jc w:val="both"/>
        <w:rPr>
          <w:rFonts w:ascii="Arial" w:hAnsi="Arial" w:cs="Arial"/>
          <w:sz w:val="28"/>
          <w:szCs w:val="28"/>
        </w:rPr>
      </w:pPr>
    </w:p>
    <w:p w14:paraId="2D8A0DFA" w14:textId="086BD75C" w:rsidR="005A15BD" w:rsidRDefault="004B1038" w:rsidP="00AC0EF7">
      <w:pPr>
        <w:spacing w:after="0" w:line="360" w:lineRule="auto"/>
        <w:ind w:firstLine="2268"/>
        <w:jc w:val="both"/>
        <w:rPr>
          <w:rFonts w:ascii="Arial" w:hAnsi="Arial" w:cs="Arial"/>
          <w:sz w:val="28"/>
          <w:szCs w:val="28"/>
        </w:rPr>
      </w:pPr>
      <w:commentRangeStart w:id="20"/>
      <w:r>
        <w:rPr>
          <w:rFonts w:ascii="Arial" w:hAnsi="Arial" w:cs="Arial"/>
          <w:color w:val="808080"/>
          <w:sz w:val="28"/>
          <w:szCs w:val="28"/>
          <w:highlight w:val="yellow"/>
        </w:rPr>
        <w:t xml:space="preserve">Demonstrado</w:t>
      </w:r>
      <w:r>
        <w:rPr>
          <w:rFonts w:ascii="Arial" w:hAnsi="Arial" w:cs="Arial"/>
          <w:sz w:val="28"/>
          <w:szCs w:val="28"/>
          <w:highlight w:val="yellow"/>
        </w:rPr>
        <w:t xml:space="preserve"> que o apelante teve ciência da alienação </w:t>
      </w:r>
      <w:r>
        <w:rPr>
          <w:rFonts w:ascii="Arial" w:hAnsi="Arial" w:cs="Arial"/>
          <w:color w:val="808080"/>
          <w:sz w:val="28"/>
          <w:szCs w:val="28"/>
          <w:highlight w:val="yellow"/>
        </w:rPr>
        <w:t xml:space="preserve">dos</w:t>
      </w:r>
      <w:r>
        <w:rPr>
          <w:rFonts w:ascii="Arial" w:hAnsi="Arial" w:cs="Arial"/>
          <w:sz w:val="28"/>
          <w:szCs w:val="28"/>
          <w:highlight w:val="yellow"/>
        </w:rPr>
        <w:t xml:space="preserve"> </w:t>
      </w:r>
      <w:r>
        <w:rPr>
          <w:rFonts w:ascii="Arial" w:hAnsi="Arial" w:cs="Arial"/>
          <w:color w:val="808080"/>
          <w:sz w:val="28"/>
          <w:szCs w:val="28"/>
          <w:highlight w:val="yellow"/>
        </w:rPr>
        <w:t xml:space="preserve">veículos</w:t>
      </w:r>
      <w:r>
        <w:rPr>
          <w:rFonts w:ascii="Arial" w:hAnsi="Arial" w:cs="Arial"/>
          <w:sz w:val="28"/>
          <w:szCs w:val="28"/>
          <w:highlight w:val="yellow"/>
        </w:rPr>
        <w:t xml:space="preserve"> e, ainda assim, </w:t>
      </w:r>
      <w:r>
        <w:rPr>
          <w:rFonts w:ascii="Arial" w:hAnsi="Arial" w:cs="Arial"/>
          <w:color w:val="808080"/>
          <w:sz w:val="28"/>
          <w:szCs w:val="28"/>
          <w:highlight w:val="yellow"/>
        </w:rPr>
        <w:t xml:space="preserve">sustentou</w:t>
      </w:r>
      <w:r>
        <w:rPr>
          <w:rFonts w:ascii="Arial" w:hAnsi="Arial" w:cs="Arial"/>
          <w:sz w:val="28"/>
          <w:szCs w:val="28"/>
          <w:highlight w:val="yellow"/>
        </w:rPr>
        <w:t xml:space="preserve"> a manutenção da constrição</w:t>
      </w:r>
      <w:del w:id="1494" w:author="Assessor GDSXSR" w:date="2026-10-29T18:10:40Z">
        <w:r>
          <w:rPr>
            <w:rFonts w:ascii="Arial" w:hAnsi="Arial" w:cs="Arial"/>
            <w:sz w:val="28"/>
            <w:szCs w:val="28"/>
            <w:highlight w:val="yellow"/>
          </w:rPr>
          <w:delText xml:space="preserve"> judicial</w:delText>
        </w:r>
      </w:del>
      <w:r>
        <w:rPr>
          <w:rFonts w:ascii="Arial" w:hAnsi="Arial" w:cs="Arial"/>
          <w:sz w:val="28"/>
          <w:szCs w:val="28"/>
          <w:highlight w:val="yellow"/>
        </w:rPr>
        <w:t xml:space="preserve">, </w:t>
      </w:r>
      <w:r>
        <w:rPr>
          <w:rFonts w:ascii="Arial" w:hAnsi="Arial" w:cs="Arial"/>
          <w:color w:val="808080"/>
          <w:sz w:val="28"/>
          <w:szCs w:val="28"/>
          <w:highlight w:val="yellow"/>
        </w:rPr>
        <w:t xml:space="preserve">incide</w:t>
      </w:r>
      <w:r>
        <w:rPr>
          <w:rFonts w:ascii="Arial" w:hAnsi="Arial" w:cs="Arial"/>
          <w:sz w:val="28"/>
          <w:szCs w:val="28"/>
          <w:highlight w:val="yellow"/>
        </w:rPr>
        <w:t xml:space="preserve"> a parte final da tese </w:t>
      </w:r>
      <w:del w:id="1495" w:author="Assessor GDSXSR" w:date="2026-10-29T18:10:40Z">
        <w:r>
          <w:rPr>
            <w:rFonts w:ascii="Arial" w:hAnsi="Arial" w:cs="Arial"/>
            <w:sz w:val="28"/>
            <w:szCs w:val="28"/>
            <w:highlight w:val="yellow"/>
          </w:rPr>
          <w:delText xml:space="preserve">firmada no</w:delText>
        </w:r>
      </w:del>
      <w:ins w:id="1496" w:author="Assessor GDSXSR" w:date="2026-10-29T18:10:40Z">
        <w:r>
          <w:rPr>
            <w:rFonts w:ascii="Arial" w:hAnsi="Arial" w:cs="Arial"/>
            <w:color w:val="808080"/>
            <w:sz w:val="28"/>
            <w:szCs w:val="28"/>
            <w:highlight w:val="yellow"/>
          </w:rPr>
          <w:t xml:space="preserve">do</w:t>
        </w:r>
      </w:ins>
      <w:r>
        <w:rPr>
          <w:rFonts w:ascii="Arial" w:hAnsi="Arial" w:cs="Arial"/>
          <w:sz w:val="28"/>
          <w:szCs w:val="28"/>
          <w:highlight w:val="yellow"/>
        </w:rPr>
        <w:t xml:space="preserve"> Tema 872</w:t>
      </w:r>
      <w:r>
        <w:rPr>
          <w:rFonts w:ascii="Arial" w:hAnsi="Arial" w:cs="Arial"/>
          <w:color w:val="808080"/>
          <w:sz w:val="28"/>
          <w:szCs w:val="28"/>
          <w:highlight w:val="yellow"/>
        </w:rPr>
        <w:t xml:space="preserve">/</w:t>
      </w:r>
      <w:r>
        <w:rPr>
          <w:rFonts w:ascii="Arial" w:hAnsi="Arial" w:cs="Arial"/>
          <w:sz w:val="28"/>
          <w:szCs w:val="28"/>
          <w:highlight w:val="yellow"/>
        </w:rPr>
        <w:t xml:space="preserve">STJ</w:t>
      </w:r>
      <w:ins w:id="1497" w:author="Assessor GDSXSR" w:date="2026-10-29T18:10:40Z">
        <w:r>
          <w:rPr>
            <w:rFonts w:ascii="Arial" w:hAnsi="Arial" w:cs="Arial"/>
            <w:color w:val="808080"/>
            <w:sz w:val="28"/>
            <w:szCs w:val="28"/>
            <w:highlight w:val="yellow"/>
          </w:rPr>
          <w:t xml:space="preserve">, sem restrição ao contraditório, pois se aplica a causalidade, pela qual quem resiste à pretensão adversa e vê rejeitados seus fundamentos suporta os encargos da insistência</w:t>
        </w:r>
      </w:ins>
      <w:r>
        <w:rPr>
          <w:rFonts w:ascii="Arial" w:hAnsi="Arial" w:cs="Arial"/>
          <w:sz w:val="28"/>
          <w:szCs w:val="28"/>
          <w:highlight w:val="yellow"/>
        </w:rPr>
        <w:t xml:space="preserve">.</w:t>
      </w:r>
      <w:commentRangeEnd w:id="20"/>
      <w:r>
        <w:rPr>
          <w:rStyle w:val="Refdecomentrio"/>
          <w:rFonts w:ascii="Arial" w:hAnsi="Arial" w:cs="Arial"/>
          <w:sz w:val="28"/>
          <w:szCs w:val="28"/>
          <w:highlight w:val="yellow"/>
        </w:rPr>
        <w:commentReference w:id="20"/>
      </w:r>
    </w:p>
    <w:p w14:paraId="57B66E26" w14:textId="77777777" w:rsidR="0037470B" w:rsidRDefault="0037470B" w:rsidP="00AC0EF7">
      <w:pPr>
        <w:spacing w:after="0" w:line="360" w:lineRule="auto"/>
        <w:ind w:firstLine="2268"/>
        <w:jc w:val="both"/>
        <w:rPr>
          <w:rFonts w:ascii="Arial" w:hAnsi="Arial" w:cs="Arial"/>
          <w:sz w:val="28"/>
          <w:szCs w:val="28"/>
        </w:rPr>
      </w:pPr>
    </w:p>
    <w:p w14:paraId="50BCEB33" w14:textId="3AB6443B" w:rsidR="0037470B" w:rsidRDefault="0037470B" w:rsidP="00AC0EF7">
      <w:pPr>
        <w:spacing w:after="0" w:line="360" w:lineRule="auto"/>
        <w:ind w:firstLine="2268"/>
        <w:jc w:val="both"/>
        <w:rPr>
          <w:del w:id="1518" w:author="Assessor GDSXSR" w:date="2026-10-29T18:10:40Z"/>
          <w:rFonts w:ascii="Arial" w:hAnsi="Arial" w:cs="Arial"/>
          <w:sz w:val="28"/>
          <w:szCs w:val="28"/>
        </w:rPr>
      </w:pPr>
      <w:commentRangeStart w:id="21"/>
      <w:del w:id="1498" w:author="Assessor GDSXSR" w:date="2026-10-29T18:10:40Z">
        <w:r>
          <w:rPr>
            <w:rFonts w:ascii="Arial" w:hAnsi="Arial" w:cs="Arial"/>
            <w:sz w:val="28"/>
            <w:szCs w:val="28"/>
          </w:rPr>
          <w:delText xml:space="preserve">Nessa linha, não se </w:delText>
        </w:r>
      </w:del>
      <w:del w:id="1499" w:author="Assessor GDSXSR" w:date="2026-10-29T18:10:40Z">
        <w:r>
          <w:rPr>
            <w:rFonts w:ascii="Arial" w:hAnsi="Arial" w:cs="Arial"/>
            <w:color w:val="808080"/>
            <w:sz w:val="28"/>
            <w:szCs w:val="28"/>
          </w:rPr>
          <w:delText>restringe</w:delText>
        </w:r>
      </w:del>
      <w:commentRangeEnd w:id="21"/>
      <w:del w:id="1500" w:author="Assessor GDSXSR" w:date="2026-10-29T18:10:40Z">
        <w:r>
          <w:rPr>
            <w:rStyle w:val="Refdecomentrio"/>
            <w:rFonts w:ascii="Arial" w:hAnsi="Arial" w:cs="Arial"/>
            <w:sz w:val="28"/>
            <w:szCs w:val="28"/>
          </w:rPr>
          <w:commentReference w:id="21"/>
        </w:r>
      </w:del>
      <w:del w:id="1501" w:author="Assessor GDSXSR" w:date="2026-10-29T18:10:40Z">
        <w:r>
          <w:rPr>
            <w:rFonts w:ascii="Arial" w:hAnsi="Arial" w:cs="Arial"/>
            <w:sz w:val="28"/>
            <w:szCs w:val="28"/>
          </w:rPr>
          <w:delText xml:space="preserve"> o exercício do contraditório e da ampla defesa</w:delText>
        </w:r>
      </w:del>
      <w:del w:id="1502" w:author="Assessor GDSXSR" w:date="2026-10-29T18:10:40Z">
        <w:r>
          <w:rPr>
            <w:rFonts w:ascii="Arial" w:hAnsi="Arial" w:cs="Arial"/>
            <w:color w:val="808080"/>
            <w:sz w:val="28"/>
            <w:szCs w:val="28"/>
          </w:rPr>
          <w:delText>;</w:delText>
        </w:r>
      </w:del>
      <w:del w:id="1503" w:author="Assessor GDSXSR" w:date="2026-10-29T18:10:40Z">
        <w:r>
          <w:rPr>
            <w:rFonts w:ascii="Arial" w:hAnsi="Arial" w:cs="Arial"/>
            <w:sz w:val="28"/>
            <w:szCs w:val="28"/>
          </w:rPr>
          <w:delText xml:space="preserve"> apenas </w:delText>
        </w:r>
      </w:del>
      <w:del w:id="1504" w:author="Assessor GDSXSR" w:date="2026-10-29T18:10:40Z">
        <w:r>
          <w:rPr>
            <w:rFonts w:ascii="Arial" w:hAnsi="Arial" w:cs="Arial"/>
            <w:color w:val="808080"/>
            <w:sz w:val="28"/>
            <w:szCs w:val="28"/>
          </w:rPr>
          <w:delText>se</w:delText>
        </w:r>
      </w:del>
      <w:del w:id="1505" w:author="Assessor GDSXSR" w:date="2026-10-29T18:10:40Z">
        <w:r>
          <w:rPr>
            <w:rFonts w:ascii="Arial" w:hAnsi="Arial" w:cs="Arial"/>
            <w:sz w:val="28"/>
            <w:szCs w:val="28"/>
          </w:rPr>
          <w:delText xml:space="preserve"> </w:delText>
        </w:r>
      </w:del>
      <w:del w:id="1506" w:author="Assessor GDSXSR" w:date="2026-10-29T18:10:40Z">
        <w:r>
          <w:rPr>
            <w:rFonts w:ascii="Arial" w:hAnsi="Arial" w:cs="Arial"/>
            <w:color w:val="808080"/>
            <w:sz w:val="28"/>
            <w:szCs w:val="28"/>
          </w:rPr>
          <w:delText>aplica</w:delText>
        </w:r>
      </w:del>
      <w:del w:id="1507" w:author="Assessor GDSXSR" w:date="2026-10-29T18:10:40Z">
        <w:r>
          <w:rPr>
            <w:rFonts w:ascii="Arial" w:hAnsi="Arial" w:cs="Arial"/>
            <w:sz w:val="28"/>
            <w:szCs w:val="28"/>
          </w:rPr>
          <w:delText xml:space="preserve"> </w:delText>
        </w:r>
      </w:del>
      <w:del w:id="1508" w:author="Assessor GDSXSR" w:date="2026-10-29T18:10:40Z">
        <w:r>
          <w:rPr>
            <w:rFonts w:ascii="Arial" w:hAnsi="Arial" w:cs="Arial"/>
            <w:color w:val="808080"/>
            <w:sz w:val="28"/>
            <w:szCs w:val="28"/>
          </w:rPr>
          <w:delText>o</w:delText>
        </w:r>
      </w:del>
      <w:del w:id="1509" w:author="Assessor GDSXSR" w:date="2026-10-29T18:10:40Z">
        <w:r>
          <w:rPr>
            <w:rFonts w:ascii="Arial" w:hAnsi="Arial" w:cs="Arial"/>
            <w:sz w:val="28"/>
            <w:szCs w:val="28"/>
          </w:rPr>
          <w:delText xml:space="preserve"> princípio da causalidade, segundo </w:delText>
        </w:r>
      </w:del>
      <w:del w:id="1510" w:author="Assessor GDSXSR" w:date="2026-10-29T18:10:40Z">
        <w:r>
          <w:rPr>
            <w:rFonts w:ascii="Arial" w:hAnsi="Arial" w:cs="Arial"/>
            <w:color w:val="808080"/>
            <w:sz w:val="28"/>
            <w:szCs w:val="28"/>
          </w:rPr>
          <w:delText>o</w:delText>
        </w:r>
      </w:del>
      <w:del w:id="1511" w:author="Assessor GDSXSR" w:date="2026-10-29T18:10:40Z">
        <w:r>
          <w:rPr>
            <w:rFonts w:ascii="Arial" w:hAnsi="Arial" w:cs="Arial"/>
            <w:sz w:val="28"/>
            <w:szCs w:val="28"/>
          </w:rPr>
          <w:delText xml:space="preserve"> qual a parte que </w:delText>
        </w:r>
      </w:del>
      <w:del w:id="1512" w:author="Assessor GDSXSR" w:date="2026-10-29T18:10:40Z">
        <w:r>
          <w:rPr>
            <w:rFonts w:ascii="Arial" w:hAnsi="Arial" w:cs="Arial"/>
            <w:color w:val="808080"/>
            <w:sz w:val="28"/>
            <w:szCs w:val="28"/>
          </w:rPr>
          <w:delText>resiste</w:delText>
        </w:r>
      </w:del>
      <w:del w:id="1513" w:author="Assessor GDSXSR" w:date="2026-10-29T18:10:40Z">
        <w:r>
          <w:rPr>
            <w:rFonts w:ascii="Arial" w:hAnsi="Arial" w:cs="Arial"/>
            <w:sz w:val="28"/>
            <w:szCs w:val="28"/>
          </w:rPr>
          <w:delText xml:space="preserve"> à pretensão adversa e vê rejeitados </w:delText>
        </w:r>
      </w:del>
      <w:del w:id="1514" w:author="Assessor GDSXSR" w:date="2026-10-29T18:10:40Z">
        <w:r>
          <w:rPr>
            <w:rFonts w:ascii="Arial" w:hAnsi="Arial" w:cs="Arial"/>
            <w:color w:val="808080"/>
            <w:sz w:val="28"/>
            <w:szCs w:val="28"/>
          </w:rPr>
          <w:delText xml:space="preserve">os </w:delText>
        </w:r>
      </w:del>
      <w:del w:id="1515" w:author="Assessor GDSXSR" w:date="2026-10-29T18:10:40Z">
        <w:r>
          <w:rPr>
            <w:rFonts w:ascii="Arial" w:hAnsi="Arial" w:cs="Arial"/>
            <w:sz w:val="28"/>
            <w:szCs w:val="28"/>
          </w:rPr>
          <w:delText xml:space="preserve">seus fundamentos </w:delText>
        </w:r>
      </w:del>
      <w:del w:id="1516" w:author="Assessor GDSXSR" w:date="2026-10-29T18:10:40Z">
        <w:r>
          <w:rPr>
            <w:rFonts w:ascii="Arial" w:hAnsi="Arial" w:cs="Arial"/>
            <w:color w:val="808080"/>
            <w:sz w:val="28"/>
            <w:szCs w:val="28"/>
          </w:rPr>
          <w:delText>suporta</w:delText>
        </w:r>
      </w:del>
      <w:del w:id="1517" w:author="Assessor GDSXSR" w:date="2026-10-29T18:10:40Z">
        <w:r>
          <w:rPr>
            <w:rFonts w:ascii="Arial" w:hAnsi="Arial" w:cs="Arial"/>
            <w:sz w:val="28"/>
            <w:szCs w:val="28"/>
          </w:rPr>
          <w:delText xml:space="preserve"> os encargos da insistência no litígio.</w:delText>
        </w:r>
      </w:del>
    </w:p>
    <w:p w14:paraId="603E1BD7" w14:textId="77777777" w:rsidR="00AB5AF6" w:rsidRDefault="00AB5AF6" w:rsidP="00AC0EF7">
      <w:pPr>
        <w:spacing w:after="0" w:line="360" w:lineRule="auto"/>
        <w:ind w:firstLine="2268"/>
        <w:jc w:val="both"/>
        <w:rPr>
          <w:del w:id="1519" w:author="Assessor GDSXSR" w:date="2026-10-29T18:10:40Z"/>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6AF8FD8A" w14:textId="77777777" w:rsidR="00635527" w:rsidRDefault="00635527" w:rsidP="00902E92">
      <w:pPr>
        <w:spacing w:after="0" w:line="360" w:lineRule="auto"/>
        <w:jc w:val="both"/>
        <w:rPr>
          <w:rFonts w:ascii="Arial" w:hAnsi="Arial" w:cs="Arial"/>
          <w:sz w:val="28"/>
          <w:szCs w:val="28"/>
        </w:rPr>
      </w:pPr>
    </w:p>
    <w:p w14:paraId="579483AD" w14:textId="07E3F040" w:rsidR="00B73FAD" w:rsidRDefault="00E07B96" w:rsidP="00DB1301">
      <w:pPr>
        <w:spacing w:after="0" w:line="360" w:lineRule="auto"/>
        <w:ind w:firstLine="2268"/>
        <w:jc w:val="both"/>
        <w:rPr>
          <w:rFonts w:ascii="Arial" w:hAnsi="Arial" w:cs="Arial"/>
          <w:sz w:val="28"/>
          <w:szCs w:val="28"/>
        </w:rPr>
      </w:pPr>
      <w:r w:rsidRPr="66A65482">
        <w:rPr>
          <w:rFonts w:ascii="Arial" w:hAnsi="Arial" w:cs="Arial"/>
          <w:sz w:val="28"/>
          <w:szCs w:val="28"/>
        </w:rPr>
        <w:lastRenderedPageBreak/>
        <w:t>Ante o exposto,</w:t>
      </w:r>
      <w:r w:rsidRPr="66A65482">
        <w:rPr>
          <w:rFonts w:ascii="Arial" w:hAnsi="Arial" w:cs="Arial"/>
          <w:b/>
          <w:bCs/>
          <w:sz w:val="28"/>
          <w:szCs w:val="28"/>
        </w:rPr>
        <w:t xml:space="preserve"> r</w:t>
      </w:r>
      <w:r w:rsidR="008A4445" w:rsidRPr="66A65482">
        <w:rPr>
          <w:rFonts w:ascii="Arial" w:hAnsi="Arial" w:cs="Arial"/>
          <w:b/>
          <w:bCs/>
          <w:sz w:val="28"/>
          <w:szCs w:val="28"/>
        </w:rPr>
        <w:t>ejeito</w:t>
      </w:r>
      <w:r w:rsidR="008A4445" w:rsidRPr="66A65482">
        <w:rPr>
          <w:rFonts w:ascii="Arial" w:hAnsi="Arial" w:cs="Arial"/>
          <w:sz w:val="28"/>
          <w:szCs w:val="28"/>
        </w:rPr>
        <w:t xml:space="preserve"> a preliminar de</w:t>
      </w:r>
      <w:r w:rsidR="00902E92">
        <w:rPr>
          <w:rFonts w:ascii="Arial" w:hAnsi="Arial" w:cs="Arial"/>
          <w:sz w:val="28"/>
          <w:szCs w:val="28"/>
        </w:rPr>
        <w:t xml:space="preserve"> intempestividade suscitada</w:t>
      </w:r>
      <w:r w:rsidR="008A4445" w:rsidRPr="66A65482">
        <w:rPr>
          <w:rFonts w:ascii="Arial" w:hAnsi="Arial" w:cs="Arial"/>
          <w:sz w:val="28"/>
          <w:szCs w:val="28"/>
        </w:rPr>
        <w:t xml:space="preserve"> e, no mérito, </w:t>
      </w:r>
      <w:r w:rsidR="008A4445" w:rsidRPr="66A65482">
        <w:rPr>
          <w:rFonts w:ascii="Arial" w:hAnsi="Arial" w:cs="Arial"/>
          <w:b/>
          <w:bCs/>
          <w:sz w:val="28"/>
          <w:szCs w:val="28"/>
        </w:rPr>
        <w:t>nego provimento</w:t>
      </w:r>
      <w:r w:rsidR="008A4445" w:rsidRPr="66A65482">
        <w:rPr>
          <w:rFonts w:ascii="Arial" w:hAnsi="Arial" w:cs="Arial"/>
          <w:sz w:val="28"/>
          <w:szCs w:val="28"/>
        </w:rPr>
        <w:t xml:space="preserve"> ao apelo </w:t>
      </w:r>
      <w:r w:rsidR="0011289B">
        <w:rPr>
          <w:rFonts w:ascii="Arial" w:hAnsi="Arial" w:cs="Arial"/>
          <w:sz w:val="28"/>
          <w:szCs w:val="28"/>
        </w:rPr>
        <w:t xml:space="preserve">do embargado, </w:t>
      </w:r>
      <w:r w:rsidR="0011289B" w:rsidRPr="0011289B">
        <w:rPr>
          <w:rFonts w:ascii="Arial" w:hAnsi="Arial" w:cs="Arial"/>
          <w:sz w:val="28"/>
          <w:szCs w:val="28"/>
        </w:rPr>
        <w:t xml:space="preserve">Alexandre Mendonça </w:t>
      </w:r>
      <w:r w:rsidR="0011289B">
        <w:rPr>
          <w:rFonts w:ascii="Arial" w:hAnsi="Arial" w:cs="Arial"/>
          <w:sz w:val="28"/>
          <w:szCs w:val="28"/>
        </w:rPr>
        <w:t>d</w:t>
      </w:r>
      <w:r w:rsidR="0011289B" w:rsidRPr="0011289B">
        <w:rPr>
          <w:rFonts w:ascii="Arial" w:hAnsi="Arial" w:cs="Arial"/>
          <w:sz w:val="28"/>
          <w:szCs w:val="28"/>
        </w:rPr>
        <w:t>os Santos</w:t>
      </w:r>
      <w:r w:rsidR="0011289B">
        <w:rPr>
          <w:rFonts w:ascii="Arial" w:hAnsi="Arial" w:cs="Arial"/>
          <w:sz w:val="28"/>
          <w:szCs w:val="28"/>
        </w:rPr>
        <w:t xml:space="preserve">. </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06A30C15" w:rsidR="00635527" w:rsidRDefault="00480A33" w:rsidP="00DB1301">
      <w:pPr>
        <w:spacing w:after="0" w:line="360" w:lineRule="auto"/>
        <w:ind w:firstLine="2268"/>
        <w:jc w:val="both"/>
        <w:rPr>
          <w:rFonts w:ascii="Arial" w:hAnsi="Arial" w:cs="Arial"/>
          <w:sz w:val="28"/>
          <w:szCs w:val="28"/>
        </w:rPr>
      </w:pPr>
      <w:r>
        <w:rPr>
          <w:rFonts w:ascii="Arial" w:hAnsi="Arial" w:cs="Arial"/>
          <w:b/>
          <w:bCs/>
          <w:sz w:val="28"/>
          <w:szCs w:val="28"/>
        </w:rPr>
        <w:t>Condeno</w:t>
      </w:r>
      <w:r>
        <w:rPr>
          <w:rFonts w:ascii="Arial" w:hAnsi="Arial" w:cs="Arial"/>
          <w:sz w:val="28"/>
          <w:szCs w:val="28"/>
        </w:rPr>
        <w:t xml:space="preserve"> o embargado/apelante ao pagamento de honorários recursais, que fixo em 2% </w:t>
      </w:r>
      <w:r>
        <w:rPr>
          <w:rFonts w:ascii="Arial" w:hAnsi="Arial" w:cs="Arial"/>
          <w:color w:val="808080"/>
          <w:sz w:val="28"/>
          <w:szCs w:val="28"/>
        </w:rPr>
        <w:t>sobre o</w:t>
      </w:r>
      <w:r>
        <w:rPr>
          <w:rFonts w:ascii="Arial" w:hAnsi="Arial" w:cs="Arial"/>
          <w:sz w:val="28"/>
          <w:szCs w:val="28"/>
        </w:rPr>
        <w:t xml:space="preserve"> </w:t>
      </w:r>
      <w:commentRangeStart w:id="22"/>
      <w:r>
        <w:rPr>
          <w:rFonts w:ascii="Arial" w:hAnsi="Arial" w:cs="Arial"/>
          <w:sz w:val="28"/>
          <w:szCs w:val="28"/>
        </w:rPr>
        <w:t>valor</w:t>
      </w:r>
      <w:r>
        <w:rPr>
          <w:rFonts w:ascii="Arial" w:hAnsi="Arial" w:cs="Arial"/>
          <w:color w:val="808080"/>
          <w:sz w:val="28"/>
          <w:szCs w:val="28"/>
        </w:rPr>
        <w:t xml:space="preserve"> atualizado</w:t>
      </w:r>
      <w:r>
        <w:rPr>
          <w:rFonts w:ascii="Arial" w:hAnsi="Arial" w:cs="Arial"/>
          <w:sz w:val="28"/>
          <w:szCs w:val="28"/>
        </w:rPr>
        <w:t xml:space="preserve"> da causa</w:t>
      </w:r>
      <w:commentRangeEnd w:id="22"/>
      <w:r>
        <w:rPr>
          <w:rStyle w:val="Refdecomentrio"/>
          <w:rFonts w:ascii="Arial" w:hAnsi="Arial" w:cs="Arial"/>
          <w:sz w:val="28"/>
          <w:szCs w:val="28"/>
        </w:rPr>
        <w:commentReference w:id="22"/>
      </w:r>
      <w:r>
        <w:rPr>
          <w:rFonts w:ascii="Arial" w:hAnsi="Arial" w:cs="Arial"/>
          <w:sz w:val="28"/>
          <w:szCs w:val="28"/>
        </w:rPr>
        <w:t xml:space="preserve"> (</w:t>
      </w:r>
      <w:commentRangeStart w:id="23"/>
      <w:r>
        <w:rPr>
          <w:rFonts w:ascii="Arial" w:hAnsi="Arial" w:cs="Arial"/>
          <w:sz w:val="28"/>
          <w:szCs w:val="28"/>
        </w:rPr>
        <w:t>CPC 85 § 11</w:t>
      </w:r>
      <w:commentRangeEnd w:id="23"/>
      <w:r>
        <w:rPr>
          <w:rStyle w:val="Refdecomentrio"/>
          <w:rFonts w:ascii="Arial" w:hAnsi="Arial" w:cs="Arial"/>
          <w:sz w:val="28"/>
          <w:szCs w:val="28"/>
        </w:rPr>
        <w:commentReference w:id="23"/>
      </w:r>
      <w:r>
        <w:rPr>
          <w:rFonts w:ascii="Arial" w:hAnsi="Arial" w:cs="Arial"/>
          <w:sz w:val="28"/>
          <w:szCs w:val="28"/>
        </w:rPr>
        <w:t xml:space="preserve">), acrescido da quantia fixada na </w:t>
      </w:r>
      <w:commentRangeStart w:id="24"/>
      <w:r>
        <w:rPr>
          <w:rFonts w:ascii="Arial" w:hAnsi="Arial" w:cs="Arial"/>
          <w:sz w:val="28"/>
          <w:szCs w:val="28"/>
        </w:rPr>
        <w:t>r. sentença</w:t>
      </w:r>
      <w:commentRangeEnd w:id="24"/>
      <w:r>
        <w:rPr>
          <w:rStyle w:val="Refdecomentrio"/>
          <w:rFonts w:ascii="Arial" w:hAnsi="Arial" w:cs="Arial"/>
          <w:sz w:val="28"/>
          <w:szCs w:val="28"/>
        </w:rPr>
        <w:commentReference w:id="24"/>
      </w:r>
      <w:r>
        <w:rPr>
          <w:rFonts w:ascii="Arial" w:hAnsi="Arial" w:cs="Arial"/>
          <w:sz w:val="28"/>
          <w:szCs w:val="28"/>
        </w:rPr>
        <w:t>.</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556BFE11" w:rsidR="007E1C8C" w:rsidRDefault="007E1C8C" w:rsidP="005F488E">
      <w:pPr>
        <w:rPr>
          <w:rFonts w:ascii="Arial" w:hAnsi="Arial" w:cs="Arial"/>
          <w:sz w:val="28"/>
          <w:szCs w:val="28"/>
        </w:rPr>
      </w:pPr>
      <w:r>
        <w:rPr>
          <w:rFonts w:ascii="Arial" w:hAnsi="Arial" w:cs="Arial"/>
          <w:sz w:val="28"/>
          <w:szCs w:val="28"/>
        </w:rPr>
        <w:br w:type="page"/>
      </w:r>
    </w:p>
    <w:p w14:paraId="510344B9" w14:textId="1E7127DC" w:rsidR="00815B89" w:rsidRDefault="00815B89" w:rsidP="00815B89">
      <w:pPr>
        <w:ind w:right="-96"/>
        <w:jc w:val="center"/>
        <w:rPr>
          <w:b/>
          <w:color w:val="008000"/>
        </w:rPr>
      </w:pPr>
      <w:r>
        <w:rPr>
          <w:b/>
          <w:color w:val="008000"/>
        </w:rPr>
        <w:lastRenderedPageBreak/>
        <w:t>S</w:t>
      </w:r>
      <w:r w:rsidRPr="003A2BD2">
        <w:rPr>
          <w:b/>
          <w:color w:val="008000"/>
        </w:rPr>
        <w:t>ENTENÇA</w:t>
      </w:r>
    </w:p>
    <w:p w14:paraId="29685366" w14:textId="4DAF169C" w:rsidR="00815B89" w:rsidRPr="00815B89" w:rsidRDefault="00815B89" w:rsidP="00815B89">
      <w:pPr>
        <w:ind w:right="-96"/>
        <w:jc w:val="both"/>
        <w:rPr>
          <w:b/>
          <w:color w:val="008000"/>
        </w:rPr>
      </w:pPr>
      <w:r w:rsidRPr="00815B89">
        <w:rPr>
          <w:b/>
          <w:color w:val="008000"/>
        </w:rPr>
        <w:t>Trata-se de embargos de terceiro opostos por A.M. Ind. e Com. de Móveis Ltda em face de Alexandre Mendonça dos Santos, distribuídos por dependência à execução de título extrajudicial n.º 0714845-31.2017.8.07.0001, que fora ajuizada em 29/06/2017 pelo ora embargado contra R.A. Móveis Planejados Eireli, pelo valor de R$ 109.792,36, que seria decorrente do inadimplemento de contrato de honorários advocatícios.</w:t>
      </w:r>
    </w:p>
    <w:p w14:paraId="150B7A3B" w14:textId="270C3DC9" w:rsidR="00815B89" w:rsidRPr="00815B89" w:rsidRDefault="00815B89" w:rsidP="00815B89">
      <w:pPr>
        <w:ind w:right="-96"/>
        <w:jc w:val="both"/>
        <w:rPr>
          <w:b/>
          <w:color w:val="008000"/>
        </w:rPr>
      </w:pPr>
      <w:r w:rsidRPr="00815B89">
        <w:rPr>
          <w:b/>
          <w:color w:val="008000"/>
        </w:rPr>
        <w:t>A embargante narra ser proprietária de dois veículos caminhão, marca IVECO, modelo TECTOR 240E28S, placas ONV4443 (Renavam 01017872438) e ONV5553 (Renavam 01017873230), adquiridos em 03/09/2018 da empresa Transportes Rodrigo Barbosa Ltda, mediante quitação integral do financiamento com alienação fiduciária junto ao Banco CNH Industrial Capital S/A, no valor de R$ 196.253,89. Afirma que os referidos veículos foram indevidamente alcançados por restrição RenaJud nos autos da execução correlata, deferida pela decisão de ID 192677984 e efetivada em 18/04/2024 (ID 251311532), não obstante pertencerem à embargante — pessoa jurídica distinta da executada.</w:t>
      </w:r>
    </w:p>
    <w:p w14:paraId="2AF81848" w14:textId="2F8626AA" w:rsidR="00815B89" w:rsidRPr="00815B89" w:rsidRDefault="00815B89" w:rsidP="00815B89">
      <w:pPr>
        <w:ind w:right="-96"/>
        <w:jc w:val="both"/>
        <w:rPr>
          <w:b/>
          <w:color w:val="008000"/>
        </w:rPr>
      </w:pPr>
      <w:r w:rsidRPr="00815B89">
        <w:rPr>
          <w:b/>
          <w:color w:val="008000"/>
        </w:rPr>
        <w:t>Relata que o sócio-administrador Francisco Deames Adriano havia oposto embargos de terceiro anteriores (processo n.º 0720635-49.2024.8.07.0001), extintos sem resolução de mérito pelo Acórdão n.º 2026781 da 4.ª Turma Cível do TJDFT, de relatoria do Des. Sergio Xavier, por ilegitimidade ativa da pessoa física, reconhecendo-se que a parte legítima seria a pessoa jurídica proprietária dos veículos.</w:t>
      </w:r>
    </w:p>
    <w:p w14:paraId="419B2D09" w14:textId="0A70AB3F" w:rsidR="00815B89" w:rsidRPr="00815B89" w:rsidRDefault="00815B89" w:rsidP="00815B89">
      <w:pPr>
        <w:ind w:right="-96"/>
        <w:jc w:val="both"/>
        <w:rPr>
          <w:b/>
          <w:color w:val="008000"/>
        </w:rPr>
      </w:pPr>
      <w:r w:rsidRPr="00815B89">
        <w:rPr>
          <w:b/>
          <w:color w:val="008000"/>
        </w:rPr>
        <w:t>Requereu a procedência dos embargos, a desconstituição das restrições sobre os veículos, a confirmação da tutela de urgência e a condenação do embargado em custas e honorários advocatícios.</w:t>
      </w:r>
    </w:p>
    <w:p w14:paraId="310E9D84" w14:textId="25FAA1D3" w:rsidR="00815B89" w:rsidRPr="00815B89" w:rsidRDefault="00815B89" w:rsidP="00815B89">
      <w:pPr>
        <w:ind w:right="-96"/>
        <w:jc w:val="both"/>
        <w:rPr>
          <w:b/>
          <w:color w:val="008000"/>
        </w:rPr>
      </w:pPr>
      <w:r w:rsidRPr="00815B89">
        <w:rPr>
          <w:b/>
          <w:color w:val="008000"/>
        </w:rPr>
        <w:t>A tutela de urgência foi deferida pela decisão de ID 251818507, determinando-se a suspensão da restrição de circulação dos veículos, mantida a restrição de transferência.</w:t>
      </w:r>
    </w:p>
    <w:p w14:paraId="3F9E7BCC" w14:textId="722DF611" w:rsidR="00815B89" w:rsidRPr="00815B89" w:rsidRDefault="00815B89" w:rsidP="00815B89">
      <w:pPr>
        <w:ind w:right="-96"/>
        <w:jc w:val="both"/>
        <w:rPr>
          <w:b/>
          <w:color w:val="008000"/>
        </w:rPr>
      </w:pPr>
      <w:r w:rsidRPr="00815B89">
        <w:rPr>
          <w:b/>
          <w:color w:val="008000"/>
        </w:rPr>
        <w:t>Citado, o embargado apresentou contestação (ID 254448347). Em preliminar, arguiu a intempestividade dos embargos, sustentando que a ciência da constrição pelo sócio-administrador da embargante, por ocasião do ajuizamento dos primeiros embargos de terceiro em 24/05/2024, deveria ser imputada à pessoa jurídica, consumando-se o prazo do art. 675 do CPC. No mérito, alegou fraude à execução nos termos do art. 792 do CPC, ao argumento de que a alienação dos veículos (03/09/2018) ocorreu após o ajuizamento da execução (29/06/2017) e após a citação da executada (26/01/2018). Sustentou, ainda, a existência de restrição RenaJud sobre os veículos desde 26/10/2017. Requereu a improcedência dos embargos e a condenação da embargante por litigância de má-fé.</w:t>
      </w:r>
    </w:p>
    <w:p w14:paraId="24F9EF3F" w14:textId="3B4697A2" w:rsidR="00815B89" w:rsidRPr="00815B89" w:rsidRDefault="00815B89" w:rsidP="00815B89">
      <w:pPr>
        <w:ind w:right="-96"/>
        <w:jc w:val="both"/>
        <w:rPr>
          <w:b/>
          <w:color w:val="008000"/>
        </w:rPr>
      </w:pPr>
      <w:r w:rsidRPr="00815B89">
        <w:rPr>
          <w:b/>
          <w:color w:val="008000"/>
        </w:rPr>
        <w:t>A embargante apresentou réplica (ID 258727072), refutando a intempestividade e a fraude à execução, com fundamento na Súmula 375 do STJ e na comprovação de boa-fé na aquisição.</w:t>
      </w:r>
    </w:p>
    <w:p w14:paraId="1A897852" w14:textId="70B7372A" w:rsidR="00815B89" w:rsidRPr="00815B89" w:rsidRDefault="00815B89" w:rsidP="00815B89">
      <w:pPr>
        <w:ind w:right="-96"/>
        <w:jc w:val="both"/>
        <w:rPr>
          <w:b/>
          <w:color w:val="008000"/>
        </w:rPr>
      </w:pPr>
      <w:r w:rsidRPr="00815B89">
        <w:rPr>
          <w:b/>
          <w:color w:val="008000"/>
        </w:rPr>
        <w:t>Em 26/01/2026, a embargante juntou sentença proferida pela Justiça do Trabalho de Formosa/GO (ID 263179230), em que, em embargos de terceiro análogos envolvendo os mesmos veículos, foram reconhecidas a propriedade e a boa-fé da embargante. O embargado se manifestou sobre o documento (ID 264076612).</w:t>
      </w:r>
    </w:p>
    <w:p w14:paraId="076ABEE9" w14:textId="4C8BC920" w:rsidR="00815B89" w:rsidRPr="00815B89" w:rsidRDefault="00815B89" w:rsidP="00815B89">
      <w:pPr>
        <w:ind w:right="-96"/>
        <w:jc w:val="both"/>
        <w:rPr>
          <w:b/>
          <w:color w:val="008000"/>
        </w:rPr>
      </w:pPr>
      <w:r w:rsidRPr="00815B89">
        <w:rPr>
          <w:b/>
          <w:color w:val="008000"/>
        </w:rPr>
        <w:t>É o relato do necessário.</w:t>
      </w:r>
    </w:p>
    <w:p w14:paraId="6E269F1B" w14:textId="6327E388" w:rsidR="00815B89" w:rsidRPr="00815B89" w:rsidRDefault="00815B89" w:rsidP="00815B89">
      <w:pPr>
        <w:ind w:right="-96"/>
        <w:jc w:val="both"/>
        <w:rPr>
          <w:b/>
          <w:color w:val="008000"/>
        </w:rPr>
      </w:pPr>
      <w:r w:rsidRPr="00815B89">
        <w:rPr>
          <w:b/>
          <w:color w:val="008000"/>
        </w:rPr>
        <w:t>Decido.</w:t>
      </w:r>
    </w:p>
    <w:p w14:paraId="1746C8A7" w14:textId="42D14628" w:rsidR="00815B89" w:rsidRPr="00815B89" w:rsidRDefault="00815B89" w:rsidP="007516AE">
      <w:pPr>
        <w:ind w:right="-96"/>
        <w:jc w:val="center"/>
        <w:rPr>
          <w:b/>
          <w:color w:val="008000"/>
        </w:rPr>
      </w:pPr>
      <w:r w:rsidRPr="00815B89">
        <w:rPr>
          <w:b/>
          <w:color w:val="008000"/>
        </w:rPr>
        <w:t>Preliminar — Intempestividade</w:t>
      </w:r>
    </w:p>
    <w:p w14:paraId="52644E30" w14:textId="074A5172" w:rsidR="00815B89" w:rsidRPr="00815B89" w:rsidRDefault="00815B89" w:rsidP="00815B89">
      <w:pPr>
        <w:ind w:right="-96"/>
        <w:jc w:val="both"/>
        <w:rPr>
          <w:b/>
          <w:color w:val="008000"/>
        </w:rPr>
      </w:pPr>
      <w:r w:rsidRPr="00815B89">
        <w:rPr>
          <w:b/>
          <w:color w:val="008000"/>
        </w:rPr>
        <w:lastRenderedPageBreak/>
        <w:t>O embargado sustenta que os presentes embargos seriam intempestivos. Argumenta que o sócio-administrador da embargante, Francisco Deames Adriano, tomou ciência da constrição quando do ajuizamento dos primeiros embargos de terceiro, em 24/05/2024, e que essa ciência se comunicaria à pessoa jurídica pela teoria da imputação orgânica, de modo que o prazo do art. 675 do CPC estaria consumado.</w:t>
      </w:r>
    </w:p>
    <w:p w14:paraId="5EA8AC50" w14:textId="03C02B30" w:rsidR="00815B89" w:rsidRPr="00815B89" w:rsidRDefault="00815B89" w:rsidP="00815B89">
      <w:pPr>
        <w:ind w:right="-96"/>
        <w:jc w:val="both"/>
        <w:rPr>
          <w:b/>
          <w:color w:val="008000"/>
        </w:rPr>
      </w:pPr>
      <w:r w:rsidRPr="00815B89">
        <w:rPr>
          <w:b/>
          <w:color w:val="008000"/>
        </w:rPr>
        <w:t>Pois bem. O art. 675 do CPC dispõe que os embargos de terceiro podem ser opostos "a qualquer tempo no processo de conhecimento enquanto não transitada em julgado a sentença, e, no cumprimento de sentença ou no processo de execução, até cinco dias depois da adjudicação, da alienação por iniciativa particular ou da arrematação, mas sempre antes da assinatura da respectiva carta."</w:t>
      </w:r>
    </w:p>
    <w:p w14:paraId="521EE5AC" w14:textId="3C7ED7CB" w:rsidR="00815B89" w:rsidRPr="00815B89" w:rsidRDefault="00815B89" w:rsidP="00815B89">
      <w:pPr>
        <w:ind w:right="-96"/>
        <w:jc w:val="both"/>
        <w:rPr>
          <w:b/>
          <w:color w:val="008000"/>
        </w:rPr>
      </w:pPr>
      <w:r w:rsidRPr="00815B89">
        <w:rPr>
          <w:b/>
          <w:color w:val="008000"/>
        </w:rPr>
        <w:t>Ocorre, entretanto, que nos autos da execução correlata não houve qualquer ato expropriatório consumado — não houve adjudicação, alienação por iniciativa particular nem arrematação dos veículos. Dessarte, o prazo final para oposição dos embargos de terceiro sequer teve início, sendo a presente ação tempestiva.</w:t>
      </w:r>
    </w:p>
    <w:p w14:paraId="5AC39156" w14:textId="15B21BC2" w:rsidR="00815B89" w:rsidRPr="00815B89" w:rsidRDefault="00815B89" w:rsidP="00815B89">
      <w:pPr>
        <w:ind w:right="-96"/>
        <w:jc w:val="both"/>
        <w:rPr>
          <w:b/>
          <w:color w:val="008000"/>
        </w:rPr>
      </w:pPr>
      <w:r w:rsidRPr="00815B89">
        <w:rPr>
          <w:b/>
          <w:color w:val="008000"/>
        </w:rPr>
        <w:t>Em acréscimo, o Acórdão n.º 2026781 da 4.ª Turma Cível do TJDFT extinguiu os primeiros embargos sem resolução de mérito (art. 485, inc. VI, CPC), por ilegitimidade ativa da pessoa física, reconhecendo expressamente que a parte legítima seria a pessoa jurídica ora embargante. A extinção sem resolução de mérito não forma coisa julgada material (art. 486, CPC), de modo que a presente ação é plenamente admissível.</w:t>
      </w:r>
    </w:p>
    <w:p w14:paraId="1CEB9874" w14:textId="26BA2868" w:rsidR="00815B89" w:rsidRPr="00815B89" w:rsidRDefault="00815B89" w:rsidP="00815B89">
      <w:pPr>
        <w:ind w:right="-96"/>
        <w:jc w:val="both"/>
        <w:rPr>
          <w:b/>
          <w:color w:val="008000"/>
        </w:rPr>
      </w:pPr>
      <w:r w:rsidRPr="00815B89">
        <w:rPr>
          <w:b/>
          <w:color w:val="008000"/>
        </w:rPr>
        <w:t>Rejeito, portanto, a preliminar de intempestividade.</w:t>
      </w:r>
    </w:p>
    <w:p w14:paraId="7C6D4982" w14:textId="5EDA4D4D" w:rsidR="00815B89" w:rsidRPr="00815B89" w:rsidRDefault="00815B89" w:rsidP="007516AE">
      <w:pPr>
        <w:ind w:right="-96"/>
        <w:jc w:val="center"/>
        <w:rPr>
          <w:b/>
          <w:color w:val="008000"/>
        </w:rPr>
      </w:pPr>
      <w:r w:rsidRPr="00815B89">
        <w:rPr>
          <w:b/>
          <w:color w:val="008000"/>
        </w:rPr>
        <w:t>Mérito — Fraude à execução</w:t>
      </w:r>
    </w:p>
    <w:p w14:paraId="21B0F8C2" w14:textId="7F473AF6" w:rsidR="00815B89" w:rsidRPr="00815B89" w:rsidRDefault="00815B89" w:rsidP="00815B89">
      <w:pPr>
        <w:ind w:right="-96"/>
        <w:jc w:val="both"/>
        <w:rPr>
          <w:b/>
          <w:color w:val="008000"/>
        </w:rPr>
      </w:pPr>
      <w:r w:rsidRPr="00815B89">
        <w:rPr>
          <w:b/>
          <w:color w:val="008000"/>
        </w:rPr>
        <w:t>A questão central reside em verificar se a aquisição dos veículos pela embargante configurou fraude à execução, nos termos do art. 792 do CPC, como sustenta o embargado.</w:t>
      </w:r>
    </w:p>
    <w:p w14:paraId="5410587D" w14:textId="4DFFC0D0" w:rsidR="00815B89" w:rsidRPr="00815B89" w:rsidRDefault="00815B89" w:rsidP="00815B89">
      <w:pPr>
        <w:ind w:right="-96"/>
        <w:jc w:val="both"/>
        <w:rPr>
          <w:b/>
          <w:color w:val="008000"/>
        </w:rPr>
      </w:pPr>
      <w:r w:rsidRPr="00815B89">
        <w:rPr>
          <w:b/>
          <w:color w:val="008000"/>
        </w:rPr>
        <w:t>O embargado argumenta que a alienação dos veículos em 03/09/2018 ocorreu após o ajuizamento da execução (29/06/2017) e após a citação da executada R.A. Móveis Planejados Eireli (26/01/2018), o que configuraria a hipótese do art. 792, IV, do CPC. Sustenta, ainda, que já havia restrição RenaJud sobre os veículos desde 26/10/2017.</w:t>
      </w:r>
    </w:p>
    <w:p w14:paraId="5E2A510D" w14:textId="000D8F48" w:rsidR="00815B89" w:rsidRPr="00815B89" w:rsidRDefault="00815B89" w:rsidP="00815B89">
      <w:pPr>
        <w:ind w:right="-96"/>
        <w:jc w:val="both"/>
        <w:rPr>
          <w:b/>
          <w:color w:val="008000"/>
        </w:rPr>
      </w:pPr>
      <w:r w:rsidRPr="00815B89">
        <w:rPr>
          <w:b/>
          <w:color w:val="008000"/>
        </w:rPr>
        <w:t>Pois bem.</w:t>
      </w:r>
    </w:p>
    <w:p w14:paraId="41045620" w14:textId="350A4250" w:rsidR="00815B89" w:rsidRPr="00815B89" w:rsidRDefault="00815B89" w:rsidP="00815B89">
      <w:pPr>
        <w:ind w:right="-96"/>
        <w:jc w:val="both"/>
        <w:rPr>
          <w:b/>
          <w:color w:val="008000"/>
        </w:rPr>
      </w:pPr>
      <w:r w:rsidRPr="00815B89">
        <w:rPr>
          <w:b/>
          <w:color w:val="008000"/>
        </w:rPr>
        <w:t>A Súmula 375 do STJ é categórica: "O reconhecimento da fraude à execução depende do registro da penhora do bem alienado ou da prova de má-fé do terceiro adquirente." No mesmo sentido, o § 2º do art. 792 do CPC condiciona o reconhecimento da fraude, no caso de bens não sujeitos a registro, à prova de que o adquirente tinha conhecimento da existência da ação.</w:t>
      </w:r>
    </w:p>
    <w:p w14:paraId="7B102533" w14:textId="24080D0A" w:rsidR="00815B89" w:rsidRPr="00815B89" w:rsidRDefault="00815B89" w:rsidP="00815B89">
      <w:pPr>
        <w:ind w:right="-96"/>
        <w:jc w:val="both"/>
        <w:rPr>
          <w:b/>
          <w:color w:val="008000"/>
        </w:rPr>
      </w:pPr>
      <w:r w:rsidRPr="00815B89">
        <w:rPr>
          <w:b/>
          <w:color w:val="008000"/>
        </w:rPr>
        <w:t>No caso em exame, a penhora dos veículos somente foi deferida em 09/04/2024 (ID 192677984), e a restrição RenaJud somente foi efetivada em 18/04/2024 (ID 251311532) — ou seja, mais de cinco anos após a aquisição dos veículos pela embargante, ocorrida em 03/09/2018 (ID 250064736). À época da aquisição, portanto, não havia qualquer registro de penhora ou constrição sobre os veículos.</w:t>
      </w:r>
    </w:p>
    <w:p w14:paraId="24F37BA8" w14:textId="57B4BFED" w:rsidR="00815B89" w:rsidRPr="00815B89" w:rsidRDefault="00815B89" w:rsidP="00815B89">
      <w:pPr>
        <w:ind w:right="-96"/>
        <w:jc w:val="both"/>
        <w:rPr>
          <w:b/>
          <w:color w:val="008000"/>
        </w:rPr>
      </w:pPr>
      <w:r w:rsidRPr="00815B89">
        <w:rPr>
          <w:b/>
          <w:color w:val="008000"/>
        </w:rPr>
        <w:t xml:space="preserve">Quanto à suposta restrição RenaJud de 26/10/2017, o embargado não logrou êxito em comprová-la de forma idônea. A prova produzida a esse respeito consiste em capturas de tela de aplicativo de mensagens (ID 254448351), desprovidas de autenticidade e inidôneas para demonstrar a efetiva imposição de restrição judicial sobre os veículos àquela data. A própria decisão liminar proferida nestes autos (ID 251818507) consignou que a data da anotação das </w:t>
      </w:r>
      <w:r w:rsidRPr="00815B89">
        <w:rPr>
          <w:b/>
          <w:color w:val="008000"/>
        </w:rPr>
        <w:lastRenderedPageBreak/>
        <w:t>restrições no RenaJud é 18/04/2024. Ademais, como bem observou a embargante em réplica, o documento juntado pelo embargado indica mera consulta ao sistema RenaJud, e não a imposição de restrição.</w:t>
      </w:r>
    </w:p>
    <w:p w14:paraId="21AFD94E" w14:textId="741E3C1F" w:rsidR="00815B89" w:rsidRPr="00815B89" w:rsidRDefault="00815B89" w:rsidP="00815B89">
      <w:pPr>
        <w:ind w:right="-96"/>
        <w:jc w:val="both"/>
        <w:rPr>
          <w:b/>
          <w:color w:val="008000"/>
        </w:rPr>
      </w:pPr>
      <w:r w:rsidRPr="00815B89">
        <w:rPr>
          <w:b/>
          <w:color w:val="008000"/>
        </w:rPr>
        <w:t>De outra parte, a embargante demonstrou cabalmente a boa-fé na aquisição dos veículos: (i) quitou integralmente o financiamento com alienação fiduciária junto ao Banco CNH Industrial Capital S/A, no valor de R$ 196.253,89 (ID 250064739); (ii) obteve a homologação judicial do acordo de quitação perante a 22.ª Vara Cível de Curitiba/PR (ID 250064740); e (iii) em ao menos duas oportunidades, em embargos de terceiro análogos envolvendo os mesmos veículos, a Justiça do Trabalho de Formosa/GO reconheceu a propriedade e a boa-fé da embargante (IDs 258727075 e 263179230), tendo a União Federal (PGFN) sequer resistido aos pedidos.</w:t>
      </w:r>
    </w:p>
    <w:p w14:paraId="41EE937B" w14:textId="64681B6A" w:rsidR="00815B89" w:rsidRPr="00815B89" w:rsidRDefault="00815B89" w:rsidP="00815B89">
      <w:pPr>
        <w:ind w:right="-96"/>
        <w:jc w:val="both"/>
        <w:rPr>
          <w:b/>
          <w:color w:val="008000"/>
        </w:rPr>
      </w:pPr>
      <w:r w:rsidRPr="00815B89">
        <w:rPr>
          <w:b/>
          <w:color w:val="008000"/>
        </w:rPr>
        <w:t>Tenho, portanto, que não restou configurada a fraude à execução. A aquisição dos veículos pela embargante ocorreu de forma onerosa, lícita e de boa-fé, em data muito anterior à penhora. O ônus de provar a má-fé do terceiro adquirente competia ao embargado (Súmula 375/STJ), e dele não se desincumbiu.</w:t>
      </w:r>
    </w:p>
    <w:p w14:paraId="2DC17C75" w14:textId="51CDA817" w:rsidR="00815B89" w:rsidRPr="00815B89" w:rsidRDefault="00815B89" w:rsidP="007516AE">
      <w:pPr>
        <w:ind w:right="-96"/>
        <w:jc w:val="center"/>
        <w:rPr>
          <w:b/>
          <w:color w:val="008000"/>
        </w:rPr>
      </w:pPr>
      <w:r w:rsidRPr="00815B89">
        <w:rPr>
          <w:b/>
          <w:color w:val="008000"/>
        </w:rPr>
        <w:t>Litigância de má-fé</w:t>
      </w:r>
    </w:p>
    <w:p w14:paraId="3EAD9418" w14:textId="7A4C5106" w:rsidR="00815B89" w:rsidRPr="00815B89" w:rsidRDefault="00815B89" w:rsidP="00815B89">
      <w:pPr>
        <w:ind w:right="-96"/>
        <w:jc w:val="both"/>
        <w:rPr>
          <w:b/>
          <w:color w:val="008000"/>
        </w:rPr>
      </w:pPr>
      <w:r w:rsidRPr="00815B89">
        <w:rPr>
          <w:b/>
          <w:color w:val="008000"/>
        </w:rPr>
        <w:t>O embargado requereu a condenação da embargante por litigância de má-fé. Contudo, não se vislumbra qualquer conduta processual desleal por parte da embargante, que exerceu legitimamente o direito de ação para defesa de seu patrimônio, com amparo em farta documentação. Rejeito o pedido.</w:t>
      </w:r>
    </w:p>
    <w:p w14:paraId="276CF674" w14:textId="00AADE32" w:rsidR="00815B89" w:rsidRPr="00815B89" w:rsidRDefault="00815B89" w:rsidP="000765FC">
      <w:pPr>
        <w:ind w:right="-96"/>
        <w:jc w:val="center"/>
        <w:rPr>
          <w:b/>
          <w:color w:val="008000"/>
        </w:rPr>
      </w:pPr>
      <w:r w:rsidRPr="00815B89">
        <w:rPr>
          <w:b/>
          <w:color w:val="008000"/>
        </w:rPr>
        <w:t>Sucumbência</w:t>
      </w:r>
    </w:p>
    <w:p w14:paraId="5FE1DD76" w14:textId="61BB83A8" w:rsidR="00815B89" w:rsidRPr="00815B89" w:rsidRDefault="00815B89" w:rsidP="00815B89">
      <w:pPr>
        <w:ind w:right="-96"/>
        <w:jc w:val="both"/>
        <w:rPr>
          <w:b/>
          <w:color w:val="008000"/>
        </w:rPr>
      </w:pPr>
      <w:r w:rsidRPr="00815B89">
        <w:rPr>
          <w:b/>
          <w:color w:val="008000"/>
        </w:rPr>
        <w:t>A Súmula 303 do STJ dispõe que "em embargos de terceiro, quem deu causa à constrição indevida deve arcar com os honorários advocatícios."</w:t>
      </w:r>
    </w:p>
    <w:p w14:paraId="6A6A4D5A" w14:textId="760C93F9" w:rsidR="00815B89" w:rsidRPr="00815B89" w:rsidRDefault="00815B89" w:rsidP="00815B89">
      <w:pPr>
        <w:ind w:right="-96"/>
        <w:jc w:val="both"/>
        <w:rPr>
          <w:b/>
          <w:color w:val="008000"/>
        </w:rPr>
      </w:pPr>
      <w:r w:rsidRPr="00815B89">
        <w:rPr>
          <w:b/>
          <w:color w:val="008000"/>
        </w:rPr>
        <w:t>O Tema Repetitivo 872 do STJ (REsp 1.452.840/SP, Rel. Min. Herman Benjamin, Primeira Seção) fixou a seguinte tese: "Nos Embargos de Terceiro cujo pedido foi acolhido para desconstituir a constrição judicial, os honorários advocatícios serão arbitrados com base no princípio da causalidade, responsabilizando-se o atual proprietário (embargante), se este não atualizou os dados cadastrais. Os encargos de sucumbência serão suportados pela parte embargada, porém, na hipótese em que esta, depois de tomar ciência da transmissão do bem, apresentar ou insistir na impugnação ou recurso para manter a penhora sobre o bem cujo domínio foi transferido para terceiro."</w:t>
      </w:r>
    </w:p>
    <w:p w14:paraId="5C71D6A4" w14:textId="6BF79A91" w:rsidR="00815B89" w:rsidRPr="00815B89" w:rsidRDefault="00815B89" w:rsidP="00815B89">
      <w:pPr>
        <w:ind w:right="-96"/>
        <w:jc w:val="both"/>
        <w:rPr>
          <w:b/>
          <w:color w:val="008000"/>
        </w:rPr>
      </w:pPr>
      <w:r w:rsidRPr="00815B89">
        <w:rPr>
          <w:b/>
          <w:color w:val="008000"/>
        </w:rPr>
        <w:t>No caso em exame, conquanto a embargante não tenha providenciado a transferência dos veículos perante o Detran desde a aquisição em 2018, observa-se que a ausência de transferência decorreu de impedimentos judiciais sucessivos — restrições impostas em processos de terceiros — e não de desídia ou inércia injustificada. Ademais, o embargado, após tomar ciência da titularidade dos veículos e da documentação comprobatória da aquisição de boa-fé, optou por resistir aos embargos, apresentando contestação com alegação de fraude à execução que não restou demonstrada. A resistência injustificada do embargado atrai para si a responsabilidade pelos ônus sucumbenciais, nos termos do princípio da causalidade, conforme a segunda parte da tese firmada no Tema 872 do STJ.</w:t>
      </w:r>
    </w:p>
    <w:p w14:paraId="51FD25A0" w14:textId="1EC37A05" w:rsidR="00815B89" w:rsidRPr="00815B89" w:rsidRDefault="00815B89" w:rsidP="00815B89">
      <w:pPr>
        <w:ind w:right="-96"/>
        <w:jc w:val="both"/>
        <w:rPr>
          <w:b/>
          <w:color w:val="008000"/>
        </w:rPr>
      </w:pPr>
      <w:r w:rsidRPr="00815B89">
        <w:rPr>
          <w:b/>
          <w:color w:val="008000"/>
        </w:rPr>
        <w:t xml:space="preserve">Ante o exposto, julgo procedentes os presentes embargos de terceiro opostos por A.M. Ind. e Com. de Móveis Ltda em face de Alexandre Mendonça dos Santos, para desconstituir as restrições impostas sobre os veículos caminhão marca IVECO, modelo TECTOR 240E28S, placas ONV4443 (RENAVAM 01017872438) e ONV5553 (RENAVAM 01017873230), nos autos da </w:t>
      </w:r>
      <w:r w:rsidRPr="00815B89">
        <w:rPr>
          <w:b/>
          <w:color w:val="008000"/>
        </w:rPr>
        <w:lastRenderedPageBreak/>
        <w:t>execução de título extrajudicial n.º 0714845-31.2017.8.07.0001, confirmando a tutela de urgência anteriormente deferida (ID 251818507).</w:t>
      </w:r>
    </w:p>
    <w:p w14:paraId="5086EBEA" w14:textId="2321D4E1" w:rsidR="00815B89" w:rsidRPr="00815B89" w:rsidRDefault="00815B89" w:rsidP="00815B89">
      <w:pPr>
        <w:ind w:right="-96"/>
        <w:jc w:val="both"/>
        <w:rPr>
          <w:b/>
          <w:color w:val="008000"/>
        </w:rPr>
      </w:pPr>
      <w:r w:rsidRPr="00815B89">
        <w:rPr>
          <w:b/>
          <w:color w:val="008000"/>
        </w:rPr>
        <w:t>Quanto a este feito, declaro extinto com resolução do mérito, nos termos do art. 487, inc. I, do CPC.</w:t>
      </w:r>
    </w:p>
    <w:p w14:paraId="787D42ED" w14:textId="63155D07" w:rsidR="007E1C8C" w:rsidRPr="005F488E" w:rsidRDefault="00815B89" w:rsidP="00815B89">
      <w:pPr>
        <w:ind w:right="-96"/>
        <w:jc w:val="both"/>
        <w:rPr>
          <w:b/>
          <w:color w:val="008000"/>
        </w:rPr>
      </w:pPr>
      <w:r w:rsidRPr="00815B89">
        <w:rPr>
          <w:b/>
          <w:color w:val="008000"/>
        </w:rPr>
        <w:t>Condeno o embargado ao pagamento das custas e despesas processuais, bem como ao reembolso daquelas já antecipadas pela adversa, e ainda ao pagamento de honorários advocatícios, que fixo em 10% do valor atualizado da causa, nos termos do art. 85, §§ 2º e 6º do CPC, tendo em vista o grau de zelo, o trabalho realizado e o tempo necessário a tanto.</w:t>
      </w:r>
    </w:p>
    <w:sectPr w:rsidR="007E1C8C" w:rsidRPr="005F488E">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Fábio Barbosa Alves - GDACA" w:date="2026-09-23T16:31:00Z" w:initials="FB">
    <w:p w14:paraId="40D9B940" w14:textId="77777777" w:rsidR="00A537C3" w:rsidRDefault="00A537C3" w:rsidP="00A537C3">
      <w:pPr>
        <w:pStyle w:val="Textodecomentrio"/>
      </w:pPr>
      <w:r>
        <w:rPr>
          <w:rStyle w:val="Refdecomentrio"/>
        </w:rPr>
        <w:annotationRef/>
      </w:r>
      <w:r>
        <w:t>Conclusão: 17/09/2026</w:t>
      </w:r>
    </w:p>
    <w:p w14:paraId="7BA4A87C" w14:textId="5A672D43" w:rsidR="00A537C3" w:rsidRDefault="00A537C3" w:rsidP="00A537C3">
      <w:pPr>
        <w:pStyle w:val="Textodecomentrio"/>
      </w:pPr>
      <w:r>
        <w:t>Entrega:</w:t>
      </w:r>
      <w:r w:rsidR="00536706">
        <w:t xml:space="preserve"> 25/09/2026</w:t>
      </w:r>
    </w:p>
    <w:p w14:paraId="28589AEC" w14:textId="11A328F5" w:rsidR="00A537C3" w:rsidRDefault="00A537C3" w:rsidP="00A537C3">
      <w:pPr>
        <w:pStyle w:val="Textodecomentrio"/>
      </w:pPr>
      <w:r>
        <w:t xml:space="preserve">Certeza: </w:t>
      </w:r>
      <w:r w:rsidR="00536706">
        <w:t>10</w:t>
      </w:r>
    </w:p>
  </w:comment>
  <w:comment w:id="2" w:author="Marcia Vilela Alves - GDACA" w:date="2026-09-29T15:02:00Z" w:initials="MV">
    <w:p w14:paraId="1625F5B3" w14:textId="77777777" w:rsidR="00602C42" w:rsidRDefault="00602C42" w:rsidP="00602C42">
      <w:pPr>
        <w:pStyle w:val="Textodecomentrio"/>
      </w:pPr>
      <w:r>
        <w:rPr>
          <w:rStyle w:val="Refdecomentrio"/>
        </w:rPr>
        <w:annotationRef/>
      </w:r>
      <w:r>
        <w:t>Corrigido.</w:t>
      </w:r>
    </w:p>
  </w:comment>
  <w:comment w:id="3" w:author="Assessor GDSXSR" w:date="2026-10-29T00:11:00Z" w:initials="AG">
    <w:p w14:paraId="73D406B2" w14:textId="77777777" w:rsidR="00773BA8" w:rsidRDefault="00000000">
      <w:r>
        <w:annotationRef/>
      </w:r>
      <w:r>
        <w:t>ASSESSOR GDSXSR — Alterações mecânicas, todas rastreadas: referências compactas e sem “/2015” (CPC 675, CPC 486; C-20); ID levado ao fim do período (C-20); numeração das alegações em negrito (C-43); títulos de capítulo e vereditos em amarelo e mini-dispositivos sublinhados (C-42, C-3A); “EMENTA” à esquerda (C-42); gênero das partes corrigido (a apelada e a adquirente são pessoa jurídica); “Na espécie” por “No caso” (C-23); cortes por redundância (C-02): repetição da tempestividade, parágrafo de abertura “a controvérsia recursal reside…” e “A roborar, a jurisprudência do colendo STJ é firme…”, este último sem precedente que o sustentasse.</w:t>
      </w:r>
    </w:p>
  </w:comment>
  <w:comment w:id="4" w:author="Assessor GDSXSR" w:date="2026-10-29T00:11:00Z" w:initials="AG">
    <w:p w14:paraId="2811C8F6" w14:textId="77777777" w:rsidR="00773BA8" w:rsidRDefault="00000000">
      <w:r>
        <w:annotationRef/>
      </w:r>
      <w:r>
        <w:t>ASSESSOR GDSXSR — Alterei o item 1 para nomear as partes (pessoa jurídica pelo nome da autuação; embargado pessoa natural), sem “Ação de” por se tratar de ação com nome próprio, e com o valor da causa ao final (C-34, C-34A). Pendência (C-52): R$ 109.792,36 é o valor da execução na sentença transcrita; conferir no PJe se é também o valor da causa dos embargos.</w:t>
      </w:r>
    </w:p>
  </w:comment>
  <w:comment w:id="5" w:author="Assessor GDSXSR" w:date="2026-10-29T00:11:00Z" w:initials="AG">
    <w:p w14:paraId="4D57473B" w14:textId="77777777" w:rsidR="00773BA8" w:rsidRDefault="00000000">
      <w:r>
        <w:annotationRef/>
      </w:r>
      <w:r>
        <w:t>ASSESSOR GDSXSR — Acrescentei, nos itens 5, 7 e 9, a aplicação ao caso no mesmo item e a referência final entre parênteses, pois a ementa de APC com uma tese por item reúne regra e aplicação (C-3G, C-20); o item 7 cita a Súmula 375/STJ e o item 9, a Súmula 303/STJ e o Tema 872/STJ.</w:t>
      </w:r>
    </w:p>
  </w:comment>
  <w:comment w:id="6" w:author="Assessor GDSXSR" w:date="2026-10-29T00:11:00Z" w:initials="AG">
    <w:p w14:paraId="28546F50" w14:textId="77777777" w:rsidR="00773BA8" w:rsidRDefault="00000000">
      <w:r>
        <w:annotationRef/>
      </w:r>
      <w:r>
        <w:t>ASSESSOR GDSXSR — Reescrevi a lista na forma compacta e incluí o CPC 85 § 11, aplicado no dispositivo (C-33, C-20). Texto literal do CPC 85 § 11 em comentário no dispositivo (C-63).</w:t>
      </w:r>
    </w:p>
  </w:comment>
  <w:comment w:id="7" w:author="Assessor GDSXSR" w:date="2026-10-29T00:11:00Z" w:initials="AG">
    <w:p w14:paraId="4A3F1179" w14:textId="77777777" w:rsidR="00773BA8" w:rsidRDefault="00000000">
      <w:r>
        <w:annotationRef/>
      </w:r>
      <w:r>
        <w:t>ASSESSOR GDSXSR — Refiz a lista conforme o voto revisado: súmulas no começo, depois os acórdãos na ordem de aparição, com identificação completa (C-67, C-3G). Saíram o AgInt no AgInt no AREsp 2.964.827/RS e o Acórdão 2056764, retirados do corpo (C-65). Leading case do Tema 872: julgamento em 14/09/2016 conforme o iajus; DJe de 05/10/2016 conforme o Acórdão 0006623-43.2016.8.07.0004 (Des. Sérgio Rocha, 4ª TC) e o modelo 0702304-98.</w:t>
      </w:r>
    </w:p>
  </w:comment>
  <w:comment w:id="8" w:author="Fábio Barbosa Alves - GDACA" w:date="2026-09-24T17:41:00Z" w:initials="FB">
    <w:p w14:paraId="3072CB6C" w14:textId="16266FA2" w:rsidR="001470D9" w:rsidRPr="001470D9" w:rsidRDefault="009169EB">
      <w:pPr>
        <w:pStyle w:val="Textodecomentrio"/>
        <w:rPr>
          <w:lang w:val="pt-BR"/>
        </w:rPr>
      </w:pPr>
      <w:r>
        <w:rPr>
          <w:rStyle w:val="Refdecomentrio"/>
        </w:rPr>
        <w:annotationRef/>
      </w:r>
      <w:r>
        <w:rPr>
          <w:lang w:val="pt-BR"/>
        </w:rPr>
        <w:t>Acórdão</w:t>
      </w:r>
      <w:r w:rsidR="001470D9">
        <w:rPr>
          <w:lang w:val="pt-BR"/>
        </w:rPr>
        <w:t>s</w:t>
      </w:r>
      <w:r>
        <w:rPr>
          <w:lang w:val="pt-BR"/>
        </w:rPr>
        <w:t xml:space="preserve"> do Des. Sérgio Rocha utilizado</w:t>
      </w:r>
      <w:r w:rsidR="001470D9">
        <w:rPr>
          <w:lang w:val="pt-BR"/>
        </w:rPr>
        <w:t>s</w:t>
      </w:r>
      <w:r>
        <w:rPr>
          <w:lang w:val="pt-BR"/>
        </w:rPr>
        <w:t xml:space="preserve"> como parâmetro: </w:t>
      </w:r>
      <w:r w:rsidRPr="009169EB">
        <w:rPr>
          <w:lang w:val="pt-BR"/>
        </w:rPr>
        <w:t>2156367</w:t>
      </w:r>
      <w:r w:rsidR="00BD524B">
        <w:rPr>
          <w:lang w:val="pt-BR"/>
        </w:rPr>
        <w:t xml:space="preserve">, </w:t>
      </w:r>
      <w:r w:rsidR="00BD524B" w:rsidRPr="00BD524B">
        <w:rPr>
          <w:lang w:val="pt-BR"/>
        </w:rPr>
        <w:t>2149427</w:t>
      </w:r>
      <w:r w:rsidR="00BD524B">
        <w:rPr>
          <w:lang w:val="pt-BR"/>
        </w:rPr>
        <w:t xml:space="preserve"> e </w:t>
      </w:r>
      <w:r w:rsidR="001470D9" w:rsidRPr="001470D9">
        <w:rPr>
          <w:lang w:val="pt-BR"/>
        </w:rPr>
        <w:t>1934224</w:t>
      </w:r>
      <w:r w:rsidR="001470D9">
        <w:rPr>
          <w:lang w:val="pt-BR"/>
        </w:rPr>
        <w:t>, sendo esses dois últimos sobre a distribuição dos honorários em embargos de terceiro.</w:t>
      </w:r>
    </w:p>
  </w:comment>
  <w:comment w:id="9" w:author="Assessor GDSXSR" w:date="2026-10-29T00:11:00Z" w:initials="AG">
    <w:p w14:paraId="1C0A25E4" w14:textId="77777777" w:rsidR="00773BA8" w:rsidRDefault="00000000">
      <w:r>
        <w:annotationRef/>
      </w:r>
      <w:r>
        <w:t>ASSESSOR GDSXSR — Reescrevi a abertura do capítulo com as alegações do apelante enumeradas em um só parágrafo, a partir do relatório e do resumo da minuta, com o ID do apelo, e em seguida o veredito (C-3W, C-30). A data de 24/05/2024 dos primeiros embargos vem da sentença transcrita no relatório.</w:t>
      </w:r>
    </w:p>
  </w:comment>
  <w:comment w:id="10" w:author="Assessor GDSXSR" w:date="2026-10-29T00:11:00Z" w:initials="AG">
    <w:p w14:paraId="4C5C6316" w14:textId="77777777" w:rsidR="00773BA8" w:rsidRDefault="00000000">
      <w:r>
        <w:annotationRef/>
      </w:r>
      <w:r>
        <w:t>ASSESSOR GDSXSR — Sublinhei o trecho decisivo do CPC 675 e acrescentei “– Grifei” (C-66). Texto vigente conferido no iajus em 29/10/2026 (Planalto): “Art. 675. 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comment>
  <w:comment w:id="11" w:author="Assessor GDSXSR" w:date="2026-10-29T00:11:00Z" w:initials="AG">
    <w:p w14:paraId="0F5212DE" w14:textId="77777777" w:rsidR="00773BA8" w:rsidRDefault="00000000">
      <w:r>
        <w:annotationRef/>
      </w:r>
      <w:r>
        <w:t>ASSESSOR GDSXSR — Texto literal (C-63): CPC, art. 486, caput: “Art. 486. O pronunciamento judicial que não resolve o mérito não obsta a que a parte proponha de novo a ação.” (fonte: Planalto, conferido no iajus em 29/10/2026).</w:t>
      </w:r>
    </w:p>
  </w:comment>
  <w:comment w:id="12" w:author="Assessor GDSXSR" w:date="2026-10-29T00:11:00Z" w:initials="AG">
    <w:p w14:paraId="5AAA9A40" w14:textId="77777777" w:rsidR="00773BA8" w:rsidRDefault="00000000">
      <w:r>
        <w:annotationRef/>
      </w:r>
      <w:r>
        <w:t>ASSESSOR GDSXSR — Retirei da transcrição o item “IV. DISPOSITIVO E TESE” (outro resultado: apelação da embargada provida) e acrescentei “– Grifei” (C-62). Pendência (C-72): o Acórdão 2165060 (0718705-41.2025.8.07.0007, 6ª TC, Des. Arquibaldo Carneiro Portela, j. 12/08/2026) não foi localizado no iajus (busca por número do processo) nem na web (busca por número e relator); mantido no corpo porque a ementa não contraria o voto. Conferir ementa, data e DJe no JurisDF.</w:t>
      </w:r>
    </w:p>
  </w:comment>
  <w:comment w:id="13" w:author="Assessor GDSXSR" w:date="2026-10-29T00:11:00Z" w:initials="AG">
    <w:p w14:paraId="5DEC6DA7" w14:textId="77777777" w:rsidR="00773BA8" w:rsidRDefault="00000000">
      <w:r>
        <w:annotationRef/>
      </w:r>
      <w:r>
        <w:t>ASSESSOR GDSXSR — Corrigi a inversão das partes: a má-fé a provar era a da adquirente (apelada), e o ônus não satisfeito era do apelante, e não do apelado (C-03; erro material inequívoco, resultado inalterado). Também ajustei “veículo” para “veículos” e “apelado” para “apelada” nos parágrafos seguintes, pois são dois caminhões e a embargante é pessoa jurídica.</w:t>
      </w:r>
    </w:p>
  </w:comment>
  <w:comment w:id="14" w:author="Assessor GDSXSR" w:date="2026-10-29T00:11:00Z" w:initials="AG">
    <w:p w14:paraId="523788CB" w14:textId="77777777" w:rsidR="00773BA8" w:rsidRDefault="00000000">
      <w:r>
        <w:annotationRef/>
      </w:r>
      <w:r>
        <w:t>ASSESSOR GDSXSR — Troquei “diuturnamente” por “documentalmente”, como no item 8 da ementa, e retirei a vênia dirigida à parte (a vênia é ao d. Juízo, C-3R). Pendência (C-52): inserir os IDs que comprovam a aquisição onerosa, a tradição e a quitação do financiamento (na sentença: IDs 250064736, 250064739 e 250064740 do sistema de origem); sem os autos, não converti para a numeração do apelo.</w:t>
      </w:r>
    </w:p>
  </w:comment>
  <w:comment w:id="15" w:author="Assessor GDSXSR" w:date="2026-10-29T00:11:00Z" w:initials="AG">
    <w:p w14:paraId="3787A784" w14:textId="77777777" w:rsidR="00773BA8" w:rsidRDefault="00000000">
      <w:r>
        <w:annotationRef/>
      </w:r>
      <w:r>
        <w:t>ASSESSOR GDSXSR — Reduzi a transcrição aos itens 7 e 8, retirei o item “IV. DISPOSITIVO E TESE” e acrescentei “– Grifei” (C-62). Retirei o Acórdão 2056764 (Des. Aiston, 4ª TC, j. 22/10/2025, confirmado no iajus, mas sobre imóvel sem averbação), que repete a mesma tese com outro bem (C-65, C-67). Pendência (C-72): o Acórdão 2169896 (0723642-81.2026.8.07.0000, Des. Mário-Zam Belmiro, 4ª TC, j. 26/08/2026) não foi localizado no iajus (busca por número do processo) nem na web (busca por número, relator e tese); mantido porque a ementa não contraria o voto. Conferir número, data e DJe no JurisDF.</w:t>
      </w:r>
    </w:p>
  </w:comment>
  <w:comment w:id="16" w:author="Assessor GDSXSR" w:date="2026-10-29T00:11:00Z" w:initials="AG">
    <w:p w14:paraId="6A324FA3" w14:textId="77777777" w:rsidR="00773BA8" w:rsidRDefault="00000000">
      <w:r>
        <w:annotationRef/>
      </w:r>
      <w:r>
        <w:t>ASSESSOR GDSXSR — Retirei do corpo o AgInt no AgInt no AREsp 2.964.827/RS (3ª Turma, Min. Humberto Martins, j. 23/3/2026), que só aplica a tese já transcrita (C-65); ele também não foi localizado no iajus (busca por número) nem na web (uma busca), e o repetitivo cobre o ponto. Passei a transcrever a tese do Tema 872 por inteiro e literal, com o leading case, na ordem de C-61 (a minuta transcrevia só a segunda parte).</w:t>
      </w:r>
    </w:p>
  </w:comment>
  <w:comment w:id="17" w:author="Assessor GDSXSR" w:date="2026-10-29T00:11:00Z" w:initials="AG">
    <w:p w14:paraId="27261481" w14:textId="77777777" w:rsidR="00773BA8" w:rsidRDefault="00000000">
      <w:r>
        <w:annotationRef/>
      </w:r>
      <w:r>
        <w:t>ASSESSOR GDSXSR — Texto literal da tese e julgamento em 14/09/2016 (1ª Seção) conferidos no iajus (STJ, Tema 872, vigente). O DJe de 05/10/2016 vem do Acórdão 0006623-43.2016.8.07.0004 (Des. Sérgio Rocha, 4ª TC, j. 25/02/2026) e do modelo 0702304-98. O iajus marca a maturidade do tema como “não apurada”; conferir no SCON/STJ se for citar o tema em outra peça.</w:t>
      </w:r>
    </w:p>
  </w:comment>
  <w:comment w:id="18" w:author="Assessor GDSXSR" w:date="2026-10-29T00:11:00Z" w:initials="AG">
    <w:p w14:paraId="01CC3B46" w14:textId="77777777" w:rsidR="00773BA8" w:rsidRDefault="00000000">
      <w:r>
        <w:annotationRef/>
      </w:r>
      <w:r>
        <w:t>ASSESSOR GDSXSR — Voto de acordo com entendimento anterior: “APELAÇÃO CÍVEL. DIREITO PROCESSUAL CIVIL. EMBARGOS DE TERCEIRO. PENHORA SOBRE IMÓVEL. FRAUDE À EXECUÇÃO NÃO CONFIGURADA. PRETENSÃO RESISTIDA. HONORÁRIOS ADVOCATÍCIOS. (...) 5. Embora revel nos autos, o embargado apresentou manifestação posterior com argumentação jurídica contrária à pretensão da embargante, caracterizando resistência suficiente a ensejar a condenação em honorários, conforme a Súmula 303/STJ e o Tema 872/STJ. 6. A interposição de recurso pelo embargado com o objetivo de manter a penhora reforça a caracterização da pretensão resistida, atraindo a incidência do princípio da causalidade. (...)” (Processo 0006623-43.2016.8.07.0004, Relator: SÉRGIO ROCHA, 4ª TURMA CÍVEL, data de julgamento: 25/02/2026; número do acórdão a completar no JurisDF.) Incluído só como comentário, sem repetir a tese no corpo (C-67).</w:t>
      </w:r>
    </w:p>
  </w:comment>
  <w:comment w:id="19" w:author="Assessor GDSXSR" w:date="2026-10-29T00:11:00Z" w:initials="AG">
    <w:p w14:paraId="7AED6F1A" w14:textId="77777777" w:rsidR="00773BA8" w:rsidRDefault="00000000">
      <w:r>
        <w:annotationRef/>
      </w:r>
      <w:r>
        <w:t>ASSESSOR GDSXSR — Retirei o item “IV. Dispositivo” da transcrição e acrescentei “– Grifei” (C-62). Pendência (C-72): o Acórdão 2113220 (0712286-17.2025.8.07.0003, Desª Edi Maria Coutinho Bizzi, 4ª TC, j. 08/04/2026) não foi localizado no iajus (busca por número do processo) nem na web; mantido porque a ementa confirma a tese do voto. Conferir no JurisDF.</w:t>
      </w:r>
    </w:p>
  </w:comment>
  <w:comment w:id="20" w:author="Assessor GDSXSR" w:date="2026-10-29T00:11:00Z" w:initials="AG">
    <w:p w14:paraId="130AA59A" w14:textId="77777777" w:rsidR="00773BA8" w:rsidRDefault="00000000">
      <w:r>
        <w:annotationRef/>
      </w:r>
      <w:r>
        <w:t>ASSESSOR GDSXSR — Pendência (C-52): a parte final do Tema 872 depende de o embargado ter tido ciência da transmissão dos veículos e ainda assim ter insistido; o apelo nega que tenha havido ciência jurídica efetiva (resumo, item 6). Indicar o ID da petição inicial dos embargos (com os documentos de aquisição) ou do ato que deu ciência ao embargado, e o ID da contestação, que não constam do material recebido.</w:t>
      </w:r>
    </w:p>
  </w:comment>
  <w:comment w:id="21" w:author="Assessor GDSXSR" w:date="2026-10-29T00:11:00Z" w:initials="AG">
    <w:p w14:paraId="1A7FCF21" w14:textId="77777777" w:rsidR="00773BA8" w:rsidRDefault="00000000">
      <w:r>
        <w:annotationRef/>
      </w:r>
      <w:r>
        <w:t>ASSESSOR GDSXSR — Mantive o parágrafo, que responde à alegação de exercício regular da defesa, e retirei o parágrafo final (“Assim, escorreita a sentença…, com os devidos acréscimos recursais”): no último capítulo o voto segue direto ao DISPOSITIVO, e os honorários recursais são decididos ali (C-3A, C-15).</w:t>
      </w:r>
    </w:p>
  </w:comment>
  <w:comment w:id="22" w:author="Assessor GDSXSR" w:date="2026-10-29T00:11:00Z" w:initials="AG">
    <w:p w14:paraId="3439E8B9" w14:textId="77777777" w:rsidR="00773BA8" w:rsidRDefault="00000000">
      <w:r>
        <w:annotationRef/>
      </w:r>
      <w:r>
        <w:t>ASSESSOR GDSXSR — Base dos honorários recursais: valor atualizado da causa, a mesma da sentença (C-51). Valor da causa: R$ 109.792,36, conforme a linha de dados da minuta (pendente de conferência no PJe). O percentual de 2% é decisão do Relator e foi mantido.</w:t>
      </w:r>
    </w:p>
  </w:comment>
  <w:comment w:id="23" w:author="Assessor GDSXSR" w:date="2026-10-29T00:11:00Z" w:initials="AG">
    <w:p w14:paraId="59881F95" w14:textId="77777777" w:rsidR="00773BA8" w:rsidRDefault="00000000">
      <w:r>
        <w:annotationRef/>
      </w:r>
      <w:r>
        <w:t>ASSESSOR GDSXSR — Texto literal (C-63):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conferido no iajus em 29/10/2026).</w:t>
      </w:r>
    </w:p>
  </w:comment>
  <w:comment w:id="24" w:author="Assessor GDSXSR" w:date="2026-10-29T00:11:00Z" w:initials="AG">
    <w:p w14:paraId="2CA1E2D7" w14:textId="77777777" w:rsidR="00773BA8" w:rsidRDefault="00000000">
      <w:r>
        <w:annotationRef/>
      </w:r>
      <w:r>
        <w:t>ASSESSOR GDSXSR — Capítulo de custas e honorários da sentença: “Condeno o embargado ao pagamento das custas e despesas processuais, bem como ao reembolso daquelas já antecipadas pela adversa, e ainda ao pagamento de honorários advocatícios, que fixo em 10% do valor atualizado da causa, nos termos do art. 85, §§ 2º e 6º do CPC, tendo em vista o grau de zelo, o trabalho realizado e o tempo necessário a tanto.” (C-51)</w:t>
      </w:r>
    </w:p>
  </w:comment>
  <w:comment w:id="25" w:author="Assessor GDSXSR" w:initials="AG" w:date="2026-10-29T18:10:40Z">
    <w:p>
      <w:pPr>
        <w:pStyle w:val="CommentText"/>
      </w:pPr>
      <w:r>
        <w:rPr>
          <w:rStyle w:val="CommentReference"/>
        </w:rPr>
        <w:annotationRef/>
      </w:r>
      <w:r>
        <w:t>ASSESSOR GDSXSR — Enxugamento de cerca de 30% pedido por Marcos: ementa, alegações e fundamentação foram abreviadas sem alterar resultado, fatos, valores, datas, IDs, citações ou transcrições obrigatórias (Tema 872, Súmulas 375 e 303, CPC 674 e 675). Parágrafos redundantes do capítulo 1 (ciência/ilegitimidade/CPC 486) foram fundidos; parágrafos de passagem foram unidos aos vizinhos.</w:t>
      </w:r>
    </w:p>
  </w:comment>
  <w:comment w:id="26" w:author="Assessor GDSXSR" w:initials="AG" w:date="2026-10-29T18:10:40Z">
    <w:p>
      <w:pPr>
        <w:pStyle w:val="CommentText"/>
      </w:pPr>
      <w:r>
        <w:rPr>
          <w:rStyle w:val="CommentReference"/>
        </w:rPr>
        <w:annotationRef/>
      </w:r>
      <w:r>
        <w:t>ASSESSOR GDSXSR — Ementa abreviada com (...): o texto do art. 675 já está transcrito acima. Texto restante literal.</w:t>
      </w:r>
    </w:p>
  </w:comment>
  <w:comment w:id="27" w:author="Assessor GDSXSR" w:initials="AG" w:date="2026-10-29T18:10:40Z">
    <w:p>
      <w:pPr>
        <w:pStyle w:val="CommentText"/>
      </w:pPr>
      <w:r>
        <w:rPr>
          <w:rStyle w:val="CommentReference"/>
        </w:rPr>
        <w:annotationRef/>
      </w:r>
      <w:r>
        <w:t>ASSESSOR GDSXSR — Retirado o item 7 da ementa (restrição sobre o Fiat Strada, bem estranho ao caso); mantido o item 8, que traz a Súmula 375. Item 7 literal: 'A restrição sobre o Fiat Strada deve ser levantada, pois a documentação comprova alienação em 31/7/2025 e transferência perante o DETRAN em 4/8/2025, datas anteriores à ordem RENAJUD efetivada em 17/9/2025.'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28589AEC" w15:paraIdParent="448DA02E" w15:done="0"/>
  <w15:commentEx w15:paraId="1625F5B3" w15:paraIdParent="448DA02E" w15:done="0"/>
  <w15:commentEx w15:paraId="73D406B2" w15:done="0"/>
  <w15:commentEx w15:paraId="2811C8F6" w15:done="0"/>
  <w15:commentEx w15:paraId="4D57473B" w15:done="0"/>
  <w15:commentEx w15:paraId="28546F50" w15:done="0"/>
  <w15:commentEx w15:paraId="4A3F1179" w15:done="0"/>
  <w15:commentEx w15:paraId="3072CB6C" w15:done="0"/>
  <w15:commentEx w15:paraId="1C0A25E4" w15:done="0"/>
  <w15:commentEx w15:paraId="4C5C6316" w15:done="0"/>
  <w15:commentEx w15:paraId="0F5212DE" w15:done="0"/>
  <w15:commentEx w15:paraId="5AAA9A40" w15:done="0"/>
  <w15:commentEx w15:paraId="5DEC6DA7" w15:done="0"/>
  <w15:commentEx w15:paraId="523788CB" w15:done="0"/>
  <w15:commentEx w15:paraId="3787A784" w15:done="0"/>
  <w15:commentEx w15:paraId="6A324FA3" w15:done="0"/>
  <w15:commentEx w15:paraId="27261481" w15:done="0"/>
  <w15:commentEx w15:paraId="01CC3B46" w15:done="0"/>
  <w15:commentEx w15:paraId="7AED6F1A" w15:done="0"/>
  <w15:commentEx w15:paraId="130AA59A" w15:done="0"/>
  <w15:commentEx w15:paraId="1A7FCF21" w15:done="0"/>
  <w15:commentEx w15:paraId="3439E8B9" w15:done="0"/>
  <w15:commentEx w15:paraId="59881F95" w15:done="0"/>
  <w15:commentEx w15:paraId="2CA1E2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62328668" w16cex:dateUtc="2026-09-23T19:31:00Z"/>
  <w16cex:commentExtensible w16cex:durableId="5F5E28E1" w16cex:dateUtc="2026-09-29T18:02:00Z"/>
  <w16cex:commentExtensible w16cex:durableId="33A499A9" w16cex:dateUtc="2026-09-24T20:41:00Z">
    <w16cex:extLst>
      <w16:ext w16:uri="{CE6994B0-6A32-4C9F-8C6B-6E91EDA988CE}">
        <cr:reactions xmlns:cr="http://schemas.microsoft.com/office/comments/2020/reactions">
          <cr:reaction reactionType="1">
            <cr:reactionInfo dateUtc="2026-10-29T18:04:41Z">
              <cr:user userId="S::t321760@tjdft.jus.br::71ef89ef-9eb5-4780-8a4d-3f3a792db9c6" userProvider="AD" userName="Marcos Dwayne Saraiva Costa - GDSXSR"/>
            </cr:reactionInfo>
          </cr:reaction>
        </cr:reactions>
      </w16:ext>
    </w16cex:extLst>
  </w16cex:commentExtensible>
  <w16cex:commentExtensible w16cex:durableId="4C5C6316">
    <w16cex:extLst>
      <w16:ext w16:uri="{CE6994B0-6A32-4C9F-8C6B-6E91EDA988CE}">
        <cr:reactions xmlns:cr="http://schemas.microsoft.com/office/comments/2020/reactions">
          <cr:reaction reactionType="1">
            <cr:reactionInfo dateUtc="2026-10-29T18:05:02Z">
              <cr:user userId="S::t321760@tjdft.jus.br::71ef89ef-9eb5-4780-8a4d-3f3a792db9c6" userProvider="AD" userName="Marcos Dwayne Saraiva Costa - GDSXSR"/>
            </cr:reactionInfo>
          </cr:reaction>
        </cr:reactions>
      </w16:ext>
    </w16cex:extLst>
  </w16cex:commentExtensible>
  <w16cex:commentExtensible w16cex:durableId="5AAA9A40">
    <w16cex:extLst>
      <w16:ext w16:uri="{CE6994B0-6A32-4C9F-8C6B-6E91EDA988CE}">
        <cr:reactions xmlns:cr="http://schemas.microsoft.com/office/comments/2020/reactions">
          <cr:reaction reactionType="1">
            <cr:reactionInfo dateUtc="2026-10-29T18:05:23Z">
              <cr:user userId="S::t321760@tjdft.jus.br::71ef89ef-9eb5-4780-8a4d-3f3a792db9c6" userProvider="AD" userName="Marcos Dwayne Saraiva Costa - GDSXSR"/>
            </cr:reactionInfo>
          </cr:reaction>
        </cr:reactions>
      </w16:ext>
    </w16cex:extLst>
  </w16cex:commentExtensible>
  <w16cex:commentExtensible w16cex:durableId="27261481">
    <w16cex:extLst>
      <w16:ext w16:uri="{CE6994B0-6A32-4C9F-8C6B-6E91EDA988CE}">
        <cr:reactions xmlns:cr="http://schemas.microsoft.com/office/comments/2020/reactions">
          <cr:reaction reactionType="1">
            <cr:reactionInfo dateUtc="2026-10-29T18:06:02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28589AEC" w16cid:durableId="62328668"/>
  <w16cid:commentId w16cid:paraId="1625F5B3" w16cid:durableId="5F5E28E1"/>
  <w16cid:commentId w16cid:paraId="73D406B2" w16cid:durableId="73D406B2"/>
  <w16cid:commentId w16cid:paraId="2811C8F6" w16cid:durableId="2811C8F6"/>
  <w16cid:commentId w16cid:paraId="4D57473B" w16cid:durableId="4D57473B"/>
  <w16cid:commentId w16cid:paraId="28546F50" w16cid:durableId="28546F50"/>
  <w16cid:commentId w16cid:paraId="4A3F1179" w16cid:durableId="4A3F1179"/>
  <w16cid:commentId w16cid:paraId="3072CB6C" w16cid:durableId="33A499A9"/>
  <w16cid:commentId w16cid:paraId="1C0A25E4" w16cid:durableId="1C0A25E4"/>
  <w16cid:commentId w16cid:paraId="4C5C6316" w16cid:durableId="4C5C6316"/>
  <w16cid:commentId w16cid:paraId="0F5212DE" w16cid:durableId="0F5212DE"/>
  <w16cid:commentId w16cid:paraId="5AAA9A40" w16cid:durableId="5AAA9A40"/>
  <w16cid:commentId w16cid:paraId="5DEC6DA7" w16cid:durableId="5DEC6DA7"/>
  <w16cid:commentId w16cid:paraId="523788CB" w16cid:durableId="523788CB"/>
  <w16cid:commentId w16cid:paraId="3787A784" w16cid:durableId="3787A784"/>
  <w16cid:commentId w16cid:paraId="6A324FA3" w16cid:durableId="6A324FA3"/>
  <w16cid:commentId w16cid:paraId="27261481" w16cid:durableId="27261481"/>
  <w16cid:commentId w16cid:paraId="01CC3B46" w16cid:durableId="01CC3B46"/>
  <w16cid:commentId w16cid:paraId="7AED6F1A" w16cid:durableId="7AED6F1A"/>
  <w16cid:commentId w16cid:paraId="130AA59A" w16cid:durableId="130AA59A"/>
  <w16cid:commentId w16cid:paraId="1A7FCF21" w16cid:durableId="1A7FCF21"/>
  <w16cid:commentId w16cid:paraId="3439E8B9" w16cid:durableId="3439E8B9"/>
  <w16cid:commentId w16cid:paraId="59881F95" w16cid:durableId="59881F95"/>
  <w16cid:commentId w16cid:paraId="2CA1E2D7" w16cid:durableId="2CA1E2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FE71" w14:textId="77777777" w:rsidR="00DC7045" w:rsidRDefault="00DC7045" w:rsidP="003A42DE">
      <w:pPr>
        <w:spacing w:after="0" w:line="240" w:lineRule="auto"/>
      </w:pPr>
      <w:r>
        <w:separator/>
      </w:r>
    </w:p>
  </w:endnote>
  <w:endnote w:type="continuationSeparator" w:id="0">
    <w:p w14:paraId="128E7C17" w14:textId="77777777" w:rsidR="00DC7045" w:rsidRDefault="00DC7045"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8C74A" w14:textId="77777777" w:rsidR="00DC7045" w:rsidRDefault="00DC7045" w:rsidP="003A42DE">
      <w:pPr>
        <w:spacing w:after="0" w:line="240" w:lineRule="auto"/>
      </w:pPr>
      <w:r>
        <w:separator/>
      </w:r>
    </w:p>
  </w:footnote>
  <w:footnote w:type="continuationSeparator" w:id="0">
    <w:p w14:paraId="02BFEF89" w14:textId="77777777" w:rsidR="00DC7045" w:rsidRDefault="00DC7045"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48A"/>
    <w:multiLevelType w:val="hybridMultilevel"/>
    <w:tmpl w:val="2DAC8800"/>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1F6BC4"/>
    <w:multiLevelType w:val="hybridMultilevel"/>
    <w:tmpl w:val="3DF0B3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3B6AAB"/>
    <w:multiLevelType w:val="hybridMultilevel"/>
    <w:tmpl w:val="279E43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0B60BD0"/>
    <w:multiLevelType w:val="hybridMultilevel"/>
    <w:tmpl w:val="DD0A7928"/>
    <w:lvl w:ilvl="0" w:tplc="CC22B630">
      <w:start w:val="1"/>
      <w:numFmt w:val="decimal"/>
      <w:lvlText w:val="%1."/>
      <w:lvlJc w:val="left"/>
      <w:pPr>
        <w:ind w:left="720" w:hanging="36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115204D"/>
    <w:multiLevelType w:val="hybridMultilevel"/>
    <w:tmpl w:val="7364413A"/>
    <w:lvl w:ilvl="0" w:tplc="901C28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20C38AE"/>
    <w:multiLevelType w:val="hybridMultilevel"/>
    <w:tmpl w:val="EFDE9C3C"/>
    <w:lvl w:ilvl="0" w:tplc="3732063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A8F32C8"/>
    <w:multiLevelType w:val="hybridMultilevel"/>
    <w:tmpl w:val="0D1C6B18"/>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17504733">
    <w:abstractNumId w:val="4"/>
  </w:num>
  <w:num w:numId="2" w16cid:durableId="63113845">
    <w:abstractNumId w:val="2"/>
  </w:num>
  <w:num w:numId="3" w16cid:durableId="1154302499">
    <w:abstractNumId w:val="11"/>
  </w:num>
  <w:num w:numId="4" w16cid:durableId="228343756">
    <w:abstractNumId w:val="6"/>
  </w:num>
  <w:num w:numId="5" w16cid:durableId="744032323">
    <w:abstractNumId w:val="7"/>
  </w:num>
  <w:num w:numId="6" w16cid:durableId="441271146">
    <w:abstractNumId w:val="0"/>
  </w:num>
  <w:num w:numId="7" w16cid:durableId="908268048">
    <w:abstractNumId w:val="1"/>
  </w:num>
  <w:num w:numId="8" w16cid:durableId="1805849161">
    <w:abstractNumId w:val="5"/>
  </w:num>
  <w:num w:numId="9" w16cid:durableId="1160849111">
    <w:abstractNumId w:val="3"/>
  </w:num>
  <w:num w:numId="10" w16cid:durableId="950211168">
    <w:abstractNumId w:val="8"/>
  </w:num>
  <w:num w:numId="11" w16cid:durableId="1147209475">
    <w:abstractNumId w:val="9"/>
  </w:num>
  <w:num w:numId="12" w16cid:durableId="13946627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Fábio Barbosa Alves - GDACA">
    <w15:presenceInfo w15:providerId="AD" w15:userId="S::t321886@tjdft.jus.br::9e19fa4d-42f1-4c2c-bc51-af1132deaeba"/>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05C"/>
    <w:rsid w:val="000036D7"/>
    <w:rsid w:val="00003BE9"/>
    <w:rsid w:val="00004C11"/>
    <w:rsid w:val="00012123"/>
    <w:rsid w:val="000137BB"/>
    <w:rsid w:val="00014323"/>
    <w:rsid w:val="0002189B"/>
    <w:rsid w:val="0002397F"/>
    <w:rsid w:val="000259A6"/>
    <w:rsid w:val="0002738F"/>
    <w:rsid w:val="00033421"/>
    <w:rsid w:val="00033AFD"/>
    <w:rsid w:val="00033E8B"/>
    <w:rsid w:val="000348A6"/>
    <w:rsid w:val="000441EA"/>
    <w:rsid w:val="00044CC9"/>
    <w:rsid w:val="00052AE3"/>
    <w:rsid w:val="00056471"/>
    <w:rsid w:val="0006080C"/>
    <w:rsid w:val="000619E0"/>
    <w:rsid w:val="00064301"/>
    <w:rsid w:val="00067E28"/>
    <w:rsid w:val="0007004F"/>
    <w:rsid w:val="000765FC"/>
    <w:rsid w:val="00076D7D"/>
    <w:rsid w:val="00084D63"/>
    <w:rsid w:val="000878F2"/>
    <w:rsid w:val="0009174A"/>
    <w:rsid w:val="00091ABC"/>
    <w:rsid w:val="0009291A"/>
    <w:rsid w:val="00097BBF"/>
    <w:rsid w:val="000A067C"/>
    <w:rsid w:val="000A7009"/>
    <w:rsid w:val="000A7880"/>
    <w:rsid w:val="000B0FC6"/>
    <w:rsid w:val="000B436E"/>
    <w:rsid w:val="000B5F37"/>
    <w:rsid w:val="000B7AF7"/>
    <w:rsid w:val="000C03C0"/>
    <w:rsid w:val="000C27C9"/>
    <w:rsid w:val="000C331F"/>
    <w:rsid w:val="000D2AC6"/>
    <w:rsid w:val="000D2E62"/>
    <w:rsid w:val="000D59B2"/>
    <w:rsid w:val="000E1386"/>
    <w:rsid w:val="000F1358"/>
    <w:rsid w:val="000F1817"/>
    <w:rsid w:val="000F313E"/>
    <w:rsid w:val="000F6570"/>
    <w:rsid w:val="001009CC"/>
    <w:rsid w:val="00107ECB"/>
    <w:rsid w:val="00110C6C"/>
    <w:rsid w:val="0011289B"/>
    <w:rsid w:val="00115098"/>
    <w:rsid w:val="0011527A"/>
    <w:rsid w:val="00115458"/>
    <w:rsid w:val="00115569"/>
    <w:rsid w:val="00115603"/>
    <w:rsid w:val="001168D2"/>
    <w:rsid w:val="00122133"/>
    <w:rsid w:val="00122BED"/>
    <w:rsid w:val="00123838"/>
    <w:rsid w:val="001248DF"/>
    <w:rsid w:val="00125329"/>
    <w:rsid w:val="00126492"/>
    <w:rsid w:val="00131A63"/>
    <w:rsid w:val="00137A7E"/>
    <w:rsid w:val="001470D9"/>
    <w:rsid w:val="0014754D"/>
    <w:rsid w:val="00147CB0"/>
    <w:rsid w:val="00151611"/>
    <w:rsid w:val="00157571"/>
    <w:rsid w:val="00157D8B"/>
    <w:rsid w:val="00161CD2"/>
    <w:rsid w:val="001676A4"/>
    <w:rsid w:val="00167F3A"/>
    <w:rsid w:val="00172A99"/>
    <w:rsid w:val="001801E9"/>
    <w:rsid w:val="00183B77"/>
    <w:rsid w:val="00190B7B"/>
    <w:rsid w:val="001A09B8"/>
    <w:rsid w:val="001C466B"/>
    <w:rsid w:val="001D2162"/>
    <w:rsid w:val="001D3B0B"/>
    <w:rsid w:val="001E0D41"/>
    <w:rsid w:val="001E4974"/>
    <w:rsid w:val="001E7903"/>
    <w:rsid w:val="001E7EF7"/>
    <w:rsid w:val="001F285F"/>
    <w:rsid w:val="00203B1D"/>
    <w:rsid w:val="0020478E"/>
    <w:rsid w:val="00206304"/>
    <w:rsid w:val="0021025C"/>
    <w:rsid w:val="00210B04"/>
    <w:rsid w:val="002126F1"/>
    <w:rsid w:val="0021526A"/>
    <w:rsid w:val="00223FFC"/>
    <w:rsid w:val="00232D55"/>
    <w:rsid w:val="00232EEB"/>
    <w:rsid w:val="00240344"/>
    <w:rsid w:val="00241B7C"/>
    <w:rsid w:val="002437F6"/>
    <w:rsid w:val="002474CD"/>
    <w:rsid w:val="00254E51"/>
    <w:rsid w:val="00264107"/>
    <w:rsid w:val="0027338F"/>
    <w:rsid w:val="00274644"/>
    <w:rsid w:val="00277029"/>
    <w:rsid w:val="0028319F"/>
    <w:rsid w:val="002849D0"/>
    <w:rsid w:val="00287159"/>
    <w:rsid w:val="002926F9"/>
    <w:rsid w:val="00292E82"/>
    <w:rsid w:val="00293602"/>
    <w:rsid w:val="00296DAE"/>
    <w:rsid w:val="002A2038"/>
    <w:rsid w:val="002A3D11"/>
    <w:rsid w:val="002A5205"/>
    <w:rsid w:val="002B1184"/>
    <w:rsid w:val="002B14DF"/>
    <w:rsid w:val="002B210E"/>
    <w:rsid w:val="002C1F12"/>
    <w:rsid w:val="002C2464"/>
    <w:rsid w:val="002C42D2"/>
    <w:rsid w:val="002D127E"/>
    <w:rsid w:val="002D2D56"/>
    <w:rsid w:val="002D3FF3"/>
    <w:rsid w:val="002D5CEB"/>
    <w:rsid w:val="002F13AB"/>
    <w:rsid w:val="002F1A5C"/>
    <w:rsid w:val="002F7666"/>
    <w:rsid w:val="00302029"/>
    <w:rsid w:val="00303FAE"/>
    <w:rsid w:val="003040EC"/>
    <w:rsid w:val="0031063D"/>
    <w:rsid w:val="00312291"/>
    <w:rsid w:val="0031312A"/>
    <w:rsid w:val="00316B1F"/>
    <w:rsid w:val="00321068"/>
    <w:rsid w:val="00323779"/>
    <w:rsid w:val="00323D27"/>
    <w:rsid w:val="0033735F"/>
    <w:rsid w:val="0034247B"/>
    <w:rsid w:val="0034511C"/>
    <w:rsid w:val="00347818"/>
    <w:rsid w:val="00350421"/>
    <w:rsid w:val="00351653"/>
    <w:rsid w:val="003524E5"/>
    <w:rsid w:val="00352D66"/>
    <w:rsid w:val="00354AA2"/>
    <w:rsid w:val="00355C73"/>
    <w:rsid w:val="00356C5D"/>
    <w:rsid w:val="003624B4"/>
    <w:rsid w:val="003644E6"/>
    <w:rsid w:val="00370C48"/>
    <w:rsid w:val="003717FC"/>
    <w:rsid w:val="003719D6"/>
    <w:rsid w:val="0037470B"/>
    <w:rsid w:val="003749AB"/>
    <w:rsid w:val="00376A4F"/>
    <w:rsid w:val="0038259B"/>
    <w:rsid w:val="003A2BD2"/>
    <w:rsid w:val="003A42DE"/>
    <w:rsid w:val="003A4E55"/>
    <w:rsid w:val="003B3398"/>
    <w:rsid w:val="003C7412"/>
    <w:rsid w:val="003D11BE"/>
    <w:rsid w:val="003D3FEE"/>
    <w:rsid w:val="003D5C76"/>
    <w:rsid w:val="003E1148"/>
    <w:rsid w:val="003E436D"/>
    <w:rsid w:val="003F441B"/>
    <w:rsid w:val="003F4E89"/>
    <w:rsid w:val="00410975"/>
    <w:rsid w:val="0041240D"/>
    <w:rsid w:val="00413928"/>
    <w:rsid w:val="00423538"/>
    <w:rsid w:val="00434C17"/>
    <w:rsid w:val="00445ED9"/>
    <w:rsid w:val="00451A6D"/>
    <w:rsid w:val="0045407B"/>
    <w:rsid w:val="00460EC7"/>
    <w:rsid w:val="00465A25"/>
    <w:rsid w:val="00471463"/>
    <w:rsid w:val="0047216B"/>
    <w:rsid w:val="0047393D"/>
    <w:rsid w:val="004762F1"/>
    <w:rsid w:val="00480A33"/>
    <w:rsid w:val="00485185"/>
    <w:rsid w:val="00490FFD"/>
    <w:rsid w:val="00493B1C"/>
    <w:rsid w:val="00495EB5"/>
    <w:rsid w:val="00496EB5"/>
    <w:rsid w:val="004B1038"/>
    <w:rsid w:val="004B2A9C"/>
    <w:rsid w:val="004C0465"/>
    <w:rsid w:val="004C3DAF"/>
    <w:rsid w:val="004C591E"/>
    <w:rsid w:val="004C7418"/>
    <w:rsid w:val="004C7B81"/>
    <w:rsid w:val="004F6127"/>
    <w:rsid w:val="005012BD"/>
    <w:rsid w:val="00501A4D"/>
    <w:rsid w:val="00506A7D"/>
    <w:rsid w:val="00506D76"/>
    <w:rsid w:val="00511630"/>
    <w:rsid w:val="00512F38"/>
    <w:rsid w:val="00517F10"/>
    <w:rsid w:val="005207D0"/>
    <w:rsid w:val="00525FCB"/>
    <w:rsid w:val="00530C7C"/>
    <w:rsid w:val="00536706"/>
    <w:rsid w:val="0055172B"/>
    <w:rsid w:val="00551D0E"/>
    <w:rsid w:val="00557190"/>
    <w:rsid w:val="00557342"/>
    <w:rsid w:val="00560427"/>
    <w:rsid w:val="0056489A"/>
    <w:rsid w:val="0056571D"/>
    <w:rsid w:val="00573038"/>
    <w:rsid w:val="005733A6"/>
    <w:rsid w:val="00573C5D"/>
    <w:rsid w:val="00576A45"/>
    <w:rsid w:val="0057726B"/>
    <w:rsid w:val="005843B7"/>
    <w:rsid w:val="005853D7"/>
    <w:rsid w:val="00586EB6"/>
    <w:rsid w:val="005873B5"/>
    <w:rsid w:val="005925FC"/>
    <w:rsid w:val="0059689A"/>
    <w:rsid w:val="00597864"/>
    <w:rsid w:val="005A1443"/>
    <w:rsid w:val="005A15BD"/>
    <w:rsid w:val="005A1AD9"/>
    <w:rsid w:val="005A3ECE"/>
    <w:rsid w:val="005B6E10"/>
    <w:rsid w:val="005B7851"/>
    <w:rsid w:val="005C0F44"/>
    <w:rsid w:val="005C31C4"/>
    <w:rsid w:val="005C41EC"/>
    <w:rsid w:val="005C4C51"/>
    <w:rsid w:val="005C69F8"/>
    <w:rsid w:val="005D305E"/>
    <w:rsid w:val="005D4AC2"/>
    <w:rsid w:val="005E3F4E"/>
    <w:rsid w:val="005E5A03"/>
    <w:rsid w:val="005E6148"/>
    <w:rsid w:val="005F488E"/>
    <w:rsid w:val="00601B09"/>
    <w:rsid w:val="00602C42"/>
    <w:rsid w:val="0060333D"/>
    <w:rsid w:val="006037F7"/>
    <w:rsid w:val="00605CCC"/>
    <w:rsid w:val="00606753"/>
    <w:rsid w:val="006104C7"/>
    <w:rsid w:val="00611216"/>
    <w:rsid w:val="0061262D"/>
    <w:rsid w:val="00615051"/>
    <w:rsid w:val="006220D6"/>
    <w:rsid w:val="006226C6"/>
    <w:rsid w:val="00632EAA"/>
    <w:rsid w:val="00633703"/>
    <w:rsid w:val="0063376A"/>
    <w:rsid w:val="00635527"/>
    <w:rsid w:val="00641BB6"/>
    <w:rsid w:val="00642FCB"/>
    <w:rsid w:val="00650EDB"/>
    <w:rsid w:val="00654615"/>
    <w:rsid w:val="00661804"/>
    <w:rsid w:val="00661CF3"/>
    <w:rsid w:val="00663E10"/>
    <w:rsid w:val="006648E1"/>
    <w:rsid w:val="006658A2"/>
    <w:rsid w:val="00672153"/>
    <w:rsid w:val="006848EE"/>
    <w:rsid w:val="006921E1"/>
    <w:rsid w:val="00693B0D"/>
    <w:rsid w:val="00695BB4"/>
    <w:rsid w:val="00696B51"/>
    <w:rsid w:val="006A1A08"/>
    <w:rsid w:val="006A22FC"/>
    <w:rsid w:val="006B2A89"/>
    <w:rsid w:val="006B555B"/>
    <w:rsid w:val="006B5EA0"/>
    <w:rsid w:val="006C4011"/>
    <w:rsid w:val="006C6E29"/>
    <w:rsid w:val="006D07B9"/>
    <w:rsid w:val="006D0993"/>
    <w:rsid w:val="006D3824"/>
    <w:rsid w:val="006D595E"/>
    <w:rsid w:val="006D78CC"/>
    <w:rsid w:val="006E021C"/>
    <w:rsid w:val="006F45FC"/>
    <w:rsid w:val="006F725D"/>
    <w:rsid w:val="00701CCE"/>
    <w:rsid w:val="00707AF3"/>
    <w:rsid w:val="00711FE9"/>
    <w:rsid w:val="00726567"/>
    <w:rsid w:val="00730800"/>
    <w:rsid w:val="00744BDF"/>
    <w:rsid w:val="00747176"/>
    <w:rsid w:val="007516AE"/>
    <w:rsid w:val="007615DA"/>
    <w:rsid w:val="0076447C"/>
    <w:rsid w:val="007648E9"/>
    <w:rsid w:val="00765709"/>
    <w:rsid w:val="00765AC0"/>
    <w:rsid w:val="007664C4"/>
    <w:rsid w:val="00770E7F"/>
    <w:rsid w:val="00772357"/>
    <w:rsid w:val="00773BA8"/>
    <w:rsid w:val="0077693D"/>
    <w:rsid w:val="0077719E"/>
    <w:rsid w:val="00782446"/>
    <w:rsid w:val="007844F9"/>
    <w:rsid w:val="007876FE"/>
    <w:rsid w:val="007903C9"/>
    <w:rsid w:val="00791D48"/>
    <w:rsid w:val="00791D85"/>
    <w:rsid w:val="0079449B"/>
    <w:rsid w:val="00795BEA"/>
    <w:rsid w:val="007A3F4D"/>
    <w:rsid w:val="007A55DF"/>
    <w:rsid w:val="007B00BF"/>
    <w:rsid w:val="007B0135"/>
    <w:rsid w:val="007B0B4F"/>
    <w:rsid w:val="007B1122"/>
    <w:rsid w:val="007B265E"/>
    <w:rsid w:val="007B46CC"/>
    <w:rsid w:val="007B50DB"/>
    <w:rsid w:val="007C0D94"/>
    <w:rsid w:val="007C0FEF"/>
    <w:rsid w:val="007C196D"/>
    <w:rsid w:val="007C4990"/>
    <w:rsid w:val="007D00F1"/>
    <w:rsid w:val="007D1B3E"/>
    <w:rsid w:val="007D27C7"/>
    <w:rsid w:val="007D38CD"/>
    <w:rsid w:val="007D3BA7"/>
    <w:rsid w:val="007D4432"/>
    <w:rsid w:val="007E1C8C"/>
    <w:rsid w:val="007E3BF9"/>
    <w:rsid w:val="007E67BB"/>
    <w:rsid w:val="007F0F43"/>
    <w:rsid w:val="007F4412"/>
    <w:rsid w:val="007F7839"/>
    <w:rsid w:val="00800051"/>
    <w:rsid w:val="00800C34"/>
    <w:rsid w:val="00804386"/>
    <w:rsid w:val="00813424"/>
    <w:rsid w:val="008134CE"/>
    <w:rsid w:val="008151BB"/>
    <w:rsid w:val="00815B89"/>
    <w:rsid w:val="008235A6"/>
    <w:rsid w:val="00825BFF"/>
    <w:rsid w:val="00830B25"/>
    <w:rsid w:val="0083450A"/>
    <w:rsid w:val="00836A6E"/>
    <w:rsid w:val="0085425F"/>
    <w:rsid w:val="00856F59"/>
    <w:rsid w:val="0086390F"/>
    <w:rsid w:val="00872D1B"/>
    <w:rsid w:val="008755DA"/>
    <w:rsid w:val="00877CCC"/>
    <w:rsid w:val="00877F2B"/>
    <w:rsid w:val="008809C2"/>
    <w:rsid w:val="00882188"/>
    <w:rsid w:val="00886ABA"/>
    <w:rsid w:val="00887B03"/>
    <w:rsid w:val="00890F1C"/>
    <w:rsid w:val="008966E3"/>
    <w:rsid w:val="008A01E9"/>
    <w:rsid w:val="008A240C"/>
    <w:rsid w:val="008A4445"/>
    <w:rsid w:val="008A49BC"/>
    <w:rsid w:val="008A56A3"/>
    <w:rsid w:val="008A7BB4"/>
    <w:rsid w:val="008B1572"/>
    <w:rsid w:val="008B45C4"/>
    <w:rsid w:val="008B62DA"/>
    <w:rsid w:val="008B7FBC"/>
    <w:rsid w:val="008C29EA"/>
    <w:rsid w:val="008C306F"/>
    <w:rsid w:val="008C34E5"/>
    <w:rsid w:val="008C4183"/>
    <w:rsid w:val="008C5956"/>
    <w:rsid w:val="008C641E"/>
    <w:rsid w:val="008D0C9F"/>
    <w:rsid w:val="008D721A"/>
    <w:rsid w:val="008E14CE"/>
    <w:rsid w:val="008F0213"/>
    <w:rsid w:val="008F32A3"/>
    <w:rsid w:val="008F43F4"/>
    <w:rsid w:val="008F4440"/>
    <w:rsid w:val="00902E92"/>
    <w:rsid w:val="00902EA9"/>
    <w:rsid w:val="00911601"/>
    <w:rsid w:val="009169EB"/>
    <w:rsid w:val="0092538F"/>
    <w:rsid w:val="009300C5"/>
    <w:rsid w:val="00933600"/>
    <w:rsid w:val="009362DC"/>
    <w:rsid w:val="00937017"/>
    <w:rsid w:val="009431B2"/>
    <w:rsid w:val="00943A60"/>
    <w:rsid w:val="00945DCA"/>
    <w:rsid w:val="00946FF7"/>
    <w:rsid w:val="00947C4B"/>
    <w:rsid w:val="009506E0"/>
    <w:rsid w:val="00951CAD"/>
    <w:rsid w:val="00957193"/>
    <w:rsid w:val="00962A91"/>
    <w:rsid w:val="00966336"/>
    <w:rsid w:val="009666D4"/>
    <w:rsid w:val="00966A46"/>
    <w:rsid w:val="00972EF3"/>
    <w:rsid w:val="00973034"/>
    <w:rsid w:val="009736A8"/>
    <w:rsid w:val="009764D1"/>
    <w:rsid w:val="0097780C"/>
    <w:rsid w:val="009806A8"/>
    <w:rsid w:val="00981773"/>
    <w:rsid w:val="00992A1E"/>
    <w:rsid w:val="0099680F"/>
    <w:rsid w:val="009A136D"/>
    <w:rsid w:val="009A37F4"/>
    <w:rsid w:val="009B4F9B"/>
    <w:rsid w:val="009B751E"/>
    <w:rsid w:val="009C1026"/>
    <w:rsid w:val="009C2A42"/>
    <w:rsid w:val="009C4045"/>
    <w:rsid w:val="009D0BA0"/>
    <w:rsid w:val="009D1137"/>
    <w:rsid w:val="009D74CC"/>
    <w:rsid w:val="009E1D8D"/>
    <w:rsid w:val="009E3373"/>
    <w:rsid w:val="009E3BE9"/>
    <w:rsid w:val="009F2116"/>
    <w:rsid w:val="009F24B7"/>
    <w:rsid w:val="009F2BB1"/>
    <w:rsid w:val="009F36E1"/>
    <w:rsid w:val="009F505F"/>
    <w:rsid w:val="009F5A9C"/>
    <w:rsid w:val="009F684C"/>
    <w:rsid w:val="009F6F65"/>
    <w:rsid w:val="009F759D"/>
    <w:rsid w:val="009F7E7C"/>
    <w:rsid w:val="00A03057"/>
    <w:rsid w:val="00A11B96"/>
    <w:rsid w:val="00A14B17"/>
    <w:rsid w:val="00A1506B"/>
    <w:rsid w:val="00A214C8"/>
    <w:rsid w:val="00A2661C"/>
    <w:rsid w:val="00A31C13"/>
    <w:rsid w:val="00A330C4"/>
    <w:rsid w:val="00A34911"/>
    <w:rsid w:val="00A3595E"/>
    <w:rsid w:val="00A434A9"/>
    <w:rsid w:val="00A44A87"/>
    <w:rsid w:val="00A537C3"/>
    <w:rsid w:val="00A6481B"/>
    <w:rsid w:val="00A71AB8"/>
    <w:rsid w:val="00A72414"/>
    <w:rsid w:val="00A773CE"/>
    <w:rsid w:val="00A80091"/>
    <w:rsid w:val="00A87227"/>
    <w:rsid w:val="00A920BF"/>
    <w:rsid w:val="00A958AF"/>
    <w:rsid w:val="00A96CB3"/>
    <w:rsid w:val="00A97525"/>
    <w:rsid w:val="00AA1C23"/>
    <w:rsid w:val="00AA7E81"/>
    <w:rsid w:val="00AB1DE4"/>
    <w:rsid w:val="00AB5AF6"/>
    <w:rsid w:val="00AB7E65"/>
    <w:rsid w:val="00AC0EF7"/>
    <w:rsid w:val="00AC16B4"/>
    <w:rsid w:val="00AC1C00"/>
    <w:rsid w:val="00AC20E1"/>
    <w:rsid w:val="00AC6C7C"/>
    <w:rsid w:val="00AE32D7"/>
    <w:rsid w:val="00B04942"/>
    <w:rsid w:val="00B10A38"/>
    <w:rsid w:val="00B10A75"/>
    <w:rsid w:val="00B17310"/>
    <w:rsid w:val="00B23B72"/>
    <w:rsid w:val="00B24165"/>
    <w:rsid w:val="00B30DAE"/>
    <w:rsid w:val="00B31020"/>
    <w:rsid w:val="00B332DB"/>
    <w:rsid w:val="00B36B8D"/>
    <w:rsid w:val="00B41866"/>
    <w:rsid w:val="00B41BFD"/>
    <w:rsid w:val="00B42FB8"/>
    <w:rsid w:val="00B44B7A"/>
    <w:rsid w:val="00B50CA6"/>
    <w:rsid w:val="00B5663B"/>
    <w:rsid w:val="00B56E68"/>
    <w:rsid w:val="00B606B1"/>
    <w:rsid w:val="00B60851"/>
    <w:rsid w:val="00B64975"/>
    <w:rsid w:val="00B73520"/>
    <w:rsid w:val="00B73FAD"/>
    <w:rsid w:val="00B74FB6"/>
    <w:rsid w:val="00B75D6D"/>
    <w:rsid w:val="00B90D12"/>
    <w:rsid w:val="00BA3360"/>
    <w:rsid w:val="00BA65D0"/>
    <w:rsid w:val="00BA700C"/>
    <w:rsid w:val="00BB0AB5"/>
    <w:rsid w:val="00BB2608"/>
    <w:rsid w:val="00BB3241"/>
    <w:rsid w:val="00BB6749"/>
    <w:rsid w:val="00BD0B3C"/>
    <w:rsid w:val="00BD40E4"/>
    <w:rsid w:val="00BD524B"/>
    <w:rsid w:val="00BD7F4B"/>
    <w:rsid w:val="00BE24F6"/>
    <w:rsid w:val="00BE4251"/>
    <w:rsid w:val="00BE75D7"/>
    <w:rsid w:val="00BF1494"/>
    <w:rsid w:val="00BF173F"/>
    <w:rsid w:val="00BF4903"/>
    <w:rsid w:val="00BF7139"/>
    <w:rsid w:val="00C01659"/>
    <w:rsid w:val="00C04DEA"/>
    <w:rsid w:val="00C12218"/>
    <w:rsid w:val="00C160F1"/>
    <w:rsid w:val="00C17553"/>
    <w:rsid w:val="00C21B40"/>
    <w:rsid w:val="00C22469"/>
    <w:rsid w:val="00C249B8"/>
    <w:rsid w:val="00C262E1"/>
    <w:rsid w:val="00C33B77"/>
    <w:rsid w:val="00C341CF"/>
    <w:rsid w:val="00C40A19"/>
    <w:rsid w:val="00C4378B"/>
    <w:rsid w:val="00C578E8"/>
    <w:rsid w:val="00C57E17"/>
    <w:rsid w:val="00C57F49"/>
    <w:rsid w:val="00C6664A"/>
    <w:rsid w:val="00C679AE"/>
    <w:rsid w:val="00C72BEA"/>
    <w:rsid w:val="00C743B7"/>
    <w:rsid w:val="00C86FF7"/>
    <w:rsid w:val="00C94119"/>
    <w:rsid w:val="00CA324E"/>
    <w:rsid w:val="00CB0848"/>
    <w:rsid w:val="00CB4E4C"/>
    <w:rsid w:val="00CB6043"/>
    <w:rsid w:val="00CB7FF8"/>
    <w:rsid w:val="00CC28E5"/>
    <w:rsid w:val="00CC7150"/>
    <w:rsid w:val="00CE4050"/>
    <w:rsid w:val="00CF0581"/>
    <w:rsid w:val="00CF247F"/>
    <w:rsid w:val="00D04BD8"/>
    <w:rsid w:val="00D07310"/>
    <w:rsid w:val="00D101EF"/>
    <w:rsid w:val="00D1067B"/>
    <w:rsid w:val="00D1137E"/>
    <w:rsid w:val="00D12D71"/>
    <w:rsid w:val="00D135AB"/>
    <w:rsid w:val="00D14D52"/>
    <w:rsid w:val="00D16032"/>
    <w:rsid w:val="00D17E79"/>
    <w:rsid w:val="00D21983"/>
    <w:rsid w:val="00D2460C"/>
    <w:rsid w:val="00D30671"/>
    <w:rsid w:val="00D34492"/>
    <w:rsid w:val="00D4104B"/>
    <w:rsid w:val="00D42B4A"/>
    <w:rsid w:val="00D452AE"/>
    <w:rsid w:val="00D45782"/>
    <w:rsid w:val="00D46A11"/>
    <w:rsid w:val="00D50959"/>
    <w:rsid w:val="00D516B2"/>
    <w:rsid w:val="00D51E99"/>
    <w:rsid w:val="00D52E56"/>
    <w:rsid w:val="00D57859"/>
    <w:rsid w:val="00D57E55"/>
    <w:rsid w:val="00D656DB"/>
    <w:rsid w:val="00D729E3"/>
    <w:rsid w:val="00D80EBC"/>
    <w:rsid w:val="00D8334B"/>
    <w:rsid w:val="00D842A9"/>
    <w:rsid w:val="00D84490"/>
    <w:rsid w:val="00D85E07"/>
    <w:rsid w:val="00D97595"/>
    <w:rsid w:val="00DA3AA2"/>
    <w:rsid w:val="00DB1301"/>
    <w:rsid w:val="00DB342D"/>
    <w:rsid w:val="00DB3863"/>
    <w:rsid w:val="00DC7045"/>
    <w:rsid w:val="00DC71DB"/>
    <w:rsid w:val="00DD2F2E"/>
    <w:rsid w:val="00DD41A5"/>
    <w:rsid w:val="00DF00BA"/>
    <w:rsid w:val="00DF0654"/>
    <w:rsid w:val="00DF200C"/>
    <w:rsid w:val="00DF2670"/>
    <w:rsid w:val="00DF2730"/>
    <w:rsid w:val="00E01AA2"/>
    <w:rsid w:val="00E03346"/>
    <w:rsid w:val="00E05A78"/>
    <w:rsid w:val="00E077CA"/>
    <w:rsid w:val="00E07B96"/>
    <w:rsid w:val="00E211F5"/>
    <w:rsid w:val="00E26735"/>
    <w:rsid w:val="00E33E37"/>
    <w:rsid w:val="00E37EED"/>
    <w:rsid w:val="00E40BEA"/>
    <w:rsid w:val="00E437CF"/>
    <w:rsid w:val="00E53472"/>
    <w:rsid w:val="00E53CAF"/>
    <w:rsid w:val="00E611E9"/>
    <w:rsid w:val="00E647A0"/>
    <w:rsid w:val="00E6537E"/>
    <w:rsid w:val="00E80503"/>
    <w:rsid w:val="00E806F5"/>
    <w:rsid w:val="00E86190"/>
    <w:rsid w:val="00E86F04"/>
    <w:rsid w:val="00E87018"/>
    <w:rsid w:val="00E87742"/>
    <w:rsid w:val="00E87B28"/>
    <w:rsid w:val="00E9151B"/>
    <w:rsid w:val="00E91CD1"/>
    <w:rsid w:val="00E92DAE"/>
    <w:rsid w:val="00E963CE"/>
    <w:rsid w:val="00E968F0"/>
    <w:rsid w:val="00E96D12"/>
    <w:rsid w:val="00E97CB9"/>
    <w:rsid w:val="00EB3378"/>
    <w:rsid w:val="00EB3F6A"/>
    <w:rsid w:val="00EB54B5"/>
    <w:rsid w:val="00EB5656"/>
    <w:rsid w:val="00EC5732"/>
    <w:rsid w:val="00ED0A9E"/>
    <w:rsid w:val="00ED0C73"/>
    <w:rsid w:val="00ED0F34"/>
    <w:rsid w:val="00ED44BA"/>
    <w:rsid w:val="00ED482C"/>
    <w:rsid w:val="00ED5E8E"/>
    <w:rsid w:val="00EE027D"/>
    <w:rsid w:val="00EE15F8"/>
    <w:rsid w:val="00EE760E"/>
    <w:rsid w:val="00EF2715"/>
    <w:rsid w:val="00F03340"/>
    <w:rsid w:val="00F041BA"/>
    <w:rsid w:val="00F07B06"/>
    <w:rsid w:val="00F10D23"/>
    <w:rsid w:val="00F12768"/>
    <w:rsid w:val="00F143F5"/>
    <w:rsid w:val="00F158FB"/>
    <w:rsid w:val="00F1627D"/>
    <w:rsid w:val="00F20A80"/>
    <w:rsid w:val="00F3251E"/>
    <w:rsid w:val="00F32608"/>
    <w:rsid w:val="00F32DAC"/>
    <w:rsid w:val="00F3776A"/>
    <w:rsid w:val="00F42497"/>
    <w:rsid w:val="00F43DDE"/>
    <w:rsid w:val="00F45209"/>
    <w:rsid w:val="00F51BA9"/>
    <w:rsid w:val="00F51F47"/>
    <w:rsid w:val="00F547F1"/>
    <w:rsid w:val="00F5502C"/>
    <w:rsid w:val="00F63CDB"/>
    <w:rsid w:val="00F63E28"/>
    <w:rsid w:val="00F66640"/>
    <w:rsid w:val="00F74BF4"/>
    <w:rsid w:val="00F84974"/>
    <w:rsid w:val="00F87022"/>
    <w:rsid w:val="00F90A03"/>
    <w:rsid w:val="00F90DC1"/>
    <w:rsid w:val="00F91791"/>
    <w:rsid w:val="00F9351B"/>
    <w:rsid w:val="00FB0CA5"/>
    <w:rsid w:val="00FB23BC"/>
    <w:rsid w:val="00FB6316"/>
    <w:rsid w:val="00FC0273"/>
    <w:rsid w:val="00FC0C0F"/>
    <w:rsid w:val="00FC2DF0"/>
    <w:rsid w:val="00FC613E"/>
    <w:rsid w:val="00FD03DE"/>
    <w:rsid w:val="00FD5831"/>
    <w:rsid w:val="00FF5783"/>
    <w:rsid w:val="00FF5A9B"/>
    <w:rsid w:val="00FF6273"/>
    <w:rsid w:val="00FF6C39"/>
    <w:rsid w:val="00FF6C6F"/>
    <w:rsid w:val="00FF78BA"/>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3BDA46E"/>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5623AD0"/>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D509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D50959"/>
    <w:rPr>
      <w:rFonts w:asciiTheme="majorHAnsi" w:eastAsiaTheme="majorEastAsia" w:hAnsiTheme="majorHAnsi" w:cstheme="majorBidi"/>
      <w:color w:val="2F5496" w:themeColor="accent1" w:themeShade="BF"/>
      <w:sz w:val="26"/>
      <w:szCs w:val="26"/>
    </w:rPr>
  </w:style>
  <w:style w:type="character" w:styleId="HiperlinkVisitado">
    <w:name w:val="FollowedHyperlink"/>
    <w:basedOn w:val="Fontepargpadro"/>
    <w:uiPriority w:val="99"/>
    <w:semiHidden/>
    <w:unhideWhenUsed/>
    <w:rsid w:val="00BD5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5214">
      <w:bodyDiv w:val="1"/>
      <w:marLeft w:val="0"/>
      <w:marRight w:val="0"/>
      <w:marTop w:val="0"/>
      <w:marBottom w:val="0"/>
      <w:divBdr>
        <w:top w:val="none" w:sz="0" w:space="0" w:color="auto"/>
        <w:left w:val="none" w:sz="0" w:space="0" w:color="auto"/>
        <w:bottom w:val="none" w:sz="0" w:space="0" w:color="auto"/>
        <w:right w:val="none" w:sz="0" w:space="0" w:color="auto"/>
      </w:divBdr>
    </w:div>
    <w:div w:id="125900418">
      <w:bodyDiv w:val="1"/>
      <w:marLeft w:val="0"/>
      <w:marRight w:val="0"/>
      <w:marTop w:val="0"/>
      <w:marBottom w:val="0"/>
      <w:divBdr>
        <w:top w:val="none" w:sz="0" w:space="0" w:color="auto"/>
        <w:left w:val="none" w:sz="0" w:space="0" w:color="auto"/>
        <w:bottom w:val="none" w:sz="0" w:space="0" w:color="auto"/>
        <w:right w:val="none" w:sz="0" w:space="0" w:color="auto"/>
      </w:divBdr>
      <w:divsChild>
        <w:div w:id="1553619244">
          <w:marLeft w:val="0"/>
          <w:marRight w:val="0"/>
          <w:marTop w:val="0"/>
          <w:marBottom w:val="0"/>
          <w:divBdr>
            <w:top w:val="none" w:sz="0" w:space="0" w:color="auto"/>
            <w:left w:val="none" w:sz="0" w:space="0" w:color="auto"/>
            <w:bottom w:val="none" w:sz="0" w:space="0" w:color="auto"/>
            <w:right w:val="none" w:sz="0" w:space="0" w:color="auto"/>
          </w:divBdr>
        </w:div>
      </w:divsChild>
    </w:div>
    <w:div w:id="207911703">
      <w:bodyDiv w:val="1"/>
      <w:marLeft w:val="0"/>
      <w:marRight w:val="0"/>
      <w:marTop w:val="0"/>
      <w:marBottom w:val="0"/>
      <w:divBdr>
        <w:top w:val="none" w:sz="0" w:space="0" w:color="auto"/>
        <w:left w:val="none" w:sz="0" w:space="0" w:color="auto"/>
        <w:bottom w:val="none" w:sz="0" w:space="0" w:color="auto"/>
        <w:right w:val="none" w:sz="0" w:space="0" w:color="auto"/>
      </w:divBdr>
      <w:divsChild>
        <w:div w:id="114758344">
          <w:marLeft w:val="0"/>
          <w:marRight w:val="0"/>
          <w:marTop w:val="0"/>
          <w:marBottom w:val="0"/>
          <w:divBdr>
            <w:top w:val="none" w:sz="0" w:space="0" w:color="auto"/>
            <w:left w:val="none" w:sz="0" w:space="0" w:color="auto"/>
            <w:bottom w:val="none" w:sz="0" w:space="0" w:color="auto"/>
            <w:right w:val="none" w:sz="0" w:space="0" w:color="auto"/>
          </w:divBdr>
        </w:div>
      </w:divsChild>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827863">
      <w:bodyDiv w:val="1"/>
      <w:marLeft w:val="0"/>
      <w:marRight w:val="0"/>
      <w:marTop w:val="0"/>
      <w:marBottom w:val="0"/>
      <w:divBdr>
        <w:top w:val="none" w:sz="0" w:space="0" w:color="auto"/>
        <w:left w:val="none" w:sz="0" w:space="0" w:color="auto"/>
        <w:bottom w:val="none" w:sz="0" w:space="0" w:color="auto"/>
        <w:right w:val="none" w:sz="0" w:space="0" w:color="auto"/>
      </w:divBdr>
      <w:divsChild>
        <w:div w:id="725303958">
          <w:marLeft w:val="0"/>
          <w:marRight w:val="0"/>
          <w:marTop w:val="0"/>
          <w:marBottom w:val="0"/>
          <w:divBdr>
            <w:top w:val="none" w:sz="0" w:space="0" w:color="auto"/>
            <w:left w:val="none" w:sz="0" w:space="0" w:color="auto"/>
            <w:bottom w:val="none" w:sz="0" w:space="0" w:color="auto"/>
            <w:right w:val="none" w:sz="0" w:space="0" w:color="auto"/>
          </w:divBdr>
        </w:div>
      </w:divsChild>
    </w:div>
    <w:div w:id="551159584">
      <w:bodyDiv w:val="1"/>
      <w:marLeft w:val="0"/>
      <w:marRight w:val="0"/>
      <w:marTop w:val="0"/>
      <w:marBottom w:val="0"/>
      <w:divBdr>
        <w:top w:val="none" w:sz="0" w:space="0" w:color="auto"/>
        <w:left w:val="none" w:sz="0" w:space="0" w:color="auto"/>
        <w:bottom w:val="none" w:sz="0" w:space="0" w:color="auto"/>
        <w:right w:val="none" w:sz="0" w:space="0" w:color="auto"/>
      </w:divBdr>
      <w:divsChild>
        <w:div w:id="526411907">
          <w:marLeft w:val="0"/>
          <w:marRight w:val="0"/>
          <w:marTop w:val="0"/>
          <w:marBottom w:val="0"/>
          <w:divBdr>
            <w:top w:val="none" w:sz="0" w:space="0" w:color="auto"/>
            <w:left w:val="none" w:sz="0" w:space="0" w:color="auto"/>
            <w:bottom w:val="none" w:sz="0" w:space="0" w:color="auto"/>
            <w:right w:val="none" w:sz="0" w:space="0" w:color="auto"/>
          </w:divBdr>
        </w:div>
      </w:divsChild>
    </w:div>
    <w:div w:id="694966127">
      <w:bodyDiv w:val="1"/>
      <w:marLeft w:val="0"/>
      <w:marRight w:val="0"/>
      <w:marTop w:val="0"/>
      <w:marBottom w:val="0"/>
      <w:divBdr>
        <w:top w:val="none" w:sz="0" w:space="0" w:color="auto"/>
        <w:left w:val="none" w:sz="0" w:space="0" w:color="auto"/>
        <w:bottom w:val="none" w:sz="0" w:space="0" w:color="auto"/>
        <w:right w:val="none" w:sz="0" w:space="0" w:color="auto"/>
      </w:divBdr>
      <w:divsChild>
        <w:div w:id="413167598">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969745495">
      <w:bodyDiv w:val="1"/>
      <w:marLeft w:val="0"/>
      <w:marRight w:val="0"/>
      <w:marTop w:val="0"/>
      <w:marBottom w:val="0"/>
      <w:divBdr>
        <w:top w:val="none" w:sz="0" w:space="0" w:color="auto"/>
        <w:left w:val="none" w:sz="0" w:space="0" w:color="auto"/>
        <w:bottom w:val="none" w:sz="0" w:space="0" w:color="auto"/>
        <w:right w:val="none" w:sz="0" w:space="0" w:color="auto"/>
      </w:divBdr>
      <w:divsChild>
        <w:div w:id="1252273493">
          <w:marLeft w:val="0"/>
          <w:marRight w:val="0"/>
          <w:marTop w:val="0"/>
          <w:marBottom w:val="0"/>
          <w:divBdr>
            <w:top w:val="none" w:sz="0" w:space="0" w:color="auto"/>
            <w:left w:val="none" w:sz="0" w:space="0" w:color="auto"/>
            <w:bottom w:val="none" w:sz="0" w:space="0" w:color="auto"/>
            <w:right w:val="none" w:sz="0" w:space="0" w:color="auto"/>
          </w:divBdr>
        </w:div>
      </w:divsChild>
    </w:div>
    <w:div w:id="1101417153">
      <w:bodyDiv w:val="1"/>
      <w:marLeft w:val="0"/>
      <w:marRight w:val="0"/>
      <w:marTop w:val="0"/>
      <w:marBottom w:val="0"/>
      <w:divBdr>
        <w:top w:val="none" w:sz="0" w:space="0" w:color="auto"/>
        <w:left w:val="none" w:sz="0" w:space="0" w:color="auto"/>
        <w:bottom w:val="none" w:sz="0" w:space="0" w:color="auto"/>
        <w:right w:val="none" w:sz="0" w:space="0" w:color="auto"/>
      </w:divBdr>
      <w:divsChild>
        <w:div w:id="921262648">
          <w:marLeft w:val="0"/>
          <w:marRight w:val="0"/>
          <w:marTop w:val="0"/>
          <w:marBottom w:val="0"/>
          <w:divBdr>
            <w:top w:val="none" w:sz="0" w:space="0" w:color="auto"/>
            <w:left w:val="none" w:sz="0" w:space="0" w:color="auto"/>
            <w:bottom w:val="none" w:sz="0" w:space="0" w:color="auto"/>
            <w:right w:val="none" w:sz="0" w:space="0" w:color="auto"/>
          </w:divBdr>
        </w:div>
      </w:divsChild>
    </w:div>
    <w:div w:id="1115442398">
      <w:bodyDiv w:val="1"/>
      <w:marLeft w:val="0"/>
      <w:marRight w:val="0"/>
      <w:marTop w:val="0"/>
      <w:marBottom w:val="0"/>
      <w:divBdr>
        <w:top w:val="none" w:sz="0" w:space="0" w:color="auto"/>
        <w:left w:val="none" w:sz="0" w:space="0" w:color="auto"/>
        <w:bottom w:val="none" w:sz="0" w:space="0" w:color="auto"/>
        <w:right w:val="none" w:sz="0" w:space="0" w:color="auto"/>
      </w:divBdr>
    </w:div>
    <w:div w:id="1153176788">
      <w:bodyDiv w:val="1"/>
      <w:marLeft w:val="0"/>
      <w:marRight w:val="0"/>
      <w:marTop w:val="0"/>
      <w:marBottom w:val="0"/>
      <w:divBdr>
        <w:top w:val="none" w:sz="0" w:space="0" w:color="auto"/>
        <w:left w:val="none" w:sz="0" w:space="0" w:color="auto"/>
        <w:bottom w:val="none" w:sz="0" w:space="0" w:color="auto"/>
        <w:right w:val="none" w:sz="0" w:space="0" w:color="auto"/>
      </w:divBdr>
      <w:divsChild>
        <w:div w:id="1539468808">
          <w:marLeft w:val="0"/>
          <w:marRight w:val="0"/>
          <w:marTop w:val="0"/>
          <w:marBottom w:val="0"/>
          <w:divBdr>
            <w:top w:val="none" w:sz="0" w:space="0" w:color="auto"/>
            <w:left w:val="none" w:sz="0" w:space="0" w:color="auto"/>
            <w:bottom w:val="none" w:sz="0" w:space="0" w:color="auto"/>
            <w:right w:val="none" w:sz="0" w:space="0" w:color="auto"/>
          </w:divBdr>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31844723">
      <w:bodyDiv w:val="1"/>
      <w:marLeft w:val="0"/>
      <w:marRight w:val="0"/>
      <w:marTop w:val="0"/>
      <w:marBottom w:val="0"/>
      <w:divBdr>
        <w:top w:val="none" w:sz="0" w:space="0" w:color="auto"/>
        <w:left w:val="none" w:sz="0" w:space="0" w:color="auto"/>
        <w:bottom w:val="none" w:sz="0" w:space="0" w:color="auto"/>
        <w:right w:val="none" w:sz="0" w:space="0" w:color="auto"/>
      </w:divBdr>
      <w:divsChild>
        <w:div w:id="980159898">
          <w:marLeft w:val="0"/>
          <w:marRight w:val="0"/>
          <w:marTop w:val="0"/>
          <w:marBottom w:val="0"/>
          <w:divBdr>
            <w:top w:val="none" w:sz="0" w:space="0" w:color="auto"/>
            <w:left w:val="none" w:sz="0" w:space="0" w:color="auto"/>
            <w:bottom w:val="none" w:sz="0" w:space="0" w:color="auto"/>
            <w:right w:val="none" w:sz="0" w:space="0" w:color="auto"/>
          </w:divBdr>
        </w:div>
      </w:divsChild>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653832212">
      <w:bodyDiv w:val="1"/>
      <w:marLeft w:val="0"/>
      <w:marRight w:val="0"/>
      <w:marTop w:val="0"/>
      <w:marBottom w:val="0"/>
      <w:divBdr>
        <w:top w:val="none" w:sz="0" w:space="0" w:color="auto"/>
        <w:left w:val="none" w:sz="0" w:space="0" w:color="auto"/>
        <w:bottom w:val="none" w:sz="0" w:space="0" w:color="auto"/>
        <w:right w:val="none" w:sz="0" w:space="0" w:color="auto"/>
      </w:divBdr>
      <w:divsChild>
        <w:div w:id="1610117354">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259A6"/>
    <w:rsid w:val="00033421"/>
    <w:rsid w:val="0012395D"/>
    <w:rsid w:val="001E2AC0"/>
    <w:rsid w:val="00277029"/>
    <w:rsid w:val="002F13AB"/>
    <w:rsid w:val="00376A4F"/>
    <w:rsid w:val="003B38E0"/>
    <w:rsid w:val="004214D0"/>
    <w:rsid w:val="00465A25"/>
    <w:rsid w:val="004C591E"/>
    <w:rsid w:val="0053393E"/>
    <w:rsid w:val="00617896"/>
    <w:rsid w:val="00730800"/>
    <w:rsid w:val="00744F29"/>
    <w:rsid w:val="007664C4"/>
    <w:rsid w:val="0077693D"/>
    <w:rsid w:val="007D5396"/>
    <w:rsid w:val="007E66CB"/>
    <w:rsid w:val="008C4978"/>
    <w:rsid w:val="008F6A20"/>
    <w:rsid w:val="00962A91"/>
    <w:rsid w:val="00973034"/>
    <w:rsid w:val="009A37F4"/>
    <w:rsid w:val="00A85E6E"/>
    <w:rsid w:val="00B73520"/>
    <w:rsid w:val="00C17553"/>
    <w:rsid w:val="00C55E44"/>
    <w:rsid w:val="00CF3BF0"/>
    <w:rsid w:val="00D16032"/>
    <w:rsid w:val="00DF51C9"/>
    <w:rsid w:val="00E87B28"/>
    <w:rsid w:val="00E9151B"/>
    <w:rsid w:val="00F32BAE"/>
    <w:rsid w:val="00FD5CEA"/>
    <w:rsid w:val="00FF50BB"/>
    <w:rsid w:val="00FF627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AF034685-AEA7-4785-A2FB-4578FF5D0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25</Pages>
  <Words>5765</Words>
  <Characters>31132</Characters>
  <Application>Microsoft Office Word</Application>
  <DocSecurity>0</DocSecurity>
  <Lines>259</Lines>
  <Paragraphs>73</Paragraphs>
  <ScaleCrop>false</ScaleCrop>
  <Company/>
  <LinksUpToDate>false</LinksUpToDate>
  <CharactersWithSpaces>36824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434</cp:revision>
  <dcterms:created xsi:type="dcterms:W3CDTF">2024-08-26T22:07:00Z</dcterms:created>
  <dcterms:modified xsi:type="dcterms:W3CDTF">2026-10-29T18:06:00Z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