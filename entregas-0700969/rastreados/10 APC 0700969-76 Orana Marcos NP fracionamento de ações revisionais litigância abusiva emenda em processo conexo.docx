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50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5682"/>
      </w:tblGrid>
      <w:tr w:rsidR="00264107" w14:paraId="4680266B" w14:textId="77777777" w:rsidTr="62C261FF"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E29C9C" w14:textId="77777777" w:rsidR="00264107" w:rsidRDefault="00264107" w:rsidP="00FD470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Arial" w:hAnsi="Arial" w:cs="Verdana"/>
                <w:noProof/>
                <w:sz w:val="28"/>
                <w:lang w:eastAsia="zh-CN"/>
              </w:rPr>
              <w:drawing>
                <wp:inline distT="0" distB="0" distL="0" distR="0" wp14:anchorId="15C07C5B" wp14:editId="146F6157">
                  <wp:extent cx="1647825" cy="504825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eop"/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568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9F0D40" w14:textId="77777777" w:rsidR="00264107" w:rsidRDefault="00264107" w:rsidP="00FD470E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595959"/>
                <w:sz w:val="20"/>
                <w:szCs w:val="20"/>
              </w:rPr>
              <w:t>Poder Judiciário da União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55CC1E66" w14:textId="77777777" w:rsidR="00264107" w:rsidRDefault="00264107" w:rsidP="62C261FF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Tribunal de Justiça do Distrito Federal e dos Territórios</w:t>
            </w:r>
            <w:r>
              <w:rPr>
                <w:rStyle w:val="eop"/>
                <w:rFonts w:ascii="Calibri" w:hAnsi="Calibri" w:cs="Calibri"/>
                <w:color w:val="595959" w:themeColor="text1" w:themeTint="A6"/>
                <w:sz w:val="20"/>
                <w:szCs w:val="20"/>
              </w:rPr>
              <w:t> </w:t>
            </w:r>
          </w:p>
          <w:p w14:paraId="12B71A35" w14:textId="77777777" w:rsidR="00264107" w:rsidRDefault="00264107" w:rsidP="00FD470E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GDSXSR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15750CFE" w14:textId="77777777" w:rsidR="00264107" w:rsidRDefault="00264107" w:rsidP="00FD470E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GABINETE DO DESEMBARGADOR SÉRGIO ROCHA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</w:tc>
      </w:tr>
    </w:tbl>
    <w:p w14:paraId="3D4EAEEA" w14:textId="77777777" w:rsidR="00DB1301" w:rsidRDefault="00DB1301" w:rsidP="00DB1301">
      <w:pPr>
        <w:spacing w:after="0" w:line="360" w:lineRule="auto"/>
        <w:rPr>
          <w:rFonts w:ascii="Arial" w:hAnsi="Arial" w:cs="Arial"/>
          <w:sz w:val="28"/>
          <w:szCs w:val="28"/>
        </w:rPr>
      </w:pPr>
    </w:p>
    <w:tbl>
      <w:tblPr>
        <w:tblW w:w="8723" w:type="dxa"/>
        <w:tblLayout w:type="fixed"/>
        <w:tblLook w:val="0000" w:firstRow="0" w:lastRow="0" w:firstColumn="0" w:lastColumn="0" w:noHBand="0" w:noVBand="0"/>
      </w:tblPr>
      <w:tblGrid>
        <w:gridCol w:w="3686"/>
        <w:gridCol w:w="447"/>
        <w:gridCol w:w="4590"/>
      </w:tblGrid>
      <w:tr w:rsidR="00770E7F" w:rsidRPr="009F36E1" w14:paraId="39579C6E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0E990AE5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Órgão</w:t>
            </w:r>
          </w:p>
        </w:tc>
        <w:tc>
          <w:tcPr>
            <w:tcW w:w="447" w:type="dxa"/>
            <w:vAlign w:val="center"/>
          </w:tcPr>
          <w:p w14:paraId="2043BC66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619F5A49" w14:textId="77777777" w:rsidR="00770E7F" w:rsidRPr="009F36E1" w:rsidRDefault="001726FD" w:rsidP="00B34ADF">
            <w:p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alias w:val="Órgão"/>
                <w:tag w:val="Órgão"/>
                <w:id w:val="-940843638"/>
                <w:placeholder>
                  <w:docPart w:val="A3B9A70FAF5543A087E733AB63B30A08"/>
                </w:placeholder>
                <w15:color w:val="000000"/>
                <w:dropDownList>
                  <w:listItem w:value="Escolher um item."/>
                  <w:listItem w:displayText="4ª Turma Cível" w:value="4ª Turma Cível"/>
                  <w:listItem w:displayText="2ª Câmara Cível" w:value="2ª Câmara Cível"/>
                  <w:listItem w:displayText="Conselho Especial Jurisdicional" w:value="Conselho Especial Jurisdicional"/>
                  <w:listItem w:displayText="Conselho Especial Administrativo" w:value="Conselho Especial Administrativo"/>
                  <w:listItem w:displayText="Tribunal Pleno" w:value="Tribunal Pleno"/>
                  <w:listItem w:displayText="Conselho da Magistratura" w:value="Conselho da Magistratura"/>
                </w:dropDownList>
              </w:sdtPr>
              <w:sdtEndPr/>
              <w:sdtContent>
                <w:r w:rsidR="00BA5180">
                  <w:rPr>
                    <w:rFonts w:ascii="Arial" w:hAnsi="Arial" w:cs="Arial"/>
                    <w:sz w:val="28"/>
                    <w:szCs w:val="28"/>
                  </w:rPr>
                  <w:t>4ª Turma Cível</w:t>
                </w:r>
              </w:sdtContent>
            </w:sdt>
          </w:p>
        </w:tc>
      </w:tr>
      <w:tr w:rsidR="00770E7F" w:rsidRPr="009F36E1" w14:paraId="1234CB9C" w14:textId="77777777" w:rsidTr="21E019B6">
        <w:trPr>
          <w:cantSplit/>
          <w:trHeight w:val="570"/>
        </w:trPr>
        <w:tc>
          <w:tcPr>
            <w:tcW w:w="3686" w:type="dxa"/>
            <w:vAlign w:val="center"/>
          </w:tcPr>
          <w:p w14:paraId="7118EFBD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Classe</w:t>
            </w:r>
          </w:p>
        </w:tc>
        <w:tc>
          <w:tcPr>
            <w:tcW w:w="447" w:type="dxa"/>
            <w:vAlign w:val="center"/>
          </w:tcPr>
          <w:p w14:paraId="64B2264F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sdt>
            <w:sdtPr>
              <w:rPr>
                <w:rFonts w:cs="Arial"/>
                <w:i w:val="0"/>
                <w:iCs w:val="0"/>
                <w:sz w:val="28"/>
                <w:szCs w:val="28"/>
              </w:rPr>
              <w:id w:val="1558446301"/>
              <w:placeholder>
                <w:docPart w:val="3FA3A92DAD524C3DB57C04BE729E38DD"/>
              </w:placeholder>
              <w15:color w:val="000000"/>
              <w:comboBox>
                <w:listItem w:value="Escolher um item."/>
                <w:listItem w:displayText="Apelação Cível" w:value="Apelação Cível"/>
                <w:listItem w:displayText="Agravo de Instrumento" w:value="Agravo de Instrumento"/>
                <w:listItem w:displayText="Embargos de Declaração" w:value="Embargos de Declaração"/>
                <w:listItem w:displayText="Agravo Interno" w:value="Agravo Interno"/>
                <w:listItem w:displayText="Agravo de Instrumento e Agravo Interno" w:value="Agravo de Instrumento e Agravo Interno"/>
                <w:listItem w:displayText="Apelação e Reexame Necessário" w:value="Apelação e Reexame Necessário"/>
                <w:listItem w:displayText="Reexame Necessário" w:value="Reexame Necessário"/>
                <w:listItem w:displayText="Mandado de Segurança" w:value="Mandado de Segurança"/>
                <w:listItem w:displayText="Mandado de Injunção" w:value="Mandado de Injunção"/>
                <w:listItem w:displayText="Ação Direta de Constitucionalidade" w:value="Ação Direta de Constitucionalidade"/>
                <w:listItem w:displayText="Ação Declaratória de Constitucionalidade" w:value="Ação Declaratória de Constitucionalidade"/>
                <w:listItem w:displayText="Ação Penal Originária" w:value="Ação Penal Originária"/>
                <w:listItem w:displayText="Conflito de Competência" w:value="Conflito de Competência"/>
                <w:listItem w:displayText="Ação Rescisória" w:value="Ação Rescisória"/>
                <w:listItem w:displayText="Reclamação" w:value="Reclamação"/>
                <w:listItem w:displayText="Petição" w:value="Petição"/>
              </w:comboBox>
            </w:sdtPr>
            <w:sdtEndPr/>
            <w:sdtContent>
              <w:p w14:paraId="2174A042" w14:textId="4BD4FA6E" w:rsidR="00770E7F" w:rsidRPr="009F36E1" w:rsidRDefault="00F63CDB" w:rsidP="00B34ADF">
                <w:pPr>
                  <w:pStyle w:val="Citao"/>
                  <w:ind w:left="0" w:firstLine="0"/>
                  <w:jc w:val="both"/>
                  <w:rPr>
                    <w:rFonts w:cs="Arial"/>
                    <w:i w:val="0"/>
                    <w:iCs w:val="0"/>
                    <w:sz w:val="28"/>
                    <w:szCs w:val="28"/>
                  </w:rPr>
                </w:pPr>
                <w:r>
                  <w:rPr>
                    <w:rFonts w:cs="Arial"/>
                    <w:i w:val="0"/>
                    <w:iCs w:val="0"/>
                    <w:sz w:val="28"/>
                    <w:szCs w:val="28"/>
                  </w:rPr>
                  <w:t>Apelação Cível</w:t>
                </w:r>
              </w:p>
            </w:sdtContent>
          </w:sdt>
        </w:tc>
      </w:tr>
      <w:tr w:rsidR="00770E7F" w:rsidRPr="009F36E1" w14:paraId="32B00EA9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0E73EC07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Processo nº</w:t>
            </w:r>
          </w:p>
        </w:tc>
        <w:tc>
          <w:tcPr>
            <w:tcW w:w="447" w:type="dxa"/>
            <w:vAlign w:val="center"/>
          </w:tcPr>
          <w:p w14:paraId="10327F8B" w14:textId="5A82C08D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: </w:t>
            </w:r>
          </w:p>
        </w:tc>
        <w:tc>
          <w:tcPr>
            <w:tcW w:w="4590" w:type="dxa"/>
            <w:vAlign w:val="center"/>
          </w:tcPr>
          <w:p w14:paraId="7C53B768" w14:textId="294E2225" w:rsidR="00770E7F" w:rsidRPr="009F36E1" w:rsidRDefault="00770E7F" w:rsidP="00B34ADF">
            <w:pPr>
              <w:ind w:right="-675"/>
              <w:rPr>
                <w:rFonts w:ascii="Arial" w:hAnsi="Arial" w:cs="Arial"/>
                <w:sz w:val="28"/>
                <w:szCs w:val="28"/>
              </w:rPr>
            </w:pPr>
            <w:commentRangeStart w:id="0"/>
            <w:r>
              <w:rPr>
                <w:rFonts w:ascii="Arial" w:hAnsi="Arial" w:cs="Arial"/>
                <w:sz w:val="28"/>
                <w:szCs w:val="28"/>
              </w:rPr>
              <w:t>0700969-76.2026.8.07.0006</w:t>
            </w:r>
            <w:commentRangeEnd w:id="0"/>
            <w:r w:rsidR="00833BD8" w:rsidRPr="009F36E1">
              <w:rPr>
                <w:rStyle w:val="Refdecomentrio"/>
                <w:rFonts w:ascii="Arial" w:hAnsi="Arial" w:cs="Arial"/>
                <w:sz w:val="28"/>
                <w:szCs w:val="28"/>
              </w:rPr>
              <w:commentReference w:id="0"/>
            </w:r>
          </w:p>
        </w:tc>
      </w:tr>
      <w:tr w:rsidR="00770E7F" w:rsidRPr="009F36E1" w14:paraId="48ED7BFE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272F493B" w14:textId="1AD7452F" w:rsidR="00770E7F" w:rsidRPr="00F63CDB" w:rsidRDefault="001726FD" w:rsidP="00B34ADF">
            <w:pPr>
              <w:spacing w:line="240" w:lineRule="auto"/>
              <w:ind w:right="34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254128301"/>
                <w:placeholder>
                  <w:docPart w:val="D299773260594DFB838BAFD35996AEEF"/>
                </w:placeholder>
                <w15:color w:val="808080"/>
                <w:comboBox>
                  <w:listItem w:value="Escolher um item."/>
                  <w:listItem w:displayText="Apelante" w:value="Apelante"/>
                  <w:listItem w:displayText="Agravante" w:value="Agravante"/>
                  <w:listItem w:displayText="Requerente" w:value="Requerente"/>
                  <w:listItem w:displayText="Autor" w:value="Autor"/>
                  <w:listItem w:displayText="Embargante" w:value="Embargante"/>
                  <w:listItem w:displayText="Suscitante" w:value="Suscitante"/>
                  <w:listItem w:displayText="Impetrante" w:value="Impetrante"/>
                  <w:listItem w:displayText="Exequente" w:value="Exequente"/>
                </w:comboBox>
              </w:sdtPr>
              <w:sdtEndPr/>
              <w:sdtContent>
                <w:r w:rsidR="00BA5180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Apelante</w:t>
                </w:r>
              </w:sdtContent>
            </w:sdt>
            <w:r w:rsidR="00BA5180">
              <w:rPr>
                <w:rFonts w:ascii="Arial" w:hAnsi="Arial" w:cs="Arial"/>
                <w:sz w:val="28"/>
                <w:szCs w:val="28"/>
              </w:rPr>
              <w:t xml:space="preserve"> (s)</w:t>
            </w:r>
          </w:p>
        </w:tc>
        <w:tc>
          <w:tcPr>
            <w:tcW w:w="447" w:type="dxa"/>
            <w:vAlign w:val="center"/>
          </w:tcPr>
          <w:p w14:paraId="5C191C1F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4A58BA3C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WANDERLEI ALVES DA SILVA</w:t>
            </w:r>
          </w:p>
        </w:tc>
      </w:tr>
      <w:tr w:rsidR="00770E7F" w:rsidRPr="009F36E1" w14:paraId="55763F2D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59BAA433" w14:textId="5D3E5176" w:rsidR="00770E7F" w:rsidRPr="009F36E1" w:rsidRDefault="001726FD" w:rsidP="009F36E1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1351640470"/>
                <w:placeholder>
                  <w:docPart w:val="7AA328237CE04ECF8850841618042D0C"/>
                </w:placeholder>
                <w15:color w:val="000000"/>
                <w:comboBox>
                  <w:listItem w:value="Escolher um item."/>
                  <w:listItem w:displayText="Apelado" w:value="Apelado"/>
                  <w:listItem w:displayText="Agravado" w:value="Agravado"/>
                  <w:listItem w:displayText="Autoridade coatora" w:value="Autoridade coatora"/>
                  <w:listItem w:displayText="Embargado" w:value="Embargado"/>
                  <w:listItem w:displayText="Requerido" w:value="Requerido"/>
                  <w:listItem w:displayText="Executado" w:value="Executado"/>
                  <w:listItem w:displayText="Suscitado" w:value="Suscitado"/>
                </w:comboBox>
              </w:sdtPr>
              <w:sdtEndPr/>
              <w:sdtContent>
                <w:r w:rsidR="00BA5180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Apelado</w:t>
                </w:r>
              </w:sdtContent>
            </w:sdt>
            <w:r w:rsidR="00BA5180">
              <w:rPr>
                <w:rFonts w:ascii="Arial" w:hAnsi="Arial" w:cs="Arial"/>
                <w:sz w:val="28"/>
                <w:szCs w:val="28"/>
              </w:rPr>
              <w:t xml:space="preserve"> (a)(s)</w:t>
            </w:r>
          </w:p>
        </w:tc>
        <w:tc>
          <w:tcPr>
            <w:tcW w:w="447" w:type="dxa"/>
            <w:vAlign w:val="center"/>
          </w:tcPr>
          <w:p w14:paraId="683A2C11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1AB96577" w14:textId="77777777" w:rsidR="00770E7F" w:rsidRPr="009F36E1" w:rsidRDefault="00770E7F" w:rsidP="00B34ADF">
            <w:pPr>
              <w:ind w:right="-74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BANCO AGIBANK S.A.</w:t>
            </w:r>
          </w:p>
        </w:tc>
      </w:tr>
      <w:tr w:rsidR="00770E7F" w:rsidRPr="009F36E1" w14:paraId="640EA867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34627CFC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Relator(a)</w:t>
            </w:r>
          </w:p>
        </w:tc>
        <w:tc>
          <w:tcPr>
            <w:tcW w:w="447" w:type="dxa"/>
            <w:vAlign w:val="center"/>
          </w:tcPr>
          <w:p w14:paraId="4161AF01" w14:textId="77777777" w:rsidR="00770E7F" w:rsidRPr="009F36E1" w:rsidRDefault="00770E7F" w:rsidP="00B34ADF">
            <w:pPr>
              <w:ind w:right="-11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5B83A2F0" w14:textId="77777777" w:rsidR="00770E7F" w:rsidRPr="009F36E1" w:rsidRDefault="00770E7F" w:rsidP="00B34ADF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Des. Sérgio Rocha</w:t>
            </w:r>
          </w:p>
        </w:tc>
      </w:tr>
    </w:tbl>
    <w:p w14:paraId="638734C5" w14:textId="77777777" w:rsidR="00886ABA" w:rsidRDefault="00886ABA" w:rsidP="00886ABA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4B1C792C" w14:textId="77777777" w:rsidR="00EF5067" w:rsidRDefault="000210BD">
      <w:pPr>
        <w:spacing w:after="0" w:line="360" w:lineRule="auto"/>
        <w:jc w:val="left"/>
        <w:rPr>
          <w:rFonts w:ascii="Arial" w:hAnsi="Arial" w:cs="Arial"/>
          <w:b/>
          <w:bCs/>
          <w:color w:val="595959"/>
          <w:sz w:val="28"/>
          <w:szCs w:val="28"/>
        </w:rPr>
        <w:pPrChange w:id="1005" w:author="Assessor GDSXSR" w:date="2026-10-31T18:16:31Z">
          <w:pPr>
            <w:spacing w:after="0" w:line="360" w:lineRule="auto"/>
            <w:jc w:val="center"/>
          </w:pPr>
        </w:pPrChange>
      </w:pPr>
      <w:r>
        <w:rPr>
          <w:rFonts w:ascii="Arial" w:hAnsi="Arial" w:cs="Arial"/>
          <w:b/>
          <w:bCs/>
          <w:color w:val="595959"/>
          <w:sz w:val="28"/>
          <w:szCs w:val="28"/>
        </w:rPr>
        <w:t>EMENTA</w:t>
      </w:r>
    </w:p>
    <w:p w14:paraId="1E6173CA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1BA3C7F4" w14:textId="52FDA067" w:rsidR="00EF5067" w:rsidRDefault="000210BD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commentRangeStart w:id="5"/>
      <w:r>
        <w:rPr>
          <w:rFonts w:ascii="Arial" w:hAnsi="Arial" w:cs="Arial"/>
          <w:color w:val="595959"/>
          <w:sz w:val="28"/>
          <w:szCs w:val="28"/>
        </w:rPr>
        <w:t xml:space="preserve">APELAÇÃO CÍVEL. DIREITO PROCESSUAL CIVIL. AÇÃO REVISIONAL DE CONTRATO BANCÁRIO</w:t>
      </w:r>
      <w:commentRangeEnd w:id="5"/>
      <w:r>
        <w:rPr>
          <w:rStyle w:val="CommentReference"/>
        </w:rPr>
        <w:commentReference w:id="5"/>
      </w:r>
      <w:del w:id="1006" w:author="Assessor GDSXSR" w:date="2026-10-31T18:16:31Z">
        <w:r>
          <w:rPr>
            <w:rFonts w:ascii="Arial" w:hAnsi="Arial" w:cs="Arial"/>
            <w:color w:val="595959"/>
            <w:sz w:val="28"/>
            <w:szCs w:val="28"/>
          </w:rPr>
          <w:delText xml:space="preserve">. </w:delText>
        </w:r>
        <w:r>
          <w:rPr>
            <w:rFonts w:ascii="Arial" w:hAnsi="Arial" w:cs="Arial"/>
            <w:color w:val="595959"/>
            <w:sz w:val="28"/>
            <w:szCs w:val="28"/>
          </w:rPr>
          <w:delText xml:space="preserve">GRATUIDADE DE JUSTIÇA</w:delText>
        </w:r>
      </w:del>
      <w:r>
        <w:rPr>
          <w:rFonts w:ascii="Arial" w:hAnsi="Arial" w:cs="Arial"/>
          <w:color w:val="595959"/>
          <w:sz w:val="28"/>
          <w:szCs w:val="28"/>
        </w:rPr>
        <w:t xml:space="preserve">. </w:t>
      </w:r>
      <w:r>
        <w:rPr>
          <w:rFonts w:ascii="Arial" w:hAnsi="Arial" w:cs="Arial"/>
          <w:color w:val="595959"/>
          <w:sz w:val="28"/>
          <w:szCs w:val="28"/>
        </w:rPr>
        <w:t xml:space="preserve">FRACIONAMENTO DE AÇÕES. INDÍCIOS DE LITIGÂNCIA ABUSIVA. EMENDA DETERMINADA EM PROCESSO CONEXO. INTERESSE PROCESSUAL. </w:t>
      </w:r>
      <w:r>
        <w:rPr>
          <w:rFonts w:ascii="Arial" w:hAnsi="Arial" w:cs="Arial"/>
          <w:color w:val="595959"/>
          <w:sz w:val="28"/>
          <w:szCs w:val="28"/>
        </w:rPr>
        <w:t xml:space="preserve">EXTINÇÃO SEM RESOLUÇÃO DO MÉRITO.</w:t>
      </w:r>
      <w:r>
        <w:rPr>
          <w:rFonts w:ascii="Arial" w:hAnsi="Arial" w:cs="Arial"/>
          <w:color w:val="595959"/>
          <w:sz w:val="28"/>
          <w:szCs w:val="28"/>
        </w:rPr>
        <w:t xml:space="preserve"> </w:t>
      </w:r>
      <w:del w:id="1007" w:author="Assessor GDSXSR" w:date="2026-10-31T18:16:31Z">
        <w:r>
          <w:rPr>
            <w:rFonts w:ascii="Arial" w:hAnsi="Arial" w:cs="Arial"/>
            <w:color w:val="595959"/>
            <w:sz w:val="28"/>
            <w:szCs w:val="28"/>
          </w:rPr>
          <w:delText xml:space="preserve">APELO</w:delText>
        </w:r>
      </w:del>
      <w:ins w:id="1008" w:author="Assessor GDSXSR" w:date="2026-10-31T18:16:31Z">
        <w:r>
          <w:rPr>
            <w:rFonts w:ascii="Arial" w:hAnsi="Arial" w:cs="Arial"/>
            <w:color w:val="808080"/>
            <w:sz w:val="28"/>
            <w:szCs w:val="28"/>
          </w:rPr>
          <w:t xml:space="preserve">RECURSO</w:t>
        </w:r>
      </w:ins>
      <w:r>
        <w:rPr>
          <w:rFonts w:ascii="Arial" w:hAnsi="Arial" w:cs="Arial"/>
          <w:color w:val="595959"/>
          <w:sz w:val="28"/>
          <w:szCs w:val="28"/>
        </w:rPr>
        <w:t xml:space="preserve"> NÃO PROVIDO.</w:t>
      </w:r>
    </w:p>
    <w:p w14:paraId="753A9EA0" w14:textId="77777777" w:rsidR="00EF5067" w:rsidRDefault="000210BD">
      <w:pPr>
        <w:spacing w:after="0" w:line="360" w:lineRule="auto"/>
        <w:jc w:val="both"/>
        <w:rPr>
          <w:rFonts w:ascii="Arial" w:hAnsi="Arial" w:cs="Arial"/>
          <w:b/>
          <w:bCs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>I. Caso em exame</w:t>
      </w:r>
    </w:p>
    <w:p w14:paraId="64E448CC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commentRangeStart w:id="6"/>
      <w:r>
        <w:rPr>
          <w:rFonts w:ascii="Arial" w:hAnsi="Arial" w:cs="Arial"/>
          <w:color w:val="595959"/>
          <w:sz w:val="28"/>
          <w:szCs w:val="28"/>
        </w:rPr>
        <w:t xml:space="preserve">1. Ação revisional de contrato bancário proposta por pessoa natural aposentada contra BANCO AGIBANK S.A., com pedido de limitação dos juros remuneratórios de crédito pessoal não consignado à taxa média de mercado e de repetição do indébito</w:t>
      </w:r>
      <w:commentRangeEnd w:id="6"/>
      <w:r>
        <w:rPr>
          <w:rStyle w:val="CommentReference"/>
        </w:rPr>
        <w:commentReference w:id="6"/>
      </w:r>
      <w:ins w:id="1009" w:author="Assessor GDSXSR" w:date="2026-10-31T18:16:31Z">
        <w:r>
          <w:rPr>
            <w:rFonts w:ascii="Arial" w:hAnsi="Arial" w:cs="Arial"/>
            <w:color w:val="808080"/>
            <w:sz w:val="28"/>
            <w:szCs w:val="28"/>
          </w:rPr>
          <w:t xml:space="preserve"> (R$ 751,02)</w:t>
        </w:r>
      </w:ins>
      <w:r>
        <w:rPr>
          <w:rFonts w:ascii="Arial" w:hAnsi="Arial" w:cs="Arial"/>
          <w:color w:val="595959"/>
          <w:sz w:val="28"/>
          <w:szCs w:val="28"/>
        </w:rPr>
        <w:t xml:space="preserve">.</w:t>
      </w:r>
    </w:p>
    <w:p w14:paraId="24C9B0DF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2. A sentença extinguiu o processo sem resolução do mérito, por falta de interesse processual, porque o autor ajuizou sete ações revisionais contra o mesmo banco e a emenda para reunir os contratos foi determinada em outro processo.</w:t>
      </w:r>
    </w:p>
    <w:p w14:paraId="68933107" w14:textId="7A174964" w:rsidR="00EF5067" w:rsidRDefault="000210BD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lastRenderedPageBreak/>
        <w:t>3. O autor apel</w:t>
      </w:r>
      <w:r w:rsidR="00337C05">
        <w:rPr>
          <w:rFonts w:ascii="Arial" w:hAnsi="Arial" w:cs="Arial"/>
          <w:color w:val="595959"/>
          <w:sz w:val="28"/>
          <w:szCs w:val="28"/>
        </w:rPr>
        <w:t>ou</w:t>
      </w:r>
      <w:r>
        <w:rPr>
          <w:rFonts w:ascii="Arial" w:hAnsi="Arial" w:cs="Arial"/>
          <w:color w:val="595959"/>
          <w:sz w:val="28"/>
          <w:szCs w:val="28"/>
        </w:rPr>
        <w:t xml:space="preserve"> </w:t>
      </w:r>
      <w:r w:rsidR="00337C05">
        <w:rPr>
          <w:rFonts w:ascii="Arial" w:hAnsi="Arial" w:cs="Arial"/>
          <w:color w:val="595959"/>
          <w:sz w:val="28"/>
          <w:szCs w:val="28"/>
        </w:rPr>
        <w:t>sustentando</w:t>
      </w:r>
      <w:r>
        <w:rPr>
          <w:rFonts w:ascii="Arial" w:hAnsi="Arial" w:cs="Arial"/>
          <w:color w:val="595959"/>
          <w:sz w:val="28"/>
          <w:szCs w:val="28"/>
        </w:rPr>
        <w:t xml:space="preserve"> </w:t>
      </w:r>
      <w:r w:rsidR="00EC2426">
        <w:rPr>
          <w:rFonts w:ascii="Arial" w:hAnsi="Arial" w:cs="Arial"/>
          <w:color w:val="595959"/>
          <w:sz w:val="28"/>
          <w:szCs w:val="28"/>
        </w:rPr>
        <w:t xml:space="preserve">que a gratuidade requerida na inicial foi tacitamente deferida, que </w:t>
      </w:r>
      <w:r>
        <w:rPr>
          <w:rFonts w:ascii="Arial" w:hAnsi="Arial" w:cs="Arial"/>
          <w:color w:val="595959"/>
          <w:sz w:val="28"/>
          <w:szCs w:val="28"/>
        </w:rPr>
        <w:t>cada ação trata de contrato distinto, que não há risco de decisões conflitantes, que a cumulação de pedidos é faculdade e</w:t>
      </w:r>
      <w:r w:rsidR="00EC2426" w:rsidRPr="00EC2426">
        <w:rPr>
          <w:rFonts w:ascii="Arial" w:hAnsi="Arial" w:cs="Arial"/>
          <w:color w:val="595959"/>
          <w:sz w:val="28"/>
          <w:szCs w:val="28"/>
        </w:rPr>
        <w:t xml:space="preserve"> requereu o prosseguimento do feito.</w:t>
      </w:r>
      <w:r w:rsidR="00EC2426">
        <w:rPr>
          <w:rFonts w:ascii="Arial" w:hAnsi="Arial" w:cs="Arial"/>
          <w:color w:val="595959"/>
          <w:sz w:val="28"/>
          <w:szCs w:val="28"/>
        </w:rPr>
        <w:t xml:space="preserve"> </w:t>
      </w:r>
    </w:p>
    <w:p w14:paraId="71CCC776" w14:textId="77777777" w:rsidR="00EF5067" w:rsidRDefault="000210BD">
      <w:pPr>
        <w:spacing w:after="0" w:line="360" w:lineRule="auto"/>
        <w:jc w:val="both"/>
        <w:rPr>
          <w:rFonts w:ascii="Arial" w:hAnsi="Arial" w:cs="Arial"/>
          <w:b/>
          <w:bCs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>II. Questão em discussão</w:t>
      </w:r>
    </w:p>
    <w:p w14:paraId="580CE59D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4. Há duas questões em discussão: (i) saber se cabe deferir a gratuidade de justiça para a fase recursal à pessoa natural cujo pedido não foi apreciado na origem; e (ii) saber se o fracionamento de ações revisionais contra a mesma instituição financeira, com emenda determinada em processo conexo para reunir os contratos, autoriza a extinção do processo sem resolução do mérito por falta de interesse processual.</w:t>
      </w:r>
    </w:p>
    <w:p w14:paraId="01D199AC" w14:textId="77777777" w:rsidR="00EF5067" w:rsidRDefault="000210BD">
      <w:pPr>
        <w:spacing w:after="0" w:line="360" w:lineRule="auto"/>
        <w:jc w:val="both"/>
        <w:rPr>
          <w:rFonts w:ascii="Arial" w:hAnsi="Arial" w:cs="Arial"/>
          <w:b/>
          <w:bCs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>III. Razões de decidir</w:t>
      </w:r>
    </w:p>
    <w:p w14:paraId="61010298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5. A alegação de insuficiência de recursos deduzida por pessoa natural presume-se verdadeira (CPC 99 § 3º). Sem elemento nos autos que a infirme, defere-se a gratuidade de justiça apenas para a fase recursal.</w:t>
      </w:r>
    </w:p>
    <w:p w14:paraId="7ECD7A60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6. A cumulação de pedidos contra o mesmo réu é faculdade do autor (CPC 327), mas não afasta o dever do juiz de prevenir ato contrário à dignidade da justiça (CPC 139 III).</w:t>
      </w:r>
    </w:p>
    <w:p w14:paraId="2BDCC111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7. Constatados indícios de litigância abusiva, o juiz pode exigir a emenda da petição inicial para demonstrar o interesse de agir (Tema Repetitivo 1.198/STJ).</w:t>
      </w:r>
    </w:p>
    <w:p w14:paraId="4EE77D52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8. O ajuizamento de sete ações revisionais contra o mesmo banco, com o mesmo pedido e a mesma causa de pedir, diferindo apenas o contrato, caracteriza fracionamento de demandas e indício de litigância abusiva (Recomendação CNJ 159/2024).</w:t>
      </w:r>
    </w:p>
    <w:p w14:paraId="21BF8BF5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 xml:space="preserve">9. Determinada a emenda, em processo conexo, para reunir os contratos, a extinção da ação fracionada por falta de interesse </w:t>
      </w:r>
      <w:r>
        <w:rPr>
          <w:rFonts w:ascii="Arial" w:hAnsi="Arial" w:cs="Arial"/>
          <w:color w:val="595959"/>
          <w:sz w:val="28"/>
          <w:szCs w:val="28"/>
        </w:rPr>
        <w:lastRenderedPageBreak/>
        <w:t>processual é regular (CPC 485 VI) e não ofende o acesso à justiça (CF 5º XXXV).</w:t>
      </w:r>
    </w:p>
    <w:p w14:paraId="4C68EF53" w14:textId="77777777" w:rsidR="00EF5067" w:rsidRDefault="000210BD">
      <w:pPr>
        <w:spacing w:after="0" w:line="360" w:lineRule="auto"/>
        <w:jc w:val="both"/>
        <w:rPr>
          <w:rFonts w:ascii="Arial" w:hAnsi="Arial" w:cs="Arial"/>
          <w:b/>
          <w:bCs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>IV. Dispositivo</w:t>
      </w:r>
    </w:p>
    <w:p w14:paraId="51D2A44E" w14:textId="77777777" w:rsidR="001C7537" w:rsidRDefault="000210BD" w:rsidP="001C753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 xml:space="preserve">10. </w:t>
      </w:r>
      <w:r w:rsidR="001C7537" w:rsidRPr="001C7537">
        <w:rPr>
          <w:rFonts w:ascii="Arial" w:hAnsi="Arial" w:cs="Arial"/>
          <w:color w:val="595959"/>
          <w:sz w:val="28"/>
          <w:szCs w:val="28"/>
        </w:rPr>
        <w:t>Negou-se provimento ao apelo do autor. Deferiu-se a gratuidade de justiça ao autor apenas para esta fase recursal.</w:t>
      </w:r>
    </w:p>
    <w:p w14:paraId="7BCCF0EB" w14:textId="5FAED949" w:rsidR="00EF5067" w:rsidRDefault="000210BD" w:rsidP="001C753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__________</w:t>
      </w:r>
    </w:p>
    <w:p w14:paraId="004352E6" w14:textId="77777777" w:rsidR="00EF5067" w:rsidRDefault="000210BD">
      <w:pPr>
        <w:keepNext/>
        <w:spacing w:after="0" w:line="360" w:lineRule="auto"/>
        <w:jc w:val="both"/>
        <w:rPr>
          <w:rFonts w:ascii="Arial" w:hAnsi="Arial" w:cs="Arial"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Dispositivos relevantes citados:</w:t>
      </w:r>
      <w:r>
        <w:rPr>
          <w:rFonts w:ascii="Arial" w:hAnsi="Arial" w:cs="Arial"/>
          <w:color w:val="595959"/>
          <w:sz w:val="26"/>
          <w:szCs w:val="26"/>
        </w:rPr>
        <w:t xml:space="preserve"> CF</w:t>
      </w:r>
      <w:del w:id="1010" w:author="Assessor GDSXSR" w:date="2026-10-31T18:16:31Z">
        <w:r>
          <w:rPr>
            <w:rFonts w:ascii="Arial" w:hAnsi="Arial" w:cs="Arial"/>
            <w:color w:val="595959"/>
            <w:sz w:val="26"/>
            <w:szCs w:val="26"/>
          </w:rPr>
          <w:delText xml:space="preserve">/1988, art.</w:delText>
        </w:r>
      </w:del>
      <w:r>
        <w:rPr>
          <w:rFonts w:ascii="Arial" w:hAnsi="Arial" w:cs="Arial"/>
          <w:color w:val="595959"/>
          <w:sz w:val="26"/>
          <w:szCs w:val="26"/>
        </w:rPr>
        <w:t xml:space="preserve"> 5º</w:t>
      </w:r>
      <w:del w:id="1011" w:author="Assessor GDSXSR" w:date="2026-10-31T18:16:31Z">
        <w:r>
          <w:rPr>
            <w:rFonts w:ascii="Arial" w:hAnsi="Arial" w:cs="Arial"/>
            <w:color w:val="595959"/>
            <w:sz w:val="26"/>
            <w:szCs w:val="26"/>
          </w:rPr>
          <w:delText xml:space="preserve">,</w:delText>
        </w:r>
      </w:del>
      <w:r>
        <w:rPr>
          <w:rFonts w:ascii="Arial" w:hAnsi="Arial" w:cs="Arial"/>
          <w:color w:val="595959"/>
          <w:sz w:val="26"/>
          <w:szCs w:val="26"/>
        </w:rPr>
        <w:t xml:space="preserve"> XXXV; CPC</w:t>
      </w:r>
      <w:del w:id="1012" w:author="Assessor GDSXSR" w:date="2026-10-31T18:16:31Z">
        <w:r>
          <w:rPr>
            <w:rFonts w:ascii="Arial" w:hAnsi="Arial" w:cs="Arial"/>
            <w:color w:val="595959"/>
            <w:sz w:val="26"/>
            <w:szCs w:val="26"/>
          </w:rPr>
          <w:delText xml:space="preserve">, arts.</w:delText>
        </w:r>
      </w:del>
      <w:r>
        <w:rPr>
          <w:rFonts w:ascii="Arial" w:hAnsi="Arial" w:cs="Arial"/>
          <w:color w:val="595959"/>
          <w:sz w:val="26"/>
          <w:szCs w:val="26"/>
        </w:rPr>
        <w:t xml:space="preserve"> 99</w:t>
      </w:r>
      <w:del w:id="1013" w:author="Assessor GDSXSR" w:date="2026-10-31T18:16:31Z">
        <w:r>
          <w:rPr>
            <w:rFonts w:ascii="Arial" w:hAnsi="Arial" w:cs="Arial"/>
            <w:color w:val="595959"/>
            <w:sz w:val="26"/>
            <w:szCs w:val="26"/>
          </w:rPr>
          <w:delText xml:space="preserve">,</w:delText>
        </w:r>
      </w:del>
      <w:r>
        <w:rPr>
          <w:rFonts w:ascii="Arial" w:hAnsi="Arial" w:cs="Arial"/>
          <w:color w:val="595959"/>
          <w:sz w:val="26"/>
          <w:szCs w:val="26"/>
        </w:rPr>
        <w:t xml:space="preserve"> § 3º, 139</w:t>
      </w:r>
      <w:del w:id="1014" w:author="Assessor GDSXSR" w:date="2026-10-31T18:16:31Z">
        <w:r>
          <w:rPr>
            <w:rFonts w:ascii="Arial" w:hAnsi="Arial" w:cs="Arial"/>
            <w:color w:val="595959"/>
            <w:sz w:val="26"/>
            <w:szCs w:val="26"/>
          </w:rPr>
          <w:delText xml:space="preserve">,</w:delText>
        </w:r>
      </w:del>
      <w:r>
        <w:rPr>
          <w:rFonts w:ascii="Arial" w:hAnsi="Arial" w:cs="Arial"/>
          <w:color w:val="595959"/>
          <w:sz w:val="26"/>
          <w:szCs w:val="26"/>
        </w:rPr>
        <w:t xml:space="preserve"> III, 327 e 485</w:t>
      </w:r>
      <w:del w:id="1015" w:author="Assessor GDSXSR" w:date="2026-10-31T18:16:31Z">
        <w:r>
          <w:rPr>
            <w:rFonts w:ascii="Arial" w:hAnsi="Arial" w:cs="Arial"/>
            <w:color w:val="595959"/>
            <w:sz w:val="26"/>
            <w:szCs w:val="26"/>
          </w:rPr>
          <w:delText xml:space="preserve">,</w:delText>
        </w:r>
      </w:del>
      <w:r>
        <w:rPr>
          <w:rFonts w:ascii="Arial" w:hAnsi="Arial" w:cs="Arial"/>
          <w:color w:val="595959"/>
          <w:sz w:val="26"/>
          <w:szCs w:val="26"/>
        </w:rPr>
        <w:t xml:space="preserve"> VI; Recomendação CNJ nº 159/2024.</w:t>
      </w:r>
    </w:p>
    <w:p w14:paraId="31CFE7D8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595959"/>
          <w:sz w:val="26"/>
          <w:szCs w:val="26"/>
        </w:rPr>
      </w:pPr>
      <w:commentRangeStart w:id="7"/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Jurisprudência relevante citada:</w:t>
      </w:r>
      <w:commentRangeEnd w:id="7"/>
      <w:r>
        <w:rPr>
          <w:rStyle w:val="CommentReference"/>
        </w:rPr>
        <w:commentReference w:id="7"/>
      </w:r>
      <w:r>
        <w:rPr>
          <w:rFonts w:ascii="Arial" w:hAnsi="Arial" w:cs="Arial"/>
          <w:color w:val="595959"/>
          <w:sz w:val="26"/>
          <w:szCs w:val="26"/>
        </w:rPr>
        <w:t xml:space="preserve"> STJ, REsp nº 2.021.665/MS, Tema Repetitivo 1.198, Rel. Min. Moura Ribeiro, Corte Especial, j. 13/03/2025, DJEN 11/06/2026; TJDFT, Acórdão </w:t>
      </w:r>
      <w:del w:id="1016" w:author="Assessor GDSXSR" w:date="2026-10-31T18:16:31Z">
        <w:r>
          <w:rPr>
            <w:rFonts w:ascii="Arial" w:hAnsi="Arial" w:cs="Arial"/>
            <w:color w:val="595959"/>
            <w:sz w:val="26"/>
            <w:szCs w:val="26"/>
          </w:rPr>
          <w:delText xml:space="preserve">nº </w:delText>
        </w:r>
      </w:del>
      <w:r>
        <w:rPr>
          <w:rFonts w:ascii="Arial" w:hAnsi="Arial" w:cs="Arial"/>
          <w:color w:val="595959"/>
          <w:sz w:val="26"/>
          <w:szCs w:val="26"/>
        </w:rPr>
        <w:t xml:space="preserve">2066137, </w:t>
      </w:r>
      <w:del w:id="1017" w:author="Assessor GDSXSR" w:date="2026-10-31T18:16:31Z">
        <w:r>
          <w:rPr>
            <w:rFonts w:ascii="Arial" w:hAnsi="Arial" w:cs="Arial"/>
            <w:color w:val="595959"/>
            <w:sz w:val="26"/>
            <w:szCs w:val="26"/>
          </w:rPr>
          <w:delText xml:space="preserve">Apelação Cível</w:delText>
        </w:r>
      </w:del>
      <w:ins w:id="1018" w:author="Assessor GDSXSR" w:date="2026-10-31T18:16:31Z">
        <w:r>
          <w:rPr>
            <w:rFonts w:ascii="Arial" w:hAnsi="Arial" w:cs="Arial"/>
            <w:color w:val="808080"/>
            <w:sz w:val="26"/>
            <w:szCs w:val="26"/>
          </w:rPr>
          <w:t xml:space="preserve">Processo</w:t>
        </w:r>
      </w:ins>
      <w:r>
        <w:rPr>
          <w:rFonts w:ascii="Arial" w:hAnsi="Arial" w:cs="Arial"/>
          <w:color w:val="595959"/>
          <w:sz w:val="26"/>
          <w:szCs w:val="26"/>
        </w:rPr>
        <w:t xml:space="preserve"> nº 0705389-22.2025.8.07.0019, Rel. Des. Aiston Henrique de Sousa, 4ª Turma Cível, j. 06/11/2025, DJe 27/11/2025</w:t>
      </w:r>
      <w:del w:id="1019" w:author="Assessor GDSXSR" w:date="2026-10-31T18:16:31Z">
        <w:r>
          <w:rPr>
            <w:rFonts w:ascii="Arial" w:hAnsi="Arial" w:cs="Arial"/>
            <w:color w:val="595959"/>
            <w:sz w:val="26"/>
            <w:szCs w:val="26"/>
          </w:rPr>
          <w:delText xml:space="preserve">; TJDFT, Acórdão nº 2086286, Apelação Cível nº 0706709-10</w:delText>
        </w:r>
      </w:del>
      <w:r>
        <w:rPr>
          <w:rFonts w:ascii="Arial" w:hAnsi="Arial" w:cs="Arial"/>
          <w:color w:val="595959"/>
          <w:sz w:val="26"/>
          <w:szCs w:val="26"/>
        </w:rPr>
        <w:t xml:space="preserve">.</w:t>
      </w:r>
      <w:del w:id="1020" w:author="Assessor GDSXSR" w:date="2026-10-31T18:16:31Z">
        <w:r>
          <w:rPr>
            <w:rFonts w:ascii="Arial" w:hAnsi="Arial" w:cs="Arial"/>
            <w:color w:val="595959"/>
            <w:sz w:val="26"/>
            <w:szCs w:val="26"/>
          </w:rPr>
          <w:delText xml:space="preserve">2025.8.07.0019, Rel. Des. Robson Teixeira de Freitas, 8ª Turma Cível, j. 03/02/2026, DJe 24/02/2026.</w:delText>
        </w:r>
      </w:del>
    </w:p>
    <w:p w14:paraId="0FFE1C58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229219C9" w14:textId="68AA30B4" w:rsidR="00EF5067" w:rsidRDefault="000210BD">
      <w:pPr>
        <w:spacing w:after="0" w:line="360" w:lineRule="auto"/>
        <w:rPr>
          <w:rFonts w:ascii="Arial" w:hAnsi="Arial" w:cs="Arial"/>
          <w:b/>
          <w:bCs/>
          <w:color w:val="FF0000"/>
          <w:sz w:val="28"/>
          <w:szCs w:val="28"/>
        </w:rPr>
      </w:pPr>
      <w:r>
        <w:rPr>
          <w:rFonts w:ascii="Arial" w:hAnsi="Arial" w:cs="Arial"/>
          <w:b/>
          <w:bCs/>
          <w:color w:val="FF0000"/>
          <w:sz w:val="28"/>
          <w:szCs w:val="28"/>
          <w:highlight w:val="yellow"/>
        </w:rPr>
        <w:t xml:space="preserve">RESUMO DA </w:t>
      </w:r>
      <w:r w:rsidRPr="00D565C8">
        <w:rPr>
          <w:rFonts w:ascii="Arial" w:hAnsi="Arial" w:cs="Arial"/>
          <w:b/>
          <w:bCs/>
          <w:color w:val="FF0000"/>
          <w:sz w:val="28"/>
          <w:szCs w:val="28"/>
          <w:highlight w:val="yellow"/>
        </w:rPr>
        <w:t>APELAÇÃO</w:t>
      </w:r>
      <w:r w:rsidR="00D565C8" w:rsidRPr="00D565C8">
        <w:rPr>
          <w:b/>
          <w:bCs/>
          <w:color w:val="EE0000"/>
          <w:highlight w:val="yellow"/>
        </w:rPr>
        <w:t xml:space="preserve"> </w:t>
      </w:r>
      <w:r w:rsidR="00D565C8" w:rsidRPr="00D565C8">
        <w:rPr>
          <w:rFonts w:ascii="Arial" w:hAnsi="Arial" w:cs="Arial"/>
          <w:b/>
          <w:bCs/>
          <w:color w:val="FF0000"/>
          <w:sz w:val="28"/>
          <w:szCs w:val="28"/>
          <w:highlight w:val="yellow"/>
        </w:rPr>
        <w:t>EM SENTIDO CONTRÁRIO AO VOTO</w:t>
      </w:r>
    </w:p>
    <w:p w14:paraId="59F4083D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I. RAZÕES RECURSAIS</w:t>
      </w:r>
    </w:p>
    <w:p w14:paraId="01ECEC4C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Gratuidade de justiça e preparo</w:t>
      </w:r>
    </w:p>
    <w:p w14:paraId="7931D4CE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1. Sustenta que a gratuidade requerida na inicial não foi apreciada e se presume tacitamente deferida, o que o dispensa do preparo.</w:t>
      </w:r>
    </w:p>
    <w:p w14:paraId="07BDE1B2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Contratos distintos</w:t>
      </w:r>
    </w:p>
    <w:p w14:paraId="1A8821A3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2. Afirma que as ações envolvem contratos diversos, com datas, valores, prazos, taxas e cláusulas próprias, e que cada uma exige análise específica.</w:t>
      </w:r>
    </w:p>
    <w:p w14:paraId="737F37FD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Ausência de risco de decisões conflitantes</w:t>
      </w:r>
    </w:p>
    <w:p w14:paraId="7293D394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3. Alega que o reconhecimento da abusividade em um contrato não interfere nos demais, de modo que não há risco de decisões contraditórias.</w:t>
      </w:r>
    </w:p>
    <w:p w14:paraId="2C28B98C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lastRenderedPageBreak/>
        <w:t>Cumulação como faculdade e acesso à justiça</w:t>
      </w:r>
    </w:p>
    <w:p w14:paraId="3162EF2D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4. Defende que a cumulação de pedidos compatíveis é mera faculdade, que impô-la viola o acesso à justiça (CF 5º XXXV) e que a reunião forçada das ações beneficia o banco.</w:t>
      </w:r>
    </w:p>
    <w:p w14:paraId="3B7E577B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Precedentes do TJSC</w:t>
      </w:r>
    </w:p>
    <w:p w14:paraId="78EEE41E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5. Invoca precedentes do TJSC que cassaram sentenças de extinção de ações revisionais autônomas.</w:t>
      </w:r>
    </w:p>
    <w:p w14:paraId="7FB25C50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II. PEDIDO</w:t>
      </w:r>
    </w:p>
    <w:p w14:paraId="788C6E5B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6. Requer o provimento do apelo para afastar a extinção e determinar o regular prosseguimento do feito.</w:t>
      </w:r>
    </w:p>
    <w:p w14:paraId="3E729EA8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4E3D67C6" w14:textId="77777777" w:rsidR="00EF5067" w:rsidRDefault="000210BD">
      <w:pPr>
        <w:spacing w:after="0" w:line="360" w:lineRule="auto"/>
        <w:jc w:val="center"/>
        <w:rPr>
          <w:rFonts w:ascii="Arial" w:hAnsi="Arial" w:cs="Arial"/>
          <w:b/>
          <w:bCs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>RELATÓRIO</w:t>
      </w:r>
    </w:p>
    <w:p w14:paraId="24C3017B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681C8A65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Adoto o relatório da r. sentença:</w:t>
      </w:r>
    </w:p>
    <w:p w14:paraId="29F6462B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67EEB4AA" w14:textId="77777777" w:rsidR="00EF5067" w:rsidRDefault="000210BD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“Trata-se de </w:t>
      </w:r>
      <w:r w:rsidRPr="001E433B">
        <w:rPr>
          <w:rFonts w:ascii="Arial" w:hAnsi="Arial" w:cs="Arial"/>
          <w:b/>
          <w:bCs/>
          <w:i/>
          <w:iCs/>
          <w:color w:val="595959"/>
          <w:sz w:val="26"/>
          <w:szCs w:val="26"/>
        </w:rPr>
        <w:t>AÇÃO REVISIONAL DE CONTRATO BANCÁRIO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 ajuizada sob a égide do rito comum do Código de Processo Civil por </w:t>
      </w:r>
      <w:r w:rsidRPr="001E433B">
        <w:rPr>
          <w:rFonts w:ascii="Arial" w:hAnsi="Arial" w:cs="Arial"/>
          <w:b/>
          <w:bCs/>
          <w:i/>
          <w:iCs/>
          <w:color w:val="595959"/>
          <w:sz w:val="26"/>
          <w:szCs w:val="26"/>
        </w:rPr>
        <w:t>WANDERLEI ALVES DA SILVA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 em face </w:t>
      </w:r>
      <w:r w:rsidRPr="001E433B">
        <w:rPr>
          <w:rFonts w:ascii="Arial" w:hAnsi="Arial" w:cs="Arial"/>
          <w:b/>
          <w:bCs/>
          <w:i/>
          <w:iCs/>
          <w:color w:val="595959"/>
          <w:sz w:val="26"/>
          <w:szCs w:val="26"/>
        </w:rPr>
        <w:t>BANCO AGIBANK S.A.</w:t>
      </w:r>
      <w:r>
        <w:rPr>
          <w:rFonts w:ascii="Arial" w:hAnsi="Arial" w:cs="Arial"/>
          <w:i/>
          <w:iCs/>
          <w:color w:val="595959"/>
          <w:sz w:val="26"/>
          <w:szCs w:val="26"/>
        </w:rPr>
        <w:t>, partes qualificadas em epígrafe.</w:t>
      </w:r>
    </w:p>
    <w:p w14:paraId="4B95BDD1" w14:textId="77777777" w:rsidR="00EF5067" w:rsidRDefault="000210BD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Narra a parte autora que os contratos são inválidos por juros excessivos.</w:t>
      </w:r>
    </w:p>
    <w:p w14:paraId="4A9FCF85" w14:textId="77777777" w:rsidR="00EF5067" w:rsidRDefault="000210BD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Foram os autos conclusos para decisão.</w:t>
      </w:r>
    </w:p>
    <w:p w14:paraId="6FE8FDED" w14:textId="77777777" w:rsidR="00EF5067" w:rsidRDefault="000210BD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Esse é o relato do que reputo ser necessário. Passo a decidir.” (ID 90312726).</w:t>
      </w:r>
    </w:p>
    <w:p w14:paraId="58625A6B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5033954F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O MM. Juiz sentenciante, Dr. Matheus Stamillo Santarelli Zuliani, da Vara Cível de Planaltina, julgou no seguinte sentido:</w:t>
      </w:r>
    </w:p>
    <w:p w14:paraId="571BFCE6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67C1D4C6" w14:textId="77777777" w:rsidR="00EF5067" w:rsidRPr="00746E7B" w:rsidRDefault="000210BD">
      <w:pPr>
        <w:spacing w:after="0" w:line="360" w:lineRule="auto"/>
        <w:ind w:left="2268" w:firstLine="1134"/>
        <w:jc w:val="both"/>
        <w:rPr>
          <w:rFonts w:ascii="Arial" w:hAnsi="Arial" w:cs="Arial"/>
          <w:b/>
          <w:bCs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lastRenderedPageBreak/>
        <w:t>“</w:t>
      </w:r>
      <w:r w:rsidRPr="00746E7B">
        <w:rPr>
          <w:rFonts w:ascii="Arial" w:hAnsi="Arial" w:cs="Arial"/>
          <w:b/>
          <w:bCs/>
          <w:i/>
          <w:iCs/>
          <w:color w:val="595959"/>
          <w:sz w:val="26"/>
          <w:szCs w:val="26"/>
        </w:rPr>
        <w:t>Ante o exposto JULGO EXTINTO, sem resolução do mérito, o presente processo, por falta de interesse processual, com fundamento no art. 485, VI, do Código de Processo Civil.</w:t>
      </w:r>
    </w:p>
    <w:p w14:paraId="120CAC3D" w14:textId="77777777" w:rsidR="00EF5067" w:rsidRPr="00746E7B" w:rsidRDefault="000210BD">
      <w:pPr>
        <w:spacing w:after="0" w:line="360" w:lineRule="auto"/>
        <w:ind w:left="2268" w:firstLine="1134"/>
        <w:jc w:val="both"/>
        <w:rPr>
          <w:rFonts w:ascii="Arial" w:hAnsi="Arial" w:cs="Arial"/>
          <w:b/>
          <w:bCs/>
          <w:i/>
          <w:iCs/>
          <w:color w:val="595959"/>
          <w:sz w:val="26"/>
          <w:szCs w:val="26"/>
        </w:rPr>
      </w:pPr>
      <w:r w:rsidRPr="00746E7B">
        <w:rPr>
          <w:rFonts w:ascii="Arial" w:hAnsi="Arial" w:cs="Arial"/>
          <w:b/>
          <w:bCs/>
          <w:i/>
          <w:iCs/>
          <w:color w:val="595959"/>
          <w:sz w:val="26"/>
          <w:szCs w:val="26"/>
        </w:rPr>
        <w:t>E ainda, CANCELO A DISTRIBUIÇÃO destes autos, adotando-se as cautelas de praxe.</w:t>
      </w:r>
    </w:p>
    <w:p w14:paraId="0B3860C0" w14:textId="2930E5D5" w:rsidR="00EF5067" w:rsidRDefault="000210BD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commentRangeStart w:id="9"/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Sem custas e sem </w:t>
      </w:r>
      <w:commentRangeEnd w:id="9"/>
      <w:r>
        <w:rPr>
          <w:rStyle w:val="CommentReference"/>
        </w:rPr>
        <w:commentReference w:id="9"/>
      </w:r>
      <w:del w:id="1021" w:author="Assessor GDSXSR" w:date="2026-10-31T18:16:31Z">
        <w:r>
          <w:rPr>
            <w:rFonts w:ascii="Arial" w:hAnsi="Arial" w:cs="Arial"/>
            <w:i/>
            <w:iCs/>
            <w:color w:val="595959"/>
            <w:sz w:val="26"/>
            <w:szCs w:val="26"/>
          </w:rPr>
          <w:delText xml:space="preserve">H</w:delText>
        </w:r>
        <w:r>
          <w:rPr>
            <w:rFonts w:ascii="Arial" w:hAnsi="Arial" w:cs="Arial"/>
            <w:i/>
            <w:iCs/>
            <w:color w:val="595959"/>
            <w:sz w:val="26"/>
            <w:szCs w:val="26"/>
          </w:rPr>
          <w:delText xml:space="preserve">onorários</w:delText>
        </w:r>
      </w:del>
      <w:ins w:id="1022" w:author="Assessor GDSXSR" w:date="2026-10-31T18:16:31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honorários</w:t>
        </w:r>
      </w:ins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. (...)”</w:t>
      </w:r>
      <w:ins w:id="1023" w:author="Assessor GDSXSR" w:date="2026-10-31T18:16:31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 (ID 90312726)</w:t>
        </w:r>
      </w:ins>
    </w:p>
    <w:p w14:paraId="0CE46F42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328CF1B9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commentRangeStart w:id="8"/>
      <w:r>
        <w:rPr>
          <w:rFonts w:ascii="Arial" w:hAnsi="Arial" w:cs="Arial"/>
          <w:color w:val="595959"/>
          <w:sz w:val="28"/>
          <w:szCs w:val="28"/>
        </w:rPr>
        <w:t xml:space="preserve">Apelo do autor, WANDERLEI ALVES DA SILVA</w:t>
      </w:r>
      <w:commentRangeEnd w:id="8"/>
      <w:r>
        <w:rPr>
          <w:rStyle w:val="CommentReference"/>
        </w:rPr>
        <w:commentReference w:id="8"/>
      </w:r>
      <w:ins w:id="1024" w:author="Assessor GDSXSR" w:date="2026-10-31T18:16:31Z">
        <w:r>
          <w:rPr>
            <w:rFonts w:ascii="Arial" w:hAnsi="Arial" w:cs="Arial"/>
            <w:color w:val="808080"/>
            <w:sz w:val="28"/>
            <w:szCs w:val="28"/>
          </w:rPr>
          <w:t xml:space="preserve"> (ID 90312732)</w:t>
        </w:r>
      </w:ins>
      <w:r>
        <w:rPr>
          <w:rFonts w:ascii="Arial" w:hAnsi="Arial" w:cs="Arial"/>
          <w:color w:val="595959"/>
          <w:sz w:val="28"/>
          <w:szCs w:val="28"/>
        </w:rPr>
        <w:t xml:space="preserve">, em que alega, em síntese, que: </w:t>
      </w:r>
      <w:r>
        <w:rPr>
          <w:rFonts w:ascii="Arial" w:hAnsi="Arial" w:cs="Arial"/>
          <w:b/>
          <w:bCs/>
          <w:color w:val="595959"/>
          <w:sz w:val="28"/>
          <w:szCs w:val="28"/>
        </w:rPr>
        <w:t xml:space="preserve">1)</w:t>
      </w:r>
      <w:r>
        <w:rPr>
          <w:rFonts w:ascii="Arial" w:hAnsi="Arial" w:cs="Arial"/>
          <w:color w:val="595959"/>
          <w:sz w:val="28"/>
          <w:szCs w:val="28"/>
        </w:rPr>
        <w:t xml:space="preserve"> a gratuidade requerida na inicial não foi apreciada e se presume tacitamente deferida, o que o dispensa do preparo; </w:t>
      </w:r>
      <w:r>
        <w:rPr>
          <w:rFonts w:ascii="Arial" w:hAnsi="Arial" w:cs="Arial"/>
          <w:b/>
          <w:bCs/>
          <w:color w:val="595959"/>
          <w:sz w:val="28"/>
          <w:szCs w:val="28"/>
        </w:rPr>
        <w:t xml:space="preserve">2)</w:t>
      </w:r>
      <w:r>
        <w:rPr>
          <w:rFonts w:ascii="Arial" w:hAnsi="Arial" w:cs="Arial"/>
          <w:color w:val="595959"/>
          <w:sz w:val="28"/>
          <w:szCs w:val="28"/>
        </w:rPr>
        <w:t xml:space="preserve"> as ações tratam de contratos distintos, com datas, valores, prazos, taxas e cláusulas próprias</w:t>
      </w:r>
      <w:del w:id="1025" w:author="Assessor GDSXSR" w:date="2026-10-31T18:16:31Z">
        <w:r>
          <w:rPr>
            <w:rFonts w:ascii="Arial" w:hAnsi="Arial" w:cs="Arial"/>
            <w:color w:val="595959"/>
            <w:sz w:val="28"/>
            <w:szCs w:val="28"/>
          </w:rPr>
          <w:delText xml:space="preserve">,</w:delText>
        </w:r>
      </w:del>
      <w:ins w:id="1026" w:author="Assessor GDSXSR" w:date="2026-10-31T18:16:31Z">
        <w:r>
          <w:rPr>
            <w:rFonts w:ascii="Arial" w:hAnsi="Arial" w:cs="Arial"/>
            <w:color w:val="808080"/>
            <w:sz w:val="28"/>
            <w:szCs w:val="28"/>
          </w:rPr>
          <w:t xml:space="preserve">;</w:t>
        </w:r>
      </w:ins>
      <w:r>
        <w:rPr>
          <w:rFonts w:ascii="Arial" w:hAnsi="Arial" w:cs="Arial"/>
          <w:color w:val="595959"/>
          <w:sz w:val="28"/>
          <w:szCs w:val="28"/>
        </w:rPr>
        <w:t xml:space="preserve"> </w:t>
      </w:r>
      <w:del w:id="1027" w:author="Assessor GDSXSR" w:date="2026-10-31T18:16:31Z">
        <w:r>
          <w:rPr>
            <w:rFonts w:ascii="Arial" w:hAnsi="Arial" w:cs="Arial"/>
            <w:color w:val="595959"/>
            <w:sz w:val="28"/>
            <w:szCs w:val="28"/>
          </w:rPr>
          <w:delText xml:space="preserve">e</w:delText>
        </w:r>
      </w:del>
      <w:ins w:id="1028" w:author="Assessor GDSXSR" w:date="2026-10-31T18:16:31Z">
        <w:r>
          <w:rPr>
            <w:b/>
            <w:rFonts w:ascii="Arial" w:hAnsi="Arial" w:cs="Arial"/>
            <w:color w:val="808080"/>
            <w:sz w:val="28"/>
            <w:szCs w:val="28"/>
          </w:rPr>
          <w:t xml:space="preserve">3)</w:t>
        </w:r>
      </w:ins>
      <w:r>
        <w:rPr>
          <w:rFonts w:ascii="Arial" w:hAnsi="Arial" w:cs="Arial"/>
          <w:color w:val="595959"/>
          <w:sz w:val="28"/>
          <w:szCs w:val="28"/>
        </w:rPr>
        <w:t xml:space="preserve"> não há risco de decisões conflitantes, </w:t>
      </w:r>
      <w:ins w:id="1029" w:author="Assessor GDSXSR" w:date="2026-10-31T18:16:31Z">
        <w:r>
          <w:rPr>
            <w:rFonts w:ascii="Arial" w:hAnsi="Arial" w:cs="Arial"/>
            <w:color w:val="808080"/>
            <w:sz w:val="28"/>
            <w:szCs w:val="28"/>
          </w:rPr>
          <w:t xml:space="preserve">pois a abusividade </w:t>
        </w:r>
      </w:ins>
      <w:r>
        <w:rPr>
          <w:rFonts w:ascii="Arial" w:hAnsi="Arial" w:cs="Arial"/>
          <w:color w:val="595959"/>
          <w:sz w:val="28"/>
          <w:szCs w:val="28"/>
        </w:rPr>
        <w:t xml:space="preserve">de </w:t>
      </w:r>
      <w:del w:id="1030" w:author="Assessor GDSXSR" w:date="2026-10-31T18:16:31Z">
        <w:r>
          <w:rPr>
            <w:rFonts w:ascii="Arial" w:hAnsi="Arial" w:cs="Arial"/>
            <w:color w:val="595959"/>
            <w:sz w:val="28"/>
            <w:szCs w:val="28"/>
          </w:rPr>
          <w:delText xml:space="preserve">modo</w:delText>
        </w:r>
      </w:del>
      <w:ins w:id="1031" w:author="Assessor GDSXSR" w:date="2026-10-31T18:16:31Z">
        <w:r>
          <w:rPr>
            <w:rFonts w:ascii="Arial" w:hAnsi="Arial" w:cs="Arial"/>
            <w:color w:val="808080"/>
            <w:sz w:val="28"/>
            <w:szCs w:val="28"/>
          </w:rPr>
          <w:t xml:space="preserve">um</w:t>
        </w:r>
      </w:ins>
      <w:r>
        <w:rPr>
          <w:rFonts w:ascii="Arial" w:hAnsi="Arial" w:cs="Arial"/>
          <w:color w:val="595959"/>
          <w:sz w:val="28"/>
          <w:szCs w:val="28"/>
        </w:rPr>
        <w:t xml:space="preserve"> </w:t>
      </w:r>
      <w:del w:id="1032" w:author="Assessor GDSXSR" w:date="2026-10-31T18:16:31Z">
        <w:r>
          <w:rPr>
            <w:rFonts w:ascii="Arial" w:hAnsi="Arial" w:cs="Arial"/>
            <w:color w:val="595959"/>
            <w:sz w:val="28"/>
            <w:szCs w:val="28"/>
          </w:rPr>
          <w:delText xml:space="preserve">que</w:delText>
        </w:r>
      </w:del>
      <w:ins w:id="1033" w:author="Assessor GDSXSR" w:date="2026-10-31T18:16:31Z">
        <w:r>
          <w:rPr>
            <w:rFonts w:ascii="Arial" w:hAnsi="Arial" w:cs="Arial"/>
            <w:color w:val="808080"/>
            <w:sz w:val="28"/>
            <w:szCs w:val="28"/>
          </w:rPr>
          <w:t xml:space="preserve">contrato não interfere nos demais; </w:t>
        </w:r>
        <w:r>
          <w:rPr>
            <w:b/>
            <w:rFonts w:ascii="Arial" w:hAnsi="Arial" w:cs="Arial"/>
            <w:color w:val="808080"/>
            <w:sz w:val="28"/>
            <w:szCs w:val="28"/>
          </w:rPr>
          <w:t xml:space="preserve">4)</w:t>
        </w:r>
        <w:r>
          <w:rPr>
            <w:rFonts w:ascii="Arial" w:hAnsi="Arial" w:cs="Arial"/>
            <w:color w:val="808080"/>
            <w:sz w:val="28"/>
            <w:szCs w:val="28"/>
          </w:rPr>
          <w:t xml:space="preserve"> a cumulação de pedidos é faculdade, e impô-la viola o acesso à justiça (CF 5º XXXV) e beneficia o banco; </w:t>
        </w:r>
        <w:r>
          <w:rPr>
            <w:b/>
            <w:rFonts w:ascii="Arial" w:hAnsi="Arial" w:cs="Arial"/>
            <w:color w:val="808080"/>
            <w:sz w:val="28"/>
            <w:szCs w:val="28"/>
          </w:rPr>
          <w:t xml:space="preserve">5)</w:t>
        </w:r>
        <w:r>
          <w:rPr>
            <w:rFonts w:ascii="Arial" w:hAnsi="Arial" w:cs="Arial"/>
            <w:color w:val="808080"/>
            <w:sz w:val="28"/>
            <w:szCs w:val="28"/>
          </w:rPr>
          <w:t xml:space="preserve"> precedentes do TJSC afastam</w:t>
        </w:r>
      </w:ins>
      <w:r>
        <w:rPr>
          <w:rFonts w:ascii="Arial" w:hAnsi="Arial" w:cs="Arial"/>
          <w:color w:val="595959"/>
          <w:sz w:val="28"/>
          <w:szCs w:val="28"/>
        </w:rPr>
        <w:t xml:space="preserve"> a extinção </w:t>
      </w:r>
      <w:del w:id="1034" w:author="Assessor GDSXSR" w:date="2026-10-31T18:16:31Z">
        <w:r>
          <w:rPr>
            <w:rFonts w:ascii="Arial" w:hAnsi="Arial" w:cs="Arial"/>
            <w:color w:val="595959"/>
            <w:sz w:val="28"/>
            <w:szCs w:val="28"/>
          </w:rPr>
          <w:delText xml:space="preserve">não</w:delText>
        </w:r>
      </w:del>
      <w:ins w:id="1035" w:author="Assessor GDSXSR" w:date="2026-10-31T18:16:31Z">
        <w:r>
          <w:rPr>
            <w:rFonts w:ascii="Arial" w:hAnsi="Arial" w:cs="Arial"/>
            <w:color w:val="808080"/>
            <w:sz w:val="28"/>
            <w:szCs w:val="28"/>
          </w:rPr>
          <w:t xml:space="preserve">de</w:t>
        </w:r>
      </w:ins>
      <w:r>
        <w:rPr>
          <w:rFonts w:ascii="Arial" w:hAnsi="Arial" w:cs="Arial"/>
          <w:color w:val="595959"/>
          <w:sz w:val="28"/>
          <w:szCs w:val="28"/>
        </w:rPr>
        <w:t xml:space="preserve"> </w:t>
      </w:r>
      <w:del w:id="1036" w:author="Assessor GDSXSR" w:date="2026-10-31T18:16:31Z">
        <w:r>
          <w:rPr>
            <w:rFonts w:ascii="Arial" w:hAnsi="Arial" w:cs="Arial"/>
            <w:color w:val="595959"/>
            <w:sz w:val="28"/>
            <w:szCs w:val="28"/>
          </w:rPr>
          <w:delText xml:space="preserve">se</w:delText>
        </w:r>
      </w:del>
      <w:ins w:id="1037" w:author="Assessor GDSXSR" w:date="2026-10-31T18:16:31Z">
        <w:r>
          <w:rPr>
            <w:rFonts w:ascii="Arial" w:hAnsi="Arial" w:cs="Arial"/>
            <w:color w:val="808080"/>
            <w:sz w:val="28"/>
            <w:szCs w:val="28"/>
          </w:rPr>
          <w:t xml:space="preserve">ações</w:t>
        </w:r>
      </w:ins>
      <w:r>
        <w:rPr>
          <w:rFonts w:ascii="Arial" w:hAnsi="Arial" w:cs="Arial"/>
          <w:color w:val="595959"/>
          <w:sz w:val="28"/>
          <w:szCs w:val="28"/>
        </w:rPr>
        <w:t xml:space="preserve"> </w:t>
      </w:r>
      <w:del w:id="1038" w:author="Assessor GDSXSR" w:date="2026-10-31T18:16:31Z">
        <w:r>
          <w:rPr>
            <w:rFonts w:ascii="Arial" w:hAnsi="Arial" w:cs="Arial"/>
            <w:color w:val="595959"/>
            <w:sz w:val="28"/>
            <w:szCs w:val="28"/>
          </w:rPr>
          <w:delText xml:space="preserve">justifica</w:delText>
        </w:r>
      </w:del>
      <w:ins w:id="1039" w:author="Assessor GDSXSR" w:date="2026-10-31T18:16:31Z">
        <w:r>
          <w:rPr>
            <w:rFonts w:ascii="Arial" w:hAnsi="Arial" w:cs="Arial"/>
            <w:color w:val="808080"/>
            <w:sz w:val="28"/>
            <w:szCs w:val="28"/>
          </w:rPr>
          <w:t xml:space="preserve">revisionais autônomas</w:t>
        </w:r>
      </w:ins>
      <w:r>
        <w:rPr>
          <w:rFonts w:ascii="Arial" w:hAnsi="Arial" w:cs="Arial"/>
          <w:color w:val="595959"/>
          <w:sz w:val="28"/>
          <w:szCs w:val="28"/>
        </w:rPr>
        <w:t xml:space="preserve">.</w:t>
      </w:r>
    </w:p>
    <w:p w14:paraId="64220944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08CA655A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Requer o provimento do apelo para afastar a extinção e determinar o regular prosseguimento do feito.</w:t>
      </w:r>
    </w:p>
    <w:p w14:paraId="579ED388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0325FE33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Sem contrarrazões.</w:t>
      </w:r>
    </w:p>
    <w:p w14:paraId="63958C51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7B34FC8E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É o relatório.</w:t>
      </w:r>
    </w:p>
    <w:p w14:paraId="3AC9D177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6B75A210" w14:textId="77777777" w:rsidR="00EF5067" w:rsidRDefault="000210BD">
      <w:pPr>
        <w:spacing w:after="0" w:line="360" w:lineRule="auto"/>
        <w:jc w:val="center"/>
        <w:rPr>
          <w:rFonts w:ascii="Arial" w:hAnsi="Arial" w:cs="Arial"/>
          <w:b/>
          <w:bCs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>VOTO</w:t>
      </w:r>
    </w:p>
    <w:p w14:paraId="1AD725DE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4AD47869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O Senhor Desembargador SÉRGIO ROCHA – Relator.</w:t>
      </w:r>
    </w:p>
    <w:p w14:paraId="541C27EA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573418B1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Ação ajuizada em 26/01/2026. Sentença proferida em 20/02/2026. Apelo interposto em 17/03/2026. Valor da causa: R$ 751,02.</w:t>
      </w:r>
    </w:p>
    <w:p w14:paraId="04A43298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2A35A119" w14:textId="77777777" w:rsidR="00EF5067" w:rsidRDefault="000210BD">
      <w:pPr>
        <w:spacing w:after="0" w:line="360" w:lineRule="auto"/>
        <w:jc w:val="center"/>
        <w:rPr>
          <w:rFonts w:ascii="Arial" w:hAnsi="Arial" w:cs="Arial"/>
          <w:b/>
          <w:bCs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>APELO DO AUTOR, WANDERLEI ALVES DA SILVA</w:t>
      </w:r>
    </w:p>
    <w:p w14:paraId="6672188B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42246BE1" w14:textId="77777777" w:rsidR="00EF5067" w:rsidRDefault="000210BD">
      <w:pPr>
        <w:spacing w:after="0" w:line="360" w:lineRule="auto"/>
        <w:jc w:val="center"/>
        <w:rPr>
          <w:rFonts w:ascii="Arial" w:hAnsi="Arial" w:cs="Arial"/>
          <w:color w:val="595959"/>
          <w:sz w:val="28"/>
          <w:szCs w:val="28"/>
        </w:rPr>
      </w:pPr>
      <w:r w:rsidRPr="00D565C8">
        <w:rPr>
          <w:rFonts w:ascii="Arial" w:hAnsi="Arial" w:cs="Arial"/>
          <w:color w:val="595959"/>
          <w:sz w:val="28"/>
          <w:szCs w:val="28"/>
          <w:highlight w:val="yellow"/>
        </w:rPr>
        <w:t>DO DEFERIMENTO DA GRATUIDADE DE JUSTIÇA APENAS PARA ESTA FASE RECURSAL</w:t>
      </w:r>
    </w:p>
    <w:p w14:paraId="0A4B7959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0C7B004F" w14:textId="35CFD505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O autor alega que</w:t>
      </w:r>
      <w:r w:rsidR="007001F2">
        <w:rPr>
          <w:rFonts w:ascii="Arial" w:hAnsi="Arial" w:cs="Arial"/>
          <w:color w:val="595959"/>
          <w:sz w:val="28"/>
          <w:szCs w:val="28"/>
        </w:rPr>
        <w:t xml:space="preserve"> </w:t>
      </w:r>
      <w:r>
        <w:rPr>
          <w:rFonts w:ascii="Arial" w:hAnsi="Arial" w:cs="Arial"/>
          <w:color w:val="595959"/>
          <w:sz w:val="28"/>
          <w:szCs w:val="28"/>
        </w:rPr>
        <w:t>a gratuidade requerida na inicial não foi apreciada e se presume tacitamente deferida, razão pela qual não recolheu o preparo (ID 90312732).</w:t>
      </w:r>
    </w:p>
    <w:p w14:paraId="65C79A48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3576B637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Requer a dispensa do preparo.</w:t>
      </w:r>
    </w:p>
    <w:p w14:paraId="263931B3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7B347212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  <w:highlight w:val="yellow"/>
        </w:rPr>
        <w:t>Com razão.</w:t>
      </w:r>
    </w:p>
    <w:p w14:paraId="260918C6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46081DB3" w14:textId="6083F663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O pedido foi formulado na petição inicial e não foi apreciado na origem, e a sentença dispensou as custas (ID 90312726).</w:t>
      </w:r>
    </w:p>
    <w:p w14:paraId="40683797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79297458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commentRangeStart w:id="10"/>
      <w:r>
        <w:rPr>
          <w:rFonts w:ascii="Arial" w:hAnsi="Arial" w:cs="Arial"/>
          <w:color w:val="595959"/>
          <w:sz w:val="28"/>
          <w:szCs w:val="28"/>
        </w:rPr>
        <w:t xml:space="preserve">Dispõe o art. 99, </w:t>
      </w:r>
      <w:commentRangeEnd w:id="10"/>
      <w:r>
        <w:rPr>
          <w:rStyle w:val="CommentReference"/>
        </w:rPr>
        <w:commentReference w:id="10"/>
      </w:r>
      <w:ins w:id="1040" w:author="Assessor GDSXSR" w:date="2026-10-31T18:16:31Z">
        <w:r>
          <w:rPr>
            <w:rFonts w:ascii="Arial" w:hAnsi="Arial" w:cs="Arial"/>
            <w:color w:val="808080"/>
            <w:sz w:val="28"/>
            <w:szCs w:val="28"/>
          </w:rPr>
          <w:t xml:space="preserve">caput e </w:t>
        </w:r>
      </w:ins>
      <w:r>
        <w:rPr>
          <w:rFonts w:ascii="Arial" w:hAnsi="Arial" w:cs="Arial"/>
          <w:color w:val="595959"/>
          <w:sz w:val="28"/>
          <w:szCs w:val="28"/>
        </w:rPr>
        <w:t xml:space="preserve">§ 3º, do CPC:</w:t>
      </w:r>
    </w:p>
    <w:p w14:paraId="466141AA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>
      <w:pPr>
        <w:spacing w:after="0" w:line="360" w:lineRule="auto"/>
        <w:ind w:left="2268"/>
        <w:jc w:val="both"/>
        <w:rPr>
          <w:ins w:id="1043" w:author="Assessor GDSXSR" w:date="2026-10-31T18:16:31Z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“</w:t>
      </w:r>
      <w:ins w:id="1041" w:author="Assessor GDSXSR" w:date="2026-10-31T18:16:31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Art. 99. O pedido de gratuidade da justiça pode ser formulado na petição inicial, na contestação, na petição para ingresso de terceiro no processo ou em recurso.</w:t>
        </w:r>
      </w:ins>
    </w:p>
    <w:p>
      <w:pPr>
        <w:spacing w:after="0" w:line="360" w:lineRule="auto"/>
        <w:ind w:left="2268"/>
        <w:jc w:val="both"/>
        <w:rPr>
          <w:ins w:id="1044" w:author="Assessor GDSXSR" w:date="2026-10-31T18:16:31Z"/>
        </w:rPr>
      </w:pPr>
      <w:ins w:id="1042" w:author="Assessor GDSXSR" w:date="2026-10-31T18:16:31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(...)</w:t>
        </w:r>
      </w:ins>
    </w:p>
    <w:p w14:paraId="1C20ED9A" w14:textId="77777777" w:rsidR="00EF5067" w:rsidRDefault="000210BD">
      <w:pPr>
        <w:spacing w:after="0" w:line="360" w:lineRule="auto"/>
        <w:ind w:left="2268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§ 3º Presume-se verdadeira a alegação de insuficiência deduzida exclusivamente por pessoa natural.”</w:t>
      </w:r>
    </w:p>
    <w:p w14:paraId="3647F46E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0178DE61" w14:textId="128548C6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commentRangeStart w:id="11"/>
      <w:r>
        <w:rPr>
          <w:rFonts w:ascii="Arial" w:hAnsi="Arial" w:cs="Arial"/>
          <w:color w:val="595959"/>
          <w:sz w:val="28"/>
          <w:szCs w:val="28"/>
        </w:rPr>
        <w:t xml:space="preserve">No caso, </w:t>
      </w:r>
      <w:commentRangeEnd w:id="11"/>
      <w:r>
        <w:rPr>
          <w:rStyle w:val="CommentReference"/>
        </w:rPr>
        <w:commentReference w:id="11"/>
      </w:r>
      <w:r w:rsidRPr="007001F2">
        <w:rPr>
          <w:rFonts w:ascii="Arial" w:hAnsi="Arial" w:cs="Arial"/>
          <w:color w:val="595959"/>
          <w:sz w:val="28"/>
          <w:szCs w:val="28"/>
          <w:highlight w:val="yellow"/>
        </w:rPr>
        <w:t>o autor, pessoa natural aposentada, afirmou a insuficiência de recursos, e nada nos autos a infirma. O apelado, citado para responder ao recurso, não a impugnou</w:t>
      </w:r>
      <w:r>
        <w:rPr>
          <w:rFonts w:ascii="Arial" w:hAnsi="Arial" w:cs="Arial"/>
          <w:color w:val="595959"/>
          <w:sz w:val="28"/>
          <w:szCs w:val="28"/>
        </w:rPr>
        <w:t xml:space="preserve"> (ID 90312736).</w:t>
      </w:r>
    </w:p>
    <w:p w14:paraId="14F7EE7B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0684A3DA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 w:rsidRPr="007001F2">
        <w:rPr>
          <w:rFonts w:ascii="Arial" w:hAnsi="Arial" w:cs="Arial"/>
          <w:color w:val="595959"/>
          <w:sz w:val="28"/>
          <w:szCs w:val="28"/>
          <w:highlight w:val="yellow"/>
          <w:u w:val="single"/>
        </w:rPr>
        <w:lastRenderedPageBreak/>
        <w:t>Assim, defiro a gratuidade de justiça ao autor apenas para esta fase recursal</w:t>
      </w:r>
      <w:r>
        <w:rPr>
          <w:rFonts w:ascii="Arial" w:hAnsi="Arial" w:cs="Arial"/>
          <w:color w:val="595959"/>
          <w:sz w:val="28"/>
          <w:szCs w:val="28"/>
        </w:rPr>
        <w:t>.</w:t>
      </w:r>
    </w:p>
    <w:p w14:paraId="298EA5E5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607F0D28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Presentes os pressupostos de admissibilidade, conheço do apelo.</w:t>
      </w:r>
    </w:p>
    <w:p w14:paraId="05289A41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01B25BD3" w14:textId="77777777" w:rsidR="00EF5067" w:rsidRDefault="000210BD">
      <w:pPr>
        <w:spacing w:after="0" w:line="360" w:lineRule="auto"/>
        <w:jc w:val="center"/>
        <w:rPr>
          <w:rFonts w:ascii="Arial" w:hAnsi="Arial" w:cs="Arial"/>
          <w:color w:val="595959"/>
          <w:sz w:val="28"/>
          <w:szCs w:val="28"/>
        </w:rPr>
      </w:pPr>
      <w:commentRangeStart w:id="1"/>
      <w:r w:rsidRPr="007001F2">
        <w:rPr>
          <w:rFonts w:ascii="Arial" w:hAnsi="Arial" w:cs="Arial"/>
          <w:color w:val="595959"/>
          <w:sz w:val="28"/>
          <w:szCs w:val="28"/>
        </w:rPr>
        <w:t>DA MANUTENÇÃO DA EXTINÇÃO DO PROCESSO POR FRACIONAMENTO DE AÇÕES</w:t>
      </w:r>
      <w:commentRangeEnd w:id="1"/>
      <w:r>
        <w:rPr>
          <w:rStyle w:val="Refdecomentrio"/>
          <w:rFonts w:ascii="Arial" w:hAnsi="Arial" w:cs="Arial"/>
          <w:color w:val="595959"/>
          <w:sz w:val="28"/>
          <w:szCs w:val="28"/>
        </w:rPr>
        <w:commentReference w:id="1"/>
      </w:r>
    </w:p>
    <w:p w14:paraId="7687358A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3C1DD662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 xml:space="preserve">O autor alega que: </w:t>
      </w:r>
      <w:r>
        <w:rPr>
          <w:rFonts w:ascii="Arial" w:hAnsi="Arial" w:cs="Arial"/>
          <w:b/>
          <w:bCs/>
          <w:color w:val="595959"/>
          <w:sz w:val="28"/>
          <w:szCs w:val="28"/>
        </w:rPr>
        <w:t>1)</w:t>
      </w:r>
      <w:r>
        <w:rPr>
          <w:rFonts w:ascii="Arial" w:hAnsi="Arial" w:cs="Arial"/>
          <w:color w:val="595959"/>
          <w:sz w:val="28"/>
          <w:szCs w:val="28"/>
        </w:rPr>
        <w:t xml:space="preserve"> as ações tratam de contratos distintos, com datas, valores, prazos, taxas e cláusulas próprias, de modo que a extinção não se justifica; </w:t>
      </w:r>
      <w:r>
        <w:rPr>
          <w:rFonts w:ascii="Arial" w:hAnsi="Arial" w:cs="Arial"/>
          <w:b/>
          <w:bCs/>
          <w:color w:val="595959"/>
          <w:sz w:val="28"/>
          <w:szCs w:val="28"/>
        </w:rPr>
        <w:t>2)</w:t>
      </w:r>
      <w:r>
        <w:rPr>
          <w:rFonts w:ascii="Arial" w:hAnsi="Arial" w:cs="Arial"/>
          <w:color w:val="595959"/>
          <w:sz w:val="28"/>
          <w:szCs w:val="28"/>
        </w:rPr>
        <w:t xml:space="preserve"> não há risco de decisões conflitantes, pois a abusividade de um contrato não interfere nos demais; </w:t>
      </w:r>
      <w:r>
        <w:rPr>
          <w:rFonts w:ascii="Arial" w:hAnsi="Arial" w:cs="Arial"/>
          <w:b/>
          <w:bCs/>
          <w:color w:val="595959"/>
          <w:sz w:val="28"/>
          <w:szCs w:val="28"/>
        </w:rPr>
        <w:t>3)</w:t>
      </w:r>
      <w:r>
        <w:rPr>
          <w:rFonts w:ascii="Arial" w:hAnsi="Arial" w:cs="Arial"/>
          <w:color w:val="595959"/>
          <w:sz w:val="28"/>
          <w:szCs w:val="28"/>
        </w:rPr>
        <w:t xml:space="preserve"> a cumulação de pedidos é faculdade, e impô-la viola o acesso à justiça (CF 5º XXXV), além de caracterizar reunião artificial que beneficia o banco; </w:t>
      </w:r>
      <w:r>
        <w:rPr>
          <w:rFonts w:ascii="Arial" w:hAnsi="Arial" w:cs="Arial"/>
          <w:b/>
          <w:bCs/>
          <w:color w:val="595959"/>
          <w:sz w:val="28"/>
          <w:szCs w:val="28"/>
        </w:rPr>
        <w:t>4)</w:t>
      </w:r>
      <w:r>
        <w:rPr>
          <w:rFonts w:ascii="Arial" w:hAnsi="Arial" w:cs="Arial"/>
          <w:color w:val="595959"/>
          <w:sz w:val="28"/>
          <w:szCs w:val="28"/>
        </w:rPr>
        <w:t xml:space="preserve"> precedentes do TJSC afastam a extinção de ações revisionais autônomas (ID 90312732).</w:t>
      </w:r>
    </w:p>
    <w:p w14:paraId="5FB65321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709FF78C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Requer o afastamento da extinção e o regular prosseguimento do feito.</w:t>
      </w:r>
    </w:p>
    <w:p w14:paraId="43E8988A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4D30C883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  <w:highlight w:val="yellow"/>
        </w:rPr>
        <w:t>Sem razão.</w:t>
      </w:r>
    </w:p>
    <w:p w14:paraId="63893662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21F843EA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commentRangeStart w:id="12"/>
      <w:r>
        <w:rPr>
          <w:rFonts w:ascii="Arial" w:hAnsi="Arial" w:cs="Arial"/>
          <w:color w:val="595959"/>
          <w:sz w:val="28"/>
          <w:szCs w:val="28"/>
        </w:rPr>
        <w:t xml:space="preserve">O CPC admite a cumulação de pedidos contra o mesmo réu, ainda que não haja conexão</w:t>
      </w:r>
      <w:commentRangeEnd w:id="12"/>
      <w:r>
        <w:rPr>
          <w:rStyle w:val="CommentReference"/>
        </w:rPr>
        <w:commentReference w:id="12"/>
      </w:r>
      <w:del w:id="1045" w:author="Assessor GDSXSR" w:date="2026-10-31T18:16:31Z">
        <w:r>
          <w:rPr>
            <w:rFonts w:ascii="Arial" w:hAnsi="Arial" w:cs="Arial"/>
            <w:color w:val="595959"/>
            <w:sz w:val="28"/>
            <w:szCs w:val="28"/>
          </w:rPr>
          <w:delText xml:space="preserve">, e o autor pode discutir contratos distintos em ações próprias</w:delText>
        </w:r>
      </w:del>
      <w:r>
        <w:rPr>
          <w:rFonts w:ascii="Arial" w:hAnsi="Arial" w:cs="Arial"/>
          <w:color w:val="595959"/>
          <w:sz w:val="28"/>
          <w:szCs w:val="28"/>
        </w:rPr>
        <w:t xml:space="preserve">:</w:t>
      </w:r>
    </w:p>
    <w:p w14:paraId="4C523A94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099E200D" w14:textId="77777777" w:rsidR="00EF5067" w:rsidRDefault="000210BD">
      <w:pPr>
        <w:spacing w:after="0" w:line="360" w:lineRule="auto"/>
        <w:ind w:left="2268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lastRenderedPageBreak/>
        <w:t>“Art. 327. É lícita a cumulação, em um único processo, contra o mesmo réu, de vários pedidos, ainda que entre eles não haja conexão.”</w:t>
      </w:r>
    </w:p>
    <w:p w14:paraId="124055DD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492AA92B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Essa faculdade, contudo, não afasta o poder do juiz de dirigir o processo e de prevenir ou reprimir ato contrário à dignidade da justiça, como dispõe o art. 139, III, do CPC:</w:t>
      </w:r>
    </w:p>
    <w:p w14:paraId="04A8C512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599CECF9" w14:textId="77777777" w:rsidR="00EF5067" w:rsidRDefault="000210BD">
      <w:pPr>
        <w:spacing w:after="0" w:line="360" w:lineRule="auto"/>
        <w:ind w:left="2268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“Art. 139. O juiz dirigirá o processo conforme as disposições deste Código, incumbindo-lhe:</w:t>
      </w:r>
    </w:p>
    <w:p w14:paraId="743BF774" w14:textId="77777777" w:rsidR="00EF5067" w:rsidRDefault="000210BD">
      <w:pPr>
        <w:spacing w:after="0" w:line="360" w:lineRule="auto"/>
        <w:ind w:left="2268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(...)</w:t>
      </w:r>
    </w:p>
    <w:p w14:paraId="3B9105AB" w14:textId="77777777" w:rsidR="00EF5067" w:rsidRDefault="000210BD">
      <w:pPr>
        <w:spacing w:after="0" w:line="360" w:lineRule="auto"/>
        <w:ind w:left="2268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III - prevenir ou reprimir qualquer ato contrário à dignidade da justiça e indeferir postulações meramente protelatórias; (...)”</w:t>
      </w:r>
    </w:p>
    <w:p w14:paraId="45933395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3B2EB964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Nessa linha, o c. STJ, no julgamento do Tema Repetitivo 1.198, fixou a seguinte tese:</w:t>
      </w:r>
    </w:p>
    <w:p w14:paraId="0A8AF824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105E2325" w14:textId="77777777" w:rsidR="00EF5067" w:rsidRDefault="000210BD">
      <w:pPr>
        <w:spacing w:after="0" w:line="360" w:lineRule="auto"/>
        <w:ind w:left="2268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“Constatados indícios de litigância abusiva, o juiz pode exigir, de modo fundamentado e com observância à razoabilidade do caso concreto, a emenda da petição inicial a fim de demonstrar o interesse de agir e a autenticidade da postulação, respeitadas as regras de distribuição do ônus da prova.” (REsp n. 2.021.665/MS, relator Ministro Moura Ribeiro, Corte Especial, julgado em 13/3/2025, DJEN de 11/6/2026.)</w:t>
      </w:r>
    </w:p>
    <w:p w14:paraId="06770069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1E5777F1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 xml:space="preserve">No caso, </w:t>
      </w:r>
      <w:r w:rsidRPr="007001F2">
        <w:rPr>
          <w:rFonts w:ascii="Arial" w:hAnsi="Arial" w:cs="Arial"/>
          <w:color w:val="595959"/>
          <w:sz w:val="28"/>
          <w:szCs w:val="28"/>
          <w:highlight w:val="yellow"/>
        </w:rPr>
        <w:t>o autor ajuizou sete ações revisionais contra o mesmo banco, com o mesmo pedido e a mesma causa de pedir, diferindo apenas o contrato</w:t>
      </w:r>
      <w:r>
        <w:rPr>
          <w:rFonts w:ascii="Arial" w:hAnsi="Arial" w:cs="Arial"/>
          <w:color w:val="595959"/>
          <w:sz w:val="28"/>
          <w:szCs w:val="28"/>
        </w:rPr>
        <w:t xml:space="preserve"> (ID 90312726).</w:t>
      </w:r>
    </w:p>
    <w:p w14:paraId="1CA10A15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690C7D93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commentRangeStart w:id="13"/>
      <w:r>
        <w:rPr>
          <w:rFonts w:ascii="Arial" w:hAnsi="Arial" w:cs="Arial"/>
          <w:color w:val="595959"/>
          <w:sz w:val="28"/>
          <w:szCs w:val="28"/>
        </w:rPr>
        <w:t>A sentença registra que, no processo n. 0710988-78.2025.8.07.0006, foi determinada a emenda da inicial para incluir os contratos discutidos nas demais ações (ID 90312726).</w:t>
      </w:r>
      <w:commentRangeEnd w:id="13"/>
      <w:r>
        <w:rPr>
          <w:rStyle w:val="CommentReference"/>
        </w:rPr>
        <w:commentReference w:id="13"/>
      </w:r>
    </w:p>
    <w:p w14:paraId="1F3A6837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1EBCCA78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commentRangeStart w:id="14"/>
      <w:r>
        <w:rPr>
          <w:rFonts w:ascii="Arial" w:hAnsi="Arial" w:cs="Arial"/>
          <w:color w:val="595959"/>
          <w:sz w:val="28"/>
          <w:szCs w:val="28"/>
          <w:highlight w:val="yellow"/>
          <w:rPrChange w:id="1046" w:author="Assessor GDSXSR" w:date="2026-10-31T18:16:31Z">
            <w:rPr>
              <w:rFonts w:ascii="Arial" w:hAnsi="Arial" w:cs="Arial"/>
              <w:color w:val="595959"/>
              <w:sz w:val="28"/>
              <w:szCs w:val="28"/>
            </w:rPr>
          </w:rPrChange>
        </w:rPr>
        <w:t xml:space="preserve">A pulverização de pretensões idênticas em sete ações sobrecarrega o Judiciário e se amolda ao fracionamento de demandas que a Recomendação CNJ 159/2024 aponta como indício de litigância abusiva.</w:t>
      </w:r>
      <w:commentRangeEnd w:id="14"/>
      <w:r>
        <w:rPr>
          <w:rStyle w:val="CommentReference"/>
        </w:rPr>
        <w:commentReference w:id="14"/>
      </w:r>
    </w:p>
    <w:p w14:paraId="4BB011D2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3CA86FEB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 xml:space="preserve">Por isso, </w:t>
      </w:r>
      <w:r w:rsidRPr="007001F2">
        <w:rPr>
          <w:rFonts w:ascii="Arial" w:hAnsi="Arial" w:cs="Arial"/>
          <w:color w:val="595959"/>
          <w:sz w:val="28"/>
          <w:szCs w:val="28"/>
          <w:highlight w:val="yellow"/>
        </w:rPr>
        <w:t>a determinação de emenda, em um só processo, para reunir os contratos atende ao Tema Repetitivo 1.198 e preserva o exame de todos eles</w:t>
      </w:r>
      <w:r>
        <w:rPr>
          <w:rFonts w:ascii="Arial" w:hAnsi="Arial" w:cs="Arial"/>
          <w:color w:val="595959"/>
          <w:sz w:val="28"/>
          <w:szCs w:val="28"/>
        </w:rPr>
        <w:t>, sem ofensa ao acesso à justiça (CF 5º XXXV).</w:t>
      </w:r>
    </w:p>
    <w:p w14:paraId="24DA60EA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68C4C2FA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Nesse sentido:</w:t>
      </w:r>
    </w:p>
    <w:p w14:paraId="5F78E615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3C1F97BC" w14:textId="77777777" w:rsidR="00EF5067" w:rsidRDefault="000210BD">
      <w:pPr>
        <w:spacing w:after="0" w:line="360" w:lineRule="auto"/>
        <w:ind w:left="2268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commentRangeStart w:id="2"/>
      <w:commentRangeStart w:id="15"/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“</w:t>
      </w:r>
      <w:commentRangeEnd w:id="15"/>
      <w:r>
        <w:rPr>
          <w:rStyle w:val="CommentReference"/>
        </w:rPr>
        <w:commentReference w:id="15"/>
      </w:r>
      <w:ins w:id="1047" w:author="Assessor GDSXSR" w:date="2026-10-31T18:16:31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(...) </w:t>
        </w:r>
      </w:ins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4</w:t>
      </w:r>
      <w:r>
        <w:rPr>
          <w:rFonts w:ascii="Arial" w:hAnsi="Arial" w:cs="Arial"/>
          <w:i/>
          <w:iCs/>
          <w:color w:val="595959"/>
          <w:sz w:val="26"/>
          <w:szCs w:val="26"/>
          <w:highlight w:val="yellow"/>
        </w:rPr>
        <w:t xml:space="preserve">. A distribuição de sete demandas idênticas em um curto espaço de tempo, patrocinadas pela mesma advogada, nas quais alterou-se apenas o polo passivo, evidencia o fracionamento artificial de ações. Tal prática se amolda aos indícios de litigância predatória descritos na Recomendação nº 159/2024 do Conselho Nacional de Justiça. A conduta sobrecarrega o sistema judiciário e prejudica o andamento de demandas legítimas. A determinação de emenda da petição inicial em um dos processos para unificar as demandas conexas, com a consequente extinção das demais, é medida adequada e decorre do poder geral de cautela do juiz para coibir o abuso do direito de </w:t>
      </w:r>
      <w:r>
        <w:rPr>
          <w:rFonts w:ascii="Arial" w:hAnsi="Arial" w:cs="Arial"/>
          <w:i/>
          <w:iCs/>
          <w:color w:val="595959"/>
          <w:sz w:val="26"/>
          <w:szCs w:val="26"/>
          <w:highlight w:val="yellow"/>
        </w:rPr>
        <w:t xml:space="preserve">ação.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 (...)” (Acórdão 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2066137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, 0705389-22.2025.8.07.0019, Relator(a): AISTON HENRIQUE DE SOUSA, 4ª TURMA CÍVEL, data de julgamento: 06/11/2025, publicado no DJe: 27/11/2025.)</w:t>
      </w:r>
      <w:ins w:id="1048" w:author="Assessor GDSXSR" w:date="2026-10-31T18:16:31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 – Grifei</w:t>
        </w:r>
      </w:ins>
      <w:commentRangeEnd w:id="2"/>
      <w:r w:rsidR="003022B3">
        <w:rPr>
          <w:rStyle w:val="Refdecomentrio"/>
          <w:rFonts w:ascii="Arial" w:hAnsi="Arial" w:cs="Arial"/>
          <w:i/>
          <w:iCs/>
          <w:color w:val="595959"/>
          <w:sz w:val="26"/>
          <w:szCs w:val="26"/>
        </w:rPr>
        <w:commentReference w:id="2"/>
      </w:r>
    </w:p>
    <w:p w14:paraId="230CD48D" w14:textId="77777777" w:rsidR="00EF5067" w:rsidRDefault="00EF5067">
      <w:pPr>
        <w:spacing w:after="0" w:line="360" w:lineRule="auto"/>
        <w:jc w:val="both"/>
        <w:rPr>
          <w:del w:id="1049" w:author="Assessor GDSXSR" w:date="2026-10-31T18:16:31Z"/>
          <w:rFonts w:ascii="Arial" w:hAnsi="Arial" w:cs="Arial"/>
          <w:color w:val="595959"/>
          <w:sz w:val="28"/>
          <w:szCs w:val="28"/>
        </w:rPr>
      </w:pPr>
    </w:p>
    <w:p w14:paraId="3E42E31D" w14:textId="77777777" w:rsidR="00EF5067" w:rsidRDefault="000210BD">
      <w:pPr>
        <w:spacing w:after="0" w:line="360" w:lineRule="auto"/>
        <w:ind w:left="2268"/>
        <w:jc w:val="both"/>
        <w:rPr>
          <w:del w:id="1054" w:author="Assessor GDSXSR" w:date="2026-10-31T18:16:31Z"/>
          <w:rFonts w:ascii="Arial" w:hAnsi="Arial" w:cs="Arial"/>
          <w:i/>
          <w:iCs/>
          <w:color w:val="595959"/>
          <w:sz w:val="26"/>
          <w:szCs w:val="26"/>
        </w:rPr>
      </w:pPr>
      <w:del w:id="1050" w:author="Assessor GDSXSR" w:date="2026-10-31T18:16:31Z">
        <w:r>
          <w:rPr>
            <w:rFonts w:ascii="Arial" w:hAnsi="Arial" w:cs="Arial"/>
            <w:i/>
            <w:iCs/>
            <w:color w:val="595959"/>
            <w:sz w:val="26"/>
            <w:szCs w:val="26"/>
          </w:rPr>
          <w:delText xml:space="preserve">“(...) 3. O ajuizamento simultâneo de múltiplas ações pela mesma parte, com fundamentos jurídicos idênticos e contra diferentes instituições financeiras, caracteriza indícios de litigância predatória e fracionamento artificial de demandas, conforme definido pelo STJ no Tema Repetitivo nº 1.198. 4. O magistrado pode, com base no poder geral de cautela e nos arts. 321 e 485, IV, do CPC/15, determinar a emenda da petição inicial, a reunião das demandas e a apresentação de documentos essenciais à admissibilidade da ação, visando à proteção da boa-fé processual e ao uso legítimo do Poder Judiciário. 5. Inexiste nulidade por cerceamento de defesa quando a oportunidade de emenda foi concedida em processo conexo, com identidade substancial de partes e causa de pedir, de forma que não se configura prejuízo à parte. (...)” (Acórdão </w:delText>
        </w:r>
      </w:del>
      <w:commentRangeStart w:id="3"/>
      <w:del w:id="1051" w:author="Assessor GDSXSR" w:date="2026-10-31T18:16:31Z">
        <w:r>
          <w:rPr>
            <w:rFonts w:ascii="Arial" w:hAnsi="Arial" w:cs="Arial"/>
            <w:i/>
            <w:iCs/>
            <w:color w:val="595959"/>
            <w:sz w:val="26"/>
            <w:szCs w:val="26"/>
          </w:rPr>
          <w:delText>2086286</w:delText>
        </w:r>
      </w:del>
      <w:commentRangeEnd w:id="3"/>
      <w:del w:id="1052" w:author="Assessor GDSXSR" w:date="2026-10-31T18:16:31Z">
        <w:r w:rsidR="009C6628">
          <w:rPr>
            <w:rStyle w:val="Refdecomentrio"/>
            <w:rFonts w:ascii="Arial" w:hAnsi="Arial" w:cs="Arial"/>
            <w:i/>
            <w:iCs/>
            <w:color w:val="595959"/>
            <w:sz w:val="26"/>
            <w:szCs w:val="26"/>
          </w:rPr>
          <w:commentReference w:id="3"/>
        </w:r>
      </w:del>
      <w:del w:id="1053" w:author="Assessor GDSXSR" w:date="2026-10-31T18:16:31Z">
        <w:r>
          <w:rPr>
            <w:rFonts w:ascii="Arial" w:hAnsi="Arial" w:cs="Arial"/>
            <w:i/>
            <w:iCs/>
            <w:color w:val="595959"/>
            <w:sz w:val="26"/>
            <w:szCs w:val="26"/>
          </w:rPr>
          <w:delText>, 0706709-10.2025.8.07.0019, Relator(a): ROBSON TEIXEIRA DE FREITAS, 8ª TURMA CÍVEL, data de julgamento: 03/02/2026, publicado no DJe: 24/02/2026.)</w:delText>
        </w:r>
      </w:del>
    </w:p>
    <w:p w14:paraId="270FAABA" w14:textId="77777777" w:rsidR="00EF5067" w:rsidRDefault="00EF5067">
      <w:pPr>
        <w:spacing w:after="0" w:line="360" w:lineRule="auto"/>
        <w:jc w:val="both"/>
        <w:rPr>
          <w:del w:id="1055" w:author="Assessor GDSXSR" w:date="2026-10-31T18:16:31Z"/>
          <w:rFonts w:ascii="Arial" w:hAnsi="Arial" w:cs="Arial"/>
          <w:color w:val="595959"/>
          <w:sz w:val="28"/>
          <w:szCs w:val="28"/>
        </w:rPr>
      </w:pPr>
    </w:p>
    <w:p w14:paraId="1F155739" w14:textId="77777777" w:rsidR="00EF5067" w:rsidRDefault="000210BD">
      <w:pPr>
        <w:spacing w:after="0" w:line="360" w:lineRule="auto"/>
        <w:ind w:firstLine="2268"/>
        <w:jc w:val="both"/>
        <w:rPr>
          <w:del w:id="1057" w:author="Assessor GDSXSR" w:date="2026-10-31T18:16:31Z"/>
          <w:rFonts w:ascii="Arial" w:hAnsi="Arial" w:cs="Arial"/>
          <w:color w:val="595959"/>
          <w:sz w:val="28"/>
          <w:szCs w:val="28"/>
        </w:rPr>
      </w:pPr>
      <w:del w:id="1056" w:author="Assessor GDSXSR" w:date="2026-10-31T18:16:31Z">
        <w:r>
          <w:rPr>
            <w:rFonts w:ascii="Arial" w:hAnsi="Arial" w:cs="Arial"/>
            <w:color w:val="595959"/>
            <w:sz w:val="28"/>
            <w:szCs w:val="28"/>
          </w:rPr>
          <w:delText>A r. sentença, portanto, deve ser mantida.</w:delText>
        </w:r>
      </w:del>
    </w:p>
    <w:p w14:paraId="10BFDB49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2B4C2E20" w14:textId="77777777" w:rsidR="00EF5067" w:rsidRDefault="000210BD">
      <w:pPr>
        <w:spacing w:after="0" w:line="360" w:lineRule="auto"/>
        <w:jc w:val="center"/>
        <w:rPr>
          <w:rFonts w:ascii="Arial" w:hAnsi="Arial" w:cs="Arial"/>
          <w:b/>
          <w:bCs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>DISPOSITIVO</w:t>
      </w:r>
    </w:p>
    <w:p w14:paraId="24925AB7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1DAEF733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lastRenderedPageBreak/>
        <w:t xml:space="preserve">Ante o exposto, </w:t>
      </w:r>
      <w:r>
        <w:rPr>
          <w:rFonts w:ascii="Arial" w:hAnsi="Arial" w:cs="Arial"/>
          <w:b/>
          <w:bCs/>
          <w:color w:val="595959"/>
          <w:sz w:val="28"/>
          <w:szCs w:val="28"/>
        </w:rPr>
        <w:t>nego</w:t>
      </w:r>
      <w:r>
        <w:rPr>
          <w:rFonts w:ascii="Arial" w:hAnsi="Arial" w:cs="Arial"/>
          <w:color w:val="595959"/>
          <w:sz w:val="28"/>
          <w:szCs w:val="28"/>
        </w:rPr>
        <w:t xml:space="preserve"> provimento ao apelo do autor, WANDERLEI ALVES DA SILVA.</w:t>
      </w:r>
    </w:p>
    <w:p w14:paraId="5C4E1566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3A97DAE6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>Defiro</w:t>
      </w:r>
      <w:r>
        <w:rPr>
          <w:rFonts w:ascii="Arial" w:hAnsi="Arial" w:cs="Arial"/>
          <w:color w:val="595959"/>
          <w:sz w:val="28"/>
          <w:szCs w:val="28"/>
        </w:rPr>
        <w:t xml:space="preserve"> a gratuidade de justiça ao autor apenas para esta fase recursal.</w:t>
      </w:r>
    </w:p>
    <w:p w14:paraId="6EB57228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41E9691C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Sem honorários recursais (CPC 85 § 11).</w:t>
      </w:r>
    </w:p>
    <w:p w14:paraId="32722553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600EA5EF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É como voto.</w:t>
      </w:r>
    </w:p>
    <w:p w14:paraId="2D00B84A" w14:textId="77777777" w:rsidR="00EF5067" w:rsidRDefault="000210BD">
      <w:pPr>
        <w:spacing w:after="0" w:line="360" w:lineRule="auto"/>
      </w:pPr>
      <w:r>
        <w:br w:type="page"/>
      </w:r>
    </w:p>
    <w:p w14:paraId="0FAAA908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lastRenderedPageBreak/>
        <w:t>Número do processo: 0700969-76.2026.8.07.0006</w:t>
      </w:r>
    </w:p>
    <w:p w14:paraId="21234996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Classe judicial: PROCEDIMENTO COMUM CÍVEL (7)</w:t>
      </w:r>
    </w:p>
    <w:p w14:paraId="61CAC360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AUTOR: WANDERLEI ALVES DA SILVA</w:t>
      </w:r>
    </w:p>
    <w:p w14:paraId="3AB62972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REU: BANCO AGIBANK S.A</w:t>
      </w:r>
    </w:p>
    <w:p w14:paraId="7747293B" w14:textId="77777777" w:rsidR="00EF45EE" w:rsidRDefault="00EF45EE">
      <w:pPr>
        <w:spacing w:after="0" w:line="360" w:lineRule="auto"/>
        <w:jc w:val="both"/>
        <w:rPr>
          <w:rFonts w:ascii="Arial" w:hAnsi="Arial" w:cs="Arial"/>
          <w:color w:val="008000"/>
          <w:sz w:val="28"/>
          <w:szCs w:val="28"/>
        </w:rPr>
      </w:pPr>
    </w:p>
    <w:p w14:paraId="7960BFA5" w14:textId="77777777" w:rsidR="00EF5067" w:rsidRDefault="000210BD">
      <w:pPr>
        <w:spacing w:after="0" w:line="360" w:lineRule="auto"/>
        <w:jc w:val="center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SENTENÇA</w:t>
      </w:r>
    </w:p>
    <w:p w14:paraId="77BDC3FA" w14:textId="77777777" w:rsidR="00EF45EE" w:rsidRDefault="00EF45EE">
      <w:pPr>
        <w:spacing w:after="0" w:line="360" w:lineRule="auto"/>
        <w:jc w:val="center"/>
        <w:rPr>
          <w:rFonts w:ascii="Arial" w:hAnsi="Arial" w:cs="Arial"/>
          <w:color w:val="008000"/>
          <w:sz w:val="28"/>
          <w:szCs w:val="28"/>
        </w:rPr>
      </w:pPr>
    </w:p>
    <w:p w14:paraId="0FA516DA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Vistos.</w:t>
      </w:r>
    </w:p>
    <w:p w14:paraId="4B6A710D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Trata-se de AÇÃO REVISIONAL DE CONTRATO BANCÁRIO ajuizada sob a égide do rito comum do Código de Processo Civil por WANDERLEI ALVES DA SILVA em face BANCO AGIBANK S.A., partes qualificadas em epígrafe.</w:t>
      </w:r>
    </w:p>
    <w:p w14:paraId="4D7FE0FB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Narra a parte autora que os contratos são inválidos por juros excessivos.</w:t>
      </w:r>
    </w:p>
    <w:p w14:paraId="3DE6CE2E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Foram os autos conclusos para decisão.</w:t>
      </w:r>
    </w:p>
    <w:p w14:paraId="5A80A21C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Esse é o relato do que reputo ser necessário. Passo a decidir.</w:t>
      </w:r>
    </w:p>
    <w:p w14:paraId="13D7FF7D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Esse Magistrado, atento ao nome do requerente, percebeu que o autor ajuizou 7 demandas contra o BANCO AGIBANK S.A., com o mesmo pedido [revisional] e a mesma causa de pedir [juros] diferenciando apenas nos contratos [0710988-78.2025.8.07.0006; 0710986-11.2025.8.07.0006; 0700970-61.2026.8.07.0006; 0700979-23.2026.8.07.0006; 0700972-31.2026.8.07.0006; 0700969-76.2026.8.07.0006 e 0712625-04.2024.8.07.0005].</w:t>
      </w:r>
    </w:p>
    <w:p w14:paraId="607126CA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 xml:space="preserve">Trata-se, pois, de temática comum que poderia — e deveria — ter sido concentrada em uma única demanda, ainda que contra diversas instituições financeiras, por força dos princípios da </w:t>
      </w:r>
      <w:r>
        <w:rPr>
          <w:rFonts w:ascii="Arial" w:hAnsi="Arial" w:cs="Arial"/>
          <w:color w:val="008000"/>
          <w:sz w:val="28"/>
          <w:szCs w:val="28"/>
        </w:rPr>
        <w:lastRenderedPageBreak/>
        <w:t>cooperação, economia processual, celeridade e da própria racionalidade do sistema de justiça.</w:t>
      </w:r>
    </w:p>
    <w:p w14:paraId="6FE9FF0D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Ressalto que esta unidade administrativa do Distrito Federal possui mais de 400 novas distribuições mensais e sobrecarrega-se com mais de 8 mil processos em tramitação, o que impõe maior atenção das partes e de seus patronos quanto ao uso responsável da máquina judiciária.</w:t>
      </w:r>
    </w:p>
    <w:p w14:paraId="7EEA9699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A circunstância de o advogado ser profissional domiciliado em outra unidade da Federação não justifica a pulverização de demandas com causa de pedir substancialmente idêntica. Pelo contrário, reforça-se o dever de diligência e boa-fé, impondo-se o protocolo conjunto das pretensões semelhantes para evitar sobrecarga do Judiciário e decisões potencialmente conflitantes. Tal conduta, ademais, prestigia o princípio da celeridade processual, de estatura constitucional (art. 5º, LXXVIII, CF).</w:t>
      </w:r>
    </w:p>
    <w:p w14:paraId="08A0559C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Nota-se que a primeira demanda distribuída foi a de n. 0712625-04.2024.8.07.0005 já arquivada definitivamente. A mais recente é a de n. 0710988-78.2025.8.07.0006 distribuída em 30/10/2025.</w:t>
      </w:r>
    </w:p>
    <w:p w14:paraId="0A00F60D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Também consta que a demanda distribuída sob o n. 0700970-61.2026.8.07.0006 em 26/1/2026 não tem petição inicial.</w:t>
      </w:r>
    </w:p>
    <w:p w14:paraId="61EC02EC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Dessa forma, deverá o autor emendar a inicial distribuída nos autos 0710988-78.2025.8.07.0006 para incluir todos os 5 contratos discutidos em outras demandas, devendo trazer nova petição inicial na integra.</w:t>
      </w:r>
    </w:p>
    <w:p w14:paraId="36390C66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Essa decisão foi dada naqueles autos.</w:t>
      </w:r>
    </w:p>
    <w:p w14:paraId="459D77C7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Nesse, agora, resta a extinção sem resolução do mérito.</w:t>
      </w:r>
    </w:p>
    <w:p w14:paraId="4508D526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lastRenderedPageBreak/>
        <w:t>DA EXTINÇÃO DO PROCESSO PELA AUSÊNCIA DE INTERESSE DE AGIR.</w:t>
      </w:r>
    </w:p>
    <w:p w14:paraId="7EE5F40F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A advocacia predatória se caracteriza pelo ajuizamento abusivo e massivo de ações com petições genéricas, visando vantagens indevidas, fraudes ou enriquecimento ilícito.</w:t>
      </w:r>
    </w:p>
    <w:p w14:paraId="56D0DACF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Os principais indícios incluem alto volume de processos idênticos, uso de documentos falsos ou desatualizados, e captação ilícita de clientes. O Conselho Nacional de Justiça - CNJ identifica essas práticas por meio de núcleos de inteligência, resultando em penalidades por má-fé.</w:t>
      </w:r>
    </w:p>
    <w:p w14:paraId="25671EAD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Diante de indícios de litigância predatória, o juiz está autorizado a exigir do advogado que ajuizou a ação a procuração assinada pelo cliente e com firma reconhecida.</w:t>
      </w:r>
    </w:p>
    <w:p w14:paraId="0010A6C6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A conclusão é da 3ª Turma do Superior Tribunal de Justiça, que negou provimento a três recursos especiais contra decisões do Tribunal de Justiça de São Paulo.</w:t>
      </w:r>
    </w:p>
    <w:p w14:paraId="19DA97D4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“Constatados indícios de litigância abusiva, o juiz pode exigir, de modo fundamentado e com observância à razoabilidade do caso concreto, a emenda da petição inicial a fim de demonstrar o interesse de agir e a autenticidade da postulação, respeitadas as regras de distribuição do ônus da prova” [STJ - REsp 2.160.148, REsp 2.200.938 e REsp 2.222.834].</w:t>
      </w:r>
    </w:p>
    <w:p w14:paraId="71FF65B3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Diante desse cenário, inexiste interesse processual útil em manter a presente demanda dissociada do processo n. 0710988-78.2025.8.07.0006 o qual já se discute a mesma matéria de fundo. A solução adequada, racional e proporcional é a concentração do debate jurídico em um único processo permitindo ao Judiciário apreciar o conjunto da controvérsia de modo integral e eficiente.</w:t>
      </w:r>
    </w:p>
    <w:p w14:paraId="6DED68AC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lastRenderedPageBreak/>
        <w:t>Assim, a presente ação revela-se inadequada, carecendo o autor de interesse processual, motivo pelo qual se impõe sua extinção sem resolução do mérito, nos termos do art. 485, VI, do CPC.</w:t>
      </w:r>
    </w:p>
    <w:p w14:paraId="47D584CC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Ante o exposto JULGO EXTINTO, sem resolução do mérito, o presente processo, por falta de interesse processual, com fundamento no art. 485, VI, do Código de Processo Civil.</w:t>
      </w:r>
    </w:p>
    <w:p w14:paraId="655458C1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E ainda, CANCELO A DISTRIBUIÇÃO destes autos, adotando-se as cautelas de praxe.</w:t>
      </w:r>
    </w:p>
    <w:p w14:paraId="6FDDCB5D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Sem custas e sem honorários.</w:t>
      </w:r>
    </w:p>
    <w:p w14:paraId="2ACF942A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Publique-se. Intimem-se. Cumpra-se. Decisão registrada eletronicamente.</w:t>
      </w:r>
    </w:p>
    <w:p w14:paraId="1E49F672" w14:textId="77777777" w:rsidR="00EF45EE" w:rsidRDefault="00EF45EE" w:rsidP="00EF45EE">
      <w:pPr>
        <w:spacing w:after="0" w:line="360" w:lineRule="auto"/>
        <w:jc w:val="center"/>
        <w:rPr>
          <w:rFonts w:ascii="Arial" w:hAnsi="Arial" w:cs="Arial"/>
          <w:color w:val="008000"/>
          <w:sz w:val="28"/>
          <w:szCs w:val="28"/>
        </w:rPr>
      </w:pPr>
    </w:p>
    <w:p w14:paraId="10638589" w14:textId="48E89932" w:rsidR="00EF5067" w:rsidRDefault="000210BD" w:rsidP="00EF45EE">
      <w:pPr>
        <w:spacing w:after="0" w:line="360" w:lineRule="auto"/>
        <w:jc w:val="center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MATHEUS STAMILLO SANTARELLI ZULIANI</w:t>
      </w:r>
    </w:p>
    <w:p w14:paraId="55068FD7" w14:textId="77777777" w:rsidR="00EF5067" w:rsidRDefault="000210BD" w:rsidP="00EF45EE">
      <w:pPr>
        <w:spacing w:after="0" w:line="360" w:lineRule="auto"/>
        <w:jc w:val="center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Juiz de Direito</w:t>
      </w:r>
    </w:p>
    <w:p w14:paraId="322A1E2B" w14:textId="77777777" w:rsidR="00EF45EE" w:rsidRDefault="00EF45EE" w:rsidP="00EF45EE">
      <w:pPr>
        <w:spacing w:after="0" w:line="360" w:lineRule="auto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Documento datado e assinado eletronicamente em 20/02/2026.</w:t>
      </w:r>
    </w:p>
    <w:p w14:paraId="51407DE2" w14:textId="77777777" w:rsidR="00EF45EE" w:rsidRDefault="00EF45EE" w:rsidP="00EF45EE">
      <w:pPr>
        <w:spacing w:after="0" w:line="360" w:lineRule="auto"/>
        <w:jc w:val="center"/>
        <w:rPr>
          <w:rFonts w:ascii="Arial" w:hAnsi="Arial" w:cs="Arial"/>
          <w:color w:val="008000"/>
          <w:sz w:val="28"/>
          <w:szCs w:val="28"/>
        </w:rPr>
      </w:pPr>
    </w:p>
    <w:p w14:paraId="77C91859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008000"/>
          <w:sz w:val="28"/>
          <w:szCs w:val="28"/>
        </w:rPr>
      </w:pPr>
    </w:p>
    <w:p w14:paraId="1061A590" w14:textId="77777777" w:rsidR="00EF45EE" w:rsidRDefault="00EF45EE">
      <w:pPr>
        <w:spacing w:after="0" w:line="360" w:lineRule="auto"/>
        <w:jc w:val="center"/>
        <w:rPr>
          <w:rFonts w:ascii="Arial" w:hAnsi="Arial" w:cs="Arial"/>
          <w:b/>
          <w:bCs/>
          <w:color w:val="800080"/>
          <w:sz w:val="28"/>
          <w:szCs w:val="28"/>
        </w:rPr>
      </w:pPr>
    </w:p>
    <w:p w14:paraId="1E592FE4" w14:textId="77777777" w:rsidR="00EF45EE" w:rsidRDefault="00EF45EE">
      <w:pPr>
        <w:spacing w:after="0" w:line="360" w:lineRule="auto"/>
        <w:jc w:val="center"/>
        <w:rPr>
          <w:rFonts w:ascii="Arial" w:hAnsi="Arial" w:cs="Arial"/>
          <w:b/>
          <w:bCs/>
          <w:color w:val="800080"/>
          <w:sz w:val="28"/>
          <w:szCs w:val="28"/>
        </w:rPr>
      </w:pPr>
    </w:p>
    <w:p w14:paraId="78B80816" w14:textId="0D194AD9" w:rsidR="00EF5067" w:rsidRDefault="000210BD">
      <w:pPr>
        <w:spacing w:after="0" w:line="360" w:lineRule="auto"/>
        <w:jc w:val="center"/>
        <w:rPr>
          <w:rFonts w:ascii="Arial" w:hAnsi="Arial" w:cs="Arial"/>
          <w:b/>
          <w:bCs/>
          <w:color w:val="800080"/>
          <w:sz w:val="28"/>
          <w:szCs w:val="28"/>
        </w:rPr>
      </w:pPr>
      <w:commentRangeStart w:id="4"/>
      <w:del w:id="1058" w:author="Assessor GDSXSR" w:date="2026-10-31T18:16:31Z">
        <w:r>
          <w:rPr>
            <w:rFonts w:ascii="Arial" w:hAnsi="Arial" w:cs="Arial"/>
            <w:b/>
            <w:bCs/>
            <w:color w:val="800080"/>
            <w:sz w:val="28"/>
            <w:szCs w:val="28"/>
            <w:highlight w:val="yellow"/>
          </w:rPr>
          <w:delText xml:space="preserve">JURISPRUDÊNCIA</w:delText>
        </w:r>
      </w:del>
      <w:ins w:id="1059" w:author="Assessor GDSXSR" w:date="2026-10-31T18:16:31Z">
        <w:r>
          <w:rPr>
            <w:rFonts w:ascii="Arial" w:hAnsi="Arial" w:cs="Arial"/>
            <w:b/>
            <w:bCs/>
            <w:color w:val="808080"/>
            <w:sz w:val="28"/>
            <w:szCs w:val="28"/>
            <w:highlight w:val="yellow"/>
          </w:rPr>
          <w:t xml:space="preserve">PRECEDENTES</w:t>
        </w:r>
      </w:ins>
      <w:commentRangeStart w:id="16"/>
      <w:r>
        <w:rPr>
          <w:rFonts w:ascii="Arial" w:hAnsi="Arial" w:cs="Arial"/>
          <w:b/>
          <w:bCs/>
          <w:color w:val="800080"/>
          <w:sz w:val="28"/>
          <w:szCs w:val="28"/>
          <w:highlight w:val="yellow"/>
        </w:rPr>
        <w:t xml:space="preserve"> </w:t>
      </w:r>
      <w:commentRangeEnd w:id="16"/>
      <w:r>
        <w:rPr>
          <w:rStyle w:val="CommentReference"/>
        </w:rPr>
        <w:commentReference w:id="16"/>
      </w:r>
      <w:del w:id="1060" w:author="Assessor GDSXSR" w:date="2026-10-31T18:16:31Z">
        <w:r>
          <w:rPr>
            <w:rFonts w:ascii="Arial" w:hAnsi="Arial" w:cs="Arial"/>
            <w:b/>
            <w:bCs/>
            <w:color w:val="800080"/>
            <w:sz w:val="28"/>
            <w:szCs w:val="28"/>
            <w:highlight w:val="yellow"/>
          </w:rPr>
          <w:delText xml:space="preserve">EM</w:delText>
        </w:r>
      </w:del>
      <w:ins w:id="1061" w:author="Assessor GDSXSR" w:date="2026-10-31T18:16:31Z">
        <w:r>
          <w:rPr>
            <w:rFonts w:ascii="Arial" w:hAnsi="Arial" w:cs="Arial"/>
            <w:b/>
            <w:bCs/>
            <w:color w:val="808080"/>
            <w:sz w:val="28"/>
            <w:szCs w:val="28"/>
            <w:highlight w:val="yellow"/>
          </w:rPr>
          <w:t xml:space="preserve">CONTRÁRIOS</w:t>
        </w:r>
      </w:ins>
      <w:r>
        <w:rPr>
          <w:rFonts w:ascii="Arial" w:hAnsi="Arial" w:cs="Arial"/>
          <w:b/>
          <w:bCs/>
          <w:color w:val="800080"/>
          <w:sz w:val="28"/>
          <w:szCs w:val="28"/>
          <w:highlight w:val="yellow"/>
        </w:rPr>
        <w:t xml:space="preserve"> </w:t>
      </w:r>
      <w:del w:id="1062" w:author="Assessor GDSXSR" w:date="2026-10-31T18:16:31Z">
        <w:r>
          <w:rPr>
            <w:rFonts w:ascii="Arial" w:hAnsi="Arial" w:cs="Arial"/>
            <w:b/>
            <w:bCs/>
            <w:color w:val="800080"/>
            <w:sz w:val="28"/>
            <w:szCs w:val="28"/>
            <w:highlight w:val="yellow"/>
          </w:rPr>
          <w:delText xml:space="preserve">SENTIDO</w:delText>
        </w:r>
      </w:del>
      <w:ins w:id="1063" w:author="Assessor GDSXSR" w:date="2026-10-31T18:16:31Z">
        <w:r>
          <w:rPr>
            <w:rFonts w:ascii="Arial" w:hAnsi="Arial" w:cs="Arial"/>
            <w:b/>
            <w:bCs/>
            <w:color w:val="808080"/>
            <w:sz w:val="28"/>
            <w:szCs w:val="28"/>
            <w:highlight w:val="yellow"/>
          </w:rPr>
          <w:t xml:space="preserve">AO</w:t>
        </w:r>
      </w:ins>
      <w:r>
        <w:rPr>
          <w:rFonts w:ascii="Arial" w:hAnsi="Arial" w:cs="Arial"/>
          <w:b/>
          <w:bCs/>
          <w:color w:val="800080"/>
          <w:sz w:val="28"/>
          <w:szCs w:val="28"/>
          <w:highlight w:val="yellow"/>
        </w:rPr>
        <w:t xml:space="preserve"> </w:t>
      </w:r>
      <w:del w:id="1064" w:author="Assessor GDSXSR" w:date="2026-10-31T18:16:31Z">
        <w:r>
          <w:rPr>
            <w:rFonts w:ascii="Arial" w:hAnsi="Arial" w:cs="Arial"/>
            <w:b/>
            <w:bCs/>
            <w:color w:val="800080"/>
            <w:sz w:val="28"/>
            <w:szCs w:val="28"/>
            <w:highlight w:val="yellow"/>
          </w:rPr>
          <w:delText xml:space="preserve">CONTRÁRIO</w:delText>
        </w:r>
      </w:del>
      <w:ins w:id="1065" w:author="Assessor GDSXSR" w:date="2026-10-31T18:16:31Z">
        <w:r>
          <w:rPr>
            <w:rFonts w:ascii="Arial" w:hAnsi="Arial" w:cs="Arial"/>
            <w:b/>
            <w:bCs/>
            <w:color w:val="808080"/>
            <w:sz w:val="28"/>
            <w:szCs w:val="28"/>
            <w:highlight w:val="yellow"/>
          </w:rPr>
          <w:t xml:space="preserve">VOTO</w:t>
        </w:r>
      </w:ins>
      <w:commentRangeEnd w:id="4"/>
      <w:r w:rsidR="00A56F3A">
        <w:rPr>
          <w:rStyle w:val="Refdecomentrio"/>
          <w:rFonts w:ascii="Arial" w:hAnsi="Arial" w:cs="Arial"/>
          <w:b/>
          <w:bCs/>
          <w:color w:val="800080"/>
          <w:sz w:val="28"/>
          <w:szCs w:val="28"/>
        </w:rPr>
        <w:commentReference w:id="4"/>
      </w:r>
    </w:p>
    <w:p w14:paraId="471B3AA3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800080"/>
          <w:sz w:val="28"/>
          <w:szCs w:val="28"/>
        </w:rPr>
      </w:pPr>
    </w:p>
    <w:p w14:paraId="7AA568C9" w14:textId="77777777" w:rsidR="00EF5067" w:rsidRDefault="000210BD">
      <w:pPr>
        <w:spacing w:after="0" w:line="360" w:lineRule="auto"/>
        <w:ind w:left="2268"/>
        <w:jc w:val="both"/>
        <w:rPr>
          <w:rFonts w:ascii="Arial" w:hAnsi="Arial" w:cs="Arial"/>
          <w:i/>
          <w:iCs/>
          <w:color w:val="800080"/>
          <w:sz w:val="26"/>
          <w:szCs w:val="26"/>
        </w:rPr>
      </w:pPr>
      <w:r>
        <w:rPr>
          <w:rFonts w:ascii="Arial" w:hAnsi="Arial" w:cs="Arial"/>
          <w:i/>
          <w:iCs/>
          <w:color w:val="800080"/>
          <w:sz w:val="26"/>
          <w:szCs w:val="26"/>
        </w:rPr>
        <w:t xml:space="preserve">“DIREITO PROCESSUAL CIVIL. AÇÃO DECLARATÓRIA DE INEXIGIBILIDADE DE DÍVIDA. APARENTE FRACIONAMENTO ABUSIVO DE DEMANDAS. FATO QUE NÃO AUTORIZA A EXTINÇÃO DO PROCESSO POR FALTA DE INTERESSE DE AGIR. SENTENÇA CASSADA. I. O fracionamento de ações que poderiam ser aglutinadas </w:t>
      </w:r>
      <w:r>
        <w:rPr>
          <w:rFonts w:ascii="Arial" w:hAnsi="Arial" w:cs="Arial"/>
          <w:i/>
          <w:iCs/>
          <w:color w:val="800080"/>
          <w:sz w:val="26"/>
          <w:szCs w:val="26"/>
        </w:rPr>
        <w:t xml:space="preserve">numa só demanda, ainda que sinalize litigância abusiva ou predatória, não induz falta de interesse processual, porquanto não retira a necessidade, a utilidade e a adequação da pretensão deduzida, razão pela qual não dá respaldo à extinção do processo com fundamento nos artigos 330, inciso III, e 485, inciso VI, do Código de Processo Civil. </w:t>
      </w:r>
      <w:del w:id="1066" w:author="Assessor GDSXSR" w:date="2026-10-31T18:16:31Z">
        <w:r>
          <w:rPr>
            <w:rFonts w:ascii="Arial" w:hAnsi="Arial" w:cs="Arial"/>
            <w:i/>
            <w:iCs/>
            <w:color w:val="800080"/>
            <w:sz w:val="26"/>
            <w:szCs w:val="26"/>
          </w:rPr>
          <w:delText xml:space="preserve">(</w:delText>
        </w:r>
      </w:del>
      <w:ins w:id="1067" w:author="Assessor GDSXSR" w:date="2026-10-31T18:16:31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II</w:t>
        </w:r>
      </w:ins>
      <w:r>
        <w:rPr>
          <w:rFonts w:ascii="Arial" w:hAnsi="Arial" w:cs="Arial"/>
          <w:i/>
          <w:iCs/>
          <w:color w:val="800080"/>
          <w:sz w:val="26"/>
          <w:szCs w:val="26"/>
        </w:rPr>
        <w:t xml:space="preserve">.</w:t>
      </w:r>
      <w:ins w:id="1068" w:author="Assessor GDSXSR" w:date="2026-10-31T18:16:31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 Se o autor considera que a dívida incluída na “Serasa Limpa Nome” está prescrita, há claro interesse processual para o ajuizamento da demanda que tem por objeto a declaração de inexigibilidade e a exclusão da plataforma, presente o disposto no artigo 17 do Código de Processo Civil</w:t>
        </w:r>
      </w:ins>
      <w:r>
        <w:rPr>
          <w:rFonts w:ascii="Arial" w:hAnsi="Arial" w:cs="Arial"/>
          <w:i/>
          <w:iCs/>
          <w:color w:val="800080"/>
          <w:sz w:val="26"/>
          <w:szCs w:val="26"/>
        </w:rPr>
        <w:t xml:space="preserve">.</w:t>
      </w:r>
      <w:del w:id="1069" w:author="Assessor GDSXSR" w:date="2026-10-31T18:16:31Z">
        <w:r>
          <w:rPr>
            <w:rFonts w:ascii="Arial" w:hAnsi="Arial" w:cs="Arial"/>
            <w:i/>
            <w:iCs/>
            <w:color w:val="800080"/>
            <w:sz w:val="26"/>
            <w:szCs w:val="26"/>
          </w:rPr>
          <w:delText xml:space="preserve">.)</w:delText>
        </w:r>
      </w:del>
      <w:r>
        <w:rPr>
          <w:rFonts w:ascii="Arial" w:hAnsi="Arial" w:cs="Arial"/>
          <w:i/>
          <w:iCs/>
          <w:color w:val="800080"/>
          <w:sz w:val="26"/>
          <w:szCs w:val="26"/>
        </w:rPr>
        <w:t xml:space="preserve"> III. O combate à litigância predatória não justifica a supressão do exercício do direito de ação assegurado pelo artigo 5º, inciso XXXV, da Constituição Federal, sob o pretexto de falta de interesse de agir. </w:t>
      </w:r>
      <w:del w:id="1070" w:author="Assessor GDSXSR" w:date="2026-10-31T18:16:31Z">
        <w:r>
          <w:rPr>
            <w:rFonts w:ascii="Arial" w:hAnsi="Arial" w:cs="Arial"/>
            <w:i/>
            <w:iCs/>
            <w:color w:val="800080"/>
            <w:sz w:val="26"/>
            <w:szCs w:val="26"/>
          </w:rPr>
          <w:delText xml:space="preserve">(</w:delText>
        </w:r>
      </w:del>
      <w:ins w:id="1071" w:author="Assessor GDSXSR" w:date="2026-10-31T18:16:31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IV</w:t>
        </w:r>
      </w:ins>
      <w:r>
        <w:rPr>
          <w:rFonts w:ascii="Arial" w:hAnsi="Arial" w:cs="Arial"/>
          <w:i/>
          <w:iCs/>
          <w:color w:val="800080"/>
          <w:sz w:val="26"/>
          <w:szCs w:val="26"/>
        </w:rPr>
        <w:t xml:space="preserve">.</w:t>
      </w:r>
      <w:ins w:id="1072" w:author="Assessor GDSXSR" w:date="2026-10-31T18:16:31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 De acordo com a inteligência do artigo 113 do Código de Processo Civil, o litisconsórcio passivo facultativo é uma opção do autor que, por sua própria natureza, não pode ser imposta judicialmente</w:t>
        </w:r>
      </w:ins>
      <w:r>
        <w:rPr>
          <w:rFonts w:ascii="Arial" w:hAnsi="Arial" w:cs="Arial"/>
          <w:i/>
          <w:iCs/>
          <w:color w:val="800080"/>
          <w:sz w:val="26"/>
          <w:szCs w:val="26"/>
        </w:rPr>
        <w:t xml:space="preserve">.</w:t>
      </w:r>
      <w:ins w:id="1073" w:author="Assessor GDSXSR" w:date="2026-10-31T18:16:31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 V</w:t>
        </w:r>
      </w:ins>
      <w:r>
        <w:rPr>
          <w:rFonts w:ascii="Arial" w:hAnsi="Arial" w:cs="Arial"/>
          <w:i/>
          <w:iCs/>
          <w:color w:val="800080"/>
          <w:sz w:val="26"/>
          <w:szCs w:val="26"/>
        </w:rPr>
        <w:t xml:space="preserve">.</w:t>
      </w:r>
      <w:del w:id="1074" w:author="Assessor GDSXSR" w:date="2026-10-31T18:16:31Z">
        <w:r>
          <w:rPr>
            <w:rFonts w:ascii="Arial" w:hAnsi="Arial" w:cs="Arial"/>
            <w:i/>
            <w:iCs/>
            <w:color w:val="800080"/>
            <w:sz w:val="26"/>
            <w:szCs w:val="26"/>
          </w:rPr>
          <w:delText xml:space="preserve">)</w:delText>
        </w:r>
      </w:del>
      <w:ins w:id="1075" w:author="Assessor GDSXSR" w:date="2026-10-31T18:16:31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 Se a hipótese é de litisconsórcio passivo facultativo, ainda que se conclua pela caracterização de litigância predatória, não se pode subtrair do autor a prerrogativa da sua formação.</w:t>
        </w:r>
      </w:ins>
      <w:r>
        <w:rPr>
          <w:rFonts w:ascii="Arial" w:hAnsi="Arial" w:cs="Arial"/>
          <w:i/>
          <w:iCs/>
          <w:color w:val="800080"/>
          <w:sz w:val="26"/>
          <w:szCs w:val="26"/>
        </w:rPr>
        <w:t xml:space="preserve"> VI. Concluindo pela fragmentação abusiva de demandas, o juiz pode determinar a sua reunião para julgamento conjunto na forma do artigo 55, caput e §§ 1º e 3º, do Código de Processo Civil, providência, aliás, constante da Recomendação CNJ 159/2024, mas não extinguir o processo por falta de interesse de agir. VII. Apelação conhecida e provida.” (Acórdão 2087876, 0721614-11.2024.8.07.0001, Relator(a): JAMES EDUARDO OLIVEIRA, 4ª TURMA CÍVEL, data de julgamento: 05/02/2026, publicado no DJe: 16/03/2026.)</w:t>
      </w:r>
    </w:p>
    <w:p w14:paraId="36B1E49A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800080"/>
          <w:sz w:val="28"/>
          <w:szCs w:val="28"/>
        </w:rPr>
      </w:pPr>
    </w:p>
    <w:p w14:paraId="619BABE7" w14:textId="77777777" w:rsidR="00EF5067" w:rsidRDefault="000210BD">
      <w:pPr>
        <w:spacing w:after="0" w:line="360" w:lineRule="auto"/>
        <w:ind w:left="2268"/>
        <w:jc w:val="both"/>
        <w:rPr>
          <w:rFonts w:ascii="Arial" w:hAnsi="Arial" w:cs="Arial"/>
          <w:i/>
          <w:iCs/>
          <w:color w:val="800080"/>
          <w:sz w:val="26"/>
          <w:szCs w:val="26"/>
        </w:rPr>
      </w:pPr>
      <w:r>
        <w:rPr>
          <w:rFonts w:ascii="Arial" w:hAnsi="Arial" w:cs="Arial"/>
          <w:i/>
          <w:iCs/>
          <w:color w:val="800080"/>
          <w:sz w:val="26"/>
          <w:szCs w:val="26"/>
        </w:rPr>
        <w:t xml:space="preserve">“</w:t>
      </w:r>
      <w:ins w:id="1076" w:author="Assessor GDSXSR" w:date="2026-10-31T18:16:31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APELAÇÃO. GRATUIDADE DE JUSTIÇA. DEFERIMENTO. INDEFERIMENTO DA PETIÇÃO INICIAL. INSCRIÇÃO SUPLEMENTAR NA OAB/DF. REPRESENTAÇÃO PROCESSUAL. PROCURAÇÃO COM ASSINATURA RECONHECIDA POR AUTENTICIDADE. RIGOR EXCESSIVO. LITIGÂNCIA PREDATÓRIA. NÃO CONFIGURADA. EMENDA DA PETIÇÃO INICIAL. DOCUMENTOS INDISPENSÁVEIS APRESENTADOS. PRECEDENTES. RECURSO CONHECIDO E PROVIDO. SENTENÇA CASSADA. 1. A Constituição Federal </w:t>
        </w:r>
      </w:ins>
      <w:r>
        <w:rPr>
          <w:rFonts w:ascii="Arial" w:hAnsi="Arial" w:cs="Arial"/>
          <w:i/>
          <w:iCs/>
          <w:color w:val="800080"/>
          <w:sz w:val="26"/>
          <w:szCs w:val="26"/>
        </w:rPr>
        <w:t xml:space="preserve">(</w:t>
      </w:r>
      <w:ins w:id="1077" w:author="Assessor GDSXSR" w:date="2026-10-31T18:16:31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CF), em seu artigo 5º, LXXIV, contempla o direito fundamental de acesso à justiça, mediante a garantia da gratuidade da justiça aos que comprovarem insuficiência de recursos</w:t>
        </w:r>
      </w:ins>
      <w:r>
        <w:rPr>
          <w:rFonts w:ascii="Arial" w:hAnsi="Arial" w:cs="Arial"/>
          <w:i/>
          <w:iCs/>
          <w:color w:val="800080"/>
          <w:sz w:val="26"/>
          <w:szCs w:val="26"/>
        </w:rPr>
        <w:t xml:space="preserve">.</w:t>
      </w:r>
      <w:ins w:id="1078" w:author="Assessor GDSXSR" w:date="2026-10-31T18:16:31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 2</w:t>
        </w:r>
      </w:ins>
      <w:r>
        <w:rPr>
          <w:rFonts w:ascii="Arial" w:hAnsi="Arial" w:cs="Arial"/>
          <w:i/>
          <w:iCs/>
          <w:color w:val="800080"/>
          <w:sz w:val="26"/>
          <w:szCs w:val="26"/>
        </w:rPr>
        <w:t xml:space="preserve">.</w:t>
      </w:r>
      <w:ins w:id="1079" w:author="Assessor GDSXSR" w:date="2026-10-31T18:16:31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 Para a concessão do benefício, o juiz não pode se basear exclusivamente em parâmetros objetivos; deve analisar a possibilidade de a parte arcar com as custas, honorários e encargos processuais sem prejuízo do mínimo existencial, que é variável conforme situação individual de cada família</w:t>
        </w:r>
      </w:ins>
      <w:r>
        <w:rPr>
          <w:rFonts w:ascii="Arial" w:hAnsi="Arial" w:cs="Arial"/>
          <w:i/>
          <w:iCs/>
          <w:color w:val="800080"/>
          <w:sz w:val="26"/>
          <w:szCs w:val="26"/>
        </w:rPr>
        <w:t xml:space="preserve">.</w:t>
      </w:r>
      <w:del w:id="1080" w:author="Assessor GDSXSR" w:date="2026-10-31T18:16:31Z">
        <w:r>
          <w:rPr>
            <w:rFonts w:ascii="Arial" w:hAnsi="Arial" w:cs="Arial"/>
            <w:i/>
            <w:iCs/>
            <w:color w:val="800080"/>
            <w:sz w:val="26"/>
            <w:szCs w:val="26"/>
          </w:rPr>
          <w:delText xml:space="preserve">)</w:delText>
        </w:r>
      </w:del>
      <w:ins w:id="1081" w:author="Assessor GDSXSR" w:date="2026-10-31T18:16:31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 3, Na hipótese, estão comprovados os requisitos necessários para a concessão do benefício processual.</w:t>
        </w:r>
      </w:ins>
      <w:r>
        <w:rPr>
          <w:rFonts w:ascii="Arial" w:hAnsi="Arial" w:cs="Arial"/>
          <w:i/>
          <w:iCs/>
          <w:color w:val="800080"/>
          <w:sz w:val="26"/>
          <w:szCs w:val="26"/>
        </w:rPr>
        <w:t xml:space="preserve"> 4. Não existe óbice ao ajuizamento de processo por advogado de outro estado da federação para a defesa dos direitos do jurisdicionado. Do mesmo modo, não há nenhum impedimento ao ajuizamento de diversos processos contra o mesmo réu ou contra réus distintos para discutir eventuais violações de direitos. A extinção de processos com base em tal fundamentação carece de qualquer amparo legal. Cabe ao autor escolher o seu representante </w:t>
      </w:r>
      <w:r>
        <w:rPr>
          <w:rFonts w:ascii="Arial" w:hAnsi="Arial" w:cs="Arial"/>
          <w:i/>
          <w:iCs/>
          <w:color w:val="800080"/>
          <w:sz w:val="26"/>
          <w:szCs w:val="26"/>
        </w:rPr>
        <w:t xml:space="preserve">processual e decidir se deseja discutir todas as ilegalidades aferidas em um só processo ou em feitos distintos. </w:t>
      </w:r>
      <w:ins w:id="1082" w:author="Assessor GDSXSR" w:date="2026-10-31T18:16:31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5. No que concerne à procuração, inexiste a obrigatoriedade de firma reconhecida. Os documentos públicos ou particulares, quando juntados por advogados, presumem-se verdadeiros e fazem a mesma prova que os originais </w:t>
        </w:r>
      </w:ins>
      <w:r>
        <w:rPr>
          <w:rFonts w:ascii="Arial" w:hAnsi="Arial" w:cs="Arial"/>
          <w:i/>
          <w:iCs/>
          <w:color w:val="800080"/>
          <w:sz w:val="26"/>
          <w:szCs w:val="26"/>
        </w:rPr>
        <w:t xml:space="preserve">(</w:t>
      </w:r>
      <w:ins w:id="1083" w:author="Assessor GDSXSR" w:date="2026-10-31T18:16:31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art</w:t>
        </w:r>
      </w:ins>
      <w:r>
        <w:rPr>
          <w:rFonts w:ascii="Arial" w:hAnsi="Arial" w:cs="Arial"/>
          <w:i/>
          <w:iCs/>
          <w:color w:val="800080"/>
          <w:sz w:val="26"/>
          <w:szCs w:val="26"/>
        </w:rPr>
        <w:t xml:space="preserve">.</w:t>
      </w:r>
      <w:ins w:id="1084" w:author="Assessor GDSXSR" w:date="2026-10-31T18:16:31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 425, VI, do CPC)</w:t>
        </w:r>
      </w:ins>
      <w:r>
        <w:rPr>
          <w:rFonts w:ascii="Arial" w:hAnsi="Arial" w:cs="Arial"/>
          <w:i/>
          <w:iCs/>
          <w:color w:val="800080"/>
          <w:sz w:val="26"/>
          <w:szCs w:val="26"/>
        </w:rPr>
        <w:t xml:space="preserve">.</w:t>
      </w:r>
      <w:ins w:id="1085" w:author="Assessor GDSXSR" w:date="2026-10-31T18:16:31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 É ônus da parte contrária impugnar a falsidade ou a autenticidade deles (art</w:t>
        </w:r>
      </w:ins>
      <w:r>
        <w:rPr>
          <w:rFonts w:ascii="Arial" w:hAnsi="Arial" w:cs="Arial"/>
          <w:i/>
          <w:iCs/>
          <w:color w:val="800080"/>
          <w:sz w:val="26"/>
          <w:szCs w:val="26"/>
        </w:rPr>
        <w:t xml:space="preserve">.</w:t>
      </w:r>
      <w:ins w:id="1086" w:author="Assessor GDSXSR" w:date="2026-10-31T18:16:31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 429 do CPC</w:t>
        </w:r>
      </w:ins>
      <w:r>
        <w:rPr>
          <w:rFonts w:ascii="Arial" w:hAnsi="Arial" w:cs="Arial"/>
          <w:i/>
          <w:iCs/>
          <w:color w:val="800080"/>
          <w:sz w:val="26"/>
          <w:szCs w:val="26"/>
        </w:rPr>
        <w:t xml:space="preserve">)</w:t>
      </w:r>
      <w:ins w:id="1087" w:author="Assessor GDSXSR" w:date="2026-10-31T18:16:31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. 6. Excepciona-se a regra quando a diligência se fizer necessária para esclarecer divergência entre a assinatura da procuração e outros documentos juntados ao feito. Todavia, não é o caso dos autos. 7. O juízo atuou com rigor excessivo ao extinguir o processo por ausência dos referidos documentos. A sentença deve ser cassada para que o feito retorne à origem para o regular prosseguimento.</w:t>
        </w:r>
      </w:ins>
      <w:r>
        <w:rPr>
          <w:rFonts w:ascii="Arial" w:hAnsi="Arial" w:cs="Arial"/>
          <w:i/>
          <w:iCs/>
          <w:color w:val="800080"/>
          <w:sz w:val="26"/>
          <w:szCs w:val="26"/>
        </w:rPr>
        <w:t xml:space="preserve"> 8. Recurso provido. Sentença cassada. Regular prosseguimento do feito.” (Acórdão 2095878, 0703438-32.2025.8.07.0006, Relator(a): LEONARDO ROSCOE BESSA, 6ª TURMA CÍVEL, data de julgamento: 25/02/2026, publicado no DJe: 12/03/2026.)</w:t>
      </w:r>
    </w:p>
    <w:p w14:paraId="2C1EB375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800080"/>
          <w:sz w:val="28"/>
          <w:szCs w:val="28"/>
        </w:rPr>
      </w:pPr>
    </w:p>
    <w:sectPr w:rsidR="00EF506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Orana Oliveira Guerra - GDSXSR" w:date="2026-10-29T17:26:00Z" w:initials="OO">
    <w:p w14:paraId="494B37C4" w14:textId="77777777" w:rsidR="00833BD8" w:rsidRDefault="00833BD8">
      <w:pPr>
        <w:pStyle w:val="Textodecomentrio"/>
      </w:pPr>
      <w:r>
        <w:rPr>
          <w:rStyle w:val="Refdecomentrio"/>
        </w:rPr>
        <w:annotationRef/>
      </w:r>
      <w:r>
        <w:t>Conclusão: 02/10/2026</w:t>
      </w:r>
    </w:p>
    <w:p w14:paraId="5A0BA119" w14:textId="77777777" w:rsidR="00833BD8" w:rsidRDefault="00833BD8">
      <w:pPr>
        <w:pStyle w:val="Textodecomentrio"/>
      </w:pPr>
      <w:r>
        <w:t>Entrega: 30/10/2026</w:t>
      </w:r>
    </w:p>
    <w:p w14:paraId="148BD6C1" w14:textId="0B30291B" w:rsidR="00833BD8" w:rsidRDefault="00833BD8">
      <w:pPr>
        <w:pStyle w:val="Textodecomentrio"/>
      </w:pPr>
      <w:r>
        <w:t>Certeza: 9</w:t>
      </w:r>
    </w:p>
  </w:comment>
  <w:comment w:id="1" w:author="Orana Oliveira Guerra - GDSXSR" w:date="2026-10-29T19:09:00Z" w:initials="OOG">
    <w:p w14:paraId="02DEF0B5" w14:textId="484923FF" w:rsidR="003B3CAD" w:rsidRDefault="000210BD" w:rsidP="003B3CAD">
      <w:pPr>
        <w:pStyle w:val="Textodecomentrio"/>
      </w:pPr>
      <w:r>
        <w:annotationRef/>
      </w:r>
      <w:r w:rsidR="003B3CAD">
        <w:rPr>
          <w:color w:val="000000"/>
        </w:rPr>
        <w:t>Modelo: 7 APC 0700972-31 Fernando Marcos NP fracionamento de ações revisionais litigância abusiva emenda em processo conexo. Processo com mesmo autor, mesmo banco e mesma sentença, que extinguiu as sete revisionais listadas. Há jurisprudência da 4ª Turma Cível em sentido contrário (James Eduardo Oliveira), transcrita ao final da minuta.</w:t>
      </w:r>
    </w:p>
  </w:comment>
  <w:comment w:id="2" w:author="Orana Oliveira Guerra - GDSXSR" w:date="2026-10-29T17:22:00Z" w:initials="OO">
    <w:p w14:paraId="65CD8858" w14:textId="77777777" w:rsidR="003022B3" w:rsidRDefault="003022B3" w:rsidP="003022B3">
      <w:pPr>
        <w:pStyle w:val="Textodecomentrio"/>
      </w:pPr>
      <w:r>
        <w:rPr>
          <w:rStyle w:val="Refdecomentrio"/>
        </w:rPr>
        <w:annotationRef/>
      </w:r>
      <w:r>
        <w:t>Conferido</w:t>
      </w:r>
    </w:p>
  </w:comment>
  <w:comment w:id="3" w:author="Orana Oliveira Guerra - GDSXSR" w:date="2026-10-29T17:21:00Z" w:initials="OO">
    <w:p w14:paraId="1845924A" w14:textId="77777777" w:rsidR="009C6628" w:rsidRDefault="009C6628" w:rsidP="009C6628">
      <w:pPr>
        <w:pStyle w:val="Textodecomentrio"/>
      </w:pPr>
      <w:r>
        <w:rPr>
          <w:rStyle w:val="Refdecomentrio"/>
        </w:rPr>
        <w:annotationRef/>
      </w:r>
      <w:r>
        <w:t>Conferido</w:t>
      </w:r>
    </w:p>
  </w:comment>
  <w:comment w:id="4" w:author="Orana Oliveira Guerra - GDSXSR" w:date="2026-10-29T17:25:00Z" w:initials="OO">
    <w:p w14:paraId="3D53AA1E" w14:textId="77777777" w:rsidR="00A56F3A" w:rsidRDefault="00A56F3A" w:rsidP="00A56F3A">
      <w:pPr>
        <w:pStyle w:val="Textodecomentrio"/>
      </w:pPr>
      <w:r>
        <w:rPr>
          <w:rStyle w:val="Refdecomentrio"/>
        </w:rPr>
        <w:annotationRef/>
      </w:r>
      <w:r>
        <w:t>Conferido</w:t>
      </w:r>
    </w:p>
  </w:comment>
  <w:comment w:id="5" w:author="Assessor GDSXSR" w:initials="RG" w:date="2026-10-31T18:16:31Z">
    <w:p>
      <w:pPr>
        <w:pStyle w:val="CommentText"/>
      </w:pPr>
      <w:r>
        <w:rPr>
          <w:rStyle w:val="CommentReference"/>
        </w:rPr>
        <w:annotationRef/>
      </w:r>
      <w:r>
        <w:t>ASSESSOR GDSXSR — Revisão geral. Alterei: título EMENTA à esquerda (C-42); cabeçalho da ementa sem a gratuidade e com “RECURSO NÃO PROVIDO” (C-3P a); valor da causa no fim do item 1 (C-34); rodapés na forma compacta e sem o Acórdão 2086286 (C-20, C-65, C-67); relatório com o ID do apelo, as cinco alegações em parágrafo único e a grafia e o ID da transcrição do dispositivo da sentença (C-30, C-3N); art. 99 em bloco com a cabeça (C-66); art. 327 sem oração de conclusão não apoiada nos autos (C-02, C-21); realce do parágrafo que aplica a Recomendação CNJ (C-43); “(...)” e “– Grifei” no acórdão 2066137 (C-62); sem “A r. sentença, portanto, deve ser mantida.” no último capítulo (C-3A). Resultado mantido (NP; C-03, C-53). O bloco final em violeta traz acórdão da 4ª Turma Cível em sentido contrário ao voto (Acórdão 2087876, Des. James Eduardo Oliveira, j. 05/02/2026), retitulado “PRECEDENTES CONTRÁRIOS AO VOTO” com as ementas íntegras (C-46).</w:t>
      </w:r>
    </w:p>
  </w:comment>
  <w:comment w:id="6" w:author="Assessor GDSXSR" w:initials="RG" w:date="2026-10-31T18:16:31Z">
    <w:p>
      <w:pPr>
        <w:pStyle w:val="CommentText"/>
      </w:pPr>
      <w:r>
        <w:rPr>
          <w:rStyle w:val="CommentReference"/>
        </w:rPr>
        <w:annotationRef/>
      </w:r>
      <w:r>
        <w:t>ASSESSOR GDSXSR — Acrescentei o valor da causa (R$ 751,02, da linha de dados do voto) ao fim do item 1, entre parênteses (C-34, v43). Pendência (C-24, C-52): sem os autos e sem acesso ao PJe nesta thread, não conferi os IDs 90312726, 90312732 e 90312736, as datas da linha de dados, a condição de aposentado do autor, o pedido de repetição do indébito, a ausência de contrarrazões e o andamento da emenda no processo 0710988-78.2025.8.07.0006.</w:t>
      </w:r>
    </w:p>
  </w:comment>
  <w:comment w:id="7" w:author="Assessor GDSXSR" w:initials="RG" w:date="2026-10-31T18:16:31Z">
    <w:p>
      <w:pPr>
        <w:pStyle w:val="CommentText"/>
      </w:pPr>
      <w:r>
        <w:rPr>
          <w:rStyle w:val="CommentReference"/>
        </w:rPr>
        <w:annotationRef/>
      </w:r>
      <w:r>
        <w:t>ASSESSOR GDSXSR — Rodapés: forma compacta em “Dispositivos relevantes citados” e identificação do TJDFT sem a sigla da classe (C-67). Retirei o Acórdão 2086286 (8ª Turma), que só repetia a tese já sustentada pelo Acórdão 2066137, da 4ª Turma Cível (C-65, C-67). Tema 1.198/STJ: tese literal, julgamento em 13/03/2025 e vigência conferidos no iajus; o iajus não devolve o nº do REsp nem a data do DJEN (11/06/2026), mantidos como na minuta, conforme a versão final da APC 0700972-31 (C-67, v25) — conferir no SCON/STJ (C-72).</w:t>
      </w:r>
    </w:p>
  </w:comment>
  <w:comment w:id="8" w:author="Assessor GDSXSR" w:initials="RG" w:date="2026-10-31T18:16:31Z">
    <w:p>
      <w:pPr>
        <w:pStyle w:val="CommentText"/>
      </w:pPr>
      <w:r>
        <w:rPr>
          <w:rStyle w:val="CommentReference"/>
        </w:rPr>
        <w:annotationRef/>
      </w:r>
      <w:r>
        <w:t>ASSESSOR GDSXSR — Incluí o ID do apelo na fórmula do relatório e enumerei as cinco alegações do apelo, as mesmas que o voto enfrenta (C-30). ID 90312732 tomado do voto; não conferido nos autos (C-52).</w:t>
      </w:r>
    </w:p>
  </w:comment>
  <w:comment w:id="9" w:author="Assessor GDSXSR" w:initials="RG" w:date="2026-10-31T18:16:31Z">
    <w:p>
      <w:pPr>
        <w:pStyle w:val="CommentText"/>
      </w:pPr>
      <w:r>
        <w:rPr>
          <w:rStyle w:val="CommentReference"/>
        </w:rPr>
        <w:annotationRef/>
      </w:r>
      <w:r>
        <w:t>ASSESSOR GDSXSR — Corrigi “Honorários” para “honorários”, como na sentença anexa, e acrescentei o ID ao fim do trecho transcrito, com o corte “(...)” no mesmo parágrafo (C-3N, v46).</w:t>
      </w:r>
    </w:p>
  </w:comment>
  <w:comment w:id="10" w:author="Assessor GDSXSR" w:initials="RG" w:date="2026-10-31T18:16:31Z">
    <w:p>
      <w:pPr>
        <w:pStyle w:val="CommentText"/>
      </w:pPr>
      <w:r>
        <w:rPr>
          <w:rStyle w:val="CommentReference"/>
        </w:rPr>
        <w:annotationRef/>
      </w:r>
      <w:r>
        <w:t>ASSESSOR GDSXSR — Art. 99 transcrito em um só bloco, com a cabeça, “(...)” e o § 3º, como manda C-66; a identificação entre parênteses sai porque a frase de introdução já cita os dispositivos. Texto conferido no Planalto, via iajus.</w:t>
      </w:r>
    </w:p>
  </w:comment>
  <w:comment w:id="11" w:author="Assessor GDSXSR" w:initials="RG" w:date="2026-10-31T18:16:31Z">
    <w:p>
      <w:pPr>
        <w:pStyle w:val="CommentText"/>
      </w:pPr>
      <w:r>
        <w:rPr>
          <w:rStyle w:val="CommentReference"/>
        </w:rPr>
        <w:annotationRef/>
      </w:r>
      <w:r>
        <w:t>ASSESSOR GDSXSR — Pendência (C-24, C-52): a condição de aposentado do autor e a ausência de impugnação do apelado (ID 90312736) dependem dos autos, que não recebi; mantive a redação da minuta.</w:t>
      </w:r>
    </w:p>
  </w:comment>
  <w:comment w:id="12" w:author="Assessor GDSXSR" w:initials="RG" w:date="2026-10-31T18:16:31Z">
    <w:p>
      <w:pPr>
        <w:pStyle w:val="CommentText"/>
      </w:pPr>
      <w:r>
        <w:rPr>
          <w:rStyle w:val="CommentReference"/>
        </w:rPr>
        <w:annotationRef/>
      </w:r>
      <w:r>
        <w:t>ASSESSOR GDSXSR — Retirei “e o autor pode discutir contratos distintos em ações próprias”: o art. 327 do CPC apenas admite a cumulação, e a oração conclusiva não tem apoio no dispositivo nem nos autos (C-02, C-21).</w:t>
      </w:r>
    </w:p>
  </w:comment>
  <w:comment w:id="13" w:author="Assessor GDSXSR" w:initials="RG" w:date="2026-10-31T18:16:31Z">
    <w:p>
      <w:pPr>
        <w:pStyle w:val="CommentText"/>
      </w:pPr>
      <w:r>
        <w:rPr>
          <w:rStyle w:val="CommentReference"/>
        </w:rPr>
        <w:annotationRef/>
      </w:r>
      <w:r>
        <w:t>ASSESSOR GDSXSR — Pendência (C-24, C-52): a emenda determinada no processo 0710988-78.2025.8.07.0006 consta só da sentença (ID 90312726); conferir no PJe a decisão e se o prazo foi cumprido.</w:t>
      </w:r>
    </w:p>
  </w:comment>
  <w:comment w:id="14" w:author="Assessor GDSXSR" w:initials="RG" w:date="2026-10-31T18:16:31Z">
    <w:p>
      <w:pPr>
        <w:pStyle w:val="CommentText"/>
      </w:pPr>
      <w:r>
        <w:rPr>
          <w:rStyle w:val="CommentReference"/>
        </w:rPr>
        <w:annotationRef/>
      </w:r>
      <w:r>
        <w:t>ASSESSOR GDSXSR — Texto literal (C-63) — Recomendação CNJ nº 159, de 23/10/2024, art. 1º, caput: “Recomendar aos(às) juízes(as) e tribunais que adotem medidas para identificar, tratar e sobretudo prevenir a litigância abusiva, entendida como o desvio ou manifesto excesso dos limites impostos pela finalidade social, jurídica, política e/ou econômica do direito de acesso ao Poder Judiciário, inclusive no polo passivo, comprometendo a capacidade de prestação jurisdicional e o acesso à Justiça.” Anexo A, item 6: “proposição de várias ações judiciais sobre o mesmo tema, pela mesma parte autora, distribuídas de forma fragmentada;” (fonte: atos.cnj.jus.br). Realcei o parágrafo, que fixa a premissa decisiva do capítulo (C-43).</w:t>
      </w:r>
    </w:p>
  </w:comment>
  <w:comment w:id="15" w:author="Assessor GDSXSR" w:initials="RG" w:date="2026-10-31T18:16:31Z">
    <w:p>
      <w:pPr>
        <w:pStyle w:val="CommentText"/>
      </w:pPr>
      <w:r>
        <w:rPr>
          <w:rStyle w:val="CommentReference"/>
        </w:rPr>
        <w:annotationRef/>
      </w:r>
      <w:r>
        <w:t>ASSESSOR GDSXSR — Acórdão 2066137 (4ª Turma Cível): ementa e item 4 conferidos no iajus, com texto literal; o iajus não devolve o nº do acórdão nem o DJe (06/11/2025 e 27/11/2025 vêm da minuta) — completar no JurisDF (C-67, C-72). Acrescentei “(...)” no início e “– Grifei” ao fim (C-62). Retirei o Acórdão 2086286 (8ª Turma), pois um precedente por tese basta (C-65, C-67).</w:t>
      </w:r>
    </w:p>
  </w:comment>
  <w:comment w:id="16" w:author="Assessor GDSXSR" w:initials="RG" w:date="2026-10-31T18:16:31Z">
    <w:p>
      <w:pPr>
        <w:pStyle w:val="CommentText"/>
      </w:pPr>
      <w:r>
        <w:rPr>
          <w:rStyle w:val="CommentReference"/>
        </w:rPr>
        <w:annotationRef/>
      </w:r>
      <w:r>
        <w:t>ASSESSOR GDSXSR — Bloco final em violeta, depois da sentença em verde (C-45, C-46). Acórdão 2087876 (4ª Turma Cível, Des. James Eduardo Oliveira, j. 05/02/2026) decide que o fracionamento não autoriza a extinção por falta de interesse e que o juiz pode determinar a reunião das ações; é a mesma Turma e é contrário ao voto, de modo que merece a atenção do Desembargador. Não alterei o resultado (C-03, C-53). Completei as duas ementas na íntegra, conferidas no iajus; nº dos acórdãos e DJe vêm da minuta e não foram conferidos (C-52).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48BD6C1" w15:done="0"/>
  <w15:commentEx w15:paraId="02DEF0B5" w15:done="0"/>
  <w15:commentEx w15:paraId="65CD8858" w15:done="0"/>
  <w15:commentEx w15:paraId="1845924A" w15:done="0"/>
  <w15:commentEx w15:paraId="3D53AA1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2B32380" w16cex:dateUtc="2026-10-29T20:26:00Z"/>
  <w16cex:commentExtensible w16cex:durableId="7E10FEAF" w16cex:dateUtc="2026-10-29T19:09:00Z"/>
  <w16cex:commentExtensible w16cex:durableId="4AF4102C" w16cex:dateUtc="2026-10-29T20:22:00Z"/>
  <w16cex:commentExtensible w16cex:durableId="2B49C088" w16cex:dateUtc="2026-10-29T20:21:00Z"/>
  <w16cex:commentExtensible w16cex:durableId="0126F109" w16cex:dateUtc="2026-10-29T20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48BD6C1" w16cid:durableId="02B32380"/>
  <w16cid:commentId w16cid:paraId="02DEF0B5" w16cid:durableId="7E10FEAF"/>
  <w16cid:commentId w16cid:paraId="65CD8858" w16cid:durableId="4AF4102C"/>
  <w16cid:commentId w16cid:paraId="1845924A" w16cid:durableId="2B49C088"/>
  <w16cid:commentId w16cid:paraId="3D53AA1E" w16cid:durableId="0126F10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60105" w14:textId="77777777" w:rsidR="001726FD" w:rsidRDefault="001726FD" w:rsidP="003A42DE">
      <w:pPr>
        <w:spacing w:after="0" w:line="240" w:lineRule="auto"/>
      </w:pPr>
      <w:r>
        <w:separator/>
      </w:r>
    </w:p>
  </w:endnote>
  <w:endnote w:type="continuationSeparator" w:id="0">
    <w:p w14:paraId="422B640F" w14:textId="77777777" w:rsidR="001726FD" w:rsidRDefault="001726FD" w:rsidP="003A42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AE559" w14:textId="77777777" w:rsidR="00A56F3A" w:rsidRDefault="00A56F3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394580"/>
      <w:docPartObj>
        <w:docPartGallery w:val="Page Numbers (Bottom of Page)"/>
        <w:docPartUnique/>
      </w:docPartObj>
    </w:sdtPr>
    <w:sdtEndPr/>
    <w:sdtContent>
      <w:p w14:paraId="4A86AAF9" w14:textId="77777777" w:rsidR="003A42DE" w:rsidRDefault="003A42D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59F42A" w14:textId="77777777" w:rsidR="003A42DE" w:rsidRDefault="003A42D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1D83A" w14:textId="77777777" w:rsidR="00A56F3A" w:rsidRDefault="00A56F3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D768B" w14:textId="77777777" w:rsidR="001726FD" w:rsidRDefault="001726FD" w:rsidP="003A42DE">
      <w:pPr>
        <w:spacing w:after="0" w:line="240" w:lineRule="auto"/>
      </w:pPr>
      <w:r>
        <w:separator/>
      </w:r>
    </w:p>
  </w:footnote>
  <w:footnote w:type="continuationSeparator" w:id="0">
    <w:p w14:paraId="646B22E8" w14:textId="77777777" w:rsidR="001726FD" w:rsidRDefault="001726FD" w:rsidP="003A42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F9859" w14:textId="77777777" w:rsidR="00A56F3A" w:rsidRDefault="00A56F3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8B123" w14:textId="77777777" w:rsidR="00A56F3A" w:rsidRDefault="00A56F3A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82B41" w14:textId="77777777" w:rsidR="00A56F3A" w:rsidRDefault="00A56F3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61C7"/>
    <w:multiLevelType w:val="hybridMultilevel"/>
    <w:tmpl w:val="9D3E05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F7516"/>
    <w:multiLevelType w:val="hybridMultilevel"/>
    <w:tmpl w:val="21B814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62D1F"/>
    <w:multiLevelType w:val="hybridMultilevel"/>
    <w:tmpl w:val="5E265B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879A6"/>
    <w:multiLevelType w:val="hybridMultilevel"/>
    <w:tmpl w:val="DE68D2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B04E57"/>
    <w:multiLevelType w:val="hybridMultilevel"/>
    <w:tmpl w:val="63CE71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040057">
    <w:abstractNumId w:val="1"/>
  </w:num>
  <w:num w:numId="2" w16cid:durableId="1365403601">
    <w:abstractNumId w:val="0"/>
  </w:num>
  <w:num w:numId="3" w16cid:durableId="1699744316">
    <w:abstractNumId w:val="4"/>
  </w:num>
  <w:num w:numId="4" w16cid:durableId="1036810075">
    <w:abstractNumId w:val="2"/>
  </w:num>
  <w:num w:numId="5" w16cid:durableId="1881167072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rana Oliveira Guerra - GDSXSR">
    <w15:presenceInfo w15:providerId="AD" w15:userId="S::t313904@tjdft.jus.br::1c50fcbb-d229-49d1-ba31-33ab651e00b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98"/>
    <w:rsid w:val="00004C11"/>
    <w:rsid w:val="00012123"/>
    <w:rsid w:val="000210BD"/>
    <w:rsid w:val="0002189B"/>
    <w:rsid w:val="0002738F"/>
    <w:rsid w:val="00033421"/>
    <w:rsid w:val="00033AFD"/>
    <w:rsid w:val="000515CF"/>
    <w:rsid w:val="00052AE3"/>
    <w:rsid w:val="0006080C"/>
    <w:rsid w:val="000619E0"/>
    <w:rsid w:val="00064301"/>
    <w:rsid w:val="00076D7D"/>
    <w:rsid w:val="0009174A"/>
    <w:rsid w:val="00091ABC"/>
    <w:rsid w:val="000970C3"/>
    <w:rsid w:val="00097BBF"/>
    <w:rsid w:val="000A7009"/>
    <w:rsid w:val="000B0FC6"/>
    <w:rsid w:val="000B7AF7"/>
    <w:rsid w:val="000D2E62"/>
    <w:rsid w:val="000D59B2"/>
    <w:rsid w:val="000F0193"/>
    <w:rsid w:val="000F1358"/>
    <w:rsid w:val="000F1817"/>
    <w:rsid w:val="001009CC"/>
    <w:rsid w:val="0011527A"/>
    <w:rsid w:val="00115458"/>
    <w:rsid w:val="00115569"/>
    <w:rsid w:val="00122133"/>
    <w:rsid w:val="00125329"/>
    <w:rsid w:val="00126492"/>
    <w:rsid w:val="00131A63"/>
    <w:rsid w:val="00137A7E"/>
    <w:rsid w:val="00151611"/>
    <w:rsid w:val="00157519"/>
    <w:rsid w:val="00161CD2"/>
    <w:rsid w:val="00162FF4"/>
    <w:rsid w:val="00167F3A"/>
    <w:rsid w:val="001726FD"/>
    <w:rsid w:val="001801E9"/>
    <w:rsid w:val="00183B77"/>
    <w:rsid w:val="001A09B8"/>
    <w:rsid w:val="001C466B"/>
    <w:rsid w:val="001C7537"/>
    <w:rsid w:val="001D2162"/>
    <w:rsid w:val="001E433B"/>
    <w:rsid w:val="001E4974"/>
    <w:rsid w:val="001E7903"/>
    <w:rsid w:val="00203B1D"/>
    <w:rsid w:val="00206304"/>
    <w:rsid w:val="002126F1"/>
    <w:rsid w:val="0021526A"/>
    <w:rsid w:val="00232EEB"/>
    <w:rsid w:val="00254E51"/>
    <w:rsid w:val="00264107"/>
    <w:rsid w:val="00274644"/>
    <w:rsid w:val="0028319F"/>
    <w:rsid w:val="00292E82"/>
    <w:rsid w:val="00296DAE"/>
    <w:rsid w:val="002A2038"/>
    <w:rsid w:val="002A3D11"/>
    <w:rsid w:val="002A5205"/>
    <w:rsid w:val="002B1184"/>
    <w:rsid w:val="002B210E"/>
    <w:rsid w:val="002C2464"/>
    <w:rsid w:val="002C42D2"/>
    <w:rsid w:val="002D127E"/>
    <w:rsid w:val="002D2D56"/>
    <w:rsid w:val="002D3FF3"/>
    <w:rsid w:val="002F7666"/>
    <w:rsid w:val="003022B3"/>
    <w:rsid w:val="00303FAE"/>
    <w:rsid w:val="0031063D"/>
    <w:rsid w:val="00312291"/>
    <w:rsid w:val="00316B1F"/>
    <w:rsid w:val="00321068"/>
    <w:rsid w:val="00323779"/>
    <w:rsid w:val="00323D27"/>
    <w:rsid w:val="00333CAB"/>
    <w:rsid w:val="00337C05"/>
    <w:rsid w:val="0034247B"/>
    <w:rsid w:val="0034511C"/>
    <w:rsid w:val="00347818"/>
    <w:rsid w:val="00351653"/>
    <w:rsid w:val="003524E5"/>
    <w:rsid w:val="00352D66"/>
    <w:rsid w:val="00354AA2"/>
    <w:rsid w:val="00355C73"/>
    <w:rsid w:val="003624B4"/>
    <w:rsid w:val="003717FC"/>
    <w:rsid w:val="003749AB"/>
    <w:rsid w:val="003A0F02"/>
    <w:rsid w:val="003A42DE"/>
    <w:rsid w:val="003A4E55"/>
    <w:rsid w:val="003B2959"/>
    <w:rsid w:val="003B3398"/>
    <w:rsid w:val="003B3CAD"/>
    <w:rsid w:val="003D11BE"/>
    <w:rsid w:val="003D3FEE"/>
    <w:rsid w:val="003E436D"/>
    <w:rsid w:val="00413928"/>
    <w:rsid w:val="00423538"/>
    <w:rsid w:val="00445ED9"/>
    <w:rsid w:val="00451A6D"/>
    <w:rsid w:val="00465A25"/>
    <w:rsid w:val="0047216B"/>
    <w:rsid w:val="004762F1"/>
    <w:rsid w:val="00480A33"/>
    <w:rsid w:val="00481385"/>
    <w:rsid w:val="00485185"/>
    <w:rsid w:val="00495EB5"/>
    <w:rsid w:val="00496EB5"/>
    <w:rsid w:val="004B2A9C"/>
    <w:rsid w:val="004C0465"/>
    <w:rsid w:val="004C7418"/>
    <w:rsid w:val="00506A7D"/>
    <w:rsid w:val="00506D76"/>
    <w:rsid w:val="00517F10"/>
    <w:rsid w:val="00525FCB"/>
    <w:rsid w:val="00530C7C"/>
    <w:rsid w:val="0055172B"/>
    <w:rsid w:val="00557342"/>
    <w:rsid w:val="00560427"/>
    <w:rsid w:val="00573C5D"/>
    <w:rsid w:val="00576A45"/>
    <w:rsid w:val="0057726B"/>
    <w:rsid w:val="00586EB6"/>
    <w:rsid w:val="005925FC"/>
    <w:rsid w:val="0059689A"/>
    <w:rsid w:val="00597864"/>
    <w:rsid w:val="005A1AD9"/>
    <w:rsid w:val="005B7851"/>
    <w:rsid w:val="005C31C4"/>
    <w:rsid w:val="005C5D84"/>
    <w:rsid w:val="005C69F8"/>
    <w:rsid w:val="005D305E"/>
    <w:rsid w:val="005D7626"/>
    <w:rsid w:val="005E3F4E"/>
    <w:rsid w:val="005E5A03"/>
    <w:rsid w:val="00601B09"/>
    <w:rsid w:val="0060333D"/>
    <w:rsid w:val="00611216"/>
    <w:rsid w:val="0061262D"/>
    <w:rsid w:val="00615051"/>
    <w:rsid w:val="006226C6"/>
    <w:rsid w:val="00632EAA"/>
    <w:rsid w:val="00633703"/>
    <w:rsid w:val="00635527"/>
    <w:rsid w:val="00641BB6"/>
    <w:rsid w:val="00661CF3"/>
    <w:rsid w:val="006658A2"/>
    <w:rsid w:val="006921E1"/>
    <w:rsid w:val="00693B0D"/>
    <w:rsid w:val="006B2A89"/>
    <w:rsid w:val="006B555B"/>
    <w:rsid w:val="006C6E29"/>
    <w:rsid w:val="006D07B9"/>
    <w:rsid w:val="006D0993"/>
    <w:rsid w:val="006D3824"/>
    <w:rsid w:val="006F725D"/>
    <w:rsid w:val="007001F2"/>
    <w:rsid w:val="00711FE9"/>
    <w:rsid w:val="00723D58"/>
    <w:rsid w:val="00726567"/>
    <w:rsid w:val="00730800"/>
    <w:rsid w:val="00744BDF"/>
    <w:rsid w:val="00746E7B"/>
    <w:rsid w:val="00747176"/>
    <w:rsid w:val="00765709"/>
    <w:rsid w:val="00770E7F"/>
    <w:rsid w:val="0077719E"/>
    <w:rsid w:val="00782446"/>
    <w:rsid w:val="007844F9"/>
    <w:rsid w:val="00791D48"/>
    <w:rsid w:val="00792B6C"/>
    <w:rsid w:val="007A3F4D"/>
    <w:rsid w:val="007B265E"/>
    <w:rsid w:val="007C0FEF"/>
    <w:rsid w:val="007C196D"/>
    <w:rsid w:val="007C4990"/>
    <w:rsid w:val="007D00F1"/>
    <w:rsid w:val="007D27C7"/>
    <w:rsid w:val="007D3BA7"/>
    <w:rsid w:val="007D4432"/>
    <w:rsid w:val="007E1C8C"/>
    <w:rsid w:val="007E3BF9"/>
    <w:rsid w:val="007F0F43"/>
    <w:rsid w:val="007F4412"/>
    <w:rsid w:val="007F7839"/>
    <w:rsid w:val="00800051"/>
    <w:rsid w:val="00804386"/>
    <w:rsid w:val="008134CE"/>
    <w:rsid w:val="008151BB"/>
    <w:rsid w:val="008235A6"/>
    <w:rsid w:val="00825BFF"/>
    <w:rsid w:val="0082704D"/>
    <w:rsid w:val="00833BD8"/>
    <w:rsid w:val="0085425F"/>
    <w:rsid w:val="0086390F"/>
    <w:rsid w:val="00877CCC"/>
    <w:rsid w:val="00877F2B"/>
    <w:rsid w:val="008809C2"/>
    <w:rsid w:val="00882188"/>
    <w:rsid w:val="00886ABA"/>
    <w:rsid w:val="008966E3"/>
    <w:rsid w:val="008A01E9"/>
    <w:rsid w:val="008A0C41"/>
    <w:rsid w:val="008A4445"/>
    <w:rsid w:val="008A49BC"/>
    <w:rsid w:val="008A56A3"/>
    <w:rsid w:val="008B45C4"/>
    <w:rsid w:val="008B62DA"/>
    <w:rsid w:val="008C29EA"/>
    <w:rsid w:val="008C306F"/>
    <w:rsid w:val="008C34E5"/>
    <w:rsid w:val="008C4183"/>
    <w:rsid w:val="008C641E"/>
    <w:rsid w:val="008D0C9F"/>
    <w:rsid w:val="008D721A"/>
    <w:rsid w:val="008F4440"/>
    <w:rsid w:val="00911601"/>
    <w:rsid w:val="0092538F"/>
    <w:rsid w:val="009300C5"/>
    <w:rsid w:val="00933600"/>
    <w:rsid w:val="00937017"/>
    <w:rsid w:val="009431B2"/>
    <w:rsid w:val="009436F0"/>
    <w:rsid w:val="00945DCA"/>
    <w:rsid w:val="00946FF7"/>
    <w:rsid w:val="009506E0"/>
    <w:rsid w:val="00951CAD"/>
    <w:rsid w:val="00962A91"/>
    <w:rsid w:val="00966A46"/>
    <w:rsid w:val="00972EF3"/>
    <w:rsid w:val="0097780C"/>
    <w:rsid w:val="0099680F"/>
    <w:rsid w:val="009A136D"/>
    <w:rsid w:val="009C1026"/>
    <w:rsid w:val="009C4045"/>
    <w:rsid w:val="009C6628"/>
    <w:rsid w:val="009D0BA0"/>
    <w:rsid w:val="009D1137"/>
    <w:rsid w:val="009E1D8D"/>
    <w:rsid w:val="009E3373"/>
    <w:rsid w:val="009E3BE9"/>
    <w:rsid w:val="009F2BB1"/>
    <w:rsid w:val="009F36E1"/>
    <w:rsid w:val="009F684C"/>
    <w:rsid w:val="009F759D"/>
    <w:rsid w:val="00A03057"/>
    <w:rsid w:val="00A2661C"/>
    <w:rsid w:val="00A31C13"/>
    <w:rsid w:val="00A330C4"/>
    <w:rsid w:val="00A3595E"/>
    <w:rsid w:val="00A56F3A"/>
    <w:rsid w:val="00A6481B"/>
    <w:rsid w:val="00A72414"/>
    <w:rsid w:val="00A773CE"/>
    <w:rsid w:val="00A80091"/>
    <w:rsid w:val="00A87227"/>
    <w:rsid w:val="00A958AF"/>
    <w:rsid w:val="00A96CB3"/>
    <w:rsid w:val="00A97525"/>
    <w:rsid w:val="00AA7E81"/>
    <w:rsid w:val="00AB1DE4"/>
    <w:rsid w:val="00AB7E65"/>
    <w:rsid w:val="00AC20E1"/>
    <w:rsid w:val="00B04942"/>
    <w:rsid w:val="00B17310"/>
    <w:rsid w:val="00B30DAE"/>
    <w:rsid w:val="00B41866"/>
    <w:rsid w:val="00B52FD0"/>
    <w:rsid w:val="00B5663B"/>
    <w:rsid w:val="00B606B1"/>
    <w:rsid w:val="00B60851"/>
    <w:rsid w:val="00B60DCB"/>
    <w:rsid w:val="00B61931"/>
    <w:rsid w:val="00B73FAD"/>
    <w:rsid w:val="00B75D6D"/>
    <w:rsid w:val="00BA3360"/>
    <w:rsid w:val="00BA5180"/>
    <w:rsid w:val="00BA65D0"/>
    <w:rsid w:val="00BA700C"/>
    <w:rsid w:val="00BB2608"/>
    <w:rsid w:val="00BB6749"/>
    <w:rsid w:val="00BE75D7"/>
    <w:rsid w:val="00BE7959"/>
    <w:rsid w:val="00BF1494"/>
    <w:rsid w:val="00BF173F"/>
    <w:rsid w:val="00BF4903"/>
    <w:rsid w:val="00BF7139"/>
    <w:rsid w:val="00C01659"/>
    <w:rsid w:val="00C12218"/>
    <w:rsid w:val="00C21B40"/>
    <w:rsid w:val="00C22469"/>
    <w:rsid w:val="00C249B8"/>
    <w:rsid w:val="00C33B77"/>
    <w:rsid w:val="00C341CF"/>
    <w:rsid w:val="00C40A19"/>
    <w:rsid w:val="00C4378B"/>
    <w:rsid w:val="00C57E17"/>
    <w:rsid w:val="00C6664A"/>
    <w:rsid w:val="00C90820"/>
    <w:rsid w:val="00C94119"/>
    <w:rsid w:val="00CA324E"/>
    <w:rsid w:val="00CB0848"/>
    <w:rsid w:val="00CB4E4C"/>
    <w:rsid w:val="00CB7FF8"/>
    <w:rsid w:val="00CC7150"/>
    <w:rsid w:val="00CD1DE2"/>
    <w:rsid w:val="00CF0581"/>
    <w:rsid w:val="00CF247F"/>
    <w:rsid w:val="00D04BD8"/>
    <w:rsid w:val="00D07310"/>
    <w:rsid w:val="00D101EF"/>
    <w:rsid w:val="00D1067B"/>
    <w:rsid w:val="00D12D71"/>
    <w:rsid w:val="00D135AB"/>
    <w:rsid w:val="00D14D52"/>
    <w:rsid w:val="00D17E79"/>
    <w:rsid w:val="00D21983"/>
    <w:rsid w:val="00D34492"/>
    <w:rsid w:val="00D4104B"/>
    <w:rsid w:val="00D42B4A"/>
    <w:rsid w:val="00D516B2"/>
    <w:rsid w:val="00D52E56"/>
    <w:rsid w:val="00D565C8"/>
    <w:rsid w:val="00D57E55"/>
    <w:rsid w:val="00D66E60"/>
    <w:rsid w:val="00D80EBC"/>
    <w:rsid w:val="00D8334B"/>
    <w:rsid w:val="00D84490"/>
    <w:rsid w:val="00D85E07"/>
    <w:rsid w:val="00DB1301"/>
    <w:rsid w:val="00DB342D"/>
    <w:rsid w:val="00DC71DB"/>
    <w:rsid w:val="00DF0654"/>
    <w:rsid w:val="00DF2670"/>
    <w:rsid w:val="00DF2730"/>
    <w:rsid w:val="00DF2810"/>
    <w:rsid w:val="00E12EE1"/>
    <w:rsid w:val="00E211F5"/>
    <w:rsid w:val="00E26735"/>
    <w:rsid w:val="00E437CF"/>
    <w:rsid w:val="00E53472"/>
    <w:rsid w:val="00E53CAF"/>
    <w:rsid w:val="00E611E9"/>
    <w:rsid w:val="00E647A0"/>
    <w:rsid w:val="00E755E0"/>
    <w:rsid w:val="00E806F5"/>
    <w:rsid w:val="00E83543"/>
    <w:rsid w:val="00E86190"/>
    <w:rsid w:val="00E87018"/>
    <w:rsid w:val="00E87B28"/>
    <w:rsid w:val="00E91CD1"/>
    <w:rsid w:val="00E963CE"/>
    <w:rsid w:val="00E96D12"/>
    <w:rsid w:val="00E97CB9"/>
    <w:rsid w:val="00EB3378"/>
    <w:rsid w:val="00EB3F6A"/>
    <w:rsid w:val="00EB54B5"/>
    <w:rsid w:val="00EC2426"/>
    <w:rsid w:val="00EC5732"/>
    <w:rsid w:val="00ED0A9E"/>
    <w:rsid w:val="00ED44BA"/>
    <w:rsid w:val="00ED5E8E"/>
    <w:rsid w:val="00EE027D"/>
    <w:rsid w:val="00EE760E"/>
    <w:rsid w:val="00EF2715"/>
    <w:rsid w:val="00EF45EE"/>
    <w:rsid w:val="00EF5067"/>
    <w:rsid w:val="00EF7509"/>
    <w:rsid w:val="00F041BA"/>
    <w:rsid w:val="00F07B06"/>
    <w:rsid w:val="00F10D23"/>
    <w:rsid w:val="00F12768"/>
    <w:rsid w:val="00F143F5"/>
    <w:rsid w:val="00F1627D"/>
    <w:rsid w:val="00F20A80"/>
    <w:rsid w:val="00F3251E"/>
    <w:rsid w:val="00F32608"/>
    <w:rsid w:val="00F3776A"/>
    <w:rsid w:val="00F43DDE"/>
    <w:rsid w:val="00F51BA9"/>
    <w:rsid w:val="00F51F47"/>
    <w:rsid w:val="00F547F1"/>
    <w:rsid w:val="00F63CDB"/>
    <w:rsid w:val="00F66640"/>
    <w:rsid w:val="00F84974"/>
    <w:rsid w:val="00F87022"/>
    <w:rsid w:val="00F90DC1"/>
    <w:rsid w:val="00F9351B"/>
    <w:rsid w:val="00FC0273"/>
    <w:rsid w:val="00FC0C0F"/>
    <w:rsid w:val="00FC2DF0"/>
    <w:rsid w:val="00FC613E"/>
    <w:rsid w:val="00FD5831"/>
    <w:rsid w:val="00FE2436"/>
    <w:rsid w:val="00FF2EF9"/>
    <w:rsid w:val="00FF5783"/>
    <w:rsid w:val="00FF6C39"/>
    <w:rsid w:val="0100D07F"/>
    <w:rsid w:val="012B7E23"/>
    <w:rsid w:val="01427B94"/>
    <w:rsid w:val="026E497E"/>
    <w:rsid w:val="0406F2B1"/>
    <w:rsid w:val="04EB9BAA"/>
    <w:rsid w:val="053C8DC2"/>
    <w:rsid w:val="05C072E5"/>
    <w:rsid w:val="061EE5CE"/>
    <w:rsid w:val="066636ED"/>
    <w:rsid w:val="0741BAA1"/>
    <w:rsid w:val="07BAB62F"/>
    <w:rsid w:val="08624999"/>
    <w:rsid w:val="08BDBA2B"/>
    <w:rsid w:val="0A795B63"/>
    <w:rsid w:val="0D003B5C"/>
    <w:rsid w:val="0F16BAD4"/>
    <w:rsid w:val="0F49A558"/>
    <w:rsid w:val="0F4CCC86"/>
    <w:rsid w:val="10E575B9"/>
    <w:rsid w:val="10E89CE7"/>
    <w:rsid w:val="1281461A"/>
    <w:rsid w:val="15075F5D"/>
    <w:rsid w:val="1522DC33"/>
    <w:rsid w:val="159010E4"/>
    <w:rsid w:val="161D075D"/>
    <w:rsid w:val="1685D88B"/>
    <w:rsid w:val="16AFD0FD"/>
    <w:rsid w:val="1754F7B4"/>
    <w:rsid w:val="18BBA766"/>
    <w:rsid w:val="194071AB"/>
    <w:rsid w:val="1A3663CD"/>
    <w:rsid w:val="1B897297"/>
    <w:rsid w:val="1DCB177C"/>
    <w:rsid w:val="1DE275A0"/>
    <w:rsid w:val="1E3E6500"/>
    <w:rsid w:val="1FAFCC66"/>
    <w:rsid w:val="20EF5200"/>
    <w:rsid w:val="21E019B6"/>
    <w:rsid w:val="22242253"/>
    <w:rsid w:val="2259356D"/>
    <w:rsid w:val="232923D0"/>
    <w:rsid w:val="23459D0C"/>
    <w:rsid w:val="248F4127"/>
    <w:rsid w:val="249E222A"/>
    <w:rsid w:val="26A9A53C"/>
    <w:rsid w:val="27623DE6"/>
    <w:rsid w:val="282F3618"/>
    <w:rsid w:val="29FC1AE8"/>
    <w:rsid w:val="2AE1B6B7"/>
    <w:rsid w:val="2AE79E71"/>
    <w:rsid w:val="2AF5D78B"/>
    <w:rsid w:val="2BDF0338"/>
    <w:rsid w:val="2DD61D48"/>
    <w:rsid w:val="2F1C19A9"/>
    <w:rsid w:val="30508782"/>
    <w:rsid w:val="30587508"/>
    <w:rsid w:val="31EC57E3"/>
    <w:rsid w:val="348DB4EB"/>
    <w:rsid w:val="3601BA69"/>
    <w:rsid w:val="367267F9"/>
    <w:rsid w:val="36CA94C4"/>
    <w:rsid w:val="370C73D9"/>
    <w:rsid w:val="37408DCC"/>
    <w:rsid w:val="3757F389"/>
    <w:rsid w:val="38EEAB87"/>
    <w:rsid w:val="39AE4A8D"/>
    <w:rsid w:val="39FF574E"/>
    <w:rsid w:val="3AD2045E"/>
    <w:rsid w:val="3BB47562"/>
    <w:rsid w:val="3C5D9607"/>
    <w:rsid w:val="3D1A2DB7"/>
    <w:rsid w:val="3F2CDD4C"/>
    <w:rsid w:val="3FBD6A61"/>
    <w:rsid w:val="3FD06354"/>
    <w:rsid w:val="3FFE3DCC"/>
    <w:rsid w:val="413FE707"/>
    <w:rsid w:val="41E1021E"/>
    <w:rsid w:val="420D9061"/>
    <w:rsid w:val="4228454C"/>
    <w:rsid w:val="42F63EA0"/>
    <w:rsid w:val="4380C41B"/>
    <w:rsid w:val="43A63994"/>
    <w:rsid w:val="43A67A0B"/>
    <w:rsid w:val="44688134"/>
    <w:rsid w:val="45D7D81A"/>
    <w:rsid w:val="45EE95F0"/>
    <w:rsid w:val="4614B705"/>
    <w:rsid w:val="463AD933"/>
    <w:rsid w:val="46C7D927"/>
    <w:rsid w:val="46DE1ACD"/>
    <w:rsid w:val="4962903A"/>
    <w:rsid w:val="49AAD572"/>
    <w:rsid w:val="4AF457DF"/>
    <w:rsid w:val="4B409B22"/>
    <w:rsid w:val="4D3433F4"/>
    <w:rsid w:val="4D45AE2A"/>
    <w:rsid w:val="4EB5970F"/>
    <w:rsid w:val="515F5732"/>
    <w:rsid w:val="5212BFAD"/>
    <w:rsid w:val="52E52664"/>
    <w:rsid w:val="53A37578"/>
    <w:rsid w:val="5438D9F1"/>
    <w:rsid w:val="54AAEF1D"/>
    <w:rsid w:val="57608C97"/>
    <w:rsid w:val="5774762B"/>
    <w:rsid w:val="58BC1B45"/>
    <w:rsid w:val="58C60D3E"/>
    <w:rsid w:val="595140BA"/>
    <w:rsid w:val="5B188E3D"/>
    <w:rsid w:val="5D151945"/>
    <w:rsid w:val="5D37D7FE"/>
    <w:rsid w:val="5DC7BB1E"/>
    <w:rsid w:val="5E27D90B"/>
    <w:rsid w:val="5E6879DC"/>
    <w:rsid w:val="5F1409FE"/>
    <w:rsid w:val="606F78C0"/>
    <w:rsid w:val="60D920B7"/>
    <w:rsid w:val="612F02EE"/>
    <w:rsid w:val="61757AFC"/>
    <w:rsid w:val="620B4921"/>
    <w:rsid w:val="62AAAE4B"/>
    <w:rsid w:val="62C261FF"/>
    <w:rsid w:val="63342658"/>
    <w:rsid w:val="63C11CD1"/>
    <w:rsid w:val="63C2EF9E"/>
    <w:rsid w:val="643043B2"/>
    <w:rsid w:val="6465318A"/>
    <w:rsid w:val="64971A8F"/>
    <w:rsid w:val="64BEBE7C"/>
    <w:rsid w:val="64E63EB0"/>
    <w:rsid w:val="6542E9E3"/>
    <w:rsid w:val="65C26DF6"/>
    <w:rsid w:val="666768FE"/>
    <w:rsid w:val="66ADA113"/>
    <w:rsid w:val="675A84C2"/>
    <w:rsid w:val="67CD610C"/>
    <w:rsid w:val="6A1CED46"/>
    <w:rsid w:val="6BB8BDA7"/>
    <w:rsid w:val="6BC51F58"/>
    <w:rsid w:val="6CAA19FA"/>
    <w:rsid w:val="6D09AFC2"/>
    <w:rsid w:val="6D53E1DA"/>
    <w:rsid w:val="6E776DB3"/>
    <w:rsid w:val="6EE9C512"/>
    <w:rsid w:val="6FB44F01"/>
    <w:rsid w:val="70125987"/>
    <w:rsid w:val="712DA350"/>
    <w:rsid w:val="7306BEE6"/>
    <w:rsid w:val="74B9330C"/>
    <w:rsid w:val="7557E461"/>
    <w:rsid w:val="756F79F5"/>
    <w:rsid w:val="772D2BEE"/>
    <w:rsid w:val="7C0D5C19"/>
    <w:rsid w:val="7DCF9433"/>
    <w:rsid w:val="7E272F86"/>
    <w:rsid w:val="7E65F309"/>
    <w:rsid w:val="7F023EFE"/>
    <w:rsid w:val="7F36A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9227D"/>
  <w15:chartTrackingRefBased/>
  <w15:docId w15:val="{12C2A190-C89D-47AC-B827-7986B6FC7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464"/>
  </w:style>
  <w:style w:type="paragraph" w:styleId="Ttulo1">
    <w:name w:val="heading 1"/>
    <w:basedOn w:val="Normal"/>
    <w:next w:val="Normal"/>
    <w:link w:val="Ttulo1Char"/>
    <w:rsid w:val="00012123"/>
    <w:pPr>
      <w:keepNext/>
      <w:spacing w:after="0" w:line="240" w:lineRule="auto"/>
      <w:jc w:val="both"/>
      <w:outlineLvl w:val="0"/>
    </w:pPr>
    <w:rPr>
      <w:rFonts w:ascii="Arial" w:eastAsia="Times New Roman" w:hAnsi="Arial" w:cs="Times New Roman"/>
      <w:b/>
      <w:sz w:val="24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3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rsid w:val="003B3398"/>
    <w:rPr>
      <w:b/>
      <w:bCs/>
    </w:rPr>
  </w:style>
  <w:style w:type="character" w:styleId="nfase">
    <w:name w:val="Emphasis"/>
    <w:basedOn w:val="Fontepargpadro"/>
    <w:uiPriority w:val="20"/>
    <w:rsid w:val="003B3398"/>
    <w:rPr>
      <w:i/>
      <w:iCs/>
    </w:rPr>
  </w:style>
  <w:style w:type="character" w:styleId="Refdecomentrio">
    <w:name w:val="annotation reference"/>
    <w:uiPriority w:val="99"/>
    <w:rsid w:val="002D3FF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2D3FF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x-none" w:eastAsia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D3FF3"/>
    <w:rPr>
      <w:rFonts w:ascii="Verdana" w:eastAsia="Times New Roman" w:hAnsi="Verdana" w:cs="Times New Roman"/>
      <w:sz w:val="20"/>
      <w:szCs w:val="20"/>
      <w:lang w:val="x-none" w:eastAsia="x-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04BD8"/>
    <w:pPr>
      <w:spacing w:after="160"/>
    </w:pPr>
    <w:rPr>
      <w:rFonts w:asciiTheme="minorHAnsi" w:eastAsiaTheme="minorHAnsi" w:hAnsiTheme="minorHAnsi" w:cstheme="minorBidi"/>
      <w:b/>
      <w:bCs/>
      <w:lang w:val="pt-BR" w:eastAsia="en-US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04BD8"/>
    <w:rPr>
      <w:rFonts w:ascii="Verdana" w:eastAsia="Times New Roman" w:hAnsi="Verdana" w:cs="Times New Roman"/>
      <w:b/>
      <w:bCs/>
      <w:sz w:val="20"/>
      <w:szCs w:val="20"/>
      <w:lang w:val="x-none" w:eastAsia="x-none"/>
    </w:rPr>
  </w:style>
  <w:style w:type="character" w:customStyle="1" w:styleId="cf01">
    <w:name w:val="cf01"/>
    <w:basedOn w:val="Fontepargpadro"/>
    <w:rsid w:val="00354AA2"/>
    <w:rPr>
      <w:rFonts w:ascii="Segoe UI" w:hAnsi="Segoe UI" w:cs="Segoe UI" w:hint="default"/>
      <w:sz w:val="18"/>
      <w:szCs w:val="18"/>
    </w:rPr>
  </w:style>
  <w:style w:type="character" w:customStyle="1" w:styleId="normaltextrun">
    <w:name w:val="normaltextrun"/>
    <w:basedOn w:val="Fontepargpadro"/>
    <w:rsid w:val="00661CF3"/>
  </w:style>
  <w:style w:type="character" w:customStyle="1" w:styleId="eop">
    <w:name w:val="eop"/>
    <w:basedOn w:val="Fontepargpadro"/>
    <w:rsid w:val="00661CF3"/>
  </w:style>
  <w:style w:type="paragraph" w:customStyle="1" w:styleId="paragraph">
    <w:name w:val="paragraph"/>
    <w:basedOn w:val="Normal"/>
    <w:rsid w:val="00472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rsid w:val="00012123"/>
    <w:rPr>
      <w:rFonts w:ascii="Arial" w:eastAsia="Times New Roman" w:hAnsi="Arial" w:cs="Times New Roman"/>
      <w:b/>
      <w:sz w:val="24"/>
      <w:szCs w:val="20"/>
      <w:lang w:eastAsia="pt-BR"/>
    </w:rPr>
  </w:style>
  <w:style w:type="character" w:styleId="Hyperlink">
    <w:name w:val="Hyperlink"/>
    <w:uiPriority w:val="99"/>
    <w:unhideWhenUsed/>
    <w:rsid w:val="00012123"/>
    <w:rPr>
      <w:color w:val="0000FF"/>
      <w:u w:val="single"/>
    </w:rPr>
  </w:style>
  <w:style w:type="character" w:customStyle="1" w:styleId="cf11">
    <w:name w:val="cf11"/>
    <w:basedOn w:val="Fontepargpadro"/>
    <w:rsid w:val="005B7851"/>
    <w:rPr>
      <w:rFonts w:ascii="Segoe UI" w:hAnsi="Segoe UI" w:cs="Segoe UI" w:hint="default"/>
      <w:b/>
      <w:bCs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485185"/>
    <w:rPr>
      <w:color w:val="605E5C"/>
      <w:shd w:val="clear" w:color="auto" w:fill="E1DFDD"/>
    </w:rPr>
  </w:style>
  <w:style w:type="paragraph" w:styleId="SemEspaamento">
    <w:name w:val="No Spacing"/>
    <w:uiPriority w:val="1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A42DE"/>
  </w:style>
  <w:style w:type="paragraph" w:styleId="Rodap">
    <w:name w:val="footer"/>
    <w:basedOn w:val="Normal"/>
    <w:link w:val="Rodap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A42DE"/>
  </w:style>
  <w:style w:type="paragraph" w:styleId="Citao">
    <w:name w:val="Quote"/>
    <w:next w:val="Normal"/>
    <w:link w:val="CitaoChar"/>
    <w:autoRedefine/>
    <w:uiPriority w:val="29"/>
    <w:qFormat/>
    <w:rsid w:val="00770E7F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customStyle="1" w:styleId="CitaoChar">
    <w:name w:val="Citação Char"/>
    <w:basedOn w:val="Fontepargpadro"/>
    <w:link w:val="Citao"/>
    <w:uiPriority w:val="29"/>
    <w:rsid w:val="00770E7F"/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styleId="TextodoEspaoReservado">
    <w:name w:val="Placeholder Text"/>
    <w:basedOn w:val="Fontepargpadro"/>
    <w:uiPriority w:val="99"/>
    <w:semiHidden/>
    <w:rsid w:val="00770E7F"/>
    <w:rPr>
      <w:color w:val="808080"/>
    </w:rPr>
  </w:style>
  <w:style w:type="paragraph" w:customStyle="1" w:styleId="Ttulos">
    <w:name w:val="Títulos"/>
    <w:basedOn w:val="Citao"/>
    <w:link w:val="TtulosChar"/>
    <w:qFormat/>
    <w:rsid w:val="002D127E"/>
    <w:pPr>
      <w:suppressAutoHyphens w:val="0"/>
      <w:spacing w:line="360" w:lineRule="auto"/>
      <w:ind w:left="0" w:firstLine="0"/>
      <w:jc w:val="center"/>
    </w:pPr>
    <w:rPr>
      <w:b/>
      <w:i w:val="0"/>
      <w:caps/>
      <w:sz w:val="28"/>
    </w:rPr>
  </w:style>
  <w:style w:type="character" w:customStyle="1" w:styleId="TtulosChar">
    <w:name w:val="Títulos Char"/>
    <w:basedOn w:val="CitaoChar"/>
    <w:link w:val="Ttulos"/>
    <w:rsid w:val="002D127E"/>
    <w:rPr>
      <w:rFonts w:ascii="Arial" w:eastAsia="Times New Roman" w:hAnsi="Arial" w:cs="Verdana"/>
      <w:b/>
      <w:i w:val="0"/>
      <w:iCs/>
      <w:caps/>
      <w:sz w:val="28"/>
      <w:szCs w:val="24"/>
      <w:lang w:eastAsia="zh-CN"/>
    </w:rPr>
  </w:style>
  <w:style w:type="paragraph" w:styleId="PargrafodaLista">
    <w:name w:val="List Paragraph"/>
    <w:basedOn w:val="Normal"/>
    <w:uiPriority w:val="34"/>
    <w:rsid w:val="003624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2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6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65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20910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23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19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Relationship Id="rId22" Type="http://schemas.microsoft.com/office/2011/relationships/people" Target="people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3B9A70FAF5543A087E733AB63B30A0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14F65E8-C399-4C8E-BC7F-2966884BFEFF}"/>
      </w:docPartPr>
      <w:docPartBody>
        <w:p w:rsidR="001E2AC0" w:rsidRDefault="00730800" w:rsidP="00730800">
          <w:pPr>
            <w:pStyle w:val="A3B9A70FAF5543A087E733AB63B30A08"/>
          </w:pPr>
          <w:r w:rsidRPr="002A0A13">
            <w:rPr>
              <w:rStyle w:val="TextodoEspaoReservado"/>
            </w:rPr>
            <w:t>Escolher um item.</w:t>
          </w:r>
        </w:p>
      </w:docPartBody>
    </w:docPart>
    <w:docPart>
      <w:docPartPr>
        <w:name w:val="3FA3A92DAD524C3DB57C04BE729E38D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17B19AF-A578-4884-9B15-8D4A496A7F29}"/>
      </w:docPartPr>
      <w:docPartBody>
        <w:p w:rsidR="001E2AC0" w:rsidRDefault="00465A25" w:rsidP="00465A25">
          <w:pPr>
            <w:pStyle w:val="3FA3A92DAD524C3DB57C04BE729E38DD2"/>
          </w:pPr>
          <w:r w:rsidRPr="009F36E1">
            <w:rPr>
              <w:rStyle w:val="TextodoEspaoReservado"/>
              <w:sz w:val="28"/>
              <w:szCs w:val="28"/>
            </w:rPr>
            <w:t>Escolher um item.</w:t>
          </w:r>
        </w:p>
      </w:docPartBody>
    </w:docPart>
    <w:docPart>
      <w:docPartPr>
        <w:name w:val="D299773260594DFB838BAFD35996AEE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FEE6B4F-FF6D-41FF-B751-ECEBF2968244}"/>
      </w:docPartPr>
      <w:docPartBody>
        <w:p w:rsidR="001E2AC0" w:rsidRDefault="00465A25" w:rsidP="00465A25">
          <w:pPr>
            <w:pStyle w:val="D299773260594DFB838BAFD35996AEEF1"/>
          </w:pPr>
          <w:r>
            <w:rPr>
              <w:rFonts w:cs="Arial"/>
            </w:rPr>
            <w:t>Escolher um item</w:t>
          </w:r>
        </w:p>
      </w:docPartBody>
    </w:docPart>
    <w:docPart>
      <w:docPartPr>
        <w:name w:val="7AA328237CE04ECF8850841618042D0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2FF1C29-185C-4C34-B1DE-88E8F079CF7E}"/>
      </w:docPartPr>
      <w:docPartBody>
        <w:p w:rsidR="001E2AC0" w:rsidRDefault="00465A25" w:rsidP="00465A25">
          <w:pPr>
            <w:pStyle w:val="7AA328237CE04ECF8850841618042D0C1"/>
          </w:pPr>
          <w:r>
            <w:rPr>
              <w:rFonts w:cs="Arial"/>
            </w:rPr>
            <w:t>Escolher um item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00"/>
    <w:rsid w:val="00015EBA"/>
    <w:rsid w:val="00023EFA"/>
    <w:rsid w:val="00033421"/>
    <w:rsid w:val="00136305"/>
    <w:rsid w:val="00157519"/>
    <w:rsid w:val="00162FF4"/>
    <w:rsid w:val="001E2AC0"/>
    <w:rsid w:val="004214D0"/>
    <w:rsid w:val="00465A25"/>
    <w:rsid w:val="00481385"/>
    <w:rsid w:val="00532D91"/>
    <w:rsid w:val="0057370F"/>
    <w:rsid w:val="00617896"/>
    <w:rsid w:val="00730800"/>
    <w:rsid w:val="00777F2A"/>
    <w:rsid w:val="00792B6C"/>
    <w:rsid w:val="007D5396"/>
    <w:rsid w:val="0082704D"/>
    <w:rsid w:val="008C4978"/>
    <w:rsid w:val="009436F0"/>
    <w:rsid w:val="00962A91"/>
    <w:rsid w:val="00C90820"/>
    <w:rsid w:val="00E12EE1"/>
    <w:rsid w:val="00E15E1F"/>
    <w:rsid w:val="00E70501"/>
    <w:rsid w:val="00E83543"/>
    <w:rsid w:val="00E87B28"/>
    <w:rsid w:val="00FE4570"/>
    <w:rsid w:val="00FF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5A25"/>
    <w:rPr>
      <w:color w:val="808080"/>
    </w:rPr>
  </w:style>
  <w:style w:type="paragraph" w:customStyle="1" w:styleId="D299773260594DFB838BAFD35996AEEF1">
    <w:name w:val="D299773260594DFB838BAFD35996AEEF1"/>
    <w:rsid w:val="00465A25"/>
    <w:rPr>
      <w:rFonts w:eastAsiaTheme="minorHAnsi"/>
      <w:lang w:eastAsia="en-US"/>
    </w:rPr>
  </w:style>
  <w:style w:type="paragraph" w:customStyle="1" w:styleId="7AA328237CE04ECF8850841618042D0C1">
    <w:name w:val="7AA328237CE04ECF8850841618042D0C1"/>
    <w:rsid w:val="00465A25"/>
    <w:rPr>
      <w:rFonts w:eastAsiaTheme="minorHAnsi"/>
      <w:lang w:eastAsia="en-US"/>
    </w:rPr>
  </w:style>
  <w:style w:type="paragraph" w:customStyle="1" w:styleId="3FA3A92DAD524C3DB57C04BE729E38DD2">
    <w:name w:val="3FA3A92DAD524C3DB57C04BE729E38DD2"/>
    <w:rsid w:val="00465A25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paragraph" w:customStyle="1" w:styleId="A3B9A70FAF5543A087E733AB63B30A08">
    <w:name w:val="A3B9A70FAF5543A087E733AB63B30A08"/>
    <w:rsid w:val="007308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F42EA4A-7EBC-4079-B0CC-5ADFED39CDD9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8ce0bce8-f93a-4814-b3a4-a9ba576af8a8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EFFB71C01CC341AD4918EC9567C969" ma:contentTypeVersion="19" ma:contentTypeDescription="Crie um novo documento." ma:contentTypeScope="" ma:versionID="407f20323d0bd8e414133156b5564595">
  <xsd:schema xmlns:xsd="http://www.w3.org/2001/XMLSchema" xmlns:xs="http://www.w3.org/2001/XMLSchema" xmlns:p="http://schemas.microsoft.com/office/2006/metadata/properties" xmlns:ns2="d1930c5e-6cbf-4694-b781-f590bfa80909" xmlns:ns3="2aabb5b7-11a6-4edb-b82f-e91ec49f15ec" targetNamespace="http://schemas.microsoft.com/office/2006/metadata/properties" ma:root="true" ma:fieldsID="318c8e610880bca6de3b4d138c2e869e" ns2:_="" ns3:_="">
    <xsd:import namespace="d1930c5e-6cbf-4694-b781-f590bfa80909"/>
    <xsd:import namespace="2aabb5b7-11a6-4edb-b82f-e91ec49f15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930c5e-6cbf-4694-b781-f590bfa809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5bce3db6-09f7-4b5f-8075-a664636c48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bb5b7-11a6-4edb-b82f-e91ec49f15e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7ff1512-db4f-4851-9dd8-16988646e5fd}" ma:internalName="TaxCatchAll" ma:showField="CatchAllData" ma:web="2aabb5b7-11a6-4edb-b82f-e91ec49f15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930c5e-6cbf-4694-b781-f590bfa80909">
      <Terms xmlns="http://schemas.microsoft.com/office/infopath/2007/PartnerControls"/>
    </lcf76f155ced4ddcb4097134ff3c332f>
    <TaxCatchAll xmlns="2aabb5b7-11a6-4edb-b82f-e91ec49f15ec" xsi:nil="true"/>
  </documentManagement>
</p:properties>
</file>

<file path=customXml/itemProps1.xml><?xml version="1.0" encoding="utf-8"?>
<ds:datastoreItem xmlns:ds="http://schemas.openxmlformats.org/officeDocument/2006/customXml" ds:itemID="{8698B7F2-438F-4346-AAA8-B30D71006AE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A2C1D65-2BAB-463B-9859-B14304695A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930c5e-6cbf-4694-b781-f590bfa80909"/>
    <ds:schemaRef ds:uri="2aabb5b7-11a6-4edb-b82f-e91ec49f15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77EA40C-5804-4EEE-9895-1C1C7F48547D}">
  <ds:schemaRefs>
    <ds:schemaRef ds:uri="http://schemas.microsoft.com/office/2006/metadata/properties"/>
    <ds:schemaRef ds:uri="http://schemas.microsoft.com/office/infopath/2007/PartnerControls"/>
    <ds:schemaRef ds:uri="d1930c5e-6cbf-4694-b781-f590bfa80909"/>
    <ds:schemaRef ds:uri="2aabb5b7-11a6-4edb-b82f-e91ec49f15e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2922</Words>
  <Characters>15779</Characters>
  <Application>Microsoft Office Word</Application>
  <DocSecurity>0</DocSecurity>
  <Lines>131</Lines>
  <Paragraphs>37</Paragraphs>
  <ScaleCrop>false</ScaleCrop>
  <Company/>
  <LinksUpToDate>false</LinksUpToDate>
  <CharactersWithSpaces>18664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BARÃO</dc:creator>
  <cp:keywords/>
  <dc:description/>
  <cp:lastModifiedBy>Orana Oliveira Guerra - GDSXSR</cp:lastModifiedBy>
  <cp:revision>2</cp:revision>
  <dcterms:created xsi:type="dcterms:W3CDTF">2026-10-29T20:31:00Z</dcterms:created>
  <dcterms:modified xsi:type="dcterms:W3CDTF">2026-10-29T20:31:00Z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0x01010030EFFB71C01CC341AD4918EC9567C969</vt:lpwstr>
  </property>
  <property fmtid="{D5CDD505-2E9C-101B-9397-08002B2CF9AE}" pid="3" name="MediaServiceImageTags">
    <vt:lpwstr/>
  </property>
</Properties>
</file>