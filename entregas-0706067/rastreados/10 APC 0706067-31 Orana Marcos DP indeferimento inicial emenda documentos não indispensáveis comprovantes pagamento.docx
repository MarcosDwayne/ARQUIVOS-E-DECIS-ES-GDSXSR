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62C261FF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391D60F3" w:rsidR="00264107" w:rsidRDefault="00264107" w:rsidP="00FD47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57AB">
              <w:rPr>
                <w:rStyle w:val="eop"/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10B6695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 w:rsidR="001A57AB"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 xml:space="preserve"> </w:t>
            </w:r>
          </w:p>
          <w:p w14:paraId="55CC1E66" w14:textId="7749FB01" w:rsidR="00264107" w:rsidRDefault="00264107" w:rsidP="62C261FF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="001A57A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12B71A35" w14:textId="6FBE8450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 w:rsidR="001A57AB"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 xml:space="preserve"> </w:t>
            </w:r>
          </w:p>
          <w:p w14:paraId="15750CFE" w14:textId="0730218F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 w:rsidR="001A57AB"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 xml:space="preserve"> 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552697" w:rsidP="00B34ADF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BA5180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21E019B6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2174A042" w14:textId="4BD4FA6E" w:rsidR="00770E7F" w:rsidRPr="009F36E1" w:rsidRDefault="00F63CDB" w:rsidP="00B34ADF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: </w:t>
            </w:r>
          </w:p>
        </w:tc>
        <w:tc>
          <w:tcPr>
            <w:tcW w:w="4590" w:type="dxa"/>
            <w:vAlign w:val="center"/>
          </w:tcPr>
          <w:p w14:paraId="7C53B768" w14:textId="294E2225" w:rsidR="00770E7F" w:rsidRPr="009F36E1" w:rsidRDefault="00770E7F" w:rsidP="00B34ADF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commentRangeStart w:id="0"/>
            <w:r>
              <w:rPr>
                <w:rFonts w:ascii="Arial" w:eastAsia="Arial" w:hAnsi="Arial" w:cs="Arial"/>
                <w:sz w:val="28"/>
                <w:szCs w:val="28"/>
              </w:rPr>
              <w:t>0706067-31.2025.8.07.0021</w:t>
            </w:r>
            <w:commentRangeEnd w:id="0"/>
            <w:r w:rsidRPr="009F36E1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0"/>
            </w:r>
          </w:p>
        </w:tc>
      </w:tr>
      <w:tr w:rsidR="00770E7F" w:rsidRPr="009F36E1" w14:paraId="48ED7BF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552697" w:rsidP="00B34AD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BA5180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BA5180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34669600" w:rsidR="00770E7F" w:rsidRPr="009F36E1" w:rsidRDefault="00E6130E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MARISVALDO FERREIRA LINO</w:t>
            </w:r>
          </w:p>
        </w:tc>
      </w:tr>
      <w:tr w:rsidR="00770E7F" w:rsidRPr="009F36E1" w14:paraId="55763F2D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552697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BA5180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BA5180">
              <w:rPr>
                <w:rFonts w:ascii="Arial" w:hAnsi="Arial" w:cs="Arial"/>
                <w:sz w:val="28"/>
                <w:szCs w:val="28"/>
              </w:rPr>
              <w:t xml:space="preserve"> (a)(s)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AB96577" w14:textId="5F513754" w:rsidR="00770E7F" w:rsidRPr="009F36E1" w:rsidRDefault="00E6130E" w:rsidP="00B34ADF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AUREA BERNAVA PAZZIAN</w:t>
            </w:r>
            <w:r w:rsidR="00770E7F">
              <w:rPr>
                <w:rFonts w:ascii="Arial" w:eastAsia="Arial" w:hAnsi="Arial" w:cs="Arial"/>
                <w:sz w:val="28"/>
                <w:szCs w:val="28"/>
              </w:rPr>
              <w:t xml:space="preserve"> e G-MILK AGROPECUÁRIA E LATICÍNIOS LTDA</w:t>
            </w:r>
          </w:p>
        </w:tc>
      </w:tr>
      <w:tr w:rsidR="00770E7F" w:rsidRPr="009F36E1" w14:paraId="640EA867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B34ADF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B34AD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6F4EDD7E" w14:textId="77777777" w:rsidR="00637381" w:rsidRDefault="00552697">
      <w:pPr>
        <w:spacing w:after="0" w:line="360" w:lineRule="auto"/>
        <w:jc w:val="left"/>
        <w:rPr>
          <w:rFonts w:ascii="Arial" w:eastAsia="Arial" w:hAnsi="Arial" w:cs="Arial"/>
          <w:color w:val="595959"/>
          <w:sz w:val="28"/>
          <w:szCs w:val="28"/>
        </w:rPr>
        <w:pPrChange w:id="1009" w:author="Assessor GDSXSR" w:date="2026-10-29T18:30:42Z">
          <w:pPr>
            <w:spacing w:after="0" w:line="360" w:lineRule="auto"/>
            <w:jc w:val="center"/>
          </w:pPr>
        </w:pPrChange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EMENTA</w:t>
      </w:r>
    </w:p>
    <w:p w14:paraId="3F9426C8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9"/>
      <w:r>
        <w:rPr>
          <w:rFonts w:ascii="Arial" w:eastAsia="Arial" w:hAnsi="Arial" w:cs="Arial"/>
          <w:color w:val="595959"/>
          <w:sz w:val="28"/>
          <w:szCs w:val="28"/>
        </w:rPr>
        <w:t xml:space="preserve">APELAÇÃO CÍVEL. DIREITO PROCESSUAL CIVIL. AÇÃO DE RESCISÃO DE PROMESSA DE COMPRA E VENDA. INDEFERIMENTO DA PETIÇÃO INICIAL. EMENDA. DOCUMENTOS INDISPENSÁVEIS À PROPOSITURA DA AÇÃO. COMPROVANTE DE RESIDÊNCIA. COMPROVANTES DE PAGAMENTO. GRATUIDADE DE JUSTIÇA. CITAÇÃO PARA CONTRARRAZÕES. </w:t>
      </w:r>
      <w:commentRangeEnd w:id="9"/>
      <w:r>
        <w:rPr>
          <w:rStyle w:val="CommentReference"/>
        </w:rPr>
        <w:commentReference w:id="9"/>
      </w:r>
      <w:ins w:id="1010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SENTENÇA CASSADA. 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RECURSO PROVIDO.</w:t>
      </w:r>
    </w:p>
    <w:p w14:paraId="31A091CF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I. Caso em exame</w:t>
      </w:r>
    </w:p>
    <w:p w14:paraId="78069327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0"/>
      <w:r>
        <w:rPr>
          <w:rFonts w:ascii="Arial" w:eastAsia="Arial" w:hAnsi="Arial" w:cs="Arial"/>
          <w:color w:val="595959"/>
          <w:sz w:val="28"/>
          <w:szCs w:val="28"/>
        </w:rPr>
        <w:t xml:space="preserve">1. Ação de rescisão de contrato de promessa de compra e venda de lote cumulada com restituição de valores pagos e indenização por danos morais, proposta por </w:t>
      </w:r>
      <w:commentRangeEnd w:id="10"/>
      <w:r>
        <w:rPr>
          <w:rStyle w:val="CommentReference"/>
        </w:rPr>
        <w:commentReference w:id="10"/>
      </w:r>
      <w:ins w:id="1011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pedreiro, 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pessoa natural</w:t>
      </w:r>
      <w:ins w:id="1012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contra pessoa natural e G-</w:t>
      </w:r>
      <w:del w:id="1013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MILK</w:delText>
        </w:r>
      </w:del>
      <w:ins w:id="1014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Milk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del w:id="1015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AGROPECUÁRIA</w:delText>
        </w:r>
      </w:del>
      <w:ins w:id="1016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Agropecuária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del w:id="1017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E</w:delText>
        </w:r>
      </w:del>
      <w:ins w:id="1018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del w:id="1019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LATICÍNIOS</w:delText>
        </w:r>
      </w:del>
      <w:ins w:id="1020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Laticínios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del w:id="1021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LTDA</w:delText>
        </w:r>
      </w:del>
      <w:ins w:id="1022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Ltda.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, ao fundamento de que a promitente vendedora não outorgou a escritura nem entregou o lote</w:t>
      </w:r>
      <w:ins w:id="1023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(R$ 58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  <w:ins w:id="1024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257,01).</w:t>
        </w:r>
      </w:ins>
    </w:p>
    <w:p w14:paraId="2F484105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2. A sentença indeferiu a petição inicial e extinguiu o processo sem resolução do mérito, por considerar descumpridas as determinações </w:t>
      </w:r>
      <w:r>
        <w:rPr>
          <w:rFonts w:ascii="Arial" w:eastAsia="Arial" w:hAnsi="Arial" w:cs="Arial"/>
          <w:color w:val="595959"/>
          <w:sz w:val="28"/>
          <w:szCs w:val="28"/>
        </w:rPr>
        <w:lastRenderedPageBreak/>
        <w:t>de emenda, notadamente quanto à juntada de documentos, e deferiu ao autor a gratuidade de justiça.</w:t>
      </w:r>
    </w:p>
    <w:p w14:paraId="01F32E6B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3. O autor apela requerendo a cassação da sentença e o prosseguimento da ação, ao sustentar que cumpriu as determinações de emenda, que a sentença não indicou os vícios remanescentes, que ela é contraditória ao deferir a gratuidade de justiça e que a extinção viola a primazia do julgamento de mérito.</w:t>
      </w:r>
    </w:p>
    <w:p w14:paraId="69486AED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II. Questão em discussão</w:t>
      </w:r>
    </w:p>
    <w:p w14:paraId="1A3AFED0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4. Há duas questões em discussão: (i) saber se a frustração da citação do réu para responder à apelação interposta contra sentença de indeferimento da petição inicial impede o julgamento do recurso; e (ii) saber se o descumprimento da determinação de juntada de comprovante de residência, de comprovantes de pagamento, de documentos relativos à hipossuficiência econômica e de documentos em formato diverso autoriza o indeferimento da petição inicial.</w:t>
      </w:r>
    </w:p>
    <w:p w14:paraId="644E2D94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III. Razões de decidir</w:t>
      </w:r>
    </w:p>
    <w:p w14:paraId="26377390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5. A falta de citação do réu para responder à apelação (CPC 331 §1º) não impede o julgamento do recurso quando a solução é a cassação da sentença, pois o processo retorna à fase postulatória e o réu será citado na origem, sem prejuízo à defesa (CPC 282 §1º).</w:t>
      </w:r>
    </w:p>
    <w:p w14:paraId="38592B43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6. O comprovante de residência não constitui documento indispensável à propositura da ação, pois a lei exige apenas a indicação do domicílio e da residência das partes na petição inicial (CPC 319 II e 320). Eventual divergência quanto ao endereço repercute, quando muito, na competência territorial, que é relativa.</w:t>
      </w:r>
    </w:p>
    <w:p w14:paraId="4FDD7BE9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7. A prova dos pagamentos cuja restituição se pretende integra o fato constitutivo do direito do autor (CPC 373 I) e repercute no julgamento do pedido, não na admissibilidade da petição inicial, instruída com o contrato que fundamenta a demanda.</w:t>
      </w:r>
    </w:p>
    <w:p w14:paraId="7EE779ED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lastRenderedPageBreak/>
        <w:t>8. A falta de documentos destinados à comprovação da hipossuficiência econômica conduz, em regra, ao indeferimento da gratuidade de justiça e à intimação para o recolhimento das custas, e não à extinção do processo (CPC 99 §2º). No caso, a própria sentença deferiu o benefício.</w:t>
      </w:r>
    </w:p>
    <w:p w14:paraId="113D629A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9. A apresentação do contrato em posição horizontal e de documentos em formato diverso do determinado configura irregularidade formal que não dificulta o julgamento de mérito e não autoriza o indeferimento da petição inicial (CPC 321).</w:t>
      </w:r>
    </w:p>
    <w:p w14:paraId="7AFC57D4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IV. Dispositivo</w:t>
      </w:r>
    </w:p>
    <w:p w14:paraId="3DC24E76" w14:textId="1855E669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1"/>
      <w:r>
        <w:rPr>
          <w:rFonts w:ascii="Arial" w:eastAsia="Arial" w:hAnsi="Arial" w:cs="Arial"/>
          <w:color w:val="595959"/>
          <w:sz w:val="28"/>
          <w:szCs w:val="28"/>
        </w:rPr>
        <w:t xml:space="preserve">10. Deu-se provimento ao apelo</w:t>
      </w:r>
      <w:commentRangeEnd w:id="11"/>
      <w:r>
        <w:rPr>
          <w:rStyle w:val="CommentReference"/>
        </w:rPr>
        <w:commentReference w:id="11"/>
      </w:r>
      <w:ins w:id="1025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do autor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para cassar a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r.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sentença e determinar o retorno dos autos à origem para o regular prosseguimento da ação</w:t>
      </w:r>
      <w:ins w:id="1026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, ressalvado o exame, pelo d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  <w:ins w:id="1027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Juízo de origem, do pedido de alteração do polo passivo.</w:t>
        </w:r>
      </w:ins>
    </w:p>
    <w:p w14:paraId="6248D4D0" w14:textId="77777777" w:rsidR="00637381" w:rsidRDefault="00552697">
      <w:pPr>
        <w:keepNext/>
        <w:spacing w:after="0" w:line="360" w:lineRule="auto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__________</w:t>
      </w:r>
    </w:p>
    <w:p w14:paraId="1F192880" w14:textId="77777777" w:rsidR="00637381" w:rsidRDefault="00552697">
      <w:pPr>
        <w:keepNext/>
        <w:spacing w:after="0" w:line="360" w:lineRule="auto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Dispositivos relevantes citados: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 CPC, arts. 4º; 65; 99, §2º; 282, §§1º e 2º; 319, II; 320; 321; 330, IV; 331, §1º; 373, I; 485, I.</w:t>
      </w:r>
    </w:p>
    <w:p w14:paraId="2333706C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Jurisprudência relevante citada: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 TJDFT, Acórdão 1919384, 0702897-24.2024.8.07.0009, Rel. Robson Teixeira de Freitas, 8ª Turma Cível, j. 10/09/2024, DJe 20/09/2024; TJDFT, Acórdão 1888477, 0745757-98.2023.8.07.0001, Rel. Ana Cantarino, 5ª Turma Cível, j. 04/07/2024, DJe 19/07/2024; TJDFT, Acórdão 2088940, 0712518-75.2025.8.07.0020, Rel. Fabrício Fontoura Bezerra, 1ª Turma Cível, j. 04/02/2026, DJe 02/03/2026.</w:t>
      </w:r>
    </w:p>
    <w:p w14:paraId="076CA26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</w:p>
    <w:p w14:paraId="6D9DE6C2" w14:textId="77777777" w:rsidR="00637381" w:rsidRDefault="00552697">
      <w:pPr>
        <w:spacing w:after="0" w:line="360" w:lineRule="auto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FF0000"/>
          <w:sz w:val="28"/>
          <w:szCs w:val="28"/>
          <w:highlight w:val="yellow"/>
        </w:rPr>
        <w:t>RESUMO DA SENTENÇA</w:t>
      </w:r>
    </w:p>
    <w:p w14:paraId="5DAA8EEB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FF0000"/>
          <w:sz w:val="28"/>
          <w:szCs w:val="28"/>
        </w:rPr>
        <w:t>I. RAZÕES DE DECIDIR</w:t>
      </w:r>
    </w:p>
    <w:p w14:paraId="7339C3AE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Descumprimento das determinações de emenda</w:t>
      </w:r>
    </w:p>
    <w:p w14:paraId="0A14E326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 xml:space="preserve">1. Entendeu que o autor, intimado por duas vezes a emendar a petição inicial, não atendeu às determinações do juízo, notadamente </w:t>
      </w:r>
      <w:r>
        <w:rPr>
          <w:rFonts w:ascii="Arial" w:eastAsia="Arial" w:hAnsi="Arial" w:cs="Arial"/>
          <w:color w:val="FF0000"/>
          <w:sz w:val="28"/>
          <w:szCs w:val="28"/>
        </w:rPr>
        <w:lastRenderedPageBreak/>
        <w:t>quanto à juntada de documentos que reputou essenciais ao ajuizamento da demanda.</w:t>
      </w:r>
    </w:p>
    <w:p w14:paraId="5E5AE2DF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Indeferimento da petição inicial</w:t>
      </w:r>
    </w:p>
    <w:p w14:paraId="5FBE7C72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2. Aplicou o art. 321, parágrafo único, do CPC, por considerar não sanados os vícios indicados nas decisões de emenda.</w:t>
      </w:r>
    </w:p>
    <w:p w14:paraId="29B90FC9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FF0000"/>
          <w:sz w:val="28"/>
          <w:szCs w:val="28"/>
        </w:rPr>
        <w:t>II. DISPOSITIVO DA SENTENÇA</w:t>
      </w:r>
    </w:p>
    <w:p w14:paraId="3B9F5ADA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Extinção sem resolução do mérito</w:t>
      </w:r>
    </w:p>
    <w:p w14:paraId="6B6D25F3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3. Indeferiu a petição inicial e extinguiu o processo sem resolução do mérito.</w:t>
      </w:r>
    </w:p>
    <w:p w14:paraId="5555C36D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Custas e gratuidade de justiça</w:t>
      </w:r>
    </w:p>
    <w:p w14:paraId="56371905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4. Condenou o autor ao pagamento das custas, com exigibilidade suspensa pela gratuidade de justiça deferida na própria sentença, sem honorários.</w:t>
      </w:r>
    </w:p>
    <w:p w14:paraId="1AC7A84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</w:p>
    <w:p w14:paraId="788FDFB1" w14:textId="77777777" w:rsidR="00637381" w:rsidRDefault="00552697">
      <w:pPr>
        <w:pageBreakBefore/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  <w:pPrChange w:id="1028" w:author="Assessor GDSXSR" w:date="2026-10-29T18:30:42Z">
          <w:pPr>
            <w:spacing w:after="0" w:line="360" w:lineRule="auto"/>
            <w:jc w:val="center"/>
          </w:pPr>
        </w:pPrChange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RELATÓRIO</w:t>
      </w:r>
    </w:p>
    <w:p w14:paraId="42858E1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8A843A6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Trata-se de apelação interposta contra sentença que extinguiu a ação de rescisão de contrato de promessa de compra e venda cumulada com restituição de valores pagos e indenização por danos morais (valor da causa: R$ 58.257,01) sem resolução do mérito, nos seguintes termos (ID 90441448):</w:t>
      </w:r>
    </w:p>
    <w:p w14:paraId="0A37FB7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0B7CF7E" w14:textId="50261539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“Ação que tramita sob o procedimento comum proposta por </w:t>
      </w:r>
      <w:r w:rsidR="00E6130E">
        <w:rPr>
          <w:rFonts w:ascii="Arial" w:eastAsia="Arial" w:hAnsi="Arial" w:cs="Arial"/>
          <w:i/>
          <w:iCs/>
          <w:color w:val="595959"/>
          <w:sz w:val="26"/>
          <w:szCs w:val="26"/>
        </w:rPr>
        <w:t>MARISVALDO FERREIRA LINO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em desfavor de </w:t>
      </w:r>
      <w:r w:rsidR="00F06DC6" w:rsidRPr="00F06DC6">
        <w:rPr>
          <w:rFonts w:ascii="Arial" w:eastAsia="Arial" w:hAnsi="Arial" w:cs="Arial"/>
          <w:i/>
          <w:iCs/>
          <w:color w:val="595959"/>
          <w:sz w:val="26"/>
          <w:szCs w:val="26"/>
        </w:rPr>
        <w:t>REU:</w:t>
      </w:r>
      <w:r w:rsidR="00F06DC6"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</w:t>
      </w:r>
      <w:r w:rsidR="00E6130E">
        <w:rPr>
          <w:rFonts w:ascii="Arial" w:eastAsia="Arial" w:hAnsi="Arial" w:cs="Arial"/>
          <w:i/>
          <w:iCs/>
          <w:color w:val="595959"/>
          <w:sz w:val="26"/>
          <w:szCs w:val="26"/>
        </w:rPr>
        <w:t>AUREA BERNAVA PAZZIAN</w:t>
      </w:r>
      <w:r w:rsidR="006C7E6F">
        <w:rPr>
          <w:rFonts w:ascii="Arial" w:eastAsia="Arial" w:hAnsi="Arial" w:cs="Arial"/>
          <w:i/>
          <w:iCs/>
          <w:color w:val="595959"/>
          <w:sz w:val="26"/>
          <w:szCs w:val="26"/>
        </w:rPr>
        <w:t>,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G-MILK AGROPECUÁRIA E LATICÍNIOS LTDA, conforme qualificações constantes dos autos.</w:t>
      </w:r>
    </w:p>
    <w:p w14:paraId="469FC986" w14:textId="2EBB6DCB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Facultada emenda à inicial, por duas vezes, nos termos das decisões de IDs </w:t>
      </w:r>
      <w:r w:rsidR="006C7E6F" w:rsidRPr="006C7E6F">
        <w:rPr>
          <w:rFonts w:ascii="Arial" w:eastAsia="Arial" w:hAnsi="Arial" w:cs="Arial"/>
          <w:i/>
          <w:iCs/>
          <w:color w:val="595959"/>
          <w:sz w:val="26"/>
          <w:szCs w:val="26"/>
        </w:rPr>
        <w:t>263303488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e </w:t>
      </w:r>
      <w:r w:rsidR="00401A40" w:rsidRPr="00401A40">
        <w:rPr>
          <w:rFonts w:ascii="Arial" w:eastAsia="Arial" w:hAnsi="Arial" w:cs="Arial"/>
          <w:i/>
          <w:iCs/>
          <w:color w:val="595959"/>
          <w:sz w:val="26"/>
          <w:szCs w:val="26"/>
        </w:rPr>
        <w:lastRenderedPageBreak/>
        <w:t>269677836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, a parte autora não atendeu às determinações deste juízo.</w:t>
      </w:r>
    </w:p>
    <w:p w14:paraId="7B02EEB8" w14:textId="77777777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A teor do artigo 321 do Código de Processo Civil, verificando o juiz que a peça de ingresso não preenche os requisitos dos artigos 319 e 320 do mesmo diploma legal ou que apresenta defeitos capazes de dificultar o julgamento do mérito, deve instar a parte a emendá-la ou completá-la, no prazo de 15 dias, sob pena de indeferimento da petição inicial.</w:t>
      </w:r>
    </w:p>
    <w:p w14:paraId="3A8D0F44" w14:textId="1216A960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Na presente hipótese, a parte autora foi chamada a emendar a inicial e não cumpriu com as determinações judiciais, notadamente quanto à juntada de documentos essenciais ao ajuizamento da demanda, conforme discriminado ao ID </w:t>
      </w:r>
      <w:r w:rsidR="00D40B79" w:rsidRPr="00D40B79">
        <w:rPr>
          <w:rFonts w:ascii="Arial" w:eastAsia="Arial" w:hAnsi="Arial" w:cs="Arial"/>
          <w:i/>
          <w:iCs/>
          <w:color w:val="595959"/>
          <w:sz w:val="26"/>
          <w:szCs w:val="26"/>
        </w:rPr>
        <w:t>263303488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.</w:t>
      </w:r>
    </w:p>
    <w:p w14:paraId="508F7872" w14:textId="77777777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Diante do exposto, indefiro a inicial e resolvo o processo, nos termos do artigo 485, inc. I, artigo 321, parágrafo único, e artigo 330, inc. IV, todos do CPC.</w:t>
      </w:r>
    </w:p>
    <w:p w14:paraId="2B0C97F7" w14:textId="77777777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Custas pela parte autora na totalidade das devidas. Todavia, ante a gratuidade judiciária que ora lhe defiro, fica suspensa a exigibilidade dos valores devidos, artigo 98, §3º, do CPC. Sem honorários. (...)”</w:t>
      </w:r>
    </w:p>
    <w:p w14:paraId="1D2E9D7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05AF987" w14:textId="662332A1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Na petição inicial, o autor, pedreiro, afirma que celebrou com a primeira ré, em 23/09/2014, promessa de compra e venda de lote, que pagou 48 parcelas de R$ 300,00 e a taxa de abertura de crédito de R$ 1.000,00 e que não recebeu a escritura nem a posse do imóvel.</w:t>
      </w:r>
    </w:p>
    <w:p w14:paraId="5D23851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6B57D0D" w14:textId="3F5E4FD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del w:id="1029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A</w:delText>
        </w:r>
      </w:del>
      <w:ins w:id="1030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del w:id="1031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decisão</w:delText>
        </w:r>
      </w:del>
      <w:ins w:id="1032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d. Juízo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de </w:t>
      </w:r>
      <w:del w:id="1033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ID 90441440</w:delText>
        </w:r>
      </w:del>
      <w:ins w:id="1034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origem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determinou ao autor que emendasse a petição inicial para: (i) apresentar comprovante de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residência em seu nome, emitido h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á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menos de 30 dias; (ii) esclarecer a legitimidade passiva da segunda ré, que não integrou o contrato; (iii) complementar a causa de pedir dos danos morais; (iv) retificar o valor pretendido a título de restituição; (v) apresentar os comprovantes de pagamento dos valores cuja restituição pretende; (vi) juntar o contrato integralmente em posição vertical; (vii) juntar documentos em formato PDF; e (viii) comprovar a hipossuficiência econômica, mediante CTPS digital, comprovant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es de renda, extratos bancários de todas as contas e faturas de cartão de crédito dos três últimos meses, ou recolher as custas iniciais</w:t>
      </w:r>
      <w:ins w:id="1035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(ID 90441440)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</w:p>
    <w:p w14:paraId="6B8B305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5C9700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autor apresentou petição substitutiva da inicial</w:t>
      </w:r>
      <w:del w:id="1036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(ID 90441442)</w:delText>
        </w:r>
      </w:del>
      <w:r>
        <w:rPr>
          <w:rFonts w:ascii="Arial" w:eastAsia="Arial" w:hAnsi="Arial" w:cs="Arial"/>
          <w:color w:val="595959"/>
          <w:sz w:val="28"/>
          <w:szCs w:val="28"/>
        </w:rPr>
        <w:t xml:space="preserve">, na qual requereu a substituição da segunda ré por PINDORAMA PARQUE EMPREENDIMENTOS IMOBILIÁRIOS SPE LTDA, complementou a causa de pedir dos danos morais e juntou extratos bancários de janeiro e fevereiro de 2026 (ID </w:t>
      </w:r>
      <w:ins w:id="1037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90441442, 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90441443 e 90441444).</w:t>
      </w:r>
    </w:p>
    <w:p w14:paraId="2BDBF69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08FD938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del w:id="1038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A</w:delText>
        </w:r>
      </w:del>
      <w:ins w:id="1039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del w:id="1040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decisão</w:delText>
        </w:r>
      </w:del>
      <w:ins w:id="1041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d. Juízo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de </w:t>
      </w:r>
      <w:del w:id="1042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ID 90441445</w:delText>
        </w:r>
      </w:del>
      <w:ins w:id="1043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origem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concedeu ao autor prazo derradeiro de 15 dias para o cumprimento integral da decisão de emenda, sob pena de indeferimento da petição inicial</w:t>
      </w:r>
      <w:ins w:id="1044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(ID 90441445)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</w:p>
    <w:p w14:paraId="198D156F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048" w:author="Assessor GDSXSR" w:date="2026-10-29T18:30:42Z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autor apresentou petição complementar</w:t>
      </w:r>
      <w:del w:id="1045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(ID 90441447)</w:delText>
        </w:r>
      </w:del>
      <w:r>
        <w:rPr>
          <w:rFonts w:ascii="Arial" w:eastAsia="Arial" w:hAnsi="Arial" w:cs="Arial"/>
          <w:color w:val="595959"/>
          <w:sz w:val="28"/>
          <w:szCs w:val="28"/>
        </w:rPr>
        <w:t xml:space="preserve">, na qual esclareceu a legitimidade passiva das rés, retificou o valor da restituição para R$ 47.257,01, afirmou que os pagamentos estão demonstrados pelo cálculo de atualização e pelo protocolo de recebimento de boletos juntados com a inicial e anunciou a juntada de comprovante de residência, documentos de renda, extratos bancários, faturas de cartão de crédito, comprovantes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de pagamento disponíveis, contrato em posição vertical e documentos em PDF</w:t>
      </w:r>
      <w:ins w:id="1046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(ID 90441447)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  <w:del w:id="1047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049" w:author="Assessor GDSXSR" w:date="2026-10-29T18:30:42Z"/>
        </w:rPr>
      </w:pPr>
    </w:p>
    <w:p w14:paraId="547BFFDE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petição não veio acompanhada de documentos.</w:t>
      </w:r>
    </w:p>
    <w:p w14:paraId="7399B99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B721E23" w14:textId="2FF00983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2"/>
      <w:r>
        <w:rPr>
          <w:rFonts w:ascii="Arial" w:eastAsia="Arial" w:hAnsi="Arial" w:cs="Arial"/>
          <w:color w:val="595959"/>
          <w:sz w:val="28"/>
          <w:szCs w:val="28"/>
        </w:rPr>
        <w:t xml:space="preserve">Apelo </w:t>
      </w:r>
      <w:commentRangeEnd w:id="12"/>
      <w:r>
        <w:rPr>
          <w:rStyle w:val="CommentReference"/>
        </w:rPr>
        <w:commentReference w:id="12"/>
      </w:r>
      <w:del w:id="1050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de</w:delText>
        </w:r>
      </w:del>
      <w:ins w:id="1051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do autor,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MARISVALDO FERREIRA LINO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em que alega, em síntese, que: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1)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cumpriu integralmente as determinações de emenda;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2)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não indicou quais vícios remanesceriam, em ofensa ao dever de fundamentação;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3)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é contraditória, pois deferiu a gratuidade de justiça e extinguiu o processo pelo suposto descumprimento da determinação de juntada dos documentos de hipossuficiência;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4)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extinção ofende os princípios da primazia do julgamento de mérito, da cooperação e da instrumentalidade das formas.</w:t>
      </w:r>
    </w:p>
    <w:p w14:paraId="13FB12C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20C7C6B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Requer a cassação da r. sentença, com o retorno dos autos à origem para o prosseguimento do feito e a citação das rés. Subsidiariamente, requer a especificação do vício remanescente, com nova oportunidade de saneamento. Requer, ainda, a manutenção da gratuidade de justiça.</w:t>
      </w:r>
    </w:p>
    <w:p w14:paraId="540DCEB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A1A8905" w14:textId="77777777" w:rsidR="003B172B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d. Juízo de origem manteve a sentença e determinou a citação das rés para responderem ao recurso (ID 90441454). </w:t>
      </w:r>
    </w:p>
    <w:p w14:paraId="5E8B1E70" w14:textId="77777777" w:rsidR="003B172B" w:rsidRDefault="003B172B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F6AFC88" w14:textId="77777777" w:rsidR="003B172B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Os avisos de recebimento retornaram sem cumprimento (ID 90441457 e 90442360). </w:t>
      </w:r>
    </w:p>
    <w:p w14:paraId="1F63F428" w14:textId="77777777" w:rsidR="003B172B" w:rsidRDefault="003B172B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0C02503" w14:textId="3666C36D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del w:id="1052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O</w:delText>
        </w:r>
      </w:del>
      <w:ins w:id="1053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Os autos foram remetidos a este Tribunal sem contrarrazões, após o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autor </w:t>
      </w:r>
      <w:del w:id="1054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requereu</w:delText>
        </w:r>
      </w:del>
      <w:ins w:id="1055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requerer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novas diligências para a localização das rés (ID 90442363)</w:t>
      </w:r>
      <w:del w:id="1056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, e os autos foram remetidos a este Tribunal sem contrarrazões</w:delText>
        </w:r>
      </w:del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</w:p>
    <w:p w14:paraId="5658B875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4A94E93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É o relatório.</w:t>
      </w:r>
    </w:p>
    <w:p w14:paraId="0E3830B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CB20273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VOTO</w:t>
      </w:r>
    </w:p>
    <w:p w14:paraId="7414B61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9997E2B" w14:textId="77777777" w:rsidR="00637381" w:rsidRPr="006F3A16" w:rsidRDefault="00552697" w:rsidP="006F3A16">
      <w:pPr>
        <w:spacing w:after="0" w:line="360" w:lineRule="auto"/>
        <w:jc w:val="both"/>
        <w:rPr>
          <w:rFonts w:ascii="Arial" w:eastAsia="Arial" w:hAnsi="Arial" w:cs="Arial"/>
          <w:b/>
          <w:bCs/>
          <w:color w:val="595959"/>
          <w:sz w:val="28"/>
          <w:szCs w:val="28"/>
        </w:rPr>
      </w:pPr>
      <w:r w:rsidRPr="006F3A16">
        <w:rPr>
          <w:rFonts w:ascii="Arial" w:eastAsia="Arial" w:hAnsi="Arial" w:cs="Arial"/>
          <w:b/>
          <w:bCs/>
          <w:color w:val="595959"/>
          <w:sz w:val="28"/>
          <w:szCs w:val="28"/>
        </w:rPr>
        <w:t>O Senhor Desembargador SÉRGIO ROCHA – Relator.</w:t>
      </w:r>
    </w:p>
    <w:p w14:paraId="708A294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F5EC46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Ação ajuizada em 23/12/2025. Sentença proferida em 07/05/2026. Apelo interposto em 27/05/2026. Valor da causa: R$ 58.257,01.</w:t>
      </w:r>
    </w:p>
    <w:p w14:paraId="71A1E9C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B916375" w14:textId="54A2032C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APELO DO AUTOR, </w:t>
      </w:r>
      <w:r w:rsidR="00E6130E">
        <w:rPr>
          <w:rFonts w:ascii="Arial" w:eastAsia="Arial" w:hAnsi="Arial" w:cs="Arial"/>
          <w:b/>
          <w:bCs/>
          <w:color w:val="595959"/>
          <w:sz w:val="28"/>
          <w:szCs w:val="28"/>
        </w:rPr>
        <w:t>MARISVALDO FERREIRA LINO</w:t>
      </w:r>
    </w:p>
    <w:p w14:paraId="43A17152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3852D55" w14:textId="77777777" w:rsidR="00637381" w:rsidRPr="003B172B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 w:rsidRPr="003B172B">
        <w:rPr>
          <w:rFonts w:ascii="Arial" w:eastAsia="Arial" w:hAnsi="Arial" w:cs="Arial"/>
          <w:color w:val="595959"/>
          <w:sz w:val="28"/>
          <w:szCs w:val="28"/>
          <w:highlight w:val="yellow"/>
          <w:rPrChange w:id="1057" w:author="Assessor GDSXSR" w:date="2026-10-29T18:30:42Z">
            <w:rPr>
              <w:rFonts w:ascii="Arial" w:eastAsia="Arial" w:hAnsi="Arial" w:cs="Arial"/>
              <w:color w:val="595959"/>
              <w:sz w:val="28"/>
              <w:szCs w:val="28"/>
            </w:rPr>
          </w:rPrChange>
        </w:rPr>
        <w:t>DA MANUTENÇÃO DA GRATUIDADE DE JUSTIÇA</w:t>
      </w:r>
    </w:p>
    <w:p w14:paraId="4728E7D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753651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gratuidade de justiça foi concedida ao autor/apelante na sentença.</w:t>
      </w:r>
    </w:p>
    <w:p w14:paraId="255A2DD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F9CC4E8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  <w:u w:val="single"/>
          <w:rPrChange w:id="1059" w:author="Assessor GDSXSR" w:date="2026-10-29T18:30:42Z">
            <w:rPr>
              <w:rFonts w:ascii="Arial" w:eastAsia="Arial" w:hAnsi="Arial" w:cs="Arial"/>
              <w:color w:val="595959"/>
              <w:sz w:val="28"/>
              <w:szCs w:val="28"/>
            </w:rPr>
          </w:rPrChange>
        </w:rPr>
        <w:t>Não havendo impugnação, mantenho o benefício.</w:t>
      </w:r>
    </w:p>
    <w:p w14:paraId="0C3AB62D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CD7B293" w14:textId="77777777" w:rsidR="00637381" w:rsidRPr="003B172B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 w:rsidRPr="003B172B">
        <w:rPr>
          <w:rFonts w:ascii="Arial" w:eastAsia="Arial" w:hAnsi="Arial" w:cs="Arial"/>
          <w:color w:val="595959"/>
          <w:sz w:val="28"/>
          <w:szCs w:val="28"/>
          <w:highlight w:val="yellow"/>
          <w:rPrChange w:id="1058" w:author="Assessor GDSXSR" w:date="2026-10-29T18:30:42Z">
            <w:rPr>
              <w:rFonts w:ascii="Arial" w:eastAsia="Arial" w:hAnsi="Arial" w:cs="Arial"/>
              <w:color w:val="595959"/>
              <w:sz w:val="28"/>
              <w:szCs w:val="28"/>
            </w:rPr>
          </w:rPrChange>
        </w:rPr>
        <w:t>DA POSSIBILIDADE DE JULGAMENTO DO APELO SEM A CITAÇÃO DAS RÉS PARA RESPONDEREM AO RECURSO</w:t>
      </w:r>
    </w:p>
    <w:p w14:paraId="1531C39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129C3A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Indeferida a petição inicial e mantida a sentença pelo Juízo de origem, </w:t>
      </w:r>
      <w:del w:id="1060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o</w:delText>
        </w:r>
      </w:del>
      <w:ins w:id="1061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as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del w:id="1062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réu</w:delText>
        </w:r>
      </w:del>
      <w:ins w:id="1063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rés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del w:id="1064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deve</w:delText>
        </w:r>
      </w:del>
      <w:ins w:id="1065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devem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ser </w:t>
      </w:r>
      <w:del w:id="1066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citado</w:delText>
        </w:r>
      </w:del>
      <w:ins w:id="1067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citadas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para responder ao recurso, nos termos do art. 331 do CPC:</w:t>
      </w:r>
    </w:p>
    <w:p w14:paraId="2A4406A2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EBF3F55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“Art. 331. Indeferida a petição inicial, o autor poderá apelar, facultado ao juiz, no prazo de 5 (cinco) dias, retratar-se.</w:t>
      </w:r>
    </w:p>
    <w:p w14:paraId="59ED687C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§ 1º Se não houver retratação, o juiz mandará citar o réu para responder ao recurso.</w:t>
      </w:r>
    </w:p>
    <w:p w14:paraId="03CE3744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(...).”</w:t>
      </w:r>
    </w:p>
    <w:p w14:paraId="192AD37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B004D8F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No caso, as tentativas de citação das rés pela via postal foram frustradas</w:t>
      </w:r>
      <w:del w:id="1068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(ID 90441457 e 90442360)</w:delText>
        </w:r>
      </w:del>
      <w:r>
        <w:rPr>
          <w:rFonts w:ascii="Arial" w:eastAsia="Arial" w:hAnsi="Arial" w:cs="Arial"/>
          <w:color w:val="595959"/>
          <w:sz w:val="28"/>
          <w:szCs w:val="28"/>
        </w:rPr>
        <w:t xml:space="preserve">, e os autos subiram a este Tribunal sem contrarrazões</w:t>
      </w:r>
      <w:ins w:id="1069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(ID 90441457 e 90442360)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</w:p>
    <w:p w14:paraId="75AC370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AC8A7DD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  <w:rPrChange w:id="1070" w:author="Assessor GDSXSR" w:date="2026-10-29T18:30:42Z">
            <w:rPr>
              <w:rFonts w:ascii="Arial" w:eastAsia="Arial" w:hAnsi="Arial" w:cs="Arial"/>
              <w:color w:val="595959"/>
              <w:sz w:val="28"/>
              <w:szCs w:val="28"/>
            </w:rPr>
          </w:rPrChange>
        </w:rPr>
        <w:t>A falta de citação, no entanto, não impede o julgamento do apelo.</w:t>
      </w:r>
    </w:p>
    <w:p w14:paraId="2EDCC7B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6E5954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Como o recurso será provido para cassar a sentença, o processo retornará à fase postulatória, e as rés serão citadas na origem, com plena oportunidade de defesa. O julgamento, portanto, não lhes causa prejuízo.</w:t>
      </w:r>
    </w:p>
    <w:p w14:paraId="109BFB84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B0CB811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Dispõe o art. 282, §1º, do CPC:</w:t>
      </w:r>
    </w:p>
    <w:p w14:paraId="41FE3818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0BADB57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“§ 1º O ato não será repetido nem sua falta será suprida quando não prejudicar a parte.”</w:t>
      </w:r>
    </w:p>
    <w:p w14:paraId="2B7D84A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C9DB8B0" w14:textId="7E8452FB" w:rsidR="007244AA" w:rsidRDefault="007244AA" w:rsidP="007244AA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  <w:u w:val="single"/>
          <w:rPrChange w:id="1071" w:author="Assessor GDSXSR" w:date="2026-10-29T18:30:42Z">
            <w:rPr>
              <w:rFonts w:ascii="Arial" w:eastAsia="Arial" w:hAnsi="Arial" w:cs="Arial"/>
              <w:color w:val="595959"/>
              <w:sz w:val="28"/>
              <w:szCs w:val="28"/>
            </w:rPr>
          </w:rPrChange>
        </w:rPr>
        <w:t>Assim, presentes os pressupostos de admissibilidade, conheço do apelo.</w:t>
      </w:r>
    </w:p>
    <w:p w14:paraId="62B615D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E6FA918" w14:textId="77777777" w:rsidR="00637381" w:rsidRPr="007244AA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commentRangeStart w:id="1"/>
      <w:r w:rsidRPr="007244AA">
        <w:rPr>
          <w:rFonts w:ascii="Arial" w:eastAsia="Arial" w:hAnsi="Arial" w:cs="Arial"/>
          <w:color w:val="595959"/>
          <w:sz w:val="28"/>
          <w:szCs w:val="28"/>
          <w:highlight w:val="yellow"/>
        </w:rPr>
        <w:lastRenderedPageBreak/>
        <w:t>DA INVIABILIDADE DO INDEFERIMENTO DA PETIÇÃO INICIAL POR FALTA DE DOCUMENTOS NÃO INDISPENSÁVEIS À PROPOSITURA DA AÇÃO</w:t>
      </w:r>
      <w:commentRangeEnd w:id="1"/>
      <w:r w:rsidRPr="007244AA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1"/>
      </w:r>
    </w:p>
    <w:p w14:paraId="351822F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A01FAA6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autor/apelante alega que: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1)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apresentou comprovante de residência, esclareceu a legitimidade passiva e retificou o polo passivo, complementou a causa de pedir dos danos morais e retificou o valor da restituição;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2)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os pagamentos estão demonstrados pelo cálculo de atualização do TJDFT, que discrimina as 48 parcelas pagas, e pelo protocolo de recebimento dos boletos, e parte dos comprovantes originais pode não ter sido preservada, pelo decurso de mais de dez anos;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3)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juntou o contrato em posição vertical e os documentos em formato PDF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4)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apresentou a CTPS digital, os comprovantes de renda, os extratos bancários e as faturas de cartão de crédito exigidos para a comprovação da hipossuficiência;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5)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limitou-se a afirmar genericamente o descumprimento, sem indicar os itens pendentes;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6)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deferiu a gratuidade de justiça e, ao mesmo tempo, extinguiu o processo pela suposta falta dos documentos de hipossuficiência;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7)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demanda é compreensível, os pedidos estão delimitados, e eventual vício sanável não autoriza a extinção </w:t>
      </w:r>
      <w:r>
        <w:rPr>
          <w:rFonts w:ascii="Arial" w:eastAsia="Arial" w:hAnsi="Arial" w:cs="Arial"/>
          <w:color w:val="595959"/>
          <w:sz w:val="28"/>
          <w:szCs w:val="28"/>
        </w:rPr>
        <w:t>do processo.</w:t>
      </w:r>
    </w:p>
    <w:p w14:paraId="38F9B6D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EE8AF7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Requer a cassação da r. sentença e o retorno dos autos à origem para o prosseguimento do feito. Subsidiariamente, requer a especificação do vício remanescente, com nova oportunidade de saneamento.</w:t>
      </w:r>
    </w:p>
    <w:p w14:paraId="1FA08C7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D39DDCA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>Com razão.</w:t>
      </w:r>
    </w:p>
    <w:p w14:paraId="5FFE746F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316401B" w14:textId="77777777" w:rsidR="003E5136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lastRenderedPageBreak/>
        <w:t xml:space="preserve">Deixo de examinar a alegada nulidade da sentença por deficiência de fundamentação, pois o mérito do apelo será decidido a favor do autor/apelante, a quem a declaração de nulidade aproveitaria. </w:t>
      </w:r>
    </w:p>
    <w:p w14:paraId="6EF600D5" w14:textId="77777777" w:rsidR="003E5136" w:rsidRDefault="003E5136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FC5AF73" w14:textId="67A6396D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Dispõe o art. 282, §2º, do CPC:</w:t>
      </w:r>
    </w:p>
    <w:p w14:paraId="1DE8A28D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0B0B18D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“§ 2º Quando puder decidir o mérito a favor da parte a quem aproveite a decretação da nulidade, o juiz não a pronunciará nem mandará repetir o ato ou suprir-lhe a falta.”</w:t>
      </w:r>
    </w:p>
    <w:p w14:paraId="159815C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6889644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controvérsia recursal cinge-se a saber se o descumprimento parcial das determinações de emenda autorizava o indeferimento da petição inicial.</w:t>
      </w:r>
    </w:p>
    <w:p w14:paraId="40F9704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DA50476" w14:textId="77777777" w:rsidR="00321483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Registro, de início, que o cumprimento não foi integral, como afirma o autor/apelante. </w:t>
      </w:r>
    </w:p>
    <w:p w14:paraId="104A6797" w14:textId="77777777" w:rsidR="00321483" w:rsidRDefault="00321483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080" w:author="Assessor GDSXSR" w:date="2026-10-29T18:30:42Z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petição complementar</w:t>
      </w:r>
      <w:del w:id="1076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de ID 90441447</w:delText>
        </w:r>
      </w:del>
      <w:r>
        <w:rPr>
          <w:rFonts w:ascii="Arial" w:eastAsia="Arial" w:hAnsi="Arial" w:cs="Arial"/>
          <w:color w:val="595959"/>
          <w:sz w:val="28"/>
          <w:szCs w:val="28"/>
        </w:rPr>
        <w:t xml:space="preserve"> anunciou a juntada de comprovante de residência, de documentos de renda, de comprovantes de pagamento, do contrato em posição vertical e de documentos em </w:t>
      </w:r>
      <w:del w:id="1077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formato </w:delText>
        </w:r>
      </w:del>
      <w:r>
        <w:rPr>
          <w:rFonts w:ascii="Arial" w:eastAsia="Arial" w:hAnsi="Arial" w:cs="Arial"/>
          <w:color w:val="595959"/>
          <w:sz w:val="28"/>
          <w:szCs w:val="28"/>
        </w:rPr>
        <w:t xml:space="preserve">PDF, mas não veio acompanhada de nenhum deles</w:t>
      </w:r>
      <w:ins w:id="1078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(ID 90441447)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  <w:del w:id="1079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081" w:author="Assessor GDSXSR" w:date="2026-10-29T18:30:42Z"/>
        </w:rPr>
      </w:pPr>
    </w:p>
    <w:p w14:paraId="3C562801" w14:textId="5EA8E44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Constam dos autos, quanto à hipossuficiência, apenas os extratos bancários de janeiro e fevereiro de 2026 (ID 90441443 e 90441444).</w:t>
      </w:r>
    </w:p>
    <w:p w14:paraId="5049916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087" w:author="Assessor GDSXSR" w:date="2026-10-29T18:30:42Z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As determinações dos itens (ii), (iii) e (iv) da decisão de emenda — legitimidade passiva, causa de pedir dos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danos morais e valor da restituição — foram atendidas </w:t>
      </w:r>
      <w:del w:id="1082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nas petições de </w:delText>
        </w:r>
      </w:del>
      <w:ins w:id="1083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(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ID 90441442 e 90441447</w:t>
      </w:r>
      <w:ins w:id="1084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)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  <w:del w:id="1085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088" w:author="Assessor GDSXSR" w:date="2026-10-29T18:30:42Z"/>
        </w:rPr>
      </w:pPr>
    </w:p>
    <w:p w14:paraId="315C94A8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  <w:rPrChange w:id="1086" w:author="Assessor GDSXSR" w:date="2026-10-29T18:30:42Z">
            <w:rPr>
              <w:rFonts w:ascii="Arial" w:eastAsia="Arial" w:hAnsi="Arial" w:cs="Arial"/>
              <w:color w:val="595959"/>
              <w:sz w:val="28"/>
              <w:szCs w:val="28"/>
            </w:rPr>
          </w:rPrChange>
        </w:rPr>
        <w:t xml:space="preserve">O descumprimento recaiu sobre os demais itens, que não tratam de documentos indispensáveis à propositura da ação nem de defeitos capazes de dificultar o julgamento de mérito.</w:t>
      </w:r>
    </w:p>
    <w:p w14:paraId="47BFC24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28C0D8F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Dispõem os arts. 320 e 321 do CPC:</w:t>
      </w:r>
    </w:p>
    <w:p w14:paraId="71F0E78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1EF62A3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“Art. 320. A petição inicial será instruída com os documentos indispensáveis à propositura da ação.</w:t>
      </w:r>
    </w:p>
    <w:p w14:paraId="17A7E866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Art. 321. O juiz, ao verificar que a petição inicial não preenche os requisitos dos arts. 319 e 320 ou que apresenta defeitos e irregularidades capazes de dificultar o julgamento de mérito, determinará que o autor, no prazo de 15 (quinze) dias, a emende ou a complete, indicando com precisão o que deve ser corrigido ou completado.</w:t>
      </w:r>
    </w:p>
    <w:p w14:paraId="1F8B5B16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Parágrafo único. Se o autor não cumprir a diligência, o juiz indeferirá a petição inicial.”</w:t>
      </w:r>
    </w:p>
    <w:p w14:paraId="4032202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098" w:author="Assessor GDSXSR" w:date="2026-10-29T18:30:42Z"/>
        </w:rPr>
      </w:pPr>
      <w:commentRangeStart w:id="2"/>
      <w:commentRangeStart w:id="13"/>
      <w:r>
        <w:rPr>
          <w:rFonts w:ascii="Arial" w:eastAsia="Arial" w:hAnsi="Arial" w:cs="Arial"/>
          <w:color w:val="595959"/>
          <w:sz w:val="28"/>
          <w:szCs w:val="28"/>
          <w:highlight w:val="yellow"/>
          <w:rPrChange w:id="1089" w:author="Assessor GDSXSR" w:date="2026-10-29T18:30:42Z">
            <w:rPr>
              <w:rFonts w:ascii="Arial" w:eastAsia="Arial" w:hAnsi="Arial" w:cs="Arial"/>
              <w:color w:val="595959"/>
              <w:sz w:val="28"/>
              <w:szCs w:val="28"/>
            </w:rPr>
          </w:rPrChange>
        </w:rPr>
        <w:t xml:space="preserve">O comprovante de residência (item i) não é documento indispensável à propositura da ação.</w:t>
      </w:r>
      <w:commentRangeEnd w:id="13"/>
      <w:r>
        <w:rPr>
          <w:rStyle w:val="CommentReference"/>
        </w:rPr>
        <w:commentReference w:id="13"/>
      </w:r>
      <w:del w:id="1090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099" w:author="Assessor GDSXSR" w:date="2026-10-29T18:30:42Z"/>
        </w:rPr>
      </w:pPr>
    </w:p>
    <w:p w14:paraId="0011F946" w14:textId="77777777" w:rsidR="00B118D2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lei exige</w:t>
      </w:r>
      <w:ins w:id="1091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apenas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que a petição inicial indique o domicílio e a residência do autor</w:t>
      </w:r>
      <w:ins w:id="1092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del w:id="1093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(</w:delText>
        </w:r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CPC 319 II</w:delText>
        </w:r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),</w:delText>
        </w:r>
      </w:del>
      <w:ins w:id="1094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não que</w:t>
      </w:r>
      <w:del w:id="1095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ela</w:delText>
        </w:r>
      </w:del>
      <w:r>
        <w:rPr>
          <w:rFonts w:ascii="Arial" w:eastAsia="Arial" w:hAnsi="Arial" w:cs="Arial"/>
          <w:color w:val="595959"/>
          <w:sz w:val="28"/>
          <w:szCs w:val="28"/>
        </w:rPr>
        <w:t xml:space="preserve"> venha instruída com comprovante em nome próprio</w:t>
      </w:r>
      <w:ins w:id="1096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(CPC 319 II)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  <w:del w:id="1097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</w:delText>
        </w:r>
      </w:del>
      <w:commentRangeEnd w:id="2"/>
      <w:r w:rsidR="003B6975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2"/>
      </w:r>
    </w:p>
    <w:p w14:paraId="7FC42EE5" w14:textId="77777777" w:rsidR="00B118D2" w:rsidRDefault="00B118D2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E0844BE" w14:textId="4C94B3D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3"/>
      <w:commentRangeStart w:id="14"/>
      <w:r>
        <w:rPr>
          <w:rFonts w:ascii="Arial" w:eastAsia="Arial" w:hAnsi="Arial" w:cs="Arial"/>
          <w:color w:val="595959"/>
          <w:sz w:val="28"/>
          <w:szCs w:val="28"/>
        </w:rPr>
        <w:t xml:space="preserve">O endereço do autor/apelante consta da petição inicial e das emendas, e eventual divergência quanto a ele repercutiria, quando muito, na competência territorial, que é relativa e </w:t>
      </w:r>
      <w:commentRangeEnd w:id="14"/>
      <w:r>
        <w:rPr>
          <w:rStyle w:val="CommentReference"/>
        </w:rPr>
        <w:commentReference w:id="14"/>
      </w:r>
      <w:ins w:id="1100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se prorroga se o réu 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não </w:t>
      </w:r>
      <w:del w:id="1101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pode</w:delText>
        </w:r>
      </w:del>
      <w:ins w:id="1102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del w:id="1103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ser</w:delText>
        </w:r>
      </w:del>
      <w:ins w:id="1104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alegar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del w:id="1105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declarada</w:delText>
        </w:r>
      </w:del>
      <w:ins w:id="1106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em preliminar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de </w:t>
      </w:r>
      <w:del w:id="1107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ofício</w:delText>
        </w:r>
      </w:del>
      <w:ins w:id="1108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contestação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(CPC 65).</w:t>
      </w:r>
      <w:commentRangeEnd w:id="3"/>
      <w:r w:rsidR="00AB54DF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3"/>
      </w:r>
    </w:p>
    <w:p w14:paraId="7E421F4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9B733CC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lastRenderedPageBreak/>
        <w:t>Nesse sentido:</w:t>
      </w:r>
    </w:p>
    <w:p w14:paraId="144AF1C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A292805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commentRangeStart w:id="4"/>
      <w:commentRangeStart w:id="15"/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“(...) 1. </w:t>
      </w:r>
      <w:commentRangeEnd w:id="15"/>
      <w:r>
        <w:rPr>
          <w:rStyle w:val="CommentReference"/>
        </w:rPr>
        <w:commentReference w:id="15"/>
      </w:r>
      <w:r>
        <w:rPr>
          <w:rFonts w:ascii="Arial" w:eastAsia="Arial" w:hAnsi="Arial" w:cs="Arial"/>
          <w:i/>
          <w:iCs/>
          <w:color w:val="595959"/>
          <w:sz w:val="26"/>
          <w:szCs w:val="26"/>
          <w:u w:val="single"/>
          <w:rPrChange w:id="1131" w:author="Assessor GDSXSR" w:date="2026-10-29T18:30:42Z">
            <w:rPr>
              <w:rFonts w:ascii="Arial" w:eastAsia="Arial" w:hAnsi="Arial" w:cs="Arial"/>
              <w:i/>
              <w:iCs/>
              <w:color w:val="595959"/>
              <w:sz w:val="26"/>
              <w:szCs w:val="26"/>
            </w:rPr>
          </w:rPrChange>
        </w:rPr>
        <w:t xml:space="preserve">Incabível o indeferimento da inicial pela ausência de documento que não se afigura imprescindível ao julgamento da ação.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2. A fatura de cartão de crédito traz indubitavelmente o endereço da parte Requerente e satisfaz plenamente os artigos 319, II e 320 do CPC/15, que </w:t>
      </w:r>
      <w:r>
        <w:rPr>
          <w:rFonts w:ascii="Arial" w:eastAsia="Arial" w:hAnsi="Arial" w:cs="Arial"/>
          <w:i/>
          <w:iCs/>
          <w:color w:val="595959"/>
          <w:sz w:val="26"/>
          <w:szCs w:val="26"/>
          <w:u w:val="single"/>
          <w:rPrChange w:id="1132" w:author="Assessor GDSXSR" w:date="2026-10-29T18:30:42Z">
            <w:rPr>
              <w:rFonts w:ascii="Arial" w:eastAsia="Arial" w:hAnsi="Arial" w:cs="Arial"/>
              <w:i/>
              <w:iCs/>
              <w:color w:val="595959"/>
              <w:sz w:val="26"/>
              <w:szCs w:val="26"/>
            </w:rPr>
          </w:rPrChange>
        </w:rPr>
        <w:t xml:space="preserve">não exigem determinado comprovante, mas tão somente haja indicação de onde as partes residem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. (...)” (Acórdão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1919384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, 0702897-24.2024.8.07.0009, Relator(a): ROBSON TEIXEIRA DE FREITAS, 8ª TURMA CÍVEL, data de julgamento: 10/09/2024, publicado no DJe: 20/09/2024.)</w:t>
      </w:r>
      <w:ins w:id="1133" w:author="Assessor GDSXSR" w:date="2026-10-29T18:30:42Z">
        <w:r>
          <w:rPr>
            <w:rFonts w:ascii="Arial" w:eastAsia="Arial" w:hAnsi="Arial" w:cs="Arial"/>
            <w:i/>
            <w:iCs/>
            <w:color w:val="808080"/>
            <w:sz w:val="26"/>
            <w:szCs w:val="26"/>
          </w:rPr>
          <w:t xml:space="preserve"> – Grifei</w:t>
        </w:r>
      </w:ins>
      <w:commentRangeEnd w:id="4"/>
      <w:r w:rsidR="0053686D">
        <w:rPr>
          <w:rStyle w:val="Refdecomentrio"/>
          <w:rFonts w:ascii="Arial" w:eastAsia="Arial" w:hAnsi="Arial" w:cs="Arial"/>
          <w:i/>
          <w:iCs/>
          <w:color w:val="595959"/>
          <w:sz w:val="26"/>
          <w:szCs w:val="26"/>
        </w:rPr>
        <w:commentReference w:id="4"/>
      </w:r>
    </w:p>
    <w:p w14:paraId="37F1166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113" w:author="Assessor GDSXSR" w:date="2026-10-29T18:30:42Z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  <w:rPrChange w:id="1109" w:author="Assessor GDSXSR" w:date="2026-10-29T18:30:42Z">
            <w:rPr>
              <w:rFonts w:ascii="Arial" w:eastAsia="Arial" w:hAnsi="Arial" w:cs="Arial"/>
              <w:color w:val="595959"/>
              <w:sz w:val="28"/>
              <w:szCs w:val="28"/>
            </w:rPr>
          </w:rPrChange>
        </w:rPr>
        <w:t xml:space="preserve">Os comprovantes de pagamento (item v) também não são documentos indispensáveis à propositura da ação.</w:t>
      </w:r>
      <w:del w:id="1110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114" w:author="Assessor GDSXSR" w:date="2026-10-29T18:30:42Z"/>
        </w:rPr>
      </w:pPr>
    </w:p>
    <w:p w14:paraId="36F5CF1A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petição inicial veio instruída com o contrato de promessa de compra e venda que fundamenta a demanda </w:t>
      </w:r>
      <w:del w:id="1111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(ID 90441437) </w:delText>
        </w:r>
      </w:del>
      <w:r>
        <w:rPr>
          <w:rFonts w:ascii="Arial" w:eastAsia="Arial" w:hAnsi="Arial" w:cs="Arial"/>
          <w:color w:val="595959"/>
          <w:sz w:val="28"/>
          <w:szCs w:val="28"/>
        </w:rPr>
        <w:t xml:space="preserve">e com o demonstrativo de atualização das parcelas que o autor afirma ter pago (ID </w:t>
      </w:r>
      <w:ins w:id="1112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90441437 e 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90441438).</w:t>
      </w:r>
    </w:p>
    <w:p w14:paraId="0F16F62F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EEF2577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prova dos pagamentos integra o fato constitutivo do direito do autor (</w:t>
      </w:r>
      <w:commentRangeStart w:id="5"/>
      <w:r>
        <w:rPr>
          <w:rFonts w:ascii="Arial" w:eastAsia="Arial" w:hAnsi="Arial" w:cs="Arial"/>
          <w:color w:val="595959"/>
          <w:sz w:val="28"/>
          <w:szCs w:val="28"/>
        </w:rPr>
        <w:t>CPC 373 I</w:t>
      </w:r>
      <w:commentRangeEnd w:id="5"/>
      <w:r w:rsidR="0084497B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5"/>
      </w:r>
      <w:r>
        <w:rPr>
          <w:rFonts w:ascii="Arial" w:eastAsia="Arial" w:hAnsi="Arial" w:cs="Arial"/>
          <w:color w:val="595959"/>
          <w:sz w:val="28"/>
          <w:szCs w:val="28"/>
        </w:rPr>
        <w:t>). Sua eventual insuficiência repercutirá no julgamento do pedido de restituição, mas não impede a formação da relação processual.</w:t>
      </w:r>
    </w:p>
    <w:p w14:paraId="377D2F8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89449A5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Nesse sentido:</w:t>
      </w:r>
    </w:p>
    <w:p w14:paraId="4BDA1A5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931DF9E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commentRangeStart w:id="6"/>
      <w:commentRangeStart w:id="16"/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“(...) 1. O descumprimento da ordem de emenda que implica o indeferimento da inicial, nos termos do parágrafo único do art. 321 do CPC, é aquele que deixa de prover os documentos indispensáveis à propositura da ação ou sanar defeitos e irregularidades que inviabilizem a formação e o desenvolvimento do processo até o julgamento de mérito. 2. </w:t>
      </w:r>
      <w:commentRangeEnd w:id="16"/>
      <w:r>
        <w:rPr>
          <w:rStyle w:val="CommentReference"/>
        </w:rPr>
        <w:commentReference w:id="16"/>
      </w:r>
      <w:r>
        <w:rPr>
          <w:rFonts w:ascii="Arial" w:eastAsia="Arial" w:hAnsi="Arial" w:cs="Arial"/>
          <w:i/>
          <w:iCs/>
          <w:color w:val="595959"/>
          <w:sz w:val="26"/>
          <w:szCs w:val="26"/>
          <w:u w:val="single"/>
          <w:rPrChange w:id="1135" w:author="Assessor GDSXSR" w:date="2026-10-29T18:30:42Z">
            <w:rPr>
              <w:rFonts w:ascii="Arial" w:eastAsia="Arial" w:hAnsi="Arial" w:cs="Arial"/>
              <w:i/>
              <w:iCs/>
              <w:color w:val="595959"/>
              <w:sz w:val="26"/>
              <w:szCs w:val="26"/>
            </w:rPr>
          </w:rPrChange>
        </w:rPr>
        <w:t xml:space="preserve">A mera ausência de documentos não é causa de inépcia da petição inicial, como regra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, uma vez que o autor pode requerer ao magistrado a realização de diligências necessár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ias para a sua obtenção, e, se for o caso, pelo rito da exibição de documentos, se estiverem em poder do réu ou de terceiro, conforme preceituam os arts. 319, § 1º, e 396 a 404, todos do CPC. (...)” (Acórdão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1888477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, 0745757-98.2023.8.07.0001, Relator(a): ANA CANTARINO, 5ª TURMA CÍVEL, data de julgamento: 04/07/2024, publicado no DJe: 19/07/2024.)</w:t>
      </w:r>
      <w:ins w:id="1136" w:author="Assessor GDSXSR" w:date="2026-10-29T18:30:42Z">
        <w:r>
          <w:rPr>
            <w:rFonts w:ascii="Arial" w:eastAsia="Arial" w:hAnsi="Arial" w:cs="Arial"/>
            <w:i/>
            <w:iCs/>
            <w:color w:val="808080"/>
            <w:sz w:val="26"/>
            <w:szCs w:val="26"/>
          </w:rPr>
          <w:t xml:space="preserve"> – Grifei</w:t>
        </w:r>
      </w:ins>
      <w:commentRangeEnd w:id="6"/>
      <w:r w:rsidR="0084497B">
        <w:rPr>
          <w:rStyle w:val="Refdecomentrio"/>
          <w:rFonts w:ascii="Arial" w:eastAsia="Arial" w:hAnsi="Arial" w:cs="Arial"/>
          <w:i/>
          <w:iCs/>
          <w:color w:val="595959"/>
          <w:sz w:val="26"/>
          <w:szCs w:val="26"/>
        </w:rPr>
        <w:commentReference w:id="6"/>
      </w:r>
    </w:p>
    <w:p w14:paraId="595C599C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118" w:author="Assessor GDSXSR" w:date="2026-10-29T18:30:42Z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apresentação do contrato em posição horizontal e de documentos em formato diverso do determinado (itens vi e vii) configura irregularidade meramente formal.</w:t>
      </w:r>
      <w:del w:id="1115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119" w:author="Assessor GDSXSR" w:date="2026-10-29T18:30:42Z"/>
        </w:rPr>
      </w:pPr>
    </w:p>
    <w:p w14:paraId="46E68BC4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contrato</w:t>
      </w:r>
      <w:del w:id="1116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de ID 90441437</w:delText>
        </w:r>
      </w:del>
      <w:r>
        <w:rPr>
          <w:rFonts w:ascii="Arial" w:eastAsia="Arial" w:hAnsi="Arial" w:cs="Arial"/>
          <w:color w:val="595959"/>
          <w:sz w:val="28"/>
          <w:szCs w:val="28"/>
        </w:rPr>
        <w:t xml:space="preserve"> está legível e permite a compreensão integral da avença, de modo que não há defeito capaz de dificultar o julgamento de mérito</w:t>
      </w:r>
      <w:ins w:id="1117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(ID 90441437)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</w:p>
    <w:p w14:paraId="158CACB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122" w:author="Assessor GDSXSR" w:date="2026-10-29T18:30:42Z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Quanto aos documentos destinados à comprovação da hipossuficiência econômica (item viii), </w:t>
      </w:r>
      <w:r>
        <w:rPr>
          <w:rFonts w:ascii="Arial" w:eastAsia="Arial" w:hAnsi="Arial" w:cs="Arial"/>
          <w:color w:val="595959"/>
          <w:sz w:val="28"/>
          <w:szCs w:val="28"/>
          <w:highlight w:val="yellow"/>
          <w:rPrChange w:id="1120" w:author="Assessor GDSXSR" w:date="2026-10-29T18:30:42Z">
            <w:rPr>
              <w:rFonts w:ascii="Arial" w:eastAsia="Arial" w:hAnsi="Arial" w:cs="Arial"/>
              <w:color w:val="595959"/>
              <w:sz w:val="28"/>
              <w:szCs w:val="28"/>
            </w:rPr>
          </w:rPrChange>
        </w:rPr>
        <w:t xml:space="preserve">a falta deles não conduz à extinção do processo.</w:t>
      </w:r>
      <w:del w:id="1121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123" w:author="Assessor GDSXSR" w:date="2026-10-29T18:30:42Z"/>
        </w:rPr>
      </w:pPr>
    </w:p>
    <w:p w14:paraId="50CB433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gratuidade de justiça é instituto acessório ao direito de ação, e o seu indeferimento leva à intimação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da parte para o recolhimento das custas, não ao indeferimento da petição inicial.</w:t>
      </w:r>
    </w:p>
    <w:p w14:paraId="20DDB70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4C31D3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del w:id="1124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Nos</w:delText>
        </w:r>
      </w:del>
      <w:ins w:id="1125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Dispõe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del w:id="1126" w:author="Assessor GDSXSR" w:date="2026-10-29T18:30:42Z">
        <w:r>
          <w:rPr>
            <w:rFonts w:ascii="Arial" w:eastAsia="Arial" w:hAnsi="Arial" w:cs="Arial"/>
            <w:color w:val="595959"/>
            <w:sz w:val="28"/>
            <w:szCs w:val="28"/>
          </w:rPr>
          <w:delText xml:space="preserve">termos do</w:delText>
        </w:r>
      </w:del>
      <w:ins w:id="1127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 art. 99, §</w:t>
      </w:r>
      <w:ins w:id="1128" w:author="Assessor GDSXSR" w:date="2026-10-29T18:3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</w:t>
        </w:r>
      </w:ins>
      <w:r>
        <w:rPr>
          <w:rFonts w:ascii="Arial" w:eastAsia="Arial" w:hAnsi="Arial" w:cs="Arial"/>
          <w:color w:val="595959"/>
          <w:sz w:val="28"/>
          <w:szCs w:val="28"/>
        </w:rPr>
        <w:t xml:space="preserve">2º, do CPC:</w:t>
      </w:r>
    </w:p>
    <w:p w14:paraId="7C43F3F5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5F2F451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“§ 2º O juiz somente poderá indeferir o pedido se houver nos autos elementos que evidenciem a falta dos pressupostos legais para a concessão de gratuidade, devendo, antes de indeferir o pedido, determinar à parte a comprovação do preenchimento dos referidos pressupostos.”</w:t>
      </w:r>
    </w:p>
    <w:p w14:paraId="64939A12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D8A8BCB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Nesse sentido:</w:t>
      </w:r>
    </w:p>
    <w:p w14:paraId="1721A9C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17A6E78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commentRangeStart w:id="7"/>
      <w:commentRangeStart w:id="17"/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“(...) 3. </w:t>
      </w:r>
      <w:commentRangeEnd w:id="17"/>
      <w:r>
        <w:rPr>
          <w:rStyle w:val="CommentReference"/>
        </w:rPr>
        <w:commentReference w:id="17"/>
      </w:r>
      <w:r>
        <w:rPr>
          <w:rFonts w:ascii="Arial" w:eastAsia="Arial" w:hAnsi="Arial" w:cs="Arial"/>
          <w:i/>
          <w:iCs/>
          <w:color w:val="595959"/>
          <w:sz w:val="26"/>
          <w:szCs w:val="26"/>
          <w:u w:val="single"/>
          <w:rPrChange w:id="1139" w:author="Assessor GDSXSR" w:date="2026-10-29T18:30:42Z">
            <w:rPr>
              <w:rFonts w:ascii="Arial" w:eastAsia="Arial" w:hAnsi="Arial" w:cs="Arial"/>
              <w:i/>
              <w:iCs/>
              <w:color w:val="595959"/>
              <w:sz w:val="26"/>
              <w:szCs w:val="26"/>
            </w:rPr>
          </w:rPrChange>
        </w:rPr>
        <w:t xml:space="preserve">A extinção prematura do feito caracteriza excessivo rigor formal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, ao impor consequência processual gravosa antes da estabilização da controvérsia relativa à gratuidade da justiça. 4. O Código de Processo Civil prestigia os princípios da primazia do julgamento do mérito, da razoabilidade, da proporcionalidade e da cooperação processual, devendo ser evitadas soluções que conduzam à inutilidade da atividade jurisdicional. 5. Constatada a insuficiência da prova apresentada para a concessão da justiça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gratuita, </w:t>
      </w:r>
      <w:r>
        <w:rPr>
          <w:rFonts w:ascii="Arial" w:eastAsia="Arial" w:hAnsi="Arial" w:cs="Arial"/>
          <w:i/>
          <w:iCs/>
          <w:color w:val="595959"/>
          <w:sz w:val="26"/>
          <w:szCs w:val="26"/>
          <w:u w:val="single"/>
          <w:rPrChange w:id="1140" w:author="Assessor GDSXSR" w:date="2026-10-29T18:30:42Z">
            <w:rPr>
              <w:rFonts w:ascii="Arial" w:eastAsia="Arial" w:hAnsi="Arial" w:cs="Arial"/>
              <w:i/>
              <w:iCs/>
              <w:color w:val="595959"/>
              <w:sz w:val="26"/>
              <w:szCs w:val="26"/>
            </w:rPr>
          </w:rPrChange>
        </w:rPr>
        <w:t xml:space="preserve">o art. 99, § 2º, do CPC impõe ao magistrado o dever de oportunizar à parte a comprovação do preenchimento dos requisitos legais antes do indeferimento definitivo do benefício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. (...)” (Acórdão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2088940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, 0712518-75.2025.8.07.0020, Relator(a): FABRÍCIO FONTOURA BEZERRA, 1ª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TURMA CÍVEL, data de julgamento: 04/02/2026, publicado no DJe: 02/03/2026.)</w:t>
      </w:r>
      <w:ins w:id="1141" w:author="Assessor GDSXSR" w:date="2026-10-29T18:30:42Z">
        <w:r>
          <w:rPr>
            <w:rFonts w:ascii="Arial" w:eastAsia="Arial" w:hAnsi="Arial" w:cs="Arial"/>
            <w:i/>
            <w:iCs/>
            <w:color w:val="808080"/>
            <w:sz w:val="26"/>
            <w:szCs w:val="26"/>
          </w:rPr>
          <w:t xml:space="preserve"> – Grifei</w:t>
        </w:r>
      </w:ins>
      <w:commentRangeEnd w:id="7"/>
      <w:r w:rsidR="009F7C42">
        <w:rPr>
          <w:rStyle w:val="Refdecomentrio"/>
          <w:rFonts w:ascii="Arial" w:eastAsia="Arial" w:hAnsi="Arial" w:cs="Arial"/>
          <w:i/>
          <w:iCs/>
          <w:color w:val="595959"/>
          <w:sz w:val="26"/>
          <w:szCs w:val="26"/>
        </w:rPr>
        <w:commentReference w:id="7"/>
      </w:r>
    </w:p>
    <w:p w14:paraId="50EC8FC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E5519F1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No caso, a questão perdeu relevo, pois a própria sentença deferiu a gratuidade de justiça ao autor/apelante.</w:t>
      </w:r>
    </w:p>
    <w:p w14:paraId="41D1048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AA75795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extinção do processo, nessas circunstâncias, impõe ao autor/apelante, pedreiro beneficiário da gratuidade de justiça, o ônus de propor nova demanda sobre contrato celebrado em 2014, sem que exista vício capaz de impedir o exame do mérito (</w:t>
      </w:r>
      <w:commentRangeStart w:id="8"/>
      <w:r>
        <w:rPr>
          <w:rFonts w:ascii="Arial" w:eastAsia="Arial" w:hAnsi="Arial" w:cs="Arial"/>
          <w:color w:val="595959"/>
          <w:sz w:val="28"/>
          <w:szCs w:val="28"/>
        </w:rPr>
        <w:t>CPC 4º</w:t>
      </w:r>
      <w:commentRangeEnd w:id="8"/>
      <w:r w:rsidR="0084497B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8"/>
      </w:r>
      <w:r>
        <w:rPr>
          <w:rFonts w:ascii="Arial" w:eastAsia="Arial" w:hAnsi="Arial" w:cs="Arial"/>
          <w:color w:val="595959"/>
          <w:sz w:val="28"/>
          <w:szCs w:val="28"/>
        </w:rPr>
        <w:t>).</w:t>
      </w:r>
    </w:p>
    <w:p w14:paraId="50D7ACD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D0FB44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Registro, por fim, que o pedido de substituição da segunda ré por PINDORAMA PARQUE EMPREENDIMENTOS IMOBILIÁRIOS SPE LTDA, formulado na petição de ID 90441442, não foi apreciado pelo d. Juízo de origem, a quem cabe examiná-lo.</w:t>
      </w:r>
    </w:p>
    <w:p w14:paraId="5E835298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F046C8E" w14:textId="72EF5CA0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Assim, com a devida vênia ao d. Juízo </w:t>
      </w:r>
      <w:r w:rsidRPr="009F7C42">
        <w:rPr>
          <w:rFonts w:ascii="Arial" w:eastAsia="Arial" w:hAnsi="Arial" w:cs="Arial"/>
          <w:i/>
          <w:iCs/>
          <w:color w:val="595959"/>
          <w:sz w:val="28"/>
          <w:szCs w:val="28"/>
        </w:rPr>
        <w:t>a quo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a sentença deve ser cassada, </w:t>
      </w:r>
      <w:r w:rsidR="009F7C42">
        <w:rPr>
          <w:rFonts w:ascii="Arial" w:eastAsia="Arial" w:hAnsi="Arial" w:cs="Arial"/>
          <w:color w:val="595959"/>
          <w:sz w:val="28"/>
          <w:szCs w:val="28"/>
        </w:rPr>
        <w:t>ficando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prejudicado o pedido subsidiário.</w:t>
      </w:r>
    </w:p>
    <w:p w14:paraId="17C56D8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C07F49E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DISPOSITIVO</w:t>
      </w:r>
    </w:p>
    <w:p w14:paraId="28400EB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C80661B" w14:textId="010E9398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Ante o exposto, </w:t>
      </w:r>
      <w:r w:rsidR="009F7C42">
        <w:rPr>
          <w:rFonts w:ascii="Arial" w:eastAsia="Arial" w:hAnsi="Arial" w:cs="Arial"/>
          <w:color w:val="595959"/>
          <w:sz w:val="28"/>
          <w:szCs w:val="28"/>
        </w:rPr>
        <w:t>reiterada 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vênia,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dou provimento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ao apelo do autor, </w:t>
      </w:r>
      <w:r w:rsidR="00E6130E">
        <w:rPr>
          <w:rFonts w:ascii="Arial" w:eastAsia="Arial" w:hAnsi="Arial" w:cs="Arial"/>
          <w:color w:val="595959"/>
          <w:sz w:val="28"/>
          <w:szCs w:val="28"/>
        </w:rPr>
        <w:t>MARISVALDO FERREIRA LINO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para </w:t>
      </w:r>
      <w:r w:rsidRPr="009F7C42">
        <w:rPr>
          <w:rFonts w:ascii="Arial" w:eastAsia="Arial" w:hAnsi="Arial" w:cs="Arial"/>
          <w:color w:val="595959"/>
          <w:sz w:val="28"/>
          <w:szCs w:val="28"/>
        </w:rPr>
        <w:t>cassar a r. sentença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e determinar o retorno dos autos à origem para o regular prosseguimento da ação, ressalvado ao d. Juízo a quo o exame do pedido de alteração do polo passivo formulado na petição de ID 90441442.</w:t>
      </w:r>
    </w:p>
    <w:p w14:paraId="24D9F06D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7E95E8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8"/>
      <w:r>
        <w:rPr>
          <w:rFonts w:ascii="Arial" w:eastAsia="Arial" w:hAnsi="Arial" w:cs="Arial"/>
          <w:color w:val="595959"/>
          <w:sz w:val="28"/>
          <w:szCs w:val="28"/>
        </w:rPr>
        <w:lastRenderedPageBreak/>
        <w:t>Sem honorários recursais (CPC 85 § 11).</w:t>
      </w:r>
      <w:commentRangeEnd w:id="18"/>
      <w:r>
        <w:rPr>
          <w:rStyle w:val="CommentReference"/>
        </w:rPr>
        <w:commentReference w:id="18"/>
      </w:r>
    </w:p>
    <w:p w14:paraId="2EDC9EE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0C9351F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É como voto.</w:t>
      </w:r>
    </w:p>
    <w:p w14:paraId="2207D65B" w14:textId="77777777" w:rsidR="00637381" w:rsidRPr="00CD0119" w:rsidRDefault="00552697">
      <w:pPr>
        <w:pageBreakBefore/>
        <w:spacing w:after="0" w:line="360" w:lineRule="auto"/>
        <w:jc w:val="center"/>
        <w:rPr>
          <w:rFonts w:ascii="Arial" w:eastAsia="Arial" w:hAnsi="Arial" w:cs="Arial"/>
          <w:color w:val="008000"/>
          <w:sz w:val="24"/>
          <w:szCs w:val="24"/>
        </w:rPr>
      </w:pPr>
      <w:r w:rsidRPr="00CD0119">
        <w:rPr>
          <w:rFonts w:ascii="Arial" w:eastAsia="Arial" w:hAnsi="Arial" w:cs="Arial"/>
          <w:color w:val="008000"/>
          <w:sz w:val="24"/>
          <w:szCs w:val="24"/>
        </w:rPr>
        <w:lastRenderedPageBreak/>
        <w:t>Poder Judiciário da União</w:t>
      </w:r>
    </w:p>
    <w:p w14:paraId="21B730B6" w14:textId="77777777" w:rsidR="00637381" w:rsidRPr="00CD0119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4"/>
          <w:szCs w:val="24"/>
        </w:rPr>
      </w:pPr>
      <w:r w:rsidRPr="00CD0119">
        <w:rPr>
          <w:rFonts w:ascii="Arial" w:eastAsia="Arial" w:hAnsi="Arial" w:cs="Arial"/>
          <w:color w:val="008000"/>
          <w:sz w:val="24"/>
          <w:szCs w:val="24"/>
        </w:rPr>
        <w:t>TRIBUNAL DE JUSTIÇA DO DISTRITO FEDERAL E DOS TERRITÓRIOS</w:t>
      </w:r>
    </w:p>
    <w:p w14:paraId="0BD46CD1" w14:textId="77777777" w:rsidR="00637381" w:rsidRPr="00CD0119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4"/>
          <w:szCs w:val="24"/>
        </w:rPr>
      </w:pPr>
      <w:r w:rsidRPr="00CD0119">
        <w:rPr>
          <w:rFonts w:ascii="Arial" w:eastAsia="Arial" w:hAnsi="Arial" w:cs="Arial"/>
          <w:color w:val="008000"/>
          <w:sz w:val="24"/>
          <w:szCs w:val="24"/>
        </w:rPr>
        <w:t>Vara Cível, de Família e de Órfãos e Sucessões do Itapoã</w:t>
      </w:r>
    </w:p>
    <w:p w14:paraId="7AA3EC57" w14:textId="77777777" w:rsidR="00CD0119" w:rsidRDefault="00CD0119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</w:p>
    <w:p w14:paraId="6F5F5854" w14:textId="77777777" w:rsidR="00637381" w:rsidRDefault="00552697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Classe judicial: PROCEDIMENTO COMUM CÍVEL (7)</w:t>
      </w:r>
    </w:p>
    <w:p w14:paraId="37CC7684" w14:textId="7537AF92" w:rsidR="00637381" w:rsidRDefault="00552697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 xml:space="preserve">AUTOR: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MARISVALDO FERREIRA LINO</w:t>
      </w:r>
    </w:p>
    <w:p w14:paraId="39EB844A" w14:textId="017C0CCA" w:rsidR="00637381" w:rsidRDefault="00552697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 xml:space="preserve">REU: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AUREA BERNAVA PAZZIAN</w:t>
      </w:r>
      <w:r>
        <w:rPr>
          <w:rFonts w:ascii="Arial" w:eastAsia="Arial" w:hAnsi="Arial" w:cs="Arial"/>
          <w:color w:val="008000"/>
          <w:sz w:val="28"/>
          <w:szCs w:val="28"/>
        </w:rPr>
        <w:t xml:space="preserve">,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G-MILK AGROPECUARIA E LATICINIOS LTDA</w:t>
      </w:r>
    </w:p>
    <w:p w14:paraId="3668969E" w14:textId="77777777" w:rsidR="00CD0119" w:rsidRDefault="00CD0119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</w:p>
    <w:p w14:paraId="1B3ED8A9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SENTENÇA</w:t>
      </w:r>
    </w:p>
    <w:p w14:paraId="3AF91593" w14:textId="77777777" w:rsidR="00CD0119" w:rsidRDefault="00CD0119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</w:p>
    <w:p w14:paraId="550A93B3" w14:textId="0AB0BD91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 xml:space="preserve">Ação que tramita sob o procedimento comum proposta por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MARISVALDO FERREIRA LINO</w:t>
      </w:r>
      <w:r>
        <w:rPr>
          <w:rFonts w:ascii="Arial" w:eastAsia="Arial" w:hAnsi="Arial" w:cs="Arial"/>
          <w:color w:val="008000"/>
          <w:sz w:val="28"/>
          <w:szCs w:val="28"/>
        </w:rPr>
        <w:t xml:space="preserve"> em desfavor de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AUREA BERNAVA PAZZIAN</w:t>
      </w:r>
      <w:r>
        <w:rPr>
          <w:rFonts w:ascii="Arial" w:eastAsia="Arial" w:hAnsi="Arial" w:cs="Arial"/>
          <w:color w:val="008000"/>
          <w:sz w:val="28"/>
          <w:szCs w:val="28"/>
        </w:rPr>
        <w:t xml:space="preserve"> e G-MILK AGROPECUÁRIA E LATICÍNIOS LTDA, conforme qualificações constantes dos autos.</w:t>
      </w:r>
    </w:p>
    <w:p w14:paraId="11D11EBC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Facultada emenda à inicial, por duas vezes, nos termos das decisões de IDs [ID] e [ID], a parte autora não atendeu às determinações deste juízo.</w:t>
      </w:r>
    </w:p>
    <w:p w14:paraId="1E94CA9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A teor do artigo 321 do Código de Processo Civil, verificando o juiz que a peça de ingresso não preenche os requisitos dos artigos 319 e 320 do mesmo diploma legal ou que apresenta defeitos capazes de dificultar o julgamento do mérito, deve instar a parte a emendá-la ou completá-la, no prazo de 15 dias, sob pena de indeferimento da petição inicial.</w:t>
      </w:r>
    </w:p>
    <w:p w14:paraId="4D2C0653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Na presente hipótese, a parte autora foi chamada a emendar a inicial e não cumpriu com as determinações judiciais, notadamente quanto à juntada de documentos essenciais ao ajuizamento da demanda, conforme discriminado ao ID [ID].</w:t>
      </w:r>
    </w:p>
    <w:p w14:paraId="2CFB7C57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lastRenderedPageBreak/>
        <w:t>Diante do exposto, indefiro a inicial e resolvo o processo, nos termos do artigo 485, inc. I, artigo 321, parágrafo único, e artigo 330, inc. IV, todos do CPC.</w:t>
      </w:r>
    </w:p>
    <w:p w14:paraId="46DDD57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Custas pela parte autora na totalidade das devidas. Todavia, ante a gratuidade judiciária que ora lhe defiro, fica suspensa a exigibilidade dos valores devidos, artigo 98, §3º, do CPC. Sem honorários.</w:t>
      </w:r>
    </w:p>
    <w:p w14:paraId="475246F6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Após o trânsito em julgado, dê-se baixa e arquivem-se os autos.</w:t>
      </w:r>
    </w:p>
    <w:p w14:paraId="3A792F5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Sentença registrada eletronicamente. Publique-se. Intime-se.</w:t>
      </w:r>
    </w:p>
    <w:p w14:paraId="4C711D13" w14:textId="77777777" w:rsidR="00CD0119" w:rsidRDefault="00CD0119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</w:p>
    <w:p w14:paraId="56194277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[assinado digitalmente]</w:t>
      </w:r>
    </w:p>
    <w:p w14:paraId="2217BBBB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CARLA CHRISTINA SANCHES MOTA</w:t>
      </w:r>
    </w:p>
    <w:sectPr w:rsidR="0063738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ana Oliveira Guerra - GDSXSR" w:date="2026-10-23T19:17:00Z" w:initials="OOG">
    <w:p w14:paraId="3CE0CCF0" w14:textId="77777777" w:rsidR="00AB54DF" w:rsidRDefault="00552697" w:rsidP="00AB54DF">
      <w:pPr>
        <w:pStyle w:val="Textodecomentrio"/>
      </w:pPr>
      <w:r>
        <w:annotationRef/>
      </w:r>
      <w:r w:rsidR="00AB54DF">
        <w:rPr>
          <w:color w:val="000000"/>
        </w:rPr>
        <w:t xml:space="preserve">Conclusão: 02/10/2026 </w:t>
      </w:r>
    </w:p>
    <w:p w14:paraId="1722DC05" w14:textId="77777777" w:rsidR="00AB54DF" w:rsidRDefault="00AB54DF" w:rsidP="00AB54DF">
      <w:pPr>
        <w:pStyle w:val="Textodecomentrio"/>
      </w:pPr>
      <w:r>
        <w:rPr>
          <w:color w:val="000000"/>
        </w:rPr>
        <w:t xml:space="preserve">Entrega: 23/10/2026 </w:t>
      </w:r>
    </w:p>
    <w:p w14:paraId="1CFD659D" w14:textId="77777777" w:rsidR="00AB54DF" w:rsidRDefault="00AB54DF" w:rsidP="00AB54DF">
      <w:pPr>
        <w:pStyle w:val="Textodecomentrio"/>
      </w:pPr>
      <w:r>
        <w:rPr>
          <w:color w:val="000000"/>
        </w:rPr>
        <w:t>Certeza: 9</w:t>
      </w:r>
    </w:p>
  </w:comment>
  <w:comment w:id="1" w:author="Orana Oliveira Guerra - GDSXSR" w:date="2026-10-23T19:17:00Z" w:initials="OOG">
    <w:p w14:paraId="7EACDEDA" w14:textId="77777777" w:rsidR="00637381" w:rsidRDefault="00552697">
      <w:r>
        <w:annotationRef/>
      </w:r>
      <w:r>
        <w:rPr>
          <w:color w:val="000000"/>
          <w:sz w:val="20"/>
          <w:szCs w:val="20"/>
        </w:rPr>
        <w:t>Solução conforme 2 APC 0711721-32 (aprovada; minuta original NP alterada para DP — gratuidade e comprovante de residência), 11 APC 0708101-12 (aprovada — comprovante de residência) e 9 APC 0701300-40 (trabalho — documentos de prova do mérito). Precedentes transcritos extraídos dessas minutas; o Jus IA estava fora do ar em 23/10/2026 — reconferir antes da sessão.</w:t>
      </w:r>
    </w:p>
  </w:comment>
  <w:comment w:id="2" w:author="Orana Oliveira Guerra - GDSXSR" w:date="2026-10-23T17:20:00Z" w:initials="OO">
    <w:p w14:paraId="1E22B452" w14:textId="77777777" w:rsidR="003B6975" w:rsidRDefault="003B6975">
      <w:pPr>
        <w:pStyle w:val="Textodecomentrio"/>
      </w:pPr>
      <w:r>
        <w:rPr>
          <w:rStyle w:val="Refdecomentrio"/>
        </w:rPr>
        <w:annotationRef/>
      </w:r>
      <w:r>
        <w:t>CPC, art. 319, caput e II: "Art. 319. A petição inicial indicará:</w:t>
      </w:r>
    </w:p>
    <w:p w14:paraId="3EBF29A6" w14:textId="77777777" w:rsidR="003B6975" w:rsidRDefault="003B6975">
      <w:pPr>
        <w:pStyle w:val="Textodecomentrio"/>
      </w:pPr>
      <w:r>
        <w:t>(...)</w:t>
      </w:r>
    </w:p>
    <w:p w14:paraId="76709072" w14:textId="0D68E3FF" w:rsidR="003B6975" w:rsidRDefault="003B6975">
      <w:pPr>
        <w:pStyle w:val="Textodecomentrio"/>
      </w:pPr>
      <w:r>
        <w:t>II - os nomes, os prenomes, o estado civil, a existência de união estável, a profissão, o número de inscrição no Cadastro de Pessoas Físicas ou no Cadastro Nacional da Pessoa Jurídica, o endereço eletrônico, o domicílio e a residência do autor e do réu;"</w:t>
      </w:r>
    </w:p>
  </w:comment>
  <w:comment w:id="3" w:author="Orana Oliveira Guerra - GDSXSR" w:date="2026-10-23T17:17:00Z" w:initials="OO">
    <w:p w14:paraId="2A4F697D" w14:textId="0D79F055" w:rsidR="00AB54DF" w:rsidRDefault="00AB54DF" w:rsidP="00AB54DF">
      <w:pPr>
        <w:pStyle w:val="Textodecomentrio"/>
      </w:pPr>
      <w:r>
        <w:rPr>
          <w:rStyle w:val="Refdecomentrio"/>
        </w:rPr>
        <w:annotationRef/>
      </w:r>
      <w:r w:rsidR="0084497B">
        <w:rPr>
          <w:color w:val="000000"/>
        </w:rPr>
        <w:t>CPC, art. 65: "Art. 65. Prorrogar-se-á a competência relativa se o réu não alegar a incompetência em preliminar de contestação."</w:t>
      </w:r>
    </w:p>
  </w:comment>
  <w:comment w:id="4" w:author="Orana Oliveira Guerra - GDSXSR" w:date="2026-10-23T17:18:00Z" w:initials="OO">
    <w:p w14:paraId="5B1D77DF" w14:textId="77777777" w:rsidR="0053686D" w:rsidRDefault="0053686D" w:rsidP="0053686D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5" w:author="Orana Oliveira Guerra - GDSXSR" w:date="2026-10-23T17:20:00Z" w:initials="OO">
    <w:p w14:paraId="6D8681B6" w14:textId="77777777" w:rsidR="0084497B" w:rsidRDefault="0084497B">
      <w:pPr>
        <w:pStyle w:val="Textodecomentrio"/>
      </w:pPr>
      <w:r>
        <w:rPr>
          <w:rStyle w:val="Refdecomentrio"/>
        </w:rPr>
        <w:annotationRef/>
      </w:r>
      <w:r>
        <w:t>CPC, art. 373, caput e I: "Art. 373. O ônus da prova incumbe:</w:t>
      </w:r>
    </w:p>
    <w:p w14:paraId="7CA926E6" w14:textId="5C2B0F16" w:rsidR="0084497B" w:rsidRDefault="0084497B">
      <w:pPr>
        <w:pStyle w:val="Textodecomentrio"/>
      </w:pPr>
      <w:r>
        <w:t>I - ao autor, quanto ao fato constitutivo de seu direito;"</w:t>
      </w:r>
    </w:p>
  </w:comment>
  <w:comment w:id="6" w:author="Orana Oliveira Guerra - GDSXSR" w:date="2026-10-23T17:21:00Z" w:initials="OO">
    <w:p w14:paraId="1A05ABAC" w14:textId="77777777" w:rsidR="0084497B" w:rsidRDefault="0084497B" w:rsidP="0084497B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7" w:author="Orana Oliveira Guerra - GDSXSR" w:date="2026-10-23T17:24:00Z" w:initials="OO">
    <w:p w14:paraId="3792884E" w14:textId="77777777" w:rsidR="009F7C42" w:rsidRDefault="009F7C42" w:rsidP="009F7C42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8" w:author="Orana Oliveira Guerra - GDSXSR" w:date="2026-10-23T17:20:00Z" w:initials="OO">
    <w:p w14:paraId="19ADB907" w14:textId="6F3F07AE" w:rsidR="0084497B" w:rsidRDefault="0084497B">
      <w:pPr>
        <w:pStyle w:val="Textodecomentrio"/>
      </w:pPr>
      <w:r>
        <w:rPr>
          <w:rStyle w:val="Refdecomentrio"/>
        </w:rPr>
        <w:annotationRef/>
      </w:r>
      <w:r>
        <w:t>CPC, art. 4º: "Art. 4º As partes têm o direito de obter em prazo razoável a solução integral do mérito, incluída a atividade satisfativa."</w:t>
      </w:r>
    </w:p>
  </w:comment>
  <w:comment w:id="9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Alterações de mesma natureza, sem comentário individual: títulos da ementa à esquerda (C-42); ID levado ao fim do período no relatório e no voto (C-20, C-25); parágrafos de mais de 4 linhas cindidos (C-11, C-12); RELATÓRIO no topo da página (C-32); realce amarelo nos subtítulos, nos períodos decisivos e nos mini-dispositivos dos capítulos (C-3A, C-42, C-43). Conferência: CPC 282, 331, 99, 320 e 321 conferem com o texto do iajus/Planalto; CPC 4º, 65 e 319 II têm o texto literal nos comentários anteriores.</w:t>
      </w:r>
    </w:p>
  </w:comment>
  <w:comment w:id="10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Item 1 ajustado: valor da causa no fim (C-34), nome da pessoa jurídica com a grafia correta e sem caixa alta (C-34A, C-28) e profissão do autor, que o relatório e o voto usam (CPC 4º) (C-34A b). Conferir a grafia da razão social na autuação.</w:t>
      </w:r>
    </w:p>
  </w:comment>
  <w:comment w:id="11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Alterei 'ao apelo' para 'ao apelo do autor' e acrescentei a ressalva do exame do pedido de alteração do polo passivo, que consta do dispositivo do voto (C-33, C-3G).</w:t>
      </w:r>
    </w:p>
  </w:comment>
  <w:comment w:id="12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Pendência (C-52): o ID do apelo não consta da minuta e os autos não vieram; incluir '(ID …)' depois do nome e ao final da enumeração do capítulo (C-30). O mesmo vale para o ID da petição inicial no parágrafo 'Na petição inicial, o autor, pedreiro, afirma…'. Alterei 'Apelo de' para 'Apelo do autor,' (perfil APC).</w:t>
      </w:r>
    </w:p>
  </w:comment>
  <w:comment w:id="13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Cindi o parágrafo e levei o CPC 319 II para o fim do período (C-11, C-20). O texto literal do art. 319, II, está no comentário anterior (C-63).</w:t>
      </w:r>
    </w:p>
  </w:comment>
  <w:comment w:id="14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Troquei 'não pode ser declarada de ofício' por 'se prorroga se o réu não a alegar em preliminar de contestação', que é o que o art. 65 do CPC literalmente dispõe e o que o comentário anterior transcreve; a tese de que a incompetência relativa não é declarada de ofício exigiria outra fonte (Súmula 33/STJ), não citada na minuta (C-60).</w:t>
      </w:r>
    </w:p>
  </w:comment>
  <w:comment w:id="15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Conferido no iajus (C-60): Acórdão 1919384, 0702897-24.2024.8.07.0009 (Rel. Robson Teixeira de Freitas, 8ª Turma Cível, j. 10/09/2024); processo, relator, turma, data e trecho transcrito conferem com a ementa. Pendência (C-52, C-72): o iajus não devolve o número do acórdão nem o DJe, e três buscas na web não os localizaram; completar no JurisDF. Mantido no corpo (C-72, v46). Acrescentei sublinhado nos trechos decisivos e '– Grifei' (C-62).</w:t>
      </w:r>
    </w:p>
  </w:comment>
  <w:comment w:id="16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Conferido no iajus (C-60): Acórdão 1888477, 0745757-98.2023.8.07.0001 (Rel. Ana Cantarino, 5ª Turma Cível, j. 04/07/2024); processo, relator, turma, data e trecho transcrito conferem com a ementa. Pendência (C-52, C-72): o iajus não devolve o número do acórdão nem o DJe, e três buscas na web não os localizaram; completar no JurisDF. Mantido no corpo (C-72, v46). Acrescentei sublinhado nos trechos decisivos e '– Grifei' (C-62).</w:t>
      </w:r>
    </w:p>
  </w:comment>
  <w:comment w:id="17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Conferido no iajus (C-60): Acórdão 2088940, 0712518-75.2025.8.07.0020 (Rel. Fabrício Fontoura Bezerra, 1ª Turma Cível, j. 04/02/2026); processo, relator, turma, data e trecho transcrito conferem com a ementa. Pendência (C-52, C-72): o iajus não devolve o número do acórdão nem o DJe, e três buscas na web não os localizaram; completar no JurisDF. Mantido no corpo (C-72, v46). Acrescentei sublinhado nos trechos decisivos e '– Grifei' (C-62).</w:t>
      </w:r>
    </w:p>
  </w:comment>
  <w:comment w:id="18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85, § 11: “O tribunal, ao julgar recurso, majorará os honorários fixados anteriormente levando em conta o trabalho adicional realizado em grau recursal, observando, conforme o caso, o disposto nos §§ 2º a 6º, sendo vedado ao tribunal, no cômputo geral da fixação de honorários devidos ao advogado do vencedor, ultrapassar os respectivos limites estabelecidos nos §§ 2º e 3º para a fase de conhecimento.” (fonte: Planalto, via iajus).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FD659D" w15:done="0"/>
  <w15:commentEx w15:paraId="7EACDEDA" w15:done="0"/>
  <w15:commentEx w15:paraId="76709072" w15:done="0"/>
  <w15:commentEx w15:paraId="2A4F697D" w15:done="0"/>
  <w15:commentEx w15:paraId="5B1D77DF" w15:done="0"/>
  <w15:commentEx w15:paraId="7CA926E6" w15:done="0"/>
  <w15:commentEx w15:paraId="1A05ABAC" w15:done="0"/>
  <w15:commentEx w15:paraId="3792884E" w15:done="0"/>
  <w15:commentEx w15:paraId="19ADB9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B2B1F6" w16cex:dateUtc="2026-10-23T19:17:00Z"/>
  <w16cex:commentExtensible w16cex:durableId="2536F759" w16cex:dateUtc="2026-10-23T19:17:00Z"/>
  <w16cex:commentExtensible w16cex:durableId="455311A5" w16cex:dateUtc="2026-10-23T20:20:00Z"/>
  <w16cex:commentExtensible w16cex:durableId="4CED214D" w16cex:dateUtc="2026-10-23T20:17:00Z"/>
  <w16cex:commentExtensible w16cex:durableId="085E85DE" w16cex:dateUtc="2026-10-23T20:18:00Z"/>
  <w16cex:commentExtensible w16cex:durableId="1AF082EB" w16cex:dateUtc="2026-10-23T20:20:00Z"/>
  <w16cex:commentExtensible w16cex:durableId="697D0DDC" w16cex:dateUtc="2026-10-23T20:21:00Z"/>
  <w16cex:commentExtensible w16cex:durableId="261B0E99" w16cex:dateUtc="2026-10-23T20:24:00Z"/>
  <w16cex:commentExtensible w16cex:durableId="3E3D188B" w16cex:dateUtc="2026-10-23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FD659D" w16cid:durableId="3EB2B1F6"/>
  <w16cid:commentId w16cid:paraId="7EACDEDA" w16cid:durableId="2536F759"/>
  <w16cid:commentId w16cid:paraId="76709072" w16cid:durableId="455311A5"/>
  <w16cid:commentId w16cid:paraId="2A4F697D" w16cid:durableId="4CED214D"/>
  <w16cid:commentId w16cid:paraId="5B1D77DF" w16cid:durableId="085E85DE"/>
  <w16cid:commentId w16cid:paraId="7CA926E6" w16cid:durableId="1AF082EB"/>
  <w16cid:commentId w16cid:paraId="1A05ABAC" w16cid:durableId="697D0DDC"/>
  <w16cid:commentId w16cid:paraId="3792884E" w16cid:durableId="261B0E99"/>
  <w16cid:commentId w16cid:paraId="19ADB907" w16cid:durableId="3E3D18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CF232" w14:textId="77777777" w:rsidR="00552697" w:rsidRDefault="00552697" w:rsidP="003A42DE">
      <w:pPr>
        <w:spacing w:after="0" w:line="240" w:lineRule="auto"/>
      </w:pPr>
      <w:r>
        <w:separator/>
      </w:r>
    </w:p>
  </w:endnote>
  <w:endnote w:type="continuationSeparator" w:id="0">
    <w:p w14:paraId="0753578B" w14:textId="77777777" w:rsidR="00552697" w:rsidRDefault="00552697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0D43" w14:textId="77777777" w:rsidR="00E6130E" w:rsidRDefault="00E6130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7EC78" w14:textId="77777777" w:rsidR="00E6130E" w:rsidRDefault="00E613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A4C29" w14:textId="77777777" w:rsidR="00552697" w:rsidRDefault="00552697" w:rsidP="003A42DE">
      <w:pPr>
        <w:spacing w:after="0" w:line="240" w:lineRule="auto"/>
      </w:pPr>
      <w:r>
        <w:separator/>
      </w:r>
    </w:p>
  </w:footnote>
  <w:footnote w:type="continuationSeparator" w:id="0">
    <w:p w14:paraId="4723E268" w14:textId="77777777" w:rsidR="00552697" w:rsidRDefault="00552697" w:rsidP="003A4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D3114" w14:textId="77777777" w:rsidR="00E6130E" w:rsidRDefault="00E6130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2E96" w14:textId="77777777" w:rsidR="00E6130E" w:rsidRDefault="00E6130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54A3F" w14:textId="77777777" w:rsidR="00E6130E" w:rsidRDefault="00E613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699744316">
    <w:abstractNumId w:val="4"/>
  </w:num>
  <w:num w:numId="4" w16cid:durableId="1036810075">
    <w:abstractNumId w:val="2"/>
  </w:num>
  <w:num w:numId="5" w16cid:durableId="18811670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ana Oliveira Guerra - GDSXSR">
    <w15:presenceInfo w15:providerId="AD" w15:userId="S::t313904@tjdft.jus.br::1c50fcbb-d229-49d1-ba31-33ab651e0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2123"/>
    <w:rsid w:val="0002189B"/>
    <w:rsid w:val="0002738F"/>
    <w:rsid w:val="00033421"/>
    <w:rsid w:val="00033AFD"/>
    <w:rsid w:val="000515CF"/>
    <w:rsid w:val="00052AE3"/>
    <w:rsid w:val="0006080C"/>
    <w:rsid w:val="000619E0"/>
    <w:rsid w:val="00064301"/>
    <w:rsid w:val="00076D7D"/>
    <w:rsid w:val="0009174A"/>
    <w:rsid w:val="00091ABC"/>
    <w:rsid w:val="000970C3"/>
    <w:rsid w:val="00097BBF"/>
    <w:rsid w:val="000A7009"/>
    <w:rsid w:val="000B0FC6"/>
    <w:rsid w:val="000B7AF7"/>
    <w:rsid w:val="000D23BB"/>
    <w:rsid w:val="000D2E62"/>
    <w:rsid w:val="000D59B2"/>
    <w:rsid w:val="000F0193"/>
    <w:rsid w:val="000F1358"/>
    <w:rsid w:val="000F1817"/>
    <w:rsid w:val="001009CC"/>
    <w:rsid w:val="0011527A"/>
    <w:rsid w:val="00115458"/>
    <w:rsid w:val="00115569"/>
    <w:rsid w:val="00122133"/>
    <w:rsid w:val="00125329"/>
    <w:rsid w:val="00126492"/>
    <w:rsid w:val="00131A63"/>
    <w:rsid w:val="00135A0D"/>
    <w:rsid w:val="00137A7E"/>
    <w:rsid w:val="00151611"/>
    <w:rsid w:val="00157519"/>
    <w:rsid w:val="00161CD2"/>
    <w:rsid w:val="00162FF4"/>
    <w:rsid w:val="00167F3A"/>
    <w:rsid w:val="001801E9"/>
    <w:rsid w:val="00183B77"/>
    <w:rsid w:val="001A09B8"/>
    <w:rsid w:val="001A57AB"/>
    <w:rsid w:val="001C466B"/>
    <w:rsid w:val="001D2162"/>
    <w:rsid w:val="001E4974"/>
    <w:rsid w:val="001E7903"/>
    <w:rsid w:val="00203B1D"/>
    <w:rsid w:val="00206304"/>
    <w:rsid w:val="002126F1"/>
    <w:rsid w:val="0021526A"/>
    <w:rsid w:val="00232EEB"/>
    <w:rsid w:val="00254E51"/>
    <w:rsid w:val="00264107"/>
    <w:rsid w:val="00274644"/>
    <w:rsid w:val="0028319F"/>
    <w:rsid w:val="00292E82"/>
    <w:rsid w:val="00296DAE"/>
    <w:rsid w:val="002A2038"/>
    <w:rsid w:val="002A3D11"/>
    <w:rsid w:val="002A5205"/>
    <w:rsid w:val="002B1184"/>
    <w:rsid w:val="002B210E"/>
    <w:rsid w:val="002C2464"/>
    <w:rsid w:val="002C42D2"/>
    <w:rsid w:val="002D127E"/>
    <w:rsid w:val="002D2D56"/>
    <w:rsid w:val="002D3FF3"/>
    <w:rsid w:val="002F7666"/>
    <w:rsid w:val="00303FAE"/>
    <w:rsid w:val="0031063D"/>
    <w:rsid w:val="00312291"/>
    <w:rsid w:val="00316B1F"/>
    <w:rsid w:val="00321068"/>
    <w:rsid w:val="00321483"/>
    <w:rsid w:val="00323779"/>
    <w:rsid w:val="00323D27"/>
    <w:rsid w:val="00333CAB"/>
    <w:rsid w:val="0034247B"/>
    <w:rsid w:val="0034511C"/>
    <w:rsid w:val="00347818"/>
    <w:rsid w:val="00351653"/>
    <w:rsid w:val="003524E5"/>
    <w:rsid w:val="00352D66"/>
    <w:rsid w:val="00354AA2"/>
    <w:rsid w:val="00355C73"/>
    <w:rsid w:val="003624B4"/>
    <w:rsid w:val="003717FC"/>
    <w:rsid w:val="003749AB"/>
    <w:rsid w:val="003A0F02"/>
    <w:rsid w:val="003A42DE"/>
    <w:rsid w:val="003A4E55"/>
    <w:rsid w:val="003B172B"/>
    <w:rsid w:val="003B2959"/>
    <w:rsid w:val="003B3398"/>
    <w:rsid w:val="003B6975"/>
    <w:rsid w:val="003C4B89"/>
    <w:rsid w:val="003D11BE"/>
    <w:rsid w:val="003D3FEE"/>
    <w:rsid w:val="003E436D"/>
    <w:rsid w:val="003E5136"/>
    <w:rsid w:val="00401A40"/>
    <w:rsid w:val="004101B7"/>
    <w:rsid w:val="00413928"/>
    <w:rsid w:val="00423538"/>
    <w:rsid w:val="00445ED9"/>
    <w:rsid w:val="00451A6D"/>
    <w:rsid w:val="00465A25"/>
    <w:rsid w:val="0047216B"/>
    <w:rsid w:val="004762F1"/>
    <w:rsid w:val="00480A33"/>
    <w:rsid w:val="00481385"/>
    <w:rsid w:val="00485185"/>
    <w:rsid w:val="00495EB5"/>
    <w:rsid w:val="00496EB5"/>
    <w:rsid w:val="004B2A9C"/>
    <w:rsid w:val="004C0465"/>
    <w:rsid w:val="004C7418"/>
    <w:rsid w:val="00506A7D"/>
    <w:rsid w:val="00506D76"/>
    <w:rsid w:val="00517F10"/>
    <w:rsid w:val="00525FCB"/>
    <w:rsid w:val="00530C7C"/>
    <w:rsid w:val="0053686D"/>
    <w:rsid w:val="0055172B"/>
    <w:rsid w:val="00552697"/>
    <w:rsid w:val="00557342"/>
    <w:rsid w:val="00560427"/>
    <w:rsid w:val="00573C5D"/>
    <w:rsid w:val="00576A45"/>
    <w:rsid w:val="0057726B"/>
    <w:rsid w:val="00586EB6"/>
    <w:rsid w:val="005925FC"/>
    <w:rsid w:val="0059689A"/>
    <w:rsid w:val="00597864"/>
    <w:rsid w:val="005A1AD9"/>
    <w:rsid w:val="005B7851"/>
    <w:rsid w:val="005C31C4"/>
    <w:rsid w:val="005C5D84"/>
    <w:rsid w:val="005C69F8"/>
    <w:rsid w:val="005D305E"/>
    <w:rsid w:val="005E3F4E"/>
    <w:rsid w:val="005E5A03"/>
    <w:rsid w:val="00601B09"/>
    <w:rsid w:val="0060333D"/>
    <w:rsid w:val="00611216"/>
    <w:rsid w:val="0061262D"/>
    <w:rsid w:val="00615051"/>
    <w:rsid w:val="006226C6"/>
    <w:rsid w:val="00632EAA"/>
    <w:rsid w:val="00633703"/>
    <w:rsid w:val="00635527"/>
    <w:rsid w:val="00636CE5"/>
    <w:rsid w:val="00637381"/>
    <w:rsid w:val="00641BB6"/>
    <w:rsid w:val="00661CF3"/>
    <w:rsid w:val="006658A2"/>
    <w:rsid w:val="006921E1"/>
    <w:rsid w:val="00693B0D"/>
    <w:rsid w:val="006B2A89"/>
    <w:rsid w:val="006B555B"/>
    <w:rsid w:val="006C6E29"/>
    <w:rsid w:val="006C7E6F"/>
    <w:rsid w:val="006D07B9"/>
    <w:rsid w:val="006D0993"/>
    <w:rsid w:val="006D3824"/>
    <w:rsid w:val="006F3A16"/>
    <w:rsid w:val="006F725D"/>
    <w:rsid w:val="00711FE9"/>
    <w:rsid w:val="007244AA"/>
    <w:rsid w:val="00726567"/>
    <w:rsid w:val="00730800"/>
    <w:rsid w:val="00744BDF"/>
    <w:rsid w:val="00747176"/>
    <w:rsid w:val="00765709"/>
    <w:rsid w:val="00770E7F"/>
    <w:rsid w:val="0077719E"/>
    <w:rsid w:val="00782446"/>
    <w:rsid w:val="007844F9"/>
    <w:rsid w:val="00791D48"/>
    <w:rsid w:val="00792B6C"/>
    <w:rsid w:val="007A3F4D"/>
    <w:rsid w:val="007B265E"/>
    <w:rsid w:val="007C0FEF"/>
    <w:rsid w:val="007C196D"/>
    <w:rsid w:val="007C4990"/>
    <w:rsid w:val="007D00F1"/>
    <w:rsid w:val="007D27C7"/>
    <w:rsid w:val="007D3BA7"/>
    <w:rsid w:val="007D4432"/>
    <w:rsid w:val="007E1C8C"/>
    <w:rsid w:val="007E3BF9"/>
    <w:rsid w:val="007F0F43"/>
    <w:rsid w:val="007F4412"/>
    <w:rsid w:val="007F7839"/>
    <w:rsid w:val="00800051"/>
    <w:rsid w:val="00804386"/>
    <w:rsid w:val="008134CE"/>
    <w:rsid w:val="008151BB"/>
    <w:rsid w:val="008235A6"/>
    <w:rsid w:val="00825BFF"/>
    <w:rsid w:val="0082704D"/>
    <w:rsid w:val="0084497B"/>
    <w:rsid w:val="0085425F"/>
    <w:rsid w:val="008635D2"/>
    <w:rsid w:val="0086390F"/>
    <w:rsid w:val="00877CCC"/>
    <w:rsid w:val="00877F2B"/>
    <w:rsid w:val="008809C2"/>
    <w:rsid w:val="00882188"/>
    <w:rsid w:val="00886ABA"/>
    <w:rsid w:val="008966E3"/>
    <w:rsid w:val="008A01E9"/>
    <w:rsid w:val="008A0C41"/>
    <w:rsid w:val="008A4445"/>
    <w:rsid w:val="008A49BC"/>
    <w:rsid w:val="008A56A3"/>
    <w:rsid w:val="008B45C4"/>
    <w:rsid w:val="008B62DA"/>
    <w:rsid w:val="008C29EA"/>
    <w:rsid w:val="008C306F"/>
    <w:rsid w:val="008C34E5"/>
    <w:rsid w:val="008C4183"/>
    <w:rsid w:val="008C641E"/>
    <w:rsid w:val="008D0C9F"/>
    <w:rsid w:val="008D721A"/>
    <w:rsid w:val="008F4440"/>
    <w:rsid w:val="00911601"/>
    <w:rsid w:val="0092538F"/>
    <w:rsid w:val="009300C5"/>
    <w:rsid w:val="00933600"/>
    <w:rsid w:val="00937017"/>
    <w:rsid w:val="009431B2"/>
    <w:rsid w:val="00945DCA"/>
    <w:rsid w:val="00946FF7"/>
    <w:rsid w:val="009506E0"/>
    <w:rsid w:val="00951CAD"/>
    <w:rsid w:val="00962A91"/>
    <w:rsid w:val="00966A46"/>
    <w:rsid w:val="00972EF3"/>
    <w:rsid w:val="0097780C"/>
    <w:rsid w:val="0099680F"/>
    <w:rsid w:val="009A136D"/>
    <w:rsid w:val="009A5C20"/>
    <w:rsid w:val="009C1026"/>
    <w:rsid w:val="009C4045"/>
    <w:rsid w:val="009D0BA0"/>
    <w:rsid w:val="009D1137"/>
    <w:rsid w:val="009E1D8D"/>
    <w:rsid w:val="009E3373"/>
    <w:rsid w:val="009E3BE9"/>
    <w:rsid w:val="009F2BB1"/>
    <w:rsid w:val="009F36E1"/>
    <w:rsid w:val="009F684C"/>
    <w:rsid w:val="009F759D"/>
    <w:rsid w:val="009F7C42"/>
    <w:rsid w:val="00A03057"/>
    <w:rsid w:val="00A2661C"/>
    <w:rsid w:val="00A31C13"/>
    <w:rsid w:val="00A330C4"/>
    <w:rsid w:val="00A3595E"/>
    <w:rsid w:val="00A6481B"/>
    <w:rsid w:val="00A72414"/>
    <w:rsid w:val="00A773CE"/>
    <w:rsid w:val="00A80091"/>
    <w:rsid w:val="00A87227"/>
    <w:rsid w:val="00A958AF"/>
    <w:rsid w:val="00A96CB3"/>
    <w:rsid w:val="00A97525"/>
    <w:rsid w:val="00AA7E81"/>
    <w:rsid w:val="00AB1DE4"/>
    <w:rsid w:val="00AB54DF"/>
    <w:rsid w:val="00AB7E65"/>
    <w:rsid w:val="00AC20E1"/>
    <w:rsid w:val="00B04942"/>
    <w:rsid w:val="00B118D2"/>
    <w:rsid w:val="00B17310"/>
    <w:rsid w:val="00B30DAE"/>
    <w:rsid w:val="00B41866"/>
    <w:rsid w:val="00B5663B"/>
    <w:rsid w:val="00B606B1"/>
    <w:rsid w:val="00B60851"/>
    <w:rsid w:val="00B60DCB"/>
    <w:rsid w:val="00B73FAD"/>
    <w:rsid w:val="00B75D6D"/>
    <w:rsid w:val="00BA3360"/>
    <w:rsid w:val="00BA5180"/>
    <w:rsid w:val="00BA65D0"/>
    <w:rsid w:val="00BA700C"/>
    <w:rsid w:val="00BB2608"/>
    <w:rsid w:val="00BB6749"/>
    <w:rsid w:val="00BE75D7"/>
    <w:rsid w:val="00BE7959"/>
    <w:rsid w:val="00BF1494"/>
    <w:rsid w:val="00BF173F"/>
    <w:rsid w:val="00BF4903"/>
    <w:rsid w:val="00BF7139"/>
    <w:rsid w:val="00C01659"/>
    <w:rsid w:val="00C12218"/>
    <w:rsid w:val="00C21B40"/>
    <w:rsid w:val="00C22469"/>
    <w:rsid w:val="00C249B8"/>
    <w:rsid w:val="00C33B77"/>
    <w:rsid w:val="00C341CF"/>
    <w:rsid w:val="00C40A19"/>
    <w:rsid w:val="00C4378B"/>
    <w:rsid w:val="00C57E17"/>
    <w:rsid w:val="00C6664A"/>
    <w:rsid w:val="00C94119"/>
    <w:rsid w:val="00CA324E"/>
    <w:rsid w:val="00CB0848"/>
    <w:rsid w:val="00CB4E4C"/>
    <w:rsid w:val="00CB7FF8"/>
    <w:rsid w:val="00CC7150"/>
    <w:rsid w:val="00CD0119"/>
    <w:rsid w:val="00CD1DE2"/>
    <w:rsid w:val="00CF0581"/>
    <w:rsid w:val="00CF247F"/>
    <w:rsid w:val="00D04BD8"/>
    <w:rsid w:val="00D07310"/>
    <w:rsid w:val="00D101EF"/>
    <w:rsid w:val="00D1067B"/>
    <w:rsid w:val="00D12D71"/>
    <w:rsid w:val="00D135AB"/>
    <w:rsid w:val="00D14D52"/>
    <w:rsid w:val="00D17E79"/>
    <w:rsid w:val="00D21983"/>
    <w:rsid w:val="00D34492"/>
    <w:rsid w:val="00D40B79"/>
    <w:rsid w:val="00D4104B"/>
    <w:rsid w:val="00D42B4A"/>
    <w:rsid w:val="00D516B2"/>
    <w:rsid w:val="00D52E56"/>
    <w:rsid w:val="00D53574"/>
    <w:rsid w:val="00D57E55"/>
    <w:rsid w:val="00D66E60"/>
    <w:rsid w:val="00D80EBC"/>
    <w:rsid w:val="00D8334B"/>
    <w:rsid w:val="00D84490"/>
    <w:rsid w:val="00D85E07"/>
    <w:rsid w:val="00DB1301"/>
    <w:rsid w:val="00DB342D"/>
    <w:rsid w:val="00DC71DB"/>
    <w:rsid w:val="00DF0654"/>
    <w:rsid w:val="00DF2670"/>
    <w:rsid w:val="00DF2730"/>
    <w:rsid w:val="00E0537A"/>
    <w:rsid w:val="00E12EE1"/>
    <w:rsid w:val="00E211F5"/>
    <w:rsid w:val="00E26735"/>
    <w:rsid w:val="00E437CF"/>
    <w:rsid w:val="00E53472"/>
    <w:rsid w:val="00E53CAF"/>
    <w:rsid w:val="00E611E9"/>
    <w:rsid w:val="00E6130E"/>
    <w:rsid w:val="00E647A0"/>
    <w:rsid w:val="00E806F5"/>
    <w:rsid w:val="00E83543"/>
    <w:rsid w:val="00E86190"/>
    <w:rsid w:val="00E87018"/>
    <w:rsid w:val="00E87B28"/>
    <w:rsid w:val="00E91CD1"/>
    <w:rsid w:val="00E963CE"/>
    <w:rsid w:val="00E96D12"/>
    <w:rsid w:val="00E97CB9"/>
    <w:rsid w:val="00EB3378"/>
    <w:rsid w:val="00EB3F6A"/>
    <w:rsid w:val="00EB54B5"/>
    <w:rsid w:val="00EC5732"/>
    <w:rsid w:val="00ED0A9E"/>
    <w:rsid w:val="00ED44BA"/>
    <w:rsid w:val="00ED5E8E"/>
    <w:rsid w:val="00EE027D"/>
    <w:rsid w:val="00EE760E"/>
    <w:rsid w:val="00EF2715"/>
    <w:rsid w:val="00EF7509"/>
    <w:rsid w:val="00F041BA"/>
    <w:rsid w:val="00F06DC6"/>
    <w:rsid w:val="00F07B06"/>
    <w:rsid w:val="00F10D23"/>
    <w:rsid w:val="00F12768"/>
    <w:rsid w:val="00F143F5"/>
    <w:rsid w:val="00F1627D"/>
    <w:rsid w:val="00F20A80"/>
    <w:rsid w:val="00F3251E"/>
    <w:rsid w:val="00F32608"/>
    <w:rsid w:val="00F3776A"/>
    <w:rsid w:val="00F43DDE"/>
    <w:rsid w:val="00F51BA9"/>
    <w:rsid w:val="00F51F47"/>
    <w:rsid w:val="00F547F1"/>
    <w:rsid w:val="00F63CDB"/>
    <w:rsid w:val="00F66640"/>
    <w:rsid w:val="00F84974"/>
    <w:rsid w:val="00F87022"/>
    <w:rsid w:val="00F90DC1"/>
    <w:rsid w:val="00F9351B"/>
    <w:rsid w:val="00FC0273"/>
    <w:rsid w:val="00FC0C0F"/>
    <w:rsid w:val="00FC2DF0"/>
    <w:rsid w:val="00FC613E"/>
    <w:rsid w:val="00FD5831"/>
    <w:rsid w:val="00FE2436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E575B9"/>
    <w:rsid w:val="10E89CE7"/>
    <w:rsid w:val="1281461A"/>
    <w:rsid w:val="15075F5D"/>
    <w:rsid w:val="1522DC33"/>
    <w:rsid w:val="159010E4"/>
    <w:rsid w:val="161D075D"/>
    <w:rsid w:val="1685D88B"/>
    <w:rsid w:val="16AFD0FD"/>
    <w:rsid w:val="1754F7B4"/>
    <w:rsid w:val="18BBA766"/>
    <w:rsid w:val="194071AB"/>
    <w:rsid w:val="1A3663CD"/>
    <w:rsid w:val="1B897297"/>
    <w:rsid w:val="1DCB177C"/>
    <w:rsid w:val="1DE275A0"/>
    <w:rsid w:val="1E3E6500"/>
    <w:rsid w:val="1FAFCC66"/>
    <w:rsid w:val="20EF5200"/>
    <w:rsid w:val="21E019B6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9FC1AE8"/>
    <w:rsid w:val="2AE1B6B7"/>
    <w:rsid w:val="2AE79E71"/>
    <w:rsid w:val="2AF5D78B"/>
    <w:rsid w:val="2BDF0338"/>
    <w:rsid w:val="2DD61D48"/>
    <w:rsid w:val="2F1C19A9"/>
    <w:rsid w:val="30508782"/>
    <w:rsid w:val="30587508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B47562"/>
    <w:rsid w:val="3C5D9607"/>
    <w:rsid w:val="3D1A2DB7"/>
    <w:rsid w:val="3F2CDD4C"/>
    <w:rsid w:val="3FBD6A61"/>
    <w:rsid w:val="3FD06354"/>
    <w:rsid w:val="3FFE3DCC"/>
    <w:rsid w:val="413FE707"/>
    <w:rsid w:val="41E1021E"/>
    <w:rsid w:val="420D9061"/>
    <w:rsid w:val="4228454C"/>
    <w:rsid w:val="42F63EA0"/>
    <w:rsid w:val="4380C41B"/>
    <w:rsid w:val="43A63994"/>
    <w:rsid w:val="43A67A0B"/>
    <w:rsid w:val="44688134"/>
    <w:rsid w:val="45D7D81A"/>
    <w:rsid w:val="45EE95F0"/>
    <w:rsid w:val="4614B705"/>
    <w:rsid w:val="463AD933"/>
    <w:rsid w:val="46C7D927"/>
    <w:rsid w:val="46DE1ACD"/>
    <w:rsid w:val="4962903A"/>
    <w:rsid w:val="49AAD572"/>
    <w:rsid w:val="4AF457DF"/>
    <w:rsid w:val="4B409B22"/>
    <w:rsid w:val="4D3433F4"/>
    <w:rsid w:val="4D45AE2A"/>
    <w:rsid w:val="4EB5970F"/>
    <w:rsid w:val="515F5732"/>
    <w:rsid w:val="5212BFAD"/>
    <w:rsid w:val="52E52664"/>
    <w:rsid w:val="53A37578"/>
    <w:rsid w:val="5438D9F1"/>
    <w:rsid w:val="54AAEF1D"/>
    <w:rsid w:val="57608C97"/>
    <w:rsid w:val="5774762B"/>
    <w:rsid w:val="58BC1B45"/>
    <w:rsid w:val="58C60D3E"/>
    <w:rsid w:val="595140BA"/>
    <w:rsid w:val="5B188E3D"/>
    <w:rsid w:val="5D151945"/>
    <w:rsid w:val="5D37D7FE"/>
    <w:rsid w:val="5DC7BB1E"/>
    <w:rsid w:val="5E27D90B"/>
    <w:rsid w:val="5E6879DC"/>
    <w:rsid w:val="5F1409FE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3043B2"/>
    <w:rsid w:val="6465318A"/>
    <w:rsid w:val="64971A8F"/>
    <w:rsid w:val="64BEBE7C"/>
    <w:rsid w:val="64E63EB0"/>
    <w:rsid w:val="6542E9E3"/>
    <w:rsid w:val="65C26DF6"/>
    <w:rsid w:val="666768FE"/>
    <w:rsid w:val="66ADA113"/>
    <w:rsid w:val="675A84C2"/>
    <w:rsid w:val="67CD610C"/>
    <w:rsid w:val="6A1CED46"/>
    <w:rsid w:val="6BB8BDA7"/>
    <w:rsid w:val="6BC51F58"/>
    <w:rsid w:val="6CAA19FA"/>
    <w:rsid w:val="6D09AFC2"/>
    <w:rsid w:val="6D53E1DA"/>
    <w:rsid w:val="6E776DB3"/>
    <w:rsid w:val="6EE9C512"/>
    <w:rsid w:val="6FB44F01"/>
    <w:rsid w:val="70125987"/>
    <w:rsid w:val="712DA350"/>
    <w:rsid w:val="7306BEE6"/>
    <w:rsid w:val="74B9330C"/>
    <w:rsid w:val="7557E461"/>
    <w:rsid w:val="756F79F5"/>
    <w:rsid w:val="772D2BEE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12C2A190-C89D-47AC-B827-7986B6FC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23EFA"/>
    <w:rsid w:val="00033421"/>
    <w:rsid w:val="00136305"/>
    <w:rsid w:val="00157519"/>
    <w:rsid w:val="00162FF4"/>
    <w:rsid w:val="001E2AC0"/>
    <w:rsid w:val="003C4B89"/>
    <w:rsid w:val="004214D0"/>
    <w:rsid w:val="00465A25"/>
    <w:rsid w:val="00481385"/>
    <w:rsid w:val="0057370F"/>
    <w:rsid w:val="00601BE6"/>
    <w:rsid w:val="00617896"/>
    <w:rsid w:val="00730800"/>
    <w:rsid w:val="00777F2A"/>
    <w:rsid w:val="00792B6C"/>
    <w:rsid w:val="007D5396"/>
    <w:rsid w:val="0082704D"/>
    <w:rsid w:val="008635D2"/>
    <w:rsid w:val="008C4978"/>
    <w:rsid w:val="00962A91"/>
    <w:rsid w:val="00BC17BA"/>
    <w:rsid w:val="00E12EE1"/>
    <w:rsid w:val="00E70501"/>
    <w:rsid w:val="00E83543"/>
    <w:rsid w:val="00E87B28"/>
    <w:rsid w:val="00FE4570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DF6147-5018-410C-A4B3-6045AB747B12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f1a2916-7b04-4ee3-83c1-6f71055ac639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28" ma:contentTypeDescription="Crie um novo documento." ma:contentTypeScope="" ma:versionID="3cee0f4348c9f87d467916823ae4111d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eda96f669a4dc346093512d88a350045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Localdoarquivo" minOccurs="0"/>
                <xsd:element ref="ns2:7d996812-ecf9-4cec-9316-56084cbcc9f0CountryOrRegion" minOccurs="0"/>
                <xsd:element ref="ns2:7d996812-ecf9-4cec-9316-56084cbcc9f0State" minOccurs="0"/>
                <xsd:element ref="ns2:7d996812-ecf9-4cec-9316-56084cbcc9f0City" minOccurs="0"/>
                <xsd:element ref="ns2:7d996812-ecf9-4cec-9316-56084cbcc9f0PostalCode" minOccurs="0"/>
                <xsd:element ref="ns2:7d996812-ecf9-4cec-9316-56084cbcc9f0Street" minOccurs="0"/>
                <xsd:element ref="ns2:7d996812-ecf9-4cec-9316-56084cbcc9f0GeoLoc" minOccurs="0"/>
                <xsd:element ref="ns2:7d996812-ecf9-4cec-9316-56084cbcc9f0DispNa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ldoarquivo" ma:index="26" nillable="true" ma:displayName="Local do arquivo" ma:format="Dropdown" ma:internalName="Localdoarquivo">
      <xsd:simpleType>
        <xsd:restriction base="dms:Unknown"/>
      </xsd:simpleType>
    </xsd:element>
    <xsd:element name="7d996812-ecf9-4cec-9316-56084cbcc9f0CountryOrRegion" ma:index="27" nillable="true" ma:displayName="Local do arquivo: País/Região" ma:internalName="CountryOrRegion" ma:readOnly="true">
      <xsd:simpleType>
        <xsd:restriction base="dms:Text"/>
      </xsd:simpleType>
    </xsd:element>
    <xsd:element name="7d996812-ecf9-4cec-9316-56084cbcc9f0State" ma:index="28" nillable="true" ma:displayName="Local do arquivo: Estado" ma:internalName="State" ma:readOnly="true">
      <xsd:simpleType>
        <xsd:restriction base="dms:Text"/>
      </xsd:simpleType>
    </xsd:element>
    <xsd:element name="7d996812-ecf9-4cec-9316-56084cbcc9f0City" ma:index="29" nillable="true" ma:displayName="Local do arquivo: Cidade" ma:internalName="City" ma:readOnly="true">
      <xsd:simpleType>
        <xsd:restriction base="dms:Text"/>
      </xsd:simpleType>
    </xsd:element>
    <xsd:element name="7d996812-ecf9-4cec-9316-56084cbcc9f0PostalCode" ma:index="30" nillable="true" ma:displayName="Local do arquivo: CEP" ma:internalName="PostalCode" ma:readOnly="true">
      <xsd:simpleType>
        <xsd:restriction base="dms:Text"/>
      </xsd:simpleType>
    </xsd:element>
    <xsd:element name="7d996812-ecf9-4cec-9316-56084cbcc9f0Street" ma:index="31" nillable="true" ma:displayName="Local do arquivo: Rua" ma:internalName="Street" ma:readOnly="true">
      <xsd:simpleType>
        <xsd:restriction base="dms:Text"/>
      </xsd:simpleType>
    </xsd:element>
    <xsd:element name="7d996812-ecf9-4cec-9316-56084cbcc9f0GeoLoc" ma:index="32" nillable="true" ma:displayName="Local do arquivo: Coordenadas" ma:internalName="GeoLoc" ma:readOnly="true">
      <xsd:simpleType>
        <xsd:restriction base="dms:Unknown"/>
      </xsd:simpleType>
    </xsd:element>
    <xsd:element name="7d996812-ecf9-4cec-9316-56084cbcc9f0DispName" ma:index="33" nillable="true" ma:displayName="Local do arquivo: Nome" ma:internalName="DispName" ma:readOnly="true">
      <xsd:simpleType>
        <xsd:restriction base="dms:Text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ADA436-B5AF-4325-B6E8-1B9A9B650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3383</Words>
  <Characters>18274</Characters>
  <Application>Microsoft Office Word</Application>
  <DocSecurity>0</DocSecurity>
  <Lines>152</Lines>
  <Paragraphs>43</Paragraphs>
  <ScaleCrop>false</ScaleCrop>
  <Company/>
  <LinksUpToDate>false</LinksUpToDate>
  <CharactersWithSpaces>21614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Orana Oliveira Guerra - GDSXSR</cp:lastModifiedBy>
  <cp:revision>2</cp:revision>
  <dcterms:created xsi:type="dcterms:W3CDTF">2026-10-29T17:54:00Z</dcterms:created>
  <dcterms:modified xsi:type="dcterms:W3CDTF">2026-10-29T17:54:00Z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