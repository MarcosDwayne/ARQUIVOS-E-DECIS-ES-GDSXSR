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0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5682"/>
      </w:tblGrid>
      <w:tr w:rsidR="00264107" w14:paraId="4680266B" w14:textId="77777777" w:rsidTr="62C261FF"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E29C9C" w14:textId="391D60F3" w:rsidR="00264107" w:rsidRDefault="00264107" w:rsidP="00FD470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Arial" w:hAnsi="Arial" w:cs="Verdana"/>
                <w:noProof/>
                <w:sz w:val="28"/>
                <w:lang w:eastAsia="zh-CN"/>
              </w:rPr>
              <w:drawing>
                <wp:inline distT="0" distB="0" distL="0" distR="0" wp14:anchorId="15C07C5B" wp14:editId="146F6157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A57AB">
              <w:rPr>
                <w:rStyle w:val="eop"/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9F0D40" w14:textId="710B6695" w:rsidR="00264107" w:rsidRDefault="00264107" w:rsidP="00FD470E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 w:rsidR="001A57AB"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 xml:space="preserve"> </w:t>
            </w:r>
          </w:p>
          <w:p w14:paraId="55CC1E66" w14:textId="7749FB01" w:rsidR="00264107" w:rsidRDefault="00264107" w:rsidP="62C261FF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Territórios</w:t>
            </w:r>
            <w:r w:rsidR="001A57AB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12B71A35" w14:textId="6FBE8450" w:rsidR="00264107" w:rsidRDefault="00264107" w:rsidP="00FD470E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 w:rsidR="001A57AB"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 xml:space="preserve"> </w:t>
            </w:r>
          </w:p>
          <w:p w14:paraId="15750CFE" w14:textId="0730218F" w:rsidR="00264107" w:rsidRDefault="00264107" w:rsidP="00FD470E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 w:rsidR="001A57AB"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 xml:space="preserve"> </w:t>
            </w:r>
          </w:p>
        </w:tc>
      </w:tr>
    </w:tbl>
    <w:p w14:paraId="3D4EAEEA" w14:textId="77777777" w:rsidR="00DB1301" w:rsidRDefault="00DB1301" w:rsidP="00DB1301">
      <w:pPr>
        <w:spacing w:after="0" w:line="360" w:lineRule="auto"/>
        <w:rPr>
          <w:rFonts w:ascii="Arial" w:hAnsi="Arial" w:cs="Arial"/>
          <w:sz w:val="28"/>
          <w:szCs w:val="28"/>
        </w:rPr>
      </w:pPr>
    </w:p>
    <w:tbl>
      <w:tblPr>
        <w:tblW w:w="8723" w:type="dxa"/>
        <w:tblLayout w:type="fixed"/>
        <w:tblLook w:val="0000" w:firstRow="0" w:lastRow="0" w:firstColumn="0" w:lastColumn="0" w:noHBand="0" w:noVBand="0"/>
      </w:tblPr>
      <w:tblGrid>
        <w:gridCol w:w="3686"/>
        <w:gridCol w:w="447"/>
        <w:gridCol w:w="4590"/>
      </w:tblGrid>
      <w:tr w:rsidR="00770E7F" w:rsidRPr="009F36E1" w14:paraId="39579C6E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0E990AE5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14:paraId="2043BC66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619F5A49" w14:textId="77777777" w:rsidR="00770E7F" w:rsidRPr="009F36E1" w:rsidRDefault="00552697" w:rsidP="00B34ADF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A3B9A70FAF5543A087E733AB63B30A08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EndPr/>
              <w:sdtContent>
                <w:r w:rsidR="00BA5180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770E7F" w:rsidRPr="009F36E1" w14:paraId="1234CB9C" w14:textId="77777777" w:rsidTr="21E019B6">
        <w:trPr>
          <w:cantSplit/>
          <w:trHeight w:val="570"/>
        </w:trPr>
        <w:tc>
          <w:tcPr>
            <w:tcW w:w="3686" w:type="dxa"/>
            <w:vAlign w:val="center"/>
          </w:tcPr>
          <w:p w14:paraId="7118EFBD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64B2264F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sdt>
            <w:sdtPr>
              <w:rPr>
                <w:rFonts w:cs="Arial"/>
                <w:i w:val="0"/>
                <w:iCs w:val="0"/>
                <w:sz w:val="28"/>
                <w:szCs w:val="28"/>
              </w:rPr>
              <w:id w:val="1558446301"/>
              <w:placeholder>
                <w:docPart w:val="3FA3A92DAD524C3DB57C04BE729E38DD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EndPr/>
            <w:sdtContent>
              <w:p w14:paraId="2174A042" w14:textId="4BD4FA6E" w:rsidR="00770E7F" w:rsidRPr="009F36E1" w:rsidRDefault="00F63CDB" w:rsidP="00B34ADF">
                <w:pPr>
                  <w:pStyle w:val="Citao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Apelação Cível</w:t>
                </w:r>
              </w:p>
            </w:sdtContent>
          </w:sdt>
        </w:tc>
      </w:tr>
      <w:tr w:rsidR="00770E7F" w:rsidRPr="009F36E1" w14:paraId="32B00EA9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0E73EC07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10327F8B" w14:textId="5A82C08D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: </w:t>
            </w:r>
          </w:p>
        </w:tc>
        <w:tc>
          <w:tcPr>
            <w:tcW w:w="4590" w:type="dxa"/>
            <w:vAlign w:val="center"/>
          </w:tcPr>
          <w:p w14:paraId="7C53B768" w14:textId="294E2225" w:rsidR="00770E7F" w:rsidRPr="009F36E1" w:rsidRDefault="00770E7F" w:rsidP="00B34ADF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commentRangeStart w:id="0"/>
            <w:r>
              <w:rPr>
                <w:rFonts w:ascii="Arial" w:eastAsia="Arial" w:hAnsi="Arial" w:cs="Arial"/>
                <w:sz w:val="28"/>
                <w:szCs w:val="28"/>
              </w:rPr>
              <w:t>0706067-31.2025.8.07.0021</w:t>
            </w:r>
            <w:commentRangeEnd w:id="0"/>
            <w:r w:rsidRPr="009F36E1">
              <w:rPr>
                <w:rStyle w:val="Refdecomentrio"/>
                <w:rFonts w:ascii="Arial" w:hAnsi="Arial" w:cs="Arial"/>
                <w:sz w:val="28"/>
                <w:szCs w:val="28"/>
              </w:rPr>
              <w:commentReference w:id="0"/>
            </w:r>
          </w:p>
        </w:tc>
      </w:tr>
      <w:tr w:rsidR="00770E7F" w:rsidRPr="009F36E1" w14:paraId="48ED7BFE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272F493B" w14:textId="1AD7452F" w:rsidR="00770E7F" w:rsidRPr="00F63CDB" w:rsidRDefault="00552697" w:rsidP="00B34ADF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254128301"/>
                <w:placeholder>
                  <w:docPart w:val="D299773260594DFB838BAFD35996AEEF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EndPr/>
              <w:sdtContent>
                <w:r w:rsidR="00BA5180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Apelante</w:t>
                </w:r>
              </w:sdtContent>
            </w:sdt>
            <w:r w:rsidR="00BA5180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5C191C1F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4A58BA3C" w14:textId="34669600" w:rsidR="00770E7F" w:rsidRPr="009F36E1" w:rsidRDefault="00E6130E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MARISVALDO FERREIRA LINO</w:t>
            </w:r>
          </w:p>
        </w:tc>
      </w:tr>
      <w:tr w:rsidR="00770E7F" w:rsidRPr="009F36E1" w14:paraId="55763F2D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59BAA433" w14:textId="5D3E5176" w:rsidR="00770E7F" w:rsidRPr="009F36E1" w:rsidRDefault="00552697" w:rsidP="009F36E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1351640470"/>
                <w:placeholder>
                  <w:docPart w:val="7AA328237CE04ECF8850841618042D0C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EndPr/>
              <w:sdtContent>
                <w:r w:rsidR="00BA5180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Apelado</w:t>
                </w:r>
              </w:sdtContent>
            </w:sdt>
            <w:r w:rsidR="00BA5180">
              <w:rPr>
                <w:rFonts w:ascii="Arial" w:hAnsi="Arial" w:cs="Arial"/>
                <w:sz w:val="28"/>
                <w:szCs w:val="28"/>
              </w:rPr>
              <w:t xml:space="preserve"> (a)(s)</w:t>
            </w:r>
          </w:p>
        </w:tc>
        <w:tc>
          <w:tcPr>
            <w:tcW w:w="447" w:type="dxa"/>
            <w:vAlign w:val="center"/>
          </w:tcPr>
          <w:p w14:paraId="683A2C11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1AB96577" w14:textId="5F513754" w:rsidR="00770E7F" w:rsidRPr="009F36E1" w:rsidRDefault="00E6130E" w:rsidP="00B34ADF">
            <w:pPr>
              <w:ind w:right="-74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AUREA BERNAVA PAZZIAN</w:t>
            </w:r>
            <w:r w:rsidR="00770E7F">
              <w:rPr>
                <w:rFonts w:ascii="Arial" w:eastAsia="Arial" w:hAnsi="Arial" w:cs="Arial"/>
                <w:sz w:val="28"/>
                <w:szCs w:val="28"/>
              </w:rPr>
              <w:t xml:space="preserve"> e G-MILK AGROPECUÁRIA E LATICÍNIOS LTDA</w:t>
            </w:r>
          </w:p>
        </w:tc>
      </w:tr>
      <w:tr w:rsidR="00770E7F" w:rsidRPr="009F36E1" w14:paraId="640EA867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34627CFC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4161AF01" w14:textId="77777777" w:rsidR="00770E7F" w:rsidRPr="009F36E1" w:rsidRDefault="00770E7F" w:rsidP="00B34ADF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5B83A2F0" w14:textId="77777777" w:rsidR="00770E7F" w:rsidRPr="009F36E1" w:rsidRDefault="00770E7F" w:rsidP="00B34ADF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14:paraId="638734C5" w14:textId="77777777" w:rsidR="00886ABA" w:rsidRDefault="00886ABA" w:rsidP="00886AB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6F4EDD7E" w14:textId="77777777" w:rsidR="00637381" w:rsidRDefault="00552697">
      <w:pPr>
        <w:spacing w:after="0" w:line="360" w:lineRule="auto"/>
        <w:jc w:val="left"/>
        <w:rPr>
          <w:rFonts w:ascii="Arial" w:eastAsia="Arial" w:hAnsi="Arial" w:cs="Arial"/>
          <w:color w:val="595959"/>
          <w:sz w:val="28"/>
          <w:szCs w:val="28"/>
        </w:rPr>
        <w:pPrChange w:id="1068" w:author="Assessor GDSXSR" w:date="2026-10-29T18:29:39Z">
          <w:pPr>
            <w:spacing w:after="0" w:line="360" w:lineRule="auto"/>
            <w:jc w:val="center"/>
          </w:pPr>
        </w:pPrChange>
      </w:pPr>
      <w:commentRangeStart w:id="19"/>
      <w:r>
        <w:rPr>
          <w:rFonts w:ascii="Arial" w:eastAsia="Arial" w:hAnsi="Arial" w:cs="Arial"/>
          <w:b/>
          <w:bCs/>
          <w:color w:val="595959"/>
          <w:sz w:val="28"/>
          <w:szCs w:val="28"/>
        </w:rPr>
        <w:t>EMENTA</w:t>
      </w:r>
      <w:commentRangeEnd w:id="19"/>
      <w:r>
        <w:rPr>
          <w:rStyle w:val="CommentReference"/>
        </w:rPr>
        <w:commentReference w:id="19"/>
      </w:r>
    </w:p>
    <w:p w14:paraId="3F9426C8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APELAÇÃO CÍVEL. DIREITO PROCESSUAL CIVIL. AÇÃO DE RESCISÃO DE PROMESSA DE COMPRA E VENDA. INDEFERIMENTO DA PETIÇÃO INICIAL. EMENDA. DOCUMENTOS INDISPENSÁVEIS À PROPOSITURA DA AÇÃO. COMPROVANTE DE RESIDÊNCIA. COMPROVANTES DE PAGAMENTO. GRATUIDADE DE JUSTIÇA. CITAÇÃO PARA CONTRARRAZÕES. </w:t>
      </w:r>
      <w:ins w:id="1014" w:author="Assessor GDSXSR" w:date="2026-10-29T18:29:39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SENTENÇA CASSADA. 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RECURSO PROVIDO.</w:t>
      </w:r>
    </w:p>
    <w:p w14:paraId="31A091CF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I. Caso em exame</w:t>
      </w:r>
    </w:p>
    <w:p w14:paraId="78069327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10"/>
      <w:r>
        <w:rPr>
          <w:rFonts w:ascii="Arial" w:eastAsia="Arial" w:hAnsi="Arial" w:cs="Arial"/>
          <w:color w:val="595959"/>
          <w:sz w:val="28"/>
          <w:szCs w:val="28"/>
        </w:rPr>
        <w:t xml:space="preserve">1. Ação de rescisão de contrato de promessa de compra e venda de lote cumulada com restituição de valores pagos e indenização por danos morais, proposta por </w:t>
      </w:r>
      <w:ins w:id="1015" w:author="Assessor GDSXSR" w:date="2026-10-29T18:29:39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pedreiro, 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pessoa natural</w:t>
      </w:r>
      <w:ins w:id="1016" w:author="Assessor GDSXSR" w:date="2026-10-29T18:29:39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contra pessoa natural e G-MILK </w:t>
      </w:r>
      <w:del w:id="1017" w:author="Assessor GDSXSR" w:date="2026-10-29T18:29:39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AGROPECUÁRIA</w:delText>
        </w:r>
      </w:del>
      <w:ins w:id="1018" w:author="Assessor GDSXSR" w:date="2026-10-29T18:29:39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Agropecuária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del w:id="1019" w:author="Assessor GDSXSR" w:date="2026-10-29T18:29:39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E</w:delText>
        </w:r>
      </w:del>
      <w:ins w:id="1020" w:author="Assessor GDSXSR" w:date="2026-10-29T18:29:39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e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del w:id="1021" w:author="Assessor GDSXSR" w:date="2026-10-29T18:29:39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LATICÍNIOS</w:delText>
        </w:r>
      </w:del>
      <w:ins w:id="1022" w:author="Assessor GDSXSR" w:date="2026-10-29T18:29:39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Laticínios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del w:id="1023" w:author="Assessor GDSXSR" w:date="2026-10-29T18:29:39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LTDA</w:delText>
        </w:r>
      </w:del>
      <w:ins w:id="1024" w:author="Assessor GDSXSR" w:date="2026-10-29T18:29:39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Ltda.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, ao fundamento de que a promitente vendedora não outorgou a escritura nem entregou o lote</w:t>
      </w:r>
      <w:ins w:id="1025" w:author="Assessor GDSXSR" w:date="2026-10-29T18:29:39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 (R$ 58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.</w:t>
      </w:r>
      <w:commentRangeEnd w:id="10"/>
      <w:r>
        <w:rPr>
          <w:rStyle w:val="CommentReference"/>
        </w:rPr>
        <w:commentReference w:id="10"/>
      </w:r>
      <w:ins w:id="1026" w:author="Assessor GDSXSR" w:date="2026-10-29T18:29:39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257,01).</w:t>
        </w:r>
      </w:ins>
    </w:p>
    <w:p w14:paraId="2F484105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2. A sentença indeferiu a petição inicial e extinguiu o processo sem resolução do mérito, por considerar descumpridas as determinações </w:t>
      </w:r>
      <w:r>
        <w:rPr>
          <w:rFonts w:ascii="Arial" w:eastAsia="Arial" w:hAnsi="Arial" w:cs="Arial"/>
          <w:color w:val="595959"/>
          <w:sz w:val="28"/>
          <w:szCs w:val="28"/>
        </w:rPr>
        <w:lastRenderedPageBreak/>
        <w:t>de emenda, notadamente quanto à juntada de documentos, e deferiu ao autor a gratuidade de justiça.</w:t>
      </w:r>
    </w:p>
    <w:p w14:paraId="01F32E6B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3. O autor apela requerendo a cassação da sentença e o prosseguimento da ação, ao sustentar que cumpriu as determinações de emenda, que a sentença não indicou os vícios remanescentes, que ela é contraditória ao deferir a gratuidade de justiça e que a extinção viola a primazia do julgamento de mérito.</w:t>
      </w:r>
    </w:p>
    <w:p w14:paraId="69486AED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II. Questão em discussão</w:t>
      </w:r>
    </w:p>
    <w:p w14:paraId="1A3AFED0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4. Há duas questões em discussão: (i) saber se a frustração da citação do réu para responder à apelação interposta contra sentença de indeferimento da petição inicial impede o julgamento do recurso; e (ii) saber se o descumprimento da determinação de juntada de comprovante de residência, de comprovantes de pagamento, de documentos relativos à hipossuficiência econômica e de documentos em formato diverso autoriza o indeferimento da petição inicial.</w:t>
      </w:r>
    </w:p>
    <w:p w14:paraId="644E2D94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III. Razões de decidir</w:t>
      </w:r>
    </w:p>
    <w:p w14:paraId="26377390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5. A falta de citação do réu para responder à apelação (CPC 331 §</w:t>
      </w:r>
      <w:ins w:id="1027" w:author="Assessor GDSXSR" w:date="2026-10-29T18:29:39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§ 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1º</w:t>
      </w:r>
      <w:ins w:id="1028" w:author="Assessor GDSXSR" w:date="2026-10-29T18:29:39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 e 2º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) não impede o julgamento do recurso quando a solução é a cassação da sentença, pois o processo retorna à fase postulatória e o réu será citado na origem, sem prejuízo à defesa (CPC 282 §</w:t>
      </w:r>
      <w:ins w:id="1029" w:author="Assessor GDSXSR" w:date="2026-10-29T18:29:39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 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1º).</w:t>
      </w:r>
    </w:p>
    <w:p w14:paraId="38592B43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6. O comprovante de residência não constitui documento indispensável à propositura da ação, pois a lei exige apenas a indicação do domicílio e da residência das partes na petição inicial (CPC 319 II e 320). Eventual divergência quanto ao endereço repercute, quando muito, na competência territorial, que é relativa.</w:t>
      </w:r>
    </w:p>
    <w:p w14:paraId="4FDD7BE9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7. A prova dos pagamentos cuja restituição se pretende integra o fato constitutivo do direito do autor (CPC 373 I) e repercute no julgamento do pedido, não na admissibilidade da petição inicial, instruída com o contrato que fundamenta a demanda.</w:t>
      </w:r>
    </w:p>
    <w:p w14:paraId="7EE779ED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8. A falta de documentos destinados à comprovação da hipossuficiência econômica conduz, em regra, ao indeferimento da gratuidade de justiça e à intimação para o recolhimento das custas, e não à extinção do processo (CPC 99 §</w:t>
      </w:r>
      <w:ins w:id="1030" w:author="Assessor GDSXSR" w:date="2026-10-29T18:29:39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 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2º). No caso, a própria sentença deferiu o benefício.</w:t>
      </w:r>
    </w:p>
    <w:p w14:paraId="113D629A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9. A apresentação do contrato em posição horizontal e de documentos em formato diverso do determinado configura irregularidade formal que não dificulta o julgamento de mérito e não autoriza o indeferimento da petição inicial (CPC 321).</w:t>
      </w:r>
    </w:p>
    <w:p w14:paraId="7AFC57D4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IV. Dispositivo</w:t>
      </w:r>
    </w:p>
    <w:p w14:paraId="3DC24E76" w14:textId="1855E669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11"/>
      <w:r>
        <w:rPr>
          <w:rFonts w:ascii="Arial" w:eastAsia="Arial" w:hAnsi="Arial" w:cs="Arial"/>
          <w:color w:val="595959"/>
          <w:sz w:val="28"/>
          <w:szCs w:val="28"/>
        </w:rPr>
        <w:t xml:space="preserve">10. Deu-se provimento ao apelo</w:t>
      </w:r>
      <w:ins w:id="1031" w:author="Assessor GDSXSR" w:date="2026-10-29T18:29:39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 do autor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para cassar a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r.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sentença e determinar o retorno dos autos à origem para o regular prosseguimento da ação.</w:t>
      </w:r>
      <w:commentRangeEnd w:id="11"/>
      <w:r>
        <w:rPr>
          <w:rStyle w:val="CommentReference"/>
        </w:rPr>
        <w:commentReference w:id="11"/>
      </w:r>
    </w:p>
    <w:p w14:paraId="6248D4D0" w14:textId="77777777" w:rsidR="00637381" w:rsidRDefault="00552697">
      <w:pPr>
        <w:keepNext/>
        <w:spacing w:after="0" w:line="360" w:lineRule="auto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__________</w:t>
      </w:r>
    </w:p>
    <w:p w14:paraId="1F192880" w14:textId="77777777" w:rsidR="00637381" w:rsidRDefault="00552697">
      <w:pPr>
        <w:keepNext/>
        <w:spacing w:after="0" w:line="360" w:lineRule="auto"/>
        <w:jc w:val="both"/>
        <w:rPr>
          <w:rFonts w:ascii="Arial" w:eastAsia="Arial" w:hAnsi="Arial" w:cs="Arial"/>
          <w:color w:val="595959"/>
          <w:sz w:val="26"/>
          <w:szCs w:val="26"/>
        </w:rPr>
      </w:pPr>
      <w:commentRangeStart w:id="12"/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Dispositivos relevantes citados:</w:t>
      </w:r>
      <w:r>
        <w:rPr>
          <w:rFonts w:ascii="Arial" w:eastAsia="Arial" w:hAnsi="Arial" w:cs="Arial"/>
          <w:color w:val="595959"/>
          <w:sz w:val="26"/>
          <w:szCs w:val="26"/>
        </w:rPr>
        <w:t xml:space="preserve"> CPC, arts. 4º; 65; 99, §</w:t>
      </w:r>
      <w:ins w:id="1032" w:author="Assessor GDSXSR" w:date="2026-10-29T18:29:39Z">
        <w:r>
          <w:rPr>
            <w:rFonts w:ascii="Arial" w:eastAsia="Arial" w:hAnsi="Arial" w:cs="Arial"/>
            <w:color w:val="808080"/>
            <w:sz w:val="26"/>
            <w:szCs w:val="26"/>
          </w:rPr>
          <w:t xml:space="preserve"> </w:t>
        </w:r>
      </w:ins>
      <w:r>
        <w:rPr>
          <w:rFonts w:ascii="Arial" w:eastAsia="Arial" w:hAnsi="Arial" w:cs="Arial"/>
          <w:color w:val="595959"/>
          <w:sz w:val="26"/>
          <w:szCs w:val="26"/>
        </w:rPr>
        <w:t xml:space="preserve">2º; 282, §§</w:t>
      </w:r>
      <w:ins w:id="1033" w:author="Assessor GDSXSR" w:date="2026-10-29T18:29:39Z">
        <w:r>
          <w:rPr>
            <w:rFonts w:ascii="Arial" w:eastAsia="Arial" w:hAnsi="Arial" w:cs="Arial"/>
            <w:color w:val="808080"/>
            <w:sz w:val="26"/>
            <w:szCs w:val="26"/>
          </w:rPr>
          <w:t xml:space="preserve"> </w:t>
        </w:r>
      </w:ins>
      <w:r>
        <w:rPr>
          <w:rFonts w:ascii="Arial" w:eastAsia="Arial" w:hAnsi="Arial" w:cs="Arial"/>
          <w:color w:val="595959"/>
          <w:sz w:val="26"/>
          <w:szCs w:val="26"/>
        </w:rPr>
        <w:t xml:space="preserve">1º e 2º; 319, II; 320; 321; </w:t>
      </w:r>
      <w:del w:id="1034" w:author="Assessor GDSXSR" w:date="2026-10-29T18:29:39Z">
        <w:r>
          <w:rPr>
            <w:rFonts w:ascii="Arial" w:eastAsia="Arial" w:hAnsi="Arial" w:cs="Arial"/>
            <w:color w:val="595959"/>
            <w:sz w:val="26"/>
            <w:szCs w:val="26"/>
          </w:rPr>
          <w:delText xml:space="preserve">330, IV; </w:delText>
        </w:r>
      </w:del>
      <w:r>
        <w:rPr>
          <w:rFonts w:ascii="Arial" w:eastAsia="Arial" w:hAnsi="Arial" w:cs="Arial"/>
          <w:color w:val="595959"/>
          <w:sz w:val="26"/>
          <w:szCs w:val="26"/>
        </w:rPr>
        <w:t xml:space="preserve">331, §</w:t>
      </w:r>
      <w:ins w:id="1035" w:author="Assessor GDSXSR" w:date="2026-10-29T18:29:39Z">
        <w:r>
          <w:rPr>
            <w:rFonts w:ascii="Arial" w:eastAsia="Arial" w:hAnsi="Arial" w:cs="Arial"/>
            <w:color w:val="808080"/>
            <w:sz w:val="26"/>
            <w:szCs w:val="26"/>
          </w:rPr>
          <w:t xml:space="preserve">§ </w:t>
        </w:r>
      </w:ins>
      <w:r>
        <w:rPr>
          <w:rFonts w:ascii="Arial" w:eastAsia="Arial" w:hAnsi="Arial" w:cs="Arial"/>
          <w:color w:val="595959"/>
          <w:sz w:val="26"/>
          <w:szCs w:val="26"/>
        </w:rPr>
        <w:t xml:space="preserve">1º</w:t>
      </w:r>
      <w:ins w:id="1036" w:author="Assessor GDSXSR" w:date="2026-10-29T18:29:39Z">
        <w:r>
          <w:rPr>
            <w:rFonts w:ascii="Arial" w:eastAsia="Arial" w:hAnsi="Arial" w:cs="Arial"/>
            <w:color w:val="808080"/>
            <w:sz w:val="26"/>
            <w:szCs w:val="26"/>
          </w:rPr>
          <w:t xml:space="preserve"> e 2º</w:t>
        </w:r>
      </w:ins>
      <w:r>
        <w:rPr>
          <w:rFonts w:ascii="Arial" w:eastAsia="Arial" w:hAnsi="Arial" w:cs="Arial"/>
          <w:color w:val="595959"/>
          <w:sz w:val="26"/>
          <w:szCs w:val="26"/>
        </w:rPr>
        <w:t xml:space="preserve">; 373, I</w:t>
      </w:r>
      <w:del w:id="1037" w:author="Assessor GDSXSR" w:date="2026-10-29T18:29:39Z">
        <w:r>
          <w:rPr>
            <w:rFonts w:ascii="Arial" w:eastAsia="Arial" w:hAnsi="Arial" w:cs="Arial"/>
            <w:color w:val="595959"/>
            <w:sz w:val="26"/>
            <w:szCs w:val="26"/>
          </w:rPr>
          <w:delText xml:space="preserve">; 485, I</w:delText>
        </w:r>
      </w:del>
      <w:r>
        <w:rPr>
          <w:rFonts w:ascii="Arial" w:eastAsia="Arial" w:hAnsi="Arial" w:cs="Arial"/>
          <w:color w:val="595959"/>
          <w:sz w:val="26"/>
          <w:szCs w:val="26"/>
        </w:rPr>
        <w:t xml:space="preserve">.</w:t>
      </w:r>
      <w:commentRangeEnd w:id="12"/>
      <w:r>
        <w:rPr>
          <w:rStyle w:val="CommentReference"/>
        </w:rPr>
        <w:commentReference w:id="12"/>
      </w:r>
    </w:p>
    <w:p w14:paraId="2333706C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Jurisprudência relevante citada:</w:t>
      </w:r>
      <w:r>
        <w:rPr>
          <w:rFonts w:ascii="Arial" w:eastAsia="Arial" w:hAnsi="Arial" w:cs="Arial"/>
          <w:color w:val="595959"/>
          <w:sz w:val="26"/>
          <w:szCs w:val="26"/>
        </w:rPr>
        <w:t xml:space="preserve"> TJDFT, Acórdão 1919384, 0702897-24.2024.8.07.0009, Rel. Robson Teixeira de Freitas, 8ª Turma Cível, j. 10/09/2024, DJe 20/09/2024; TJDFT, Acórdão 1888477, 0745757-98.2023.8.07.0001, Rel. Ana Cantarino, 5ª Turma Cível, j. 04/07/2024, DJe 19/07/2024; TJDFT, Acórdão 2088940, 0712518-75.2025.8.07.0020, Rel. Fabrício Fontoura Bezerra, 1ª Turma Cível, j. 04/02/2026, DJe 02/03/2026.</w:t>
      </w:r>
    </w:p>
    <w:p w14:paraId="076CA260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</w:p>
    <w:p w14:paraId="6D9DE6C2" w14:textId="77777777" w:rsidR="00637381" w:rsidRDefault="00552697">
      <w:pPr>
        <w:spacing w:after="0" w:line="360" w:lineRule="auto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b/>
          <w:bCs/>
          <w:color w:val="FF0000"/>
          <w:sz w:val="28"/>
          <w:szCs w:val="28"/>
          <w:highlight w:val="yellow"/>
        </w:rPr>
        <w:t>RESUMO DA SENTENÇA</w:t>
      </w:r>
    </w:p>
    <w:p w14:paraId="5DAA8EEB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b/>
          <w:bCs/>
          <w:color w:val="FF0000"/>
          <w:sz w:val="28"/>
          <w:szCs w:val="28"/>
        </w:rPr>
        <w:t>I. RAZÕES DE DECIDIR</w:t>
      </w:r>
    </w:p>
    <w:p w14:paraId="7339C3AE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Descumprimento das determinações de emenda</w:t>
      </w:r>
    </w:p>
    <w:p w14:paraId="0A14E326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 xml:space="preserve">1. Entendeu que o autor, intimado por duas vezes a emendar a petição inicial, não atendeu às determinações do juízo, notadamente </w:t>
      </w:r>
      <w:r>
        <w:rPr>
          <w:rFonts w:ascii="Arial" w:eastAsia="Arial" w:hAnsi="Arial" w:cs="Arial"/>
          <w:color w:val="FF0000"/>
          <w:sz w:val="28"/>
          <w:szCs w:val="28"/>
        </w:rPr>
        <w:lastRenderedPageBreak/>
        <w:t>quanto à juntada de documentos que reputou essenciais ao ajuizamento da demanda.</w:t>
      </w:r>
    </w:p>
    <w:p w14:paraId="5E5AE2DF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Indeferimento da petição inicial</w:t>
      </w:r>
    </w:p>
    <w:p w14:paraId="5FBE7C72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2. Aplicou o art. 321, parágrafo único, do CPC, por considerar não sanados os vícios indicados nas decisões de emenda.</w:t>
      </w:r>
    </w:p>
    <w:p w14:paraId="29B90FC9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b/>
          <w:bCs/>
          <w:color w:val="FF0000"/>
          <w:sz w:val="28"/>
          <w:szCs w:val="28"/>
        </w:rPr>
        <w:t>II. DISPOSITIVO DA SENTENÇA</w:t>
      </w:r>
    </w:p>
    <w:p w14:paraId="3B9F5ADA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Extinção sem resolução do mérito</w:t>
      </w:r>
    </w:p>
    <w:p w14:paraId="6B6D25F3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3. Indeferiu a petição inicial e extinguiu o processo sem resolução do mérito.</w:t>
      </w:r>
    </w:p>
    <w:p w14:paraId="5555C36D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Custas e gratuidade de justiça</w:t>
      </w:r>
    </w:p>
    <w:p w14:paraId="56371905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4. Condenou o autor ao pagamento das custas, com exigibilidade suspensa pela gratuidade de justiça deferida na própria sentença, sem honorários.</w:t>
      </w:r>
    </w:p>
    <w:p w14:paraId="1AC7A84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</w:p>
    <w:p w14:paraId="788FDFB1" w14:textId="77777777" w:rsidR="00637381" w:rsidRDefault="00552697">
      <w:pPr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RELATÓRIO</w:t>
      </w:r>
    </w:p>
    <w:p w14:paraId="42858E13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18A843A6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Trata-se de apelação interposta contra sentença que extinguiu a ação de rescisão de contrato de promessa de compra e venda cumulada com restituição de valores pagos e indenização por danos morais (valor da causa: R$ 58.257,01) sem resolução do mérito, nos seguintes termos (ID 90441448):</w:t>
      </w:r>
    </w:p>
    <w:p w14:paraId="0A37FB7E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0B7CF7E" w14:textId="50261539" w:rsidR="00637381" w:rsidRDefault="00552697">
      <w:pPr>
        <w:spacing w:after="0" w:line="360" w:lineRule="auto"/>
        <w:ind w:left="2268" w:firstLine="1134"/>
        <w:jc w:val="both"/>
        <w:rPr>
          <w:rFonts w:ascii="Arial" w:eastAsia="Arial" w:hAnsi="Arial" w:cs="Arial"/>
          <w:color w:val="595959"/>
          <w:sz w:val="26"/>
          <w:szCs w:val="26"/>
        </w:rPr>
      </w:pPr>
      <w:commentRangeStart w:id="13"/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“Ação que tramita sob o procedimento comum proposta por 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MARISVALDO FERREIRA LINO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 em desfavor de </w:t>
      </w:r>
      <w:del w:id="1038" w:author="Assessor GDSXSR" w:date="2026-10-29T18:29:39Z">
        <w:r>
          <w:rPr>
            <w:rFonts w:ascii="Arial" w:eastAsia="Arial" w:hAnsi="Arial" w:cs="Arial"/>
            <w:i/>
            <w:iCs/>
            <w:color w:val="595959"/>
            <w:sz w:val="26"/>
            <w:szCs w:val="26"/>
          </w:rPr>
          <w:delText xml:space="preserve">REU:</w:delText>
        </w:r>
        <w:r>
          <w:rPr>
            <w:rFonts w:ascii="Arial" w:eastAsia="Arial" w:hAnsi="Arial" w:cs="Arial"/>
            <w:i/>
            <w:iCs/>
            <w:color w:val="595959"/>
            <w:sz w:val="26"/>
            <w:szCs w:val="26"/>
          </w:rPr>
          <w:delText xml:space="preserve"> </w:delText>
        </w:r>
      </w:del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AUREA BERNAVA PAZZIAN</w:t>
      </w:r>
      <w:del w:id="1039" w:author="Assessor GDSXSR" w:date="2026-10-29T18:29:39Z">
        <w:r>
          <w:rPr>
            <w:rFonts w:ascii="Arial" w:eastAsia="Arial" w:hAnsi="Arial" w:cs="Arial"/>
            <w:i/>
            <w:iCs/>
            <w:color w:val="595959"/>
            <w:sz w:val="26"/>
            <w:szCs w:val="26"/>
          </w:rPr>
          <w:delText xml:space="preserve">,</w:delText>
        </w:r>
      </w:del>
      <w:ins w:id="1040" w:author="Assessor GDSXSR" w:date="2026-10-29T18:29:39Z">
        <w:r>
          <w:rPr>
            <w:rFonts w:ascii="Arial" w:eastAsia="Arial" w:hAnsi="Arial" w:cs="Arial"/>
            <w:i/>
            <w:iCs/>
            <w:color w:val="808080"/>
            <w:sz w:val="26"/>
            <w:szCs w:val="26"/>
          </w:rPr>
          <w:t xml:space="preserve"> e</w:t>
        </w:r>
      </w:ins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 G-MILK AGROPECUÁRIA E LATICÍNIOS LTDA, conforme qualificações constantes dos autos.</w:t>
      </w:r>
      <w:commentRangeEnd w:id="13"/>
      <w:r>
        <w:rPr>
          <w:rStyle w:val="CommentReference"/>
        </w:rPr>
        <w:commentReference w:id="13"/>
      </w:r>
    </w:p>
    <w:p w14:paraId="469FC986" w14:textId="2EBB6DCB" w:rsidR="00637381" w:rsidRDefault="00552697">
      <w:pPr>
        <w:spacing w:after="0" w:line="360" w:lineRule="auto"/>
        <w:ind w:left="2268" w:firstLine="1134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Facultada emenda à inicial, por duas vezes, nos termos das decisões de IDs </w:t>
      </w:r>
      <w:r w:rsidR="006C7E6F" w:rsidRPr="006C7E6F">
        <w:rPr>
          <w:rFonts w:ascii="Arial" w:eastAsia="Arial" w:hAnsi="Arial" w:cs="Arial"/>
          <w:i/>
          <w:iCs/>
          <w:color w:val="595959"/>
          <w:sz w:val="26"/>
          <w:szCs w:val="26"/>
        </w:rPr>
        <w:t>263303488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 e </w:t>
      </w:r>
      <w:r w:rsidR="00401A40" w:rsidRPr="00401A40">
        <w:rPr>
          <w:rFonts w:ascii="Arial" w:eastAsia="Arial" w:hAnsi="Arial" w:cs="Arial"/>
          <w:i/>
          <w:iCs/>
          <w:color w:val="595959"/>
          <w:sz w:val="26"/>
          <w:szCs w:val="26"/>
        </w:rPr>
        <w:lastRenderedPageBreak/>
        <w:t>269677836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>, a parte autora não atendeu às determinações deste juízo.</w:t>
      </w:r>
    </w:p>
    <w:p w14:paraId="7B02EEB8" w14:textId="77777777" w:rsidR="00637381" w:rsidRDefault="00552697">
      <w:pPr>
        <w:spacing w:after="0" w:line="360" w:lineRule="auto"/>
        <w:ind w:left="2268" w:firstLine="1134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A teor do artigo 321 do Código de Processo Civil, verificando o juiz que a peça de ingresso não preenche os requisitos dos artigos 319 e 320 do mesmo diploma legal ou que apresenta defeitos capazes de dificultar o julgamento do mérito, deve instar a parte a emendá-la ou completá-la, no prazo de 15 dias, sob pena de indeferimento da petição inicial.</w:t>
      </w:r>
    </w:p>
    <w:p w14:paraId="3A8D0F44" w14:textId="1216A960" w:rsidR="00637381" w:rsidRDefault="00552697">
      <w:pPr>
        <w:spacing w:after="0" w:line="360" w:lineRule="auto"/>
        <w:ind w:left="2268" w:firstLine="1134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Na presente hipótese, a parte autora foi chamada a emendar a inicial e não cumpriu com as determinações judiciais, notadamente quanto à juntada de documentos essenciais ao ajuizamento da demanda, conforme discriminado ao ID </w:t>
      </w:r>
      <w:r w:rsidR="00D40B79" w:rsidRPr="00D40B79">
        <w:rPr>
          <w:rFonts w:ascii="Arial" w:eastAsia="Arial" w:hAnsi="Arial" w:cs="Arial"/>
          <w:i/>
          <w:iCs/>
          <w:color w:val="595959"/>
          <w:sz w:val="26"/>
          <w:szCs w:val="26"/>
        </w:rPr>
        <w:t>263303488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>.</w:t>
      </w:r>
    </w:p>
    <w:p w14:paraId="508F7872" w14:textId="77777777" w:rsidR="00637381" w:rsidRDefault="00552697">
      <w:pPr>
        <w:spacing w:after="0" w:line="360" w:lineRule="auto"/>
        <w:ind w:left="2268" w:firstLine="1134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Diante do exposto, indefiro a inicial e resolvo o processo, nos termos do artigo 485, inc. I, artigo 321, parágrafo único, e artigo 330, inc. IV, todos do CPC.</w:t>
      </w:r>
    </w:p>
    <w:p w14:paraId="2B0C97F7" w14:textId="77777777" w:rsidR="00637381" w:rsidRDefault="00552697">
      <w:pPr>
        <w:spacing w:after="0" w:line="360" w:lineRule="auto"/>
        <w:ind w:left="2268" w:firstLine="1134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Custas pela parte autora na totalidade das devidas. Todavia, ante a gratuidade judiciária que ora lhe defiro, fica suspensa a exigibilidade dos valores devidos, artigo 98, §3º, do CPC. Sem honorários. (...)”</w:t>
      </w:r>
    </w:p>
    <w:p w14:paraId="1D2E9D73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05AF987" w14:textId="662332A1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Na petição inicial, o autor, pedreiro, afirma que celebrou com a primeira ré, em 23/09/2014, promessa de compra e venda de lote, que pagou 48 parcelas de R$ 300,00 e a taxa de abertura de crédito de R$ 1.000,00 e que não recebeu a escritura nem a posse do imóvel.</w:t>
      </w:r>
    </w:p>
    <w:p w14:paraId="5D238516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36B57D0D" w14:textId="3F5E4FD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A decisão de ID 90441440 determinou ao autor que emendasse a petição inicial para: (i) apresentar comprovante de </w:t>
      </w:r>
      <w:r>
        <w:rPr>
          <w:rFonts w:ascii="Arial" w:eastAsia="Arial" w:hAnsi="Arial" w:cs="Arial"/>
          <w:color w:val="595959"/>
          <w:sz w:val="28"/>
          <w:szCs w:val="28"/>
        </w:rPr>
        <w:lastRenderedPageBreak/>
        <w:t>residência em seu nome, emitido h</w:t>
      </w:r>
      <w:r w:rsidR="004101B7">
        <w:rPr>
          <w:rFonts w:ascii="Arial" w:eastAsia="Arial" w:hAnsi="Arial" w:cs="Arial"/>
          <w:color w:val="595959"/>
          <w:sz w:val="28"/>
          <w:szCs w:val="28"/>
        </w:rPr>
        <w:t>á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menos de 30 dias; (ii) esclarecer a legitimidade passiva da segunda ré, que não integrou o contrato; (iii) complementar a causa de pedir dos danos morais; (iv) retificar o valor pretendido a título de restituição; (v) apresentar os comprovantes de pagamento dos valores cuja restituição pretende; (vi) juntar o contrato integralmente em posição vertical; (vii) juntar documentos em formato PDF; e (viii) comprovar a hipossuficiência econômica, mediante CTPS digital, comprovant</w:t>
      </w:r>
      <w:r>
        <w:rPr>
          <w:rFonts w:ascii="Arial" w:eastAsia="Arial" w:hAnsi="Arial" w:cs="Arial"/>
          <w:color w:val="595959"/>
          <w:sz w:val="28"/>
          <w:szCs w:val="28"/>
        </w:rPr>
        <w:t>es de renda, extratos bancários de todas as contas e faturas de cartão de crédito dos três últimos meses, ou recolher as custas iniciais.</w:t>
      </w:r>
    </w:p>
    <w:p w14:paraId="6B8B3050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5C97009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O autor apresentou petição substitutiva da inicial (ID 90441442), na qual requereu a substituição da segunda ré por PINDORAMA PARQUE EMPREENDIMENTOS IMOBILIÁRIOS SPE LTDA, complementou a causa de pedir dos danos morais e juntou extratos bancários de janeiro e fevereiro de 2026 (ID 90441443 e 90441444).</w:t>
      </w:r>
    </w:p>
    <w:p w14:paraId="2BDBF697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308FD938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A decisão de ID 90441445 concedeu ao autor prazo derradeiro de 15 dias para o cumprimento integral da decisão de emenda, sob pena de indeferimento da petição inicial.</w:t>
      </w:r>
    </w:p>
    <w:p w14:paraId="198D156F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47BFFDE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O autor apresentou petição complementar (ID 90441447), na qual esclareceu a legitimidade passiva das rés, retificou o valor da restituição para R$ 47.257,01, afirmou que os pagamentos estão demonstrados pelo cálculo de atualização e pelo protocolo de recebimento de boletos juntados com a inicial e anunciou a juntada de comprovante de residência, documentos de renda, extratos bancários, faturas de cartão de crédito, comprovantes </w:t>
      </w:r>
      <w:r>
        <w:rPr>
          <w:rFonts w:ascii="Arial" w:eastAsia="Arial" w:hAnsi="Arial" w:cs="Arial"/>
          <w:color w:val="595959"/>
          <w:sz w:val="28"/>
          <w:szCs w:val="28"/>
        </w:rPr>
        <w:lastRenderedPageBreak/>
        <w:t>de pagamento disponíveis, contrato em posição vertical e documentos em PDF. A petição não veio acompanhada de documentos.</w:t>
      </w:r>
    </w:p>
    <w:p w14:paraId="7399B999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B721E23" w14:textId="2FF00983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14"/>
      <w:r>
        <w:rPr>
          <w:rFonts w:ascii="Arial" w:eastAsia="Arial" w:hAnsi="Arial" w:cs="Arial"/>
          <w:color w:val="595959"/>
          <w:sz w:val="28"/>
          <w:szCs w:val="28"/>
        </w:rPr>
        <w:t xml:space="preserve">Apelo </w:t>
      </w:r>
      <w:del w:id="1041" w:author="Assessor GDSXSR" w:date="2026-10-29T18:29:39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de</w:delText>
        </w:r>
      </w:del>
      <w:ins w:id="1042" w:author="Assessor GDSXSR" w:date="2026-10-29T18:29:39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do autor,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MARISVALDO FERREIRA LINO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, em que alega, em síntese, que: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 xml:space="preserve">1)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cumpriu integralmente as determinações de emenda;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 xml:space="preserve">2)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 sentença não indicou quais vícios remanesceriam, em ofensa ao dever de fundamentação;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 xml:space="preserve">3)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 sentença é contraditória, pois deferiu a gratuidade de justiça e extinguiu o processo pelo suposto descumprimento da determinação de juntada dos documentos de hipossuficiência;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 xml:space="preserve">4)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 extinção ofende os princípios da primazia do julgamento de mérito, da cooperação e da instrumentalidade das formas.</w:t>
      </w:r>
      <w:commentRangeEnd w:id="14"/>
      <w:r>
        <w:rPr>
          <w:rStyle w:val="CommentReference"/>
        </w:rPr>
        <w:commentReference w:id="14"/>
      </w:r>
    </w:p>
    <w:p w14:paraId="13FB12C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20C7C6B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Requer a cassação da r. sentença, com o retorno dos autos à origem para o prosseguimento do feito e a citação das rés. Subsidiariamente, requer a especificação do vício remanescente, com nova oportunidade de saneamento. Requer, ainda, a manutenção da gratuidade de justiça.</w:t>
      </w:r>
    </w:p>
    <w:p w14:paraId="540DCEB7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3A1A8905" w14:textId="77777777" w:rsidR="003B172B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O d. Juízo de origem manteve a sentença e determinou a citação das rés para responderem ao recurso (ID 90441454). </w:t>
      </w:r>
    </w:p>
    <w:p w14:paraId="5E8B1E70" w14:textId="77777777" w:rsidR="003B172B" w:rsidRDefault="003B172B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F6AFC88" w14:textId="77777777" w:rsidR="003B172B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Os avisos de recebimento retornaram sem cumprimento (ID 90441457 e 90442360). </w:t>
      </w:r>
    </w:p>
    <w:p w14:paraId="1F63F428" w14:textId="77777777" w:rsidR="003B172B" w:rsidRDefault="003B172B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30C02503" w14:textId="3666C36D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lastRenderedPageBreak/>
        <w:t>O autor requereu novas diligências para a localização das rés (ID 90442363), e os autos foram remetidos a este Tribunal sem contrarrazões.</w:t>
      </w:r>
    </w:p>
    <w:p w14:paraId="5658B875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4A94E93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É o relatório.</w:t>
      </w:r>
    </w:p>
    <w:p w14:paraId="0E3830B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1CB20273" w14:textId="77777777" w:rsidR="00637381" w:rsidRDefault="00552697">
      <w:pPr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VOTO</w:t>
      </w:r>
    </w:p>
    <w:p w14:paraId="7414B610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9997E2B" w14:textId="77777777" w:rsidR="00637381" w:rsidRPr="006F3A16" w:rsidRDefault="00552697" w:rsidP="006F3A16">
      <w:pPr>
        <w:spacing w:after="0" w:line="360" w:lineRule="auto"/>
        <w:jc w:val="both"/>
        <w:rPr>
          <w:rFonts w:ascii="Arial" w:eastAsia="Arial" w:hAnsi="Arial" w:cs="Arial"/>
          <w:b/>
          <w:bCs/>
          <w:color w:val="595959"/>
          <w:sz w:val="28"/>
          <w:szCs w:val="28"/>
        </w:rPr>
      </w:pPr>
      <w:r w:rsidRPr="006F3A16">
        <w:rPr>
          <w:rFonts w:ascii="Arial" w:eastAsia="Arial" w:hAnsi="Arial" w:cs="Arial"/>
          <w:b/>
          <w:bCs/>
          <w:color w:val="595959"/>
          <w:sz w:val="28"/>
          <w:szCs w:val="28"/>
        </w:rPr>
        <w:t>O Senhor Desembargador SÉRGIO ROCHA – Relator.</w:t>
      </w:r>
    </w:p>
    <w:p w14:paraId="708A2949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7F5EC469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Ação ajuizada em 23/12/2025. Sentença proferida em 07/05/2026. Apelo interposto em 27/05/2026. Valor da causa: R$ 58.257,01.</w:t>
      </w:r>
    </w:p>
    <w:p w14:paraId="71A1E9C0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B916375" w14:textId="54A2032C" w:rsidR="00637381" w:rsidRDefault="00552697">
      <w:pPr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 xml:space="preserve">APELO DO AUTOR, </w:t>
      </w:r>
      <w:r w:rsidR="00E6130E">
        <w:rPr>
          <w:rFonts w:ascii="Arial" w:eastAsia="Arial" w:hAnsi="Arial" w:cs="Arial"/>
          <w:b/>
          <w:bCs/>
          <w:color w:val="595959"/>
          <w:sz w:val="28"/>
          <w:szCs w:val="28"/>
        </w:rPr>
        <w:t>MARISVALDO FERREIRA LINO</w:t>
      </w:r>
    </w:p>
    <w:p w14:paraId="43A17152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3852D55" w14:textId="77777777" w:rsidR="00637381" w:rsidRPr="003B172B" w:rsidRDefault="00552697">
      <w:pPr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</w:pPr>
      <w:r w:rsidRPr="003B172B">
        <w:rPr>
          <w:rFonts w:ascii="Arial" w:eastAsia="Arial" w:hAnsi="Arial" w:cs="Arial"/>
          <w:color w:val="595959"/>
          <w:sz w:val="28"/>
          <w:szCs w:val="28"/>
        </w:rPr>
        <w:t>DA MANUTENÇÃO DA GRATUIDADE DE JUSTIÇA</w:t>
      </w:r>
    </w:p>
    <w:p w14:paraId="4728E7D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7536519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A gratuidade de justiça foi concedida ao autor/apelante na sentença.</w:t>
      </w:r>
    </w:p>
    <w:p w14:paraId="255A2DD3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F9CC4E8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9"/>
      <w:r>
        <w:rPr>
          <w:rFonts w:ascii="Arial" w:eastAsia="Arial" w:hAnsi="Arial" w:cs="Arial"/>
          <w:color w:val="595959"/>
          <w:sz w:val="28"/>
          <w:szCs w:val="28"/>
          <w:highlight w:val="yellow"/>
          <w:u w:val="single"/>
          <w:rPrChange w:id="1009" w:author="Assessor GDSXSR" w:date="2026-10-29T18:29:39Z">
            <w:rPr>
              <w:rFonts w:ascii="Arial" w:eastAsia="Arial" w:hAnsi="Arial" w:cs="Arial"/>
              <w:color w:val="595959"/>
              <w:sz w:val="28"/>
              <w:szCs w:val="28"/>
            </w:rPr>
          </w:rPrChange>
        </w:rPr>
        <w:t>Não havendo impugnação, mantenho o benefício.</w:t>
      </w:r>
      <w:commentRangeEnd w:id="9"/>
      <w:r>
        <w:rPr>
          <w:rStyle w:val="CommentReference"/>
        </w:rPr>
        <w:commentReference w:id="9"/>
      </w:r>
    </w:p>
    <w:p w14:paraId="0C3AB62D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CD7B293" w14:textId="77777777" w:rsidR="00637381" w:rsidRPr="003B172B" w:rsidRDefault="00552697">
      <w:pPr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</w:pPr>
      <w:r w:rsidRPr="003B172B">
        <w:rPr>
          <w:rFonts w:ascii="Arial" w:eastAsia="Arial" w:hAnsi="Arial" w:cs="Arial"/>
          <w:color w:val="595959"/>
          <w:sz w:val="28"/>
          <w:szCs w:val="28"/>
        </w:rPr>
        <w:t>DA POSSIBILIDADE DE JULGAMENTO DO APELO SEM A CITAÇÃO DAS RÉS PARA RESPONDEREM AO RECURSO</w:t>
      </w:r>
    </w:p>
    <w:p w14:paraId="1531C39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3129C3A9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Indeferida a petição inicial e mantida a sentença pelo Juízo de origem, o réu deve ser citado para responder ao recurso, nos termos do art. 331 do CPC:</w:t>
      </w:r>
    </w:p>
    <w:p w14:paraId="2A4406A2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EBF3F55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“Art. 331. Indeferida a petição inicial, o autor poderá apelar, facultado ao juiz, no prazo de 5 (cinco) dias, retratar-se.</w:t>
      </w:r>
    </w:p>
    <w:p w14:paraId="59ED687C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§ 1º Se não houver retratação, o juiz mandará citar o réu para responder ao recurso.</w:t>
      </w:r>
    </w:p>
    <w:p w14:paraId="03CE3744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del w:id="1043" w:author="Assessor GDSXSR" w:date="2026-10-29T18:29:39Z">
        <w:r>
          <w:rPr>
            <w:rFonts w:ascii="Arial" w:eastAsia="Arial" w:hAnsi="Arial" w:cs="Arial"/>
            <w:i/>
            <w:iCs/>
            <w:color w:val="595959"/>
            <w:sz w:val="26"/>
            <w:szCs w:val="26"/>
          </w:rPr>
          <w:delText xml:space="preserve">(</w:delText>
        </w:r>
      </w:del>
      <w:ins w:id="1044" w:author="Assessor GDSXSR" w:date="2026-10-29T18:29:39Z">
        <w:r>
          <w:rPr>
            <w:rFonts w:ascii="Arial" w:eastAsia="Arial" w:hAnsi="Arial" w:cs="Arial"/>
            <w:i/>
            <w:iCs/>
            <w:color w:val="808080"/>
            <w:sz w:val="26"/>
            <w:szCs w:val="26"/>
          </w:rPr>
          <w:t xml:space="preserve">§ 2º Sendo a sentença reformada pelo tribunal, o prazo para a contestação começará a correr da intimação do retorno dos autos, observado o disposto no art</w:t>
        </w:r>
      </w:ins>
      <w:commentRangeStart w:id="15"/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.</w:t>
      </w:r>
      <w:del w:id="1045" w:author="Assessor GDSXSR" w:date="2026-10-29T18:29:39Z">
        <w:r>
          <w:rPr>
            <w:rFonts w:ascii="Arial" w:eastAsia="Arial" w:hAnsi="Arial" w:cs="Arial"/>
            <w:i/>
            <w:iCs/>
            <w:color w:val="595959"/>
            <w:sz w:val="26"/>
            <w:szCs w:val="26"/>
          </w:rPr>
          <w:delText xml:space="preserve">..)</w:delText>
        </w:r>
      </w:del>
      <w:ins w:id="1046" w:author="Assessor GDSXSR" w:date="2026-10-29T18:29:39Z">
        <w:r>
          <w:rPr>
            <w:rFonts w:ascii="Arial" w:eastAsia="Arial" w:hAnsi="Arial" w:cs="Arial"/>
            <w:i/>
            <w:iCs/>
            <w:color w:val="808080"/>
            <w:sz w:val="26"/>
            <w:szCs w:val="26"/>
          </w:rPr>
          <w:t xml:space="preserve"> 334</w:t>
        </w:r>
      </w:ins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.”</w:t>
      </w:r>
      <w:commentRangeEnd w:id="15"/>
      <w:r>
        <w:rPr>
          <w:rStyle w:val="CommentReference"/>
        </w:rPr>
        <w:commentReference w:id="15"/>
      </w:r>
    </w:p>
    <w:p w14:paraId="192AD37E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1B004D8F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No caso, as tentativas de citação das rés pela via postal foram frustradas (ID 90441457 e 90442360), e os autos subiram a este Tribunal sem contrarrazões.</w:t>
      </w:r>
    </w:p>
    <w:p w14:paraId="75AC370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AC8A7DD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A falta de citação, no entanto, não impede o julgamento do apelo.</w:t>
      </w:r>
    </w:p>
    <w:p w14:paraId="2EDCC7B1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6E59542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Como o recurso será provido para cassar a sentença, o processo retornará à fase postulatória, e as rés serão citadas na origem</w:t>
      </w:r>
      <w:del w:id="1047" w:author="Assessor GDSXSR" w:date="2026-10-29T18:29:39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,</w:delText>
        </w:r>
      </w:del>
      <w:r>
        <w:rPr>
          <w:rFonts w:ascii="Arial" w:eastAsia="Arial" w:hAnsi="Arial" w:cs="Arial"/>
          <w:color w:val="595959"/>
          <w:sz w:val="28"/>
          <w:szCs w:val="28"/>
        </w:rPr>
        <w:t xml:space="preserve"> com plena oportunidade de defesa</w:t>
      </w:r>
      <w:ins w:id="1048" w:author="Assessor GDSXSR" w:date="2026-10-29T18:29:39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 (CPC 331 § 2º)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. O julgamento, portanto, não lhes causa prejuízo.</w:t>
      </w:r>
    </w:p>
    <w:p w14:paraId="109BFB84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4B0CB811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del w:id="1049" w:author="Assessor GDSXSR" w:date="2026-10-29T18:29:39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Dispõe o</w:delText>
        </w:r>
      </w:del>
      <w:ins w:id="1050" w:author="Assessor GDSXSR" w:date="2026-10-29T18:29:39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O</w:t>
        </w:r>
      </w:ins>
      <w:commentRangeStart w:id="16"/>
      <w:r>
        <w:rPr>
          <w:rFonts w:ascii="Arial" w:eastAsia="Arial" w:hAnsi="Arial" w:cs="Arial"/>
          <w:color w:val="595959"/>
          <w:sz w:val="28"/>
          <w:szCs w:val="28"/>
        </w:rPr>
        <w:t xml:space="preserve"> art. 282, §</w:t>
      </w:r>
      <w:ins w:id="1051" w:author="Assessor GDSXSR" w:date="2026-10-29T18:29:39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 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1º, do CPC</w:t>
      </w:r>
      <w:ins w:id="1052" w:author="Assessor GDSXSR" w:date="2026-10-29T18:29:39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 dispõe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:</w:t>
      </w:r>
      <w:commentRangeEnd w:id="16"/>
      <w:r>
        <w:rPr>
          <w:rStyle w:val="CommentReference"/>
        </w:rPr>
        <w:commentReference w:id="16"/>
      </w:r>
    </w:p>
    <w:p w14:paraId="41FE3818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0BADB57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“§ 1º O ato não será repetido nem sua falta será suprida quando não prejudicar a parte.”</w:t>
      </w:r>
    </w:p>
    <w:p w14:paraId="2B7D84A7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C9DB8B0" w14:textId="7E8452FB" w:rsidR="007244AA" w:rsidRDefault="007244AA" w:rsidP="007244AA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  <w:highlight w:val="yellow"/>
          <w:u w:val="single"/>
          <w:rPrChange w:id="1010" w:author="Assessor GDSXSR" w:date="2026-10-29T18:29:39Z">
            <w:rPr>
              <w:rFonts w:ascii="Arial" w:eastAsia="Arial" w:hAnsi="Arial" w:cs="Arial"/>
              <w:color w:val="595959"/>
              <w:sz w:val="28"/>
              <w:szCs w:val="28"/>
            </w:rPr>
          </w:rPrChange>
        </w:rPr>
        <w:t>Assim, presentes os pressupostos de admissibilidade, conheço do apelo.</w:t>
      </w:r>
    </w:p>
    <w:p w14:paraId="62B615D0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7E6FA918" w14:textId="77777777" w:rsidR="00637381" w:rsidRPr="007244AA" w:rsidRDefault="00552697">
      <w:pPr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</w:pPr>
      <w:commentRangeStart w:id="1"/>
      <w:r w:rsidRPr="007244AA">
        <w:rPr>
          <w:rFonts w:ascii="Arial" w:eastAsia="Arial" w:hAnsi="Arial" w:cs="Arial"/>
          <w:color w:val="595959"/>
          <w:sz w:val="28"/>
          <w:szCs w:val="28"/>
          <w:highlight w:val="yellow"/>
        </w:rPr>
        <w:lastRenderedPageBreak/>
        <w:t>DA INVIABILIDADE DO INDEFERIMENTO DA PETIÇÃO INICIAL POR FALTA DE DOCUMENTOS NÃO INDISPENSÁVEIS À PROPOSITURA DA AÇÃO</w:t>
      </w:r>
      <w:commentRangeEnd w:id="1"/>
      <w:r w:rsidRPr="007244AA">
        <w:rPr>
          <w:rStyle w:val="Refdecomentrio"/>
          <w:rFonts w:ascii="Arial" w:eastAsia="Arial" w:hAnsi="Arial" w:cs="Arial"/>
          <w:color w:val="595959"/>
          <w:sz w:val="28"/>
          <w:szCs w:val="28"/>
        </w:rPr>
        <w:commentReference w:id="1"/>
      </w:r>
    </w:p>
    <w:p w14:paraId="351822F6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7A01FAA6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O autor/apelante alega que: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1)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apresentou comprovante de residência, esclareceu a legitimidade passiva e retificou o polo passivo, complementou a causa de pedir dos danos morais e retificou o valor da restituição;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2)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os pagamentos estão demonstrados pelo cálculo de atualização do TJDFT, que discrimina as 48 parcelas pagas, e pelo protocolo de recebimento dos boletos, e parte dos comprovantes originais pode não ter sido preservada, pelo decurso de mais de dez anos;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3)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juntou o contrato em posição vertical e os documentos em formato PDF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4)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apresentou a CTPS digital, os comprovantes de renda, os extratos bancários e as faturas de cartão de crédito exigidos para a comprovação da hipossuficiência;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5)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 sentença limitou-se a afirmar genericamente o descumprimento, sem indicar os itens pendentes;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6)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 sentença deferiu a gratuidade de justiça e, ao mesmo tempo, extinguiu o processo pela suposta falta dos documentos de hipossuficiência;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7)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 demanda é compreensível, os pedidos estão delimitados, e eventual vício sanável não autoriza a extinção </w:t>
      </w:r>
      <w:r>
        <w:rPr>
          <w:rFonts w:ascii="Arial" w:eastAsia="Arial" w:hAnsi="Arial" w:cs="Arial"/>
          <w:color w:val="595959"/>
          <w:sz w:val="28"/>
          <w:szCs w:val="28"/>
        </w:rPr>
        <w:t>do processo.</w:t>
      </w:r>
    </w:p>
    <w:p w14:paraId="38F9B6D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EE8AF79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Requer a cassação da r. sentença e o retorno dos autos à origem para o prosseguimento do feito. Subsidiariamente, requer a especificação do vício remanescente, com nova oportunidade de saneamento.</w:t>
      </w:r>
    </w:p>
    <w:p w14:paraId="1FA08C7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D39DDCA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  <w:highlight w:val="yellow"/>
        </w:rPr>
        <w:t>Com razão.</w:t>
      </w:r>
    </w:p>
    <w:p w14:paraId="5FFE746F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316401B" w14:textId="77777777" w:rsidR="003E5136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lastRenderedPageBreak/>
        <w:t xml:space="preserve">Deixo de examinar a alegada nulidade da sentença por deficiência de fundamentação, pois o mérito do apelo será decidido a favor do autor/apelante, a quem a declaração de nulidade aproveitaria. </w:t>
      </w:r>
    </w:p>
    <w:p w14:paraId="6EF600D5" w14:textId="77777777" w:rsidR="003E5136" w:rsidRDefault="003E5136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3FC5AF73" w14:textId="67A6396D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del w:id="1053" w:author="Assessor GDSXSR" w:date="2026-10-29T18:29:39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Dispõe o</w:delText>
        </w:r>
      </w:del>
      <w:ins w:id="1054" w:author="Assessor GDSXSR" w:date="2026-10-29T18:29:39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O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art. 282, §</w:t>
      </w:r>
      <w:ins w:id="1055" w:author="Assessor GDSXSR" w:date="2026-10-29T18:29:39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 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2º, do CPC</w:t>
      </w:r>
      <w:ins w:id="1056" w:author="Assessor GDSXSR" w:date="2026-10-29T18:29:39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 dispõe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:</w:t>
      </w:r>
    </w:p>
    <w:p w14:paraId="1DE8A28D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0B0B18D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“§ 2º Quando puder decidir o mérito a favor da parte a quem aproveite a decretação da nulidade, o juiz não a pronunciará nem mandará repetir o ato ou suprir-lhe a falta.”</w:t>
      </w:r>
    </w:p>
    <w:p w14:paraId="159815C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6889644" w14:textId="77777777" w:rsidR="00637381" w:rsidRDefault="00552697">
      <w:pPr>
        <w:spacing w:after="0" w:line="360" w:lineRule="auto"/>
        <w:ind w:firstLine="2268"/>
        <w:jc w:val="both"/>
        <w:rPr>
          <w:del w:id="1062" w:author="Assessor GDSXSR" w:date="2026-10-29T18:29:39Z"/>
          <w:rFonts w:ascii="Arial" w:eastAsia="Arial" w:hAnsi="Arial" w:cs="Arial"/>
          <w:color w:val="595959"/>
          <w:sz w:val="28"/>
          <w:szCs w:val="28"/>
        </w:rPr>
      </w:pPr>
      <w:del w:id="1061" w:author="Assessor GDSXSR" w:date="2026-10-29T18:29:39Z">
        <w:r>
          <w:rPr>
            <w:rFonts w:ascii="Arial" w:eastAsia="Arial" w:hAnsi="Arial" w:cs="Arial"/>
            <w:color w:val="595959"/>
            <w:sz w:val="28"/>
            <w:szCs w:val="28"/>
          </w:rPr>
          <w:delText>A controvérsia recursal cinge-se a saber se o descumprimento parcial das determinações de emenda autorizava o indeferimento da petição inicial.</w:delText>
        </w:r>
      </w:del>
    </w:p>
    <w:p w14:paraId="40F9704E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1DA50476" w14:textId="77777777" w:rsidR="00321483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17"/>
      <w:r>
        <w:rPr>
          <w:rFonts w:ascii="Arial" w:eastAsia="Arial" w:hAnsi="Arial" w:cs="Arial"/>
          <w:color w:val="595959"/>
          <w:sz w:val="28"/>
          <w:szCs w:val="28"/>
        </w:rPr>
        <w:t xml:space="preserve">Registro, de início, que o cumprimento não foi integral, como afirma o autor/apelante. </w:t>
      </w:r>
      <w:commentRangeEnd w:id="17"/>
      <w:r>
        <w:rPr>
          <w:rStyle w:val="CommentReference"/>
        </w:rPr>
        <w:commentReference w:id="17"/>
      </w:r>
    </w:p>
    <w:p w14:paraId="104A6797" w14:textId="77777777" w:rsidR="00321483" w:rsidRDefault="00321483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ins w:id="1070" w:author="Assessor GDSXSR" w:date="2026-10-29T18:29:39Z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A petição complementar de ID 90441447 anunciou a juntada de comprovante de residência, de documentos de renda, de comprovantes de pagamento, do contrato em posição vertical e de documentos em formato PDF, mas não veio acompanhada de nenhum deles.</w:t>
      </w:r>
      <w:del w:id="1069" w:author="Assessor GDSXSR" w:date="2026-10-29T18:29:39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 </w:delText>
        </w:r>
      </w:del>
    </w:p>
    <w:p>
      <w:pPr>
        <w:spacing w:after="0" w:line="360" w:lineRule="auto"/>
        <w:ind w:firstLine="2268"/>
        <w:jc w:val="both"/>
        <w:rPr>
          <w:ins w:id="1071" w:author="Assessor GDSXSR" w:date="2026-10-29T18:29:39Z"/>
        </w:rPr>
      </w:pPr>
    </w:p>
    <w:p w14:paraId="3C562801" w14:textId="5EA8E44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20"/>
      <w:r>
        <w:rPr>
          <w:rFonts w:ascii="Arial" w:eastAsia="Arial" w:hAnsi="Arial" w:cs="Arial"/>
          <w:color w:val="595959"/>
          <w:sz w:val="28"/>
          <w:szCs w:val="28"/>
        </w:rPr>
        <w:t xml:space="preserve">Constam dos autos, quanto à hipossuficiência, apenas os extratos bancários de janeiro e fevereiro de 2026 (ID 90441443 e 90441444).</w:t>
      </w:r>
      <w:commentRangeEnd w:id="20"/>
      <w:r>
        <w:rPr>
          <w:rStyle w:val="CommentReference"/>
        </w:rPr>
        <w:commentReference w:id="20"/>
      </w:r>
    </w:p>
    <w:p w14:paraId="5049916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ins w:id="1073" w:author="Assessor GDSXSR" w:date="2026-10-29T18:29:39Z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As determinações dos itens (ii), (iii) e (iv) da decisão de emenda — legitimidade passiva, causa de pedir dos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danos morais e valor da restituição — foram atendidas nas petições de ID 90441442 e 90441447.</w:t>
      </w:r>
      <w:del w:id="1072" w:author="Assessor GDSXSR" w:date="2026-10-29T18:29:39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 </w:delText>
        </w:r>
      </w:del>
    </w:p>
    <w:p>
      <w:pPr>
        <w:spacing w:after="0" w:line="360" w:lineRule="auto"/>
        <w:ind w:firstLine="2268"/>
        <w:jc w:val="both"/>
        <w:rPr>
          <w:ins w:id="1074" w:author="Assessor GDSXSR" w:date="2026-10-29T18:29:39Z"/>
        </w:rPr>
      </w:pPr>
    </w:p>
    <w:p w14:paraId="315C94A8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21"/>
      <w:r>
        <w:rPr>
          <w:rFonts w:ascii="Arial" w:eastAsia="Arial" w:hAnsi="Arial" w:cs="Arial"/>
          <w:color w:val="595959"/>
          <w:sz w:val="28"/>
          <w:szCs w:val="28"/>
        </w:rPr>
        <w:t xml:space="preserve">O descumprimento recaiu sobre os demais itens, que não tratam de documentos indispensáveis à propositura da ação nem de defeitos capazes de dificultar o julgamento de mérito.</w:t>
      </w:r>
      <w:commentRangeEnd w:id="21"/>
      <w:r>
        <w:rPr>
          <w:rStyle w:val="CommentReference"/>
        </w:rPr>
        <w:commentReference w:id="21"/>
      </w:r>
    </w:p>
    <w:p w14:paraId="47BFC241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28C0D8F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Dispõem os arts. 320 e 321 do CPC:</w:t>
      </w:r>
    </w:p>
    <w:p w14:paraId="71F0E789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41EF62A3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“Art. 320. A petição inicial será instruída com os documentos indispensáveis à propositura da ação.</w:t>
      </w:r>
    </w:p>
    <w:p w14:paraId="17A7E866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Art. 321. O juiz, ao verificar que a petição inicial não preenche os requisitos dos arts. 319 e 320 ou que apresenta defeitos e irregularidades capazes de dificultar o julgamento de mérito, determinará que o autor, no prazo de 15 (quinze) dias, a emende ou a complete, indicando com precisão o que deve ser corrigido ou completado.</w:t>
      </w:r>
    </w:p>
    <w:p w14:paraId="1F8B5B16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Parágrafo único. Se o autor não cumprir a diligência, o juiz indeferirá a petição inicial.”</w:t>
      </w:r>
    </w:p>
    <w:p w14:paraId="40322027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011F946" w14:textId="77777777" w:rsidR="00B118D2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  <w:highlight w:val="yellow"/>
          <w:rPrChange w:id="1011" w:author="Assessor GDSXSR" w:date="2026-10-29T18:29:39Z">
            <w:rPr>
              <w:rFonts w:ascii="Arial" w:eastAsia="Arial" w:hAnsi="Arial" w:cs="Arial"/>
              <w:color w:val="595959"/>
              <w:sz w:val="28"/>
              <w:szCs w:val="28"/>
            </w:rPr>
          </w:rPrChange>
        </w:rPr>
        <w:t xml:space="preserve">O comprovante de residência (item i) não é documento indispensável à propositura da ação.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 lei exige que a petição inicial indique o domicílio e a residência do autor (</w:t>
      </w:r>
      <w:commentRangeStart w:id="2"/>
      <w:r>
        <w:rPr>
          <w:rFonts w:ascii="Arial" w:eastAsia="Arial" w:hAnsi="Arial" w:cs="Arial"/>
          <w:color w:val="595959"/>
          <w:sz w:val="28"/>
          <w:szCs w:val="28"/>
        </w:rPr>
        <w:t>CPC 319 II</w:t>
      </w:r>
      <w:commentRangeEnd w:id="2"/>
      <w:r w:rsidR="003B6975">
        <w:rPr>
          <w:rStyle w:val="Refdecomentrio"/>
          <w:rFonts w:ascii="Arial" w:eastAsia="Arial" w:hAnsi="Arial" w:cs="Arial"/>
          <w:color w:val="595959"/>
          <w:sz w:val="28"/>
          <w:szCs w:val="28"/>
        </w:rPr>
        <w:commentReference w:id="2"/>
      </w:r>
      <w:r>
        <w:rPr>
          <w:rFonts w:ascii="Arial" w:eastAsia="Arial" w:hAnsi="Arial" w:cs="Arial"/>
          <w:color w:val="595959"/>
          <w:sz w:val="28"/>
          <w:szCs w:val="28"/>
        </w:rPr>
        <w:t xml:space="preserve">), não que ela venha instruída com comprovante em nome próprio. </w:t>
      </w:r>
    </w:p>
    <w:p w14:paraId="7FC42EE5" w14:textId="77777777" w:rsidR="00B118D2" w:rsidRDefault="00B118D2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E0844BE" w14:textId="4C94B3D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O endereço do autor/apelante consta da petição inicial e das emendas, e eventual divergência quanto a ele repercutiria, quando muito, na competência territorial, que é relativa e não pode ser declarada de ofício </w:t>
      </w:r>
      <w:commentRangeStart w:id="3"/>
      <w:r>
        <w:rPr>
          <w:rFonts w:ascii="Arial" w:eastAsia="Arial" w:hAnsi="Arial" w:cs="Arial"/>
          <w:color w:val="595959"/>
          <w:sz w:val="28"/>
          <w:szCs w:val="28"/>
        </w:rPr>
        <w:t>(CPC 65).</w:t>
      </w:r>
      <w:commentRangeEnd w:id="3"/>
      <w:r w:rsidR="00AB54DF">
        <w:rPr>
          <w:rStyle w:val="Refdecomentrio"/>
          <w:rFonts w:ascii="Arial" w:eastAsia="Arial" w:hAnsi="Arial" w:cs="Arial"/>
          <w:color w:val="595959"/>
          <w:sz w:val="28"/>
          <w:szCs w:val="28"/>
        </w:rPr>
        <w:commentReference w:id="3"/>
      </w:r>
    </w:p>
    <w:p w14:paraId="7E421F49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49B733CC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lastRenderedPageBreak/>
        <w:t>Nesse sentido:</w:t>
      </w:r>
    </w:p>
    <w:p w14:paraId="144AF1C1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1A292805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“(...) 1. Incabível o indeferimento da inicial pela ausência de documento que não se afigura imprescindível ao julgamento da ação. 2. A fatura de cartão de crédito traz indubitavelmente o endereço da parte Requerente e satisfaz plenamente os artigos 319, II e 320 do CPC/15, que não exigem determinado comprovante, mas tão somente haja indicação de onde as partes residem. (...)” (Acórdão </w:t>
      </w:r>
      <w:commentRangeStart w:id="4"/>
      <w:r>
        <w:rPr>
          <w:rFonts w:ascii="Arial" w:eastAsia="Arial" w:hAnsi="Arial" w:cs="Arial"/>
          <w:i/>
          <w:iCs/>
          <w:color w:val="595959"/>
          <w:sz w:val="26"/>
          <w:szCs w:val="26"/>
        </w:rPr>
        <w:t>1919384</w:t>
      </w:r>
      <w:commentRangeEnd w:id="4"/>
      <w:r w:rsidR="0053686D">
        <w:rPr>
          <w:rStyle w:val="Refdecomentrio"/>
          <w:rFonts w:ascii="Arial" w:eastAsia="Arial" w:hAnsi="Arial" w:cs="Arial"/>
          <w:i/>
          <w:iCs/>
          <w:color w:val="595959"/>
          <w:sz w:val="26"/>
          <w:szCs w:val="26"/>
        </w:rPr>
        <w:commentReference w:id="4"/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>, 0702897-24.2024.8.07.0009, Relator(a): ROBSON TEIXEIRA DE FREITAS, 8ª TURMA CÍVEL, data de julgamento: 10/09/2024, publicado no DJe: 20/09/2024.)</w:t>
      </w:r>
    </w:p>
    <w:p w14:paraId="37F1166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36F5CF1A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  <w:highlight w:val="yellow"/>
          <w:rPrChange w:id="1012" w:author="Assessor GDSXSR" w:date="2026-10-29T18:29:39Z">
            <w:rPr>
              <w:rFonts w:ascii="Arial" w:eastAsia="Arial" w:hAnsi="Arial" w:cs="Arial"/>
              <w:color w:val="595959"/>
              <w:sz w:val="28"/>
              <w:szCs w:val="28"/>
            </w:rPr>
          </w:rPrChange>
        </w:rPr>
        <w:t xml:space="preserve">Os comprovantes de pagamento (item v) também não são documentos indispensáveis à propositura da ação.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 petição inicial veio instruída com o contrato de promessa de compra e venda que fundamenta a demanda (ID 90441437) e com o demonstrativo de atualização das parcelas que o autor afirma ter pago (ID 90441438).</w:t>
      </w:r>
    </w:p>
    <w:p w14:paraId="0F16F62F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7EEF2577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A prova dos pagamentos integra o fato constitutivo do direito do autor (</w:t>
      </w:r>
      <w:commentRangeStart w:id="5"/>
      <w:r>
        <w:rPr>
          <w:rFonts w:ascii="Arial" w:eastAsia="Arial" w:hAnsi="Arial" w:cs="Arial"/>
          <w:color w:val="595959"/>
          <w:sz w:val="28"/>
          <w:szCs w:val="28"/>
        </w:rPr>
        <w:t>CPC 373 I</w:t>
      </w:r>
      <w:commentRangeEnd w:id="5"/>
      <w:r w:rsidR="0084497B">
        <w:rPr>
          <w:rStyle w:val="Refdecomentrio"/>
          <w:rFonts w:ascii="Arial" w:eastAsia="Arial" w:hAnsi="Arial" w:cs="Arial"/>
          <w:color w:val="595959"/>
          <w:sz w:val="28"/>
          <w:szCs w:val="28"/>
        </w:rPr>
        <w:commentReference w:id="5"/>
      </w:r>
      <w:r>
        <w:rPr>
          <w:rFonts w:ascii="Arial" w:eastAsia="Arial" w:hAnsi="Arial" w:cs="Arial"/>
          <w:color w:val="595959"/>
          <w:sz w:val="28"/>
          <w:szCs w:val="28"/>
        </w:rPr>
        <w:t>). Sua eventual insuficiência repercutirá no julgamento do pedido de restituição, mas não impede a formação da relação processual.</w:t>
      </w:r>
    </w:p>
    <w:p w14:paraId="377D2F81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89449A5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Nesse sentido:</w:t>
      </w:r>
    </w:p>
    <w:p w14:paraId="4BDA1A5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931DF9E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lastRenderedPageBreak/>
        <w:t>“(...) 1. O descumprimento da ordem de emenda que implica o indeferimento da inicial, nos termos do parágrafo único do art. 321 do CPC, é aquele que deixa de prover os documentos indispensáveis à propositura da ação ou sanar defeitos e irregularidades que inviabilizem a formação e o desenvolvimento do processo até o julgamento de mérito. 2. A mera ausência de documentos não é causa de inépcia da petição inicial, como regra, uma vez que o autor pode requerer ao magistrado a realização de diligências necessár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ias para a sua obtenção, e, se for o caso, pelo rito da exibição de documentos, se estiverem em poder do réu ou de terceiro, conforme preceituam os arts. 319, § 1º, e 396 a 404, todos do CPC. (...)” (Acórdão </w:t>
      </w:r>
      <w:commentRangeStart w:id="6"/>
      <w:r>
        <w:rPr>
          <w:rFonts w:ascii="Arial" w:eastAsia="Arial" w:hAnsi="Arial" w:cs="Arial"/>
          <w:i/>
          <w:iCs/>
          <w:color w:val="595959"/>
          <w:sz w:val="26"/>
          <w:szCs w:val="26"/>
        </w:rPr>
        <w:t>1888477</w:t>
      </w:r>
      <w:commentRangeEnd w:id="6"/>
      <w:r w:rsidR="0084497B">
        <w:rPr>
          <w:rStyle w:val="Refdecomentrio"/>
          <w:rFonts w:ascii="Arial" w:eastAsia="Arial" w:hAnsi="Arial" w:cs="Arial"/>
          <w:i/>
          <w:iCs/>
          <w:color w:val="595959"/>
          <w:sz w:val="26"/>
          <w:szCs w:val="26"/>
        </w:rPr>
        <w:commentReference w:id="6"/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>, 0745757-98.2023.8.07.0001, Relator(a): ANA CANTARINO, 5ª TURMA CÍVEL, data de julgamento: 04/07/2024, publicado no DJe: 19/07/2024.)</w:t>
      </w:r>
    </w:p>
    <w:p w14:paraId="595C599C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46E68BC4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A apresentação do contrato em posição horizontal e de documentos em formato diverso do determinado (itens vi e vii) configura irregularidade meramente formal. O contrato de ID 90441437 está legível e permite a compreensão integral da avença, de modo que não há defeito capaz de dificultar o julgamento de mérito.</w:t>
      </w:r>
    </w:p>
    <w:p w14:paraId="158CACB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0CB4332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Quanto aos documentos destinados à comprovação da hipossuficiência econômica (item viii), </w:t>
      </w:r>
      <w:r>
        <w:rPr>
          <w:rFonts w:ascii="Arial" w:eastAsia="Arial" w:hAnsi="Arial" w:cs="Arial"/>
          <w:color w:val="595959"/>
          <w:sz w:val="28"/>
          <w:szCs w:val="28"/>
          <w:highlight w:val="yellow"/>
          <w:rPrChange w:id="1013" w:author="Assessor GDSXSR" w:date="2026-10-29T18:29:39Z">
            <w:rPr>
              <w:rFonts w:ascii="Arial" w:eastAsia="Arial" w:hAnsi="Arial" w:cs="Arial"/>
              <w:color w:val="595959"/>
              <w:sz w:val="28"/>
              <w:szCs w:val="28"/>
            </w:rPr>
          </w:rPrChange>
        </w:rPr>
        <w:t xml:space="preserve">a falta deles não conduz à extinção do processo.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 gratuidade de justiça é instituto acessório ao direito de ação, e o seu indeferimento leva à intimação </w:t>
      </w:r>
      <w:r>
        <w:rPr>
          <w:rFonts w:ascii="Arial" w:eastAsia="Arial" w:hAnsi="Arial" w:cs="Arial"/>
          <w:color w:val="595959"/>
          <w:sz w:val="28"/>
          <w:szCs w:val="28"/>
        </w:rPr>
        <w:lastRenderedPageBreak/>
        <w:t>da parte para o recolhimento das custas, não ao indeferimento da petição inicial.</w:t>
      </w:r>
    </w:p>
    <w:p w14:paraId="20DDB706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74C31D32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del w:id="1057" w:author="Assessor GDSXSR" w:date="2026-10-29T18:29:39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Nos termos do</w:delText>
        </w:r>
      </w:del>
      <w:ins w:id="1058" w:author="Assessor GDSXSR" w:date="2026-10-29T18:29:39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O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art. 99, §</w:t>
      </w:r>
      <w:ins w:id="1059" w:author="Assessor GDSXSR" w:date="2026-10-29T18:29:39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 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2º, do CPC</w:t>
      </w:r>
      <w:ins w:id="1060" w:author="Assessor GDSXSR" w:date="2026-10-29T18:29:39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 dispõe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:</w:t>
      </w:r>
    </w:p>
    <w:p w14:paraId="7C43F3F5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5F2F451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“§ 2º O juiz somente poderá indeferir o pedido se houver nos autos elementos que evidenciem a falta dos pressupostos legais para a concessão de gratuidade, devendo, antes de indeferir o pedido, determinar à parte a comprovação do preenchimento dos referidos pressupostos.”</w:t>
      </w:r>
    </w:p>
    <w:p w14:paraId="64939A12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D8A8BCB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Nesse sentido:</w:t>
      </w:r>
    </w:p>
    <w:p w14:paraId="1721A9C3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17A6E78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“(...) 3. A extinção prematura do feito caracteriza excessivo rigor formal, ao impor consequência processual gravosa antes da estabilização da controvérsia relativa à gratuidade da justiça. 4. O Código de Processo Civil prestigia os princípios da primazia do julgamento do mérito, da razoabilidade, da proporcionalidade e da cooperação processual, devendo ser evitadas soluções que conduzam à inutilidade da atividade jurisdicional. 5. Constatada a insuficiência da prova apresentada para a concessão da justiça 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gratuita, o art. 99, § 2º, do CPC impõe ao magistrado o dever de oportunizar à parte a comprovação do preenchimento dos requisitos legais antes do indeferimento definitivo do benefício. (...)” (Acórdão </w:t>
      </w:r>
      <w:commentRangeStart w:id="7"/>
      <w:r>
        <w:rPr>
          <w:rFonts w:ascii="Arial" w:eastAsia="Arial" w:hAnsi="Arial" w:cs="Arial"/>
          <w:i/>
          <w:iCs/>
          <w:color w:val="595959"/>
          <w:sz w:val="26"/>
          <w:szCs w:val="26"/>
        </w:rPr>
        <w:t>2088940</w:t>
      </w:r>
      <w:commentRangeEnd w:id="7"/>
      <w:r w:rsidR="009F7C42">
        <w:rPr>
          <w:rStyle w:val="Refdecomentrio"/>
          <w:rFonts w:ascii="Arial" w:eastAsia="Arial" w:hAnsi="Arial" w:cs="Arial"/>
          <w:i/>
          <w:iCs/>
          <w:color w:val="595959"/>
          <w:sz w:val="26"/>
          <w:szCs w:val="26"/>
        </w:rPr>
        <w:commentReference w:id="7"/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, 0712518-75.2025.8.07.0020, Relator(a): FABRÍCIO FONTOURA BEZERRA, 1ª 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lastRenderedPageBreak/>
        <w:t>TURMA CÍVEL, data de julgamento: 04/02/2026, publicado no DJe: 02/03/2026.)</w:t>
      </w:r>
    </w:p>
    <w:p w14:paraId="50EC8FC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1E5519F1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No caso, a questão perdeu relevo, pois a própria sentença deferiu a gratuidade de justiça ao autor/apelante.</w:t>
      </w:r>
    </w:p>
    <w:p w14:paraId="41D10486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AA75795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A extinção do processo, nessas circunstâncias, impõe ao autor/apelante, pedreiro beneficiário da gratuidade de justiça, o ônus de propor nova demanda sobre contrato celebrado em 2014, sem que exista vício capaz de impedir o exame do mérito (</w:t>
      </w:r>
      <w:commentRangeStart w:id="8"/>
      <w:r>
        <w:rPr>
          <w:rFonts w:ascii="Arial" w:eastAsia="Arial" w:hAnsi="Arial" w:cs="Arial"/>
          <w:color w:val="595959"/>
          <w:sz w:val="28"/>
          <w:szCs w:val="28"/>
        </w:rPr>
        <w:t>CPC 4º</w:t>
      </w:r>
      <w:commentRangeEnd w:id="8"/>
      <w:r w:rsidR="0084497B">
        <w:rPr>
          <w:rStyle w:val="Refdecomentrio"/>
          <w:rFonts w:ascii="Arial" w:eastAsia="Arial" w:hAnsi="Arial" w:cs="Arial"/>
          <w:color w:val="595959"/>
          <w:sz w:val="28"/>
          <w:szCs w:val="28"/>
        </w:rPr>
        <w:commentReference w:id="8"/>
      </w:r>
      <w:r>
        <w:rPr>
          <w:rFonts w:ascii="Arial" w:eastAsia="Arial" w:hAnsi="Arial" w:cs="Arial"/>
          <w:color w:val="595959"/>
          <w:sz w:val="28"/>
          <w:szCs w:val="28"/>
        </w:rPr>
        <w:t>).</w:t>
      </w:r>
    </w:p>
    <w:p w14:paraId="50D7ACDE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7D0FB442" w14:textId="77777777" w:rsidR="00637381" w:rsidRDefault="00552697">
      <w:pPr>
        <w:spacing w:after="0" w:line="360" w:lineRule="auto"/>
        <w:ind w:firstLine="2268"/>
        <w:jc w:val="both"/>
        <w:rPr>
          <w:del w:id="1064" w:author="Assessor GDSXSR" w:date="2026-10-29T18:29:39Z"/>
          <w:rFonts w:ascii="Arial" w:eastAsia="Arial" w:hAnsi="Arial" w:cs="Arial"/>
          <w:color w:val="595959"/>
          <w:sz w:val="28"/>
          <w:szCs w:val="28"/>
        </w:rPr>
      </w:pPr>
      <w:del w:id="1063" w:author="Assessor GDSXSR" w:date="2026-10-29T18:29:39Z">
        <w:r>
          <w:rPr>
            <w:rFonts w:ascii="Arial" w:eastAsia="Arial" w:hAnsi="Arial" w:cs="Arial"/>
            <w:color w:val="595959"/>
            <w:sz w:val="28"/>
            <w:szCs w:val="28"/>
          </w:rPr>
          <w:delText>Registro, por fim, que o pedido de substituição da segunda ré por PINDORAMA PARQUE EMPREENDIMENTOS IMOBILIÁRIOS SPE LTDA, formulado na petição de ID 90441442, não foi apreciado pelo d. Juízo de origem, a quem cabe examiná-lo.</w:delText>
        </w:r>
      </w:del>
    </w:p>
    <w:p w14:paraId="5E835298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F046C8E" w14:textId="72EF5CA0" w:rsidR="00637381" w:rsidRDefault="00552697">
      <w:pPr>
        <w:spacing w:after="0" w:line="360" w:lineRule="auto"/>
        <w:ind w:firstLine="2268"/>
        <w:jc w:val="both"/>
        <w:rPr>
          <w:ins w:id="1065" w:author="Assessor GDSXSR" w:date="2026-10-29T18:29:39Z"/>
          <w:rFonts w:ascii="Arial" w:eastAsia="Arial" w:hAnsi="Arial" w:cs="Arial"/>
          <w:color w:val="595959"/>
          <w:sz w:val="28"/>
          <w:szCs w:val="28"/>
        </w:rPr>
      </w:pPr>
      <w:commentRangeStart w:id="18"/>
      <w:r>
        <w:rPr>
          <w:rFonts w:ascii="Arial" w:eastAsia="Arial" w:hAnsi="Arial" w:cs="Arial"/>
          <w:color w:val="595959"/>
          <w:sz w:val="28"/>
          <w:szCs w:val="28"/>
        </w:rPr>
        <w:t xml:space="preserve">Assim, com a devida vênia ao d. Juízo </w:t>
      </w:r>
      <w:r w:rsidRPr="009F7C42">
        <w:rPr>
          <w:rFonts w:ascii="Arial" w:eastAsia="Arial" w:hAnsi="Arial" w:cs="Arial"/>
          <w:i/>
          <w:iCs/>
          <w:color w:val="595959"/>
          <w:sz w:val="28"/>
          <w:szCs w:val="28"/>
        </w:rPr>
        <w:t>a quo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, a sentença deve ser cassada, </w:t>
      </w:r>
      <w:r w:rsidR="009F7C42">
        <w:rPr>
          <w:rFonts w:ascii="Arial" w:eastAsia="Arial" w:hAnsi="Arial" w:cs="Arial"/>
          <w:color w:val="595959"/>
          <w:sz w:val="28"/>
          <w:szCs w:val="28"/>
        </w:rPr>
        <w:t>ficando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prejudicado o pedido subsidiário.</w:t>
      </w:r>
      <w:commentRangeEnd w:id="18"/>
      <w:r>
        <w:rPr>
          <w:rStyle w:val="CommentReference"/>
        </w:rPr>
        <w:commentReference w:id="18"/>
      </w:r>
    </w:p>
    <w:p>
      <w:pPr>
        <w:spacing w:after="0" w:line="360" w:lineRule="auto"/>
        <w:ind w:firstLine="2268"/>
        <w:jc w:val="both"/>
        <w:rPr>
          <w:ins w:id="1066" w:author="Assessor GDSXSR" w:date="2026-10-29T18:29:39Z"/>
          <w:rFonts w:ascii="Arial" w:eastAsia="Arial" w:hAnsi="Arial" w:cs="Arial"/>
          <w:color w:val="595959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ins w:id="1067" w:author="Assessor GDSXSR" w:date="2026-10-29T18:29:39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Por fim, registro que o pedido de substituição da segunda ré por PINDORAMA PARQUE EMPREENDIMENTOS IMOBILIÁRIOS SPE LTDA, formulado na petição de ID 90441442, não foi apreciado pelo d. Juízo de origem, a quem cabe examiná-lo.</w:t>
        </w:r>
      </w:ins>
    </w:p>
    <w:p w14:paraId="17C56D8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C07F49E" w14:textId="77777777" w:rsidR="00637381" w:rsidRDefault="00552697">
      <w:pPr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DISPOSITIVO</w:t>
      </w:r>
    </w:p>
    <w:p w14:paraId="28400EB1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3C80661B" w14:textId="010E9398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Ante o exposto, </w:t>
      </w:r>
      <w:r w:rsidR="009F7C42">
        <w:rPr>
          <w:rFonts w:ascii="Arial" w:eastAsia="Arial" w:hAnsi="Arial" w:cs="Arial"/>
          <w:color w:val="595959"/>
          <w:sz w:val="28"/>
          <w:szCs w:val="28"/>
        </w:rPr>
        <w:t>reiterada a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vênia,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dou provimento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ao apelo do autor, </w:t>
      </w:r>
      <w:r w:rsidR="00E6130E">
        <w:rPr>
          <w:rFonts w:ascii="Arial" w:eastAsia="Arial" w:hAnsi="Arial" w:cs="Arial"/>
          <w:color w:val="595959"/>
          <w:sz w:val="28"/>
          <w:szCs w:val="28"/>
        </w:rPr>
        <w:t>MARISVALDO FERREIRA LINO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, para </w:t>
      </w:r>
      <w:r w:rsidRPr="009F7C42">
        <w:rPr>
          <w:rFonts w:ascii="Arial" w:eastAsia="Arial" w:hAnsi="Arial" w:cs="Arial"/>
          <w:color w:val="595959"/>
          <w:sz w:val="28"/>
          <w:szCs w:val="28"/>
        </w:rPr>
        <w:t>cassar a r. sentença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e determinar o retorno dos autos à origem para o regular prosseguimento da ação, ressalvado ao d. Juízo a quo o exame do pedido de alteração do polo passivo formulado na petição de ID 90441442.</w:t>
      </w:r>
    </w:p>
    <w:p w14:paraId="24D9F06D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7E95E89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lastRenderedPageBreak/>
        <w:t>Sem honorários recursais (CPC 85 § 11).</w:t>
      </w:r>
    </w:p>
    <w:p w14:paraId="2EDC9EE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0C9351F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É como voto.</w:t>
      </w:r>
    </w:p>
    <w:p w14:paraId="2207D65B" w14:textId="77777777" w:rsidR="00637381" w:rsidRPr="00CD0119" w:rsidRDefault="00552697">
      <w:pPr>
        <w:pageBreakBefore/>
        <w:spacing w:after="0" w:line="360" w:lineRule="auto"/>
        <w:jc w:val="center"/>
        <w:rPr>
          <w:rFonts w:ascii="Arial" w:eastAsia="Arial" w:hAnsi="Arial" w:cs="Arial"/>
          <w:color w:val="008000"/>
          <w:sz w:val="24"/>
          <w:szCs w:val="24"/>
        </w:rPr>
      </w:pPr>
      <w:r w:rsidRPr="00CD0119">
        <w:rPr>
          <w:rFonts w:ascii="Arial" w:eastAsia="Arial" w:hAnsi="Arial" w:cs="Arial"/>
          <w:color w:val="008000"/>
          <w:sz w:val="24"/>
          <w:szCs w:val="24"/>
        </w:rPr>
        <w:lastRenderedPageBreak/>
        <w:t>Poder Judiciário da União</w:t>
      </w:r>
    </w:p>
    <w:p w14:paraId="21B730B6" w14:textId="77777777" w:rsidR="00637381" w:rsidRPr="00CD0119" w:rsidRDefault="00552697">
      <w:pPr>
        <w:spacing w:after="0" w:line="360" w:lineRule="auto"/>
        <w:jc w:val="center"/>
        <w:rPr>
          <w:rFonts w:ascii="Arial" w:eastAsia="Arial" w:hAnsi="Arial" w:cs="Arial"/>
          <w:color w:val="008000"/>
          <w:sz w:val="24"/>
          <w:szCs w:val="24"/>
        </w:rPr>
      </w:pPr>
      <w:r w:rsidRPr="00CD0119">
        <w:rPr>
          <w:rFonts w:ascii="Arial" w:eastAsia="Arial" w:hAnsi="Arial" w:cs="Arial"/>
          <w:color w:val="008000"/>
          <w:sz w:val="24"/>
          <w:szCs w:val="24"/>
        </w:rPr>
        <w:t>TRIBUNAL DE JUSTIÇA DO DISTRITO FEDERAL E DOS TERRITÓRIOS</w:t>
      </w:r>
    </w:p>
    <w:p w14:paraId="0BD46CD1" w14:textId="77777777" w:rsidR="00637381" w:rsidRPr="00CD0119" w:rsidRDefault="00552697">
      <w:pPr>
        <w:spacing w:after="0" w:line="360" w:lineRule="auto"/>
        <w:jc w:val="center"/>
        <w:rPr>
          <w:rFonts w:ascii="Arial" w:eastAsia="Arial" w:hAnsi="Arial" w:cs="Arial"/>
          <w:color w:val="008000"/>
          <w:sz w:val="24"/>
          <w:szCs w:val="24"/>
        </w:rPr>
      </w:pPr>
      <w:r w:rsidRPr="00CD0119">
        <w:rPr>
          <w:rFonts w:ascii="Arial" w:eastAsia="Arial" w:hAnsi="Arial" w:cs="Arial"/>
          <w:color w:val="008000"/>
          <w:sz w:val="24"/>
          <w:szCs w:val="24"/>
        </w:rPr>
        <w:t>Vara Cível, de Família e de Órfãos e Sucessões do Itapoã</w:t>
      </w:r>
    </w:p>
    <w:p w14:paraId="7AA3EC57" w14:textId="77777777" w:rsidR="00CD0119" w:rsidRDefault="00CD0119">
      <w:pPr>
        <w:spacing w:after="0" w:line="360" w:lineRule="auto"/>
        <w:jc w:val="center"/>
        <w:rPr>
          <w:rFonts w:ascii="Arial" w:eastAsia="Arial" w:hAnsi="Arial" w:cs="Arial"/>
          <w:color w:val="008000"/>
          <w:sz w:val="28"/>
          <w:szCs w:val="28"/>
        </w:rPr>
      </w:pPr>
    </w:p>
    <w:p w14:paraId="6F5F5854" w14:textId="77777777" w:rsidR="00637381" w:rsidRDefault="00552697">
      <w:pPr>
        <w:spacing w:after="0" w:line="360" w:lineRule="auto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Classe judicial: PROCEDIMENTO COMUM CÍVEL (7)</w:t>
      </w:r>
    </w:p>
    <w:p w14:paraId="37CC7684" w14:textId="7537AF92" w:rsidR="00637381" w:rsidRDefault="00552697">
      <w:pPr>
        <w:spacing w:after="0" w:line="360" w:lineRule="auto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 xml:space="preserve">AUTOR: </w:t>
      </w:r>
      <w:r w:rsidR="00E6130E">
        <w:rPr>
          <w:rFonts w:ascii="Arial" w:eastAsia="Arial" w:hAnsi="Arial" w:cs="Arial"/>
          <w:color w:val="008000"/>
          <w:sz w:val="28"/>
          <w:szCs w:val="28"/>
        </w:rPr>
        <w:t>MARISVALDO FERREIRA LINO</w:t>
      </w:r>
    </w:p>
    <w:p w14:paraId="39EB844A" w14:textId="017C0CCA" w:rsidR="00637381" w:rsidRDefault="00552697">
      <w:pPr>
        <w:spacing w:after="0" w:line="360" w:lineRule="auto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 xml:space="preserve">REU: </w:t>
      </w:r>
      <w:r w:rsidR="00E6130E">
        <w:rPr>
          <w:rFonts w:ascii="Arial" w:eastAsia="Arial" w:hAnsi="Arial" w:cs="Arial"/>
          <w:color w:val="008000"/>
          <w:sz w:val="28"/>
          <w:szCs w:val="28"/>
        </w:rPr>
        <w:t>AUREA BERNAVA PAZZIAN</w:t>
      </w:r>
      <w:r>
        <w:rPr>
          <w:rFonts w:ascii="Arial" w:eastAsia="Arial" w:hAnsi="Arial" w:cs="Arial"/>
          <w:color w:val="008000"/>
          <w:sz w:val="28"/>
          <w:szCs w:val="28"/>
        </w:rPr>
        <w:t xml:space="preserve">, </w:t>
      </w:r>
      <w:r w:rsidR="00E6130E">
        <w:rPr>
          <w:rFonts w:ascii="Arial" w:eastAsia="Arial" w:hAnsi="Arial" w:cs="Arial"/>
          <w:color w:val="008000"/>
          <w:sz w:val="28"/>
          <w:szCs w:val="28"/>
        </w:rPr>
        <w:t>G-MILK AGROPECUARIA E LATICINIOS LTDA</w:t>
      </w:r>
    </w:p>
    <w:p w14:paraId="3668969E" w14:textId="77777777" w:rsidR="00CD0119" w:rsidRDefault="00CD0119">
      <w:pPr>
        <w:spacing w:after="0" w:line="360" w:lineRule="auto"/>
        <w:rPr>
          <w:rFonts w:ascii="Arial" w:eastAsia="Arial" w:hAnsi="Arial" w:cs="Arial"/>
          <w:color w:val="008000"/>
          <w:sz w:val="28"/>
          <w:szCs w:val="28"/>
        </w:rPr>
      </w:pPr>
    </w:p>
    <w:p w14:paraId="1B3ED8A9" w14:textId="77777777" w:rsidR="00637381" w:rsidRDefault="00552697">
      <w:pPr>
        <w:spacing w:after="0" w:line="360" w:lineRule="auto"/>
        <w:jc w:val="center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SENTENÇA</w:t>
      </w:r>
    </w:p>
    <w:p w14:paraId="3AF91593" w14:textId="77777777" w:rsidR="00CD0119" w:rsidRDefault="00CD0119">
      <w:pPr>
        <w:spacing w:after="0" w:line="360" w:lineRule="auto"/>
        <w:jc w:val="center"/>
        <w:rPr>
          <w:rFonts w:ascii="Arial" w:eastAsia="Arial" w:hAnsi="Arial" w:cs="Arial"/>
          <w:color w:val="008000"/>
          <w:sz w:val="28"/>
          <w:szCs w:val="28"/>
        </w:rPr>
      </w:pPr>
    </w:p>
    <w:p w14:paraId="550A93B3" w14:textId="0AB0BD91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 xml:space="preserve">Ação que tramita sob o procedimento comum proposta por </w:t>
      </w:r>
      <w:r w:rsidR="00E6130E">
        <w:rPr>
          <w:rFonts w:ascii="Arial" w:eastAsia="Arial" w:hAnsi="Arial" w:cs="Arial"/>
          <w:color w:val="008000"/>
          <w:sz w:val="28"/>
          <w:szCs w:val="28"/>
        </w:rPr>
        <w:t>MARISVALDO FERREIRA LINO</w:t>
      </w:r>
      <w:r>
        <w:rPr>
          <w:rFonts w:ascii="Arial" w:eastAsia="Arial" w:hAnsi="Arial" w:cs="Arial"/>
          <w:color w:val="008000"/>
          <w:sz w:val="28"/>
          <w:szCs w:val="28"/>
        </w:rPr>
        <w:t xml:space="preserve"> em desfavor de </w:t>
      </w:r>
      <w:r w:rsidR="00E6130E">
        <w:rPr>
          <w:rFonts w:ascii="Arial" w:eastAsia="Arial" w:hAnsi="Arial" w:cs="Arial"/>
          <w:color w:val="008000"/>
          <w:sz w:val="28"/>
          <w:szCs w:val="28"/>
        </w:rPr>
        <w:t>AUREA BERNAVA PAZZIAN</w:t>
      </w:r>
      <w:r>
        <w:rPr>
          <w:rFonts w:ascii="Arial" w:eastAsia="Arial" w:hAnsi="Arial" w:cs="Arial"/>
          <w:color w:val="008000"/>
          <w:sz w:val="28"/>
          <w:szCs w:val="28"/>
        </w:rPr>
        <w:t xml:space="preserve"> e G-MILK AGROPECUÁRIA E LATICÍNIOS LTDA, conforme qualificações constantes dos autos.</w:t>
      </w:r>
    </w:p>
    <w:p w14:paraId="11D11EBC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Facultada emenda à inicial, por duas vezes, nos termos das decisões de IDs [ID] e [ID], a parte autora não atendeu às determinações deste juízo.</w:t>
      </w:r>
    </w:p>
    <w:p w14:paraId="1E94CA92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A teor do artigo 321 do Código de Processo Civil, verificando o juiz que a peça de ingresso não preenche os requisitos dos artigos 319 e 320 do mesmo diploma legal ou que apresenta defeitos capazes de dificultar o julgamento do mérito, deve instar a parte a emendá-la ou completá-la, no prazo de 15 dias, sob pena de indeferimento da petição inicial.</w:t>
      </w:r>
    </w:p>
    <w:p w14:paraId="4D2C0653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Na presente hipótese, a parte autora foi chamada a emendar a inicial e não cumpriu com as determinações judiciais, notadamente quanto à juntada de documentos essenciais ao ajuizamento da demanda, conforme discriminado ao ID [ID].</w:t>
      </w:r>
    </w:p>
    <w:p w14:paraId="2CFB7C57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lastRenderedPageBreak/>
        <w:t>Diante do exposto, indefiro a inicial e resolvo o processo, nos termos do artigo 485, inc. I, artigo 321, parágrafo único, e artigo 330, inc. IV, todos do CPC.</w:t>
      </w:r>
    </w:p>
    <w:p w14:paraId="46DDD572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Custas pela parte autora na totalidade das devidas. Todavia, ante a gratuidade judiciária que ora lhe defiro, fica suspensa a exigibilidade dos valores devidos, artigo 98, §3º, do CPC. Sem honorários.</w:t>
      </w:r>
    </w:p>
    <w:p w14:paraId="475246F6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Após o trânsito em julgado, dê-se baixa e arquivem-se os autos.</w:t>
      </w:r>
    </w:p>
    <w:p w14:paraId="3A792F52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Sentença registrada eletronicamente. Publique-se. Intime-se.</w:t>
      </w:r>
    </w:p>
    <w:p w14:paraId="4C711D13" w14:textId="77777777" w:rsidR="00CD0119" w:rsidRDefault="00CD0119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</w:p>
    <w:p w14:paraId="56194277" w14:textId="77777777" w:rsidR="00637381" w:rsidRDefault="00552697">
      <w:pPr>
        <w:spacing w:after="0" w:line="360" w:lineRule="auto"/>
        <w:jc w:val="center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[assinado digitalmente]</w:t>
      </w:r>
    </w:p>
    <w:p w14:paraId="2217BBBB" w14:textId="77777777" w:rsidR="00637381" w:rsidRDefault="00552697">
      <w:pPr>
        <w:spacing w:after="0" w:line="360" w:lineRule="auto"/>
        <w:jc w:val="center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CARLA CHRISTINA SANCHES MOTA</w:t>
      </w:r>
    </w:p>
    <w:sectPr w:rsidR="0063738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rana Oliveira Guerra - GDSXSR" w:date="2026-10-23T19:17:00Z" w:initials="OOG">
    <w:p w14:paraId="3CE0CCF0" w14:textId="77777777" w:rsidR="00AB54DF" w:rsidRDefault="00552697" w:rsidP="00AB54DF">
      <w:pPr>
        <w:pStyle w:val="Textodecomentrio"/>
      </w:pPr>
      <w:r>
        <w:annotationRef/>
      </w:r>
      <w:r w:rsidR="00AB54DF">
        <w:rPr>
          <w:color w:val="000000"/>
        </w:rPr>
        <w:t xml:space="preserve">Conclusão: 02/10/2026 </w:t>
      </w:r>
    </w:p>
    <w:p w14:paraId="1722DC05" w14:textId="77777777" w:rsidR="00AB54DF" w:rsidRDefault="00AB54DF" w:rsidP="00AB54DF">
      <w:pPr>
        <w:pStyle w:val="Textodecomentrio"/>
      </w:pPr>
      <w:r>
        <w:rPr>
          <w:color w:val="000000"/>
        </w:rPr>
        <w:t xml:space="preserve">Entrega: 23/10/2026 </w:t>
      </w:r>
    </w:p>
    <w:p w14:paraId="1CFD659D" w14:textId="77777777" w:rsidR="00AB54DF" w:rsidRDefault="00AB54DF" w:rsidP="00AB54DF">
      <w:pPr>
        <w:pStyle w:val="Textodecomentrio"/>
      </w:pPr>
      <w:r>
        <w:rPr>
          <w:color w:val="000000"/>
        </w:rPr>
        <w:t>Certeza: 9</w:t>
      </w:r>
    </w:p>
  </w:comment>
  <w:comment w:id="1" w:author="Orana Oliveira Guerra - GDSXSR" w:date="2026-10-23T19:17:00Z" w:initials="OOG">
    <w:p w14:paraId="7EACDEDA" w14:textId="77777777" w:rsidR="00637381" w:rsidRDefault="00552697">
      <w:r>
        <w:annotationRef/>
      </w:r>
      <w:r>
        <w:rPr>
          <w:color w:val="000000"/>
          <w:sz w:val="20"/>
          <w:szCs w:val="20"/>
        </w:rPr>
        <w:t>Solução conforme 2 APC 0711721-32 (aprovada; minuta original NP alterada para DP — gratuidade e comprovante de residência), 11 APC 0708101-12 (aprovada — comprovante de residência) e 9 APC 0701300-40 (trabalho — documentos de prova do mérito). Precedentes transcritos extraídos dessas minutas; o Jus IA estava fora do ar em 23/10/2026 — reconferir antes da sessão.</w:t>
      </w:r>
    </w:p>
  </w:comment>
  <w:comment w:id="2" w:author="Orana Oliveira Guerra - GDSXSR" w:date="2026-10-23T17:20:00Z" w:initials="OO">
    <w:p w14:paraId="1E22B452" w14:textId="77777777" w:rsidR="003B6975" w:rsidRDefault="003B6975">
      <w:pPr>
        <w:pStyle w:val="Textodecomentrio"/>
      </w:pPr>
      <w:r>
        <w:rPr>
          <w:rStyle w:val="Refdecomentrio"/>
        </w:rPr>
        <w:annotationRef/>
      </w:r>
      <w:r>
        <w:t>CPC, art. 319, caput e II: "Art. 319. A petição inicial indicará:</w:t>
      </w:r>
    </w:p>
    <w:p w14:paraId="3EBF29A6" w14:textId="77777777" w:rsidR="003B6975" w:rsidRDefault="003B6975">
      <w:pPr>
        <w:pStyle w:val="Textodecomentrio"/>
      </w:pPr>
      <w:r>
        <w:t>(...)</w:t>
      </w:r>
    </w:p>
    <w:p w14:paraId="76709072" w14:textId="0D68E3FF" w:rsidR="003B6975" w:rsidRDefault="003B6975">
      <w:pPr>
        <w:pStyle w:val="Textodecomentrio"/>
      </w:pPr>
      <w:r>
        <w:t>II - os nomes, os prenomes, o estado civil, a existência de união estável, a profissão, o número de inscrição no Cadastro de Pessoas Físicas ou no Cadastro Nacional da Pessoa Jurídica, o endereço eletrônico, o domicílio e a residência do autor e do réu;"</w:t>
      </w:r>
    </w:p>
  </w:comment>
  <w:comment w:id="3" w:author="Orana Oliveira Guerra - GDSXSR" w:date="2026-10-23T17:17:00Z" w:initials="OO">
    <w:p w14:paraId="2A4F697D" w14:textId="0D79F055" w:rsidR="00AB54DF" w:rsidRDefault="00AB54DF" w:rsidP="00AB54DF">
      <w:pPr>
        <w:pStyle w:val="Textodecomentrio"/>
      </w:pPr>
      <w:r>
        <w:rPr>
          <w:rStyle w:val="Refdecomentrio"/>
        </w:rPr>
        <w:annotationRef/>
      </w:r>
      <w:r w:rsidR="0084497B">
        <w:rPr>
          <w:color w:val="000000"/>
        </w:rPr>
        <w:t>CPC, art. 65: "Art. 65. Prorrogar-se-á a competência relativa se o réu não alegar a incompetência em preliminar de contestação."</w:t>
      </w:r>
    </w:p>
  </w:comment>
  <w:comment w:id="4" w:author="Orana Oliveira Guerra - GDSXSR" w:date="2026-10-23T17:18:00Z" w:initials="OO">
    <w:p w14:paraId="5B1D77DF" w14:textId="77777777" w:rsidR="0053686D" w:rsidRDefault="0053686D" w:rsidP="0053686D">
      <w:pPr>
        <w:pStyle w:val="Textodecomentrio"/>
      </w:pPr>
      <w:r>
        <w:rPr>
          <w:rStyle w:val="Refdecomentrio"/>
        </w:rPr>
        <w:annotationRef/>
      </w:r>
      <w:r>
        <w:t>Conferido</w:t>
      </w:r>
    </w:p>
  </w:comment>
  <w:comment w:id="5" w:author="Orana Oliveira Guerra - GDSXSR" w:date="2026-10-23T17:20:00Z" w:initials="OO">
    <w:p w14:paraId="6D8681B6" w14:textId="77777777" w:rsidR="0084497B" w:rsidRDefault="0084497B">
      <w:pPr>
        <w:pStyle w:val="Textodecomentrio"/>
      </w:pPr>
      <w:r>
        <w:rPr>
          <w:rStyle w:val="Refdecomentrio"/>
        </w:rPr>
        <w:annotationRef/>
      </w:r>
      <w:r>
        <w:t>CPC, art. 373, caput e I: "Art. 373. O ônus da prova incumbe:</w:t>
      </w:r>
    </w:p>
    <w:p w14:paraId="7CA926E6" w14:textId="5C2B0F16" w:rsidR="0084497B" w:rsidRDefault="0084497B">
      <w:pPr>
        <w:pStyle w:val="Textodecomentrio"/>
      </w:pPr>
      <w:r>
        <w:t>I - ao autor, quanto ao fato constitutivo de seu direito;"</w:t>
      </w:r>
    </w:p>
  </w:comment>
  <w:comment w:id="6" w:author="Orana Oliveira Guerra - GDSXSR" w:date="2026-10-23T17:21:00Z" w:initials="OO">
    <w:p w14:paraId="1A05ABAC" w14:textId="77777777" w:rsidR="0084497B" w:rsidRDefault="0084497B" w:rsidP="0084497B">
      <w:pPr>
        <w:pStyle w:val="Textodecomentrio"/>
      </w:pPr>
      <w:r>
        <w:rPr>
          <w:rStyle w:val="Refdecomentrio"/>
        </w:rPr>
        <w:annotationRef/>
      </w:r>
      <w:r>
        <w:t>Conferido</w:t>
      </w:r>
    </w:p>
  </w:comment>
  <w:comment w:id="7" w:author="Orana Oliveira Guerra - GDSXSR" w:date="2026-10-23T17:24:00Z" w:initials="OO">
    <w:p w14:paraId="3792884E" w14:textId="77777777" w:rsidR="009F7C42" w:rsidRDefault="009F7C42" w:rsidP="009F7C42">
      <w:pPr>
        <w:pStyle w:val="Textodecomentrio"/>
      </w:pPr>
      <w:r>
        <w:rPr>
          <w:rStyle w:val="Refdecomentrio"/>
        </w:rPr>
        <w:annotationRef/>
      </w:r>
      <w:r>
        <w:t>Conferido</w:t>
      </w:r>
    </w:p>
  </w:comment>
  <w:comment w:id="8" w:author="Orana Oliveira Guerra - GDSXSR" w:date="2026-10-23T17:20:00Z" w:initials="OO">
    <w:p w14:paraId="19ADB907" w14:textId="6F3F07AE" w:rsidR="0084497B" w:rsidRDefault="0084497B">
      <w:pPr>
        <w:pStyle w:val="Textodecomentrio"/>
      </w:pPr>
      <w:r>
        <w:rPr>
          <w:rStyle w:val="Refdecomentrio"/>
        </w:rPr>
        <w:annotationRef/>
      </w:r>
      <w:r>
        <w:t>CPC, art. 4º: "Art. 4º As partes têm o direito de obter em prazo razoável a solução integral do mérito, incluída a atividade satisfativa."</w:t>
      </w:r>
    </w:p>
  </w:comment>
  <w:comment w:id="9" w:author="Assessor GDSXSR" w:initials="AG" w:date="2026-10-29T18:29:39Z">
    <w:p>
      <w:pPr>
        <w:pStyle w:val="CommentText"/>
      </w:pPr>
      <w:r>
        <w:rPr>
          <w:rStyle w:val="CommentReference"/>
        </w:rPr>
        <w:annotationRef/>
      </w:r>
      <w:r>
        <w:t>ASSESSOR GDSXSR — Sublinhei e realcei a conclusão do capítulo (mini-dispositivo, C-3A) e, no capítulo seguinte, o conhecimento do apelo; realcei também a premissa decisiva dos itens do capítulo central (C-43).</w:t>
      </w:r>
    </w:p>
  </w:comment>
  <w:comment w:id="10" w:author="Assessor GDSXSR" w:initials="AG" w:date="2026-10-29T18:29:39Z">
    <w:p>
      <w:pPr>
        <w:pStyle w:val="CommentText"/>
      </w:pPr>
      <w:r>
        <w:rPr>
          <w:rStyle w:val="CommentReference"/>
        </w:rPr>
        <w:annotationRef/>
      </w:r>
      <w:r>
        <w:t>ASSESSOR GDSXSR — Alterei o item 1: condição profissional do autor, que consta da petição inicial e é relevante para a gratuidade (C-34A b); nome da ré em caixa normal; valor da causa no fim do item (C-34 v43).</w:t>
      </w:r>
    </w:p>
  </w:comment>
  <w:comment w:id="11" w:author="Assessor GDSXSR" w:initials="AG" w:date="2026-10-29T18:29:39Z">
    <w:p>
      <w:pPr>
        <w:pStyle w:val="CommentText"/>
      </w:pPr>
      <w:r>
        <w:rPr>
          <w:rStyle w:val="CommentReference"/>
        </w:rPr>
        <w:annotationRef/>
      </w:r>
      <w:r>
        <w:t>ASSESSOR GDSXSR — Acrescentei "do autor": o último item da ementa nomeia quem recorreu (C-3D).</w:t>
      </w:r>
    </w:p>
  </w:comment>
  <w:comment w:id="12" w:author="Assessor GDSXSR" w:initials="AG" w:date="2026-10-29T18:29:39Z">
    <w:p>
      <w:pPr>
        <w:pStyle w:val="CommentText"/>
      </w:pPr>
      <w:r>
        <w:rPr>
          <w:rStyle w:val="CommentReference"/>
        </w:rPr>
        <w:annotationRef/>
      </w:r>
      <w:r>
        <w:t>ASSESSOR GDSXSR — Retirei CPC 330, IV e 485, I, que o voto não cita (aparecem só na sentença transcrita no relatório), e acrescentei o § 2º do art. 331 (C-33); "§ 2º" com espaço (C-20).</w:t>
      </w:r>
    </w:p>
  </w:comment>
  <w:comment w:id="13" w:author="Assessor GDSXSR" w:initials="AG" w:date="2026-10-29T18:29:39Z">
    <w:p>
      <w:pPr>
        <w:pStyle w:val="CommentText"/>
      </w:pPr>
      <w:r>
        <w:rPr>
          <w:rStyle w:val="CommentReference"/>
        </w:rPr>
        <w:annotationRef/>
      </w:r>
      <w:r>
        <w:t>ASSESSOR GDSXSR — Ajustei a transcrição ao texto da sentença anexada ("em desfavor de AUREA BERNAVA PAZZIAN e G-MILK AGROPECUÁRIA E LATICÍNIOS LTDA"), sem o rótulo "REU:" da autuação (C-66). Pendência (C-52): a sentença anexada ao final traz "IDs [ID] e [ID]" no lugar dos IDs 263303488 e 269677836, citados no relatório; conferir o anexo no PJe (anexo preservado, C-04).</w:t>
      </w:r>
    </w:p>
  </w:comment>
  <w:comment w:id="14" w:author="Assessor GDSXSR" w:initials="AG" w:date="2026-10-29T18:29:39Z">
    <w:p>
      <w:pPr>
        <w:pStyle w:val="CommentText"/>
      </w:pPr>
      <w:r>
        <w:rPr>
          <w:rStyle w:val="CommentReference"/>
        </w:rPr>
        <w:annotationRef/>
      </w:r>
      <w:r>
        <w:t>ASSESSOR GDSXSR — Acrescentei "do autor" à fórmula do relatório do apelo (C-43). Pendência (C-52): inserir o ID da petição de apelação depois do nome, "(ID …)"; o ID não consta do material recebido.</w:t>
      </w:r>
    </w:p>
  </w:comment>
  <w:comment w:id="15" w:author="Assessor GDSXSR" w:initials="AG" w:date="2026-10-29T18:29:39Z">
    <w:p>
      <w:pPr>
        <w:pStyle w:val="CommentText"/>
      </w:pPr>
      <w:r>
        <w:rPr>
          <w:rStyle w:val="CommentReference"/>
        </w:rPr>
        <w:annotationRef/>
      </w:r>
      <w:r>
        <w:t>ASSESSOR GDSXSR — Troquei o "(...)" pelo § 2º do art. 331, que trata exatamente do retorno dos autos depois da reforma da sentença e sustenta a premissa do capítulo. Texto literal conferido no iajus (Lei 13.105/2015, redação vigente): "§ 2º Sendo a sentença reformada pelo tribunal, o prazo para a contestação começará a correr da intimação do retorno dos autos, observado o disposto no art. 334." (C-66, C-64).</w:t>
      </w:r>
    </w:p>
  </w:comment>
  <w:comment w:id="16" w:author="Assessor GDSXSR" w:initials="AG" w:date="2026-10-29T18:29:39Z">
    <w:p>
      <w:pPr>
        <w:pStyle w:val="CommentText"/>
      </w:pPr>
      <w:r>
        <w:rPr>
          <w:rStyle w:val="CommentReference"/>
        </w:rPr>
        <w:annotationRef/>
      </w:r>
      <w:r>
        <w:t>ASSESSOR GDSXSR — Uniformizei a introdução das normas transcritas ("O art. X, § Y, do CPC dispõe:"), com "§" seguido de espaço (C-20); mesma alteração nos arts. 282, § 2º e 99, § 2º.</w:t>
      </w:r>
    </w:p>
  </w:comment>
  <w:comment w:id="17" w:author="Assessor GDSXSR" w:initials="AG" w:date="2026-10-29T18:29:39Z">
    <w:p>
      <w:pPr>
        <w:pStyle w:val="CommentText"/>
      </w:pPr>
      <w:r>
        <w:rPr>
          <w:rStyle w:val="CommentReference"/>
        </w:rPr>
        <w:annotationRef/>
      </w:r>
      <w:r>
        <w:t>ASSESSOR GDSXSR — Suprimi o parágrafo que só delimitava a controvérsia, sem acrescentar fundamento (C-02).</w:t>
      </w:r>
    </w:p>
  </w:comment>
  <w:comment w:id="18" w:author="Assessor GDSXSR" w:initials="AG" w:date="2026-10-29T18:29:39Z">
    <w:p>
      <w:pPr>
        <w:pStyle w:val="CommentText"/>
      </w:pPr>
      <w:r>
        <w:rPr>
          <w:rStyle w:val="CommentReference"/>
        </w:rPr>
        <w:annotationRef/>
      </w:r>
      <w:r>
        <w:t>ASSESSOR GDSXSR — Inverti a ordem dos dois últimos parágrafos: a conclusão (cassação da sentença e vênia) vem antes do registro sobre o pedido de substituição da ré, que fica como ressalva final, em harmonia com o dispositivo (C-3R). Texto mantido, só "Por fim," no lugar de "Registro, por fim, que".</w:t>
      </w:r>
    </w:p>
  </w:comment>
  <w:comment w:id="19" w:author="Assessor GDSXSR" w:initials="AG" w:date="2026-10-29T18:29:39Z">
    <w:p>
      <w:pPr>
        <w:pStyle w:val="CommentText"/>
      </w:pPr>
      <w:r>
        <w:rPr>
          <w:rStyle w:val="CommentReference"/>
        </w:rPr>
        <w:annotationRef/>
      </w:r>
      <w:r>
        <w:t>ASSESSOR GDSXSR — Alterações do revisor em cinza. Conferido no iajus: Acórdãos de 0702897-24.2024.8.07.0009 (8ª Turma, j. 10/09/2024), 0745757-98.2023.8.07.0001 (5ª Turma, j. 04/07/2024) e 0712518-75.2025.8.07.0020 (1ª Turma, j. 04/02/2026), com ementas que conferem com os trechos transcritos; CPC 4º, 65, 282, 319 II, 320, 321, 331 e 373 I conferem com o texto vigente nos comentários e no corpo. Jus IA estava fora do ar na minuta (comentário anterior): reconferido agora. Pendência (C-52): o iajus não devolve o número do acórdão nem o DJe; conferir os números 1919384, 1888477 e 2088940 e as datas de publicação no JurisDF. Resultado, fatos e fundamentos mantidos (C-03).</w:t>
      </w:r>
    </w:p>
  </w:comment>
  <w:comment w:id="20" w:author="Assessor GDSXSR" w:initials="AG" w:date="2026-10-29T18:29:39Z">
    <w:p>
      <w:pPr>
        <w:pStyle w:val="CommentText"/>
      </w:pPr>
      <w:r>
        <w:rPr>
          <w:rStyle w:val="CommentReference"/>
        </w:rPr>
        <w:annotationRef/>
      </w:r>
      <w:r>
        <w:t>ASSESSOR GDSXSR — Cindi o parágrafo em dois no ponto lógico (C-11, C-12); texto mantido.</w:t>
      </w:r>
    </w:p>
  </w:comment>
  <w:comment w:id="21" w:author="Assessor GDSXSR" w:initials="AG" w:date="2026-10-29T18:29:39Z">
    <w:p>
      <w:pPr>
        <w:pStyle w:val="CommentText"/>
      </w:pPr>
      <w:r>
        <w:rPr>
          <w:rStyle w:val="CommentReference"/>
        </w:rPr>
        <w:annotationRef/>
      </w:r>
      <w:r>
        <w:t>ASSESSOR GDSXSR — Cindi o parágrafo em dois no ponto lógico (C-11, C-12); texto mantido. Título EMENTA movido para a esquerda (C-42).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CFD659D" w15:done="0"/>
  <w15:commentEx w15:paraId="7EACDEDA" w15:done="0"/>
  <w15:commentEx w15:paraId="76709072" w15:done="0"/>
  <w15:commentEx w15:paraId="2A4F697D" w15:done="0"/>
  <w15:commentEx w15:paraId="5B1D77DF" w15:done="0"/>
  <w15:commentEx w15:paraId="7CA926E6" w15:done="0"/>
  <w15:commentEx w15:paraId="1A05ABAC" w15:done="0"/>
  <w15:commentEx w15:paraId="3792884E" w15:done="0"/>
  <w15:commentEx w15:paraId="19ADB90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B2B1F6" w16cex:dateUtc="2026-10-23T19:17:00Z"/>
  <w16cex:commentExtensible w16cex:durableId="2536F759" w16cex:dateUtc="2026-10-23T19:17:00Z"/>
  <w16cex:commentExtensible w16cex:durableId="455311A5" w16cex:dateUtc="2026-10-23T20:20:00Z"/>
  <w16cex:commentExtensible w16cex:durableId="4CED214D" w16cex:dateUtc="2026-10-23T20:17:00Z"/>
  <w16cex:commentExtensible w16cex:durableId="085E85DE" w16cex:dateUtc="2026-10-23T20:18:00Z"/>
  <w16cex:commentExtensible w16cex:durableId="1AF082EB" w16cex:dateUtc="2026-10-23T20:20:00Z"/>
  <w16cex:commentExtensible w16cex:durableId="697D0DDC" w16cex:dateUtc="2026-10-23T20:21:00Z"/>
  <w16cex:commentExtensible w16cex:durableId="261B0E99" w16cex:dateUtc="2026-10-23T20:24:00Z"/>
  <w16cex:commentExtensible w16cex:durableId="3E3D188B" w16cex:dateUtc="2026-10-23T20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CFD659D" w16cid:durableId="3EB2B1F6"/>
  <w16cid:commentId w16cid:paraId="7EACDEDA" w16cid:durableId="2536F759"/>
  <w16cid:commentId w16cid:paraId="76709072" w16cid:durableId="455311A5"/>
  <w16cid:commentId w16cid:paraId="2A4F697D" w16cid:durableId="4CED214D"/>
  <w16cid:commentId w16cid:paraId="5B1D77DF" w16cid:durableId="085E85DE"/>
  <w16cid:commentId w16cid:paraId="7CA926E6" w16cid:durableId="1AF082EB"/>
  <w16cid:commentId w16cid:paraId="1A05ABAC" w16cid:durableId="697D0DDC"/>
  <w16cid:commentId w16cid:paraId="3792884E" w16cid:durableId="261B0E99"/>
  <w16cid:commentId w16cid:paraId="19ADB907" w16cid:durableId="3E3D188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CF232" w14:textId="77777777" w:rsidR="00552697" w:rsidRDefault="00552697" w:rsidP="003A42DE">
      <w:pPr>
        <w:spacing w:after="0" w:line="240" w:lineRule="auto"/>
      </w:pPr>
      <w:r>
        <w:separator/>
      </w:r>
    </w:p>
  </w:endnote>
  <w:endnote w:type="continuationSeparator" w:id="0">
    <w:p w14:paraId="0753578B" w14:textId="77777777" w:rsidR="00552697" w:rsidRDefault="00552697" w:rsidP="003A4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0D43" w14:textId="77777777" w:rsidR="00E6130E" w:rsidRDefault="00E6130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EndPr/>
    <w:sdtContent>
      <w:p w14:paraId="4A86AAF9" w14:textId="77777777" w:rsidR="003A42DE" w:rsidRDefault="003A42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59F42A" w14:textId="77777777" w:rsidR="003A42DE" w:rsidRDefault="003A42D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7EC78" w14:textId="77777777" w:rsidR="00E6130E" w:rsidRDefault="00E6130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A4C29" w14:textId="77777777" w:rsidR="00552697" w:rsidRDefault="00552697" w:rsidP="003A42DE">
      <w:pPr>
        <w:spacing w:after="0" w:line="240" w:lineRule="auto"/>
      </w:pPr>
      <w:r>
        <w:separator/>
      </w:r>
    </w:p>
  </w:footnote>
  <w:footnote w:type="continuationSeparator" w:id="0">
    <w:p w14:paraId="4723E268" w14:textId="77777777" w:rsidR="00552697" w:rsidRDefault="00552697" w:rsidP="003A42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D3114" w14:textId="77777777" w:rsidR="00E6130E" w:rsidRDefault="00E6130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C2E96" w14:textId="77777777" w:rsidR="00E6130E" w:rsidRDefault="00E6130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54A3F" w14:textId="77777777" w:rsidR="00E6130E" w:rsidRDefault="00E6130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62D1F"/>
    <w:multiLevelType w:val="hybridMultilevel"/>
    <w:tmpl w:val="5E265B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879A6"/>
    <w:multiLevelType w:val="hybridMultilevel"/>
    <w:tmpl w:val="DE68D2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B04E57"/>
    <w:multiLevelType w:val="hybridMultilevel"/>
    <w:tmpl w:val="63CE71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040057">
    <w:abstractNumId w:val="1"/>
  </w:num>
  <w:num w:numId="2" w16cid:durableId="1365403601">
    <w:abstractNumId w:val="0"/>
  </w:num>
  <w:num w:numId="3" w16cid:durableId="1699744316">
    <w:abstractNumId w:val="4"/>
  </w:num>
  <w:num w:numId="4" w16cid:durableId="1036810075">
    <w:abstractNumId w:val="2"/>
  </w:num>
  <w:num w:numId="5" w16cid:durableId="188116707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rana Oliveira Guerra - GDSXSR">
    <w15:presenceInfo w15:providerId="AD" w15:userId="S::t313904@tjdft.jus.br::1c50fcbb-d229-49d1-ba31-33ab651e00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12123"/>
    <w:rsid w:val="0002189B"/>
    <w:rsid w:val="0002738F"/>
    <w:rsid w:val="00033421"/>
    <w:rsid w:val="00033AFD"/>
    <w:rsid w:val="000515CF"/>
    <w:rsid w:val="00052AE3"/>
    <w:rsid w:val="0006080C"/>
    <w:rsid w:val="000619E0"/>
    <w:rsid w:val="00064301"/>
    <w:rsid w:val="00076D7D"/>
    <w:rsid w:val="0009174A"/>
    <w:rsid w:val="00091ABC"/>
    <w:rsid w:val="000970C3"/>
    <w:rsid w:val="00097BBF"/>
    <w:rsid w:val="000A7009"/>
    <w:rsid w:val="000B0FC6"/>
    <w:rsid w:val="000B7AF7"/>
    <w:rsid w:val="000D23BB"/>
    <w:rsid w:val="000D2E62"/>
    <w:rsid w:val="000D59B2"/>
    <w:rsid w:val="000F0193"/>
    <w:rsid w:val="000F1358"/>
    <w:rsid w:val="000F1817"/>
    <w:rsid w:val="001009CC"/>
    <w:rsid w:val="0011527A"/>
    <w:rsid w:val="00115458"/>
    <w:rsid w:val="00115569"/>
    <w:rsid w:val="00122133"/>
    <w:rsid w:val="00125329"/>
    <w:rsid w:val="00126492"/>
    <w:rsid w:val="00131A63"/>
    <w:rsid w:val="00135A0D"/>
    <w:rsid w:val="00137A7E"/>
    <w:rsid w:val="00151611"/>
    <w:rsid w:val="00157519"/>
    <w:rsid w:val="00161CD2"/>
    <w:rsid w:val="00162FF4"/>
    <w:rsid w:val="00167F3A"/>
    <w:rsid w:val="001801E9"/>
    <w:rsid w:val="00183B77"/>
    <w:rsid w:val="001A09B8"/>
    <w:rsid w:val="001A57AB"/>
    <w:rsid w:val="001C466B"/>
    <w:rsid w:val="001D2162"/>
    <w:rsid w:val="001E4974"/>
    <w:rsid w:val="001E7903"/>
    <w:rsid w:val="00203B1D"/>
    <w:rsid w:val="00206304"/>
    <w:rsid w:val="002126F1"/>
    <w:rsid w:val="0021526A"/>
    <w:rsid w:val="00232EEB"/>
    <w:rsid w:val="00254E51"/>
    <w:rsid w:val="00264107"/>
    <w:rsid w:val="00274644"/>
    <w:rsid w:val="0028319F"/>
    <w:rsid w:val="00292E82"/>
    <w:rsid w:val="00296DAE"/>
    <w:rsid w:val="002A2038"/>
    <w:rsid w:val="002A3D11"/>
    <w:rsid w:val="002A5205"/>
    <w:rsid w:val="002B1184"/>
    <w:rsid w:val="002B210E"/>
    <w:rsid w:val="002C2464"/>
    <w:rsid w:val="002C42D2"/>
    <w:rsid w:val="002D127E"/>
    <w:rsid w:val="002D2D56"/>
    <w:rsid w:val="002D3FF3"/>
    <w:rsid w:val="002F7666"/>
    <w:rsid w:val="00303FAE"/>
    <w:rsid w:val="0031063D"/>
    <w:rsid w:val="00312291"/>
    <w:rsid w:val="00316B1F"/>
    <w:rsid w:val="00321068"/>
    <w:rsid w:val="00321483"/>
    <w:rsid w:val="00323779"/>
    <w:rsid w:val="00323D27"/>
    <w:rsid w:val="00333CAB"/>
    <w:rsid w:val="0034247B"/>
    <w:rsid w:val="0034511C"/>
    <w:rsid w:val="00347818"/>
    <w:rsid w:val="00351653"/>
    <w:rsid w:val="003524E5"/>
    <w:rsid w:val="00352D66"/>
    <w:rsid w:val="00354AA2"/>
    <w:rsid w:val="00355C73"/>
    <w:rsid w:val="003624B4"/>
    <w:rsid w:val="003717FC"/>
    <w:rsid w:val="003749AB"/>
    <w:rsid w:val="003A0F02"/>
    <w:rsid w:val="003A42DE"/>
    <w:rsid w:val="003A4E55"/>
    <w:rsid w:val="003B172B"/>
    <w:rsid w:val="003B2959"/>
    <w:rsid w:val="003B3398"/>
    <w:rsid w:val="003B6975"/>
    <w:rsid w:val="003C4B89"/>
    <w:rsid w:val="003D11BE"/>
    <w:rsid w:val="003D3FEE"/>
    <w:rsid w:val="003E436D"/>
    <w:rsid w:val="003E5136"/>
    <w:rsid w:val="00401A40"/>
    <w:rsid w:val="004101B7"/>
    <w:rsid w:val="00413928"/>
    <w:rsid w:val="00423538"/>
    <w:rsid w:val="00445ED9"/>
    <w:rsid w:val="00451A6D"/>
    <w:rsid w:val="00465A25"/>
    <w:rsid w:val="0047216B"/>
    <w:rsid w:val="004762F1"/>
    <w:rsid w:val="00480A33"/>
    <w:rsid w:val="00481385"/>
    <w:rsid w:val="00485185"/>
    <w:rsid w:val="00495EB5"/>
    <w:rsid w:val="00496EB5"/>
    <w:rsid w:val="004B2A9C"/>
    <w:rsid w:val="004C0465"/>
    <w:rsid w:val="004C7418"/>
    <w:rsid w:val="00506A7D"/>
    <w:rsid w:val="00506D76"/>
    <w:rsid w:val="00517F10"/>
    <w:rsid w:val="00525FCB"/>
    <w:rsid w:val="00530C7C"/>
    <w:rsid w:val="0053686D"/>
    <w:rsid w:val="0055172B"/>
    <w:rsid w:val="00552697"/>
    <w:rsid w:val="00557342"/>
    <w:rsid w:val="00560427"/>
    <w:rsid w:val="00573C5D"/>
    <w:rsid w:val="00576A45"/>
    <w:rsid w:val="0057726B"/>
    <w:rsid w:val="00586EB6"/>
    <w:rsid w:val="005925FC"/>
    <w:rsid w:val="0059689A"/>
    <w:rsid w:val="00597864"/>
    <w:rsid w:val="005A1AD9"/>
    <w:rsid w:val="005B7851"/>
    <w:rsid w:val="005C31C4"/>
    <w:rsid w:val="005C5D84"/>
    <w:rsid w:val="005C69F8"/>
    <w:rsid w:val="005D305E"/>
    <w:rsid w:val="005E3F4E"/>
    <w:rsid w:val="005E5A03"/>
    <w:rsid w:val="00601B09"/>
    <w:rsid w:val="0060333D"/>
    <w:rsid w:val="00611216"/>
    <w:rsid w:val="0061262D"/>
    <w:rsid w:val="00615051"/>
    <w:rsid w:val="006226C6"/>
    <w:rsid w:val="00632EAA"/>
    <w:rsid w:val="00633703"/>
    <w:rsid w:val="00635527"/>
    <w:rsid w:val="00636CE5"/>
    <w:rsid w:val="00637381"/>
    <w:rsid w:val="00641BB6"/>
    <w:rsid w:val="00661CF3"/>
    <w:rsid w:val="006658A2"/>
    <w:rsid w:val="006921E1"/>
    <w:rsid w:val="00693B0D"/>
    <w:rsid w:val="006B2A89"/>
    <w:rsid w:val="006B555B"/>
    <w:rsid w:val="006C6E29"/>
    <w:rsid w:val="006C7E6F"/>
    <w:rsid w:val="006D07B9"/>
    <w:rsid w:val="006D0993"/>
    <w:rsid w:val="006D3824"/>
    <w:rsid w:val="006F3A16"/>
    <w:rsid w:val="006F725D"/>
    <w:rsid w:val="00711FE9"/>
    <w:rsid w:val="007244AA"/>
    <w:rsid w:val="00726567"/>
    <w:rsid w:val="00730800"/>
    <w:rsid w:val="00744BDF"/>
    <w:rsid w:val="00747176"/>
    <w:rsid w:val="00765709"/>
    <w:rsid w:val="00770E7F"/>
    <w:rsid w:val="0077719E"/>
    <w:rsid w:val="00782446"/>
    <w:rsid w:val="007844F9"/>
    <w:rsid w:val="00791D48"/>
    <w:rsid w:val="00792B6C"/>
    <w:rsid w:val="007A3F4D"/>
    <w:rsid w:val="007B265E"/>
    <w:rsid w:val="007C0FEF"/>
    <w:rsid w:val="007C196D"/>
    <w:rsid w:val="007C4990"/>
    <w:rsid w:val="007D00F1"/>
    <w:rsid w:val="007D27C7"/>
    <w:rsid w:val="007D3BA7"/>
    <w:rsid w:val="007D4432"/>
    <w:rsid w:val="007E1C8C"/>
    <w:rsid w:val="007E3BF9"/>
    <w:rsid w:val="007F0F43"/>
    <w:rsid w:val="007F4412"/>
    <w:rsid w:val="007F7839"/>
    <w:rsid w:val="00800051"/>
    <w:rsid w:val="00804386"/>
    <w:rsid w:val="008134CE"/>
    <w:rsid w:val="008151BB"/>
    <w:rsid w:val="008235A6"/>
    <w:rsid w:val="00825BFF"/>
    <w:rsid w:val="0082704D"/>
    <w:rsid w:val="0084497B"/>
    <w:rsid w:val="0085425F"/>
    <w:rsid w:val="008635D2"/>
    <w:rsid w:val="0086390F"/>
    <w:rsid w:val="00877CCC"/>
    <w:rsid w:val="00877F2B"/>
    <w:rsid w:val="008809C2"/>
    <w:rsid w:val="00882188"/>
    <w:rsid w:val="00886ABA"/>
    <w:rsid w:val="008966E3"/>
    <w:rsid w:val="008A01E9"/>
    <w:rsid w:val="008A0C41"/>
    <w:rsid w:val="008A4445"/>
    <w:rsid w:val="008A49BC"/>
    <w:rsid w:val="008A56A3"/>
    <w:rsid w:val="008B45C4"/>
    <w:rsid w:val="008B62DA"/>
    <w:rsid w:val="008C29EA"/>
    <w:rsid w:val="008C306F"/>
    <w:rsid w:val="008C34E5"/>
    <w:rsid w:val="008C4183"/>
    <w:rsid w:val="008C641E"/>
    <w:rsid w:val="008D0C9F"/>
    <w:rsid w:val="008D721A"/>
    <w:rsid w:val="008F4440"/>
    <w:rsid w:val="00911601"/>
    <w:rsid w:val="0092538F"/>
    <w:rsid w:val="009300C5"/>
    <w:rsid w:val="00933600"/>
    <w:rsid w:val="00937017"/>
    <w:rsid w:val="009431B2"/>
    <w:rsid w:val="00945DCA"/>
    <w:rsid w:val="00946FF7"/>
    <w:rsid w:val="009506E0"/>
    <w:rsid w:val="00951CAD"/>
    <w:rsid w:val="00962A91"/>
    <w:rsid w:val="00966A46"/>
    <w:rsid w:val="00972EF3"/>
    <w:rsid w:val="0097780C"/>
    <w:rsid w:val="0099680F"/>
    <w:rsid w:val="009A136D"/>
    <w:rsid w:val="009A5C20"/>
    <w:rsid w:val="009C1026"/>
    <w:rsid w:val="009C4045"/>
    <w:rsid w:val="009D0BA0"/>
    <w:rsid w:val="009D1137"/>
    <w:rsid w:val="009E1D8D"/>
    <w:rsid w:val="009E3373"/>
    <w:rsid w:val="009E3BE9"/>
    <w:rsid w:val="009F2BB1"/>
    <w:rsid w:val="009F36E1"/>
    <w:rsid w:val="009F684C"/>
    <w:rsid w:val="009F759D"/>
    <w:rsid w:val="009F7C42"/>
    <w:rsid w:val="00A03057"/>
    <w:rsid w:val="00A2661C"/>
    <w:rsid w:val="00A31C13"/>
    <w:rsid w:val="00A330C4"/>
    <w:rsid w:val="00A3595E"/>
    <w:rsid w:val="00A6481B"/>
    <w:rsid w:val="00A72414"/>
    <w:rsid w:val="00A773CE"/>
    <w:rsid w:val="00A80091"/>
    <w:rsid w:val="00A87227"/>
    <w:rsid w:val="00A958AF"/>
    <w:rsid w:val="00A96CB3"/>
    <w:rsid w:val="00A97525"/>
    <w:rsid w:val="00AA7E81"/>
    <w:rsid w:val="00AB1DE4"/>
    <w:rsid w:val="00AB54DF"/>
    <w:rsid w:val="00AB7E65"/>
    <w:rsid w:val="00AC20E1"/>
    <w:rsid w:val="00B04942"/>
    <w:rsid w:val="00B118D2"/>
    <w:rsid w:val="00B17310"/>
    <w:rsid w:val="00B30DAE"/>
    <w:rsid w:val="00B41866"/>
    <w:rsid w:val="00B5663B"/>
    <w:rsid w:val="00B606B1"/>
    <w:rsid w:val="00B60851"/>
    <w:rsid w:val="00B60DCB"/>
    <w:rsid w:val="00B73FAD"/>
    <w:rsid w:val="00B75D6D"/>
    <w:rsid w:val="00BA3360"/>
    <w:rsid w:val="00BA5180"/>
    <w:rsid w:val="00BA65D0"/>
    <w:rsid w:val="00BA700C"/>
    <w:rsid w:val="00BB2608"/>
    <w:rsid w:val="00BB6749"/>
    <w:rsid w:val="00BE75D7"/>
    <w:rsid w:val="00BE7959"/>
    <w:rsid w:val="00BF1494"/>
    <w:rsid w:val="00BF173F"/>
    <w:rsid w:val="00BF4903"/>
    <w:rsid w:val="00BF7139"/>
    <w:rsid w:val="00C01659"/>
    <w:rsid w:val="00C12218"/>
    <w:rsid w:val="00C21B40"/>
    <w:rsid w:val="00C22469"/>
    <w:rsid w:val="00C249B8"/>
    <w:rsid w:val="00C33B77"/>
    <w:rsid w:val="00C341CF"/>
    <w:rsid w:val="00C40A19"/>
    <w:rsid w:val="00C4378B"/>
    <w:rsid w:val="00C57E17"/>
    <w:rsid w:val="00C6664A"/>
    <w:rsid w:val="00C94119"/>
    <w:rsid w:val="00CA324E"/>
    <w:rsid w:val="00CB0848"/>
    <w:rsid w:val="00CB4E4C"/>
    <w:rsid w:val="00CB7FF8"/>
    <w:rsid w:val="00CC7150"/>
    <w:rsid w:val="00CD0119"/>
    <w:rsid w:val="00CD1DE2"/>
    <w:rsid w:val="00CF0581"/>
    <w:rsid w:val="00CF247F"/>
    <w:rsid w:val="00D04BD8"/>
    <w:rsid w:val="00D07310"/>
    <w:rsid w:val="00D101EF"/>
    <w:rsid w:val="00D1067B"/>
    <w:rsid w:val="00D12D71"/>
    <w:rsid w:val="00D135AB"/>
    <w:rsid w:val="00D14D52"/>
    <w:rsid w:val="00D17E79"/>
    <w:rsid w:val="00D21983"/>
    <w:rsid w:val="00D34492"/>
    <w:rsid w:val="00D40B79"/>
    <w:rsid w:val="00D4104B"/>
    <w:rsid w:val="00D42B4A"/>
    <w:rsid w:val="00D516B2"/>
    <w:rsid w:val="00D52E56"/>
    <w:rsid w:val="00D53574"/>
    <w:rsid w:val="00D57E55"/>
    <w:rsid w:val="00D66E60"/>
    <w:rsid w:val="00D80EBC"/>
    <w:rsid w:val="00D8334B"/>
    <w:rsid w:val="00D84490"/>
    <w:rsid w:val="00D85E07"/>
    <w:rsid w:val="00DB1301"/>
    <w:rsid w:val="00DB342D"/>
    <w:rsid w:val="00DC71DB"/>
    <w:rsid w:val="00DF0654"/>
    <w:rsid w:val="00DF2670"/>
    <w:rsid w:val="00DF2730"/>
    <w:rsid w:val="00E0537A"/>
    <w:rsid w:val="00E12EE1"/>
    <w:rsid w:val="00E211F5"/>
    <w:rsid w:val="00E26735"/>
    <w:rsid w:val="00E437CF"/>
    <w:rsid w:val="00E53472"/>
    <w:rsid w:val="00E53CAF"/>
    <w:rsid w:val="00E611E9"/>
    <w:rsid w:val="00E6130E"/>
    <w:rsid w:val="00E647A0"/>
    <w:rsid w:val="00E806F5"/>
    <w:rsid w:val="00E83543"/>
    <w:rsid w:val="00E86190"/>
    <w:rsid w:val="00E87018"/>
    <w:rsid w:val="00E87B28"/>
    <w:rsid w:val="00E91CD1"/>
    <w:rsid w:val="00E963CE"/>
    <w:rsid w:val="00E96D12"/>
    <w:rsid w:val="00E97CB9"/>
    <w:rsid w:val="00EB3378"/>
    <w:rsid w:val="00EB3F6A"/>
    <w:rsid w:val="00EB54B5"/>
    <w:rsid w:val="00EC5732"/>
    <w:rsid w:val="00ED0A9E"/>
    <w:rsid w:val="00ED44BA"/>
    <w:rsid w:val="00ED5E8E"/>
    <w:rsid w:val="00EE027D"/>
    <w:rsid w:val="00EE760E"/>
    <w:rsid w:val="00EF2715"/>
    <w:rsid w:val="00EF7509"/>
    <w:rsid w:val="00F041BA"/>
    <w:rsid w:val="00F06DC6"/>
    <w:rsid w:val="00F07B06"/>
    <w:rsid w:val="00F10D23"/>
    <w:rsid w:val="00F12768"/>
    <w:rsid w:val="00F143F5"/>
    <w:rsid w:val="00F1627D"/>
    <w:rsid w:val="00F20A80"/>
    <w:rsid w:val="00F3251E"/>
    <w:rsid w:val="00F32608"/>
    <w:rsid w:val="00F3776A"/>
    <w:rsid w:val="00F43DDE"/>
    <w:rsid w:val="00F51BA9"/>
    <w:rsid w:val="00F51F47"/>
    <w:rsid w:val="00F547F1"/>
    <w:rsid w:val="00F63CDB"/>
    <w:rsid w:val="00F66640"/>
    <w:rsid w:val="00F84974"/>
    <w:rsid w:val="00F87022"/>
    <w:rsid w:val="00F90DC1"/>
    <w:rsid w:val="00F9351B"/>
    <w:rsid w:val="00FC0273"/>
    <w:rsid w:val="00FC0C0F"/>
    <w:rsid w:val="00FC2DF0"/>
    <w:rsid w:val="00FC613E"/>
    <w:rsid w:val="00FD5831"/>
    <w:rsid w:val="00FE2436"/>
    <w:rsid w:val="00FF5783"/>
    <w:rsid w:val="00FF6C39"/>
    <w:rsid w:val="0100D07F"/>
    <w:rsid w:val="012B7E23"/>
    <w:rsid w:val="01427B94"/>
    <w:rsid w:val="026E497E"/>
    <w:rsid w:val="0406F2B1"/>
    <w:rsid w:val="04EB9BAA"/>
    <w:rsid w:val="053C8DC2"/>
    <w:rsid w:val="05C072E5"/>
    <w:rsid w:val="061EE5CE"/>
    <w:rsid w:val="066636ED"/>
    <w:rsid w:val="0741BAA1"/>
    <w:rsid w:val="07BAB62F"/>
    <w:rsid w:val="08624999"/>
    <w:rsid w:val="08BDBA2B"/>
    <w:rsid w:val="0A795B63"/>
    <w:rsid w:val="0D003B5C"/>
    <w:rsid w:val="0F16BAD4"/>
    <w:rsid w:val="0F49A558"/>
    <w:rsid w:val="0F4CCC86"/>
    <w:rsid w:val="10E575B9"/>
    <w:rsid w:val="10E89CE7"/>
    <w:rsid w:val="1281461A"/>
    <w:rsid w:val="15075F5D"/>
    <w:rsid w:val="1522DC33"/>
    <w:rsid w:val="159010E4"/>
    <w:rsid w:val="161D075D"/>
    <w:rsid w:val="1685D88B"/>
    <w:rsid w:val="16AFD0FD"/>
    <w:rsid w:val="1754F7B4"/>
    <w:rsid w:val="18BBA766"/>
    <w:rsid w:val="194071AB"/>
    <w:rsid w:val="1A3663CD"/>
    <w:rsid w:val="1B897297"/>
    <w:rsid w:val="1DCB177C"/>
    <w:rsid w:val="1DE275A0"/>
    <w:rsid w:val="1E3E6500"/>
    <w:rsid w:val="1FAFCC66"/>
    <w:rsid w:val="20EF5200"/>
    <w:rsid w:val="21E019B6"/>
    <w:rsid w:val="22242253"/>
    <w:rsid w:val="2259356D"/>
    <w:rsid w:val="232923D0"/>
    <w:rsid w:val="23459D0C"/>
    <w:rsid w:val="248F4127"/>
    <w:rsid w:val="249E222A"/>
    <w:rsid w:val="26A9A53C"/>
    <w:rsid w:val="27623DE6"/>
    <w:rsid w:val="282F3618"/>
    <w:rsid w:val="29FC1AE8"/>
    <w:rsid w:val="2AE1B6B7"/>
    <w:rsid w:val="2AE79E71"/>
    <w:rsid w:val="2AF5D78B"/>
    <w:rsid w:val="2BDF0338"/>
    <w:rsid w:val="2DD61D48"/>
    <w:rsid w:val="2F1C19A9"/>
    <w:rsid w:val="30508782"/>
    <w:rsid w:val="30587508"/>
    <w:rsid w:val="31EC57E3"/>
    <w:rsid w:val="348DB4EB"/>
    <w:rsid w:val="3601BA69"/>
    <w:rsid w:val="367267F9"/>
    <w:rsid w:val="36CA94C4"/>
    <w:rsid w:val="370C73D9"/>
    <w:rsid w:val="37408DCC"/>
    <w:rsid w:val="3757F389"/>
    <w:rsid w:val="38EEAB87"/>
    <w:rsid w:val="39AE4A8D"/>
    <w:rsid w:val="39FF574E"/>
    <w:rsid w:val="3AD2045E"/>
    <w:rsid w:val="3BB47562"/>
    <w:rsid w:val="3C5D9607"/>
    <w:rsid w:val="3D1A2DB7"/>
    <w:rsid w:val="3F2CDD4C"/>
    <w:rsid w:val="3FBD6A61"/>
    <w:rsid w:val="3FD06354"/>
    <w:rsid w:val="3FFE3DCC"/>
    <w:rsid w:val="413FE707"/>
    <w:rsid w:val="41E1021E"/>
    <w:rsid w:val="420D9061"/>
    <w:rsid w:val="4228454C"/>
    <w:rsid w:val="42F63EA0"/>
    <w:rsid w:val="4380C41B"/>
    <w:rsid w:val="43A63994"/>
    <w:rsid w:val="43A67A0B"/>
    <w:rsid w:val="44688134"/>
    <w:rsid w:val="45D7D81A"/>
    <w:rsid w:val="45EE95F0"/>
    <w:rsid w:val="4614B705"/>
    <w:rsid w:val="463AD933"/>
    <w:rsid w:val="46C7D927"/>
    <w:rsid w:val="46DE1ACD"/>
    <w:rsid w:val="4962903A"/>
    <w:rsid w:val="49AAD572"/>
    <w:rsid w:val="4AF457DF"/>
    <w:rsid w:val="4B409B22"/>
    <w:rsid w:val="4D3433F4"/>
    <w:rsid w:val="4D45AE2A"/>
    <w:rsid w:val="4EB5970F"/>
    <w:rsid w:val="515F5732"/>
    <w:rsid w:val="5212BFAD"/>
    <w:rsid w:val="52E52664"/>
    <w:rsid w:val="53A37578"/>
    <w:rsid w:val="5438D9F1"/>
    <w:rsid w:val="54AAEF1D"/>
    <w:rsid w:val="57608C97"/>
    <w:rsid w:val="5774762B"/>
    <w:rsid w:val="58BC1B45"/>
    <w:rsid w:val="58C60D3E"/>
    <w:rsid w:val="595140BA"/>
    <w:rsid w:val="5B188E3D"/>
    <w:rsid w:val="5D151945"/>
    <w:rsid w:val="5D37D7FE"/>
    <w:rsid w:val="5DC7BB1E"/>
    <w:rsid w:val="5E27D90B"/>
    <w:rsid w:val="5E6879DC"/>
    <w:rsid w:val="5F1409FE"/>
    <w:rsid w:val="606F78C0"/>
    <w:rsid w:val="60D920B7"/>
    <w:rsid w:val="612F02EE"/>
    <w:rsid w:val="61757AFC"/>
    <w:rsid w:val="620B4921"/>
    <w:rsid w:val="62AAAE4B"/>
    <w:rsid w:val="62C261FF"/>
    <w:rsid w:val="63342658"/>
    <w:rsid w:val="63C11CD1"/>
    <w:rsid w:val="63C2EF9E"/>
    <w:rsid w:val="643043B2"/>
    <w:rsid w:val="6465318A"/>
    <w:rsid w:val="64971A8F"/>
    <w:rsid w:val="64BEBE7C"/>
    <w:rsid w:val="64E63EB0"/>
    <w:rsid w:val="6542E9E3"/>
    <w:rsid w:val="65C26DF6"/>
    <w:rsid w:val="666768FE"/>
    <w:rsid w:val="66ADA113"/>
    <w:rsid w:val="675A84C2"/>
    <w:rsid w:val="67CD610C"/>
    <w:rsid w:val="6A1CED46"/>
    <w:rsid w:val="6BB8BDA7"/>
    <w:rsid w:val="6BC51F58"/>
    <w:rsid w:val="6CAA19FA"/>
    <w:rsid w:val="6D09AFC2"/>
    <w:rsid w:val="6D53E1DA"/>
    <w:rsid w:val="6E776DB3"/>
    <w:rsid w:val="6EE9C512"/>
    <w:rsid w:val="6FB44F01"/>
    <w:rsid w:val="70125987"/>
    <w:rsid w:val="712DA350"/>
    <w:rsid w:val="7306BEE6"/>
    <w:rsid w:val="74B9330C"/>
    <w:rsid w:val="7557E461"/>
    <w:rsid w:val="756F79F5"/>
    <w:rsid w:val="772D2BEE"/>
    <w:rsid w:val="7C0D5C19"/>
    <w:rsid w:val="7DCF9433"/>
    <w:rsid w:val="7E272F86"/>
    <w:rsid w:val="7E65F309"/>
    <w:rsid w:val="7F023EFE"/>
    <w:rsid w:val="7F36A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227D"/>
  <w15:chartTrackingRefBased/>
  <w15:docId w15:val="{12C2A190-C89D-47AC-B827-7986B6FC7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464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3B3398"/>
    <w:rPr>
      <w:b/>
      <w:bCs/>
    </w:rPr>
  </w:style>
  <w:style w:type="character" w:styleId="nfase">
    <w:name w:val="Emphasis"/>
    <w:basedOn w:val="Fontepargpadro"/>
    <w:uiPriority w:val="20"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D3FF3"/>
    <w:rPr>
      <w:rFonts w:ascii="Verdana" w:eastAsia="Times New Roman" w:hAnsi="Verdana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4BD8"/>
    <w:rPr>
      <w:rFonts w:ascii="Verdana" w:eastAsia="Times New Roman" w:hAnsi="Verdana" w:cs="Times New Roman"/>
      <w:b/>
      <w:bCs/>
      <w:sz w:val="20"/>
      <w:szCs w:val="20"/>
      <w:lang w:val="x-none" w:eastAsia="x-none"/>
    </w:rPr>
  </w:style>
  <w:style w:type="character" w:customStyle="1" w:styleId="cf01">
    <w:name w:val="cf01"/>
    <w:basedOn w:val="Fontepargpadro"/>
    <w:rsid w:val="00354AA2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Fontepargpadro"/>
    <w:rsid w:val="00661CF3"/>
  </w:style>
  <w:style w:type="character" w:customStyle="1" w:styleId="eop">
    <w:name w:val="eop"/>
    <w:basedOn w:val="Fontepargpadro"/>
    <w:rsid w:val="00661CF3"/>
  </w:style>
  <w:style w:type="paragraph" w:customStyle="1" w:styleId="paragraph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012123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customStyle="1" w:styleId="cf11">
    <w:name w:val="cf11"/>
    <w:basedOn w:val="Fontepargpadro"/>
    <w:rsid w:val="005B7851"/>
    <w:rPr>
      <w:rFonts w:ascii="Segoe UI" w:hAnsi="Segoe UI" w:cs="Segoe UI" w:hint="default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customStyle="1" w:styleId="CitaoChar">
    <w:name w:val="Citação Char"/>
    <w:basedOn w:val="Fontepargpadro"/>
    <w:link w:val="Citao"/>
    <w:uiPriority w:val="29"/>
    <w:rsid w:val="00770E7F"/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customStyle="1" w:styleId="Ttulos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customStyle="1" w:styleId="TtulosChar">
    <w:name w:val="Títulos Char"/>
    <w:basedOn w:val="CitaoChar"/>
    <w:link w:val="Ttulos"/>
    <w:rsid w:val="002D127E"/>
    <w:rPr>
      <w:rFonts w:ascii="Arial" w:eastAsia="Times New Roman" w:hAnsi="Arial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rsid w:val="00362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23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B9A70FAF5543A087E733AB63B30A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4F65E8-C399-4C8E-BC7F-2966884BFEFF}"/>
      </w:docPartPr>
      <w:docPartBody>
        <w:p w:rsidR="001E2AC0" w:rsidRDefault="00730800" w:rsidP="00730800">
          <w:pPr>
            <w:pStyle w:val="A3B9A70FAF5543A087E733AB63B30A08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3FA3A92DAD524C3DB57C04BE729E38D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7B19AF-A578-4884-9B15-8D4A496A7F29}"/>
      </w:docPartPr>
      <w:docPartBody>
        <w:p w:rsidR="001E2AC0" w:rsidRDefault="00465A25" w:rsidP="00465A25">
          <w:pPr>
            <w:pStyle w:val="3FA3A92DAD524C3DB57C04BE729E38DD2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D299773260594DFB838BAFD35996AE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EE6B4F-FF6D-41FF-B751-ECEBF2968244}"/>
      </w:docPartPr>
      <w:docPartBody>
        <w:p w:rsidR="001E2AC0" w:rsidRDefault="00465A25" w:rsidP="00465A25">
          <w:pPr>
            <w:pStyle w:val="D299773260594DFB838BAFD35996AEEF1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7AA328237CE04ECF8850841618042D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FF1C29-185C-4C34-B1DE-88E8F079CF7E}"/>
      </w:docPartPr>
      <w:docPartBody>
        <w:p w:rsidR="001E2AC0" w:rsidRDefault="00465A25" w:rsidP="00465A25">
          <w:pPr>
            <w:pStyle w:val="7AA328237CE04ECF8850841618042D0C1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015EBA"/>
    <w:rsid w:val="00023EFA"/>
    <w:rsid w:val="00033421"/>
    <w:rsid w:val="00136305"/>
    <w:rsid w:val="00157519"/>
    <w:rsid w:val="00162FF4"/>
    <w:rsid w:val="001E2AC0"/>
    <w:rsid w:val="003C4B89"/>
    <w:rsid w:val="004214D0"/>
    <w:rsid w:val="00465A25"/>
    <w:rsid w:val="00481385"/>
    <w:rsid w:val="0057370F"/>
    <w:rsid w:val="00601BE6"/>
    <w:rsid w:val="00617896"/>
    <w:rsid w:val="00730800"/>
    <w:rsid w:val="00777F2A"/>
    <w:rsid w:val="00792B6C"/>
    <w:rsid w:val="007D5396"/>
    <w:rsid w:val="0082704D"/>
    <w:rsid w:val="008635D2"/>
    <w:rsid w:val="008C4978"/>
    <w:rsid w:val="00962A91"/>
    <w:rsid w:val="00BC17BA"/>
    <w:rsid w:val="00E12EE1"/>
    <w:rsid w:val="00E70501"/>
    <w:rsid w:val="00E83543"/>
    <w:rsid w:val="00E87B28"/>
    <w:rsid w:val="00FE4570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5A25"/>
    <w:rPr>
      <w:color w:val="808080"/>
    </w:rPr>
  </w:style>
  <w:style w:type="paragraph" w:customStyle="1" w:styleId="D299773260594DFB838BAFD35996AEEF1">
    <w:name w:val="D299773260594DFB838BAFD35996AEEF1"/>
    <w:rsid w:val="00465A25"/>
    <w:rPr>
      <w:rFonts w:eastAsiaTheme="minorHAnsi"/>
      <w:lang w:eastAsia="en-US"/>
    </w:rPr>
  </w:style>
  <w:style w:type="paragraph" w:customStyle="1" w:styleId="7AA328237CE04ECF8850841618042D0C1">
    <w:name w:val="7AA328237CE04ECF8850841618042D0C1"/>
    <w:rsid w:val="00465A25"/>
    <w:rPr>
      <w:rFonts w:eastAsiaTheme="minorHAnsi"/>
      <w:lang w:eastAsia="en-US"/>
    </w:rPr>
  </w:style>
  <w:style w:type="paragraph" w:customStyle="1" w:styleId="3FA3A92DAD524C3DB57C04BE729E38DD2">
    <w:name w:val="3FA3A92DAD524C3DB57C04BE729E38DD2"/>
    <w:rsid w:val="00465A25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paragraph" w:customStyle="1" w:styleId="A3B9A70FAF5543A087E733AB63B30A08">
    <w:name w:val="A3B9A70FAF5543A087E733AB63B30A08"/>
    <w:rsid w:val="007308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5DF6147-5018-410C-A4B3-6045AB747B12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5f1a2916-7b04-4ee3-83c1-6f71055ac639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930c5e-6cbf-4694-b781-f590bfa80909">
      <Terms xmlns="http://schemas.microsoft.com/office/infopath/2007/PartnerControls"/>
    </lcf76f155ced4ddcb4097134ff3c332f>
    <TaxCatchAll xmlns="2aabb5b7-11a6-4edb-b82f-e91ec49f15e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EFFB71C01CC341AD4918EC9567C969" ma:contentTypeVersion="28" ma:contentTypeDescription="Crie um novo documento." ma:contentTypeScope="" ma:versionID="3cee0f4348c9f87d467916823ae4111d">
  <xsd:schema xmlns:xsd="http://www.w3.org/2001/XMLSchema" xmlns:xs="http://www.w3.org/2001/XMLSchema" xmlns:p="http://schemas.microsoft.com/office/2006/metadata/properties" xmlns:ns2="d1930c5e-6cbf-4694-b781-f590bfa80909" xmlns:ns3="2aabb5b7-11a6-4edb-b82f-e91ec49f15ec" targetNamespace="http://schemas.microsoft.com/office/2006/metadata/properties" ma:root="true" ma:fieldsID="eda96f669a4dc346093512d88a350045" ns2:_="" ns3:_="">
    <xsd:import namespace="d1930c5e-6cbf-4694-b781-f590bfa80909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Localdoarquivo" minOccurs="0"/>
                <xsd:element ref="ns2:7d996812-ecf9-4cec-9316-56084cbcc9f0CountryOrRegion" minOccurs="0"/>
                <xsd:element ref="ns2:7d996812-ecf9-4cec-9316-56084cbcc9f0State" minOccurs="0"/>
                <xsd:element ref="ns2:7d996812-ecf9-4cec-9316-56084cbcc9f0City" minOccurs="0"/>
                <xsd:element ref="ns2:7d996812-ecf9-4cec-9316-56084cbcc9f0PostalCode" minOccurs="0"/>
                <xsd:element ref="ns2:7d996812-ecf9-4cec-9316-56084cbcc9f0Street" minOccurs="0"/>
                <xsd:element ref="ns2:7d996812-ecf9-4cec-9316-56084cbcc9f0GeoLoc" minOccurs="0"/>
                <xsd:element ref="ns2:7d996812-ecf9-4cec-9316-56084cbcc9f0DispNam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30c5e-6cbf-4694-b781-f590bfa809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ocaldoarquivo" ma:index="26" nillable="true" ma:displayName="Local do arquivo" ma:format="Dropdown" ma:internalName="Localdoarquivo">
      <xsd:simpleType>
        <xsd:restriction base="dms:Unknown"/>
      </xsd:simpleType>
    </xsd:element>
    <xsd:element name="7d996812-ecf9-4cec-9316-56084cbcc9f0CountryOrRegion" ma:index="27" nillable="true" ma:displayName="Local do arquivo: País/Região" ma:internalName="CountryOrRegion" ma:readOnly="true">
      <xsd:simpleType>
        <xsd:restriction base="dms:Text"/>
      </xsd:simpleType>
    </xsd:element>
    <xsd:element name="7d996812-ecf9-4cec-9316-56084cbcc9f0State" ma:index="28" nillable="true" ma:displayName="Local do arquivo: Estado" ma:internalName="State" ma:readOnly="true">
      <xsd:simpleType>
        <xsd:restriction base="dms:Text"/>
      </xsd:simpleType>
    </xsd:element>
    <xsd:element name="7d996812-ecf9-4cec-9316-56084cbcc9f0City" ma:index="29" nillable="true" ma:displayName="Local do arquivo: Cidade" ma:internalName="City" ma:readOnly="true">
      <xsd:simpleType>
        <xsd:restriction base="dms:Text"/>
      </xsd:simpleType>
    </xsd:element>
    <xsd:element name="7d996812-ecf9-4cec-9316-56084cbcc9f0PostalCode" ma:index="30" nillable="true" ma:displayName="Local do arquivo: CEP" ma:internalName="PostalCode" ma:readOnly="true">
      <xsd:simpleType>
        <xsd:restriction base="dms:Text"/>
      </xsd:simpleType>
    </xsd:element>
    <xsd:element name="7d996812-ecf9-4cec-9316-56084cbcc9f0Street" ma:index="31" nillable="true" ma:displayName="Local do arquivo: Rua" ma:internalName="Street" ma:readOnly="true">
      <xsd:simpleType>
        <xsd:restriction base="dms:Text"/>
      </xsd:simpleType>
    </xsd:element>
    <xsd:element name="7d996812-ecf9-4cec-9316-56084cbcc9f0GeoLoc" ma:index="32" nillable="true" ma:displayName="Local do arquivo: Coordenadas" ma:internalName="GeoLoc" ma:readOnly="true">
      <xsd:simpleType>
        <xsd:restriction base="dms:Unknown"/>
      </xsd:simpleType>
    </xsd:element>
    <xsd:element name="7d996812-ecf9-4cec-9316-56084cbcc9f0DispName" ma:index="33" nillable="true" ma:displayName="Local do arquivo: Nome" ma:internalName="DispName" ma:readOnly="true">
      <xsd:simpleType>
        <xsd:restriction base="dms:Text"/>
      </xsd:simpleType>
    </xsd:element>
    <xsd:element name="MediaServiceBillingMetadata" ma:index="3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7ff1512-db4f-4851-9dd8-16988646e5fd}" ma:internalName="TaxCatchAll" ma:showField="CatchAllData" ma:web="2aabb5b7-11a6-4edb-b82f-e91ec49f15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d1930c5e-6cbf-4694-b781-f590bfa80909"/>
    <ds:schemaRef ds:uri="2aabb5b7-11a6-4edb-b82f-e91ec49f15ec"/>
  </ds:schemaRefs>
</ds:datastoreItem>
</file>

<file path=customXml/itemProps2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ADA436-B5AF-4325-B6E8-1B9A9B650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930c5e-6cbf-4694-b781-f590bfa80909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3383</Words>
  <Characters>18274</Characters>
  <Application>Microsoft Office Word</Application>
  <DocSecurity>0</DocSecurity>
  <Lines>152</Lines>
  <Paragraphs>43</Paragraphs>
  <ScaleCrop>false</ScaleCrop>
  <Company/>
  <LinksUpToDate>false</LinksUpToDate>
  <CharactersWithSpaces>21614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BARÃO</dc:creator>
  <cp:keywords/>
  <dc:description/>
  <cp:lastModifiedBy>Orana Oliveira Guerra - GDSXSR</cp:lastModifiedBy>
  <cp:revision>2</cp:revision>
  <dcterms:created xsi:type="dcterms:W3CDTF">2026-10-29T17:54:00Z</dcterms:created>
  <dcterms:modified xsi:type="dcterms:W3CDTF">2026-10-29T17:54:00Z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0x01010030EFFB71C01CC341AD4918EC9567C969</vt:lpwstr>
  </property>
  <property fmtid="{D5CDD505-2E9C-101B-9397-08002B2CF9AE}" pid="3" name="MediaServiceImageTags">
    <vt:lpwstr/>
  </property>
</Properties>
</file>