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04"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822"/>
        <w:gridCol w:w="5682"/>
      </w:tblGrid>
      <w:tr w:rsidR="00264107" w:rsidTr="4F3CC75C" w14:paraId="4680266B" w14:textId="77777777">
        <w:tc>
          <w:tcPr>
            <w:tcW w:w="2822" w:type="dxa"/>
            <w:tcBorders>
              <w:top w:val="nil"/>
              <w:left w:val="nil"/>
              <w:bottom w:val="nil"/>
              <w:right w:val="nil"/>
            </w:tcBorders>
            <w:hideMark/>
          </w:tcPr>
          <w:p w:rsidR="00264107" w:rsidP="4F3CC75C" w:rsidRDefault="00264107" w14:paraId="6DE29C9C" w14:textId="7A7CF8CF">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5CB1E9A6">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4F3CC75C">
              <w:rPr>
                <w:rStyle w:val="eop"/>
                <w:rFonts w:ascii="Arial" w:hAnsi="Arial" w:cs="Arial"/>
                <w:sz w:val="28"/>
                <w:szCs w:val="28"/>
              </w:rPr>
              <w:t> </w:t>
            </w:r>
          </w:p>
        </w:tc>
        <w:tc>
          <w:tcPr>
            <w:tcW w:w="5682" w:type="dxa"/>
            <w:tcBorders>
              <w:top w:val="nil"/>
              <w:left w:val="nil"/>
              <w:bottom w:val="nil"/>
              <w:right w:val="nil"/>
            </w:tcBorders>
            <w:hideMark/>
          </w:tcPr>
          <w:p w:rsidR="00264107" w:rsidRDefault="00264107" w14:paraId="299F0D40"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rsidR="00264107" w:rsidP="62C261FF" w:rsidRDefault="00264107" w14:paraId="55CC1E66" w14:textId="77777777">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commentRangeStart w:id="1"/>
            <w:commentRangeStart w:id="2"/>
            <w:r w:rsidRPr="62C261FF">
              <w:rPr>
                <w:rStyle w:val="normaltextrun"/>
                <w:rFonts w:ascii="Calibri" w:hAnsi="Calibri" w:cs="Calibri"/>
                <w:color w:val="595959" w:themeColor="text1" w:themeTint="A6"/>
                <w:sz w:val="20"/>
                <w:szCs w:val="20"/>
              </w:rPr>
              <w:t>o</w:t>
            </w:r>
            <w:commentRangeEnd w:id="0"/>
            <w:r w:rsidRPr="62C261FF" w:rsidR="00370C48">
              <w:rPr>
                <w:rStyle w:val="Refdecomentrio"/>
                <w:rFonts w:ascii="Calibri" w:hAnsi="Calibri" w:cs="Calibri"/>
                <w:color w:val="595959" w:themeColor="text1" w:themeTint="A6"/>
                <w:sz w:val="20"/>
                <w:szCs w:val="20"/>
              </w:rPr>
              <w:commentReference w:id="0"/>
            </w:r>
            <w:commentRangeEnd w:id="1"/>
            <w:r>
              <w:rPr>
                <w:rStyle w:val="CommentReference"/>
              </w:rPr>
              <w:commentReference w:id="1"/>
            </w:r>
            <w:commentRangeEnd w:id="2"/>
            <w:r>
              <w:rPr>
                <w:rStyle w:val="CommentReference"/>
              </w:rPr>
              <w:commentReference w:id="2"/>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rsidR="00264107" w:rsidRDefault="00264107" w14:paraId="12B71A35"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rsidR="00264107" w:rsidRDefault="00264107" w14:paraId="15750CFE"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rsidR="00DB1301" w:rsidP="00DB1301" w:rsidRDefault="00DB1301" w14:paraId="3D4EAEEA" w14:textId="77777777">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Pr="009F36E1" w:rsidR="00770E7F" w:rsidTr="6721E922" w14:paraId="39579C6E" w14:textId="77777777">
        <w:trPr>
          <w:cantSplit/>
          <w:trHeight w:val="397"/>
        </w:trPr>
        <w:tc>
          <w:tcPr>
            <w:tcW w:w="3686" w:type="dxa"/>
            <w:vAlign w:val="center"/>
          </w:tcPr>
          <w:p w:rsidRPr="009F36E1" w:rsidR="00770E7F" w:rsidRDefault="00770E7F" w14:paraId="0E990AE5" w14:textId="77777777">
            <w:pPr>
              <w:rPr>
                <w:rFonts w:ascii="Arial" w:hAnsi="Arial" w:cs="Arial"/>
                <w:sz w:val="28"/>
                <w:szCs w:val="28"/>
              </w:rPr>
            </w:pPr>
            <w:r w:rsidRPr="009F36E1">
              <w:rPr>
                <w:rFonts w:ascii="Arial" w:hAnsi="Arial" w:cs="Arial"/>
                <w:sz w:val="28"/>
                <w:szCs w:val="28"/>
              </w:rPr>
              <w:t>Órgão</w:t>
            </w:r>
          </w:p>
        </w:tc>
        <w:tc>
          <w:tcPr>
            <w:tcW w:w="447" w:type="dxa"/>
            <w:vAlign w:val="center"/>
          </w:tcPr>
          <w:p w:rsidRPr="009F36E1" w:rsidR="00770E7F" w:rsidRDefault="00770E7F" w14:paraId="2043BC66" w14:textId="77777777">
            <w:pPr>
              <w:rPr>
                <w:rFonts w:ascii="Arial" w:hAnsi="Arial" w:cs="Arial"/>
                <w:sz w:val="28"/>
                <w:szCs w:val="28"/>
              </w:rPr>
            </w:pPr>
            <w:r w:rsidRPr="009F36E1">
              <w:rPr>
                <w:rFonts w:ascii="Arial" w:hAnsi="Arial" w:cs="Arial"/>
                <w:sz w:val="28"/>
                <w:szCs w:val="28"/>
              </w:rPr>
              <w:t>:</w:t>
            </w:r>
          </w:p>
        </w:tc>
        <w:tc>
          <w:tcPr>
            <w:tcW w:w="4590" w:type="dxa"/>
            <w:vAlign w:val="center"/>
          </w:tcPr>
          <w:p w:rsidRPr="009F36E1" w:rsidR="00770E7F" w:rsidRDefault="00000000" w14:paraId="619F5A49" w14:textId="77777777">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Pr="009F36E1" w:rsidR="00770E7F">
                  <w:rPr>
                    <w:rFonts w:ascii="Arial" w:hAnsi="Arial" w:cs="Arial"/>
                    <w:sz w:val="28"/>
                    <w:szCs w:val="28"/>
                  </w:rPr>
                  <w:t>4ª Turma Cível</w:t>
                </w:r>
              </w:sdtContent>
            </w:sdt>
          </w:p>
        </w:tc>
      </w:tr>
      <w:tr w:rsidRPr="009F36E1" w:rsidR="00770E7F" w:rsidTr="6721E922" w14:paraId="1234CB9C" w14:textId="77777777">
        <w:trPr>
          <w:cantSplit/>
          <w:trHeight w:val="570"/>
        </w:trPr>
        <w:tc>
          <w:tcPr>
            <w:tcW w:w="3686" w:type="dxa"/>
            <w:vAlign w:val="center"/>
          </w:tcPr>
          <w:p w:rsidRPr="009F36E1" w:rsidR="00770E7F" w:rsidRDefault="00770E7F" w14:paraId="7118EFBD" w14:textId="77777777">
            <w:pPr>
              <w:rPr>
                <w:rFonts w:ascii="Arial" w:hAnsi="Arial" w:cs="Arial"/>
                <w:sz w:val="28"/>
                <w:szCs w:val="28"/>
              </w:rPr>
            </w:pPr>
            <w:r w:rsidRPr="009F36E1">
              <w:rPr>
                <w:rFonts w:ascii="Arial" w:hAnsi="Arial" w:cs="Arial"/>
                <w:sz w:val="28"/>
                <w:szCs w:val="28"/>
              </w:rPr>
              <w:t>Classe</w:t>
            </w:r>
          </w:p>
        </w:tc>
        <w:tc>
          <w:tcPr>
            <w:tcW w:w="447" w:type="dxa"/>
            <w:vAlign w:val="center"/>
          </w:tcPr>
          <w:p w:rsidRPr="009F36E1" w:rsidR="00770E7F" w:rsidRDefault="00770E7F" w14:paraId="64B2264F" w14:textId="77777777">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rsidRPr="009F36E1" w:rsidR="00770E7F" w:rsidRDefault="00F63CDB" w14:paraId="2174A042" w14:textId="4BD4FA6E">
                <w:pPr>
                  <w:pStyle w:val="Citao"/>
                  <w:ind w:left="0" w:firstLine="0"/>
                  <w:jc w:val="both"/>
                  <w:rPr>
                    <w:rFonts w:cs="Arial"/>
                    <w:i w:val="0"/>
                    <w:iCs w:val="0"/>
                    <w:sz w:val="28"/>
                    <w:szCs w:val="28"/>
                  </w:rPr>
                </w:pPr>
                <w:r>
                  <w:rPr>
                    <w:rFonts w:cs="Arial"/>
                    <w:i w:val="0"/>
                    <w:iCs w:val="0"/>
                    <w:sz w:val="28"/>
                    <w:szCs w:val="28"/>
                  </w:rPr>
                  <w:t>Apelação Cível</w:t>
                </w:r>
              </w:p>
            </w:sdtContent>
          </w:sdt>
        </w:tc>
      </w:tr>
      <w:tr w:rsidRPr="009F36E1" w:rsidR="00770E7F" w:rsidTr="6721E922" w14:paraId="32B00EA9" w14:textId="77777777">
        <w:trPr>
          <w:cantSplit/>
          <w:trHeight w:val="397"/>
        </w:trPr>
        <w:tc>
          <w:tcPr>
            <w:tcW w:w="3686" w:type="dxa"/>
            <w:vAlign w:val="center"/>
          </w:tcPr>
          <w:p w:rsidRPr="009F36E1" w:rsidR="00770E7F" w:rsidRDefault="00770E7F" w14:paraId="0E73EC07" w14:textId="77777777">
            <w:pPr>
              <w:rPr>
                <w:rFonts w:ascii="Arial" w:hAnsi="Arial" w:cs="Arial"/>
                <w:sz w:val="28"/>
                <w:szCs w:val="28"/>
              </w:rPr>
            </w:pPr>
            <w:r w:rsidRPr="009F36E1">
              <w:rPr>
                <w:rFonts w:ascii="Arial" w:hAnsi="Arial" w:cs="Arial"/>
                <w:sz w:val="28"/>
                <w:szCs w:val="28"/>
              </w:rPr>
              <w:t>Processo nº</w:t>
            </w:r>
          </w:p>
        </w:tc>
        <w:tc>
          <w:tcPr>
            <w:tcW w:w="447" w:type="dxa"/>
            <w:vAlign w:val="center"/>
          </w:tcPr>
          <w:p w:rsidRPr="009F36E1" w:rsidR="00770E7F" w:rsidRDefault="00770E7F" w14:paraId="10327F8B" w14:textId="5A82C08D">
            <w:pPr>
              <w:rPr>
                <w:rFonts w:ascii="Arial" w:hAnsi="Arial" w:cs="Arial"/>
                <w:sz w:val="28"/>
                <w:szCs w:val="28"/>
              </w:rPr>
            </w:pPr>
            <w:r w:rsidRPr="20EF5200">
              <w:rPr>
                <w:rFonts w:ascii="Arial" w:hAnsi="Arial" w:cs="Arial"/>
                <w:sz w:val="28"/>
                <w:szCs w:val="28"/>
              </w:rPr>
              <w:t>:</w:t>
            </w:r>
            <w:r w:rsidRPr="20EF5200" w:rsidR="3757F389">
              <w:rPr>
                <w:rFonts w:ascii="Arial" w:hAnsi="Arial" w:cs="Arial"/>
                <w:sz w:val="28"/>
                <w:szCs w:val="28"/>
              </w:rPr>
              <w:t xml:space="preserve"> </w:t>
            </w:r>
          </w:p>
        </w:tc>
        <w:tc>
          <w:tcPr>
            <w:tcW w:w="4590" w:type="dxa"/>
            <w:vAlign w:val="center"/>
          </w:tcPr>
          <w:p w:rsidRPr="009F36E1" w:rsidR="00770E7F" w:rsidRDefault="00FD08F9" w14:paraId="7C53B768" w14:textId="7CB4BE01">
            <w:pPr>
              <w:ind w:right="-675"/>
              <w:rPr>
                <w:rFonts w:ascii="Arial" w:hAnsi="Arial" w:cs="Arial"/>
                <w:sz w:val="28"/>
                <w:szCs w:val="28"/>
              </w:rPr>
            </w:pPr>
            <w:r w:rsidRPr="00FD08F9">
              <w:rPr>
                <w:rFonts w:ascii="Arial" w:hAnsi="Arial" w:cs="Arial"/>
                <w:sz w:val="28"/>
                <w:szCs w:val="28"/>
              </w:rPr>
              <w:t>0706009-73.2025.8.07.0006</w:t>
            </w:r>
          </w:p>
        </w:tc>
      </w:tr>
      <w:tr w:rsidRPr="009F36E1" w:rsidR="009D12E2" w14:paraId="0478BA0B" w14:textId="77777777">
        <w:trPr>
          <w:cantSplit/>
          <w:trHeight w:val="397"/>
        </w:trPr>
        <w:tc>
          <w:tcPr>
            <w:tcW w:w="3686" w:type="dxa"/>
            <w:vAlign w:val="center"/>
          </w:tcPr>
          <w:p w:rsidRPr="00F63CDB" w:rsidR="009D12E2" w:rsidRDefault="00000000" w14:paraId="0ADDE520" w14:textId="77777777">
            <w:pPr>
              <w:spacing w:line="240" w:lineRule="auto"/>
              <w:ind w:right="34"/>
              <w:rPr>
                <w:rFonts w:ascii="Arial" w:hAnsi="Arial" w:cs="Arial"/>
                <w:sz w:val="28"/>
                <w:szCs w:val="28"/>
              </w:rPr>
            </w:pPr>
            <w:sdt>
              <w:sdtPr>
                <w:rPr>
                  <w:rFonts w:ascii="Arial" w:hAnsi="Arial" w:eastAsia="Times New Roman" w:cs="Arial"/>
                  <w:sz w:val="28"/>
                  <w:szCs w:val="28"/>
                  <w:lang w:eastAsia="zh-CN"/>
                </w:rPr>
                <w:id w:val="-61419052"/>
                <w:placeholder>
                  <w:docPart w:val="05556768A1C34F3B8F69FFE043440BED"/>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Pr="00F63CDB" w:rsidR="009D12E2">
                  <w:rPr>
                    <w:rFonts w:ascii="Arial" w:hAnsi="Arial" w:eastAsia="Times New Roman" w:cs="Arial"/>
                    <w:sz w:val="28"/>
                    <w:szCs w:val="28"/>
                    <w:lang w:eastAsia="zh-CN"/>
                  </w:rPr>
                  <w:t>Apelante</w:t>
                </w:r>
              </w:sdtContent>
            </w:sdt>
            <w:r w:rsidRPr="00F63CDB" w:rsidR="009D12E2">
              <w:rPr>
                <w:rFonts w:ascii="Arial" w:hAnsi="Arial" w:cs="Arial"/>
                <w:sz w:val="28"/>
                <w:szCs w:val="28"/>
              </w:rPr>
              <w:t xml:space="preserve"> (s)</w:t>
            </w:r>
          </w:p>
        </w:tc>
        <w:tc>
          <w:tcPr>
            <w:tcW w:w="447" w:type="dxa"/>
            <w:vAlign w:val="center"/>
          </w:tcPr>
          <w:p w:rsidRPr="009F36E1" w:rsidR="009D12E2" w:rsidRDefault="009D12E2" w14:paraId="7DABB51E" w14:textId="77777777">
            <w:pPr>
              <w:rPr>
                <w:rFonts w:ascii="Arial" w:hAnsi="Arial" w:cs="Arial"/>
                <w:sz w:val="28"/>
                <w:szCs w:val="28"/>
              </w:rPr>
            </w:pPr>
            <w:r w:rsidRPr="009F36E1">
              <w:rPr>
                <w:rFonts w:ascii="Arial" w:hAnsi="Arial" w:cs="Arial"/>
                <w:sz w:val="28"/>
                <w:szCs w:val="28"/>
              </w:rPr>
              <w:t>:</w:t>
            </w:r>
          </w:p>
        </w:tc>
        <w:tc>
          <w:tcPr>
            <w:tcW w:w="4590" w:type="dxa"/>
            <w:vAlign w:val="center"/>
          </w:tcPr>
          <w:p w:rsidRPr="009F36E1" w:rsidR="009D12E2" w:rsidRDefault="009D12E2" w14:paraId="3F503E74" w14:textId="26DBF9C7">
            <w:pPr>
              <w:rPr>
                <w:rFonts w:ascii="Arial" w:hAnsi="Arial" w:cs="Arial"/>
                <w:sz w:val="28"/>
                <w:szCs w:val="28"/>
              </w:rPr>
            </w:pPr>
            <w:r w:rsidRPr="00406478">
              <w:rPr>
                <w:rFonts w:ascii="Arial" w:hAnsi="Arial" w:cs="Arial"/>
                <w:sz w:val="28"/>
                <w:szCs w:val="28"/>
              </w:rPr>
              <w:t>DANIEL RAMPONI</w:t>
            </w:r>
            <w:r>
              <w:rPr>
                <w:rFonts w:ascii="Arial" w:hAnsi="Arial" w:cs="Arial"/>
                <w:sz w:val="28"/>
                <w:szCs w:val="28"/>
              </w:rPr>
              <w:t xml:space="preserve"> </w:t>
            </w:r>
          </w:p>
        </w:tc>
      </w:tr>
      <w:tr w:rsidRPr="009F36E1" w:rsidR="00770E7F" w:rsidTr="6721E922" w14:paraId="48ED7BFE" w14:textId="77777777">
        <w:trPr>
          <w:cantSplit/>
          <w:trHeight w:val="397"/>
        </w:trPr>
        <w:tc>
          <w:tcPr>
            <w:tcW w:w="3686" w:type="dxa"/>
            <w:vAlign w:val="center"/>
          </w:tcPr>
          <w:p w:rsidRPr="00F63CDB" w:rsidR="00770E7F" w:rsidRDefault="00000000" w14:paraId="272F493B" w14:textId="1AD7452F">
            <w:pPr>
              <w:spacing w:line="240" w:lineRule="auto"/>
              <w:ind w:right="34"/>
              <w:rPr>
                <w:rFonts w:ascii="Arial" w:hAnsi="Arial" w:cs="Arial"/>
                <w:sz w:val="28"/>
                <w:szCs w:val="28"/>
              </w:rPr>
            </w:pPr>
            <w:sdt>
              <w:sdtPr>
                <w:rPr>
                  <w:rFonts w:ascii="Arial" w:hAnsi="Arial" w:eastAsia="Times New Roman"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Pr="00F63CDB" w:rsidR="00F63CDB">
                  <w:rPr>
                    <w:rFonts w:ascii="Arial" w:hAnsi="Arial" w:eastAsia="Times New Roman" w:cs="Arial"/>
                    <w:sz w:val="28"/>
                    <w:szCs w:val="28"/>
                    <w:lang w:eastAsia="zh-CN"/>
                  </w:rPr>
                  <w:t>Apelante</w:t>
                </w:r>
              </w:sdtContent>
            </w:sdt>
            <w:r w:rsidRPr="00F63CDB" w:rsidR="00770E7F">
              <w:rPr>
                <w:rFonts w:ascii="Arial" w:hAnsi="Arial" w:cs="Arial"/>
                <w:sz w:val="28"/>
                <w:szCs w:val="28"/>
              </w:rPr>
              <w:t xml:space="preserve"> (s)</w:t>
            </w:r>
          </w:p>
        </w:tc>
        <w:tc>
          <w:tcPr>
            <w:tcW w:w="447" w:type="dxa"/>
            <w:vAlign w:val="center"/>
          </w:tcPr>
          <w:p w:rsidRPr="009F36E1" w:rsidR="00770E7F" w:rsidRDefault="00770E7F" w14:paraId="5C191C1F" w14:textId="77777777">
            <w:pPr>
              <w:rPr>
                <w:rFonts w:ascii="Arial" w:hAnsi="Arial" w:cs="Arial"/>
                <w:sz w:val="28"/>
                <w:szCs w:val="28"/>
              </w:rPr>
            </w:pPr>
            <w:r w:rsidRPr="009F36E1">
              <w:rPr>
                <w:rFonts w:ascii="Arial" w:hAnsi="Arial" w:cs="Arial"/>
                <w:sz w:val="28"/>
                <w:szCs w:val="28"/>
              </w:rPr>
              <w:t>:</w:t>
            </w:r>
          </w:p>
        </w:tc>
        <w:tc>
          <w:tcPr>
            <w:tcW w:w="4590" w:type="dxa"/>
            <w:vAlign w:val="center"/>
          </w:tcPr>
          <w:p w:rsidRPr="009F36E1" w:rsidR="00770E7F" w:rsidRDefault="00406478" w14:paraId="4A58BA3C" w14:textId="600A12F8">
            <w:pPr>
              <w:rPr>
                <w:rFonts w:ascii="Arial" w:hAnsi="Arial" w:cs="Arial"/>
                <w:sz w:val="28"/>
                <w:szCs w:val="28"/>
              </w:rPr>
            </w:pPr>
            <w:r w:rsidRPr="00406478">
              <w:rPr>
                <w:rFonts w:ascii="Arial" w:hAnsi="Arial" w:cs="Arial"/>
                <w:sz w:val="28"/>
                <w:szCs w:val="28"/>
              </w:rPr>
              <w:t>DAVI MIKAELL CALDAS DE QUEIROZ</w:t>
            </w:r>
          </w:p>
        </w:tc>
      </w:tr>
      <w:tr w:rsidRPr="009F36E1" w:rsidR="00770E7F" w:rsidTr="6721E922" w14:paraId="55763F2D" w14:textId="77777777">
        <w:trPr>
          <w:cantSplit/>
          <w:trHeight w:val="397"/>
        </w:trPr>
        <w:tc>
          <w:tcPr>
            <w:tcW w:w="3686" w:type="dxa"/>
            <w:vAlign w:val="center"/>
          </w:tcPr>
          <w:p w:rsidRPr="009F36E1" w:rsidR="00770E7F" w:rsidP="009F36E1" w:rsidRDefault="00000000" w14:paraId="59BAA433" w14:textId="5D3E5176">
            <w:pPr>
              <w:jc w:val="both"/>
              <w:rPr>
                <w:rFonts w:ascii="Arial" w:hAnsi="Arial" w:cs="Arial"/>
                <w:sz w:val="28"/>
                <w:szCs w:val="28"/>
              </w:rPr>
            </w:pPr>
            <w:sdt>
              <w:sdtPr>
                <w:rPr>
                  <w:rFonts w:ascii="Arial" w:hAnsi="Arial" w:eastAsia="Times New Roman"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F63CDB">
                  <w:rPr>
                    <w:rFonts w:ascii="Arial" w:hAnsi="Arial" w:eastAsia="Times New Roman" w:cs="Arial"/>
                    <w:sz w:val="28"/>
                    <w:szCs w:val="28"/>
                    <w:lang w:eastAsia="zh-CN"/>
                  </w:rPr>
                  <w:t>Apelado</w:t>
                </w:r>
              </w:sdtContent>
            </w:sdt>
            <w:r w:rsidRPr="009F36E1" w:rsidR="00770E7F">
              <w:rPr>
                <w:rFonts w:ascii="Arial" w:hAnsi="Arial" w:cs="Arial"/>
                <w:sz w:val="28"/>
                <w:szCs w:val="28"/>
              </w:rPr>
              <w:t xml:space="preserve"> </w:t>
            </w:r>
            <w:r w:rsidR="009F36E1">
              <w:rPr>
                <w:rFonts w:ascii="Arial" w:hAnsi="Arial" w:cs="Arial"/>
                <w:sz w:val="28"/>
                <w:szCs w:val="28"/>
              </w:rPr>
              <w:t>(</w:t>
            </w:r>
            <w:r w:rsidRPr="009F36E1" w:rsidR="00770E7F">
              <w:rPr>
                <w:rFonts w:ascii="Arial" w:hAnsi="Arial" w:cs="Arial"/>
                <w:sz w:val="28"/>
                <w:szCs w:val="28"/>
              </w:rPr>
              <w:t>a)(s)</w:t>
            </w:r>
          </w:p>
        </w:tc>
        <w:tc>
          <w:tcPr>
            <w:tcW w:w="447" w:type="dxa"/>
            <w:vAlign w:val="center"/>
          </w:tcPr>
          <w:p w:rsidRPr="009F36E1" w:rsidR="00770E7F" w:rsidRDefault="00770E7F" w14:paraId="683A2C11" w14:textId="77777777">
            <w:pPr>
              <w:rPr>
                <w:rFonts w:ascii="Arial" w:hAnsi="Arial" w:cs="Arial"/>
                <w:sz w:val="28"/>
                <w:szCs w:val="28"/>
              </w:rPr>
            </w:pPr>
            <w:r w:rsidRPr="009F36E1">
              <w:rPr>
                <w:rFonts w:ascii="Arial" w:hAnsi="Arial" w:cs="Arial"/>
                <w:sz w:val="28"/>
                <w:szCs w:val="28"/>
              </w:rPr>
              <w:t>:</w:t>
            </w:r>
          </w:p>
        </w:tc>
        <w:tc>
          <w:tcPr>
            <w:tcW w:w="4590" w:type="dxa"/>
            <w:vAlign w:val="center"/>
          </w:tcPr>
          <w:p w:rsidRPr="009F36E1" w:rsidR="00770E7F" w:rsidRDefault="00406478" w14:paraId="1AB96577" w14:textId="165A6D9A">
            <w:pPr>
              <w:ind w:right="-74"/>
              <w:rPr>
                <w:rFonts w:ascii="Arial" w:hAnsi="Arial" w:cs="Arial"/>
                <w:sz w:val="28"/>
                <w:szCs w:val="28"/>
              </w:rPr>
            </w:pPr>
            <w:r w:rsidRPr="6721E922">
              <w:rPr>
                <w:rFonts w:ascii="Arial" w:hAnsi="Arial" w:cs="Arial"/>
                <w:sz w:val="28"/>
                <w:szCs w:val="28"/>
              </w:rPr>
              <w:t>O</w:t>
            </w:r>
            <w:r w:rsidRPr="6721E922" w:rsidR="0D3D0F9D">
              <w:rPr>
                <w:rFonts w:ascii="Arial" w:hAnsi="Arial" w:cs="Arial"/>
                <w:sz w:val="28"/>
                <w:szCs w:val="28"/>
              </w:rPr>
              <w:t>S MESMOS</w:t>
            </w:r>
          </w:p>
        </w:tc>
      </w:tr>
      <w:tr w:rsidRPr="009F36E1" w:rsidR="00770E7F" w:rsidTr="6721E922" w14:paraId="640EA867" w14:textId="77777777">
        <w:trPr>
          <w:cantSplit/>
          <w:trHeight w:val="397"/>
        </w:trPr>
        <w:tc>
          <w:tcPr>
            <w:tcW w:w="3686" w:type="dxa"/>
            <w:vAlign w:val="center"/>
          </w:tcPr>
          <w:p w:rsidRPr="009F36E1" w:rsidR="00770E7F" w:rsidRDefault="00770E7F" w14:paraId="34627CFC" w14:textId="77777777">
            <w:pPr>
              <w:rPr>
                <w:rFonts w:ascii="Arial" w:hAnsi="Arial" w:cs="Arial"/>
                <w:sz w:val="28"/>
                <w:szCs w:val="28"/>
              </w:rPr>
            </w:pPr>
            <w:r w:rsidRPr="009F36E1">
              <w:rPr>
                <w:rFonts w:ascii="Arial" w:hAnsi="Arial" w:cs="Arial"/>
                <w:sz w:val="28"/>
                <w:szCs w:val="28"/>
              </w:rPr>
              <w:t>Relator(a)</w:t>
            </w:r>
          </w:p>
        </w:tc>
        <w:tc>
          <w:tcPr>
            <w:tcW w:w="447" w:type="dxa"/>
            <w:vAlign w:val="center"/>
          </w:tcPr>
          <w:p w:rsidRPr="009F36E1" w:rsidR="00770E7F" w:rsidRDefault="00770E7F" w14:paraId="4161AF01" w14:textId="77777777">
            <w:pPr>
              <w:ind w:right="-11"/>
              <w:rPr>
                <w:rFonts w:ascii="Arial" w:hAnsi="Arial" w:cs="Arial"/>
                <w:sz w:val="28"/>
                <w:szCs w:val="28"/>
              </w:rPr>
            </w:pPr>
            <w:r w:rsidRPr="009F36E1">
              <w:rPr>
                <w:rFonts w:ascii="Arial" w:hAnsi="Arial" w:cs="Arial"/>
                <w:sz w:val="28"/>
                <w:szCs w:val="28"/>
              </w:rPr>
              <w:t>:</w:t>
            </w:r>
          </w:p>
        </w:tc>
        <w:tc>
          <w:tcPr>
            <w:tcW w:w="4590" w:type="dxa"/>
            <w:vAlign w:val="center"/>
          </w:tcPr>
          <w:p w:rsidRPr="009F36E1" w:rsidR="00770E7F" w:rsidRDefault="00770E7F" w14:paraId="5B83A2F0" w14:textId="77777777">
            <w:pPr>
              <w:rPr>
                <w:rFonts w:ascii="Arial" w:hAnsi="Arial" w:cs="Arial"/>
                <w:b/>
                <w:sz w:val="28"/>
                <w:szCs w:val="28"/>
              </w:rPr>
            </w:pPr>
            <w:r w:rsidRPr="009F36E1">
              <w:rPr>
                <w:rFonts w:ascii="Arial" w:hAnsi="Arial" w:cs="Arial"/>
                <w:b/>
                <w:bCs/>
                <w:sz w:val="28"/>
                <w:szCs w:val="28"/>
              </w:rPr>
              <w:t>Des. Sérgio Rocha</w:t>
            </w:r>
          </w:p>
        </w:tc>
      </w:tr>
    </w:tbl>
    <w:p w:rsidR="00886ABA" w:rsidP="00886ABA" w:rsidRDefault="00886ABA" w14:paraId="638734C5" w14:textId="77777777">
      <w:pPr>
        <w:spacing w:after="0" w:line="360" w:lineRule="auto"/>
        <w:jc w:val="both"/>
        <w:rPr>
          <w:rFonts w:ascii="Arial" w:hAnsi="Arial" w:cs="Arial"/>
          <w:sz w:val="28"/>
          <w:szCs w:val="28"/>
        </w:rPr>
      </w:pPr>
    </w:p>
    <w:p w:rsidRPr="007E1C8C" w:rsidR="00886ABA" w:rsidP="00886ABA" w:rsidRDefault="00886ABA" w14:paraId="55004760" w14:textId="77777777">
      <w:pPr>
        <w:spacing w:after="0" w:line="360" w:lineRule="auto"/>
        <w:jc w:val="left"/>
        <w:rPr>
          <w:rFonts w:ascii="Arial" w:hAnsi="Arial" w:cs="Arial"/>
          <w:b/>
          <w:bCs/>
          <w:sz w:val="28"/>
          <w:szCs w:val="28"/>
        </w:rPr>
        <w:pPrChange w:id="1565" w:author="Assessor GDSXSR" w:date="2026-10-31T19:46:04Z">
          <w:pPr>
            <w:spacing w:after="0" w:line="360" w:lineRule="auto"/>
            <w:jc w:val="center"/>
          </w:pPr>
        </w:pPrChange>
      </w:pPr>
      <w:r w:rsidRPr="45CC8256">
        <w:rPr>
          <w:rFonts w:ascii="Arial" w:hAnsi="Arial" w:cs="Arial"/>
          <w:b/>
          <w:bCs/>
          <w:sz w:val="28"/>
          <w:szCs w:val="28"/>
        </w:rPr>
        <w:t>EMENTA</w:t>
      </w:r>
    </w:p>
    <w:p w:rsidR="00886ABA" w:rsidP="00886ABA" w:rsidRDefault="00886ABA" w14:paraId="06BF179A" w14:textId="77777777">
      <w:pPr>
        <w:spacing w:after="0" w:line="360" w:lineRule="auto"/>
        <w:jc w:val="both"/>
        <w:rPr>
          <w:rFonts w:ascii="Arial" w:hAnsi="Arial" w:cs="Arial"/>
          <w:sz w:val="28"/>
          <w:szCs w:val="28"/>
        </w:rPr>
      </w:pPr>
    </w:p>
    <w:p w:rsidR="00886ABA" w:rsidP="00886ABA" w:rsidRDefault="00B21970" w14:paraId="6BF92DBC" w14:textId="5D320721">
      <w:pPr>
        <w:spacing w:after="0" w:line="360" w:lineRule="auto"/>
        <w:jc w:val="both"/>
        <w:rPr>
          <w:rFonts w:ascii="Arial" w:hAnsi="Arial" w:cs="Arial"/>
          <w:sz w:val="28"/>
          <w:szCs w:val="28"/>
        </w:rPr>
      </w:pPr>
      <w:commentRangeStart w:id="3"/>
      <w:del w:id="1004" w:author="Assessor GDSXSR" w:date="2026-10-31T19:46:04Z">
        <w:r>
          <w:rPr>
            <w:rFonts w:ascii="Arial" w:hAnsi="Arial" w:cs="Arial"/>
            <w:sz w:val="28"/>
            <w:szCs w:val="28"/>
          </w:rPr>
          <w:delText xml:space="preserve">APELAÇ</w:delText>
        </w:r>
        <w:r>
          <w:rPr>
            <w:rFonts w:ascii="Arial" w:hAnsi="Arial" w:cs="Arial"/>
            <w:sz w:val="28"/>
            <w:szCs w:val="28"/>
          </w:rPr>
          <w:delText xml:space="preserve">ÃO</w:delText>
        </w:r>
      </w:del>
      <w:ins w:id="1005" w:author="Assessor GDSXSR" w:date="2026-10-31T19:46:04Z">
        <w:r>
          <w:rPr>
            <w:rFonts w:ascii="Arial" w:hAnsi="Arial" w:cs="Arial"/>
            <w:color w:val="808080"/>
            <w:sz w:val="28"/>
            <w:szCs w:val="28"/>
          </w:rPr>
          <w:t xml:space="preserve">APELAÇÕES</w:t>
        </w:r>
      </w:ins>
      <w:r>
        <w:rPr>
          <w:rFonts w:ascii="Arial" w:hAnsi="Arial" w:cs="Arial"/>
          <w:sz w:val="28"/>
          <w:szCs w:val="28"/>
        </w:rPr>
        <w:t xml:space="preserve"> </w:t>
      </w:r>
      <w:del w:id="1006" w:author="Assessor GDSXSR" w:date="2026-10-31T19:46:04Z">
        <w:r>
          <w:rPr>
            <w:rFonts w:ascii="Arial" w:hAnsi="Arial" w:cs="Arial"/>
            <w:sz w:val="28"/>
            <w:szCs w:val="28"/>
          </w:rPr>
          <w:delText xml:space="preserve">CÍVE</w:delText>
        </w:r>
        <w:r>
          <w:rPr>
            <w:rFonts w:ascii="Arial" w:hAnsi="Arial" w:cs="Arial"/>
            <w:sz w:val="28"/>
            <w:szCs w:val="28"/>
          </w:rPr>
          <w:delText xml:space="preserve">L</w:delText>
        </w:r>
      </w:del>
      <w:ins w:id="1007" w:author="Assessor GDSXSR" w:date="2026-10-31T19:46:04Z">
        <w:r>
          <w:rPr>
            <w:rFonts w:ascii="Arial" w:hAnsi="Arial" w:cs="Arial"/>
            <w:color w:val="808080"/>
            <w:sz w:val="28"/>
            <w:szCs w:val="28"/>
          </w:rPr>
          <w:t xml:space="preserve">CÍVEIS</w:t>
        </w:r>
      </w:ins>
      <w:r>
        <w:rPr>
          <w:rFonts w:ascii="Arial" w:hAnsi="Arial" w:cs="Arial"/>
          <w:sz w:val="28"/>
          <w:szCs w:val="28"/>
        </w:rPr>
        <w:t xml:space="preserve">. DIREITO CIVIL. AÇÃO DE INDENIZAÇÃO POR DANOS MORAIS CUMULADA COM OBRIGAÇÃO DE NÃO FAZER. </w:t>
      </w:r>
      <w:del w:id="1008" w:author="Assessor GDSXSR" w:date="2026-10-31T19:46:04Z">
        <w:r>
          <w:rPr>
            <w:rFonts w:ascii="Arial" w:hAnsi="Arial" w:cs="Arial"/>
            <w:sz w:val="28"/>
            <w:szCs w:val="28"/>
          </w:rPr>
          <w:delText xml:space="preserve">RESPONSABILIDADE CIVIL. </w:delText>
        </w:r>
      </w:del>
      <w:r>
        <w:rPr>
          <w:rFonts w:ascii="Arial" w:hAnsi="Arial" w:cs="Arial"/>
          <w:sz w:val="28"/>
          <w:szCs w:val="28"/>
        </w:rPr>
        <w:t xml:space="preserve">IMPUTAÇÃO DE PRÁTICA CRIMINOSA</w:t>
      </w:r>
      <w:del w:id="1009" w:author="Assessor GDSXSR" w:date="2026-10-31T19:46:04Z">
        <w:r>
          <w:rPr>
            <w:rFonts w:ascii="Arial" w:hAnsi="Arial" w:cs="Arial"/>
            <w:sz w:val="28"/>
            <w:szCs w:val="28"/>
          </w:rPr>
          <w:delText xml:space="preserve"> E DESONESTIDADE PROFISSIONAL</w:delText>
        </w:r>
      </w:del>
      <w:r>
        <w:rPr>
          <w:rFonts w:ascii="Arial" w:hAnsi="Arial" w:cs="Arial"/>
          <w:sz w:val="28"/>
          <w:szCs w:val="28"/>
        </w:rPr>
        <w:t xml:space="preserve">. EXCESSO NO EXERCÍCIO DO DIREITO DE CRÍTICA. DANO MORAL CONFIGURADO. </w:t>
      </w:r>
      <w:r>
        <w:rPr>
          <w:rFonts w:ascii="Arial" w:hAnsi="Arial" w:cs="Arial"/>
          <w:i/>
          <w:iCs/>
          <w:sz w:val="28"/>
          <w:szCs w:val="28"/>
        </w:rPr>
        <w:t xml:space="preserve">QUANTUM</w:t>
      </w:r>
      <w:r>
        <w:rPr>
          <w:rFonts w:ascii="Arial" w:hAnsi="Arial" w:cs="Arial"/>
          <w:sz w:val="28"/>
          <w:szCs w:val="28"/>
        </w:rPr>
        <w:t xml:space="preserve"> </w:t>
      </w:r>
      <w:r>
        <w:rPr>
          <w:rFonts w:ascii="Arial" w:hAnsi="Arial" w:cs="Arial"/>
          <w:sz w:val="28"/>
          <w:szCs w:val="28"/>
        </w:rPr>
        <w:t xml:space="preserve">INDENIZA</w:t>
      </w:r>
      <w:r>
        <w:rPr>
          <w:rFonts w:ascii="Arial" w:hAnsi="Arial" w:cs="Arial"/>
          <w:sz w:val="28"/>
          <w:szCs w:val="28"/>
        </w:rPr>
        <w:t xml:space="preserve">TÓRIO</w:t>
      </w:r>
      <w:del w:id="1010" w:author="Assessor GDSXSR" w:date="2026-10-31T19:46:04Z">
        <w:r>
          <w:rPr>
            <w:rFonts w:ascii="Arial" w:hAnsi="Arial" w:cs="Arial"/>
            <w:sz w:val="28"/>
            <w:szCs w:val="28"/>
          </w:rPr>
          <w:delText xml:space="preserve">.</w:delText>
        </w:r>
      </w:del>
      <w:r>
        <w:rPr>
          <w:rFonts w:ascii="Arial" w:hAnsi="Arial" w:cs="Arial"/>
          <w:sz w:val="28"/>
          <w:szCs w:val="28"/>
        </w:rPr>
        <w:t xml:space="preserve"> </w:t>
      </w:r>
      <w:del w:id="1011" w:author="Assessor GDSXSR" w:date="2026-10-31T19:46:04Z">
        <w:r>
          <w:rPr>
            <w:rFonts w:ascii="Arial" w:hAnsi="Arial" w:cs="Arial"/>
            <w:sz w:val="28"/>
            <w:szCs w:val="28"/>
          </w:rPr>
          <w:delText xml:space="preserve">PROPORCIONALIDADE</w:delText>
        </w:r>
      </w:del>
      <w:ins w:id="1012" w:author="Assessor GDSXSR" w:date="2026-10-31T19:46:04Z">
        <w:r>
          <w:rPr>
            <w:rFonts w:ascii="Arial" w:hAnsi="Arial" w:cs="Arial"/>
            <w:color w:val="808080"/>
            <w:sz w:val="28"/>
            <w:szCs w:val="28"/>
          </w:rPr>
          <w:t xml:space="preserve">MANTIDO</w:t>
        </w:r>
      </w:ins>
      <w:r>
        <w:rPr>
          <w:rFonts w:ascii="Arial" w:hAnsi="Arial" w:cs="Arial"/>
          <w:sz w:val="28"/>
          <w:szCs w:val="28"/>
        </w:rPr>
        <w:t xml:space="preserve">. </w:t>
      </w:r>
      <w:r>
        <w:rPr>
          <w:rFonts w:ascii="Arial" w:hAnsi="Arial" w:cs="Arial"/>
          <w:sz w:val="28"/>
          <w:szCs w:val="28"/>
        </w:rPr>
        <w:t xml:space="preserve">RECURSOS</w:t>
      </w:r>
      <w:del w:id="1013" w:author="Assessor GDSXSR" w:date="2026-10-31T19:46:04Z">
        <w:r>
          <w:rPr>
            <w:rFonts w:ascii="Arial" w:hAnsi="Arial" w:cs="Arial"/>
            <w:sz w:val="28"/>
            <w:szCs w:val="28"/>
          </w:rPr>
          <w:delText xml:space="preserve"> </w:delText>
        </w:r>
        <w:r>
          <w:rPr>
            <w:rFonts w:ascii="Arial" w:hAnsi="Arial" w:cs="Arial"/>
            <w:sz w:val="28"/>
            <w:szCs w:val="28"/>
          </w:rPr>
          <w:delText xml:space="preserve">DO AUTOR E DO RÉU</w:delText>
        </w:r>
      </w:del>
      <w:r>
        <w:rPr>
          <w:rFonts w:ascii="Arial" w:hAnsi="Arial" w:cs="Arial"/>
          <w:sz w:val="28"/>
          <w:szCs w:val="28"/>
        </w:rPr>
        <w:t xml:space="preserve"> NÃO PROVIDOS</w:t>
      </w:r>
      <w:r>
        <w:rPr>
          <w:rFonts w:ascii="Arial" w:hAnsi="Arial" w:cs="Arial"/>
          <w:sz w:val="28"/>
          <w:szCs w:val="28"/>
        </w:rPr>
        <w:t xml:space="preserve">.</w:t>
      </w:r>
      <w:commentRangeEnd w:id="3"/>
      <w:r>
        <w:rPr>
          <w:rStyle w:val="CommentReference"/>
        </w:rPr>
        <w:commentReference w:id="3"/>
      </w:r>
    </w:p>
    <w:p w:rsidRPr="0034247B" w:rsidR="00886ABA" w:rsidP="00886ABA" w:rsidRDefault="00886ABA" w14:paraId="515C6761" w14:textId="77777777">
      <w:pPr>
        <w:spacing w:after="0" w:line="360" w:lineRule="auto"/>
        <w:jc w:val="both"/>
        <w:rPr>
          <w:rFonts w:ascii="Arial" w:hAnsi="Arial" w:cs="Arial"/>
          <w:b/>
          <w:bCs/>
          <w:sz w:val="28"/>
          <w:szCs w:val="28"/>
        </w:rPr>
      </w:pPr>
      <w:r w:rsidRPr="0034247B">
        <w:rPr>
          <w:rFonts w:ascii="Arial" w:hAnsi="Arial" w:cs="Arial"/>
          <w:b/>
          <w:bCs/>
          <w:sz w:val="28"/>
          <w:szCs w:val="28"/>
        </w:rPr>
        <w:t>I. Caso em exame</w:t>
      </w:r>
    </w:p>
    <w:p w:rsidR="00886ABA" w:rsidP="00886ABA" w:rsidRDefault="00886ABA" w14:paraId="60F6C53C" w14:textId="1241839D">
      <w:pPr>
        <w:pStyle w:val="PargrafodaLista"/>
        <w:spacing w:after="0" w:line="360" w:lineRule="auto"/>
        <w:ind w:left="0"/>
        <w:jc w:val="both"/>
        <w:rPr>
          <w:rFonts w:ascii="Arial" w:hAnsi="Arial" w:cs="Arial"/>
          <w:sz w:val="28"/>
          <w:szCs w:val="28"/>
        </w:rPr>
      </w:pPr>
      <w:commentRangeStart w:id="4"/>
      <w:r>
        <w:rPr>
          <w:rFonts w:ascii="Arial" w:hAnsi="Arial" w:cs="Arial"/>
          <w:sz w:val="28"/>
          <w:szCs w:val="28"/>
        </w:rPr>
        <w:t xml:space="preserve">1. </w:t>
      </w:r>
      <w:r>
        <w:rPr>
          <w:rFonts w:ascii="Arial" w:hAnsi="Arial" w:cs="Arial"/>
          <w:sz w:val="28"/>
          <w:szCs w:val="28"/>
        </w:rPr>
        <w:t xml:space="preserve">A</w:t>
      </w:r>
      <w:r>
        <w:rPr>
          <w:rFonts w:ascii="Arial" w:hAnsi="Arial" w:cs="Arial"/>
          <w:sz w:val="28"/>
          <w:szCs w:val="28"/>
        </w:rPr>
        <w:t xml:space="preserve">ção de indenização por danos morais cumulada com obrigação de não fazer</w:t>
      </w:r>
      <w:r>
        <w:rPr>
          <w:rFonts w:ascii="Arial" w:hAnsi="Arial" w:cs="Arial"/>
          <w:sz w:val="28"/>
          <w:szCs w:val="28"/>
        </w:rPr>
        <w:t xml:space="preserve"> </w:t>
      </w:r>
      <w:del w:id="1014" w:author="Assessor GDSXSR" w:date="2026-10-31T19:46:04Z">
        <w:r>
          <w:rPr>
            <w:rFonts w:ascii="Arial" w:hAnsi="Arial" w:cs="Arial"/>
            <w:sz w:val="28"/>
            <w:szCs w:val="28"/>
          </w:rPr>
          <w:delText xml:space="preserve">ajuizada</w:delText>
        </w:r>
      </w:del>
      <w:ins w:id="1015" w:author="Assessor GDSXSR" w:date="2026-10-31T19:46:04Z">
        <w:r>
          <w:rPr>
            <w:rFonts w:ascii="Arial" w:hAnsi="Arial" w:cs="Arial"/>
            <w:color w:val="808080"/>
            <w:sz w:val="28"/>
            <w:szCs w:val="28"/>
          </w:rPr>
          <w:t xml:space="preserve">proposta</w:t>
        </w:r>
      </w:ins>
      <w:r>
        <w:rPr>
          <w:rFonts w:ascii="Arial" w:hAnsi="Arial" w:cs="Arial"/>
          <w:sz w:val="28"/>
          <w:szCs w:val="28"/>
        </w:rPr>
        <w:t xml:space="preserve"> por</w:t>
      </w:r>
      <w:r>
        <w:rPr>
          <w:rFonts w:ascii="Arial" w:hAnsi="Arial" w:cs="Arial"/>
          <w:sz w:val="28"/>
          <w:szCs w:val="28"/>
        </w:rPr>
        <w:t xml:space="preserve"> </w:t>
      </w:r>
      <w:del w:id="1016" w:author="Assessor GDSXSR" w:date="2026-10-31T19:46:04Z">
        <w:r>
          <w:rPr>
            <w:rFonts w:ascii="Arial" w:hAnsi="Arial" w:cs="Arial"/>
            <w:sz w:val="28"/>
            <w:szCs w:val="28"/>
          </w:rPr>
          <w:delText xml:space="preserve">p</w:delText>
        </w:r>
        <w:r>
          <w:rPr>
            <w:rFonts w:ascii="Arial" w:hAnsi="Arial" w:cs="Arial"/>
            <w:sz w:val="28"/>
            <w:szCs w:val="28"/>
          </w:rPr>
          <w:delText xml:space="preserve">essoa natural</w:delText>
        </w:r>
      </w:del>
      <w:ins w:id="1017" w:author="Assessor GDSXSR" w:date="2026-10-31T19:46:04Z">
        <w:r>
          <w:rPr>
            <w:rFonts w:ascii="Arial" w:hAnsi="Arial" w:cs="Arial"/>
            <w:color w:val="808080"/>
            <w:sz w:val="28"/>
            <w:szCs w:val="28"/>
          </w:rPr>
          <w:t xml:space="preserve">tatuador</w:t>
        </w:r>
      </w:ins>
      <w:r>
        <w:rPr>
          <w:rFonts w:ascii="Arial" w:hAnsi="Arial" w:cs="Arial"/>
          <w:sz w:val="28"/>
          <w:szCs w:val="28"/>
        </w:rPr>
        <w:t xml:space="preserve"> </w:t>
      </w:r>
      <w:r>
        <w:rPr>
          <w:rFonts w:ascii="Arial" w:hAnsi="Arial" w:cs="Arial"/>
          <w:sz w:val="28"/>
          <w:szCs w:val="28"/>
        </w:rPr>
        <w:t xml:space="preserve">contra </w:t>
      </w:r>
      <w:del w:id="1018" w:author="Assessor GDSXSR" w:date="2026-10-31T19:46:04Z">
        <w:r>
          <w:rPr>
            <w:rFonts w:ascii="Arial" w:hAnsi="Arial" w:cs="Arial"/>
            <w:sz w:val="28"/>
            <w:szCs w:val="28"/>
          </w:rPr>
          <w:delText xml:space="preserve">pessoa</w:delText>
        </w:r>
      </w:del>
      <w:ins w:id="1019" w:author="Assessor GDSXSR" w:date="2026-10-31T19:46:04Z">
        <w:r>
          <w:rPr>
            <w:rFonts w:ascii="Arial" w:hAnsi="Arial" w:cs="Arial"/>
            <w:color w:val="808080"/>
            <w:sz w:val="28"/>
            <w:szCs w:val="28"/>
          </w:rPr>
          <w:t xml:space="preserve">genitor</w:t>
        </w:r>
      </w:ins>
      <w:r>
        <w:rPr>
          <w:rFonts w:ascii="Arial" w:hAnsi="Arial" w:cs="Arial"/>
          <w:sz w:val="28"/>
          <w:szCs w:val="28"/>
        </w:rPr>
        <w:t xml:space="preserve"> </w:t>
      </w:r>
      <w:del w:id="1020" w:author="Assessor GDSXSR" w:date="2026-10-31T19:46:04Z">
        <w:r>
          <w:rPr>
            <w:rFonts w:ascii="Arial" w:hAnsi="Arial" w:cs="Arial"/>
            <w:sz w:val="28"/>
            <w:szCs w:val="28"/>
          </w:rPr>
          <w:delText xml:space="preserve">natural.</w:delText>
        </w:r>
      </w:del>
      <w:ins w:id="1021" w:author="Assessor GDSXSR" w:date="2026-10-31T19:46:04Z">
        <w:r>
          <w:rPr>
            <w:rFonts w:ascii="Arial" w:hAnsi="Arial" w:cs="Arial"/>
            <w:color w:val="808080"/>
            <w:sz w:val="28"/>
            <w:szCs w:val="28"/>
          </w:rPr>
          <w:t xml:space="preserve">de</w:t>
        </w:r>
      </w:ins>
      <w:r>
        <w:rPr>
          <w:rFonts w:ascii="Arial" w:hAnsi="Arial" w:cs="Arial"/>
          <w:sz w:val="28"/>
          <w:szCs w:val="28"/>
        </w:rPr>
        <w:t xml:space="preserve"> </w:t>
      </w:r>
      <w:del w:id="1022" w:author="Assessor GDSXSR" w:date="2026-10-31T19:46:04Z">
        <w:r>
          <w:rPr>
            <w:rFonts w:ascii="Arial" w:hAnsi="Arial" w:cs="Arial"/>
            <w:sz w:val="28"/>
            <w:szCs w:val="28"/>
          </w:rPr>
          <w:delText xml:space="preserve">O autor a</w:delText>
        </w:r>
        <w:r>
          <w:rPr>
            <w:rFonts w:ascii="Arial" w:hAnsi="Arial" w:cs="Arial"/>
            <w:sz w:val="28"/>
            <w:szCs w:val="28"/>
          </w:rPr>
          <w:delText xml:space="preserve">legou</w:delText>
        </w:r>
      </w:del>
      <w:ins w:id="1023" w:author="Assessor GDSXSR" w:date="2026-10-31T19:46:04Z">
        <w:r>
          <w:rPr>
            <w:rFonts w:ascii="Arial" w:hAnsi="Arial" w:cs="Arial"/>
            <w:color w:val="808080"/>
            <w:sz w:val="28"/>
            <w:szCs w:val="28"/>
          </w:rPr>
          <w:t xml:space="preserve">cliente,</w:t>
        </w:r>
      </w:ins>
      <w:r>
        <w:rPr>
          <w:rFonts w:ascii="Arial" w:hAnsi="Arial" w:cs="Arial"/>
          <w:sz w:val="28"/>
          <w:szCs w:val="28"/>
        </w:rPr>
        <w:t xml:space="preserve"> que</w:t>
      </w:r>
      <w:del w:id="1024" w:author="Assessor GDSXSR" w:date="2026-10-31T19:46:04Z">
        <w:r>
          <w:rPr>
            <w:rFonts w:ascii="Arial" w:hAnsi="Arial" w:cs="Arial"/>
            <w:sz w:val="28"/>
            <w:szCs w:val="28"/>
          </w:rPr>
          <w:delText xml:space="preserve">,</w:delText>
        </w:r>
      </w:del>
      <w:ins w:id="1025" w:author="Assessor GDSXSR" w:date="2026-10-31T19:46:04Z">
        <w:r>
          <w:rPr>
            <w:rFonts w:ascii="Arial" w:hAnsi="Arial" w:cs="Arial"/>
            <w:color w:val="808080"/>
            <w:sz w:val="28"/>
            <w:szCs w:val="28"/>
          </w:rPr>
          <w:t xml:space="preserve"> lhe imputou condutas criminosas e desonestas</w:t>
        </w:r>
      </w:ins>
      <w:r>
        <w:rPr>
          <w:rFonts w:ascii="Arial" w:hAnsi="Arial" w:cs="Arial"/>
          <w:sz w:val="28"/>
          <w:szCs w:val="28"/>
        </w:rPr>
        <w:t xml:space="preserve"> após divergência sobre a </w:t>
      </w:r>
      <w:del w:id="1026" w:author="Assessor GDSXSR" w:date="2026-10-31T19:46:04Z">
        <w:r>
          <w:rPr>
            <w:rFonts w:ascii="Arial" w:hAnsi="Arial" w:cs="Arial"/>
            <w:sz w:val="28"/>
            <w:szCs w:val="28"/>
          </w:rPr>
          <w:delText xml:space="preserve">continuidade</w:delText>
        </w:r>
      </w:del>
      <w:ins w:id="1027" w:author="Assessor GDSXSR" w:date="2026-10-31T19:46:04Z">
        <w:r>
          <w:rPr>
            <w:rFonts w:ascii="Arial" w:hAnsi="Arial" w:cs="Arial"/>
            <w:color w:val="808080"/>
            <w:sz w:val="28"/>
            <w:szCs w:val="28"/>
          </w:rPr>
          <w:t xml:space="preserve">restituição</w:t>
        </w:r>
      </w:ins>
      <w:r>
        <w:rPr>
          <w:rFonts w:ascii="Arial" w:hAnsi="Arial" w:cs="Arial"/>
          <w:sz w:val="28"/>
          <w:szCs w:val="28"/>
        </w:rPr>
        <w:t xml:space="preserve"> de</w:t>
      </w:r>
      <w:ins w:id="1028" w:author="Assessor GDSXSR" w:date="2026-10-31T19:46:04Z">
        <w:r>
          <w:rPr>
            <w:rFonts w:ascii="Arial" w:hAnsi="Arial" w:cs="Arial"/>
            <w:color w:val="808080"/>
            <w:sz w:val="28"/>
            <w:szCs w:val="28"/>
          </w:rPr>
          <w:t xml:space="preserve"> valores pagos por</w:t>
        </w:r>
      </w:ins>
      <w:r>
        <w:rPr>
          <w:rFonts w:ascii="Arial" w:hAnsi="Arial" w:cs="Arial"/>
          <w:sz w:val="28"/>
          <w:szCs w:val="28"/>
        </w:rPr>
        <w:t xml:space="preserve"> serviço de tatuagem </w:t>
      </w:r>
      <w:del w:id="1029" w:author="Assessor GDSXSR" w:date="2026-10-31T19:46:04Z">
        <w:r>
          <w:rPr>
            <w:rFonts w:ascii="Arial" w:hAnsi="Arial" w:cs="Arial"/>
            <w:sz w:val="28"/>
            <w:szCs w:val="28"/>
          </w:rPr>
          <w:delText xml:space="preserve">e a restituição dos valores pagos, o réu lhe atribuiu condutas criminosas e desonestas e divulgou as acusações a </w:delText>
        </w:r>
        <w:r>
          <w:rPr>
            <w:rFonts w:ascii="Arial" w:hAnsi="Arial" w:cs="Arial"/>
            <w:sz w:val="28"/>
            <w:szCs w:val="28"/>
          </w:rPr>
          <w:delText xml:space="preserve">terceiros. Pleiteou indenização não inferior a </w:delText>
        </w:r>
      </w:del>
      <w:ins w:id="1030" w:author="Assessor GDSXSR" w:date="2026-10-31T19:46:04Z">
        <w:r>
          <w:rPr>
            <w:rFonts w:ascii="Arial" w:hAnsi="Arial" w:cs="Arial"/>
            <w:color w:val="808080"/>
            <w:sz w:val="28"/>
            <w:szCs w:val="28"/>
          </w:rPr>
          <w:t xml:space="preserve">(</w:t>
        </w:r>
      </w:ins>
      <w:r>
        <w:rPr>
          <w:rFonts w:ascii="Arial" w:hAnsi="Arial" w:cs="Arial"/>
          <w:sz w:val="28"/>
          <w:szCs w:val="28"/>
        </w:rPr>
        <w:t xml:space="preserve">R$ 10.000,00</w:t>
      </w:r>
      <w:del w:id="1031" w:author="Assessor GDSXSR" w:date="2026-10-31T19:46:04Z">
        <w:r>
          <w:rPr>
            <w:rFonts w:ascii="Arial" w:hAnsi="Arial" w:cs="Arial"/>
            <w:sz w:val="28"/>
            <w:szCs w:val="28"/>
          </w:rPr>
          <w:delText xml:space="preserve"> e a abstenção de novas manifestações ofensivas</w:delText>
        </w:r>
      </w:del>
      <w:ins w:id="1032" w:author="Assessor GDSXSR" w:date="2026-10-31T19:46:04Z">
        <w:r>
          <w:rPr>
            <w:rFonts w:ascii="Arial" w:hAnsi="Arial" w:cs="Arial"/>
            <w:color w:val="808080"/>
            <w:sz w:val="28"/>
            <w:szCs w:val="28"/>
          </w:rPr>
          <w:t xml:space="preserve">)</w:t>
        </w:r>
      </w:ins>
      <w:r>
        <w:rPr>
          <w:rFonts w:ascii="Arial" w:hAnsi="Arial" w:cs="Arial"/>
          <w:sz w:val="28"/>
          <w:szCs w:val="28"/>
        </w:rPr>
        <w:t xml:space="preserve">.</w:t>
      </w:r>
      <w:commentRangeEnd w:id="4"/>
      <w:r>
        <w:rPr>
          <w:rStyle w:val="CommentReference"/>
        </w:rPr>
        <w:commentReference w:id="4"/>
      </w:r>
    </w:p>
    <w:p w:rsidR="00511630" w:rsidP="00886ABA" w:rsidRDefault="00511630" w14:paraId="7A5E7795" w14:textId="03B9D219">
      <w:pPr>
        <w:pStyle w:val="PargrafodaLista"/>
        <w:spacing w:after="0" w:line="360" w:lineRule="auto"/>
        <w:ind w:left="0"/>
        <w:jc w:val="both"/>
        <w:rPr>
          <w:rFonts w:ascii="Arial" w:hAnsi="Arial" w:cs="Arial"/>
          <w:sz w:val="28"/>
          <w:szCs w:val="28"/>
        </w:rPr>
      </w:pPr>
      <w:r>
        <w:rPr>
          <w:rFonts w:ascii="Arial" w:hAnsi="Arial" w:cs="Arial"/>
          <w:sz w:val="28"/>
          <w:szCs w:val="28"/>
        </w:rPr>
        <w:t xml:space="preserve">2.</w:t>
      </w:r>
      <w:r>
        <w:rPr>
          <w:rFonts w:ascii="Arial" w:hAnsi="Arial" w:cs="Arial"/>
          <w:sz w:val="28"/>
          <w:szCs w:val="28"/>
        </w:rPr>
        <w:t xml:space="preserve"> </w:t>
      </w:r>
      <w:r>
        <w:rPr>
          <w:rFonts w:ascii="Arial" w:hAnsi="Arial" w:cs="Arial"/>
          <w:sz w:val="28"/>
          <w:szCs w:val="28"/>
        </w:rPr>
        <w:t xml:space="preserve">A sentença julgou procedentes os pedidos para condenar o réu ao pagamento de R$ 3.000,00 por danos morais e </w:t>
      </w:r>
      <w:del w:id="1033" w:author="Assessor GDSXSR" w:date="2026-10-31T19:46:04Z">
        <w:r>
          <w:rPr>
            <w:rFonts w:ascii="Arial" w:hAnsi="Arial" w:cs="Arial"/>
            <w:sz w:val="28"/>
            <w:szCs w:val="28"/>
          </w:rPr>
          <w:delText xml:space="preserve">à obrigação de</w:delText>
        </w:r>
      </w:del>
      <w:ins w:id="1034" w:author="Assessor GDSXSR" w:date="2026-10-31T19:46:04Z">
        <w:r>
          <w:rPr>
            <w:rFonts w:ascii="Arial" w:hAnsi="Arial" w:cs="Arial"/>
            <w:color w:val="808080"/>
            <w:sz w:val="28"/>
            <w:szCs w:val="28"/>
          </w:rPr>
          <w:t xml:space="preserve">a</w:t>
        </w:r>
      </w:ins>
      <w:r>
        <w:rPr>
          <w:rFonts w:ascii="Arial" w:hAnsi="Arial" w:cs="Arial"/>
          <w:sz w:val="28"/>
          <w:szCs w:val="28"/>
        </w:rPr>
        <w:t xml:space="preserve"> abster-se de</w:t>
      </w:r>
      <w:del w:id="1035" w:author="Assessor GDSXSR" w:date="2026-10-31T19:46:04Z">
        <w:r>
          <w:rPr>
            <w:rFonts w:ascii="Arial" w:hAnsi="Arial" w:cs="Arial"/>
            <w:sz w:val="28"/>
            <w:szCs w:val="28"/>
          </w:rPr>
          <w:delText xml:space="preserve"> proferir ou divulgar</w:delText>
        </w:r>
      </w:del>
      <w:r>
        <w:rPr>
          <w:rFonts w:ascii="Arial" w:hAnsi="Arial" w:cs="Arial"/>
          <w:sz w:val="28"/>
          <w:szCs w:val="28"/>
        </w:rPr>
        <w:t xml:space="preserve"> novas manifestações ofensivas à honra do autor, </w:t>
      </w:r>
      <w:del w:id="1036" w:author="Assessor GDSXSR" w:date="2026-10-31T19:46:04Z">
        <w:r>
          <w:rPr>
            <w:rFonts w:ascii="Arial" w:hAnsi="Arial" w:cs="Arial"/>
            <w:sz w:val="28"/>
            <w:szCs w:val="28"/>
          </w:rPr>
          <w:delText xml:space="preserve">especialmente imputações de conduta criminosa, </w:delText>
        </w:r>
      </w:del>
      <w:r>
        <w:rPr>
          <w:rFonts w:ascii="Arial" w:hAnsi="Arial" w:cs="Arial"/>
          <w:sz w:val="28"/>
          <w:szCs w:val="28"/>
        </w:rPr>
        <w:t xml:space="preserve">sob pena de multa</w:t>
      </w:r>
      <w:r>
        <w:rPr>
          <w:rFonts w:ascii="Arial" w:hAnsi="Arial" w:cs="Arial"/>
          <w:sz w:val="28"/>
          <w:szCs w:val="28"/>
        </w:rPr>
        <w:t xml:space="preserve">.</w:t>
      </w:r>
    </w:p>
    <w:p w:rsidR="00511630" w:rsidP="00886ABA" w:rsidRDefault="00511630" w14:paraId="3CC7FA98" w14:textId="40EFE046">
      <w:pPr>
        <w:pStyle w:val="PargrafodaLista"/>
        <w:spacing w:after="0" w:line="360" w:lineRule="auto"/>
        <w:ind w:left="0"/>
        <w:jc w:val="both"/>
        <w:rPr>
          <w:rFonts w:ascii="Arial" w:hAnsi="Arial" w:cs="Arial"/>
          <w:sz w:val="28"/>
          <w:szCs w:val="28"/>
        </w:rPr>
      </w:pPr>
      <w:r>
        <w:rPr>
          <w:rFonts w:ascii="Arial" w:hAnsi="Arial" w:cs="Arial"/>
          <w:sz w:val="28"/>
          <w:szCs w:val="28"/>
        </w:rPr>
        <w:t xml:space="preserve">3.</w:t>
      </w:r>
      <w:r>
        <w:rPr>
          <w:rFonts w:ascii="Arial" w:hAnsi="Arial" w:cs="Arial"/>
          <w:sz w:val="28"/>
          <w:szCs w:val="28"/>
        </w:rPr>
        <w:t xml:space="preserve"> O réu apelou</w:t>
      </w:r>
      <w:del w:id="1037" w:author="Assessor GDSXSR" w:date="2026-10-31T19:46:04Z">
        <w:r>
          <w:rPr>
            <w:rFonts w:ascii="Arial" w:hAnsi="Arial" w:cs="Arial"/>
            <w:sz w:val="28"/>
            <w:szCs w:val="28"/>
          </w:rPr>
          <w:delText xml:space="preserve">,</w:delText>
        </w:r>
      </w:del>
      <w:r>
        <w:rPr>
          <w:rFonts w:ascii="Arial" w:hAnsi="Arial" w:cs="Arial"/>
          <w:sz w:val="28"/>
          <w:szCs w:val="28"/>
        </w:rPr>
        <w:t xml:space="preserve"> </w:t>
      </w:r>
      <w:del w:id="1038" w:author="Assessor GDSXSR" w:date="2026-10-31T19:46:04Z">
        <w:r>
          <w:rPr>
            <w:rFonts w:ascii="Arial" w:hAnsi="Arial" w:cs="Arial"/>
            <w:sz w:val="28"/>
            <w:szCs w:val="28"/>
          </w:rPr>
          <w:delText xml:space="preserve">s</w:delText>
        </w:r>
        <w:r>
          <w:rPr>
            <w:rFonts w:ascii="Arial" w:hAnsi="Arial" w:cs="Arial"/>
            <w:sz w:val="28"/>
            <w:szCs w:val="28"/>
          </w:rPr>
          <w:delText xml:space="preserve">ustent</w:delText>
        </w:r>
        <w:r>
          <w:rPr>
            <w:rFonts w:ascii="Arial" w:hAnsi="Arial" w:cs="Arial"/>
            <w:sz w:val="28"/>
            <w:szCs w:val="28"/>
          </w:rPr>
          <w:delText xml:space="preserve">ando</w:delText>
        </w:r>
      </w:del>
      <w:ins w:id="1039" w:author="Assessor GDSXSR" w:date="2026-10-31T19:46:04Z">
        <w:r>
          <w:rPr>
            <w:rFonts w:ascii="Arial" w:hAnsi="Arial" w:cs="Arial"/>
            <w:color w:val="808080"/>
            <w:sz w:val="28"/>
            <w:szCs w:val="28"/>
          </w:rPr>
          <w:t xml:space="preserve">alegando</w:t>
        </w:r>
      </w:ins>
      <w:r>
        <w:rPr>
          <w:rFonts w:ascii="Arial" w:hAnsi="Arial" w:cs="Arial"/>
          <w:sz w:val="28"/>
          <w:szCs w:val="28"/>
        </w:rPr>
        <w:t xml:space="preserve"> que as declarações decorreram </w:t>
      </w:r>
      <w:del w:id="1040" w:author="Assessor GDSXSR" w:date="2026-10-31T19:46:04Z">
        <w:r>
          <w:rPr>
            <w:rFonts w:ascii="Arial" w:hAnsi="Arial" w:cs="Arial"/>
            <w:sz w:val="28"/>
            <w:szCs w:val="28"/>
          </w:rPr>
          <w:delText xml:space="preserve">da insatisfação com o serviço prestado à filha, inseriram-se em</w:delText>
        </w:r>
      </w:del>
      <w:ins w:id="1041" w:author="Assessor GDSXSR" w:date="2026-10-31T19:46:04Z">
        <w:r>
          <w:rPr>
            <w:rFonts w:ascii="Arial" w:hAnsi="Arial" w:cs="Arial"/>
            <w:color w:val="808080"/>
            <w:sz w:val="28"/>
            <w:szCs w:val="28"/>
          </w:rPr>
          <w:t xml:space="preserve">de</w:t>
        </w:r>
      </w:ins>
      <w:r>
        <w:rPr>
          <w:rFonts w:ascii="Arial" w:hAnsi="Arial" w:cs="Arial"/>
          <w:sz w:val="28"/>
          <w:szCs w:val="28"/>
        </w:rPr>
        <w:t xml:space="preserve"> desacordo comercial e não alcançaram terceiros nem </w:t>
      </w:r>
      <w:del w:id="1042" w:author="Assessor GDSXSR" w:date="2026-10-31T19:46:04Z">
        <w:r>
          <w:rPr>
            <w:rFonts w:ascii="Arial" w:hAnsi="Arial" w:cs="Arial"/>
            <w:sz w:val="28"/>
            <w:szCs w:val="28"/>
          </w:rPr>
          <w:delText xml:space="preserve">lesionaram </w:delText>
        </w:r>
      </w:del>
      <w:r>
        <w:rPr>
          <w:rFonts w:ascii="Arial" w:hAnsi="Arial" w:cs="Arial"/>
          <w:sz w:val="28"/>
          <w:szCs w:val="28"/>
        </w:rPr>
        <w:t xml:space="preserve">a honra objetiva do autor</w:t>
      </w:r>
      <w:ins w:id="1043" w:author="Assessor GDSXSR" w:date="2026-10-31T19:46:04Z">
        <w:r>
          <w:rPr>
            <w:rFonts w:ascii="Arial" w:hAnsi="Arial" w:cs="Arial"/>
            <w:color w:val="808080"/>
            <w:sz w:val="28"/>
            <w:szCs w:val="28"/>
          </w:rPr>
          <w:t xml:space="preserve">, e requereu a improcedência dos pedidos</w:t>
        </w:r>
      </w:ins>
      <w:r>
        <w:rPr>
          <w:rFonts w:ascii="Arial" w:hAnsi="Arial" w:cs="Arial"/>
          <w:sz w:val="28"/>
          <w:szCs w:val="28"/>
        </w:rPr>
        <w:t xml:space="preserve">. </w:t>
      </w:r>
      <w:del w:id="1044" w:author="Assessor GDSXSR" w:date="2026-10-31T19:46:04Z">
        <w:r>
          <w:rPr>
            <w:rFonts w:ascii="Arial" w:hAnsi="Arial" w:cs="Arial"/>
            <w:sz w:val="28"/>
            <w:szCs w:val="28"/>
          </w:rPr>
          <w:delText xml:space="preserve">Requer que os pedidos sejam julgados improcedentes. </w:delText>
        </w:r>
        <w:r>
          <w:rPr>
            <w:rFonts w:ascii="Arial" w:hAnsi="Arial" w:cs="Arial"/>
            <w:sz w:val="28"/>
            <w:szCs w:val="28"/>
          </w:rPr>
          <w:delText xml:space="preserve">Por sua vez, o</w:delText>
        </w:r>
      </w:del>
      <w:ins w:id="1045" w:author="Assessor GDSXSR" w:date="2026-10-31T19:46:04Z">
        <w:r>
          <w:rPr>
            <w:rFonts w:ascii="Arial" w:hAnsi="Arial" w:cs="Arial"/>
            <w:color w:val="808080"/>
            <w:sz w:val="28"/>
            <w:szCs w:val="28"/>
          </w:rPr>
          <w:t xml:space="preserve">O</w:t>
        </w:r>
      </w:ins>
      <w:r>
        <w:rPr>
          <w:rFonts w:ascii="Arial" w:hAnsi="Arial" w:cs="Arial"/>
          <w:sz w:val="28"/>
          <w:szCs w:val="28"/>
        </w:rPr>
        <w:t xml:space="preserve"> autor apelou</w:t>
      </w:r>
      <w:r>
        <w:rPr>
          <w:rFonts w:ascii="Arial" w:hAnsi="Arial" w:cs="Arial"/>
          <w:sz w:val="28"/>
          <w:szCs w:val="28"/>
        </w:rPr>
        <w:t xml:space="preserve"> para </w:t>
      </w:r>
      <w:r>
        <w:rPr>
          <w:rFonts w:ascii="Arial" w:hAnsi="Arial" w:cs="Arial"/>
          <w:sz w:val="28"/>
          <w:szCs w:val="28"/>
        </w:rPr>
        <w:t xml:space="preserve">majorar a indenização para valor não inferior a R$ 10.000,00, </w:t>
      </w:r>
      <w:del w:id="1046" w:author="Assessor GDSXSR" w:date="2026-10-31T19:46:04Z">
        <w:r>
          <w:rPr>
            <w:rFonts w:ascii="Arial" w:hAnsi="Arial" w:cs="Arial"/>
            <w:sz w:val="28"/>
            <w:szCs w:val="28"/>
          </w:rPr>
          <w:delText xml:space="preserve">sob</w:delText>
        </w:r>
      </w:del>
      <w:ins w:id="1047" w:author="Assessor GDSXSR" w:date="2026-10-31T19:46:04Z">
        <w:r>
          <w:rPr>
            <w:rFonts w:ascii="Arial" w:hAnsi="Arial" w:cs="Arial"/>
            <w:color w:val="808080"/>
            <w:sz w:val="28"/>
            <w:szCs w:val="28"/>
          </w:rPr>
          <w:t xml:space="preserve">ao</w:t>
        </w:r>
      </w:ins>
      <w:r>
        <w:rPr>
          <w:rFonts w:ascii="Arial" w:hAnsi="Arial" w:cs="Arial"/>
          <w:sz w:val="28"/>
          <w:szCs w:val="28"/>
        </w:rPr>
        <w:t xml:space="preserve"> </w:t>
      </w:r>
      <w:del w:id="1048" w:author="Assessor GDSXSR" w:date="2026-10-31T19:46:04Z">
        <w:r>
          <w:rPr>
            <w:rFonts w:ascii="Arial" w:hAnsi="Arial" w:cs="Arial"/>
            <w:sz w:val="28"/>
            <w:szCs w:val="28"/>
          </w:rPr>
          <w:delText xml:space="preserve">o</w:delText>
        </w:r>
        <w:r>
          <w:rPr>
            <w:rFonts w:ascii="Arial" w:hAnsi="Arial" w:cs="Arial"/>
            <w:sz w:val="28"/>
            <w:szCs w:val="28"/>
          </w:rPr>
          <w:delText xml:space="preserve"> fundamento</w:delText>
        </w:r>
      </w:del>
      <w:ins w:id="1049" w:author="Assessor GDSXSR" w:date="2026-10-31T19:46:04Z">
        <w:r>
          <w:rPr>
            <w:rFonts w:ascii="Arial" w:hAnsi="Arial" w:cs="Arial"/>
            <w:color w:val="808080"/>
            <w:sz w:val="28"/>
            <w:szCs w:val="28"/>
          </w:rPr>
          <w:t xml:space="preserve">argumento</w:t>
        </w:r>
      </w:ins>
      <w:r>
        <w:rPr>
          <w:rFonts w:ascii="Arial" w:hAnsi="Arial" w:cs="Arial"/>
          <w:sz w:val="28"/>
          <w:szCs w:val="28"/>
        </w:rPr>
        <w:t xml:space="preserve"> de que as imputações </w:t>
      </w:r>
      <w:del w:id="1050" w:author="Assessor GDSXSR" w:date="2026-10-31T19:46:04Z">
        <w:r>
          <w:rPr>
            <w:rFonts w:ascii="Arial" w:hAnsi="Arial" w:cs="Arial"/>
            <w:sz w:val="28"/>
            <w:szCs w:val="28"/>
          </w:rPr>
          <w:delText xml:space="preserve">de “estelionato”, “calote”, “extorsão” e “charlatanismo” </w:delText>
        </w:r>
      </w:del>
      <w:r>
        <w:rPr>
          <w:rFonts w:ascii="Arial" w:hAnsi="Arial" w:cs="Arial"/>
          <w:sz w:val="28"/>
          <w:szCs w:val="28"/>
        </w:rPr>
        <w:t xml:space="preserve">chegaram </w:t>
      </w:r>
      <w:del w:id="1051" w:author="Assessor GDSXSR" w:date="2026-10-31T19:46:04Z">
        <w:r>
          <w:rPr>
            <w:rFonts w:ascii="Arial" w:hAnsi="Arial" w:cs="Arial"/>
            <w:sz w:val="28"/>
            <w:szCs w:val="28"/>
          </w:rPr>
          <w:delText xml:space="preserve">ao conhecimento de</w:delText>
        </w:r>
      </w:del>
      <w:ins w:id="1052" w:author="Assessor GDSXSR" w:date="2026-10-31T19:46:04Z">
        <w:r>
          <w:rPr>
            <w:rFonts w:ascii="Arial" w:hAnsi="Arial" w:cs="Arial"/>
            <w:color w:val="808080"/>
            <w:sz w:val="28"/>
            <w:szCs w:val="28"/>
          </w:rPr>
          <w:t xml:space="preserve">a</w:t>
        </w:r>
      </w:ins>
      <w:r>
        <w:rPr>
          <w:rFonts w:ascii="Arial" w:hAnsi="Arial" w:cs="Arial"/>
          <w:sz w:val="28"/>
          <w:szCs w:val="28"/>
        </w:rPr>
        <w:t xml:space="preserve"> terceiros e repercutiram em sua reputação profissional</w:t>
      </w:r>
      <w:r>
        <w:rPr>
          <w:rFonts w:ascii="Arial" w:hAnsi="Arial" w:cs="Arial"/>
          <w:sz w:val="28"/>
          <w:szCs w:val="28"/>
        </w:rPr>
        <w:t xml:space="preserve">.</w:t>
      </w:r>
    </w:p>
    <w:p w:rsidRPr="0034247B" w:rsidR="00886ABA" w:rsidP="00886ABA" w:rsidRDefault="00886ABA" w14:paraId="75F97632" w14:textId="77777777">
      <w:pPr>
        <w:pStyle w:val="PargrafodaLista"/>
        <w:spacing w:after="0" w:line="360" w:lineRule="auto"/>
        <w:ind w:left="0"/>
        <w:jc w:val="both"/>
        <w:rPr>
          <w:rFonts w:ascii="Arial" w:hAnsi="Arial" w:cs="Arial"/>
          <w:b/>
          <w:bCs/>
          <w:sz w:val="28"/>
          <w:szCs w:val="28"/>
        </w:rPr>
      </w:pPr>
      <w:r w:rsidRPr="0034247B">
        <w:rPr>
          <w:rFonts w:ascii="Arial" w:hAnsi="Arial" w:cs="Arial"/>
          <w:b/>
          <w:bCs/>
          <w:sz w:val="28"/>
          <w:szCs w:val="28"/>
        </w:rPr>
        <w:t>II. Questão em discussão</w:t>
      </w:r>
    </w:p>
    <w:p w:rsidRPr="00305C12" w:rsidR="00305C12" w:rsidP="00305C12" w:rsidRDefault="00511630" w14:paraId="6B8FAB1E" w14:textId="2990681F">
      <w:pPr>
        <w:spacing w:after="0" w:line="360" w:lineRule="auto"/>
        <w:jc w:val="both"/>
        <w:rPr>
          <w:rFonts w:ascii="Arial" w:hAnsi="Arial" w:cs="Arial"/>
          <w:sz w:val="28"/>
          <w:szCs w:val="28"/>
        </w:rPr>
      </w:pPr>
      <w:r>
        <w:rPr>
          <w:rFonts w:ascii="Arial" w:hAnsi="Arial" w:cs="Arial"/>
          <w:sz w:val="28"/>
          <w:szCs w:val="28"/>
        </w:rPr>
        <w:t xml:space="preserve">4</w:t>
      </w:r>
      <w:r>
        <w:rPr>
          <w:rFonts w:ascii="Arial" w:hAnsi="Arial" w:cs="Arial"/>
          <w:sz w:val="28"/>
          <w:szCs w:val="28"/>
        </w:rPr>
        <w:t xml:space="preserve">.</w:t>
      </w:r>
      <w:r>
        <w:rPr>
          <w:rFonts w:ascii="Segoe UI" w:hAnsi="Segoe UI" w:eastAsia="Times New Roman" w:cs="Segoe UI"/>
          <w:sz w:val="21"/>
          <w:szCs w:val="21"/>
          <w:lang w:eastAsia="pt-BR"/>
        </w:rPr>
        <w:t xml:space="preserve"> </w:t>
      </w:r>
      <w:r>
        <w:rPr>
          <w:rFonts w:ascii="Arial" w:hAnsi="Arial" w:cs="Arial"/>
          <w:sz w:val="28"/>
          <w:szCs w:val="28"/>
        </w:rPr>
        <w:t xml:space="preserve">Há três questões em discussão:</w:t>
      </w:r>
      <w:r>
        <w:rPr>
          <w:rFonts w:ascii="Arial" w:hAnsi="Arial" w:cs="Arial"/>
          <w:sz w:val="28"/>
          <w:szCs w:val="28"/>
        </w:rPr>
        <w:t xml:space="preserve"> </w:t>
      </w:r>
      <w:r>
        <w:rPr>
          <w:rFonts w:ascii="Arial" w:hAnsi="Arial" w:cs="Arial"/>
          <w:sz w:val="28"/>
          <w:szCs w:val="28"/>
        </w:rPr>
        <w:t xml:space="preserve">(i) saber se o </w:t>
      </w:r>
      <w:del w:id="1053" w:author="Assessor GDSXSR" w:date="2026-10-31T19:46:04Z">
        <w:r>
          <w:rPr>
            <w:rFonts w:ascii="Arial" w:hAnsi="Arial" w:cs="Arial"/>
            <w:sz w:val="28"/>
            <w:szCs w:val="28"/>
          </w:rPr>
          <w:delText xml:space="preserve">recolhimento</w:delText>
        </w:r>
      </w:del>
      <w:ins w:id="1054" w:author="Assessor GDSXSR" w:date="2026-10-31T19:46:04Z">
        <w:r>
          <w:rPr>
            <w:rFonts w:ascii="Arial" w:hAnsi="Arial" w:cs="Arial"/>
            <w:color w:val="808080"/>
            <w:sz w:val="28"/>
            <w:szCs w:val="28"/>
          </w:rPr>
          <w:t xml:space="preserve">preparo</w:t>
        </w:r>
      </w:ins>
      <w:r>
        <w:rPr>
          <w:rFonts w:ascii="Arial" w:hAnsi="Arial" w:cs="Arial"/>
          <w:sz w:val="28"/>
          <w:szCs w:val="28"/>
        </w:rPr>
        <w:t xml:space="preserve"> </w:t>
      </w:r>
      <w:del w:id="1055" w:author="Assessor GDSXSR" w:date="2026-10-31T19:46:04Z">
        <w:r>
          <w:rPr>
            <w:rFonts w:ascii="Arial" w:hAnsi="Arial" w:cs="Arial"/>
            <w:sz w:val="28"/>
            <w:szCs w:val="28"/>
          </w:rPr>
          <w:delText xml:space="preserve">do preparo</w:delText>
        </w:r>
      </w:del>
      <w:ins w:id="1056" w:author="Assessor GDSXSR" w:date="2026-10-31T19:46:04Z">
        <w:r>
          <w:rPr>
            <w:rFonts w:ascii="Arial" w:hAnsi="Arial" w:cs="Arial"/>
            <w:color w:val="808080"/>
            <w:sz w:val="28"/>
            <w:szCs w:val="28"/>
          </w:rPr>
          <w:t xml:space="preserve">recolhido</w:t>
        </w:r>
      </w:ins>
      <w:r>
        <w:rPr>
          <w:rFonts w:ascii="Arial" w:hAnsi="Arial" w:cs="Arial"/>
          <w:sz w:val="28"/>
          <w:szCs w:val="28"/>
        </w:rPr>
        <w:t xml:space="preserve"> em dobro</w:t>
      </w:r>
      <w:del w:id="1057" w:author="Assessor GDSXSR" w:date="2026-10-31T19:46:04Z">
        <w:r>
          <w:rPr>
            <w:rFonts w:ascii="Arial" w:hAnsi="Arial" w:cs="Arial"/>
            <w:sz w:val="28"/>
            <w:szCs w:val="28"/>
          </w:rPr>
          <w:delText xml:space="preserve">,</w:delText>
        </w:r>
      </w:del>
      <w:r>
        <w:rPr>
          <w:rFonts w:ascii="Arial" w:hAnsi="Arial" w:cs="Arial"/>
          <w:sz w:val="28"/>
          <w:szCs w:val="28"/>
        </w:rPr>
        <w:t xml:space="preserve"> após intimação</w:t>
      </w:r>
      <w:del w:id="1058" w:author="Assessor GDSXSR" w:date="2026-10-31T19:46:04Z">
        <w:r>
          <w:rPr>
            <w:rFonts w:ascii="Arial" w:hAnsi="Arial" w:cs="Arial"/>
            <w:sz w:val="28"/>
            <w:szCs w:val="28"/>
          </w:rPr>
          <w:delText xml:space="preserve"> do réu,</w:delText>
        </w:r>
      </w:del>
      <w:r>
        <w:rPr>
          <w:rFonts w:ascii="Arial" w:hAnsi="Arial" w:cs="Arial"/>
          <w:sz w:val="28"/>
          <w:szCs w:val="28"/>
        </w:rPr>
        <w:t xml:space="preserve"> afasta a deserção</w:t>
      </w:r>
      <w:ins w:id="1059" w:author="Assessor GDSXSR" w:date="2026-10-31T19:46:04Z">
        <w:r>
          <w:rPr>
            <w:rFonts w:ascii="Arial" w:hAnsi="Arial" w:cs="Arial"/>
            <w:color w:val="808080"/>
            <w:sz w:val="28"/>
            <w:szCs w:val="28"/>
          </w:rPr>
          <w:t xml:space="preserve"> do apelo do réu</w:t>
        </w:r>
      </w:ins>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(ii) verificar se as manifestações </w:t>
      </w:r>
      <w:del w:id="1060" w:author="Assessor GDSXSR" w:date="2026-10-31T19:46:04Z">
        <w:r>
          <w:rPr>
            <w:rFonts w:ascii="Arial" w:hAnsi="Arial" w:cs="Arial"/>
            <w:sz w:val="28"/>
            <w:szCs w:val="28"/>
          </w:rPr>
          <w:delText xml:space="preserve">proferidas pelo</w:delText>
        </w:r>
      </w:del>
      <w:ins w:id="1061" w:author="Assessor GDSXSR" w:date="2026-10-31T19:46:04Z">
        <w:r>
          <w:rPr>
            <w:rFonts w:ascii="Arial" w:hAnsi="Arial" w:cs="Arial"/>
            <w:color w:val="808080"/>
            <w:sz w:val="28"/>
            <w:szCs w:val="28"/>
          </w:rPr>
          <w:t xml:space="preserve">do</w:t>
        </w:r>
      </w:ins>
      <w:r>
        <w:rPr>
          <w:rFonts w:ascii="Arial" w:hAnsi="Arial" w:cs="Arial"/>
          <w:sz w:val="28"/>
          <w:szCs w:val="28"/>
        </w:rPr>
        <w:t xml:space="preserve"> réu </w:t>
      </w:r>
      <w:del w:id="1062" w:author="Assessor GDSXSR" w:date="2026-10-31T19:46:04Z">
        <w:r>
          <w:rPr>
            <w:rFonts w:ascii="Arial" w:hAnsi="Arial" w:cs="Arial"/>
            <w:sz w:val="28"/>
            <w:szCs w:val="28"/>
          </w:rPr>
          <w:delText xml:space="preserve">durante a controvérsia contratual ultrapassaram</w:delText>
        </w:r>
      </w:del>
      <w:ins w:id="1063" w:author="Assessor GDSXSR" w:date="2026-10-31T19:46:04Z">
        <w:r>
          <w:rPr>
            <w:rFonts w:ascii="Arial" w:hAnsi="Arial" w:cs="Arial"/>
            <w:color w:val="808080"/>
            <w:sz w:val="28"/>
            <w:szCs w:val="28"/>
          </w:rPr>
          <w:t xml:space="preserve">excederam</w:t>
        </w:r>
      </w:ins>
      <w:r>
        <w:rPr>
          <w:rFonts w:ascii="Arial" w:hAnsi="Arial" w:cs="Arial"/>
          <w:sz w:val="28"/>
          <w:szCs w:val="28"/>
        </w:rPr>
        <w:t xml:space="preserve"> o exercício regular do direito de crítica e configuraram dano moral</w:t>
      </w:r>
      <w:del w:id="1064" w:author="Assessor GDSXSR" w:date="2026-10-31T19:46:04Z">
        <w:r>
          <w:rPr>
            <w:rFonts w:ascii="Arial" w:hAnsi="Arial" w:cs="Arial"/>
            <w:sz w:val="28"/>
            <w:szCs w:val="28"/>
          </w:rPr>
          <w:delText xml:space="preserve"> indenizável</w:delText>
        </w:r>
      </w:del>
      <w:r>
        <w:rPr>
          <w:rFonts w:ascii="Arial" w:hAnsi="Arial" w:cs="Arial"/>
          <w:sz w:val="28"/>
          <w:szCs w:val="28"/>
        </w:rPr>
        <w:t xml:space="preserve">; e (iii) </w:t>
      </w:r>
      <w:del w:id="1065" w:author="Assessor GDSXSR" w:date="2026-10-31T19:46:04Z">
        <w:r>
          <w:rPr>
            <w:rFonts w:ascii="Arial" w:hAnsi="Arial" w:cs="Arial"/>
            <w:sz w:val="28"/>
            <w:szCs w:val="28"/>
          </w:rPr>
          <w:delText xml:space="preserve">caso configurado o dano moral,</w:delText>
        </w:r>
      </w:del>
      <w:ins w:id="1066" w:author="Assessor GDSXSR" w:date="2026-10-31T19:46:04Z">
        <w:r>
          <w:rPr>
            <w:rFonts w:ascii="Arial" w:hAnsi="Arial" w:cs="Arial"/>
            <w:color w:val="808080"/>
            <w:sz w:val="28"/>
            <w:szCs w:val="28"/>
          </w:rPr>
          <w:t xml:space="preserve">definir</w:t>
        </w:r>
      </w:ins>
      <w:r>
        <w:rPr>
          <w:rFonts w:ascii="Arial" w:hAnsi="Arial" w:cs="Arial"/>
          <w:sz w:val="28"/>
          <w:szCs w:val="28"/>
        </w:rPr>
        <w:t xml:space="preserve"> se o valor </w:t>
      </w:r>
      <w:del w:id="1067" w:author="Assessor GDSXSR" w:date="2026-10-31T19:46:04Z">
        <w:r>
          <w:rPr>
            <w:rFonts w:ascii="Arial" w:hAnsi="Arial" w:cs="Arial"/>
            <w:sz w:val="28"/>
            <w:szCs w:val="28"/>
          </w:rPr>
          <w:delText xml:space="preserve">arbitrado</w:delText>
        </w:r>
      </w:del>
      <w:ins w:id="1068" w:author="Assessor GDSXSR" w:date="2026-10-31T19:46:04Z">
        <w:r>
          <w:rPr>
            <w:rFonts w:ascii="Arial" w:hAnsi="Arial" w:cs="Arial"/>
            <w:color w:val="808080"/>
            <w:sz w:val="28"/>
            <w:szCs w:val="28"/>
          </w:rPr>
          <w:t xml:space="preserve">da</w:t>
        </w:r>
      </w:ins>
      <w:r>
        <w:rPr>
          <w:rFonts w:ascii="Arial" w:hAnsi="Arial" w:cs="Arial"/>
          <w:sz w:val="28"/>
          <w:szCs w:val="28"/>
        </w:rPr>
        <w:t xml:space="preserve"> </w:t>
      </w:r>
      <w:del w:id="1069" w:author="Assessor GDSXSR" w:date="2026-10-31T19:46:04Z">
        <w:r>
          <w:rPr>
            <w:rFonts w:ascii="Arial" w:hAnsi="Arial" w:cs="Arial"/>
            <w:sz w:val="28"/>
            <w:szCs w:val="28"/>
          </w:rPr>
          <w:delText xml:space="preserve">pelo julgador singular</w:delText>
        </w:r>
      </w:del>
      <w:ins w:id="1070" w:author="Assessor GDSXSR" w:date="2026-10-31T19:46:04Z">
        <w:r>
          <w:rPr>
            <w:rFonts w:ascii="Arial" w:hAnsi="Arial" w:cs="Arial"/>
            <w:color w:val="808080"/>
            <w:sz w:val="28"/>
            <w:szCs w:val="28"/>
          </w:rPr>
          <w:t xml:space="preserve">indenização</w:t>
        </w:r>
      </w:ins>
      <w:r>
        <w:rPr>
          <w:rFonts w:ascii="Arial" w:hAnsi="Arial" w:cs="Arial"/>
          <w:sz w:val="28"/>
          <w:szCs w:val="28"/>
        </w:rPr>
        <w:t xml:space="preserve"> comporta majoração.</w:t>
      </w:r>
      <w:del w:id="1071" w:author="Assessor GDSXSR" w:date="2026-10-31T19:46:04Z">
        <w:r>
          <w:rPr>
            <w:rFonts w:ascii="Arial" w:hAnsi="Arial" w:cs="Arial"/>
            <w:sz w:val="28"/>
            <w:szCs w:val="28"/>
          </w:rPr>
          <w:delText xml:space="preserve"> </w:delText>
        </w:r>
      </w:del>
    </w:p>
    <w:p w:rsidR="00B14B55" w:rsidP="00B14B55" w:rsidRDefault="00886ABA" w14:paraId="182D1D2A" w14:textId="77777777">
      <w:pPr>
        <w:spacing w:after="0" w:line="360" w:lineRule="auto"/>
        <w:jc w:val="both"/>
        <w:rPr>
          <w:rFonts w:ascii="Arial" w:hAnsi="Arial" w:cs="Arial"/>
          <w:b/>
          <w:bCs/>
          <w:sz w:val="28"/>
          <w:szCs w:val="28"/>
        </w:rPr>
      </w:pPr>
      <w:r w:rsidRPr="0034247B">
        <w:rPr>
          <w:rFonts w:ascii="Arial" w:hAnsi="Arial" w:cs="Arial"/>
          <w:b/>
          <w:bCs/>
          <w:sz w:val="28"/>
          <w:szCs w:val="28"/>
        </w:rPr>
        <w:t>III. Razões de decidir</w:t>
      </w:r>
    </w:p>
    <w:p w:rsidRPr="00BA6064" w:rsidR="00BA6064" w:rsidP="00BA6064" w:rsidRDefault="00511630" w14:paraId="12BD437F" w14:textId="77777777">
      <w:pPr>
        <w:spacing w:after="0" w:line="360" w:lineRule="auto"/>
        <w:jc w:val="both"/>
        <w:rPr>
          <w:rFonts w:ascii="Arial" w:hAnsi="Arial" w:cs="Arial"/>
          <w:sz w:val="28"/>
          <w:szCs w:val="28"/>
        </w:rPr>
      </w:pPr>
      <w:commentRangeStart w:id="5"/>
      <w:r>
        <w:rPr>
          <w:rFonts w:ascii="Arial" w:hAnsi="Arial" w:cs="Arial"/>
          <w:sz w:val="28"/>
          <w:szCs w:val="28"/>
        </w:rPr>
        <w:t xml:space="preserve">5</w:t>
      </w:r>
      <w:r>
        <w:rPr>
          <w:rFonts w:ascii="Arial" w:hAnsi="Arial" w:cs="Arial"/>
          <w:sz w:val="28"/>
          <w:szCs w:val="28"/>
        </w:rPr>
        <w:t xml:space="preserve">. </w:t>
      </w:r>
      <w:r>
        <w:rPr>
          <w:rFonts w:ascii="Arial" w:hAnsi="Arial" w:cs="Arial"/>
          <w:sz w:val="28"/>
          <w:szCs w:val="28"/>
        </w:rPr>
        <w:t xml:space="preserve">O recolhimento </w:t>
      </w:r>
      <w:del w:id="1072" w:author="Assessor GDSXSR" w:date="2026-10-31T19:46:04Z">
        <w:r>
          <w:rPr>
            <w:rFonts w:ascii="Arial" w:hAnsi="Arial" w:cs="Arial"/>
            <w:sz w:val="28"/>
            <w:szCs w:val="28"/>
          </w:rPr>
          <w:delText xml:space="preserve">integral </w:delText>
        </w:r>
      </w:del>
      <w:r>
        <w:rPr>
          <w:rFonts w:ascii="Arial" w:hAnsi="Arial" w:cs="Arial"/>
          <w:sz w:val="28"/>
          <w:szCs w:val="28"/>
        </w:rPr>
        <w:t xml:space="preserve">do preparo</w:t>
      </w:r>
      <w:del w:id="1073" w:author="Assessor GDSXSR" w:date="2026-10-31T19:46:04Z">
        <w:r>
          <w:rPr>
            <w:rFonts w:ascii="Arial" w:hAnsi="Arial" w:cs="Arial"/>
            <w:sz w:val="28"/>
            <w:szCs w:val="28"/>
          </w:rPr>
          <w:delText xml:space="preserve"> recursal</w:delText>
        </w:r>
      </w:del>
      <w:r>
        <w:rPr>
          <w:rFonts w:ascii="Arial" w:hAnsi="Arial" w:cs="Arial"/>
          <w:sz w:val="28"/>
          <w:szCs w:val="28"/>
        </w:rPr>
        <w:t xml:space="preserve"> em dobro, no prazo </w:t>
      </w:r>
      <w:del w:id="1074" w:author="Assessor GDSXSR" w:date="2026-10-31T19:46:04Z">
        <w:r>
          <w:rPr>
            <w:rFonts w:ascii="Arial" w:hAnsi="Arial" w:cs="Arial"/>
            <w:sz w:val="28"/>
            <w:szCs w:val="28"/>
          </w:rPr>
          <w:delText xml:space="preserve">concedido</w:delText>
        </w:r>
      </w:del>
      <w:ins w:id="1075" w:author="Assessor GDSXSR" w:date="2026-10-31T19:46:04Z">
        <w:r>
          <w:rPr>
            <w:rFonts w:ascii="Arial" w:hAnsi="Arial" w:cs="Arial"/>
            <w:color w:val="808080"/>
            <w:sz w:val="28"/>
            <w:szCs w:val="28"/>
          </w:rPr>
          <w:t xml:space="preserve">fixado</w:t>
        </w:r>
      </w:ins>
      <w:r>
        <w:rPr>
          <w:rFonts w:ascii="Arial" w:hAnsi="Arial" w:cs="Arial"/>
          <w:sz w:val="28"/>
          <w:szCs w:val="28"/>
        </w:rPr>
        <w:t xml:space="preserve"> pelo Relator, afasta a deserção </w:t>
      </w:r>
      <w:del w:id="1076" w:author="Assessor GDSXSR" w:date="2026-10-31T19:46:04Z">
        <w:r>
          <w:rPr>
            <w:rFonts w:ascii="Arial" w:hAnsi="Arial" w:cs="Arial"/>
            <w:sz w:val="28"/>
            <w:szCs w:val="28"/>
          </w:rPr>
          <w:delText xml:space="preserve">e</w:delText>
        </w:r>
      </w:del>
      <w:ins w:id="1077" w:author="Assessor GDSXSR" w:date="2026-10-31T19:46:04Z">
        <w:r>
          <w:rPr>
            <w:rFonts w:ascii="Arial" w:hAnsi="Arial" w:cs="Arial"/>
            <w:color w:val="808080"/>
            <w:sz w:val="28"/>
            <w:szCs w:val="28"/>
          </w:rPr>
          <w:t xml:space="preserve">(CPC</w:t>
        </w:r>
      </w:ins>
      <w:r>
        <w:rPr>
          <w:rFonts w:ascii="Arial" w:hAnsi="Arial" w:cs="Arial"/>
          <w:sz w:val="28"/>
          <w:szCs w:val="28"/>
        </w:rPr>
        <w:t xml:space="preserve"> </w:t>
      </w:r>
      <w:del w:id="1078" w:author="Assessor GDSXSR" w:date="2026-10-31T19:46:04Z">
        <w:r>
          <w:rPr>
            <w:rFonts w:ascii="Arial" w:hAnsi="Arial" w:cs="Arial"/>
            <w:sz w:val="28"/>
            <w:szCs w:val="28"/>
          </w:rPr>
          <w:delText xml:space="preserve">permite</w:delText>
        </w:r>
      </w:del>
      <w:ins w:id="1079" w:author="Assessor GDSXSR" w:date="2026-10-31T19:46:04Z">
        <w:r>
          <w:rPr>
            <w:rFonts w:ascii="Arial" w:hAnsi="Arial" w:cs="Arial"/>
            <w:color w:val="808080"/>
            <w:sz w:val="28"/>
            <w:szCs w:val="28"/>
          </w:rPr>
          <w:t xml:space="preserve">1.007</w:t>
        </w:r>
      </w:ins>
      <w:r>
        <w:rPr>
          <w:rFonts w:ascii="Arial" w:hAnsi="Arial" w:cs="Arial"/>
          <w:sz w:val="28"/>
          <w:szCs w:val="28"/>
        </w:rPr>
        <w:t xml:space="preserve"> </w:t>
      </w:r>
      <w:del w:id="1080" w:author="Assessor GDSXSR" w:date="2026-10-31T19:46:04Z">
        <w:r>
          <w:rPr>
            <w:rFonts w:ascii="Arial" w:hAnsi="Arial" w:cs="Arial"/>
            <w:sz w:val="28"/>
            <w:szCs w:val="28"/>
          </w:rPr>
          <w:delText xml:space="preserve">o</w:delText>
        </w:r>
      </w:del>
      <w:ins w:id="1081" w:author="Assessor GDSXSR" w:date="2026-10-31T19:46:04Z">
        <w:r>
          <w:rPr>
            <w:rFonts w:ascii="Arial" w:hAnsi="Arial" w:cs="Arial"/>
            <w:color w:val="808080"/>
            <w:sz w:val="28"/>
            <w:szCs w:val="28"/>
          </w:rPr>
          <w:t xml:space="preserve">§</w:t>
        </w:r>
      </w:ins>
      <w:r>
        <w:rPr>
          <w:rFonts w:ascii="Arial" w:hAnsi="Arial" w:cs="Arial"/>
          <w:sz w:val="28"/>
          <w:szCs w:val="28"/>
        </w:rPr>
        <w:t xml:space="preserve"> </w:t>
      </w:r>
      <w:del w:id="1082" w:author="Assessor GDSXSR" w:date="2026-10-31T19:46:04Z">
        <w:r>
          <w:rPr>
            <w:rFonts w:ascii="Arial" w:hAnsi="Arial" w:cs="Arial"/>
            <w:sz w:val="28"/>
            <w:szCs w:val="28"/>
          </w:rPr>
          <w:delText xml:space="preserve">conhecimento do apelo do réu</w:delText>
        </w:r>
      </w:del>
      <w:ins w:id="1083" w:author="Assessor GDSXSR" w:date="2026-10-31T19:46:04Z">
        <w:r>
          <w:rPr>
            <w:rFonts w:ascii="Arial" w:hAnsi="Arial" w:cs="Arial"/>
            <w:color w:val="808080"/>
            <w:sz w:val="28"/>
            <w:szCs w:val="28"/>
          </w:rPr>
          <w:t xml:space="preserve">4º)</w:t>
        </w:r>
      </w:ins>
      <w:r>
        <w:rPr>
          <w:rFonts w:ascii="Arial" w:hAnsi="Arial" w:cs="Arial"/>
          <w:sz w:val="28"/>
          <w:szCs w:val="28"/>
        </w:rPr>
        <w:t xml:space="preserve">.</w:t>
      </w:r>
      <w:commentRangeEnd w:id="5"/>
      <w:r>
        <w:rPr>
          <w:rStyle w:val="CommentReference"/>
        </w:rPr>
        <w:commentReference w:id="5"/>
      </w:r>
    </w:p>
    <w:p w:rsidR="00BA6064" w:rsidP="00B14B55" w:rsidRDefault="00BA6064" w14:paraId="3DFF084A" w14:textId="01D31384">
      <w:pPr>
        <w:spacing w:after="0" w:line="360" w:lineRule="auto"/>
        <w:jc w:val="both"/>
        <w:rPr>
          <w:rFonts w:ascii="Arial" w:hAnsi="Arial" w:cs="Arial"/>
          <w:sz w:val="28"/>
          <w:szCs w:val="28"/>
        </w:rPr>
      </w:pPr>
    </w:p>
    <w:p w:rsidR="00B14B55" w:rsidP="00B14B55" w:rsidRDefault="00BA6064" w14:paraId="29CAA484" w14:textId="2967E42E">
      <w:pPr>
        <w:spacing w:after="0" w:line="360" w:lineRule="auto"/>
        <w:jc w:val="both"/>
        <w:rPr>
          <w:rFonts w:ascii="Arial" w:hAnsi="Arial" w:cs="Arial"/>
          <w:sz w:val="28"/>
          <w:szCs w:val="28"/>
        </w:rPr>
      </w:pPr>
      <w:commentRangeStart w:id="6"/>
      <w:r>
        <w:rPr>
          <w:rFonts w:ascii="Arial" w:hAnsi="Arial" w:cs="Arial"/>
          <w:sz w:val="28"/>
          <w:szCs w:val="28"/>
        </w:rPr>
        <w:t xml:space="preserve">6. </w:t>
      </w:r>
      <w:r>
        <w:rPr>
          <w:rFonts w:ascii="Arial" w:hAnsi="Arial" w:cs="Arial"/>
          <w:sz w:val="28"/>
          <w:szCs w:val="28"/>
        </w:rPr>
        <w:t xml:space="preserve">A divergência </w:t>
      </w:r>
      <w:del w:id="1084" w:author="Assessor GDSXSR" w:date="2026-10-31T19:46:04Z">
        <w:r>
          <w:rPr>
            <w:rFonts w:ascii="Arial" w:hAnsi="Arial" w:cs="Arial"/>
            <w:sz w:val="28"/>
            <w:szCs w:val="28"/>
          </w:rPr>
          <w:delText xml:space="preserve">entre</w:delText>
        </w:r>
      </w:del>
      <w:ins w:id="1085" w:author="Assessor GDSXSR" w:date="2026-10-31T19:46:04Z">
        <w:r>
          <w:rPr>
            <w:rFonts w:ascii="Arial" w:hAnsi="Arial" w:cs="Arial"/>
            <w:color w:val="808080"/>
            <w:sz w:val="28"/>
            <w:szCs w:val="28"/>
          </w:rPr>
          <w:t xml:space="preserve">sobre</w:t>
        </w:r>
      </w:ins>
      <w:r>
        <w:rPr>
          <w:rFonts w:ascii="Arial" w:hAnsi="Arial" w:cs="Arial"/>
          <w:sz w:val="28"/>
          <w:szCs w:val="28"/>
        </w:rPr>
        <w:t xml:space="preserve"> </w:t>
      </w:r>
      <w:del w:id="1086" w:author="Assessor GDSXSR" w:date="2026-10-31T19:46:04Z">
        <w:r>
          <w:rPr>
            <w:rFonts w:ascii="Arial" w:hAnsi="Arial" w:cs="Arial"/>
            <w:sz w:val="28"/>
            <w:szCs w:val="28"/>
          </w:rPr>
          <w:delText xml:space="preserve">as partes acerca da continuidade do serviço de tatuagem e da</w:delText>
        </w:r>
      </w:del>
      <w:ins w:id="1087" w:author="Assessor GDSXSR" w:date="2026-10-31T19:46:04Z">
        <w:r>
          <w:rPr>
            <w:rFonts w:ascii="Arial" w:hAnsi="Arial" w:cs="Arial"/>
            <w:color w:val="808080"/>
            <w:sz w:val="28"/>
            <w:szCs w:val="28"/>
          </w:rPr>
          <w:t xml:space="preserve">a</w:t>
        </w:r>
      </w:ins>
      <w:r>
        <w:rPr>
          <w:rFonts w:ascii="Arial" w:hAnsi="Arial" w:cs="Arial"/>
          <w:sz w:val="28"/>
          <w:szCs w:val="28"/>
        </w:rPr>
        <w:t xml:space="preserve"> restituição </w:t>
      </w:r>
      <w:del w:id="1088" w:author="Assessor GDSXSR" w:date="2026-10-31T19:46:04Z">
        <w:r>
          <w:rPr>
            <w:rFonts w:ascii="Arial" w:hAnsi="Arial" w:cs="Arial"/>
            <w:sz w:val="28"/>
            <w:szCs w:val="28"/>
          </w:rPr>
          <w:delText xml:space="preserve">dos</w:delText>
        </w:r>
      </w:del>
      <w:ins w:id="1089" w:author="Assessor GDSXSR" w:date="2026-10-31T19:46:04Z">
        <w:r>
          <w:rPr>
            <w:rFonts w:ascii="Arial" w:hAnsi="Arial" w:cs="Arial"/>
            <w:color w:val="808080"/>
            <w:sz w:val="28"/>
            <w:szCs w:val="28"/>
          </w:rPr>
          <w:t xml:space="preserve">de</w:t>
        </w:r>
      </w:ins>
      <w:r>
        <w:rPr>
          <w:rFonts w:ascii="Arial" w:hAnsi="Arial" w:cs="Arial"/>
          <w:sz w:val="28"/>
          <w:szCs w:val="28"/>
        </w:rPr>
        <w:t xml:space="preserve"> valores pagos </w:t>
      </w:r>
      <w:ins w:id="1090" w:author="Assessor GDSXSR" w:date="2026-10-31T19:46:04Z">
        <w:r>
          <w:rPr>
            <w:rFonts w:ascii="Arial" w:hAnsi="Arial" w:cs="Arial"/>
            <w:color w:val="808080"/>
            <w:sz w:val="28"/>
            <w:szCs w:val="28"/>
          </w:rPr>
          <w:t xml:space="preserve">por serviço contratado </w:t>
        </w:r>
      </w:ins>
      <w:r>
        <w:rPr>
          <w:rFonts w:ascii="Arial" w:hAnsi="Arial" w:cs="Arial"/>
          <w:sz w:val="28"/>
          <w:szCs w:val="28"/>
        </w:rPr>
        <w:t xml:space="preserve">não autoriza </w:t>
      </w:r>
      <w:del w:id="1091" w:author="Assessor GDSXSR" w:date="2026-10-31T19:46:04Z">
        <w:r>
          <w:rPr>
            <w:rFonts w:ascii="Arial" w:hAnsi="Arial" w:cs="Arial"/>
            <w:sz w:val="28"/>
            <w:szCs w:val="28"/>
          </w:rPr>
          <w:delText xml:space="preserve">a atribuição</w:delText>
        </w:r>
      </w:del>
      <w:ins w:id="1092" w:author="Assessor GDSXSR" w:date="2026-10-31T19:46:04Z">
        <w:r>
          <w:rPr>
            <w:rFonts w:ascii="Arial" w:hAnsi="Arial" w:cs="Arial"/>
            <w:color w:val="808080"/>
            <w:sz w:val="28"/>
            <w:szCs w:val="28"/>
          </w:rPr>
          <w:t xml:space="preserve">imputar</w:t>
        </w:r>
      </w:ins>
      <w:r>
        <w:rPr>
          <w:rFonts w:ascii="Arial" w:hAnsi="Arial" w:cs="Arial"/>
          <w:sz w:val="28"/>
          <w:szCs w:val="28"/>
        </w:rPr>
        <w:t xml:space="preserve"> ao </w:t>
      </w:r>
      <w:del w:id="1093" w:author="Assessor GDSXSR" w:date="2026-10-31T19:46:04Z">
        <w:r>
          <w:rPr>
            <w:rFonts w:ascii="Arial" w:hAnsi="Arial" w:cs="Arial"/>
            <w:sz w:val="28"/>
            <w:szCs w:val="28"/>
          </w:rPr>
          <w:delText xml:space="preserve">autor</w:delText>
        </w:r>
      </w:del>
      <w:ins w:id="1094" w:author="Assessor GDSXSR" w:date="2026-10-31T19:46:04Z">
        <w:r>
          <w:rPr>
            <w:rFonts w:ascii="Arial" w:hAnsi="Arial" w:cs="Arial"/>
            <w:color w:val="808080"/>
            <w:sz w:val="28"/>
            <w:szCs w:val="28"/>
          </w:rPr>
          <w:t xml:space="preserve">contratado</w:t>
        </w:r>
      </w:ins>
      <w:r>
        <w:rPr>
          <w:rFonts w:ascii="Arial" w:hAnsi="Arial" w:cs="Arial"/>
          <w:sz w:val="28"/>
          <w:szCs w:val="28"/>
        </w:rPr>
        <w:t xml:space="preserve"> </w:t>
      </w:r>
      <w:del w:id="1095" w:author="Assessor GDSXSR" w:date="2026-10-31T19:46:04Z">
        <w:r>
          <w:rPr>
            <w:rFonts w:ascii="Arial" w:hAnsi="Arial" w:cs="Arial"/>
            <w:sz w:val="28"/>
            <w:szCs w:val="28"/>
          </w:rPr>
          <w:delText xml:space="preserve">da prática de ilícitos penais</w:delText>
        </w:r>
      </w:del>
      <w:ins w:id="1096" w:author="Assessor GDSXSR" w:date="2026-10-31T19:46:04Z">
        <w:r>
          <w:rPr>
            <w:rFonts w:ascii="Arial" w:hAnsi="Arial" w:cs="Arial"/>
            <w:color w:val="808080"/>
            <w:sz w:val="28"/>
            <w:szCs w:val="28"/>
          </w:rPr>
          <w:t xml:space="preserve">crime</w:t>
        </w:r>
      </w:ins>
      <w:r>
        <w:rPr>
          <w:rFonts w:ascii="Arial" w:hAnsi="Arial" w:cs="Arial"/>
          <w:sz w:val="28"/>
          <w:szCs w:val="28"/>
        </w:rPr>
        <w:t xml:space="preserve"> ou </w:t>
      </w:r>
      <w:del w:id="1097" w:author="Assessor GDSXSR" w:date="2026-10-31T19:46:04Z">
        <w:r>
          <w:rPr>
            <w:rFonts w:ascii="Arial" w:hAnsi="Arial" w:cs="Arial"/>
            <w:sz w:val="28"/>
            <w:szCs w:val="28"/>
          </w:rPr>
          <w:delText xml:space="preserve">de condutas desonestas</w:delText>
        </w:r>
      </w:del>
      <w:ins w:id="1098" w:author="Assessor GDSXSR" w:date="2026-10-31T19:46:04Z">
        <w:r>
          <w:rPr>
            <w:rFonts w:ascii="Arial" w:hAnsi="Arial" w:cs="Arial"/>
            <w:color w:val="808080"/>
            <w:sz w:val="28"/>
            <w:szCs w:val="28"/>
          </w:rPr>
          <w:t xml:space="preserve">desonestidade</w:t>
        </w:r>
      </w:ins>
      <w:r>
        <w:rPr>
          <w:rFonts w:ascii="Arial" w:hAnsi="Arial" w:cs="Arial"/>
          <w:sz w:val="28"/>
          <w:szCs w:val="28"/>
        </w:rPr>
        <w:t xml:space="preserve">. O </w:t>
      </w:r>
      <w:del w:id="1099" w:author="Assessor GDSXSR" w:date="2026-10-31T19:46:04Z">
        <w:r>
          <w:rPr>
            <w:rFonts w:ascii="Arial" w:hAnsi="Arial" w:cs="Arial"/>
            <w:sz w:val="28"/>
            <w:szCs w:val="28"/>
          </w:rPr>
          <w:delText xml:space="preserve">exercício</w:delText>
        </w:r>
      </w:del>
      <w:ins w:id="1100" w:author="Assessor GDSXSR" w:date="2026-10-31T19:46:04Z">
        <w:r>
          <w:rPr>
            <w:rFonts w:ascii="Arial" w:hAnsi="Arial" w:cs="Arial"/>
            <w:color w:val="808080"/>
            <w:sz w:val="28"/>
            <w:szCs w:val="28"/>
          </w:rPr>
          <w:t xml:space="preserve">réu</w:t>
        </w:r>
      </w:ins>
      <w:r>
        <w:rPr>
          <w:rFonts w:ascii="Arial" w:hAnsi="Arial" w:cs="Arial"/>
          <w:sz w:val="28"/>
          <w:szCs w:val="28"/>
        </w:rPr>
        <w:t xml:space="preserve"> </w:t>
      </w:r>
      <w:del w:id="1101" w:author="Assessor GDSXSR" w:date="2026-10-31T19:46:04Z">
        <w:r>
          <w:rPr>
            <w:rFonts w:ascii="Arial" w:hAnsi="Arial" w:cs="Arial"/>
            <w:sz w:val="28"/>
            <w:szCs w:val="28"/>
          </w:rPr>
          <w:delText xml:space="preserve">regular</w:delText>
        </w:r>
      </w:del>
      <w:ins w:id="1102" w:author="Assessor GDSXSR" w:date="2026-10-31T19:46:04Z">
        <w:r>
          <w:rPr>
            <w:rFonts w:ascii="Arial" w:hAnsi="Arial" w:cs="Arial"/>
            <w:color w:val="808080"/>
            <w:sz w:val="28"/>
            <w:szCs w:val="28"/>
          </w:rPr>
          <w:t xml:space="preserve">admitiu em depoimento pessoal ter qualificado o autor de “estelionatário” e “caloteiro” e dito que o comunicaria a terceiros. A prova documental e oral demonstra que as manifestações excederam a crítica ao serviço e atingiram a honra e a reputação profissional</w:t>
        </w:r>
      </w:ins>
      <w:r>
        <w:rPr>
          <w:rFonts w:ascii="Arial" w:hAnsi="Arial" w:cs="Arial"/>
          <w:sz w:val="28"/>
          <w:szCs w:val="28"/>
        </w:rPr>
        <w:t xml:space="preserve"> do </w:t>
      </w:r>
      <w:del w:id="1103" w:author="Assessor GDSXSR" w:date="2026-10-31T19:46:04Z">
        <w:r>
          <w:rPr>
            <w:rFonts w:ascii="Arial" w:hAnsi="Arial" w:cs="Arial"/>
            <w:sz w:val="28"/>
            <w:szCs w:val="28"/>
          </w:rPr>
          <w:delText xml:space="preserve">direito</w:delText>
        </w:r>
      </w:del>
      <w:ins w:id="1104" w:author="Assessor GDSXSR" w:date="2026-10-31T19:46:04Z">
        <w:r>
          <w:rPr>
            <w:rFonts w:ascii="Arial" w:hAnsi="Arial" w:cs="Arial"/>
            <w:color w:val="808080"/>
            <w:sz w:val="28"/>
            <w:szCs w:val="28"/>
          </w:rPr>
          <w:t xml:space="preserve">autor,</w:t>
        </w:r>
      </w:ins>
      <w:r>
        <w:rPr>
          <w:rFonts w:ascii="Arial" w:hAnsi="Arial" w:cs="Arial"/>
          <w:sz w:val="28"/>
          <w:szCs w:val="28"/>
        </w:rPr>
        <w:t xml:space="preserve"> </w:t>
      </w:r>
      <w:del w:id="1105" w:author="Assessor GDSXSR" w:date="2026-10-31T19:46:04Z">
        <w:r>
          <w:rPr>
            <w:rFonts w:ascii="Arial" w:hAnsi="Arial" w:cs="Arial"/>
            <w:sz w:val="28"/>
            <w:szCs w:val="28"/>
          </w:rPr>
          <w:delText xml:space="preserve">de</w:delText>
        </w:r>
      </w:del>
      <w:ins w:id="1106" w:author="Assessor GDSXSR" w:date="2026-10-31T19:46:04Z">
        <w:r>
          <w:rPr>
            <w:rFonts w:ascii="Arial" w:hAnsi="Arial" w:cs="Arial"/>
            <w:color w:val="808080"/>
            <w:sz w:val="28"/>
            <w:szCs w:val="28"/>
          </w:rPr>
          <w:t xml:space="preserve">configurando</w:t>
        </w:r>
      </w:ins>
      <w:r>
        <w:rPr>
          <w:rFonts w:ascii="Arial" w:hAnsi="Arial" w:cs="Arial"/>
          <w:sz w:val="28"/>
          <w:szCs w:val="28"/>
        </w:rPr>
        <w:t xml:space="preserve"> </w:t>
      </w:r>
      <w:del w:id="1107" w:author="Assessor GDSXSR" w:date="2026-10-31T19:46:04Z">
        <w:r>
          <w:rPr>
            <w:rFonts w:ascii="Arial" w:hAnsi="Arial" w:cs="Arial"/>
            <w:sz w:val="28"/>
            <w:szCs w:val="28"/>
          </w:rPr>
          <w:delText xml:space="preserve">crítica</w:delText>
        </w:r>
      </w:del>
      <w:ins w:id="1108" w:author="Assessor GDSXSR" w:date="2026-10-31T19:46:04Z">
        <w:r>
          <w:rPr>
            <w:rFonts w:ascii="Arial" w:hAnsi="Arial" w:cs="Arial"/>
            <w:color w:val="808080"/>
            <w:sz w:val="28"/>
            <w:szCs w:val="28"/>
          </w:rPr>
          <w:t xml:space="preserve">ato</w:t>
        </w:r>
      </w:ins>
      <w:r>
        <w:rPr>
          <w:rFonts w:ascii="Arial" w:hAnsi="Arial" w:cs="Arial"/>
          <w:sz w:val="28"/>
          <w:szCs w:val="28"/>
        </w:rPr>
        <w:t xml:space="preserve"> </w:t>
      </w:r>
      <w:del w:id="1109" w:author="Assessor GDSXSR" w:date="2026-10-31T19:46:04Z">
        <w:r>
          <w:rPr>
            <w:rFonts w:ascii="Arial" w:hAnsi="Arial" w:cs="Arial"/>
            <w:sz w:val="28"/>
            <w:szCs w:val="28"/>
          </w:rPr>
          <w:delText xml:space="preserve">não</w:delText>
        </w:r>
      </w:del>
      <w:ins w:id="1110" w:author="Assessor GDSXSR" w:date="2026-10-31T19:46:04Z">
        <w:r>
          <w:rPr>
            <w:rFonts w:ascii="Arial" w:hAnsi="Arial" w:cs="Arial"/>
            <w:color w:val="808080"/>
            <w:sz w:val="28"/>
            <w:szCs w:val="28"/>
          </w:rPr>
          <w:t xml:space="preserve">ilícito</w:t>
        </w:r>
      </w:ins>
      <w:r>
        <w:rPr>
          <w:rFonts w:ascii="Arial" w:hAnsi="Arial" w:cs="Arial"/>
          <w:sz w:val="28"/>
          <w:szCs w:val="28"/>
        </w:rPr>
        <w:t xml:space="preserve"> </w:t>
      </w:r>
      <w:del w:id="1111" w:author="Assessor GDSXSR" w:date="2026-10-31T19:46:04Z">
        <w:r>
          <w:rPr>
            <w:rFonts w:ascii="Arial" w:hAnsi="Arial" w:cs="Arial"/>
            <w:sz w:val="28"/>
            <w:szCs w:val="28"/>
          </w:rPr>
          <w:delText xml:space="preserve">abrange</w:delText>
        </w:r>
      </w:del>
      <w:ins w:id="1112" w:author="Assessor GDSXSR" w:date="2026-10-31T19:46:04Z">
        <w:r>
          <w:rPr>
            <w:rFonts w:ascii="Arial" w:hAnsi="Arial" w:cs="Arial"/>
            <w:color w:val="808080"/>
            <w:sz w:val="28"/>
            <w:szCs w:val="28"/>
          </w:rPr>
          <w:t xml:space="preserve">indenizável</w:t>
        </w:r>
      </w:ins>
      <w:r>
        <w:rPr>
          <w:rFonts w:ascii="Arial" w:hAnsi="Arial" w:cs="Arial"/>
          <w:sz w:val="28"/>
          <w:szCs w:val="28"/>
        </w:rPr>
        <w:t xml:space="preserve"> </w:t>
      </w:r>
      <w:del w:id="1113" w:author="Assessor GDSXSR" w:date="2026-10-31T19:46:04Z">
        <w:r>
          <w:rPr>
            <w:rFonts w:ascii="Arial" w:hAnsi="Arial" w:cs="Arial"/>
            <w:sz w:val="28"/>
            <w:szCs w:val="28"/>
          </w:rPr>
          <w:delText xml:space="preserve">a</w:delText>
        </w:r>
      </w:del>
      <w:ins w:id="1114" w:author="Assessor GDSXSR" w:date="2026-10-31T19:46:04Z">
        <w:r>
          <w:rPr>
            <w:rFonts w:ascii="Arial" w:hAnsi="Arial" w:cs="Arial"/>
            <w:color w:val="808080"/>
            <w:sz w:val="28"/>
            <w:szCs w:val="28"/>
          </w:rPr>
          <w:t xml:space="preserve">(CC</w:t>
        </w:r>
      </w:ins>
      <w:r>
        <w:rPr>
          <w:rFonts w:ascii="Arial" w:hAnsi="Arial" w:cs="Arial"/>
          <w:sz w:val="28"/>
          <w:szCs w:val="28"/>
        </w:rPr>
        <w:t xml:space="preserve"> </w:t>
      </w:r>
      <w:del w:id="1115" w:author="Assessor GDSXSR" w:date="2026-10-31T19:46:04Z">
        <w:r>
          <w:rPr>
            <w:rFonts w:ascii="Arial" w:hAnsi="Arial" w:cs="Arial"/>
            <w:sz w:val="28"/>
            <w:szCs w:val="28"/>
          </w:rPr>
          <w:delText xml:space="preserve">imputação</w:delText>
        </w:r>
      </w:del>
      <w:ins w:id="1116" w:author="Assessor GDSXSR" w:date="2026-10-31T19:46:04Z">
        <w:r>
          <w:rPr>
            <w:rFonts w:ascii="Arial" w:hAnsi="Arial" w:cs="Arial"/>
            <w:color w:val="808080"/>
            <w:sz w:val="28"/>
            <w:szCs w:val="28"/>
          </w:rPr>
          <w:t xml:space="preserve">186</w:t>
        </w:r>
      </w:ins>
      <w:r>
        <w:rPr>
          <w:rFonts w:ascii="Arial" w:hAnsi="Arial" w:cs="Arial"/>
          <w:sz w:val="28"/>
          <w:szCs w:val="28"/>
        </w:rPr>
        <w:t xml:space="preserve"> </w:t>
      </w:r>
      <w:del w:id="1117" w:author="Assessor GDSXSR" w:date="2026-10-31T19:46:04Z">
        <w:r>
          <w:rPr>
            <w:rFonts w:ascii="Arial" w:hAnsi="Arial" w:cs="Arial"/>
            <w:sz w:val="28"/>
            <w:szCs w:val="28"/>
          </w:rPr>
          <w:delText xml:space="preserve">de</w:delText>
        </w:r>
      </w:del>
      <w:ins w:id="1118" w:author="Assessor GDSXSR" w:date="2026-10-31T19:46:04Z">
        <w:r>
          <w:rPr>
            <w:rFonts w:ascii="Arial" w:hAnsi="Arial" w:cs="Arial"/>
            <w:color w:val="808080"/>
            <w:sz w:val="28"/>
            <w:szCs w:val="28"/>
          </w:rPr>
          <w:t xml:space="preserve">e</w:t>
        </w:r>
      </w:ins>
      <w:r>
        <w:rPr>
          <w:rFonts w:ascii="Arial" w:hAnsi="Arial" w:cs="Arial"/>
          <w:sz w:val="28"/>
          <w:szCs w:val="28"/>
        </w:rPr>
        <w:t xml:space="preserve"> </w:t>
      </w:r>
      <w:del w:id="1119" w:author="Assessor GDSXSR" w:date="2026-10-31T19:46:04Z">
        <w:r>
          <w:rPr>
            <w:rFonts w:ascii="Arial" w:hAnsi="Arial" w:cs="Arial"/>
            <w:sz w:val="28"/>
            <w:szCs w:val="28"/>
          </w:rPr>
          <w:delText xml:space="preserve">fatos criminosos desacompanhada de suporte fático idôneo</w:delText>
        </w:r>
      </w:del>
      <w:ins w:id="1120" w:author="Assessor GDSXSR" w:date="2026-10-31T19:46:04Z">
        <w:r>
          <w:rPr>
            <w:rFonts w:ascii="Arial" w:hAnsi="Arial" w:cs="Arial"/>
            <w:color w:val="808080"/>
            <w:sz w:val="28"/>
            <w:szCs w:val="28"/>
          </w:rPr>
          <w:t xml:space="preserve">927)</w:t>
        </w:r>
      </w:ins>
      <w:r>
        <w:rPr>
          <w:rFonts w:ascii="Arial" w:hAnsi="Arial" w:cs="Arial"/>
          <w:sz w:val="28"/>
          <w:szCs w:val="28"/>
        </w:rPr>
        <w:t xml:space="preserve">.</w:t>
      </w:r>
      <w:commentRangeEnd w:id="6"/>
      <w:r>
        <w:rPr>
          <w:rStyle w:val="CommentReference"/>
        </w:rPr>
        <w:commentReference w:id="6"/>
      </w:r>
    </w:p>
    <w:p w:rsidR="00B14B55" w:rsidP="00B14B55" w:rsidRDefault="00BA6064" w14:paraId="4809587E" w14:textId="34E55B11">
      <w:pPr>
        <w:spacing w:after="0" w:line="360" w:lineRule="auto"/>
        <w:jc w:val="both"/>
        <w:rPr>
          <w:rFonts w:ascii="Arial" w:hAnsi="Arial" w:cs="Arial"/>
          <w:sz w:val="28"/>
          <w:szCs w:val="28"/>
        </w:rPr>
      </w:pPr>
      <w:r>
        <w:rPr>
          <w:rFonts w:ascii="Arial" w:hAnsi="Arial" w:cs="Arial"/>
          <w:sz w:val="28"/>
          <w:szCs w:val="28"/>
        </w:rPr>
        <w:t xml:space="preserve">7.</w:t>
      </w:r>
      <w:r>
        <w:rPr>
          <w:rFonts w:ascii="Arial" w:hAnsi="Arial" w:cs="Arial"/>
          <w:sz w:val="28"/>
          <w:szCs w:val="28"/>
        </w:rPr>
        <w:t xml:space="preserve"> </w:t>
      </w:r>
      <w:del w:id="1121" w:author="Assessor GDSXSR" w:date="2026-10-31T19:46:04Z">
        <w:r>
          <w:rPr>
            <w:rFonts w:ascii="Arial" w:hAnsi="Arial" w:cs="Arial"/>
            <w:sz w:val="28"/>
            <w:szCs w:val="28"/>
          </w:rPr>
          <w:delText xml:space="preserve">O</w:delText>
        </w:r>
      </w:del>
      <w:ins w:id="1122" w:author="Assessor GDSXSR" w:date="2026-10-31T19:46:04Z">
        <w:r>
          <w:rPr>
            <w:rFonts w:ascii="Arial" w:hAnsi="Arial" w:cs="Arial"/>
            <w:color w:val="808080"/>
            <w:sz w:val="28"/>
            <w:szCs w:val="28"/>
          </w:rPr>
          <w:t xml:space="preserve">Houve</w:t>
        </w:r>
      </w:ins>
      <w:r>
        <w:rPr>
          <w:rFonts w:ascii="Arial" w:hAnsi="Arial" w:cs="Arial"/>
          <w:sz w:val="28"/>
          <w:szCs w:val="28"/>
        </w:rPr>
        <w:t xml:space="preserve"> </w:t>
      </w:r>
      <w:del w:id="1123" w:author="Assessor GDSXSR" w:date="2026-10-31T19:46:04Z">
        <w:r>
          <w:rPr>
            <w:rFonts w:ascii="Arial" w:hAnsi="Arial" w:cs="Arial"/>
            <w:sz w:val="28"/>
            <w:szCs w:val="28"/>
          </w:rPr>
          <w:delText xml:space="preserve">réu</w:delText>
        </w:r>
      </w:del>
      <w:ins w:id="1124" w:author="Assessor GDSXSR" w:date="2026-10-31T19:46:04Z">
        <w:r>
          <w:rPr>
            <w:rFonts w:ascii="Arial" w:hAnsi="Arial" w:cs="Arial"/>
            <w:color w:val="808080"/>
            <w:sz w:val="28"/>
            <w:szCs w:val="28"/>
          </w:rPr>
          <w:t xml:space="preserve">referências</w:t>
        </w:r>
      </w:ins>
      <w:r>
        <w:rPr>
          <w:rFonts w:ascii="Arial" w:hAnsi="Arial" w:cs="Arial"/>
          <w:sz w:val="28"/>
          <w:szCs w:val="28"/>
        </w:rPr>
        <w:t xml:space="preserve"> </w:t>
      </w:r>
      <w:del w:id="1125" w:author="Assessor GDSXSR" w:date="2026-10-31T19:46:04Z">
        <w:r>
          <w:rPr>
            <w:rFonts w:ascii="Arial" w:hAnsi="Arial" w:cs="Arial"/>
            <w:sz w:val="28"/>
            <w:szCs w:val="28"/>
          </w:rPr>
          <w:delText xml:space="preserve">admitiu</w:delText>
        </w:r>
      </w:del>
      <w:ins w:id="1126" w:author="Assessor GDSXSR" w:date="2026-10-31T19:46:04Z">
        <w:r>
          <w:rPr>
            <w:rFonts w:ascii="Arial" w:hAnsi="Arial" w:cs="Arial"/>
            <w:color w:val="808080"/>
            <w:sz w:val="28"/>
            <w:szCs w:val="28"/>
          </w:rPr>
          <w:t xml:space="preserve">negativas</w:t>
        </w:r>
      </w:ins>
      <w:r>
        <w:rPr>
          <w:rFonts w:ascii="Arial" w:hAnsi="Arial" w:cs="Arial"/>
          <w:sz w:val="28"/>
          <w:szCs w:val="28"/>
        </w:rPr>
        <w:t xml:space="preserve"> </w:t>
      </w:r>
      <w:del w:id="1127" w:author="Assessor GDSXSR" w:date="2026-10-31T19:46:04Z">
        <w:r>
          <w:rPr>
            <w:rFonts w:ascii="Arial" w:hAnsi="Arial" w:cs="Arial"/>
            <w:sz w:val="28"/>
            <w:szCs w:val="28"/>
          </w:rPr>
          <w:delText xml:space="preserve">em</w:delText>
        </w:r>
      </w:del>
      <w:ins w:id="1128" w:author="Assessor GDSXSR" w:date="2026-10-31T19:46:04Z">
        <w:r>
          <w:rPr>
            <w:rFonts w:ascii="Arial" w:hAnsi="Arial" w:cs="Arial"/>
            <w:color w:val="808080"/>
            <w:sz w:val="28"/>
            <w:szCs w:val="28"/>
          </w:rPr>
          <w:t xml:space="preserve">à</w:t>
        </w:r>
      </w:ins>
      <w:r>
        <w:rPr>
          <w:rFonts w:ascii="Arial" w:hAnsi="Arial" w:cs="Arial"/>
          <w:sz w:val="28"/>
          <w:szCs w:val="28"/>
        </w:rPr>
        <w:t xml:space="preserve"> </w:t>
      </w:r>
      <w:del w:id="1129" w:author="Assessor GDSXSR" w:date="2026-10-31T19:46:04Z">
        <w:r>
          <w:rPr>
            <w:rFonts w:ascii="Arial" w:hAnsi="Arial" w:cs="Arial"/>
            <w:sz w:val="28"/>
            <w:szCs w:val="28"/>
          </w:rPr>
          <w:delText xml:space="preserve">depoimento pessoal ter qualificado o autor como “estelionatário” e “caloteiro”, além de afirmar que comunicaria tais fatos a terceiros. A prova documental e oral demonstra que as manifestações ultrapassaram a crítica ao serviço prestado e atingiram a honra e a reputação</w:delText>
        </w:r>
      </w:del>
      <w:ins w:id="1130" w:author="Assessor GDSXSR" w:date="2026-10-31T19:46:04Z">
        <w:r>
          <w:rPr>
            <w:rFonts w:ascii="Arial" w:hAnsi="Arial" w:cs="Arial"/>
            <w:color w:val="808080"/>
            <w:sz w:val="28"/>
            <w:szCs w:val="28"/>
          </w:rPr>
          <w:t xml:space="preserve">atuação</w:t>
        </w:r>
      </w:ins>
      <w:r>
        <w:rPr>
          <w:rFonts w:ascii="Arial" w:hAnsi="Arial" w:cs="Arial"/>
          <w:sz w:val="28"/>
          <w:szCs w:val="28"/>
        </w:rPr>
        <w:t xml:space="preserve"> profissional do autor</w:t>
      </w:r>
      <w:ins w:id="1131" w:author="Assessor GDSXSR" w:date="2026-10-31T19:46:04Z">
        <w:r>
          <w:rPr>
            <w:rFonts w:ascii="Arial" w:hAnsi="Arial" w:cs="Arial"/>
            <w:color w:val="808080"/>
            <w:sz w:val="28"/>
            <w:szCs w:val="28"/>
          </w:rPr>
          <w:t xml:space="preserve"> perante pessoa de seu círculo</w:t>
        </w:r>
      </w:ins>
      <w:r>
        <w:rPr>
          <w:rFonts w:ascii="Arial" w:hAnsi="Arial" w:cs="Arial"/>
          <w:sz w:val="28"/>
          <w:szCs w:val="28"/>
        </w:rPr>
        <w:t xml:space="preserve">, </w:t>
      </w:r>
      <w:del w:id="1132" w:author="Assessor GDSXSR" w:date="2026-10-31T19:46:04Z">
        <w:r>
          <w:rPr>
            <w:rFonts w:ascii="Arial" w:hAnsi="Arial" w:cs="Arial"/>
            <w:sz w:val="28"/>
            <w:szCs w:val="28"/>
          </w:rPr>
          <w:delText xml:space="preserve">configurando</w:delText>
        </w:r>
      </w:del>
      <w:ins w:id="1133" w:author="Assessor GDSXSR" w:date="2026-10-31T19:46:04Z">
        <w:r>
          <w:rPr>
            <w:rFonts w:ascii="Arial" w:hAnsi="Arial" w:cs="Arial"/>
            <w:color w:val="808080"/>
            <w:sz w:val="28"/>
            <w:szCs w:val="28"/>
          </w:rPr>
          <w:t xml:space="preserve">mas</w:t>
        </w:r>
      </w:ins>
      <w:r>
        <w:rPr>
          <w:rFonts w:ascii="Arial" w:hAnsi="Arial" w:cs="Arial"/>
          <w:sz w:val="28"/>
          <w:szCs w:val="28"/>
        </w:rPr>
        <w:t xml:space="preserve"> </w:t>
      </w:r>
      <w:del w:id="1134" w:author="Assessor GDSXSR" w:date="2026-10-31T19:46:04Z">
        <w:r>
          <w:rPr>
            <w:rFonts w:ascii="Arial" w:hAnsi="Arial" w:cs="Arial"/>
            <w:sz w:val="28"/>
            <w:szCs w:val="28"/>
          </w:rPr>
          <w:delText xml:space="preserve">ato</w:delText>
        </w:r>
      </w:del>
      <w:ins w:id="1135" w:author="Assessor GDSXSR" w:date="2026-10-31T19:46:04Z">
        <w:r>
          <w:rPr>
            <w:rFonts w:ascii="Arial" w:hAnsi="Arial" w:cs="Arial"/>
            <w:color w:val="808080"/>
            <w:sz w:val="28"/>
            <w:szCs w:val="28"/>
          </w:rPr>
          <w:t xml:space="preserve">não</w:t>
        </w:r>
      </w:ins>
      <w:r>
        <w:rPr>
          <w:rFonts w:ascii="Arial" w:hAnsi="Arial" w:cs="Arial"/>
          <w:sz w:val="28"/>
          <w:szCs w:val="28"/>
        </w:rPr>
        <w:t xml:space="preserve"> </w:t>
      </w:r>
      <w:del w:id="1136" w:author="Assessor GDSXSR" w:date="2026-10-31T19:46:04Z">
        <w:r>
          <w:rPr>
            <w:rFonts w:ascii="Arial" w:hAnsi="Arial" w:cs="Arial"/>
            <w:sz w:val="28"/>
            <w:szCs w:val="28"/>
          </w:rPr>
          <w:delText xml:space="preserve">ilícito</w:delText>
        </w:r>
      </w:del>
      <w:ins w:id="1137" w:author="Assessor GDSXSR" w:date="2026-10-31T19:46:04Z">
        <w:r>
          <w:rPr>
            <w:rFonts w:ascii="Arial" w:hAnsi="Arial" w:cs="Arial"/>
            <w:color w:val="808080"/>
            <w:sz w:val="28"/>
            <w:szCs w:val="28"/>
          </w:rPr>
          <w:t xml:space="preserve">se</w:t>
        </w:r>
      </w:ins>
      <w:r>
        <w:rPr>
          <w:rFonts w:ascii="Arial" w:hAnsi="Arial" w:cs="Arial"/>
          <w:sz w:val="28"/>
          <w:szCs w:val="28"/>
        </w:rPr>
        <w:t xml:space="preserve"> </w:t>
      </w:r>
      <w:del w:id="1138" w:author="Assessor GDSXSR" w:date="2026-10-31T19:46:04Z">
        <w:r>
          <w:rPr>
            <w:rFonts w:ascii="Arial" w:hAnsi="Arial" w:cs="Arial"/>
            <w:sz w:val="28"/>
            <w:szCs w:val="28"/>
          </w:rPr>
          <w:delText xml:space="preserve">indenizável</w:delText>
        </w:r>
      </w:del>
      <w:ins w:id="1139" w:author="Assessor GDSXSR" w:date="2026-10-31T19:46:04Z">
        <w:r>
          <w:rPr>
            <w:rFonts w:ascii="Arial" w:hAnsi="Arial" w:cs="Arial"/>
            <w:color w:val="808080"/>
            <w:sz w:val="28"/>
            <w:szCs w:val="28"/>
          </w:rPr>
          <w:t xml:space="preserve">comprovou a reiteração das imputações criminosas, a divulgação em redes sociais nem prejuízo profissional concreto. A indenização de R$ 3.000,00 é proporcional à gravidade da conduta e à extensão do dano</w:t>
        </w:r>
      </w:ins>
      <w:r>
        <w:rPr>
          <w:rFonts w:ascii="Arial" w:hAnsi="Arial" w:cs="Arial"/>
          <w:sz w:val="28"/>
          <w:szCs w:val="28"/>
        </w:rPr>
        <w:t xml:space="preserve"> (CC </w:t>
      </w:r>
      <w:del w:id="1140" w:author="Assessor GDSXSR" w:date="2026-10-31T19:46:04Z">
        <w:r>
          <w:rPr>
            <w:rFonts w:ascii="Arial" w:hAnsi="Arial" w:cs="Arial"/>
            <w:sz w:val="28"/>
            <w:szCs w:val="28"/>
          </w:rPr>
          <w:delText xml:space="preserve">186 e 927</w:delText>
        </w:r>
      </w:del>
      <w:ins w:id="1141" w:author="Assessor GDSXSR" w:date="2026-10-31T19:46:04Z">
        <w:r>
          <w:rPr>
            <w:rFonts w:ascii="Arial" w:hAnsi="Arial" w:cs="Arial"/>
            <w:color w:val="808080"/>
            <w:sz w:val="28"/>
            <w:szCs w:val="28"/>
          </w:rPr>
          <w:t xml:space="preserve">944</w:t>
        </w:r>
      </w:ins>
      <w:r>
        <w:rPr>
          <w:rFonts w:ascii="Arial" w:hAnsi="Arial" w:cs="Arial"/>
          <w:sz w:val="28"/>
          <w:szCs w:val="28"/>
        </w:rPr>
        <w:t xml:space="preserve">).</w:t>
      </w:r>
    </w:p>
    <w:p w:rsidRPr="00BA6064" w:rsidR="00BA6064" w:rsidP="00BA6064" w:rsidRDefault="00BA6064" w14:paraId="2CCBA318" w14:textId="1337A593">
      <w:pPr>
        <w:spacing w:after="0" w:line="360" w:lineRule="auto"/>
        <w:jc w:val="both"/>
        <w:rPr>
          <w:del w:id="1147" w:author="Assessor GDSXSR" w:date="2026-10-31T19:46:04Z"/>
          <w:rFonts w:ascii="Arial" w:hAnsi="Arial" w:cs="Arial"/>
          <w:sz w:val="28"/>
          <w:szCs w:val="28"/>
        </w:rPr>
      </w:pPr>
      <w:commentRangeStart w:id="7"/>
      <w:del w:id="1142" w:author="Assessor GDSXSR" w:date="2026-10-31T19:46:04Z">
        <w:r w:rsidRPr="53B65B4C">
          <w:rPr>
            <w:rFonts w:ascii="Arial" w:hAnsi="Arial" w:cs="Arial"/>
            <w:sz w:val="28"/>
            <w:szCs w:val="28"/>
          </w:rPr>
          <w:delText>8.</w:delText>
        </w:r>
      </w:del>
      <w:del w:id="1143" w:author="Assessor GDSXSR" w:date="2026-10-31T19:46:04Z">
        <w:r w:rsidRPr="53B65B4C">
          <w:rPr>
            <w:rFonts w:ascii="Segoe UI" w:hAnsi="Segoe UI" w:eastAsia="Times New Roman" w:cs="Segoe UI"/>
            <w:sz w:val="21"/>
            <w:szCs w:val="21"/>
            <w:lang w:eastAsia="pt-BR"/>
          </w:rPr>
          <w:delText xml:space="preserve"> </w:delText>
        </w:r>
      </w:del>
      <w:del w:id="1144" w:author="Assessor GDSXSR" w:date="2026-10-31T19:46:04Z">
        <w:r w:rsidRPr="53B65B4C">
          <w:rPr>
            <w:rFonts w:ascii="Arial" w:hAnsi="Arial" w:cs="Arial"/>
            <w:sz w:val="28"/>
            <w:szCs w:val="28"/>
          </w:rPr>
          <w:delText>O réu levou a controvérsia a pessoa ligada ao autor e fez referências negativas à sua atuação profissional. Não ficou comprovado, contudo, que tenha reiterado perante terceiros as imputações criminosas, nem que tenha divulgado as manifestações em redes sociais ou causado repercussão profissional expressiva. A indenização de R$ 3.000,00 é proporcional à gravidade da conduta e à extensão do dano comprovado (CC 944)</w:delText>
        </w:r>
      </w:del>
      <w:del w:id="1145" w:author="Assessor GDSXSR" w:date="2026-10-31T19:46:04Z">
        <w:r w:rsidRPr="53B65B4C" w:rsidR="553A8F58">
          <w:rPr>
            <w:rFonts w:ascii="Arial" w:hAnsi="Arial" w:cs="Arial"/>
            <w:sz w:val="28"/>
            <w:szCs w:val="28"/>
          </w:rPr>
          <w:delText>.</w:delText>
        </w:r>
      </w:del>
      <w:commentRangeEnd w:id="7"/>
      <w:del w:id="1146" w:author="Assessor GDSXSR" w:date="2026-10-31T19:46:04Z">
        <w:r>
          <w:rPr>
            <w:rStyle w:val="CommentReference"/>
          </w:rPr>
          <w:commentReference w:id="7"/>
        </w:r>
      </w:del>
    </w:p>
    <w:p w:rsidRPr="0034247B" w:rsidR="00886ABA" w:rsidP="00886ABA" w:rsidRDefault="00886ABA" w14:paraId="61C39010" w14:textId="77777777">
      <w:pPr>
        <w:pStyle w:val="PargrafodaLista"/>
        <w:spacing w:after="0" w:line="360" w:lineRule="auto"/>
        <w:ind w:left="0"/>
        <w:jc w:val="both"/>
        <w:rPr>
          <w:rFonts w:ascii="Arial" w:hAnsi="Arial" w:cs="Arial"/>
          <w:b/>
          <w:bCs/>
          <w:sz w:val="28"/>
          <w:szCs w:val="28"/>
        </w:rPr>
      </w:pPr>
      <w:r w:rsidRPr="413FE707">
        <w:rPr>
          <w:rFonts w:ascii="Arial" w:hAnsi="Arial" w:cs="Arial"/>
          <w:b/>
          <w:bCs/>
          <w:sz w:val="28"/>
          <w:szCs w:val="28"/>
        </w:rPr>
        <w:t>IV. Dispositivo</w:t>
      </w:r>
    </w:p>
    <w:p w:rsidRPr="00E87018" w:rsidR="00886ABA" w:rsidP="00886ABA" w:rsidRDefault="008600AB" w14:paraId="267AB3B2" w14:textId="1E8F094A">
      <w:pPr>
        <w:spacing w:after="0" w:line="360" w:lineRule="auto"/>
        <w:jc w:val="both"/>
        <w:rPr>
          <w:rFonts w:ascii="Arial" w:hAnsi="Arial" w:eastAsia="Arial" w:cs="Arial"/>
          <w:color w:val="000000" w:themeColor="text1"/>
          <w:sz w:val="28"/>
          <w:szCs w:val="28"/>
        </w:rPr>
      </w:pPr>
      <w:del w:id="1148" w:author="Assessor GDSXSR" w:date="2026-10-31T19:46:04Z">
        <w:r>
          <w:rPr>
            <w:rFonts w:ascii="Arial" w:hAnsi="Arial" w:cs="Arial"/>
            <w:sz w:val="28"/>
            <w:szCs w:val="28"/>
          </w:rPr>
          <w:delText xml:space="preserve">9</w:delText>
        </w:r>
      </w:del>
      <w:ins w:id="1149" w:author="Assessor GDSXSR" w:date="2026-10-31T19:46:04Z">
        <w:r>
          <w:rPr>
            <w:rFonts w:ascii="Arial" w:hAnsi="Arial" w:cs="Arial"/>
            <w:color w:val="808080"/>
            <w:sz w:val="28"/>
            <w:szCs w:val="28"/>
          </w:rPr>
          <w:t xml:space="preserve">8</w:t>
        </w:r>
      </w:ins>
      <w:r>
        <w:rPr>
          <w:rFonts w:ascii="Arial" w:hAnsi="Arial" w:cs="Arial"/>
          <w:sz w:val="28"/>
          <w:szCs w:val="28"/>
        </w:rPr>
        <w:t xml:space="preserve">. </w:t>
      </w:r>
      <w:r>
        <w:rPr>
          <w:rFonts w:ascii="Arial" w:hAnsi="Arial" w:cs="Arial"/>
          <w:sz w:val="28"/>
          <w:szCs w:val="28"/>
        </w:rPr>
        <w:t xml:space="preserve">Rejeitou-se a p</w:t>
      </w:r>
      <w:r>
        <w:rPr>
          <w:rFonts w:ascii="Arial" w:hAnsi="Arial" w:cs="Arial"/>
          <w:sz w:val="28"/>
          <w:szCs w:val="28"/>
        </w:rPr>
        <w:t xml:space="preserve">reliminar de deserção</w:t>
      </w:r>
      <w:r>
        <w:rPr>
          <w:rFonts w:ascii="Arial" w:hAnsi="Arial" w:cs="Arial"/>
          <w:sz w:val="28"/>
          <w:szCs w:val="28"/>
        </w:rPr>
        <w:t xml:space="preserve"> e, no mérito,</w:t>
      </w:r>
      <w:r>
        <w:rPr>
          <w:rFonts w:ascii="Arial" w:hAnsi="Arial" w:cs="Arial"/>
          <w:sz w:val="28"/>
          <w:szCs w:val="28"/>
        </w:rPr>
        <w:t xml:space="preserve"> </w:t>
      </w:r>
      <w:r>
        <w:rPr>
          <w:rFonts w:ascii="Arial" w:hAnsi="Arial" w:cs="Arial"/>
          <w:sz w:val="28"/>
          <w:szCs w:val="28"/>
        </w:rPr>
        <w:t xml:space="preserve">n</w:t>
      </w:r>
      <w:r>
        <w:rPr>
          <w:rFonts w:ascii="Arial" w:hAnsi="Arial" w:cs="Arial"/>
          <w:sz w:val="28"/>
          <w:szCs w:val="28"/>
        </w:rPr>
        <w:t xml:space="preserve">egou</w:t>
      </w:r>
      <w:r>
        <w:rPr>
          <w:rFonts w:ascii="Arial" w:hAnsi="Arial" w:cs="Arial"/>
          <w:sz w:val="28"/>
          <w:szCs w:val="28"/>
        </w:rPr>
        <w:t xml:space="preserve">-</w:t>
      </w:r>
      <w:del w:id="1150" w:author="Assessor GDSXSR" w:date="2026-10-31T19:46:04Z">
        <w:r>
          <w:rPr>
            <w:rFonts w:ascii="Arial" w:hAnsi="Arial" w:cs="Arial"/>
            <w:sz w:val="28"/>
            <w:szCs w:val="28"/>
          </w:rPr>
          <w:delText xml:space="preserve"> </w:delText>
        </w:r>
      </w:del>
      <w:r>
        <w:rPr>
          <w:rFonts w:ascii="Arial" w:hAnsi="Arial" w:cs="Arial"/>
          <w:sz w:val="28"/>
          <w:szCs w:val="28"/>
        </w:rPr>
        <w:t xml:space="preserve">se provimento </w:t>
      </w:r>
      <w:r>
        <w:rPr>
          <w:rFonts w:ascii="Arial" w:hAnsi="Arial" w:cs="Arial"/>
          <w:sz w:val="28"/>
          <w:szCs w:val="28"/>
        </w:rPr>
        <w:t xml:space="preserve">a</w:t>
      </w:r>
      <w:r>
        <w:rPr>
          <w:rFonts w:ascii="Arial" w:hAnsi="Arial" w:cs="Arial"/>
          <w:sz w:val="28"/>
          <w:szCs w:val="28"/>
        </w:rPr>
        <w:t xml:space="preserve">os apelos</w:t>
      </w:r>
      <w:r>
        <w:rPr>
          <w:rFonts w:ascii="Arial" w:hAnsi="Arial" w:cs="Arial"/>
          <w:sz w:val="28"/>
          <w:szCs w:val="28"/>
        </w:rPr>
        <w:t xml:space="preserve"> do autor e do réu</w:t>
      </w:r>
      <w:r>
        <w:rPr>
          <w:rFonts w:ascii="Arial" w:hAnsi="Arial" w:cs="Arial"/>
          <w:sz w:val="28"/>
          <w:szCs w:val="28"/>
        </w:rPr>
        <w:t xml:space="preserve">.</w:t>
      </w:r>
    </w:p>
    <w:p w:rsidRPr="00427FC3" w:rsidR="00886ABA" w:rsidP="00886ABA" w:rsidRDefault="008B62DA" w14:paraId="4C4C6D22" w14:textId="4AF1698F">
      <w:pPr>
        <w:spacing w:after="0" w:line="360" w:lineRule="auto"/>
        <w:jc w:val="both"/>
        <w:rPr>
          <w:rFonts w:ascii="Arial" w:hAnsi="Arial" w:eastAsia="Arial" w:cs="Arial"/>
          <w:color w:val="000000" w:themeColor="text1"/>
          <w:sz w:val="28"/>
          <w:szCs w:val="28"/>
        </w:rPr>
      </w:pPr>
      <w:r w:rsidRPr="00427FC3">
        <w:rPr>
          <w:rFonts w:ascii="Arial" w:hAnsi="Arial" w:eastAsia="Arial" w:cs="Arial"/>
          <w:color w:val="000000" w:themeColor="text1"/>
          <w:sz w:val="28"/>
          <w:szCs w:val="28"/>
        </w:rPr>
        <w:t>_______</w:t>
      </w:r>
    </w:p>
    <w:p w:rsidRPr="006033C1" w:rsidR="00886ABA" w:rsidP="00886ABA" w:rsidRDefault="00886ABA" w14:paraId="2B039768" w14:textId="62273097">
      <w:pPr>
        <w:spacing w:after="0" w:line="360" w:lineRule="auto"/>
        <w:jc w:val="both"/>
        <w:rPr>
          <w:rFonts w:ascii="Arial" w:hAnsi="Arial" w:eastAsia="Arial" w:cs="Arial"/>
          <w:i/>
          <w:iCs/>
          <w:color w:val="000000" w:themeColor="text1"/>
          <w:sz w:val="26"/>
          <w:szCs w:val="26"/>
        </w:rPr>
      </w:pPr>
      <w:r>
        <w:rPr>
          <w:rFonts w:ascii="Arial" w:hAnsi="Arial" w:eastAsia="Arial" w:cs="Arial"/>
          <w:i/>
          <w:iCs/>
          <w:color w:val="000000" w:themeColor="text1"/>
          <w:sz w:val="26"/>
          <w:szCs w:val="26"/>
        </w:rPr>
        <w:t xml:space="preserve">Dispositivos relevantes citados: </w:t>
      </w:r>
      <w:r>
        <w:rPr>
          <w:rFonts w:ascii="Arial" w:hAnsi="Arial" w:cs="Arial"/>
          <w:sz w:val="26"/>
          <w:szCs w:val="26"/>
        </w:rPr>
        <w:t xml:space="preserve">CC</w:t>
      </w:r>
      <w:del w:id="1151" w:author="Assessor GDSXSR" w:date="2026-10-31T19:46:04Z">
        <w:r>
          <w:rPr>
            <w:rFonts w:ascii="Arial" w:hAnsi="Arial" w:cs="Arial"/>
            <w:sz w:val="26"/>
            <w:szCs w:val="26"/>
          </w:rPr>
          <w:delText xml:space="preserve">, arts.</w:delText>
        </w:r>
      </w:del>
      <w:r>
        <w:rPr>
          <w:rFonts w:ascii="Arial" w:hAnsi="Arial" w:cs="Arial"/>
          <w:sz w:val="26"/>
          <w:szCs w:val="26"/>
        </w:rPr>
        <w:t xml:space="preserve"> 186</w:t>
      </w:r>
      <w:r>
        <w:rPr>
          <w:rFonts w:ascii="Arial" w:hAnsi="Arial" w:cs="Arial"/>
          <w:sz w:val="26"/>
          <w:szCs w:val="26"/>
        </w:rPr>
        <w:t xml:space="preserve">,</w:t>
      </w:r>
      <w:r>
        <w:rPr>
          <w:rFonts w:ascii="Arial" w:hAnsi="Arial" w:cs="Arial"/>
          <w:sz w:val="26"/>
          <w:szCs w:val="26"/>
        </w:rPr>
        <w:t xml:space="preserve"> 927</w:t>
      </w:r>
      <w:r>
        <w:rPr>
          <w:rFonts w:ascii="Arial" w:hAnsi="Arial" w:cs="Arial"/>
          <w:sz w:val="26"/>
          <w:szCs w:val="26"/>
        </w:rPr>
        <w:t xml:space="preserve"> e 944</w:t>
      </w:r>
      <w:ins w:id="1152" w:author="Assessor GDSXSR" w:date="2026-10-31T19:46:04Z">
        <w:r>
          <w:rPr>
            <w:rFonts w:ascii="Arial" w:hAnsi="Arial" w:cs="Arial"/>
            <w:color w:val="808080"/>
            <w:sz w:val="26"/>
            <w:szCs w:val="26"/>
          </w:rPr>
          <w:t xml:space="preserve">; CPC 85 § 11; CPC 1</w:t>
        </w:r>
      </w:ins>
      <w:r>
        <w:rPr>
          <w:rFonts w:ascii="Arial" w:hAnsi="Arial" w:cs="Arial"/>
          <w:sz w:val="26"/>
          <w:szCs w:val="26"/>
        </w:rPr>
        <w:t xml:space="preserve">.</w:t>
      </w:r>
      <w:ins w:id="1153" w:author="Assessor GDSXSR" w:date="2026-10-31T19:46:04Z">
        <w:r>
          <w:rPr>
            <w:rFonts w:ascii="Arial" w:hAnsi="Arial" w:cs="Arial"/>
            <w:color w:val="808080"/>
            <w:sz w:val="26"/>
            <w:szCs w:val="26"/>
          </w:rPr>
          <w:t xml:space="preserve">007 § 4º.</w:t>
        </w:r>
      </w:ins>
    </w:p>
    <w:p w:rsidRPr="006033C1" w:rsidR="000D1673" w:rsidP="00427FC3" w:rsidRDefault="00886ABA" w14:paraId="7D603946" w14:textId="28FC9A4E">
      <w:pPr>
        <w:spacing w:after="0" w:line="360" w:lineRule="auto"/>
        <w:jc w:val="both"/>
        <w:rPr>
          <w:rFonts w:ascii="Arial" w:hAnsi="Arial" w:cs="Arial"/>
          <w:sz w:val="26"/>
          <w:szCs w:val="26"/>
        </w:rPr>
      </w:pPr>
      <w:commentRangeStart w:id="8"/>
      <w:r>
        <w:rPr>
          <w:rFonts w:ascii="Arial" w:hAnsi="Arial" w:eastAsia="Arial" w:cs="Arial"/>
          <w:i/>
          <w:iCs/>
          <w:color w:val="000000" w:themeColor="text1"/>
          <w:sz w:val="26"/>
          <w:szCs w:val="26"/>
        </w:rPr>
        <w:t xml:space="preserve">Jurisprudência relevante citada: </w:t>
      </w:r>
      <w:r>
        <w:rPr>
          <w:rFonts w:ascii="Arial" w:hAnsi="Arial" w:cs="Arial"/>
          <w:sz w:val="26"/>
          <w:szCs w:val="26"/>
        </w:rPr>
        <w:t xml:space="preserve">TJDFT, </w:t>
      </w:r>
      <w:r>
        <w:rPr>
          <w:rFonts w:ascii="Arial" w:hAnsi="Arial" w:cs="Arial"/>
          <w:sz w:val="26"/>
          <w:szCs w:val="26"/>
        </w:rPr>
        <w:t xml:space="preserve">Acórdão 2164281,</w:t>
      </w:r>
      <w:del w:id="1154" w:author="Assessor GDSXSR" w:date="2026-10-31T19:46:04Z">
        <w:r>
          <w:rPr>
            <w:rFonts w:ascii="Arial" w:hAnsi="Arial" w:cs="Arial"/>
            <w:sz w:val="26"/>
            <w:szCs w:val="26"/>
          </w:rPr>
          <w:delText xml:space="preserve"> </w:delText>
        </w:r>
        <w:r>
          <w:rPr>
            <w:rFonts w:ascii="Arial" w:hAnsi="Arial" w:cs="Arial"/>
            <w:sz w:val="26"/>
            <w:szCs w:val="26"/>
          </w:rPr>
          <w:delText xml:space="preserve">RI</w:delText>
        </w:r>
      </w:del>
      <w:r>
        <w:rPr>
          <w:rFonts w:ascii="Arial" w:hAnsi="Arial" w:cs="Arial"/>
          <w:sz w:val="26"/>
          <w:szCs w:val="26"/>
        </w:rPr>
        <w:t xml:space="preserve"> </w:t>
      </w:r>
      <w:r>
        <w:rPr>
          <w:rFonts w:ascii="Arial" w:hAnsi="Arial" w:cs="Arial"/>
          <w:sz w:val="26"/>
          <w:szCs w:val="26"/>
        </w:rPr>
        <w:t xml:space="preserve">0706109-80.2025.8.07.0021, Rel. </w:t>
      </w:r>
      <w:r>
        <w:rPr>
          <w:rFonts w:ascii="Arial" w:hAnsi="Arial" w:cs="Arial"/>
          <w:sz w:val="26"/>
          <w:szCs w:val="26"/>
        </w:rPr>
        <w:t xml:space="preserve">Juiz </w:t>
      </w:r>
      <w:r>
        <w:rPr>
          <w:rFonts w:ascii="Arial" w:hAnsi="Arial" w:cs="Arial"/>
          <w:sz w:val="26"/>
          <w:szCs w:val="26"/>
        </w:rPr>
        <w:t xml:space="preserve">Flávio Fernando Almeida da Fonseca, Primeira Turma Recursal, j. 19/08/2026, DJe 01/09/2026</w:t>
      </w:r>
      <w:r>
        <w:rPr>
          <w:rFonts w:ascii="Arial" w:hAnsi="Arial" w:cs="Arial"/>
          <w:sz w:val="26"/>
          <w:szCs w:val="26"/>
        </w:rPr>
        <w:t xml:space="preserve">.</w:t>
      </w:r>
      <w:del w:id="1155" w:author="Assessor GDSXSR" w:date="2026-10-31T19:46:04Z">
        <w:r>
          <w:rPr>
            <w:rFonts w:ascii="Arial" w:hAnsi="Arial" w:cs="Arial"/>
            <w:sz w:val="26"/>
            <w:szCs w:val="26"/>
          </w:rPr>
          <w:delText xml:space="preserve"> </w:delText>
        </w:r>
      </w:del>
      <w:commentRangeEnd w:id="8"/>
      <w:r>
        <w:rPr>
          <w:rStyle w:val="CommentReference"/>
        </w:rPr>
        <w:commentReference w:id="8"/>
      </w:r>
    </w:p>
    <w:p w:rsidRPr="00427FC3" w:rsidR="00886ABA" w:rsidP="00DB1301" w:rsidRDefault="00886ABA" w14:paraId="58E96891" w14:textId="77777777">
      <w:pPr>
        <w:spacing w:after="0" w:line="360" w:lineRule="auto"/>
        <w:rPr>
          <w:rFonts w:ascii="Arial" w:hAnsi="Arial" w:cs="Arial"/>
          <w:sz w:val="28"/>
          <w:szCs w:val="28"/>
        </w:rPr>
      </w:pPr>
    </w:p>
    <w:p w:rsidRPr="00967E85" w:rsidR="00EB495E" w:rsidP="00967E85" w:rsidRDefault="00EB495E" w14:paraId="18D28D12" w14:textId="17B65F09">
      <w:pPr>
        <w:spacing w:after="0" w:line="360" w:lineRule="auto"/>
        <w:jc w:val="both"/>
        <w:rPr>
          <w:rFonts w:cstheme="minorHAnsi"/>
          <w:color w:val="FF0000"/>
        </w:rPr>
      </w:pPr>
      <w:r w:rsidRPr="00967E85">
        <w:rPr>
          <w:rFonts w:cstheme="minorHAnsi"/>
          <w:b/>
          <w:bCs/>
          <w:color w:val="FF0000"/>
        </w:rPr>
        <w:t>RESUMO DA APELAÇÃO DO RÉU</w:t>
      </w:r>
    </w:p>
    <w:p w:rsidRPr="00967E85" w:rsidR="00EB495E" w:rsidP="00967E85" w:rsidRDefault="00EB495E" w14:paraId="607AB737" w14:textId="77777777">
      <w:pPr>
        <w:spacing w:after="0" w:line="360" w:lineRule="auto"/>
        <w:jc w:val="both"/>
        <w:rPr>
          <w:rFonts w:cstheme="minorHAnsi"/>
          <w:b/>
          <w:bCs/>
          <w:color w:val="FF0000"/>
        </w:rPr>
      </w:pPr>
      <w:r w:rsidRPr="00967E85">
        <w:rPr>
          <w:rFonts w:cstheme="minorHAnsi"/>
          <w:b/>
          <w:bCs/>
          <w:color w:val="FF0000"/>
        </w:rPr>
        <w:lastRenderedPageBreak/>
        <w:t>I. RAZÕES RECURSAIS</w:t>
      </w:r>
    </w:p>
    <w:p w:rsidRPr="00967E85" w:rsidR="00EB495E" w:rsidP="00967E85" w:rsidRDefault="00EB495E" w14:paraId="2B7F90A7" w14:textId="77777777">
      <w:pPr>
        <w:tabs>
          <w:tab w:val="num" w:pos="720"/>
        </w:tabs>
        <w:spacing w:after="0" w:line="360" w:lineRule="auto"/>
        <w:jc w:val="both"/>
        <w:rPr>
          <w:rFonts w:cstheme="minorHAnsi"/>
          <w:b/>
          <w:bCs/>
          <w:color w:val="FF0000"/>
        </w:rPr>
      </w:pPr>
      <w:r w:rsidRPr="00967E85">
        <w:rPr>
          <w:rFonts w:cstheme="minorHAnsi"/>
          <w:b/>
          <w:bCs/>
          <w:color w:val="FF0000"/>
        </w:rPr>
        <w:t>Inexistência de dano moral indenizável</w:t>
      </w:r>
    </w:p>
    <w:p w:rsidRPr="00967E85" w:rsidR="00EB495E" w:rsidP="00967E85" w:rsidRDefault="00EB495E" w14:paraId="7854F5B2" w14:textId="642D6895">
      <w:pPr>
        <w:tabs>
          <w:tab w:val="num" w:pos="720"/>
        </w:tabs>
        <w:spacing w:after="0" w:line="360" w:lineRule="auto"/>
        <w:jc w:val="both"/>
        <w:rPr>
          <w:rFonts w:cstheme="minorHAnsi"/>
          <w:color w:val="FF0000"/>
        </w:rPr>
      </w:pPr>
      <w:r w:rsidRPr="00967E85">
        <w:rPr>
          <w:rFonts w:cstheme="minorHAnsi"/>
          <w:b/>
          <w:bCs/>
          <w:color w:val="FF0000"/>
        </w:rPr>
        <w:t>1.</w:t>
      </w:r>
      <w:r w:rsidRPr="00967E85">
        <w:rPr>
          <w:rFonts w:cstheme="minorHAnsi"/>
          <w:color w:val="FF0000"/>
        </w:rPr>
        <w:t xml:space="preserve">Sustenta o apelante que as manifestações dirigidas ao autor decorreram de sua insatisfação com o serviço de tatuagem prestado à sua filha, que teria sido realizado de forma incompleta e negligente, não configurando ofensa à honra nem ato apto a gerar indenização por dano moral. </w:t>
      </w:r>
    </w:p>
    <w:p w:rsidRPr="00967E85" w:rsidR="00EB495E" w:rsidP="00967E85" w:rsidRDefault="00EB495E" w14:paraId="7840984B" w14:textId="77777777">
      <w:pPr>
        <w:spacing w:after="0" w:line="360" w:lineRule="auto"/>
        <w:jc w:val="both"/>
        <w:rPr>
          <w:rFonts w:cstheme="minorHAnsi"/>
          <w:color w:val="FF0000"/>
        </w:rPr>
      </w:pPr>
      <w:r w:rsidRPr="00967E85">
        <w:rPr>
          <w:rFonts w:cstheme="minorHAnsi"/>
          <w:b/>
          <w:bCs/>
          <w:color w:val="FF0000"/>
        </w:rPr>
        <w:t>Ausência de divulgação das ofensas a terceiros</w:t>
      </w:r>
      <w:r w:rsidRPr="00967E85">
        <w:rPr>
          <w:rFonts w:cstheme="minorHAnsi"/>
          <w:color w:val="FF0000"/>
        </w:rPr>
        <w:t xml:space="preserve"> </w:t>
      </w:r>
    </w:p>
    <w:p w:rsidRPr="00967E85" w:rsidR="00EB495E" w:rsidP="00967E85" w:rsidRDefault="00EB495E" w14:paraId="6E62A82B" w14:textId="611F69C2">
      <w:pPr>
        <w:spacing w:after="0" w:line="360" w:lineRule="auto"/>
        <w:jc w:val="both"/>
        <w:rPr>
          <w:rFonts w:cstheme="minorHAnsi"/>
          <w:color w:val="FF0000"/>
        </w:rPr>
      </w:pPr>
      <w:r w:rsidRPr="00967E85">
        <w:rPr>
          <w:rFonts w:cstheme="minorHAnsi"/>
          <w:color w:val="FF0000"/>
        </w:rPr>
        <w:t xml:space="preserve">2. Alega que não houve difamação ou propagação de acusações perante a sociedade, redes sociais ou terceiros, mas apenas comunicações diretas entre as partes relacionadas ao desacordo decorrente da prestação do serviço. Afirma que as provas produzidas não demonstram divulgação pública de imputações ofensivas. </w:t>
      </w:r>
    </w:p>
    <w:p w:rsidRPr="00967E85" w:rsidR="00EB495E" w:rsidP="00967E85" w:rsidRDefault="00EB495E" w14:paraId="7E250417" w14:textId="77777777">
      <w:pPr>
        <w:spacing w:after="0" w:line="360" w:lineRule="auto"/>
        <w:jc w:val="both"/>
        <w:rPr>
          <w:rFonts w:cstheme="minorHAnsi"/>
          <w:b/>
          <w:bCs/>
          <w:color w:val="FF0000"/>
        </w:rPr>
      </w:pPr>
      <w:r w:rsidRPr="00967E85">
        <w:rPr>
          <w:rFonts w:cstheme="minorHAnsi"/>
          <w:b/>
          <w:bCs/>
          <w:color w:val="FF0000"/>
        </w:rPr>
        <w:t>Contradição da sentença</w:t>
      </w:r>
    </w:p>
    <w:p w:rsidRPr="00967E85" w:rsidR="00EB495E" w:rsidP="00967E85" w:rsidRDefault="00EB495E" w14:paraId="59DA7939" w14:textId="3C6D894D">
      <w:pPr>
        <w:spacing w:after="0" w:line="360" w:lineRule="auto"/>
        <w:jc w:val="both"/>
        <w:rPr>
          <w:rFonts w:cstheme="minorHAnsi"/>
          <w:color w:val="FF0000"/>
        </w:rPr>
      </w:pPr>
      <w:r w:rsidRPr="00967E85">
        <w:rPr>
          <w:rFonts w:cstheme="minorHAnsi"/>
          <w:color w:val="FF0000"/>
        </w:rPr>
        <w:t xml:space="preserve"> 3. Argumenta que a sentença é contraditória ao reconhecer que não houve prova suficiente da divulgação das alegadas ofensas a terceiros e, simultaneamente, concluir pela ocorrência de dano moral. Defende que o próprio magistrado reconheceu a inexistência de comprovação de ampla difusão das imputações e a ausência de prova de ofensa à reputação do autor perante terceiros. </w:t>
      </w:r>
    </w:p>
    <w:p w:rsidRPr="00967E85" w:rsidR="00EB495E" w:rsidP="00967E85" w:rsidRDefault="00EB495E" w14:paraId="161C650D" w14:textId="77777777">
      <w:pPr>
        <w:spacing w:after="0" w:line="360" w:lineRule="auto"/>
        <w:jc w:val="both"/>
        <w:rPr>
          <w:rFonts w:cstheme="minorHAnsi"/>
          <w:color w:val="FF0000"/>
        </w:rPr>
      </w:pPr>
      <w:r w:rsidRPr="00967E85">
        <w:rPr>
          <w:rFonts w:cstheme="minorHAnsi"/>
          <w:b/>
          <w:bCs/>
          <w:color w:val="FF0000"/>
        </w:rPr>
        <w:t>Mero desacordo comercial</w:t>
      </w:r>
      <w:r w:rsidRPr="00967E85">
        <w:rPr>
          <w:rFonts w:cstheme="minorHAnsi"/>
          <w:color w:val="FF0000"/>
        </w:rPr>
        <w:t xml:space="preserve"> </w:t>
      </w:r>
    </w:p>
    <w:p w:rsidRPr="00967E85" w:rsidR="00EB495E" w:rsidP="00967E85" w:rsidRDefault="00EB495E" w14:paraId="2D69666F" w14:textId="5A5D6715">
      <w:pPr>
        <w:spacing w:after="0" w:line="360" w:lineRule="auto"/>
        <w:jc w:val="both"/>
        <w:rPr>
          <w:rFonts w:cstheme="minorHAnsi"/>
          <w:color w:val="FF0000"/>
        </w:rPr>
      </w:pPr>
      <w:r w:rsidRPr="00967E85">
        <w:rPr>
          <w:rFonts w:cstheme="minorHAnsi"/>
          <w:color w:val="FF0000"/>
        </w:rPr>
        <w:t xml:space="preserve">4. Sustenta que o caso decorre exclusivamente de controvérsia relacionada à prestação do serviço de tatuagem, destacando que a própria sentença reconheceu tratar-se de mero desacordo comercial, sem comprovação dos fatos criminosos atribuídos ao autor. </w:t>
      </w:r>
    </w:p>
    <w:p w:rsidRPr="00967E85" w:rsidR="00EB495E" w:rsidP="00967E85" w:rsidRDefault="00EB495E" w14:paraId="12DB5BBE" w14:textId="77777777">
      <w:pPr>
        <w:spacing w:after="0" w:line="360" w:lineRule="auto"/>
        <w:jc w:val="both"/>
        <w:rPr>
          <w:rFonts w:cstheme="minorHAnsi"/>
          <w:color w:val="FF0000"/>
        </w:rPr>
      </w:pPr>
      <w:r w:rsidRPr="00967E85">
        <w:rPr>
          <w:rFonts w:cstheme="minorHAnsi"/>
          <w:b/>
          <w:bCs/>
          <w:color w:val="FF0000"/>
        </w:rPr>
        <w:t>Insuficiência probatória</w:t>
      </w:r>
      <w:r w:rsidRPr="00967E85">
        <w:rPr>
          <w:rFonts w:cstheme="minorHAnsi"/>
          <w:color w:val="FF0000"/>
        </w:rPr>
        <w:t xml:space="preserve"> </w:t>
      </w:r>
    </w:p>
    <w:p w:rsidRPr="00967E85" w:rsidR="00EB495E" w:rsidP="00967E85" w:rsidRDefault="00EB495E" w14:paraId="3F8B8B4A" w14:textId="045B3296">
      <w:pPr>
        <w:spacing w:after="0" w:line="360" w:lineRule="auto"/>
        <w:jc w:val="both"/>
        <w:rPr>
          <w:rFonts w:cstheme="minorHAnsi"/>
          <w:color w:val="FF0000"/>
        </w:rPr>
      </w:pPr>
      <w:r w:rsidRPr="00967E85">
        <w:rPr>
          <w:rFonts w:cstheme="minorHAnsi"/>
          <w:color w:val="FF0000"/>
        </w:rPr>
        <w:t xml:space="preserve">5. Afirma que os áudios, mensagens e testemunhos juntados aos autos não comprovam ofensa à honra objetiva do autor nem repercussão perante terceiros, limitando-se a demonstrar a insatisfação do apelante com o serviço prestado e suas tentativas de obter solução para o conflito. </w:t>
      </w:r>
    </w:p>
    <w:p w:rsidRPr="00967E85" w:rsidR="00EB495E" w:rsidP="00967E85" w:rsidRDefault="00EB495E" w14:paraId="676B5CFD" w14:textId="39B05E90">
      <w:pPr>
        <w:spacing w:after="0" w:line="360" w:lineRule="auto"/>
        <w:jc w:val="both"/>
        <w:rPr>
          <w:rFonts w:cstheme="minorHAnsi"/>
          <w:color w:val="FF0000"/>
        </w:rPr>
      </w:pPr>
      <w:r w:rsidRPr="00967E85">
        <w:rPr>
          <w:rFonts w:cstheme="minorHAnsi"/>
          <w:b/>
          <w:bCs/>
          <w:color w:val="FF0000"/>
        </w:rPr>
        <w:t>Ausência de comprovação dos fatos constitutivos do direito do autor</w:t>
      </w:r>
      <w:r w:rsidRPr="00967E85">
        <w:rPr>
          <w:rFonts w:cstheme="minorHAnsi"/>
          <w:color w:val="FF0000"/>
        </w:rPr>
        <w:t xml:space="preserve"> 6. Defende que o autor não comprovou os fatos narrados na petição inicial, especialmente a alegada divulgação das ofensas, ressaltando ainda que o próprio autor não compareceu à audiência de instrução e julgamento. </w:t>
      </w:r>
    </w:p>
    <w:p w:rsidRPr="00967E85" w:rsidR="00EB495E" w:rsidP="00967E85" w:rsidRDefault="00EB495E" w14:paraId="16732952" w14:textId="77777777">
      <w:pPr>
        <w:tabs>
          <w:tab w:val="num" w:pos="720"/>
        </w:tabs>
        <w:spacing w:after="0" w:line="360" w:lineRule="auto"/>
        <w:jc w:val="both"/>
        <w:rPr>
          <w:rFonts w:cstheme="minorHAnsi"/>
          <w:b/>
          <w:bCs/>
          <w:color w:val="FF0000"/>
        </w:rPr>
      </w:pPr>
      <w:r w:rsidRPr="00967E85">
        <w:rPr>
          <w:rFonts w:cstheme="minorHAnsi"/>
          <w:b/>
          <w:bCs/>
          <w:color w:val="FF0000"/>
        </w:rPr>
        <w:t>II. PEDIDO</w:t>
      </w:r>
    </w:p>
    <w:p w:rsidRPr="00967E85" w:rsidR="00EB495E" w:rsidP="00967E85" w:rsidRDefault="00EB495E" w14:paraId="21EE7177" w14:textId="7E07B7A9">
      <w:pPr>
        <w:tabs>
          <w:tab w:val="num" w:pos="720"/>
        </w:tabs>
        <w:spacing w:after="0" w:line="360" w:lineRule="auto"/>
        <w:jc w:val="both"/>
        <w:rPr>
          <w:rFonts w:cstheme="minorHAnsi"/>
          <w:color w:val="FF0000"/>
        </w:rPr>
      </w:pPr>
      <w:r w:rsidRPr="00967E85">
        <w:rPr>
          <w:rFonts w:cstheme="minorHAnsi"/>
          <w:b/>
          <w:bCs/>
          <w:color w:val="FF0000"/>
        </w:rPr>
        <w:t>1</w:t>
      </w:r>
      <w:r w:rsidRPr="00967E85" w:rsidR="00967E85">
        <w:rPr>
          <w:rFonts w:cstheme="minorHAnsi"/>
          <w:b/>
          <w:bCs/>
          <w:color w:val="FF0000"/>
        </w:rPr>
        <w:t xml:space="preserve">. </w:t>
      </w:r>
      <w:r w:rsidRPr="00967E85">
        <w:rPr>
          <w:rFonts w:cstheme="minorHAnsi"/>
          <w:color w:val="FF0000"/>
        </w:rPr>
        <w:t>Requer o conhecimento e provimento da apelação para reformar integralmente a sentença, julgando improcedente o pedido indenizatório e afastando a condenação ao pagamento de R$ 3.000,00 por danos morais, bem como das custas processuais e honorários advocatício</w:t>
      </w:r>
    </w:p>
    <w:p w:rsidRPr="00967E85" w:rsidR="00BB175C" w:rsidP="00967E85" w:rsidRDefault="00BB175C" w14:paraId="711BF8E3" w14:textId="77777777">
      <w:pPr>
        <w:spacing w:after="0" w:line="360" w:lineRule="auto"/>
        <w:jc w:val="both"/>
        <w:rPr>
          <w:rFonts w:ascii="Arial" w:hAnsi="Arial" w:cs="Arial"/>
          <w:b/>
          <w:bCs/>
          <w:color w:val="FF0000"/>
        </w:rPr>
      </w:pPr>
    </w:p>
    <w:p w:rsidRPr="00967E85" w:rsidR="00BB175C" w:rsidP="00967E85" w:rsidRDefault="00BB175C" w14:paraId="6607456D" w14:textId="09891B38">
      <w:pPr>
        <w:spacing w:after="0" w:line="360" w:lineRule="auto"/>
        <w:jc w:val="both"/>
        <w:rPr>
          <w:rFonts w:cstheme="minorHAnsi"/>
          <w:b/>
          <w:bCs/>
          <w:color w:val="FF0000"/>
        </w:rPr>
      </w:pPr>
      <w:r w:rsidRPr="00967E85">
        <w:rPr>
          <w:rFonts w:cstheme="minorHAnsi"/>
          <w:b/>
          <w:bCs/>
          <w:color w:val="FF0000"/>
        </w:rPr>
        <w:t>RESUMO DA APELAÇÃO DO AUTOR</w:t>
      </w:r>
    </w:p>
    <w:p w:rsidRPr="00967E85" w:rsidR="00BB175C" w:rsidP="00967E85" w:rsidRDefault="00BB175C" w14:paraId="3FFF569E" w14:textId="77777777">
      <w:pPr>
        <w:spacing w:after="0" w:line="360" w:lineRule="auto"/>
        <w:jc w:val="both"/>
        <w:rPr>
          <w:rFonts w:cstheme="minorHAnsi"/>
          <w:b/>
          <w:bCs/>
          <w:color w:val="FF0000"/>
        </w:rPr>
      </w:pPr>
      <w:r w:rsidRPr="00967E85">
        <w:rPr>
          <w:rFonts w:cstheme="minorHAnsi"/>
          <w:b/>
          <w:bCs/>
          <w:color w:val="FF0000"/>
        </w:rPr>
        <w:lastRenderedPageBreak/>
        <w:t>I. RAZÕES RECURSAIS</w:t>
      </w:r>
    </w:p>
    <w:p w:rsidRPr="00967E85" w:rsidR="00BB175C" w:rsidP="00967E85" w:rsidRDefault="00BB175C" w14:paraId="47406936" w14:textId="77777777">
      <w:pPr>
        <w:tabs>
          <w:tab w:val="num" w:pos="720"/>
        </w:tabs>
        <w:spacing w:after="0" w:line="360" w:lineRule="auto"/>
        <w:jc w:val="both"/>
        <w:rPr>
          <w:rFonts w:cstheme="minorHAnsi"/>
          <w:b/>
          <w:bCs/>
          <w:color w:val="FF0000"/>
        </w:rPr>
      </w:pPr>
      <w:r w:rsidRPr="00967E85">
        <w:rPr>
          <w:rFonts w:cstheme="minorHAnsi"/>
          <w:b/>
          <w:bCs/>
          <w:color w:val="FF0000"/>
        </w:rPr>
        <w:t>Tempestividade</w:t>
      </w:r>
    </w:p>
    <w:p w:rsidRPr="00967E85" w:rsidR="00BB175C" w:rsidP="00967E85" w:rsidRDefault="00BB175C" w14:paraId="3AA75C17" w14:textId="77777777">
      <w:pPr>
        <w:tabs>
          <w:tab w:val="num" w:pos="720"/>
        </w:tabs>
        <w:spacing w:after="0" w:line="360" w:lineRule="auto"/>
        <w:jc w:val="both"/>
        <w:rPr>
          <w:rFonts w:cstheme="minorHAnsi"/>
          <w:color w:val="FF0000"/>
        </w:rPr>
      </w:pPr>
      <w:r w:rsidRPr="00967E85">
        <w:rPr>
          <w:rFonts w:cstheme="minorHAnsi"/>
          <w:b/>
          <w:bCs/>
          <w:color w:val="FF0000"/>
        </w:rPr>
        <w:t>1.</w:t>
      </w:r>
      <w:r w:rsidRPr="00967E85">
        <w:rPr>
          <w:rFonts w:cstheme="minorHAnsi"/>
          <w:color w:val="FF0000"/>
        </w:rPr>
        <w:t xml:space="preserve">O apelante sustenta que o recurso foi interposto dentro do prazo de 15 dias úteis estabelecido pelo art. 1.003, § 5º, do Código de Processo Civil. </w:t>
      </w:r>
    </w:p>
    <w:p w:rsidRPr="00967E85" w:rsidR="00BB175C" w:rsidP="00967E85" w:rsidRDefault="00BB175C" w14:paraId="306619A5" w14:textId="77777777">
      <w:pPr>
        <w:tabs>
          <w:tab w:val="num" w:pos="720"/>
        </w:tabs>
        <w:spacing w:after="0" w:line="360" w:lineRule="auto"/>
        <w:jc w:val="both"/>
        <w:rPr>
          <w:rFonts w:cstheme="minorHAnsi"/>
          <w:b/>
          <w:bCs/>
          <w:color w:val="FF0000"/>
        </w:rPr>
      </w:pPr>
      <w:r w:rsidRPr="00967E85">
        <w:rPr>
          <w:rFonts w:cstheme="minorHAnsi"/>
          <w:b/>
          <w:bCs/>
          <w:color w:val="FF0000"/>
        </w:rPr>
        <w:t>Equívoco na apreciação da prova relativa à divulgação das ofensas</w:t>
      </w:r>
    </w:p>
    <w:p w:rsidRPr="00967E85" w:rsidR="00967E85" w:rsidP="00967E85" w:rsidRDefault="00BB175C" w14:paraId="0BDBD256" w14:textId="77777777">
      <w:pPr>
        <w:tabs>
          <w:tab w:val="num" w:pos="720"/>
        </w:tabs>
        <w:spacing w:after="0" w:line="360" w:lineRule="auto"/>
        <w:jc w:val="both"/>
        <w:rPr>
          <w:rFonts w:cstheme="minorHAnsi"/>
          <w:color w:val="FF0000"/>
        </w:rPr>
      </w:pPr>
      <w:r w:rsidRPr="00967E85">
        <w:rPr>
          <w:rFonts w:cstheme="minorHAnsi"/>
          <w:b/>
          <w:bCs/>
          <w:color w:val="FF0000"/>
        </w:rPr>
        <w:t>2.</w:t>
      </w:r>
      <w:r w:rsidRPr="00967E85">
        <w:rPr>
          <w:rFonts w:cstheme="minorHAnsi"/>
          <w:color w:val="FF0000"/>
        </w:rPr>
        <w:t xml:space="preserve">Alega que a sentença examinou inadequadamente o conjunto probatório ao concluir pela inexistência de prova suficiente da divulgação das ofensas a terceiros. Afirma que o apelado confessou judicialmente ter chamado o apelante de “estelionatário” e “caloteiro”, bem como ter declarado que divulgaria essa imputação a outras pessoas, o que constituiria confissão judicial e faria prova contra o confitente, nos termos do art. 389 do CPC. </w:t>
      </w:r>
    </w:p>
    <w:p w:rsidRPr="00967E85" w:rsidR="00967E85" w:rsidP="00967E85" w:rsidRDefault="00BB175C" w14:paraId="1E1F11E6" w14:textId="77777777">
      <w:pPr>
        <w:tabs>
          <w:tab w:val="num" w:pos="720"/>
        </w:tabs>
        <w:spacing w:after="0" w:line="360" w:lineRule="auto"/>
        <w:jc w:val="both"/>
        <w:rPr>
          <w:rFonts w:cstheme="minorHAnsi"/>
          <w:b/>
          <w:bCs/>
          <w:color w:val="FF0000"/>
        </w:rPr>
      </w:pPr>
      <w:r w:rsidRPr="00967E85">
        <w:rPr>
          <w:rFonts w:cstheme="minorHAnsi"/>
          <w:b/>
          <w:bCs/>
          <w:color w:val="FF0000"/>
        </w:rPr>
        <w:t>Comprovação do envio das mensagens a terceiros</w:t>
      </w:r>
    </w:p>
    <w:p w:rsidRPr="00967E85" w:rsidR="00BB175C" w:rsidP="00967E85" w:rsidRDefault="00967E85" w14:paraId="5A4980E7" w14:textId="19C9FCF1">
      <w:pPr>
        <w:tabs>
          <w:tab w:val="num" w:pos="720"/>
        </w:tabs>
        <w:spacing w:after="0" w:line="360" w:lineRule="auto"/>
        <w:jc w:val="both"/>
        <w:rPr>
          <w:rFonts w:cstheme="minorHAnsi"/>
          <w:color w:val="FF0000"/>
        </w:rPr>
      </w:pPr>
      <w:r w:rsidRPr="00967E85">
        <w:rPr>
          <w:rFonts w:cstheme="minorHAnsi"/>
          <w:b/>
          <w:bCs/>
          <w:color w:val="FF0000"/>
        </w:rPr>
        <w:t>3.</w:t>
      </w:r>
      <w:r w:rsidRPr="00967E85" w:rsidR="00BB175C">
        <w:rPr>
          <w:rFonts w:cstheme="minorHAnsi"/>
          <w:color w:val="FF0000"/>
        </w:rPr>
        <w:t xml:space="preserve">Defende que o depoimento da informante Luanda deve ser analisado em conjunto com os áudios e mensagens juntados aos autos e com a confissão do apelado. Sustenta que eventual dificuldade da informante em reproduzir literalmente as imputações decorreu da formulação das perguntas em audiência e não afasta o fato de que as mensagens ofensivas lhe foram encaminhadas pelo apelado. Acrescenta que as comunicações também teriam sido enviadas a Rosana Danae, demonstrando a efetiva divulgação das acusações a terceiros. </w:t>
      </w:r>
    </w:p>
    <w:p w:rsidRPr="00967E85" w:rsidR="00967E85" w:rsidP="00967E85" w:rsidRDefault="00BB175C" w14:paraId="2F129627" w14:textId="77777777">
      <w:pPr>
        <w:tabs>
          <w:tab w:val="num" w:pos="720"/>
        </w:tabs>
        <w:spacing w:after="0" w:line="360" w:lineRule="auto"/>
        <w:jc w:val="both"/>
        <w:rPr>
          <w:rFonts w:cstheme="minorHAnsi"/>
          <w:b/>
          <w:bCs/>
          <w:color w:val="FF0000"/>
        </w:rPr>
      </w:pPr>
      <w:r w:rsidRPr="00967E85">
        <w:rPr>
          <w:rFonts w:cstheme="minorHAnsi"/>
          <w:b/>
          <w:bCs/>
          <w:color w:val="FF0000"/>
        </w:rPr>
        <w:t>Desnecessidade de ampla propagação das ofensas</w:t>
      </w:r>
    </w:p>
    <w:p w:rsidRPr="00967E85" w:rsidR="00967E85" w:rsidP="00967E85" w:rsidRDefault="00967E85" w14:paraId="49D149A0" w14:textId="77777777">
      <w:pPr>
        <w:tabs>
          <w:tab w:val="num" w:pos="720"/>
        </w:tabs>
        <w:spacing w:after="0" w:line="360" w:lineRule="auto"/>
        <w:jc w:val="both"/>
        <w:rPr>
          <w:rFonts w:cstheme="minorHAnsi"/>
          <w:color w:val="FF0000"/>
        </w:rPr>
      </w:pPr>
      <w:r w:rsidRPr="00967E85">
        <w:rPr>
          <w:rFonts w:cstheme="minorHAnsi"/>
          <w:b/>
          <w:bCs/>
          <w:color w:val="FF0000"/>
        </w:rPr>
        <w:t>4.</w:t>
      </w:r>
      <w:r w:rsidRPr="00967E85" w:rsidR="00BB175C">
        <w:rPr>
          <w:rFonts w:cstheme="minorHAnsi"/>
          <w:color w:val="FF0000"/>
        </w:rPr>
        <w:t xml:space="preserve">Argumenta que a configuração do ilícito e a avaliação da extensão do dano não exigem prova de divulgação pública ou propagação ampla, sendo suficiente que as imputações ofensivas tenham chegado ao conhecimento de terceiros, circunstância que considera comprovada nos autos. </w:t>
      </w:r>
    </w:p>
    <w:p w:rsidRPr="00967E85" w:rsidR="00967E85" w:rsidP="00967E85" w:rsidRDefault="00BB175C" w14:paraId="014A3D28" w14:textId="77777777">
      <w:pPr>
        <w:tabs>
          <w:tab w:val="num" w:pos="720"/>
        </w:tabs>
        <w:spacing w:after="0" w:line="360" w:lineRule="auto"/>
        <w:jc w:val="both"/>
        <w:rPr>
          <w:rFonts w:cstheme="minorHAnsi"/>
          <w:b/>
          <w:bCs/>
          <w:color w:val="FF0000"/>
        </w:rPr>
      </w:pPr>
      <w:r w:rsidRPr="00967E85">
        <w:rPr>
          <w:rFonts w:cstheme="minorHAnsi"/>
          <w:b/>
          <w:bCs/>
          <w:color w:val="FF0000"/>
        </w:rPr>
        <w:t>Insuficiência do valor indenizatório</w:t>
      </w:r>
    </w:p>
    <w:p w:rsidRPr="00967E85" w:rsidR="00BB175C" w:rsidP="00967E85" w:rsidRDefault="00967E85" w14:paraId="040027FA" w14:textId="7889EB56">
      <w:pPr>
        <w:tabs>
          <w:tab w:val="num" w:pos="720"/>
        </w:tabs>
        <w:spacing w:after="0" w:line="360" w:lineRule="auto"/>
        <w:jc w:val="both"/>
        <w:rPr>
          <w:rFonts w:cstheme="minorHAnsi"/>
          <w:color w:val="FF0000"/>
        </w:rPr>
      </w:pPr>
      <w:r w:rsidRPr="00967E85">
        <w:rPr>
          <w:rFonts w:cstheme="minorHAnsi"/>
          <w:color w:val="FF0000"/>
        </w:rPr>
        <w:t>5.</w:t>
      </w:r>
      <w:r w:rsidRPr="00967E85" w:rsidR="00BB175C">
        <w:rPr>
          <w:rFonts w:cstheme="minorHAnsi"/>
          <w:color w:val="FF0000"/>
        </w:rPr>
        <w:t>Sustenta que a indenização por danos morais fixada em R$ 3.000,00 é irrisória e não observa adequadamente os critérios da razoabilidade e da proporcionalidade, consideradas a gravidade e a extensão do dano, a condição econômica do ofensor, o grau de dolo, a repercussão das ofensas e a função punitivo-pedagógica da responsabilidade civil.</w:t>
      </w:r>
      <w:r w:rsidRPr="00967E85">
        <w:rPr>
          <w:rFonts w:cstheme="minorHAnsi"/>
          <w:color w:val="FF0000"/>
        </w:rPr>
        <w:t xml:space="preserve"> </w:t>
      </w:r>
    </w:p>
    <w:p w:rsidRPr="00967E85" w:rsidR="00967E85" w:rsidP="00967E85" w:rsidRDefault="00BB175C" w14:paraId="40AC3E6C" w14:textId="77777777">
      <w:pPr>
        <w:spacing w:after="0" w:line="360" w:lineRule="auto"/>
        <w:jc w:val="both"/>
        <w:rPr>
          <w:rFonts w:cstheme="minorHAnsi"/>
          <w:b/>
          <w:bCs/>
          <w:color w:val="FF0000"/>
        </w:rPr>
      </w:pPr>
      <w:r w:rsidRPr="00967E85">
        <w:rPr>
          <w:rFonts w:cstheme="minorHAnsi"/>
          <w:b/>
          <w:bCs/>
          <w:color w:val="FF0000"/>
        </w:rPr>
        <w:t>Gravidade das imputações</w:t>
      </w:r>
    </w:p>
    <w:p w:rsidRPr="00967E85" w:rsidR="00BB175C" w:rsidP="00967E85" w:rsidRDefault="00967E85" w14:paraId="4A8DBE3A" w14:textId="0D2920FC">
      <w:pPr>
        <w:spacing w:after="0" w:line="360" w:lineRule="auto"/>
        <w:jc w:val="both"/>
        <w:rPr>
          <w:rFonts w:cstheme="minorHAnsi"/>
          <w:color w:val="FF0000"/>
        </w:rPr>
      </w:pPr>
      <w:r w:rsidRPr="00967E85">
        <w:rPr>
          <w:rFonts w:cstheme="minorHAnsi"/>
          <w:color w:val="FF0000"/>
        </w:rPr>
        <w:t>6.</w:t>
      </w:r>
      <w:r w:rsidRPr="00967E85" w:rsidR="00BB175C">
        <w:rPr>
          <w:rFonts w:cstheme="minorHAnsi"/>
          <w:color w:val="FF0000"/>
        </w:rPr>
        <w:t xml:space="preserve">Afirma que a conduta ultrapassou a formulação de críticas ao serviço prestado, pois o apelado atribuiu ao apelante práticas como estelionato, extorsão, calote e charlatanismo. Segundo o recurso, essas expressões possuem elevado conteúdo ofensivo e são especialmente prejudiciais quando dirigidas a profissional autônomo cuja atividade depende de sua reputação. </w:t>
      </w:r>
    </w:p>
    <w:p w:rsidRPr="00967E85" w:rsidR="00967E85" w:rsidP="00967E85" w:rsidRDefault="00BB175C" w14:paraId="2178984C" w14:textId="77777777">
      <w:pPr>
        <w:spacing w:after="0" w:line="360" w:lineRule="auto"/>
        <w:jc w:val="both"/>
        <w:rPr>
          <w:rFonts w:cstheme="minorHAnsi"/>
          <w:b/>
          <w:bCs/>
          <w:color w:val="FF0000"/>
        </w:rPr>
      </w:pPr>
      <w:r w:rsidRPr="00967E85">
        <w:rPr>
          <w:rFonts w:cstheme="minorHAnsi"/>
          <w:b/>
          <w:bCs/>
          <w:color w:val="FF0000"/>
        </w:rPr>
        <w:t>Dolo, reiteração da conduta e ausência de arrependimento</w:t>
      </w:r>
    </w:p>
    <w:p w:rsidRPr="00967E85" w:rsidR="00BB175C" w:rsidP="00967E85" w:rsidRDefault="00967E85" w14:paraId="151A8BCD" w14:textId="41076F4C">
      <w:pPr>
        <w:spacing w:after="0" w:line="360" w:lineRule="auto"/>
        <w:jc w:val="both"/>
        <w:rPr>
          <w:rFonts w:cstheme="minorHAnsi"/>
          <w:color w:val="FF0000"/>
        </w:rPr>
      </w:pPr>
      <w:r w:rsidRPr="00967E85">
        <w:rPr>
          <w:rFonts w:cstheme="minorHAnsi"/>
          <w:b/>
          <w:bCs/>
          <w:color w:val="FF0000"/>
        </w:rPr>
        <w:t>7.</w:t>
      </w:r>
      <w:r w:rsidRPr="00967E85" w:rsidR="00BB175C">
        <w:rPr>
          <w:rFonts w:cstheme="minorHAnsi"/>
          <w:color w:val="FF0000"/>
        </w:rPr>
        <w:t xml:space="preserve">Alega que o apelado agiu dolosamente, reiterou as acusações, manifestou a intenção de divulgá-las e manteve seu posicionamento durante o depoimento judicial. Sustenta que a </w:t>
      </w:r>
      <w:r w:rsidRPr="00967E85" w:rsidR="00BB175C">
        <w:rPr>
          <w:rFonts w:cstheme="minorHAnsi"/>
          <w:color w:val="FF0000"/>
        </w:rPr>
        <w:lastRenderedPageBreak/>
        <w:t>ratificação das imputações em juízo e a ausência de retratação ou arrependimento constituem circunstâncias agravantes que não foram devidamente consideradas na fixação da indenização.</w:t>
      </w:r>
      <w:r w:rsidRPr="00967E85">
        <w:rPr>
          <w:rFonts w:cstheme="minorHAnsi"/>
          <w:color w:val="FF0000"/>
        </w:rPr>
        <w:t xml:space="preserve"> </w:t>
      </w:r>
    </w:p>
    <w:p w:rsidRPr="00967E85" w:rsidR="00967E85" w:rsidP="00967E85" w:rsidRDefault="00BB175C" w14:paraId="7866C6DB" w14:textId="77777777">
      <w:pPr>
        <w:spacing w:after="0" w:line="360" w:lineRule="auto"/>
        <w:jc w:val="both"/>
        <w:rPr>
          <w:rFonts w:cstheme="minorHAnsi"/>
          <w:b/>
          <w:bCs/>
          <w:color w:val="FF0000"/>
        </w:rPr>
      </w:pPr>
      <w:r w:rsidRPr="00967E85">
        <w:rPr>
          <w:rFonts w:cstheme="minorHAnsi"/>
          <w:b/>
          <w:bCs/>
          <w:color w:val="FF0000"/>
        </w:rPr>
        <w:t>Repercussão na atividade profissional do apelante</w:t>
      </w:r>
    </w:p>
    <w:p w:rsidRPr="00967E85" w:rsidR="00BB175C" w:rsidP="00967E85" w:rsidRDefault="00967E85" w14:paraId="4E8558F6" w14:textId="5DEDBA5F">
      <w:pPr>
        <w:spacing w:after="0" w:line="360" w:lineRule="auto"/>
        <w:jc w:val="both"/>
        <w:rPr>
          <w:rFonts w:cstheme="minorHAnsi"/>
          <w:color w:val="FF0000"/>
        </w:rPr>
      </w:pPr>
      <w:r w:rsidRPr="00967E85">
        <w:rPr>
          <w:rFonts w:cstheme="minorHAnsi"/>
          <w:b/>
          <w:bCs/>
          <w:color w:val="FF0000"/>
        </w:rPr>
        <w:t>8.</w:t>
      </w:r>
      <w:r w:rsidRPr="00967E85" w:rsidR="00BB175C">
        <w:rPr>
          <w:rFonts w:cstheme="minorHAnsi"/>
          <w:color w:val="FF0000"/>
        </w:rPr>
        <w:t xml:space="preserve">Argumenta que o apelante exerce a atividade de tatuador autônomo e depende diretamente de sua credibilidade para captar e manter clientes. Por essa razão, a imputação de práticas criminosas, ainda que difundida a um número limitado de pessoas, teria potencial para comprometer sua reputação e produzir consequências relevantes em sua vida profissional. </w:t>
      </w:r>
    </w:p>
    <w:p w:rsidRPr="00967E85" w:rsidR="00967E85" w:rsidP="00967E85" w:rsidRDefault="00BB175C" w14:paraId="1501243B" w14:textId="77777777">
      <w:pPr>
        <w:spacing w:after="0" w:line="360" w:lineRule="auto"/>
        <w:jc w:val="both"/>
        <w:rPr>
          <w:rFonts w:cstheme="minorHAnsi"/>
          <w:b/>
          <w:bCs/>
          <w:color w:val="FF0000"/>
        </w:rPr>
      </w:pPr>
      <w:r w:rsidRPr="00967E85">
        <w:rPr>
          <w:rFonts w:cstheme="minorHAnsi"/>
          <w:b/>
          <w:bCs/>
          <w:color w:val="FF0000"/>
        </w:rPr>
        <w:t>Função punitivo-pedagógica da indenização</w:t>
      </w:r>
    </w:p>
    <w:p w:rsidRPr="00967E85" w:rsidR="00BB175C" w:rsidP="00967E85" w:rsidRDefault="00967E85" w14:paraId="1F7F4457" w14:textId="40E14763">
      <w:pPr>
        <w:spacing w:after="0" w:line="360" w:lineRule="auto"/>
        <w:jc w:val="both"/>
        <w:rPr>
          <w:rFonts w:cstheme="minorHAnsi"/>
          <w:color w:val="FF0000"/>
        </w:rPr>
      </w:pPr>
      <w:r w:rsidRPr="00967E85">
        <w:rPr>
          <w:rFonts w:cstheme="minorHAnsi"/>
          <w:b/>
          <w:bCs/>
          <w:color w:val="FF0000"/>
        </w:rPr>
        <w:t>9.</w:t>
      </w:r>
      <w:r w:rsidRPr="00967E85" w:rsidR="00BB175C">
        <w:rPr>
          <w:rFonts w:cstheme="minorHAnsi"/>
          <w:color w:val="FF0000"/>
        </w:rPr>
        <w:t xml:space="preserve">Defende que a condenação no valor de R$ 3.000,00 não possui eficácia dissuasória suficiente e não atende à função punitivo-pedagógica da reparação civil, podendo transmitir a percepção de que a divulgação de acusações criminosas acarreta consequência econômica pouco significativa. </w:t>
      </w:r>
    </w:p>
    <w:p w:rsidRPr="00967E85" w:rsidR="00967E85" w:rsidP="00967E85" w:rsidRDefault="00BB175C" w14:paraId="612FA5D7" w14:textId="77777777">
      <w:pPr>
        <w:spacing w:after="0" w:line="360" w:lineRule="auto"/>
        <w:jc w:val="both"/>
        <w:rPr>
          <w:rFonts w:cstheme="minorHAnsi"/>
          <w:b/>
          <w:bCs/>
          <w:color w:val="FF0000"/>
        </w:rPr>
      </w:pPr>
      <w:r w:rsidRPr="00967E85">
        <w:rPr>
          <w:rFonts w:cstheme="minorHAnsi"/>
          <w:b/>
          <w:bCs/>
          <w:color w:val="FF0000"/>
        </w:rPr>
        <w:t>Aplicação do método bifásico</w:t>
      </w:r>
    </w:p>
    <w:p w:rsidRPr="00967E85" w:rsidR="00967E85" w:rsidP="00967E85" w:rsidRDefault="00967E85" w14:paraId="5FF014D4" w14:textId="77777777">
      <w:pPr>
        <w:spacing w:after="0" w:line="360" w:lineRule="auto"/>
        <w:jc w:val="both"/>
        <w:rPr>
          <w:rFonts w:cstheme="minorHAnsi"/>
          <w:color w:val="FF0000"/>
        </w:rPr>
      </w:pPr>
      <w:r w:rsidRPr="00967E85">
        <w:rPr>
          <w:rFonts w:cstheme="minorHAnsi"/>
          <w:b/>
          <w:bCs/>
          <w:color w:val="FF0000"/>
        </w:rPr>
        <w:t>10.</w:t>
      </w:r>
      <w:r w:rsidRPr="00967E85" w:rsidR="00BB175C">
        <w:rPr>
          <w:rFonts w:cstheme="minorHAnsi"/>
          <w:color w:val="FF0000"/>
        </w:rPr>
        <w:t xml:space="preserve">Sustenta que o arbitramento deve observar o método bifásico, mediante a definição inicial de um valor básico a partir de casos semelhantes e posterior adequação às circunstâncias concretas. Afirma que, no caso, devem ser valorados o caráter doloso e reiterado da conduta, a confissão judicial, a repercussão profissional das acusações e a manutenção das imputações durante a audiência. </w:t>
      </w:r>
    </w:p>
    <w:p w:rsidRPr="00967E85" w:rsidR="00967E85" w:rsidP="00967E85" w:rsidRDefault="00BB175C" w14:paraId="0A331334" w14:textId="77777777">
      <w:pPr>
        <w:spacing w:after="0" w:line="360" w:lineRule="auto"/>
        <w:jc w:val="both"/>
        <w:rPr>
          <w:rFonts w:cstheme="minorHAnsi"/>
          <w:b/>
          <w:bCs/>
          <w:color w:val="FF0000"/>
        </w:rPr>
      </w:pPr>
      <w:r w:rsidRPr="00967E85">
        <w:rPr>
          <w:rFonts w:cstheme="minorHAnsi"/>
          <w:b/>
          <w:bCs/>
          <w:color w:val="FF0000"/>
        </w:rPr>
        <w:t>II. PEDIDO</w:t>
      </w:r>
    </w:p>
    <w:p w:rsidRPr="00967E85" w:rsidR="00BB175C" w:rsidP="00967E85" w:rsidRDefault="00967E85" w14:paraId="3F6B007F" w14:textId="5305EDDF">
      <w:pPr>
        <w:spacing w:after="0" w:line="360" w:lineRule="auto"/>
        <w:jc w:val="both"/>
        <w:rPr>
          <w:rFonts w:cstheme="minorHAnsi"/>
          <w:color w:val="FF0000"/>
        </w:rPr>
      </w:pPr>
      <w:r w:rsidRPr="00967E85">
        <w:rPr>
          <w:rFonts w:cstheme="minorHAnsi"/>
          <w:b/>
          <w:bCs/>
          <w:color w:val="FF0000"/>
        </w:rPr>
        <w:t>1.</w:t>
      </w:r>
      <w:r w:rsidRPr="00967E85" w:rsidR="00BB175C">
        <w:rPr>
          <w:rFonts w:cstheme="minorHAnsi"/>
          <w:color w:val="FF0000"/>
        </w:rPr>
        <w:t xml:space="preserve">Requer o conhecimento e o provimento da apelação para reformar parcialmente a sentença e majorar a indenização por danos morais para valor não inferior a R$ 10.000,00. Alternativamente, requer o reconhecimento de que a divulgação das ofensas a terceiros foi comprovada pela confissão judicial e pelas mensagens enviadas à informante Luanda, utilizando-se essa circunstância como fundamento para a elevação da condenação ao valor considerado adequado pelo Tribunal. Requer, ainda, a preservação da gratuidade de justiça, a intimação do apelado para apresentar contrarrazões e sua condenação ao pagamento de honorários advocatícios recursais, na forma do art. 85, § 11, do CPC. </w:t>
      </w:r>
    </w:p>
    <w:p w:rsidRPr="00967E85" w:rsidR="00886ABA" w:rsidP="00967E85" w:rsidRDefault="00886ABA" w14:paraId="5350F300" w14:textId="77777777">
      <w:pPr>
        <w:spacing w:after="0" w:line="360" w:lineRule="auto"/>
        <w:jc w:val="both"/>
        <w:rPr>
          <w:rFonts w:ascii="Arial" w:hAnsi="Arial" w:cs="Arial"/>
        </w:rPr>
      </w:pPr>
    </w:p>
    <w:p w:rsidR="0060652F" w:rsidP="00355C73" w:rsidRDefault="0060652F" w14:paraId="285B6936" w14:textId="77777777">
      <w:pPr>
        <w:spacing w:after="0" w:line="360" w:lineRule="auto"/>
        <w:jc w:val="center"/>
        <w:outlineLvl w:val="0"/>
        <w:rPr>
          <w:rFonts w:ascii="Arial" w:hAnsi="Arial" w:cs="Arial"/>
          <w:b/>
          <w:bCs/>
          <w:sz w:val="28"/>
          <w:szCs w:val="28"/>
        </w:rPr>
      </w:pPr>
    </w:p>
    <w:p w:rsidR="0060652F" w:rsidP="00355C73" w:rsidRDefault="0060652F" w14:paraId="1079DBCD" w14:textId="77777777">
      <w:pPr>
        <w:spacing w:after="0" w:line="360" w:lineRule="auto"/>
        <w:jc w:val="center"/>
        <w:outlineLvl w:val="0"/>
        <w:rPr>
          <w:rFonts w:ascii="Arial" w:hAnsi="Arial" w:cs="Arial"/>
          <w:b/>
          <w:bCs/>
          <w:sz w:val="28"/>
          <w:szCs w:val="28"/>
        </w:rPr>
      </w:pPr>
    </w:p>
    <w:p w:rsidR="0060652F" w:rsidP="00355C73" w:rsidRDefault="0060652F" w14:paraId="372F4E35" w14:textId="77777777">
      <w:pPr>
        <w:spacing w:after="0" w:line="360" w:lineRule="auto"/>
        <w:jc w:val="center"/>
        <w:outlineLvl w:val="0"/>
        <w:rPr>
          <w:rFonts w:ascii="Arial" w:hAnsi="Arial" w:cs="Arial"/>
          <w:b/>
          <w:bCs/>
          <w:sz w:val="28"/>
          <w:szCs w:val="28"/>
        </w:rPr>
      </w:pPr>
    </w:p>
    <w:p w:rsidR="0060652F" w:rsidP="00355C73" w:rsidRDefault="0060652F" w14:paraId="7BA559F0" w14:textId="77777777">
      <w:pPr>
        <w:spacing w:after="0" w:line="360" w:lineRule="auto"/>
        <w:jc w:val="center"/>
        <w:outlineLvl w:val="0"/>
        <w:rPr>
          <w:rFonts w:ascii="Arial" w:hAnsi="Arial" w:cs="Arial"/>
          <w:b/>
          <w:bCs/>
          <w:sz w:val="28"/>
          <w:szCs w:val="28"/>
        </w:rPr>
      </w:pPr>
    </w:p>
    <w:p w:rsidR="0060652F" w:rsidP="00355C73" w:rsidRDefault="0060652F" w14:paraId="4E09363B" w14:textId="77777777">
      <w:pPr>
        <w:spacing w:after="0" w:line="360" w:lineRule="auto"/>
        <w:jc w:val="center"/>
        <w:outlineLvl w:val="0"/>
        <w:rPr>
          <w:rFonts w:ascii="Arial" w:hAnsi="Arial" w:cs="Arial"/>
          <w:b/>
          <w:bCs/>
          <w:sz w:val="28"/>
          <w:szCs w:val="28"/>
        </w:rPr>
      </w:pPr>
    </w:p>
    <w:p w:rsidR="0060652F" w:rsidP="00960468" w:rsidRDefault="0060652F" w14:paraId="35F68168" w14:textId="77777777">
      <w:pPr>
        <w:spacing w:after="0" w:line="360" w:lineRule="auto"/>
        <w:outlineLvl w:val="0"/>
        <w:rPr>
          <w:rFonts w:ascii="Arial" w:hAnsi="Arial" w:cs="Arial"/>
          <w:b/>
          <w:bCs/>
          <w:sz w:val="28"/>
          <w:szCs w:val="28"/>
        </w:rPr>
      </w:pPr>
    </w:p>
    <w:p w:rsidR="00DB1301" w:rsidP="00355C73" w:rsidRDefault="00F63CDB" w14:paraId="63358632" w14:textId="312A11B8">
      <w:pPr>
        <w:spacing w:after="0" w:line="360" w:lineRule="auto"/>
        <w:jc w:val="center"/>
        <w:outlineLvl w:val="0"/>
        <w:rPr>
          <w:rFonts w:ascii="Arial" w:hAnsi="Arial" w:cs="Arial"/>
          <w:b/>
          <w:bCs/>
          <w:sz w:val="28"/>
          <w:szCs w:val="28"/>
        </w:rPr>
      </w:pPr>
      <w:r>
        <w:rPr>
          <w:rFonts w:ascii="Arial" w:hAnsi="Arial" w:cs="Arial"/>
          <w:b/>
          <w:bCs/>
          <w:sz w:val="28"/>
          <w:szCs w:val="28"/>
        </w:rPr>
        <w:lastRenderedPageBreak/>
        <w:t>RELATÓRIO</w:t>
      </w:r>
    </w:p>
    <w:p w:rsidR="00DB1301" w:rsidP="00DB1301" w:rsidRDefault="00DB1301" w14:paraId="5B804E7F" w14:textId="77777777">
      <w:pPr>
        <w:spacing w:after="0" w:line="360" w:lineRule="auto"/>
        <w:ind w:firstLine="2268"/>
        <w:jc w:val="both"/>
        <w:rPr>
          <w:rFonts w:ascii="Arial" w:hAnsi="Arial" w:cs="Arial"/>
          <w:sz w:val="28"/>
          <w:szCs w:val="28"/>
        </w:rPr>
      </w:pPr>
    </w:p>
    <w:p w:rsidR="00DB1301" w:rsidP="00DB1301" w:rsidRDefault="00F63CDB" w14:paraId="354DD0FB" w14:textId="04C87392">
      <w:pPr>
        <w:spacing w:after="0" w:line="360" w:lineRule="auto"/>
        <w:ind w:firstLine="2268"/>
        <w:jc w:val="both"/>
        <w:rPr>
          <w:rFonts w:ascii="Arial" w:hAnsi="Arial" w:cs="Arial"/>
          <w:sz w:val="28"/>
          <w:szCs w:val="28"/>
        </w:rPr>
      </w:pPr>
      <w:r>
        <w:rPr>
          <w:rFonts w:ascii="Arial" w:hAnsi="Arial" w:cs="Arial"/>
          <w:sz w:val="28"/>
          <w:szCs w:val="28"/>
        </w:rPr>
        <w:t>Adoto o relatório da r. sentença</w:t>
      </w:r>
      <w:r w:rsidR="00167F3A">
        <w:rPr>
          <w:rFonts w:ascii="Arial" w:hAnsi="Arial" w:cs="Arial"/>
          <w:sz w:val="28"/>
          <w:szCs w:val="28"/>
        </w:rPr>
        <w:t>:</w:t>
      </w:r>
    </w:p>
    <w:p w:rsidR="00167F3A" w:rsidP="00DB1301" w:rsidRDefault="00167F3A" w14:paraId="21AD02C0" w14:textId="77777777">
      <w:pPr>
        <w:spacing w:after="0" w:line="360" w:lineRule="auto"/>
        <w:ind w:firstLine="2268"/>
        <w:jc w:val="both"/>
        <w:rPr>
          <w:rFonts w:ascii="Arial" w:hAnsi="Arial" w:cs="Arial"/>
          <w:sz w:val="28"/>
          <w:szCs w:val="28"/>
        </w:rPr>
      </w:pPr>
    </w:p>
    <w:p w:rsidRPr="00967E85" w:rsidR="00406478" w:rsidP="00967E85" w:rsidRDefault="00F63CDB" w14:paraId="513C526D" w14:textId="03C840EE">
      <w:pPr>
        <w:spacing w:after="0" w:line="360" w:lineRule="auto"/>
        <w:ind w:left="2268" w:firstLine="1134"/>
        <w:jc w:val="both"/>
        <w:rPr>
          <w:rFonts w:ascii="Arial" w:hAnsi="Arial" w:cs="Arial"/>
          <w:i/>
          <w:iCs/>
          <w:sz w:val="26"/>
          <w:szCs w:val="26"/>
        </w:rPr>
      </w:pPr>
      <w:r w:rsidRPr="00967E85">
        <w:rPr>
          <w:rFonts w:ascii="Arial" w:hAnsi="Arial" w:cs="Arial"/>
          <w:i/>
          <w:iCs/>
          <w:sz w:val="26"/>
          <w:szCs w:val="26"/>
        </w:rPr>
        <w:t>“</w:t>
      </w:r>
      <w:r w:rsidRPr="00967E85" w:rsidR="00406478">
        <w:rPr>
          <w:rFonts w:ascii="Arial" w:hAnsi="Arial" w:cs="Arial"/>
          <w:i/>
          <w:iCs/>
          <w:sz w:val="26"/>
          <w:szCs w:val="26"/>
        </w:rPr>
        <w:t>Trata-se de ação de indenização por danos morais cumulada com obrigação de não fazer proposta por Davi Mikaell Caldas de Queiroz em face de Daniel Ramponi.</w:t>
      </w:r>
    </w:p>
    <w:p w:rsidRPr="00967E85" w:rsidR="00406478" w:rsidP="00967E85" w:rsidRDefault="00406478" w14:paraId="12330A86" w14:textId="77777777">
      <w:pPr>
        <w:spacing w:after="0" w:line="360" w:lineRule="auto"/>
        <w:ind w:left="2268" w:firstLine="1134"/>
        <w:jc w:val="both"/>
        <w:rPr>
          <w:rFonts w:ascii="Arial" w:hAnsi="Arial" w:cs="Arial"/>
          <w:i/>
          <w:iCs/>
          <w:sz w:val="26"/>
          <w:szCs w:val="26"/>
        </w:rPr>
      </w:pPr>
      <w:r w:rsidRPr="00967E85">
        <w:rPr>
          <w:rFonts w:ascii="Arial" w:hAnsi="Arial" w:cs="Arial"/>
          <w:i/>
          <w:iCs/>
          <w:sz w:val="26"/>
          <w:szCs w:val="26"/>
        </w:rPr>
        <w:t>Narra o autor que, no exercício de sua atividade profissional como tatuador, realizou parcialmente uma tatuagem na filha do réu, ocasião em que surgiram divergências acerca da continuidade do serviço contratado.</w:t>
      </w:r>
    </w:p>
    <w:p w:rsidRPr="00967E85" w:rsidR="00406478" w:rsidP="00967E85" w:rsidRDefault="00406478" w14:paraId="4B2771DF" w14:textId="77777777">
      <w:pPr>
        <w:spacing w:after="0" w:line="360" w:lineRule="auto"/>
        <w:ind w:left="2268" w:firstLine="1134"/>
        <w:jc w:val="both"/>
        <w:rPr>
          <w:rFonts w:ascii="Arial" w:hAnsi="Arial" w:cs="Arial"/>
          <w:i/>
          <w:iCs/>
          <w:sz w:val="26"/>
          <w:szCs w:val="26"/>
        </w:rPr>
      </w:pPr>
      <w:r w:rsidRPr="00967E85">
        <w:rPr>
          <w:rFonts w:ascii="Arial" w:hAnsi="Arial" w:cs="Arial"/>
          <w:i/>
          <w:iCs/>
          <w:sz w:val="26"/>
          <w:szCs w:val="26"/>
        </w:rPr>
        <w:t>Sustenta que, após o desentendimento, o requerido passou a proferir ofensas à sua honra, imputando-lhe condutas desonestas e criminosas, bem como a divulgar tais afirmações a terceiros, o que teria causado abalo à sua reputação profissional e prejuízos de ordem moral.</w:t>
      </w:r>
    </w:p>
    <w:p w:rsidRPr="00967E85" w:rsidR="00406478" w:rsidP="00967E85" w:rsidRDefault="00406478" w14:paraId="434864E2" w14:textId="77777777">
      <w:pPr>
        <w:spacing w:after="0" w:line="360" w:lineRule="auto"/>
        <w:ind w:left="2268" w:firstLine="1134"/>
        <w:jc w:val="both"/>
        <w:rPr>
          <w:rFonts w:ascii="Arial" w:hAnsi="Arial" w:cs="Arial"/>
          <w:i/>
          <w:iCs/>
          <w:sz w:val="26"/>
          <w:szCs w:val="26"/>
        </w:rPr>
      </w:pPr>
      <w:r w:rsidRPr="00967E85">
        <w:rPr>
          <w:rFonts w:ascii="Arial" w:hAnsi="Arial" w:cs="Arial"/>
          <w:i/>
          <w:iCs/>
          <w:sz w:val="26"/>
          <w:szCs w:val="26"/>
        </w:rPr>
        <w:t>Requereu a condenação do réu ao pagamento de indenização por danos morais, em valor não inferior a R$ 10.000,00, além da imposição de obrigação de não fazer consistente na abstenção de contato e de manifestações ofensivas.</w:t>
      </w:r>
    </w:p>
    <w:p w:rsidRPr="00967E85" w:rsidR="00406478" w:rsidP="00967E85" w:rsidRDefault="00406478" w14:paraId="4B530905" w14:textId="77777777">
      <w:pPr>
        <w:spacing w:after="0" w:line="360" w:lineRule="auto"/>
        <w:ind w:left="2268" w:firstLine="1134"/>
        <w:jc w:val="both"/>
        <w:rPr>
          <w:rFonts w:ascii="Arial" w:hAnsi="Arial" w:cs="Arial"/>
          <w:i/>
          <w:iCs/>
          <w:sz w:val="26"/>
          <w:szCs w:val="26"/>
        </w:rPr>
      </w:pPr>
      <w:r w:rsidRPr="00967E85">
        <w:rPr>
          <w:rFonts w:ascii="Arial" w:hAnsi="Arial" w:cs="Arial"/>
          <w:i/>
          <w:iCs/>
          <w:sz w:val="26"/>
          <w:szCs w:val="26"/>
        </w:rPr>
        <w:t>Pugnou, ainda, pela concessão dos benefícios da gratuidade de justiça.</w:t>
      </w:r>
    </w:p>
    <w:p w:rsidRPr="00967E85" w:rsidR="00406478" w:rsidP="00967E85" w:rsidRDefault="00406478" w14:paraId="4B8DD344" w14:textId="77777777">
      <w:pPr>
        <w:spacing w:after="0" w:line="360" w:lineRule="auto"/>
        <w:ind w:left="2268" w:firstLine="1134"/>
        <w:jc w:val="both"/>
        <w:rPr>
          <w:rFonts w:ascii="Arial" w:hAnsi="Arial" w:cs="Arial"/>
          <w:i/>
          <w:iCs/>
          <w:sz w:val="26"/>
          <w:szCs w:val="26"/>
        </w:rPr>
      </w:pPr>
      <w:r w:rsidRPr="00967E85">
        <w:rPr>
          <w:rFonts w:ascii="Arial" w:hAnsi="Arial" w:cs="Arial"/>
          <w:i/>
          <w:iCs/>
          <w:sz w:val="26"/>
          <w:szCs w:val="26"/>
        </w:rPr>
        <w:t>A gratuidade de justiça foi deferida ao autor e determinada a citação do réu.</w:t>
      </w:r>
    </w:p>
    <w:p w:rsidRPr="00967E85" w:rsidR="00406478" w:rsidP="00967E85" w:rsidRDefault="00406478" w14:paraId="1AEEB85D" w14:textId="77777777">
      <w:pPr>
        <w:spacing w:after="0" w:line="360" w:lineRule="auto"/>
        <w:ind w:left="2268" w:firstLine="1134"/>
        <w:jc w:val="both"/>
        <w:rPr>
          <w:rFonts w:ascii="Arial" w:hAnsi="Arial" w:cs="Arial"/>
          <w:i/>
          <w:iCs/>
          <w:sz w:val="26"/>
          <w:szCs w:val="26"/>
        </w:rPr>
      </w:pPr>
      <w:r w:rsidRPr="00967E85">
        <w:rPr>
          <w:rFonts w:ascii="Arial" w:hAnsi="Arial" w:cs="Arial"/>
          <w:i/>
          <w:iCs/>
          <w:sz w:val="26"/>
          <w:szCs w:val="26"/>
        </w:rPr>
        <w:t xml:space="preserve">Regularmente citado, o requerido apresentou contestação, na qual reconhece ter proferido críticas ao autor, inclusive utilizando a </w:t>
      </w:r>
      <w:r w:rsidRPr="00967E85">
        <w:rPr>
          <w:rFonts w:ascii="Arial" w:hAnsi="Arial" w:cs="Arial"/>
          <w:i/>
          <w:iCs/>
          <w:sz w:val="26"/>
          <w:szCs w:val="26"/>
        </w:rPr>
        <w:lastRenderedPageBreak/>
        <w:t>expressão ‘charlatão’, porém nega a prática de difamação pública. Alega que suas manifestações ocorreram no âmbito privado e foram motivadas pela insatisfação com a prestação do serviço de tatuagem realizado na filha, sustentando tratar-se de relação de consumo e exercício regular de direito. Impugna a ocorrência de dano moral e os documentos apresentados pelo autor.</w:t>
      </w:r>
    </w:p>
    <w:p w:rsidRPr="00967E85" w:rsidR="00406478" w:rsidP="00967E85" w:rsidRDefault="00406478" w14:paraId="53238766" w14:textId="77777777">
      <w:pPr>
        <w:spacing w:after="0" w:line="360" w:lineRule="auto"/>
        <w:ind w:left="2268" w:firstLine="1134"/>
        <w:jc w:val="both"/>
        <w:rPr>
          <w:rFonts w:ascii="Arial" w:hAnsi="Arial" w:cs="Arial"/>
          <w:i/>
          <w:iCs/>
          <w:sz w:val="26"/>
          <w:szCs w:val="26"/>
        </w:rPr>
      </w:pPr>
      <w:r w:rsidRPr="00967E85">
        <w:rPr>
          <w:rFonts w:ascii="Arial" w:hAnsi="Arial" w:cs="Arial"/>
          <w:i/>
          <w:iCs/>
          <w:sz w:val="26"/>
          <w:szCs w:val="26"/>
        </w:rPr>
        <w:t>O autor apresentou réplica, na qual impugnou os documentos juntados pela parte ré, especialmente boletim de ocorrência, sustentando tratar-se de documento unilateral e inconsistente, reiterando a inexistência de falha na prestação do serviço e a ocorrência de conduta dolosa do requerido ao difamar sua imagem.</w:t>
      </w:r>
    </w:p>
    <w:p w:rsidRPr="00967E85" w:rsidR="00406478" w:rsidP="00967E85" w:rsidRDefault="00406478" w14:paraId="150E3610" w14:textId="77777777">
      <w:pPr>
        <w:spacing w:after="0" w:line="360" w:lineRule="auto"/>
        <w:ind w:left="2268" w:firstLine="1134"/>
        <w:jc w:val="both"/>
        <w:rPr>
          <w:rFonts w:ascii="Arial" w:hAnsi="Arial" w:cs="Arial"/>
          <w:i/>
          <w:iCs/>
          <w:sz w:val="26"/>
          <w:szCs w:val="26"/>
        </w:rPr>
      </w:pPr>
      <w:r w:rsidRPr="00967E85">
        <w:rPr>
          <w:rFonts w:ascii="Arial" w:hAnsi="Arial" w:cs="Arial"/>
          <w:i/>
          <w:iCs/>
          <w:sz w:val="26"/>
          <w:szCs w:val="26"/>
        </w:rPr>
        <w:t>Foi proferida decisão de saneamento, na qual se reconheceu a regularidade do processo, foram fixados os pontos controvertidos, distribuído o ônus probatório pela regra ordinária e facultada a produção de provas.</w:t>
      </w:r>
    </w:p>
    <w:p w:rsidRPr="00967E85" w:rsidR="00406478" w:rsidP="00967E85" w:rsidRDefault="00406478" w14:paraId="5D3CCDC4" w14:textId="77777777">
      <w:pPr>
        <w:spacing w:after="0" w:line="360" w:lineRule="auto"/>
        <w:ind w:left="2268" w:firstLine="1134"/>
        <w:jc w:val="both"/>
        <w:rPr>
          <w:rFonts w:ascii="Arial" w:hAnsi="Arial" w:cs="Arial"/>
          <w:i/>
          <w:iCs/>
          <w:sz w:val="26"/>
          <w:szCs w:val="26"/>
        </w:rPr>
      </w:pPr>
      <w:r w:rsidRPr="00967E85">
        <w:rPr>
          <w:rFonts w:ascii="Arial" w:hAnsi="Arial" w:cs="Arial"/>
          <w:i/>
          <w:iCs/>
          <w:sz w:val="26"/>
          <w:szCs w:val="26"/>
        </w:rPr>
        <w:t>O réu não apresentou provas a produzir e o autor requereu a produção de prova oral, com o depoimento pessoal do réu e a oitiva de testemunhas.</w:t>
      </w:r>
    </w:p>
    <w:p w:rsidRPr="00967E85" w:rsidR="00406478" w:rsidP="00967E85" w:rsidRDefault="00406478" w14:paraId="00AEBCC3" w14:textId="77777777">
      <w:pPr>
        <w:spacing w:after="0" w:line="360" w:lineRule="auto"/>
        <w:ind w:left="2268" w:firstLine="1134"/>
        <w:jc w:val="both"/>
        <w:rPr>
          <w:rFonts w:ascii="Arial" w:hAnsi="Arial" w:cs="Arial"/>
          <w:i/>
          <w:iCs/>
          <w:sz w:val="26"/>
          <w:szCs w:val="26"/>
        </w:rPr>
      </w:pPr>
      <w:r w:rsidRPr="00967E85">
        <w:rPr>
          <w:rFonts w:ascii="Arial" w:hAnsi="Arial" w:cs="Arial"/>
          <w:i/>
          <w:iCs/>
          <w:sz w:val="26"/>
          <w:szCs w:val="26"/>
        </w:rPr>
        <w:t>Deferiu-se a produção de prova oral, com a designação de audiência de instrução e julgamento.</w:t>
      </w:r>
    </w:p>
    <w:p w:rsidRPr="00967E85" w:rsidR="00406478" w:rsidP="00967E85" w:rsidRDefault="00406478" w14:paraId="4A8C2F2D" w14:textId="77777777">
      <w:pPr>
        <w:spacing w:after="0" w:line="360" w:lineRule="auto"/>
        <w:ind w:left="2268" w:firstLine="1134"/>
        <w:jc w:val="both"/>
        <w:rPr>
          <w:rFonts w:ascii="Arial" w:hAnsi="Arial" w:cs="Arial"/>
          <w:i/>
          <w:iCs/>
          <w:sz w:val="26"/>
          <w:szCs w:val="26"/>
        </w:rPr>
      </w:pPr>
      <w:r w:rsidRPr="00967E85">
        <w:rPr>
          <w:rFonts w:ascii="Arial" w:hAnsi="Arial" w:cs="Arial"/>
          <w:i/>
          <w:iCs/>
          <w:sz w:val="26"/>
          <w:szCs w:val="26"/>
        </w:rPr>
        <w:t>Em audiência, foi colhido o depoimento pessoal do réu e ouvidas as informantes, tendo o autor deixado de comparecer ao ato. Houve desistência de parte das testemunhas inicialmente arroladas, sendo encerrada a instrução processual, com abertura de prazo para alegações finais.</w:t>
      </w:r>
    </w:p>
    <w:p w:rsidRPr="00967E85" w:rsidR="00406478" w:rsidP="00967E85" w:rsidRDefault="00406478" w14:paraId="7EFA9CDF" w14:textId="77777777">
      <w:pPr>
        <w:spacing w:after="0" w:line="360" w:lineRule="auto"/>
        <w:ind w:left="2268" w:firstLine="1134"/>
        <w:jc w:val="both"/>
        <w:rPr>
          <w:rFonts w:ascii="Arial" w:hAnsi="Arial" w:cs="Arial"/>
          <w:i/>
          <w:iCs/>
          <w:sz w:val="26"/>
          <w:szCs w:val="26"/>
        </w:rPr>
      </w:pPr>
      <w:r w:rsidRPr="00967E85">
        <w:rPr>
          <w:rFonts w:ascii="Arial" w:hAnsi="Arial" w:cs="Arial"/>
          <w:i/>
          <w:iCs/>
          <w:sz w:val="26"/>
          <w:szCs w:val="26"/>
        </w:rPr>
        <w:lastRenderedPageBreak/>
        <w:t>Somente o autor apresentou alegações finais, instruída com diversos documentos. A parte ré não se manifestou no prazo concedido.</w:t>
      </w:r>
    </w:p>
    <w:p w:rsidRPr="00967E85" w:rsidR="00BD0F78" w:rsidP="00967E85" w:rsidRDefault="00406478" w14:paraId="3533053C" w14:textId="256C2A77">
      <w:pPr>
        <w:spacing w:after="0" w:line="360" w:lineRule="auto"/>
        <w:ind w:left="2268" w:firstLine="1134"/>
        <w:jc w:val="both"/>
        <w:rPr>
          <w:rFonts w:ascii="Arial" w:hAnsi="Arial" w:cs="Arial"/>
          <w:i/>
          <w:iCs/>
          <w:sz w:val="26"/>
          <w:szCs w:val="26"/>
        </w:rPr>
      </w:pPr>
      <w:r w:rsidRPr="00967E85">
        <w:rPr>
          <w:rFonts w:ascii="Arial" w:hAnsi="Arial" w:cs="Arial"/>
          <w:i/>
          <w:iCs/>
          <w:sz w:val="26"/>
          <w:szCs w:val="26"/>
        </w:rPr>
        <w:t>Vieram os autos conclusos para sentença.” (ID</w:t>
      </w:r>
      <w:bookmarkStart w:name="detalheDocumento:j_id595" w:id="3"/>
      <w:r w:rsidR="00604BD1">
        <w:rPr>
          <w:rFonts w:ascii="Arial" w:hAnsi="Arial" w:cs="Arial"/>
          <w:i/>
          <w:iCs/>
          <w:sz w:val="26"/>
          <w:szCs w:val="26"/>
        </w:rPr>
        <w:t xml:space="preserve"> </w:t>
      </w:r>
      <w:r w:rsidRPr="00604BD1" w:rsidR="00604BD1">
        <w:rPr>
          <w:rFonts w:ascii="Arial" w:hAnsi="Arial" w:cs="Arial"/>
          <w:i/>
          <w:iCs/>
          <w:sz w:val="26"/>
          <w:szCs w:val="26"/>
        </w:rPr>
        <w:t>88784161</w:t>
      </w:r>
      <w:r w:rsidRPr="00967E85" w:rsidR="00BD0F78">
        <w:rPr>
          <w:rFonts w:ascii="Arial" w:hAnsi="Arial" w:cs="Arial"/>
          <w:i/>
          <w:iCs/>
          <w:sz w:val="26"/>
          <w:szCs w:val="26"/>
        </w:rPr>
        <w:t>). </w:t>
      </w:r>
      <w:bookmarkEnd w:id="3"/>
    </w:p>
    <w:p w:rsidRPr="00967E85" w:rsidR="00F63CDB" w:rsidP="00967E85" w:rsidRDefault="00F63CDB" w14:paraId="62321101" w14:textId="77777777">
      <w:pPr>
        <w:spacing w:after="0" w:line="360" w:lineRule="auto"/>
        <w:ind w:left="2268" w:firstLine="1134"/>
        <w:jc w:val="both"/>
        <w:rPr>
          <w:rFonts w:ascii="Arial" w:hAnsi="Arial" w:cs="Arial"/>
          <w:i/>
          <w:iCs/>
          <w:sz w:val="28"/>
          <w:szCs w:val="28"/>
        </w:rPr>
      </w:pPr>
    </w:p>
    <w:p w:rsidRPr="00406478" w:rsidR="00406478" w:rsidP="00406478" w:rsidRDefault="00406478" w14:paraId="746E18EC" w14:textId="6C6626C5">
      <w:pPr>
        <w:spacing w:after="0" w:line="360" w:lineRule="auto"/>
        <w:ind w:firstLine="2268"/>
        <w:jc w:val="both"/>
        <w:rPr>
          <w:rFonts w:ascii="Arial" w:hAnsi="Arial" w:cs="Arial"/>
          <w:sz w:val="28"/>
          <w:szCs w:val="28"/>
        </w:rPr>
      </w:pPr>
      <w:r w:rsidRPr="00406478">
        <w:rPr>
          <w:rFonts w:ascii="Arial" w:hAnsi="Arial" w:cs="Arial"/>
          <w:sz w:val="28"/>
          <w:szCs w:val="28"/>
        </w:rPr>
        <w:t xml:space="preserve">A MM. Juíza </w:t>
      </w:r>
      <w:r w:rsidR="0087429B">
        <w:rPr>
          <w:rFonts w:ascii="Arial" w:hAnsi="Arial" w:cs="Arial"/>
          <w:sz w:val="28"/>
          <w:szCs w:val="28"/>
        </w:rPr>
        <w:t>s</w:t>
      </w:r>
      <w:r w:rsidRPr="00406478">
        <w:rPr>
          <w:rFonts w:ascii="Arial" w:hAnsi="Arial" w:cs="Arial"/>
          <w:sz w:val="28"/>
          <w:szCs w:val="28"/>
        </w:rPr>
        <w:t>entenciante, Dra. Luciana Pessoa Ramos, da 1ª Vara Cível de Sobradinho, julgou no seguinte sentido:</w:t>
      </w:r>
    </w:p>
    <w:p w:rsidR="0061262D" w:rsidP="00DB1301" w:rsidRDefault="0061262D" w14:paraId="12E5EEA8" w14:textId="77777777">
      <w:pPr>
        <w:spacing w:after="0" w:line="360" w:lineRule="auto"/>
        <w:ind w:firstLine="2268"/>
        <w:jc w:val="both"/>
        <w:rPr>
          <w:rFonts w:ascii="Arial" w:hAnsi="Arial" w:cs="Arial"/>
          <w:sz w:val="28"/>
          <w:szCs w:val="28"/>
        </w:rPr>
      </w:pPr>
    </w:p>
    <w:p w:rsidRPr="001E6A39" w:rsidR="00406478" w:rsidP="00967E85" w:rsidRDefault="0006080C" w14:paraId="0C6801E6" w14:textId="77777777">
      <w:pPr>
        <w:spacing w:after="0" w:line="360" w:lineRule="auto"/>
        <w:ind w:left="2268" w:firstLine="1134"/>
        <w:jc w:val="both"/>
        <w:rPr>
          <w:rFonts w:ascii="Arial" w:hAnsi="Arial" w:cs="Arial"/>
          <w:i/>
          <w:iCs/>
          <w:sz w:val="26"/>
          <w:szCs w:val="26"/>
        </w:rPr>
      </w:pPr>
      <w:r w:rsidRPr="001E6A39">
        <w:rPr>
          <w:rFonts w:ascii="Arial" w:hAnsi="Arial" w:cs="Arial"/>
          <w:i/>
          <w:iCs/>
          <w:sz w:val="26"/>
          <w:szCs w:val="26"/>
        </w:rPr>
        <w:t>“</w:t>
      </w:r>
      <w:r w:rsidRPr="001E6A39" w:rsidR="00406478">
        <w:rPr>
          <w:rFonts w:ascii="Arial" w:hAnsi="Arial" w:cs="Arial"/>
          <w:i/>
          <w:iCs/>
          <w:sz w:val="26"/>
          <w:szCs w:val="26"/>
        </w:rPr>
        <w:t>Ante o exposto, julgo PROCEDENTES os pedidos formulados por Davi Mikaell Caldas de Queiroz em face de Daniel Ramponi, para:</w:t>
      </w:r>
    </w:p>
    <w:p w:rsidRPr="001E6A39" w:rsidR="00406478" w:rsidP="00967E85" w:rsidRDefault="00406478" w14:paraId="0D1D9C0A" w14:textId="77777777">
      <w:pPr>
        <w:spacing w:after="0" w:line="360" w:lineRule="auto"/>
        <w:ind w:left="2268" w:firstLine="1134"/>
        <w:jc w:val="both"/>
        <w:rPr>
          <w:rFonts w:ascii="Arial" w:hAnsi="Arial" w:cs="Arial"/>
          <w:i/>
          <w:iCs/>
          <w:sz w:val="26"/>
          <w:szCs w:val="26"/>
        </w:rPr>
      </w:pPr>
      <w:r w:rsidRPr="001E6A39">
        <w:rPr>
          <w:rFonts w:ascii="Arial" w:hAnsi="Arial" w:cs="Arial"/>
          <w:i/>
          <w:iCs/>
          <w:sz w:val="26"/>
          <w:szCs w:val="26"/>
        </w:rPr>
        <w:t>CONDENAR o requerido ao pagamento de indenização por danos morais ao autor, no valor de R$ 3.000,00 (três mil reais);</w:t>
      </w:r>
    </w:p>
    <w:p w:rsidRPr="001E6A39" w:rsidR="00406478" w:rsidP="00406478" w:rsidRDefault="00406478" w14:paraId="43F7EA0C" w14:textId="77777777">
      <w:pPr>
        <w:spacing w:after="0" w:line="360" w:lineRule="auto"/>
        <w:ind w:left="2268" w:firstLine="1134"/>
        <w:jc w:val="both"/>
        <w:rPr>
          <w:rFonts w:ascii="Arial" w:hAnsi="Arial" w:cs="Arial"/>
          <w:i/>
          <w:iCs/>
          <w:sz w:val="26"/>
          <w:szCs w:val="26"/>
        </w:rPr>
      </w:pPr>
      <w:r w:rsidRPr="001E6A39">
        <w:rPr>
          <w:rFonts w:ascii="Arial" w:hAnsi="Arial" w:cs="Arial"/>
          <w:i/>
          <w:iCs/>
          <w:sz w:val="26"/>
          <w:szCs w:val="26"/>
        </w:rPr>
        <w:t>Sobre o valor da condenação incidirá correção monetária pelo índice adotado pelo TJDFT e juros de mora à taxa legal (art. 406 do Código Civil), ambos a partir do arbitramento;</w:t>
      </w:r>
    </w:p>
    <w:p w:rsidRPr="001E6A39" w:rsidR="00406478" w:rsidP="00406478" w:rsidRDefault="00406478" w14:paraId="18DAB3F7" w14:textId="77777777">
      <w:pPr>
        <w:spacing w:after="0" w:line="360" w:lineRule="auto"/>
        <w:ind w:left="2268" w:firstLine="1134"/>
        <w:jc w:val="both"/>
        <w:rPr>
          <w:rFonts w:ascii="Arial" w:hAnsi="Arial" w:cs="Arial"/>
          <w:i/>
          <w:iCs/>
          <w:sz w:val="26"/>
          <w:szCs w:val="26"/>
        </w:rPr>
      </w:pPr>
      <w:r w:rsidRPr="001E6A39">
        <w:rPr>
          <w:rFonts w:ascii="Arial" w:hAnsi="Arial" w:cs="Arial"/>
          <w:i/>
          <w:iCs/>
          <w:sz w:val="26"/>
          <w:szCs w:val="26"/>
        </w:rPr>
        <w:t>CONDENAR o requerido à obrigação de não fazer, consistente em abster-se de proferir ou divulgar novas manifestações ofensivas à honra do autor, especialmente imputações de conduta criminosa, sob pena de multa a ser fixada em caso de descumprimento;</w:t>
      </w:r>
    </w:p>
    <w:p w:rsidRPr="001E6A39" w:rsidR="0006080C" w:rsidP="0006080C" w:rsidRDefault="00406478" w14:paraId="163354A9" w14:textId="2F06FA63">
      <w:pPr>
        <w:spacing w:after="0" w:line="360" w:lineRule="auto"/>
        <w:ind w:left="2268" w:firstLine="1134"/>
        <w:jc w:val="both"/>
        <w:rPr>
          <w:rFonts w:ascii="Arial" w:hAnsi="Arial" w:cs="Arial"/>
          <w:i/>
          <w:iCs/>
          <w:sz w:val="26"/>
          <w:szCs w:val="26"/>
        </w:rPr>
      </w:pPr>
      <w:r w:rsidRPr="001E6A39">
        <w:rPr>
          <w:rFonts w:ascii="Arial" w:hAnsi="Arial" w:cs="Arial"/>
          <w:i/>
          <w:iCs/>
          <w:sz w:val="26"/>
          <w:szCs w:val="26"/>
        </w:rPr>
        <w:t>CONDENAR o requerido ao pagamento das custas processuais e honorários advocatícios, que fixo em 10% (dez por cento) sobre o valor da condenação, nos termos do art. 85, § 2º, do CPC.</w:t>
      </w:r>
      <w:r w:rsidRPr="001E6A39" w:rsidR="0006080C">
        <w:rPr>
          <w:rFonts w:ascii="Arial" w:hAnsi="Arial" w:cs="Arial"/>
          <w:i/>
          <w:iCs/>
          <w:sz w:val="26"/>
          <w:szCs w:val="26"/>
        </w:rPr>
        <w:t xml:space="preserve"> (...)</w:t>
      </w:r>
      <w:r w:rsidRPr="001E6A39" w:rsidR="00274644">
        <w:rPr>
          <w:rFonts w:ascii="Arial" w:hAnsi="Arial" w:cs="Arial"/>
          <w:i/>
          <w:iCs/>
          <w:sz w:val="26"/>
          <w:szCs w:val="26"/>
        </w:rPr>
        <w:t>.</w:t>
      </w:r>
      <w:r w:rsidRPr="001E6A39" w:rsidR="0006080C">
        <w:rPr>
          <w:rFonts w:ascii="Arial" w:hAnsi="Arial" w:cs="Arial"/>
          <w:i/>
          <w:iCs/>
          <w:sz w:val="26"/>
          <w:szCs w:val="26"/>
        </w:rPr>
        <w:t>”</w:t>
      </w:r>
    </w:p>
    <w:p w:rsidRPr="001E6A39" w:rsidR="0061262D" w:rsidP="00DB1301" w:rsidRDefault="0061262D" w14:paraId="41F018EC" w14:textId="77777777">
      <w:pPr>
        <w:spacing w:after="0" w:line="360" w:lineRule="auto"/>
        <w:ind w:firstLine="2268"/>
        <w:jc w:val="both"/>
        <w:rPr>
          <w:rFonts w:ascii="Arial" w:hAnsi="Arial" w:cs="Arial"/>
          <w:i/>
          <w:iCs/>
          <w:sz w:val="28"/>
          <w:szCs w:val="28"/>
        </w:rPr>
      </w:pPr>
    </w:p>
    <w:p w:rsidRPr="00406478" w:rsidR="00406478" w:rsidP="00406478" w:rsidRDefault="00406478" w14:paraId="24DD40BC" w14:textId="7C8D04B4">
      <w:pPr>
        <w:spacing w:after="0" w:line="360" w:lineRule="auto"/>
        <w:ind w:firstLine="2268"/>
        <w:jc w:val="both"/>
        <w:rPr>
          <w:rFonts w:ascii="Arial" w:hAnsi="Arial" w:cs="Arial"/>
          <w:sz w:val="28"/>
          <w:szCs w:val="28"/>
        </w:rPr>
      </w:pPr>
      <w:r w:rsidRPr="00406478">
        <w:rPr>
          <w:rFonts w:ascii="Arial" w:hAnsi="Arial" w:cs="Arial"/>
          <w:sz w:val="28"/>
          <w:szCs w:val="28"/>
        </w:rPr>
        <w:lastRenderedPageBreak/>
        <w:t>O réu</w:t>
      </w:r>
      <w:r>
        <w:rPr>
          <w:rFonts w:ascii="Arial" w:hAnsi="Arial" w:cs="Arial"/>
          <w:sz w:val="28"/>
          <w:szCs w:val="28"/>
        </w:rPr>
        <w:t xml:space="preserve"> </w:t>
      </w:r>
      <w:r w:rsidRPr="00406478">
        <w:rPr>
          <w:rFonts w:ascii="Arial" w:hAnsi="Arial" w:cs="Arial"/>
          <w:sz w:val="28"/>
          <w:szCs w:val="28"/>
        </w:rPr>
        <w:t xml:space="preserve">opôs embargos de declaração (ID 88784163), </w:t>
      </w:r>
      <w:r>
        <w:rPr>
          <w:rFonts w:ascii="Arial" w:hAnsi="Arial" w:cs="Arial"/>
          <w:sz w:val="28"/>
          <w:szCs w:val="28"/>
        </w:rPr>
        <w:t>os quais foram rejeitados</w:t>
      </w:r>
      <w:r w:rsidRPr="00406478">
        <w:rPr>
          <w:rFonts w:ascii="Arial" w:hAnsi="Arial" w:cs="Arial"/>
          <w:sz w:val="28"/>
          <w:szCs w:val="28"/>
        </w:rPr>
        <w:t xml:space="preserve"> (ID 88784165).</w:t>
      </w:r>
    </w:p>
    <w:p w:rsidR="005A1642" w:rsidP="005A1642" w:rsidRDefault="005A1642" w14:paraId="4B3684DB" w14:textId="77777777">
      <w:pPr>
        <w:spacing w:after="0" w:line="360" w:lineRule="auto"/>
        <w:ind w:firstLine="2268"/>
        <w:jc w:val="both"/>
        <w:rPr>
          <w:rFonts w:ascii="Arial" w:hAnsi="Arial" w:cs="Arial"/>
          <w:sz w:val="28"/>
          <w:szCs w:val="28"/>
        </w:rPr>
      </w:pPr>
    </w:p>
    <w:p w:rsidR="005A1642" w:rsidP="005A1642" w:rsidRDefault="00712393" w14:paraId="37D04A20" w14:textId="3F301FAF">
      <w:pPr>
        <w:spacing w:after="0" w:line="360" w:lineRule="auto"/>
        <w:ind w:firstLine="2268"/>
        <w:jc w:val="both"/>
        <w:rPr>
          <w:rFonts w:ascii="Arial" w:hAnsi="Arial" w:cs="Arial"/>
          <w:sz w:val="28"/>
          <w:szCs w:val="28"/>
        </w:rPr>
      </w:pPr>
      <w:r w:rsidRPr="00712393">
        <w:rPr>
          <w:rFonts w:ascii="Arial" w:hAnsi="Arial" w:cs="Arial"/>
          <w:sz w:val="28"/>
          <w:szCs w:val="28"/>
        </w:rPr>
        <w:t xml:space="preserve">Apelo do autor, Davi Mikaell Caldas de Queiroz (ID 88784164), em que alega, em síntese, que: </w:t>
      </w:r>
      <w:r w:rsidRPr="00712393">
        <w:rPr>
          <w:rFonts w:ascii="Arial" w:hAnsi="Arial" w:cs="Arial"/>
          <w:b/>
          <w:bCs/>
          <w:sz w:val="28"/>
          <w:szCs w:val="28"/>
        </w:rPr>
        <w:t>1)</w:t>
      </w:r>
      <w:r w:rsidRPr="00712393">
        <w:rPr>
          <w:rFonts w:ascii="Arial" w:hAnsi="Arial" w:cs="Arial"/>
          <w:sz w:val="28"/>
          <w:szCs w:val="28"/>
        </w:rPr>
        <w:t xml:space="preserve"> ficou comprovada a divulgação das ofensas a terceiros; e </w:t>
      </w:r>
      <w:r w:rsidRPr="00712393">
        <w:rPr>
          <w:rFonts w:ascii="Arial" w:hAnsi="Arial" w:cs="Arial"/>
          <w:b/>
          <w:bCs/>
          <w:sz w:val="28"/>
          <w:szCs w:val="28"/>
        </w:rPr>
        <w:t>2</w:t>
      </w:r>
      <w:r w:rsidRPr="008600AB">
        <w:rPr>
          <w:rFonts w:ascii="Arial" w:hAnsi="Arial" w:cs="Arial"/>
          <w:b/>
          <w:bCs/>
          <w:sz w:val="28"/>
          <w:szCs w:val="28"/>
        </w:rPr>
        <w:t>)</w:t>
      </w:r>
      <w:r w:rsidRPr="00712393">
        <w:rPr>
          <w:rFonts w:ascii="Arial" w:hAnsi="Arial" w:cs="Arial"/>
          <w:sz w:val="28"/>
          <w:szCs w:val="28"/>
        </w:rPr>
        <w:t xml:space="preserve"> o valor da indenização por danos morais é insuficiente diante da gravidade e da repercussão das imputações.</w:t>
      </w:r>
    </w:p>
    <w:p w:rsidR="005A1642" w:rsidP="005A1642" w:rsidRDefault="005A1642" w14:paraId="02AD6600" w14:textId="77777777">
      <w:pPr>
        <w:spacing w:after="0" w:line="360" w:lineRule="auto"/>
        <w:ind w:firstLine="2268"/>
        <w:jc w:val="both"/>
        <w:rPr>
          <w:rFonts w:ascii="Arial" w:hAnsi="Arial" w:cs="Arial"/>
          <w:sz w:val="28"/>
          <w:szCs w:val="28"/>
        </w:rPr>
      </w:pPr>
    </w:p>
    <w:p w:rsidR="005A1642" w:rsidP="005A1642" w:rsidRDefault="005A1642" w14:paraId="7F445B3D" w14:textId="77777777">
      <w:pPr>
        <w:spacing w:after="0" w:line="360" w:lineRule="auto"/>
        <w:ind w:firstLine="2268"/>
        <w:jc w:val="both"/>
        <w:rPr>
          <w:rFonts w:ascii="Arial" w:hAnsi="Arial" w:cs="Arial"/>
          <w:sz w:val="28"/>
          <w:szCs w:val="28"/>
        </w:rPr>
      </w:pPr>
      <w:r w:rsidRPr="005A1642">
        <w:rPr>
          <w:rFonts w:ascii="Arial" w:hAnsi="Arial" w:cs="Arial"/>
          <w:sz w:val="28"/>
          <w:szCs w:val="28"/>
        </w:rPr>
        <w:t>Requer a reforma parcial da r. sentença para majorar a indenização por danos morais para valor não inferior a R$ 10.000,00, ou outro montante que esta Turma entender adequado.</w:t>
      </w:r>
    </w:p>
    <w:p w:rsidR="001E6A39" w:rsidP="005A1642" w:rsidRDefault="001E6A39" w14:paraId="09B4C1BE" w14:textId="77777777">
      <w:pPr>
        <w:spacing w:after="0" w:line="360" w:lineRule="auto"/>
        <w:ind w:firstLine="2268"/>
        <w:jc w:val="both"/>
        <w:rPr>
          <w:rFonts w:ascii="Arial" w:hAnsi="Arial" w:cs="Arial"/>
          <w:sz w:val="28"/>
          <w:szCs w:val="28"/>
        </w:rPr>
      </w:pPr>
    </w:p>
    <w:p w:rsidR="00AB4D1E" w:rsidP="008269BC" w:rsidRDefault="00282B77" w14:paraId="03B0A45D" w14:textId="77777777">
      <w:pPr>
        <w:spacing w:after="0" w:line="360" w:lineRule="auto"/>
        <w:ind w:firstLine="2268"/>
        <w:jc w:val="both"/>
        <w:rPr>
          <w:rFonts w:ascii="Arial" w:hAnsi="Arial" w:cs="Arial"/>
          <w:sz w:val="28"/>
          <w:szCs w:val="28"/>
        </w:rPr>
      </w:pPr>
      <w:r w:rsidRPr="00283D99">
        <w:rPr>
          <w:rFonts w:ascii="Arial" w:hAnsi="Arial" w:cs="Arial"/>
          <w:sz w:val="28"/>
          <w:szCs w:val="28"/>
        </w:rPr>
        <w:t xml:space="preserve">Contrarrazões do réu (ID 88784170), em que sustenta, em síntese, que: </w:t>
      </w:r>
      <w:r w:rsidRPr="00283D99">
        <w:rPr>
          <w:rFonts w:ascii="Arial" w:hAnsi="Arial" w:cs="Arial"/>
          <w:b/>
          <w:bCs/>
          <w:sz w:val="28"/>
          <w:szCs w:val="28"/>
        </w:rPr>
        <w:t>1)</w:t>
      </w:r>
      <w:r w:rsidRPr="00283D99">
        <w:rPr>
          <w:rFonts w:ascii="Arial" w:hAnsi="Arial" w:cs="Arial"/>
          <w:sz w:val="28"/>
          <w:szCs w:val="28"/>
        </w:rPr>
        <w:t xml:space="preserve"> não houve prova de divulgação das ofensas perante terceiros ou em redes sociais; e </w:t>
      </w:r>
      <w:r w:rsidRPr="00283D99">
        <w:rPr>
          <w:rFonts w:ascii="Arial" w:hAnsi="Arial" w:cs="Arial"/>
          <w:b/>
          <w:bCs/>
          <w:sz w:val="28"/>
          <w:szCs w:val="28"/>
        </w:rPr>
        <w:t>2)</w:t>
      </w:r>
      <w:r w:rsidRPr="00283D99">
        <w:rPr>
          <w:rFonts w:ascii="Arial" w:hAnsi="Arial" w:cs="Arial"/>
          <w:sz w:val="28"/>
          <w:szCs w:val="28"/>
        </w:rPr>
        <w:t xml:space="preserve"> inexiste fundamento para majorar a indenização por danos morais. </w:t>
      </w:r>
    </w:p>
    <w:p w:rsidR="00AB4D1E" w:rsidP="008269BC" w:rsidRDefault="00AB4D1E" w14:paraId="136FEEDE" w14:textId="77777777">
      <w:pPr>
        <w:spacing w:after="0" w:line="360" w:lineRule="auto"/>
        <w:ind w:firstLine="2268"/>
        <w:jc w:val="both"/>
        <w:rPr>
          <w:rFonts w:ascii="Arial" w:hAnsi="Arial" w:cs="Arial"/>
          <w:sz w:val="28"/>
          <w:szCs w:val="28"/>
        </w:rPr>
      </w:pPr>
    </w:p>
    <w:p w:rsidRPr="00283D99" w:rsidR="008269BC" w:rsidP="008269BC" w:rsidRDefault="00282B77" w14:paraId="01B6E89D" w14:textId="2A9E3BFC">
      <w:pPr>
        <w:spacing w:after="0" w:line="360" w:lineRule="auto"/>
        <w:ind w:firstLine="2268"/>
        <w:jc w:val="both"/>
        <w:rPr>
          <w:del w:id="1157" w:author="Assessor GDSXSR" w:date="2026-10-31T19:46:04Z"/>
          <w:rFonts w:ascii="Arial" w:hAnsi="Arial" w:cs="Arial"/>
          <w:sz w:val="28"/>
          <w:szCs w:val="28"/>
        </w:rPr>
      </w:pPr>
      <w:del w:id="1156" w:author="Assessor GDSXSR" w:date="2026-10-31T19:46:04Z">
        <w:r w:rsidRPr="00283D99">
          <w:rPr>
            <w:rFonts w:ascii="Arial" w:hAnsi="Arial" w:cs="Arial"/>
            <w:sz w:val="28"/>
            <w:szCs w:val="28"/>
          </w:rPr>
          <w:delText>Requer o desprovimento do apelo do autor. </w:delText>
        </w:r>
      </w:del>
    </w:p>
    <w:p w:rsidRPr="005A1642" w:rsidR="005A1642" w:rsidP="005A1642" w:rsidRDefault="005A1642" w14:paraId="0A764EDA" w14:textId="77777777">
      <w:pPr>
        <w:spacing w:after="0" w:line="360" w:lineRule="auto"/>
        <w:ind w:firstLine="2268"/>
        <w:jc w:val="both"/>
        <w:rPr>
          <w:del w:id="1158" w:author="Assessor GDSXSR" w:date="2026-10-31T19:46:04Z"/>
          <w:rFonts w:ascii="Arial" w:hAnsi="Arial" w:cs="Arial"/>
          <w:sz w:val="28"/>
          <w:szCs w:val="28"/>
        </w:rPr>
      </w:pPr>
    </w:p>
    <w:p w:rsidR="00604BD1" w:rsidP="00CE5323" w:rsidRDefault="00712393" w14:paraId="404F0355" w14:textId="77777777">
      <w:pPr>
        <w:spacing w:after="0" w:line="360" w:lineRule="auto"/>
        <w:ind w:firstLine="2268"/>
        <w:jc w:val="both"/>
        <w:rPr>
          <w:rFonts w:ascii="Arial" w:hAnsi="Arial" w:cs="Arial"/>
          <w:sz w:val="28"/>
          <w:szCs w:val="28"/>
        </w:rPr>
      </w:pPr>
      <w:r w:rsidRPr="00712393">
        <w:rPr>
          <w:rFonts w:ascii="Arial" w:hAnsi="Arial" w:cs="Arial"/>
          <w:sz w:val="28"/>
          <w:szCs w:val="28"/>
        </w:rPr>
        <w:t xml:space="preserve">Apelo do réu, Daniel Ramponi (ID 88784168), em que alega, em síntese, que: </w:t>
      </w:r>
      <w:r w:rsidRPr="00604BD1">
        <w:rPr>
          <w:rFonts w:ascii="Arial" w:hAnsi="Arial" w:cs="Arial"/>
          <w:b/>
          <w:bCs/>
          <w:sz w:val="28"/>
          <w:szCs w:val="28"/>
        </w:rPr>
        <w:t>1)</w:t>
      </w:r>
      <w:r w:rsidRPr="00712393">
        <w:rPr>
          <w:rFonts w:ascii="Arial" w:hAnsi="Arial" w:cs="Arial"/>
          <w:sz w:val="28"/>
          <w:szCs w:val="28"/>
        </w:rPr>
        <w:t xml:space="preserve"> as manifestações decorreram de mero desacordo comercial e não configuram dano moral indenizável; e </w:t>
      </w:r>
      <w:r w:rsidRPr="00604BD1">
        <w:rPr>
          <w:rFonts w:ascii="Arial" w:hAnsi="Arial" w:cs="Arial"/>
          <w:b/>
          <w:bCs/>
          <w:sz w:val="28"/>
          <w:szCs w:val="28"/>
        </w:rPr>
        <w:t>2)</w:t>
      </w:r>
      <w:r w:rsidRPr="00712393">
        <w:rPr>
          <w:rFonts w:ascii="Arial" w:hAnsi="Arial" w:cs="Arial"/>
          <w:sz w:val="28"/>
          <w:szCs w:val="28"/>
        </w:rPr>
        <w:t xml:space="preserve"> não houve prova da divulgação das ofensas a terceiros nem de lesão à honra objetiva do autor.</w:t>
      </w:r>
    </w:p>
    <w:p w:rsidRPr="00CE5323" w:rsidR="00CE5323" w:rsidP="00CE5323" w:rsidRDefault="00CE5323" w14:paraId="08227474" w14:textId="279CAABE">
      <w:pPr>
        <w:spacing w:after="0" w:line="360" w:lineRule="auto"/>
        <w:ind w:firstLine="2268"/>
        <w:jc w:val="both"/>
        <w:rPr>
          <w:rFonts w:ascii="Arial" w:hAnsi="Arial" w:cs="Arial"/>
          <w:sz w:val="28"/>
          <w:szCs w:val="28"/>
        </w:rPr>
      </w:pPr>
      <w:r w:rsidRPr="00CE5323">
        <w:rPr>
          <w:rFonts w:ascii="Arial" w:hAnsi="Arial" w:cs="Arial"/>
          <w:sz w:val="28"/>
          <w:szCs w:val="28"/>
        </w:rPr>
        <w:t xml:space="preserve"> </w:t>
      </w:r>
    </w:p>
    <w:p w:rsidRPr="00CE5323" w:rsidR="00CE5323" w:rsidP="00CE5323" w:rsidRDefault="00CE5323" w14:paraId="2CDA3F50" w14:textId="3AEF5C08">
      <w:pPr>
        <w:spacing w:after="0" w:line="360" w:lineRule="auto"/>
        <w:ind w:firstLine="2268"/>
        <w:jc w:val="both"/>
        <w:rPr>
          <w:rFonts w:ascii="Arial" w:hAnsi="Arial" w:cs="Arial"/>
          <w:sz w:val="28"/>
          <w:szCs w:val="28"/>
        </w:rPr>
      </w:pPr>
      <w:commentRangeStart w:id="9"/>
      <w:r>
        <w:rPr>
          <w:rFonts w:ascii="Arial" w:hAnsi="Arial" w:cs="Arial"/>
          <w:sz w:val="28"/>
          <w:szCs w:val="28"/>
        </w:rPr>
        <w:t xml:space="preserve">Requer a reforma da r. sentença para julgar </w:t>
      </w:r>
      <w:del w:id="1164" w:author="Assessor GDSXSR" w:date="2026-10-31T19:46:04Z">
        <w:r>
          <w:rPr>
            <w:rFonts w:ascii="Arial" w:hAnsi="Arial" w:cs="Arial"/>
            <w:sz w:val="28"/>
            <w:szCs w:val="28"/>
          </w:rPr>
          <w:delText xml:space="preserve">improcedente</w:delText>
        </w:r>
      </w:del>
      <w:ins w:id="1165" w:author="Assessor GDSXSR" w:date="2026-10-31T19:46:04Z">
        <w:r>
          <w:rPr>
            <w:rFonts w:ascii="Arial" w:hAnsi="Arial" w:cs="Arial"/>
            <w:color w:val="808080"/>
            <w:sz w:val="28"/>
            <w:szCs w:val="28"/>
          </w:rPr>
          <w:t xml:space="preserve">improcedentes</w:t>
        </w:r>
      </w:ins>
      <w:r>
        <w:rPr>
          <w:rFonts w:ascii="Arial" w:hAnsi="Arial" w:cs="Arial"/>
          <w:sz w:val="28"/>
          <w:szCs w:val="28"/>
        </w:rPr>
        <w:t xml:space="preserve"> </w:t>
      </w:r>
      <w:r>
        <w:rPr>
          <w:rFonts w:ascii="Arial" w:hAnsi="Arial" w:cs="Arial"/>
          <w:sz w:val="28"/>
          <w:szCs w:val="28"/>
        </w:rPr>
        <w:t xml:space="preserve">o</w:t>
      </w:r>
      <w:r>
        <w:rPr>
          <w:rFonts w:ascii="Arial" w:hAnsi="Arial" w:cs="Arial"/>
          <w:sz w:val="28"/>
          <w:szCs w:val="28"/>
        </w:rPr>
        <w:t xml:space="preserve">s</w:t>
      </w:r>
      <w:r>
        <w:rPr>
          <w:rFonts w:ascii="Arial" w:hAnsi="Arial" w:cs="Arial"/>
          <w:sz w:val="28"/>
          <w:szCs w:val="28"/>
        </w:rPr>
        <w:t xml:space="preserve"> </w:t>
      </w:r>
      <w:r>
        <w:rPr>
          <w:rFonts w:ascii="Arial" w:hAnsi="Arial" w:cs="Arial"/>
          <w:sz w:val="28"/>
          <w:szCs w:val="28"/>
        </w:rPr>
        <w:t xml:space="preserve">pedido</w:t>
      </w:r>
      <w:r>
        <w:rPr>
          <w:rFonts w:ascii="Arial" w:hAnsi="Arial" w:cs="Arial"/>
          <w:sz w:val="28"/>
          <w:szCs w:val="28"/>
        </w:rPr>
        <w:t xml:space="preserve">s</w:t>
      </w:r>
      <w:r>
        <w:rPr>
          <w:rFonts w:ascii="Arial" w:hAnsi="Arial" w:cs="Arial"/>
          <w:sz w:val="28"/>
          <w:szCs w:val="28"/>
        </w:rPr>
        <w:t xml:space="preserve">.</w:t>
      </w:r>
      <w:del w:id="1166" w:author="Assessor GDSXSR" w:date="2026-10-31T19:46:04Z">
        <w:r>
          <w:rPr>
            <w:rFonts w:ascii="Arial" w:hAnsi="Arial" w:cs="Arial"/>
            <w:sz w:val="28"/>
            <w:szCs w:val="28"/>
          </w:rPr>
          <w:delText xml:space="preserve"> </w:delText>
        </w:r>
      </w:del>
      <w:commentRangeEnd w:id="9"/>
      <w:r>
        <w:rPr>
          <w:rStyle w:val="CommentReference"/>
        </w:rPr>
        <w:commentReference w:id="9"/>
      </w:r>
    </w:p>
    <w:p w:rsidR="00CE5323" w:rsidP="00882188" w:rsidRDefault="00CE5323" w14:paraId="685C43BA" w14:textId="77777777">
      <w:pPr>
        <w:spacing w:after="0" w:line="360" w:lineRule="auto"/>
        <w:ind w:firstLine="2268"/>
        <w:jc w:val="both"/>
        <w:rPr>
          <w:rFonts w:ascii="Arial" w:hAnsi="Arial" w:cs="Arial"/>
          <w:sz w:val="28"/>
          <w:szCs w:val="28"/>
        </w:rPr>
      </w:pPr>
    </w:p>
    <w:p w:rsidR="00AB4D1E" w:rsidP="00CE5323" w:rsidRDefault="00282B77" w14:paraId="045158CB" w14:textId="77777777">
      <w:pPr>
        <w:spacing w:after="0" w:line="360" w:lineRule="auto"/>
        <w:ind w:firstLine="2268"/>
        <w:jc w:val="both"/>
        <w:rPr>
          <w:rFonts w:ascii="Arial" w:hAnsi="Arial" w:cs="Arial"/>
          <w:sz w:val="28"/>
          <w:szCs w:val="28"/>
        </w:rPr>
      </w:pPr>
      <w:r w:rsidRPr="00604BD1">
        <w:rPr>
          <w:rFonts w:ascii="Arial" w:hAnsi="Arial" w:cs="Arial"/>
          <w:sz w:val="28"/>
          <w:szCs w:val="28"/>
        </w:rPr>
        <w:lastRenderedPageBreak/>
        <w:t xml:space="preserve">Contrarrazões do autor (ID 88784173), em que suscita a deserção e, no mérito, sustenta, em síntese, que: </w:t>
      </w:r>
      <w:r w:rsidRPr="00604BD1">
        <w:rPr>
          <w:rFonts w:ascii="Arial" w:hAnsi="Arial" w:cs="Arial"/>
          <w:b/>
          <w:bCs/>
          <w:sz w:val="28"/>
          <w:szCs w:val="28"/>
        </w:rPr>
        <w:t>1)</w:t>
      </w:r>
      <w:r w:rsidRPr="00604BD1">
        <w:rPr>
          <w:rFonts w:ascii="Arial" w:hAnsi="Arial" w:cs="Arial"/>
          <w:sz w:val="28"/>
          <w:szCs w:val="28"/>
        </w:rPr>
        <w:t xml:space="preserve"> a utilização das expressões ofensivas foi confessada pelo réu e configura ato ilícito; </w:t>
      </w:r>
      <w:r w:rsidRPr="00604BD1">
        <w:rPr>
          <w:rFonts w:ascii="Arial" w:hAnsi="Arial" w:cs="Arial"/>
          <w:b/>
          <w:bCs/>
          <w:sz w:val="28"/>
          <w:szCs w:val="28"/>
        </w:rPr>
        <w:t>2)</w:t>
      </w:r>
      <w:r w:rsidRPr="00604BD1">
        <w:rPr>
          <w:rFonts w:ascii="Arial" w:hAnsi="Arial" w:cs="Arial"/>
          <w:sz w:val="28"/>
          <w:szCs w:val="28"/>
        </w:rPr>
        <w:t xml:space="preserve"> a ausência de ampla divulgação interfere apenas na extensão do dano, sem afastar o dever de indenizar; e </w:t>
      </w:r>
      <w:r w:rsidRPr="00604BD1">
        <w:rPr>
          <w:rFonts w:ascii="Arial" w:hAnsi="Arial" w:cs="Arial"/>
          <w:b/>
          <w:bCs/>
          <w:sz w:val="28"/>
          <w:szCs w:val="28"/>
        </w:rPr>
        <w:t>3)</w:t>
      </w:r>
      <w:r w:rsidRPr="00604BD1">
        <w:rPr>
          <w:rFonts w:ascii="Arial" w:hAnsi="Arial" w:cs="Arial"/>
          <w:sz w:val="28"/>
          <w:szCs w:val="28"/>
        </w:rPr>
        <w:t xml:space="preserve"> a discussão sobre a qualidade do serviço de tatuagem não justifica a imputação de prática criminosa. </w:t>
      </w:r>
    </w:p>
    <w:p w:rsidR="00AB4D1E" w:rsidP="00CE5323" w:rsidRDefault="00AB4D1E" w14:paraId="7AE1EF5B" w14:textId="77777777">
      <w:pPr>
        <w:spacing w:after="0" w:line="360" w:lineRule="auto"/>
        <w:ind w:firstLine="2268"/>
        <w:jc w:val="both"/>
        <w:rPr>
          <w:rFonts w:ascii="Arial" w:hAnsi="Arial" w:cs="Arial"/>
          <w:sz w:val="28"/>
          <w:szCs w:val="28"/>
        </w:rPr>
      </w:pPr>
    </w:p>
    <w:p w:rsidR="001C5420" w:rsidP="00CE5323" w:rsidRDefault="00282B77" w14:paraId="786B58B7" w14:textId="0C539AD4">
      <w:pPr>
        <w:spacing w:after="0" w:line="360" w:lineRule="auto"/>
        <w:ind w:firstLine="2268"/>
        <w:jc w:val="both"/>
        <w:rPr>
          <w:del w:id="1162" w:author="Assessor GDSXSR" w:date="2026-10-31T19:46:04Z"/>
          <w:rFonts w:ascii="Arial" w:hAnsi="Arial" w:cs="Arial"/>
          <w:sz w:val="28"/>
          <w:szCs w:val="28"/>
        </w:rPr>
      </w:pPr>
      <w:del w:id="1159" w:author="Assessor GDSXSR" w:date="2026-10-31T19:46:04Z">
        <w:r w:rsidRPr="00604BD1">
          <w:rPr>
            <w:rFonts w:ascii="Arial" w:hAnsi="Arial" w:cs="Arial"/>
            <w:sz w:val="28"/>
            <w:szCs w:val="28"/>
          </w:rPr>
          <w:delText>Requer o não conhecimento do recurso</w:delText>
        </w:r>
      </w:del>
      <w:del w:id="1160" w:author="Assessor GDSXSR" w:date="2026-10-31T19:46:04Z">
        <w:r w:rsidR="00AB4D1E">
          <w:rPr>
            <w:rFonts w:ascii="Arial" w:hAnsi="Arial" w:cs="Arial"/>
            <w:sz w:val="28"/>
            <w:szCs w:val="28"/>
          </w:rPr>
          <w:delText xml:space="preserve"> do réu</w:delText>
        </w:r>
      </w:del>
      <w:del w:id="1161" w:author="Assessor GDSXSR" w:date="2026-10-31T19:46:04Z">
        <w:r w:rsidRPr="00604BD1">
          <w:rPr>
            <w:rFonts w:ascii="Arial" w:hAnsi="Arial" w:cs="Arial"/>
            <w:sz w:val="28"/>
            <w:szCs w:val="28"/>
          </w:rPr>
          <w:delText xml:space="preserve"> ou, subsidiariamente, seu desprovimento. </w:delText>
        </w:r>
      </w:del>
    </w:p>
    <w:p w:rsidR="00CE5323" w:rsidP="00882188" w:rsidRDefault="00CE5323" w14:paraId="525F0DA6" w14:textId="77777777">
      <w:pPr>
        <w:spacing w:after="0" w:line="360" w:lineRule="auto"/>
        <w:ind w:firstLine="2268"/>
        <w:jc w:val="both"/>
        <w:rPr>
          <w:del w:id="1163" w:author="Assessor GDSXSR" w:date="2026-10-31T19:46:04Z"/>
          <w:rFonts w:ascii="Arial" w:hAnsi="Arial" w:cs="Arial"/>
          <w:sz w:val="28"/>
          <w:szCs w:val="28"/>
        </w:rPr>
      </w:pPr>
    </w:p>
    <w:p w:rsidR="00722C45" w:rsidP="00CE5323" w:rsidRDefault="00722C45" w14:paraId="1FDE72D4" w14:textId="77777777">
      <w:pPr>
        <w:spacing w:after="0" w:line="360" w:lineRule="auto"/>
        <w:ind w:firstLine="2268"/>
        <w:jc w:val="both"/>
        <w:rPr>
          <w:rFonts w:ascii="Arial" w:hAnsi="Arial" w:cs="Arial"/>
          <w:sz w:val="28"/>
          <w:szCs w:val="28"/>
        </w:rPr>
      </w:pPr>
      <w:r>
        <w:rPr>
          <w:rFonts w:ascii="Arial" w:hAnsi="Arial" w:cs="Arial"/>
          <w:sz w:val="28"/>
          <w:szCs w:val="28"/>
        </w:rPr>
        <w:t>O</w:t>
      </w:r>
      <w:r w:rsidRPr="00CE5323" w:rsidR="00CE5323">
        <w:rPr>
          <w:rFonts w:ascii="Arial" w:hAnsi="Arial" w:cs="Arial"/>
          <w:sz w:val="28"/>
          <w:szCs w:val="28"/>
        </w:rPr>
        <w:t xml:space="preserve"> Relator determinou a intimação do réu/apelante para comprovar o recolhimento do preparo recursal em dobro, sob pena de deserção (ID 89232461). </w:t>
      </w:r>
    </w:p>
    <w:p w:rsidR="00722C45" w:rsidP="00CE5323" w:rsidRDefault="00722C45" w14:paraId="65E25FA9" w14:textId="77777777">
      <w:pPr>
        <w:spacing w:after="0" w:line="360" w:lineRule="auto"/>
        <w:ind w:firstLine="2268"/>
        <w:jc w:val="both"/>
        <w:rPr>
          <w:rFonts w:ascii="Arial" w:hAnsi="Arial" w:cs="Arial"/>
          <w:sz w:val="28"/>
          <w:szCs w:val="28"/>
        </w:rPr>
      </w:pPr>
    </w:p>
    <w:p w:rsidRPr="00CE5323" w:rsidR="00CE5323" w:rsidP="000C63E3" w:rsidRDefault="00CE5323" w14:paraId="0B8390CF" w14:textId="33E7FD04">
      <w:pPr>
        <w:spacing w:after="0" w:line="360" w:lineRule="auto"/>
        <w:ind w:firstLine="2268"/>
        <w:jc w:val="both"/>
        <w:rPr>
          <w:rFonts w:ascii="Arial" w:hAnsi="Arial" w:cs="Arial"/>
          <w:sz w:val="28"/>
          <w:szCs w:val="28"/>
        </w:rPr>
      </w:pPr>
      <w:r w:rsidRPr="00CE5323">
        <w:rPr>
          <w:rFonts w:ascii="Arial" w:hAnsi="Arial" w:cs="Arial"/>
          <w:sz w:val="28"/>
          <w:szCs w:val="28"/>
        </w:rPr>
        <w:t>O preparo foi posteriormente comprovado (ID 89618356).</w:t>
      </w:r>
    </w:p>
    <w:p w:rsidRPr="00882188" w:rsidR="00882188" w:rsidP="00882188" w:rsidRDefault="00882188" w14:paraId="6EEF5CB3" w14:textId="77777777">
      <w:pPr>
        <w:spacing w:after="0" w:line="360" w:lineRule="auto"/>
        <w:ind w:firstLine="2268"/>
        <w:jc w:val="both"/>
        <w:rPr>
          <w:rFonts w:ascii="Arial" w:hAnsi="Arial" w:cs="Arial"/>
          <w:sz w:val="28"/>
          <w:szCs w:val="28"/>
        </w:rPr>
      </w:pPr>
    </w:p>
    <w:p w:rsidR="00F63CDB" w:rsidP="00882188" w:rsidRDefault="00882188" w14:paraId="1F0E0E82" w14:textId="6FC4357D">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rsidR="00882188" w:rsidP="00DB1301" w:rsidRDefault="00882188" w14:paraId="2D9FEE41" w14:textId="77777777">
      <w:pPr>
        <w:spacing w:after="0" w:line="360" w:lineRule="auto"/>
        <w:ind w:firstLine="2268"/>
        <w:jc w:val="both"/>
        <w:rPr>
          <w:rFonts w:ascii="Arial" w:hAnsi="Arial" w:cs="Arial"/>
          <w:sz w:val="28"/>
          <w:szCs w:val="28"/>
        </w:rPr>
      </w:pPr>
    </w:p>
    <w:p w:rsidR="00882188" w:rsidP="000C63E3" w:rsidRDefault="00882188" w14:paraId="5A5C960D" w14:textId="77777777">
      <w:pPr>
        <w:rPr>
          <w:rFonts w:ascii="Arial" w:hAnsi="Arial" w:cs="Arial"/>
          <w:sz w:val="28"/>
          <w:szCs w:val="28"/>
        </w:rPr>
      </w:pPr>
    </w:p>
    <w:p w:rsidR="005F1472" w:rsidP="00355C73" w:rsidRDefault="005F1472" w14:paraId="5E973872" w14:textId="77777777">
      <w:pPr>
        <w:spacing w:after="0" w:line="360" w:lineRule="auto"/>
        <w:jc w:val="center"/>
        <w:rPr>
          <w:rFonts w:ascii="Arial" w:hAnsi="Arial" w:cs="Arial"/>
          <w:b/>
          <w:bCs/>
          <w:sz w:val="28"/>
          <w:szCs w:val="28"/>
        </w:rPr>
      </w:pPr>
    </w:p>
    <w:p w:rsidR="005F1472" w:rsidP="00355C73" w:rsidRDefault="005F1472" w14:paraId="1A63392E" w14:textId="77777777">
      <w:pPr>
        <w:spacing w:after="0" w:line="360" w:lineRule="auto"/>
        <w:jc w:val="center"/>
        <w:rPr>
          <w:rFonts w:ascii="Arial" w:hAnsi="Arial" w:cs="Arial"/>
          <w:b/>
          <w:bCs/>
          <w:sz w:val="28"/>
          <w:szCs w:val="28"/>
        </w:rPr>
      </w:pPr>
    </w:p>
    <w:p w:rsidR="005F1472" w:rsidP="00355C73" w:rsidRDefault="005F1472" w14:paraId="5C8D9BC7" w14:textId="77777777">
      <w:pPr>
        <w:spacing w:after="0" w:line="360" w:lineRule="auto"/>
        <w:jc w:val="center"/>
        <w:rPr>
          <w:rFonts w:ascii="Arial" w:hAnsi="Arial" w:cs="Arial"/>
          <w:b/>
          <w:bCs/>
          <w:sz w:val="28"/>
          <w:szCs w:val="28"/>
        </w:rPr>
      </w:pPr>
    </w:p>
    <w:p w:rsidR="005F1472" w:rsidP="00355C73" w:rsidRDefault="005F1472" w14:paraId="2B7B903B" w14:textId="77777777">
      <w:pPr>
        <w:spacing w:after="0" w:line="360" w:lineRule="auto"/>
        <w:jc w:val="center"/>
        <w:rPr>
          <w:rFonts w:ascii="Arial" w:hAnsi="Arial" w:cs="Arial"/>
          <w:b/>
          <w:bCs/>
          <w:sz w:val="28"/>
          <w:szCs w:val="28"/>
        </w:rPr>
      </w:pPr>
    </w:p>
    <w:p w:rsidR="005F1472" w:rsidP="00355C73" w:rsidRDefault="005F1472" w14:paraId="75C1010D" w14:textId="77777777">
      <w:pPr>
        <w:spacing w:after="0" w:line="360" w:lineRule="auto"/>
        <w:jc w:val="center"/>
        <w:rPr>
          <w:rFonts w:ascii="Arial" w:hAnsi="Arial" w:cs="Arial"/>
          <w:b/>
          <w:bCs/>
          <w:sz w:val="28"/>
          <w:szCs w:val="28"/>
        </w:rPr>
      </w:pPr>
    </w:p>
    <w:p w:rsidR="005F1472" w:rsidP="00355C73" w:rsidRDefault="005F1472" w14:paraId="55503131" w14:textId="77777777">
      <w:pPr>
        <w:spacing w:after="0" w:line="360" w:lineRule="auto"/>
        <w:jc w:val="center"/>
        <w:rPr>
          <w:rFonts w:ascii="Arial" w:hAnsi="Arial" w:cs="Arial"/>
          <w:b/>
          <w:bCs/>
          <w:sz w:val="28"/>
          <w:szCs w:val="28"/>
        </w:rPr>
      </w:pPr>
    </w:p>
    <w:p w:rsidR="005F1472" w:rsidP="00355C73" w:rsidRDefault="005F1472" w14:paraId="33D59DDC" w14:textId="77777777">
      <w:pPr>
        <w:spacing w:after="0" w:line="360" w:lineRule="auto"/>
        <w:jc w:val="center"/>
        <w:rPr>
          <w:rFonts w:ascii="Arial" w:hAnsi="Arial" w:cs="Arial"/>
          <w:b/>
          <w:bCs/>
          <w:sz w:val="28"/>
          <w:szCs w:val="28"/>
        </w:rPr>
      </w:pPr>
    </w:p>
    <w:p w:rsidR="005F1472" w:rsidP="00355C73" w:rsidRDefault="005F1472" w14:paraId="4E57577A" w14:textId="77777777">
      <w:pPr>
        <w:spacing w:after="0" w:line="360" w:lineRule="auto"/>
        <w:jc w:val="center"/>
        <w:rPr>
          <w:rFonts w:ascii="Arial" w:hAnsi="Arial" w:cs="Arial"/>
          <w:b/>
          <w:bCs/>
          <w:sz w:val="28"/>
          <w:szCs w:val="28"/>
        </w:rPr>
      </w:pPr>
    </w:p>
    <w:p w:rsidRPr="00355C73" w:rsidR="00882188" w:rsidP="00355C73" w:rsidRDefault="00355C73" w14:paraId="1869B69C" w14:textId="2515BF44">
      <w:pPr>
        <w:spacing w:after="0" w:line="360" w:lineRule="auto"/>
        <w:jc w:val="center"/>
        <w:rPr>
          <w:rFonts w:ascii="Arial" w:hAnsi="Arial" w:cs="Arial"/>
          <w:b/>
          <w:bCs/>
          <w:sz w:val="28"/>
          <w:szCs w:val="28"/>
        </w:rPr>
      </w:pPr>
      <w:r w:rsidRPr="00355C73">
        <w:rPr>
          <w:rFonts w:ascii="Arial" w:hAnsi="Arial" w:cs="Arial"/>
          <w:b/>
          <w:bCs/>
          <w:sz w:val="28"/>
          <w:szCs w:val="28"/>
        </w:rPr>
        <w:lastRenderedPageBreak/>
        <w:t>VOTO</w:t>
      </w:r>
    </w:p>
    <w:p w:rsidR="00882188" w:rsidP="00DB1301" w:rsidRDefault="00882188" w14:paraId="5518CFBB" w14:textId="77777777">
      <w:pPr>
        <w:spacing w:after="0" w:line="360" w:lineRule="auto"/>
        <w:ind w:firstLine="2268"/>
        <w:jc w:val="both"/>
        <w:rPr>
          <w:rFonts w:ascii="Arial" w:hAnsi="Arial" w:cs="Arial"/>
          <w:sz w:val="28"/>
          <w:szCs w:val="28"/>
        </w:rPr>
      </w:pPr>
    </w:p>
    <w:p w:rsidRPr="00355C73" w:rsidR="00355C73" w:rsidP="00355C73" w:rsidRDefault="00355C73" w14:paraId="39B1C8E2" w14:textId="1BE1B14E">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rsidR="00355C73" w:rsidP="00DB1301" w:rsidRDefault="00355C73" w14:paraId="2F38563C" w14:textId="77777777">
      <w:pPr>
        <w:spacing w:after="0" w:line="360" w:lineRule="auto"/>
        <w:ind w:firstLine="2268"/>
        <w:jc w:val="both"/>
        <w:rPr>
          <w:rFonts w:ascii="Arial" w:hAnsi="Arial" w:cs="Arial"/>
          <w:sz w:val="28"/>
          <w:szCs w:val="28"/>
        </w:rPr>
      </w:pPr>
    </w:p>
    <w:p w:rsidRPr="00660355" w:rsidR="00132948" w:rsidP="6F7628A2" w:rsidRDefault="00132948" w14:paraId="468837FD" w14:textId="77777777">
      <w:pPr>
        <w:spacing w:after="0" w:line="360" w:lineRule="auto"/>
        <w:ind w:firstLine="2268"/>
        <w:jc w:val="both"/>
        <w:rPr>
          <w:rFonts w:ascii="Arial" w:hAnsi="Arial" w:cs="Arial"/>
          <w:sz w:val="28"/>
          <w:szCs w:val="28"/>
          <w:u w:val="none"/>
        </w:rPr>
      </w:pPr>
      <w:r w:rsidRPr="6F7628A2" w:rsidR="00132948">
        <w:rPr>
          <w:rFonts w:ascii="Arial" w:hAnsi="Arial" w:cs="Arial"/>
          <w:sz w:val="28"/>
          <w:szCs w:val="28"/>
          <w:u w:val="none"/>
        </w:rPr>
        <w:t xml:space="preserve">Ação ajuizada em </w:t>
      </w:r>
      <w:r w:rsidRPr="6F7628A2" w:rsidR="00132948">
        <w:rPr>
          <w:rFonts w:ascii="Arial" w:hAnsi="Arial" w:cs="Arial"/>
          <w:sz w:val="28"/>
          <w:szCs w:val="28"/>
          <w:u w:val="none"/>
        </w:rPr>
        <w:t>29/04</w:t>
      </w:r>
      <w:r w:rsidRPr="6F7628A2" w:rsidR="00132948">
        <w:rPr>
          <w:rFonts w:ascii="Arial" w:hAnsi="Arial" w:cs="Arial"/>
          <w:sz w:val="28"/>
          <w:szCs w:val="28"/>
          <w:u w:val="none"/>
        </w:rPr>
        <w:t>/</w:t>
      </w:r>
      <w:r w:rsidRPr="6F7628A2" w:rsidR="00132948">
        <w:rPr>
          <w:rFonts w:ascii="Arial" w:hAnsi="Arial" w:cs="Arial"/>
          <w:sz w:val="28"/>
          <w:szCs w:val="28"/>
          <w:u w:val="none"/>
        </w:rPr>
        <w:t>2025</w:t>
      </w:r>
      <w:r w:rsidRPr="6F7628A2" w:rsidR="00132948">
        <w:rPr>
          <w:rFonts w:ascii="Arial" w:hAnsi="Arial" w:cs="Arial"/>
          <w:sz w:val="28"/>
          <w:szCs w:val="28"/>
          <w:u w:val="none"/>
        </w:rPr>
        <w:t xml:space="preserve">. Sentença proferida em </w:t>
      </w:r>
      <w:r w:rsidRPr="6F7628A2" w:rsidR="00132948">
        <w:rPr>
          <w:rFonts w:ascii="Arial" w:hAnsi="Arial" w:cs="Arial"/>
          <w:sz w:val="28"/>
          <w:szCs w:val="28"/>
          <w:u w:val="none"/>
        </w:rPr>
        <w:t>23</w:t>
      </w:r>
      <w:r w:rsidRPr="6F7628A2" w:rsidR="00132948">
        <w:rPr>
          <w:rFonts w:ascii="Arial" w:hAnsi="Arial" w:cs="Arial"/>
          <w:sz w:val="28"/>
          <w:szCs w:val="28"/>
          <w:u w:val="none"/>
        </w:rPr>
        <w:t>/</w:t>
      </w:r>
      <w:r w:rsidRPr="6F7628A2" w:rsidR="00132948">
        <w:rPr>
          <w:rFonts w:ascii="Arial" w:hAnsi="Arial" w:cs="Arial"/>
          <w:sz w:val="28"/>
          <w:szCs w:val="28"/>
          <w:u w:val="none"/>
        </w:rPr>
        <w:t>04</w:t>
      </w:r>
      <w:r w:rsidRPr="6F7628A2" w:rsidR="00132948">
        <w:rPr>
          <w:rFonts w:ascii="Arial" w:hAnsi="Arial" w:cs="Arial"/>
          <w:sz w:val="28"/>
          <w:szCs w:val="28"/>
          <w:u w:val="none"/>
        </w:rPr>
        <w:t>/</w:t>
      </w:r>
      <w:r w:rsidRPr="6F7628A2" w:rsidR="00132948">
        <w:rPr>
          <w:rFonts w:ascii="Arial" w:hAnsi="Arial" w:cs="Arial"/>
          <w:sz w:val="28"/>
          <w:szCs w:val="28"/>
          <w:u w:val="none"/>
        </w:rPr>
        <w:t>2026</w:t>
      </w:r>
      <w:r w:rsidRPr="6F7628A2" w:rsidR="00132948">
        <w:rPr>
          <w:rFonts w:ascii="Arial" w:hAnsi="Arial" w:cs="Arial"/>
          <w:sz w:val="28"/>
          <w:szCs w:val="28"/>
          <w:u w:val="none"/>
        </w:rPr>
        <w:t xml:space="preserve">. Embargos de declaração rejeitados em </w:t>
      </w:r>
      <w:r w:rsidRPr="6F7628A2" w:rsidR="00132948">
        <w:rPr>
          <w:rFonts w:ascii="Arial" w:hAnsi="Arial" w:cs="Arial"/>
          <w:sz w:val="28"/>
          <w:szCs w:val="28"/>
          <w:u w:val="none"/>
        </w:rPr>
        <w:t>26/05</w:t>
      </w:r>
      <w:r w:rsidRPr="6F7628A2" w:rsidR="00132948">
        <w:rPr>
          <w:rFonts w:ascii="Arial" w:hAnsi="Arial" w:cs="Arial"/>
          <w:sz w:val="28"/>
          <w:szCs w:val="28"/>
          <w:u w:val="none"/>
        </w:rPr>
        <w:t>/</w:t>
      </w:r>
      <w:r w:rsidRPr="6F7628A2" w:rsidR="00132948">
        <w:rPr>
          <w:rFonts w:ascii="Arial" w:hAnsi="Arial" w:cs="Arial"/>
          <w:sz w:val="28"/>
          <w:szCs w:val="28"/>
          <w:u w:val="none"/>
        </w:rPr>
        <w:t>2026.</w:t>
      </w:r>
      <w:r w:rsidRPr="6F7628A2" w:rsidR="00132948">
        <w:rPr>
          <w:rFonts w:ascii="Arial" w:hAnsi="Arial" w:cs="Arial"/>
          <w:sz w:val="28"/>
          <w:szCs w:val="28"/>
          <w:u w:val="none"/>
        </w:rPr>
        <w:t xml:space="preserve"> Apelo do autor interposto em 19/05/2026. Apelo do réu interposto em </w:t>
      </w:r>
      <w:r w:rsidRPr="6F7628A2" w:rsidR="00132948">
        <w:rPr>
          <w:rFonts w:ascii="Arial" w:hAnsi="Arial" w:cs="Arial"/>
          <w:sz w:val="28"/>
          <w:szCs w:val="28"/>
          <w:u w:val="none"/>
        </w:rPr>
        <w:t>01</w:t>
      </w:r>
      <w:r w:rsidRPr="6F7628A2" w:rsidR="00132948">
        <w:rPr>
          <w:rFonts w:ascii="Arial" w:hAnsi="Arial" w:cs="Arial"/>
          <w:sz w:val="28"/>
          <w:szCs w:val="28"/>
          <w:u w:val="none"/>
        </w:rPr>
        <w:t>/</w:t>
      </w:r>
      <w:r w:rsidRPr="6F7628A2" w:rsidR="00132948">
        <w:rPr>
          <w:rFonts w:ascii="Arial" w:hAnsi="Arial" w:cs="Arial"/>
          <w:sz w:val="28"/>
          <w:szCs w:val="28"/>
          <w:u w:val="none"/>
        </w:rPr>
        <w:t>07</w:t>
      </w:r>
      <w:r w:rsidRPr="6F7628A2" w:rsidR="00132948">
        <w:rPr>
          <w:rFonts w:ascii="Arial" w:hAnsi="Arial" w:cs="Arial"/>
          <w:sz w:val="28"/>
          <w:szCs w:val="28"/>
          <w:u w:val="none"/>
        </w:rPr>
        <w:t>/</w:t>
      </w:r>
      <w:r w:rsidRPr="6F7628A2" w:rsidR="00132948">
        <w:rPr>
          <w:rFonts w:ascii="Arial" w:hAnsi="Arial" w:cs="Arial"/>
          <w:sz w:val="28"/>
          <w:szCs w:val="28"/>
          <w:u w:val="none"/>
        </w:rPr>
        <w:t>2026.</w:t>
      </w:r>
      <w:r w:rsidRPr="6F7628A2" w:rsidR="00132948">
        <w:rPr>
          <w:rFonts w:ascii="Arial" w:hAnsi="Arial" w:cs="Arial"/>
          <w:sz w:val="28"/>
          <w:szCs w:val="28"/>
          <w:u w:val="none"/>
        </w:rPr>
        <w:t xml:space="preserve"> Valor da causa: R</w:t>
      </w:r>
      <w:r w:rsidRPr="6F7628A2" w:rsidR="00132948">
        <w:rPr>
          <w:rFonts w:ascii="Arial" w:hAnsi="Arial" w:cs="Arial"/>
          <w:sz w:val="28"/>
          <w:szCs w:val="28"/>
          <w:u w:val="none"/>
        </w:rPr>
        <w:t>$ 10.000,00.</w:t>
      </w:r>
    </w:p>
    <w:p w:rsidR="003E123D" w:rsidP="00132948" w:rsidRDefault="003E123D" w14:paraId="02A7D361" w14:textId="77777777">
      <w:pPr>
        <w:spacing w:after="0" w:line="360" w:lineRule="auto"/>
        <w:ind w:firstLine="2268"/>
        <w:jc w:val="both"/>
        <w:rPr>
          <w:rFonts w:ascii="Arial" w:hAnsi="Arial" w:cs="Arial"/>
          <w:sz w:val="28"/>
          <w:szCs w:val="28"/>
          <w:u w:val="single"/>
        </w:rPr>
      </w:pPr>
    </w:p>
    <w:p w:rsidRPr="001E6A39" w:rsidR="001E6A39" w:rsidP="001E6A39" w:rsidRDefault="001E6A39" w14:paraId="03003426" w14:textId="6F13C7E6">
      <w:pPr>
        <w:spacing w:after="0" w:line="360" w:lineRule="auto"/>
        <w:ind w:firstLine="2268"/>
        <w:jc w:val="both"/>
        <w:rPr>
          <w:rFonts w:ascii="Arial" w:hAnsi="Arial" w:cs="Arial"/>
          <w:sz w:val="28"/>
          <w:szCs w:val="28"/>
        </w:rPr>
      </w:pPr>
      <w:r w:rsidRPr="6F7628A2" w:rsidR="001E6A39">
        <w:rPr>
          <w:rFonts w:ascii="Arial" w:hAnsi="Arial" w:cs="Arial"/>
          <w:sz w:val="28"/>
          <w:szCs w:val="28"/>
        </w:rPr>
        <w:t>Examino inicialmente o apelo do réu, porque seu acolhimento tornaria prejudicado o exame do apelo do autor.</w:t>
      </w:r>
    </w:p>
    <w:p w:rsidRPr="003E123D" w:rsidR="003E123D" w:rsidP="000C63E3" w:rsidRDefault="003E123D" w14:paraId="59ACA43B" w14:textId="1298336B">
      <w:pPr>
        <w:spacing w:after="0" w:line="360" w:lineRule="auto"/>
        <w:jc w:val="both"/>
        <w:rPr>
          <w:rFonts w:ascii="Arial" w:hAnsi="Arial" w:cs="Arial"/>
          <w:sz w:val="28"/>
          <w:szCs w:val="28"/>
        </w:rPr>
      </w:pPr>
    </w:p>
    <w:p w:rsidRPr="00DD5B07" w:rsidR="00DD5B07" w:rsidP="00DD5B07" w:rsidRDefault="00DD5B07" w14:paraId="26B93FA9" w14:textId="77777777">
      <w:pPr>
        <w:spacing w:after="0" w:line="360" w:lineRule="auto"/>
        <w:jc w:val="center"/>
        <w:rPr>
          <w:rFonts w:ascii="Arial" w:hAnsi="Arial" w:cs="Arial"/>
          <w:b/>
          <w:bCs/>
          <w:color w:val="000000" w:themeColor="text1"/>
          <w:sz w:val="28"/>
          <w:szCs w:val="28"/>
        </w:rPr>
      </w:pPr>
      <w:r w:rsidRPr="00DD5B07">
        <w:rPr>
          <w:rFonts w:ascii="Arial" w:hAnsi="Arial" w:cs="Arial"/>
          <w:b/>
          <w:bCs/>
          <w:color w:val="000000" w:themeColor="text1"/>
          <w:sz w:val="28"/>
          <w:szCs w:val="28"/>
        </w:rPr>
        <w:t>APELO DO RÉU, DANIEL RAMPONI</w:t>
      </w:r>
    </w:p>
    <w:p w:rsidR="00604BD1" w:rsidP="00283D99" w:rsidRDefault="00604BD1" w14:paraId="2A294037" w14:textId="77777777">
      <w:pPr>
        <w:spacing w:after="0" w:line="360" w:lineRule="auto"/>
        <w:ind w:hanging="142"/>
        <w:jc w:val="center"/>
        <w:rPr>
          <w:rFonts w:ascii="Arial" w:hAnsi="Arial" w:cs="Arial"/>
          <w:sz w:val="28"/>
          <w:szCs w:val="28"/>
        </w:rPr>
      </w:pPr>
    </w:p>
    <w:p w:rsidRPr="00283D99" w:rsidR="00283D99" w:rsidP="00283D99" w:rsidRDefault="00283D99" w14:paraId="17778429" w14:textId="7FDF0755">
      <w:pPr>
        <w:spacing w:after="0" w:line="360" w:lineRule="auto"/>
        <w:ind w:firstLine="0"/>
        <w:jc w:val="center"/>
        <w:rPr>
          <w:rFonts w:ascii="Arial" w:hAnsi="Arial" w:cs="Arial"/>
          <w:sz w:val="28"/>
          <w:szCs w:val="28"/>
        </w:rPr>
        <w:pPrChange w:id="1566" w:author="Assessor GDSXSR" w:date="2026-10-31T19:46:04Z">
          <w:pPr>
            <w:spacing w:after="0" w:line="360" w:lineRule="auto"/>
            <w:ind w:hanging="142"/>
            <w:jc w:val="center"/>
          </w:pPr>
        </w:pPrChange>
      </w:pPr>
      <w:r w:rsidRPr="00283D99">
        <w:rPr>
          <w:rFonts w:ascii="Arial" w:hAnsi="Arial" w:cs="Arial"/>
          <w:sz w:val="28"/>
          <w:szCs w:val="28"/>
          <w:highlight w:val="yellow"/>
          <w:rPrChange w:id="1511" w:author="Assessor GDSXSR" w:date="2026-10-31T19:46:04Z">
            <w:rPr>
              <w:rFonts w:ascii="Arial" w:hAnsi="Arial" w:cs="Arial"/>
              <w:sz w:val="28"/>
              <w:szCs w:val="28"/>
            </w:rPr>
          </w:rPrChange>
        </w:rPr>
        <w:t>DA REJEIÇÃO DA PRELIMINAR DE DESERÇÃO</w:t>
      </w:r>
    </w:p>
    <w:p w:rsidR="00283D99" w:rsidP="00437ED2" w:rsidRDefault="00283D99" w14:paraId="6DCCF526" w14:textId="77777777">
      <w:pPr>
        <w:spacing w:after="0" w:line="360" w:lineRule="auto"/>
        <w:ind w:hanging="142"/>
        <w:jc w:val="center"/>
        <w:rPr>
          <w:rFonts w:ascii="Arial" w:hAnsi="Arial" w:cs="Arial"/>
          <w:sz w:val="28"/>
          <w:szCs w:val="28"/>
        </w:rPr>
      </w:pPr>
    </w:p>
    <w:p w:rsidRPr="00283D99" w:rsidR="00283D99" w:rsidP="00283D99" w:rsidRDefault="00283D99" w14:paraId="38E1A829" w14:textId="77777777">
      <w:pPr>
        <w:spacing w:after="0" w:line="360" w:lineRule="auto"/>
        <w:ind w:firstLine="2268"/>
        <w:jc w:val="both"/>
        <w:rPr>
          <w:rFonts w:ascii="Arial" w:hAnsi="Arial" w:cs="Arial"/>
          <w:sz w:val="28"/>
          <w:szCs w:val="28"/>
        </w:rPr>
      </w:pPr>
      <w:r>
        <w:rPr>
          <w:rFonts w:ascii="Arial" w:hAnsi="Arial" w:cs="Arial"/>
          <w:sz w:val="28"/>
          <w:szCs w:val="28"/>
        </w:rPr>
        <w:t xml:space="preserve">O autor/apelado</w:t>
      </w:r>
      <w:del w:id="1167" w:author="Assessor GDSXSR" w:date="2026-10-31T19:46:04Z">
        <w:r>
          <w:rPr>
            <w:rFonts w:ascii="Arial" w:hAnsi="Arial" w:cs="Arial"/>
            <w:sz w:val="28"/>
            <w:szCs w:val="28"/>
          </w:rPr>
          <w:delText xml:space="preserve">, Davi Mikaell Caldas de Queiroz,</w:delText>
        </w:r>
      </w:del>
      <w:r>
        <w:rPr>
          <w:rFonts w:ascii="Arial" w:hAnsi="Arial" w:cs="Arial"/>
          <w:sz w:val="28"/>
          <w:szCs w:val="28"/>
        </w:rPr>
        <w:t xml:space="preserve"> suscita, em contrarrazões, a deserção do apelo, </w:t>
      </w:r>
      <w:del w:id="1168" w:author="Assessor GDSXSR" w:date="2026-10-31T19:46:04Z">
        <w:r>
          <w:rPr>
            <w:rFonts w:ascii="Arial" w:hAnsi="Arial" w:cs="Arial"/>
            <w:sz w:val="28"/>
            <w:szCs w:val="28"/>
          </w:rPr>
          <w:delText xml:space="preserve">ao</w:delText>
        </w:r>
      </w:del>
      <w:ins w:id="1169" w:author="Assessor GDSXSR" w:date="2026-10-31T19:46:04Z">
        <w:r>
          <w:rPr>
            <w:rFonts w:ascii="Arial" w:hAnsi="Arial" w:cs="Arial"/>
            <w:color w:val="808080"/>
            <w:sz w:val="28"/>
            <w:szCs w:val="28"/>
          </w:rPr>
          <w:t xml:space="preserve">por</w:t>
        </w:r>
      </w:ins>
      <w:r>
        <w:rPr>
          <w:rFonts w:ascii="Arial" w:hAnsi="Arial" w:cs="Arial"/>
          <w:sz w:val="28"/>
          <w:szCs w:val="28"/>
        </w:rPr>
        <w:t xml:space="preserve"> </w:t>
      </w:r>
      <w:del w:id="1170" w:author="Assessor GDSXSR" w:date="2026-10-31T19:46:04Z">
        <w:r>
          <w:rPr>
            <w:rFonts w:ascii="Arial" w:hAnsi="Arial" w:cs="Arial"/>
            <w:sz w:val="28"/>
            <w:szCs w:val="28"/>
          </w:rPr>
          <w:delText xml:space="preserve">fundamento</w:delText>
        </w:r>
      </w:del>
      <w:ins w:id="1171" w:author="Assessor GDSXSR" w:date="2026-10-31T19:46:04Z">
        <w:r>
          <w:rPr>
            <w:rFonts w:ascii="Arial" w:hAnsi="Arial" w:cs="Arial"/>
            <w:color w:val="808080"/>
            <w:sz w:val="28"/>
            <w:szCs w:val="28"/>
          </w:rPr>
          <w:t xml:space="preserve">ausência</w:t>
        </w:r>
      </w:ins>
      <w:r>
        <w:rPr>
          <w:rFonts w:ascii="Arial" w:hAnsi="Arial" w:cs="Arial"/>
          <w:sz w:val="28"/>
          <w:szCs w:val="28"/>
        </w:rPr>
        <w:t xml:space="preserve"> de </w:t>
      </w:r>
      <w:del w:id="1172" w:author="Assessor GDSXSR" w:date="2026-10-31T19:46:04Z">
        <w:r>
          <w:rPr>
            <w:rFonts w:ascii="Arial" w:hAnsi="Arial" w:cs="Arial"/>
            <w:sz w:val="28"/>
            <w:szCs w:val="28"/>
          </w:rPr>
          <w:delText xml:space="preserve">que o réu não comprovou o recolhimento</w:delText>
        </w:r>
      </w:del>
      <w:ins w:id="1173" w:author="Assessor GDSXSR" w:date="2026-10-31T19:46:04Z">
        <w:r>
          <w:rPr>
            <w:rFonts w:ascii="Arial" w:hAnsi="Arial" w:cs="Arial"/>
            <w:color w:val="808080"/>
            <w:sz w:val="28"/>
            <w:szCs w:val="28"/>
          </w:rPr>
          <w:t xml:space="preserve">comprovação</w:t>
        </w:r>
      </w:ins>
      <w:r>
        <w:rPr>
          <w:rFonts w:ascii="Arial" w:hAnsi="Arial" w:cs="Arial"/>
          <w:sz w:val="28"/>
          <w:szCs w:val="28"/>
        </w:rPr>
        <w:t xml:space="preserve"> do preparo recursal</w:t>
      </w:r>
      <w:ins w:id="1174" w:author="Assessor GDSXSR" w:date="2026-10-31T19:46:04Z">
        <w:r>
          <w:rPr>
            <w:rFonts w:ascii="Arial" w:hAnsi="Arial" w:cs="Arial"/>
            <w:color w:val="808080"/>
            <w:sz w:val="28"/>
            <w:szCs w:val="28"/>
          </w:rPr>
          <w:t xml:space="preserve"> (ID 88784173)</w:t>
        </w:r>
      </w:ins>
      <w:r>
        <w:rPr>
          <w:rFonts w:ascii="Arial" w:hAnsi="Arial" w:cs="Arial"/>
          <w:sz w:val="28"/>
          <w:szCs w:val="28"/>
        </w:rPr>
        <w:t xml:space="preserve">.</w:t>
      </w:r>
    </w:p>
    <w:p w:rsidR="00283D99" w:rsidP="00283D99" w:rsidRDefault="00283D99" w14:paraId="5240E9AF" w14:textId="77777777">
      <w:pPr>
        <w:spacing w:after="0" w:line="360" w:lineRule="auto"/>
        <w:ind w:firstLine="2268"/>
        <w:jc w:val="both"/>
        <w:rPr>
          <w:rFonts w:ascii="Arial" w:hAnsi="Arial" w:cs="Arial"/>
          <w:sz w:val="28"/>
          <w:szCs w:val="28"/>
        </w:rPr>
      </w:pPr>
    </w:p>
    <w:p w:rsidRPr="00283D99" w:rsidR="00283D99" w:rsidP="00283D99" w:rsidRDefault="00283D99" w14:paraId="43FD0DC7" w14:textId="4EB00872">
      <w:pPr>
        <w:spacing w:after="0" w:line="360" w:lineRule="auto"/>
        <w:ind w:firstLine="2268"/>
        <w:jc w:val="both"/>
        <w:rPr>
          <w:rFonts w:ascii="Arial" w:hAnsi="Arial" w:cs="Arial"/>
          <w:sz w:val="28"/>
          <w:szCs w:val="28"/>
        </w:rPr>
      </w:pPr>
      <w:r w:rsidRPr="00283D99">
        <w:rPr>
          <w:rFonts w:ascii="Arial" w:hAnsi="Arial" w:cs="Arial"/>
          <w:sz w:val="28"/>
          <w:szCs w:val="28"/>
          <w:highlight w:val="yellow"/>
          <w:rPrChange w:id="1522" w:author="Assessor GDSXSR" w:date="2026-10-31T19:46:04Z">
            <w:rPr>
              <w:rFonts w:ascii="Arial" w:hAnsi="Arial" w:cs="Arial"/>
              <w:sz w:val="28"/>
              <w:szCs w:val="28"/>
            </w:rPr>
          </w:rPrChange>
        </w:rPr>
        <w:t>Sem razão.</w:t>
      </w:r>
    </w:p>
    <w:p w:rsidR="00283D99" w:rsidP="00283D99" w:rsidRDefault="00283D99" w14:paraId="1FD14D04" w14:textId="77777777">
      <w:pPr>
        <w:spacing w:after="0" w:line="360" w:lineRule="auto"/>
        <w:ind w:firstLine="2268"/>
        <w:jc w:val="both"/>
        <w:rPr>
          <w:rFonts w:ascii="Arial" w:hAnsi="Arial" w:cs="Arial"/>
          <w:sz w:val="28"/>
          <w:szCs w:val="28"/>
        </w:rPr>
      </w:pPr>
    </w:p>
    <w:p w:rsidRPr="00283D99" w:rsidR="00283D99" w:rsidP="00283D99" w:rsidRDefault="00283D99" w14:paraId="5E065FD0" w14:textId="1F51CA79">
      <w:pPr>
        <w:spacing w:after="0" w:line="360" w:lineRule="auto"/>
        <w:ind w:firstLine="2268"/>
        <w:jc w:val="both"/>
        <w:rPr>
          <w:rFonts w:ascii="Arial" w:hAnsi="Arial" w:cs="Arial"/>
          <w:sz w:val="28"/>
          <w:szCs w:val="28"/>
        </w:rPr>
      </w:pPr>
      <w:r>
        <w:rPr>
          <w:rFonts w:ascii="Arial" w:hAnsi="Arial" w:cs="Arial"/>
          <w:sz w:val="28"/>
          <w:szCs w:val="28"/>
        </w:rPr>
        <w:t xml:space="preserve">O réu/apelante foi intimado para </w:t>
      </w:r>
      <w:del w:id="1175" w:author="Assessor GDSXSR" w:date="2026-10-31T19:46:04Z">
        <w:r>
          <w:rPr>
            <w:rFonts w:ascii="Arial" w:hAnsi="Arial" w:cs="Arial"/>
            <w:sz w:val="28"/>
            <w:szCs w:val="28"/>
          </w:rPr>
          <w:delText xml:space="preserve">comprovar</w:delText>
        </w:r>
      </w:del>
      <w:ins w:id="1176" w:author="Assessor GDSXSR" w:date="2026-10-31T19:46:04Z">
        <w:r>
          <w:rPr>
            <w:rFonts w:ascii="Arial" w:hAnsi="Arial" w:cs="Arial"/>
            <w:color w:val="808080"/>
            <w:sz w:val="28"/>
            <w:szCs w:val="28"/>
          </w:rPr>
          <w:t xml:space="preserve">recolher</w:t>
        </w:r>
      </w:ins>
      <w:r>
        <w:rPr>
          <w:rFonts w:ascii="Arial" w:hAnsi="Arial" w:cs="Arial"/>
          <w:sz w:val="28"/>
          <w:szCs w:val="28"/>
        </w:rPr>
        <w:t xml:space="preserve"> o</w:t>
      </w:r>
      <w:del w:id="1177" w:author="Assessor GDSXSR" w:date="2026-10-31T19:46:04Z">
        <w:r>
          <w:rPr>
            <w:rFonts w:ascii="Arial" w:hAnsi="Arial" w:cs="Arial"/>
            <w:sz w:val="28"/>
            <w:szCs w:val="28"/>
          </w:rPr>
          <w:delText xml:space="preserve"> recolhimento do</w:delText>
        </w:r>
      </w:del>
      <w:r>
        <w:rPr>
          <w:rFonts w:ascii="Arial" w:hAnsi="Arial" w:cs="Arial"/>
          <w:sz w:val="28"/>
          <w:szCs w:val="28"/>
        </w:rPr>
        <w:t xml:space="preserve"> preparo em dobro, sob pena de deserção</w:t>
      </w:r>
      <w:del w:id="1178" w:author="Assessor GDSXSR" w:date="2026-10-31T19:46:04Z">
        <w:r>
          <w:rPr>
            <w:rFonts w:ascii="Arial" w:hAnsi="Arial" w:cs="Arial"/>
            <w:sz w:val="28"/>
            <w:szCs w:val="28"/>
          </w:rPr>
          <w:delText xml:space="preserve"> (ID 89232461)</w:delText>
        </w:r>
      </w:del>
      <w:r>
        <w:rPr>
          <w:rFonts w:ascii="Arial" w:hAnsi="Arial" w:cs="Arial"/>
          <w:sz w:val="28"/>
          <w:szCs w:val="28"/>
        </w:rPr>
        <w:t xml:space="preserve">, e </w:t>
      </w:r>
      <w:del w:id="1179" w:author="Assessor GDSXSR" w:date="2026-10-31T19:46:04Z">
        <w:r>
          <w:rPr>
            <w:rFonts w:ascii="Arial" w:hAnsi="Arial" w:cs="Arial"/>
            <w:sz w:val="28"/>
            <w:szCs w:val="28"/>
          </w:rPr>
          <w:delText xml:space="preserve">efetuou </w:delText>
        </w:r>
      </w:del>
      <w:r>
        <w:rPr>
          <w:rFonts w:ascii="Arial" w:hAnsi="Arial" w:cs="Arial"/>
          <w:sz w:val="28"/>
          <w:szCs w:val="28"/>
        </w:rPr>
        <w:t xml:space="preserve">o </w:t>
      </w:r>
      <w:del w:id="1180" w:author="Assessor GDSXSR" w:date="2026-10-31T19:46:04Z">
        <w:r>
          <w:rPr>
            <w:rFonts w:ascii="Arial" w:hAnsi="Arial" w:cs="Arial"/>
            <w:sz w:val="28"/>
            <w:szCs w:val="28"/>
          </w:rPr>
          <w:delText xml:space="preserve">pagamento integral das custas recursais</w:delText>
        </w:r>
      </w:del>
      <w:ins w:id="1181" w:author="Assessor GDSXSR" w:date="2026-10-31T19:46:04Z">
        <w:r>
          <w:rPr>
            <w:rFonts w:ascii="Arial" w:hAnsi="Arial" w:cs="Arial"/>
            <w:color w:val="808080"/>
            <w:sz w:val="28"/>
            <w:szCs w:val="28"/>
          </w:rPr>
          <w:t xml:space="preserve">fez</w:t>
        </w:r>
      </w:ins>
      <w:r>
        <w:rPr>
          <w:rFonts w:ascii="Arial" w:hAnsi="Arial" w:cs="Arial"/>
          <w:sz w:val="28"/>
          <w:szCs w:val="28"/>
        </w:rPr>
        <w:t xml:space="preserve"> no prazo assinalado (</w:t>
      </w:r>
      <w:ins w:id="1182" w:author="Assessor GDSXSR" w:date="2026-10-31T19:46:04Z">
        <w:r>
          <w:rPr>
            <w:rFonts w:ascii="Arial" w:hAnsi="Arial" w:cs="Arial"/>
            <w:color w:val="808080"/>
            <w:sz w:val="28"/>
            <w:szCs w:val="28"/>
          </w:rPr>
          <w:t xml:space="preserve">CPC 1.007 § 4º; </w:t>
        </w:r>
      </w:ins>
      <w:r>
        <w:rPr>
          <w:rFonts w:ascii="Arial" w:hAnsi="Arial" w:cs="Arial"/>
          <w:sz w:val="28"/>
          <w:szCs w:val="28"/>
        </w:rPr>
        <w:t xml:space="preserve">ID</w:t>
      </w:r>
      <w:ins w:id="1183" w:author="Assessor GDSXSR" w:date="2026-10-31T19:46:04Z">
        <w:r>
          <w:rPr>
            <w:rFonts w:ascii="Arial" w:hAnsi="Arial" w:cs="Arial"/>
            <w:color w:val="808080"/>
            <w:sz w:val="28"/>
            <w:szCs w:val="28"/>
          </w:rPr>
          <w:t xml:space="preserve"> 89232461 e</w:t>
        </w:r>
      </w:ins>
      <w:r>
        <w:rPr>
          <w:rFonts w:ascii="Arial" w:hAnsi="Arial" w:cs="Arial"/>
          <w:sz w:val="28"/>
          <w:szCs w:val="28"/>
        </w:rPr>
        <w:t xml:space="preserve"> 89618356).</w:t>
      </w:r>
    </w:p>
    <w:p w:rsidR="00283D99" w:rsidP="00283D99" w:rsidRDefault="00283D99" w14:paraId="44CB84BC" w14:textId="77777777">
      <w:pPr>
        <w:spacing w:after="0" w:line="360" w:lineRule="auto"/>
        <w:ind w:firstLine="2268"/>
        <w:jc w:val="both"/>
        <w:rPr>
          <w:rFonts w:ascii="Arial" w:hAnsi="Arial" w:cs="Arial"/>
          <w:b/>
          <w:bCs/>
          <w:sz w:val="28"/>
          <w:szCs w:val="28"/>
        </w:rPr>
      </w:pPr>
    </w:p>
    <w:p w:rsidRPr="00283D99" w:rsidR="00283D99" w:rsidP="00283D99" w:rsidRDefault="00283D99" w14:paraId="35968435" w14:textId="680264FC">
      <w:pPr>
        <w:spacing w:after="0" w:line="360" w:lineRule="auto"/>
        <w:ind w:firstLine="2268"/>
        <w:jc w:val="both"/>
        <w:rPr>
          <w:rFonts w:ascii="Arial" w:hAnsi="Arial" w:cs="Arial"/>
          <w:sz w:val="28"/>
          <w:szCs w:val="28"/>
          <w:u w:val="single"/>
        </w:rPr>
      </w:pPr>
      <w:r>
        <w:rPr>
          <w:rFonts w:ascii="Arial" w:hAnsi="Arial" w:cs="Arial"/>
          <w:sz w:val="28"/>
          <w:szCs w:val="28"/>
          <w:highlight w:val="yellow"/>
          <w:u w:val="single"/>
          <w:rPrChange w:id="1528" w:author="Assessor GDSXSR" w:date="2026-10-31T19:46:04Z">
            <w:rPr>
              <w:rFonts w:ascii="Arial" w:hAnsi="Arial" w:cs="Arial"/>
              <w:sz w:val="28"/>
              <w:szCs w:val="28"/>
              <w:u w:val="single"/>
            </w:rPr>
          </w:rPrChange>
        </w:rPr>
        <w:t>Assim, r</w:t>
      </w:r>
      <w:r w:rsidRPr="00283D99">
        <w:rPr>
          <w:rFonts w:ascii="Arial" w:hAnsi="Arial" w:cs="Arial"/>
          <w:sz w:val="28"/>
          <w:szCs w:val="28"/>
          <w:highlight w:val="yellow"/>
          <w:u w:val="single"/>
          <w:rPrChange w:id="1529" w:author="Assessor GDSXSR" w:date="2026-10-31T19:46:04Z">
            <w:rPr>
              <w:rFonts w:ascii="Arial" w:hAnsi="Arial" w:cs="Arial"/>
              <w:sz w:val="28"/>
              <w:szCs w:val="28"/>
              <w:u w:val="single"/>
            </w:rPr>
          </w:rPrChange>
        </w:rPr>
        <w:t>ejeito a preliminar de deserção.</w:t>
      </w:r>
    </w:p>
    <w:p w:rsidRPr="00283D99" w:rsidR="00283D99" w:rsidP="00283D99" w:rsidRDefault="00283D99" w14:paraId="7FCB46EB" w14:textId="77777777">
      <w:pPr>
        <w:spacing w:after="0" w:line="360" w:lineRule="auto"/>
        <w:ind w:firstLine="2268"/>
        <w:jc w:val="both"/>
        <w:rPr>
          <w:rFonts w:ascii="Arial" w:hAnsi="Arial" w:cs="Arial"/>
          <w:sz w:val="28"/>
          <w:szCs w:val="28"/>
          <w:u w:val="single"/>
        </w:rPr>
      </w:pPr>
    </w:p>
    <w:p w:rsidRPr="00283D99" w:rsidR="00283D99" w:rsidP="00283D99" w:rsidRDefault="00283D99" w14:paraId="6A5AB054" w14:textId="6960C7AC">
      <w:pPr>
        <w:spacing w:after="0" w:line="360" w:lineRule="auto"/>
        <w:ind w:firstLine="2268"/>
        <w:jc w:val="both"/>
        <w:rPr>
          <w:rFonts w:ascii="Arial" w:hAnsi="Arial" w:cs="Arial"/>
          <w:sz w:val="28"/>
          <w:szCs w:val="28"/>
        </w:rPr>
      </w:pPr>
      <w:r w:rsidRPr="00283D99">
        <w:rPr>
          <w:rFonts w:ascii="Arial" w:hAnsi="Arial" w:cs="Arial"/>
          <w:sz w:val="28"/>
          <w:szCs w:val="28"/>
        </w:rPr>
        <w:t xml:space="preserve">Presentes os pressupostos de admissibilidade, conheço do apelo </w:t>
      </w:r>
      <w:r w:rsidR="00604BD1">
        <w:rPr>
          <w:rFonts w:ascii="Arial" w:hAnsi="Arial" w:cs="Arial"/>
          <w:sz w:val="28"/>
          <w:szCs w:val="28"/>
        </w:rPr>
        <w:t>interposto.</w:t>
      </w:r>
    </w:p>
    <w:p w:rsidR="00283D99" w:rsidP="00283D99" w:rsidRDefault="00283D99" w14:paraId="08171F0A" w14:textId="77777777">
      <w:pPr>
        <w:spacing w:after="0" w:line="360" w:lineRule="auto"/>
        <w:ind w:firstLine="2268"/>
        <w:jc w:val="both"/>
        <w:rPr>
          <w:rFonts w:ascii="Arial" w:hAnsi="Arial" w:cs="Arial"/>
          <w:sz w:val="28"/>
          <w:szCs w:val="28"/>
        </w:rPr>
      </w:pPr>
    </w:p>
    <w:p w:rsidR="00283D99" w:rsidP="00437ED2" w:rsidRDefault="004C5141" w14:paraId="190C53E1" w14:textId="33421399">
      <w:pPr>
        <w:spacing w:after="0" w:line="360" w:lineRule="auto"/>
        <w:ind w:firstLine="0"/>
        <w:jc w:val="center"/>
        <w:rPr>
          <w:rFonts w:ascii="Arial" w:hAnsi="Arial" w:cs="Arial"/>
          <w:sz w:val="28"/>
          <w:szCs w:val="28"/>
        </w:rPr>
        <w:pPrChange w:id="1567" w:author="Assessor GDSXSR" w:date="2026-10-31T19:46:04Z">
          <w:pPr>
            <w:spacing w:after="0" w:line="360" w:lineRule="auto"/>
            <w:ind w:hanging="142"/>
            <w:jc w:val="center"/>
          </w:pPr>
        </w:pPrChange>
      </w:pPr>
      <w:r>
        <w:rPr>
          <w:rFonts w:ascii="Arial" w:hAnsi="Arial" w:cs="Arial"/>
          <w:sz w:val="28"/>
          <w:szCs w:val="28"/>
        </w:rPr>
        <w:t>MÉRITO</w:t>
      </w:r>
    </w:p>
    <w:p w:rsidRPr="00437ED2" w:rsidR="00437ED2" w:rsidP="00437ED2" w:rsidRDefault="00437ED2" w14:paraId="7112D29F" w14:textId="7A0E7E33">
      <w:pPr>
        <w:spacing w:after="0" w:line="360" w:lineRule="auto"/>
        <w:ind w:firstLine="0"/>
        <w:jc w:val="center"/>
        <w:rPr>
          <w:rFonts w:ascii="Arial" w:hAnsi="Arial" w:cs="Arial"/>
          <w:sz w:val="28"/>
          <w:szCs w:val="28"/>
        </w:rPr>
        <w:pPrChange w:id="1568" w:author="Assessor GDSXSR" w:date="2026-10-31T19:46:04Z">
          <w:pPr>
            <w:spacing w:after="0" w:line="360" w:lineRule="auto"/>
            <w:ind w:hanging="142"/>
            <w:jc w:val="center"/>
          </w:pPr>
        </w:pPrChange>
      </w:pPr>
      <w:r w:rsidRPr="00437ED2">
        <w:rPr>
          <w:rFonts w:ascii="Arial" w:hAnsi="Arial" w:cs="Arial"/>
          <w:sz w:val="28"/>
          <w:szCs w:val="28"/>
          <w:highlight w:val="yellow"/>
          <w:rPrChange w:id="1512" w:author="Assessor GDSXSR" w:date="2026-10-31T19:46:04Z">
            <w:rPr>
              <w:rFonts w:ascii="Arial" w:hAnsi="Arial" w:cs="Arial"/>
              <w:sz w:val="28"/>
              <w:szCs w:val="28"/>
            </w:rPr>
          </w:rPrChange>
        </w:rPr>
        <w:t>DA CONFIGURAÇÃO DO DANO MORAL DECORRENTE DA IMPUTAÇÃO DE PRÁTICA CRIMINOSA</w:t>
      </w:r>
    </w:p>
    <w:p w:rsidR="00A72414" w:rsidP="00DB1301" w:rsidRDefault="00A72414" w14:paraId="143DFC13" w14:textId="77777777">
      <w:pPr>
        <w:spacing w:after="0" w:line="360" w:lineRule="auto"/>
        <w:ind w:firstLine="2268"/>
        <w:jc w:val="both"/>
        <w:rPr>
          <w:rFonts w:ascii="Arial" w:hAnsi="Arial" w:cs="Arial"/>
          <w:sz w:val="28"/>
          <w:szCs w:val="28"/>
        </w:rPr>
      </w:pPr>
    </w:p>
    <w:p w:rsidRPr="00936B58" w:rsidR="00936B58" w:rsidP="00936B58" w:rsidRDefault="00936B58" w14:paraId="31B49381" w14:textId="697FA62A">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O réu/apelante alega que: </w:t>
      </w:r>
      <w:r>
        <w:rPr>
          <w:rFonts w:ascii="Arial" w:hAnsi="Arial" w:cs="Arial"/>
          <w:b/>
          <w:bCs/>
          <w:color w:val="000000" w:themeColor="text1"/>
          <w:sz w:val="28"/>
          <w:szCs w:val="28"/>
        </w:rPr>
        <w:t xml:space="preserve">1)</w:t>
      </w:r>
      <w:r>
        <w:rPr>
          <w:rFonts w:ascii="Arial" w:hAnsi="Arial" w:cs="Arial"/>
          <w:color w:val="000000" w:themeColor="text1"/>
          <w:sz w:val="28"/>
          <w:szCs w:val="28"/>
        </w:rPr>
        <w:t xml:space="preserve"> não difamou o autor perante terceiros ou </w:t>
      </w:r>
      <w:del w:id="1185" w:author="Assessor GDSXSR" w:date="2026-10-31T19:46:04Z">
        <w:r>
          <w:rPr>
            <w:rFonts w:ascii="Arial" w:hAnsi="Arial" w:cs="Arial"/>
            <w:color w:val="000000" w:themeColor="text1"/>
            <w:sz w:val="28"/>
            <w:szCs w:val="28"/>
          </w:rPr>
          <w:delText xml:space="preserve">perante </w:delText>
        </w:r>
      </w:del>
      <w:r>
        <w:rPr>
          <w:rFonts w:ascii="Arial" w:hAnsi="Arial" w:cs="Arial"/>
          <w:color w:val="000000" w:themeColor="text1"/>
          <w:sz w:val="28"/>
          <w:szCs w:val="28"/>
        </w:rPr>
        <w:t xml:space="preserve">a sociedade; </w:t>
      </w:r>
      <w:r>
        <w:rPr>
          <w:rFonts w:ascii="Arial" w:hAnsi="Arial" w:cs="Arial"/>
          <w:b/>
          <w:bCs/>
          <w:color w:val="000000" w:themeColor="text1"/>
          <w:sz w:val="28"/>
          <w:szCs w:val="28"/>
        </w:rPr>
        <w:t xml:space="preserve">2)</w:t>
      </w:r>
      <w:r>
        <w:rPr>
          <w:rFonts w:ascii="Arial" w:hAnsi="Arial" w:cs="Arial"/>
          <w:color w:val="000000" w:themeColor="text1"/>
          <w:sz w:val="28"/>
          <w:szCs w:val="28"/>
        </w:rPr>
        <w:t xml:space="preserve"> as manifestações </w:t>
      </w:r>
      <w:del w:id="1186" w:author="Assessor GDSXSR" w:date="2026-10-31T19:46:04Z">
        <w:r>
          <w:rPr>
            <w:rFonts w:ascii="Arial" w:hAnsi="Arial" w:cs="Arial"/>
            <w:color w:val="000000" w:themeColor="text1"/>
            <w:sz w:val="28"/>
            <w:szCs w:val="28"/>
          </w:rPr>
          <w:delText xml:space="preserve">atribuídas a ele </w:delText>
        </w:r>
      </w:del>
      <w:r>
        <w:rPr>
          <w:rFonts w:ascii="Arial" w:hAnsi="Arial" w:cs="Arial"/>
          <w:color w:val="000000" w:themeColor="text1"/>
          <w:sz w:val="28"/>
          <w:szCs w:val="28"/>
        </w:rPr>
        <w:t xml:space="preserve">decorreram</w:t>
      </w:r>
      <w:del w:id="1187" w:author="Assessor GDSXSR" w:date="2026-10-31T19:46:04Z">
        <w:r>
          <w:rPr>
            <w:rFonts w:ascii="Arial" w:hAnsi="Arial" w:cs="Arial"/>
            <w:color w:val="000000" w:themeColor="text1"/>
            <w:sz w:val="28"/>
            <w:szCs w:val="28"/>
          </w:rPr>
          <w:delText xml:space="preserve"> exclusivamente</w:delText>
        </w:r>
      </w:del>
      <w:r>
        <w:rPr>
          <w:rFonts w:ascii="Arial" w:hAnsi="Arial" w:cs="Arial"/>
          <w:color w:val="000000" w:themeColor="text1"/>
          <w:sz w:val="28"/>
          <w:szCs w:val="28"/>
        </w:rPr>
        <w:t xml:space="preserve"> da insatisfação com o serviço de tatuagem prestado à sua filha</w:t>
      </w:r>
      <w:del w:id="1188" w:author="Assessor GDSXSR" w:date="2026-10-31T19:46:04Z">
        <w:r>
          <w:rPr>
            <w:rFonts w:ascii="Arial" w:hAnsi="Arial" w:cs="Arial"/>
            <w:color w:val="000000" w:themeColor="text1"/>
            <w:sz w:val="28"/>
            <w:szCs w:val="28"/>
          </w:rPr>
          <w:delText xml:space="preserve">; </w:delText>
        </w:r>
        <w:r>
          <w:rPr>
            <w:rFonts w:ascii="Arial" w:hAnsi="Arial" w:cs="Arial"/>
            <w:b/>
            <w:bCs/>
            <w:color w:val="000000" w:themeColor="text1"/>
            <w:sz w:val="28"/>
            <w:szCs w:val="28"/>
          </w:rPr>
          <w:delText xml:space="preserve">3)</w:delText>
        </w:r>
        <w:r>
          <w:rPr>
            <w:rFonts w:ascii="Arial" w:hAnsi="Arial" w:cs="Arial"/>
            <w:color w:val="000000" w:themeColor="text1"/>
            <w:sz w:val="28"/>
            <w:szCs w:val="28"/>
          </w:rPr>
          <w:delText xml:space="preserve"> suas declarações inserem-se</w:delText>
        </w:r>
      </w:del>
      <w:ins w:id="1189" w:author="Assessor GDSXSR" w:date="2026-10-31T19:46:04Z">
        <w:r>
          <w:rPr>
            <w:rFonts w:ascii="Arial" w:hAnsi="Arial" w:cs="Arial"/>
            <w:color w:val="808080"/>
            <w:sz w:val="28"/>
            <w:szCs w:val="28"/>
          </w:rPr>
          <w:t xml:space="preserve">,</w:t>
        </w:r>
      </w:ins>
      <w:r>
        <w:rPr>
          <w:rFonts w:ascii="Arial" w:hAnsi="Arial" w:cs="Arial"/>
          <w:color w:val="000000" w:themeColor="text1"/>
          <w:sz w:val="28"/>
          <w:szCs w:val="28"/>
        </w:rPr>
        <w:t xml:space="preserve"> no contexto de desacordo comercial</w:t>
      </w:r>
      <w:del w:id="1190" w:author="Assessor GDSXSR" w:date="2026-10-31T19:46:04Z">
        <w:r>
          <w:rPr>
            <w:rFonts w:ascii="Arial" w:hAnsi="Arial" w:cs="Arial"/>
            <w:color w:val="000000" w:themeColor="text1"/>
            <w:sz w:val="28"/>
            <w:szCs w:val="28"/>
          </w:rPr>
          <w:delText xml:space="preserve"> e de defesa dos interesses da filha</w:delText>
        </w:r>
      </w:del>
      <w:r>
        <w:rPr>
          <w:rFonts w:ascii="Arial" w:hAnsi="Arial" w:cs="Arial"/>
          <w:color w:val="000000" w:themeColor="text1"/>
          <w:sz w:val="28"/>
          <w:szCs w:val="28"/>
        </w:rPr>
        <w:t xml:space="preserve">; </w:t>
      </w:r>
      <w:del w:id="1191" w:author="Assessor GDSXSR" w:date="2026-10-31T19:46:04Z">
        <w:r>
          <w:rPr>
            <w:rFonts w:ascii="Arial" w:hAnsi="Arial" w:cs="Arial"/>
            <w:b/>
            <w:bCs/>
            <w:color w:val="000000" w:themeColor="text1"/>
            <w:sz w:val="28"/>
            <w:szCs w:val="28"/>
          </w:rPr>
          <w:delText xml:space="preserve">4</w:delText>
        </w:r>
      </w:del>
      <w:ins w:id="1192" w:author="Assessor GDSXSR" w:date="2026-10-31T19:46:04Z">
        <w:r>
          <w:rPr>
            <w:b/>
            <w:rFonts w:ascii="Arial" w:hAnsi="Arial" w:cs="Arial"/>
            <w:color w:val="808080"/>
            <w:sz w:val="28"/>
            <w:szCs w:val="28"/>
          </w:rPr>
          <w:t xml:space="preserve">3</w:t>
        </w:r>
      </w:ins>
      <w:r>
        <w:rPr>
          <w:rFonts w:ascii="Arial" w:hAnsi="Arial" w:cs="Arial"/>
          <w:b/>
          <w:bCs/>
          <w:color w:val="000000" w:themeColor="text1"/>
          <w:sz w:val="28"/>
          <w:szCs w:val="28"/>
          <w:rPrChange w:id="1193" w:author="Assessor GDSXSR" w:date="2026-10-31T19:46:04Z">
            <w:rPr>
              <w:rFonts w:ascii="Arial" w:hAnsi="Arial" w:cs="Arial"/>
              <w:b/>
              <w:bCs/>
              <w:color w:val="000000" w:themeColor="text1"/>
              <w:sz w:val="28"/>
              <w:szCs w:val="28"/>
            </w:rPr>
          </w:rPrChange>
        </w:rPr>
        <w:t xml:space="preserve">)</w:t>
      </w:r>
      <w:r>
        <w:rPr>
          <w:rFonts w:ascii="Arial" w:hAnsi="Arial" w:cs="Arial"/>
          <w:color w:val="000000" w:themeColor="text1"/>
          <w:sz w:val="28"/>
          <w:szCs w:val="28"/>
        </w:rPr>
        <w:t xml:space="preserve"> a prova</w:t>
      </w:r>
      <w:del w:id="1194" w:author="Assessor GDSXSR" w:date="2026-10-31T19:46:04Z">
        <w:r>
          <w:rPr>
            <w:rFonts w:ascii="Arial" w:hAnsi="Arial" w:cs="Arial"/>
            <w:color w:val="000000" w:themeColor="text1"/>
            <w:sz w:val="28"/>
            <w:szCs w:val="28"/>
          </w:rPr>
          <w:delText xml:space="preserve"> produzida</w:delText>
        </w:r>
      </w:del>
      <w:r>
        <w:rPr>
          <w:rFonts w:ascii="Arial" w:hAnsi="Arial" w:cs="Arial"/>
          <w:color w:val="000000" w:themeColor="text1"/>
          <w:sz w:val="28"/>
          <w:szCs w:val="28"/>
        </w:rPr>
        <w:t xml:space="preserve"> não demonstra lesão à honra objetiva do autor nem divulgação </w:t>
      </w:r>
      <w:del w:id="1195" w:author="Assessor GDSXSR" w:date="2026-10-31T19:46:04Z">
        <w:r>
          <w:rPr>
            <w:rFonts w:ascii="Arial" w:hAnsi="Arial" w:cs="Arial"/>
            <w:color w:val="000000" w:themeColor="text1"/>
            <w:sz w:val="28"/>
            <w:szCs w:val="28"/>
          </w:rPr>
          <w:delText xml:space="preserve">das alegações perante</w:delText>
        </w:r>
      </w:del>
      <w:ins w:id="1196" w:author="Assessor GDSXSR" w:date="2026-10-31T19:46:04Z">
        <w:r>
          <w:rPr>
            <w:rFonts w:ascii="Arial" w:hAnsi="Arial" w:cs="Arial"/>
            <w:color w:val="808080"/>
            <w:sz w:val="28"/>
            <w:szCs w:val="28"/>
          </w:rPr>
          <w:t xml:space="preserve">a</w:t>
        </w:r>
      </w:ins>
      <w:r>
        <w:rPr>
          <w:rFonts w:ascii="Arial" w:hAnsi="Arial" w:cs="Arial"/>
          <w:color w:val="000000" w:themeColor="text1"/>
          <w:sz w:val="28"/>
          <w:szCs w:val="28"/>
        </w:rPr>
        <w:t xml:space="preserve"> terceiros; e </w:t>
      </w:r>
      <w:del w:id="1197" w:author="Assessor GDSXSR" w:date="2026-10-31T19:46:04Z">
        <w:r>
          <w:rPr>
            <w:rFonts w:ascii="Arial" w:hAnsi="Arial" w:cs="Arial"/>
            <w:b/>
            <w:bCs/>
            <w:color w:val="000000" w:themeColor="text1"/>
            <w:sz w:val="28"/>
            <w:szCs w:val="28"/>
          </w:rPr>
          <w:delText xml:space="preserve">5</w:delText>
        </w:r>
      </w:del>
      <w:ins w:id="1198" w:author="Assessor GDSXSR" w:date="2026-10-31T19:46:04Z">
        <w:r>
          <w:rPr>
            <w:b/>
            <w:rFonts w:ascii="Arial" w:hAnsi="Arial" w:cs="Arial"/>
            <w:color w:val="808080"/>
            <w:sz w:val="28"/>
            <w:szCs w:val="28"/>
          </w:rPr>
          <w:t xml:space="preserve">4</w:t>
        </w:r>
      </w:ins>
      <w:r>
        <w:rPr>
          <w:rFonts w:ascii="Arial" w:hAnsi="Arial" w:cs="Arial"/>
          <w:b/>
          <w:bCs/>
          <w:color w:val="000000" w:themeColor="text1"/>
          <w:sz w:val="28"/>
          <w:szCs w:val="28"/>
        </w:rPr>
        <w:t xml:space="preserve">)</w:t>
      </w:r>
      <w:r>
        <w:rPr>
          <w:rFonts w:ascii="Arial" w:hAnsi="Arial" w:cs="Arial"/>
          <w:color w:val="000000" w:themeColor="text1"/>
          <w:sz w:val="28"/>
          <w:szCs w:val="28"/>
        </w:rPr>
        <w:t xml:space="preserve"> </w:t>
      </w:r>
      <w:r>
        <w:rPr>
          <w:rFonts w:ascii="Arial" w:hAnsi="Arial" w:cs="Arial"/>
          <w:color w:val="000000" w:themeColor="text1"/>
          <w:sz w:val="28"/>
          <w:szCs w:val="28"/>
        </w:rPr>
        <w:t xml:space="preserve">o</w:t>
      </w:r>
      <w:r>
        <w:rPr>
          <w:rFonts w:ascii="Arial" w:hAnsi="Arial" w:cs="Arial"/>
          <w:color w:val="000000" w:themeColor="text1"/>
          <w:sz w:val="28"/>
          <w:szCs w:val="28"/>
        </w:rPr>
        <w:t xml:space="preserve">s</w:t>
      </w:r>
      <w:r>
        <w:rPr>
          <w:rFonts w:ascii="Arial" w:hAnsi="Arial" w:cs="Arial"/>
          <w:color w:val="000000" w:themeColor="text1"/>
          <w:sz w:val="28"/>
          <w:szCs w:val="28"/>
        </w:rPr>
        <w:t xml:space="preserve"> pedido</w:t>
      </w:r>
      <w:r>
        <w:rPr>
          <w:rFonts w:ascii="Arial" w:hAnsi="Arial" w:cs="Arial"/>
          <w:color w:val="000000" w:themeColor="text1"/>
          <w:sz w:val="28"/>
          <w:szCs w:val="28"/>
        </w:rPr>
        <w:t xml:space="preserve">s</w:t>
      </w:r>
      <w:r>
        <w:rPr>
          <w:rFonts w:ascii="Arial" w:hAnsi="Arial" w:cs="Arial"/>
          <w:color w:val="000000" w:themeColor="text1"/>
          <w:sz w:val="28"/>
          <w:szCs w:val="28"/>
        </w:rPr>
        <w:t xml:space="preserve"> </w:t>
      </w:r>
      <w:r>
        <w:rPr>
          <w:rFonts w:ascii="Arial" w:hAnsi="Arial" w:cs="Arial"/>
          <w:color w:val="000000" w:themeColor="text1"/>
          <w:sz w:val="28"/>
          <w:szCs w:val="28"/>
        </w:rPr>
        <w:t xml:space="preserve">deve</w:t>
      </w:r>
      <w:r>
        <w:rPr>
          <w:rFonts w:ascii="Arial" w:hAnsi="Arial" w:cs="Arial"/>
          <w:color w:val="000000" w:themeColor="text1"/>
          <w:sz w:val="28"/>
          <w:szCs w:val="28"/>
        </w:rPr>
        <w:t xml:space="preserve">m</w:t>
      </w:r>
      <w:r>
        <w:rPr>
          <w:rFonts w:ascii="Arial" w:hAnsi="Arial" w:cs="Arial"/>
          <w:color w:val="000000" w:themeColor="text1"/>
          <w:sz w:val="28"/>
          <w:szCs w:val="28"/>
        </w:rPr>
        <w:t xml:space="preserve"> ser julgad</w:t>
      </w:r>
      <w:r>
        <w:rPr>
          <w:rFonts w:ascii="Arial" w:hAnsi="Arial" w:cs="Arial"/>
          <w:color w:val="000000" w:themeColor="text1"/>
          <w:sz w:val="28"/>
          <w:szCs w:val="28"/>
        </w:rPr>
        <w:t xml:space="preserve">os</w:t>
      </w:r>
      <w:r>
        <w:rPr>
          <w:rFonts w:ascii="Arial" w:hAnsi="Arial" w:cs="Arial"/>
          <w:color w:val="000000" w:themeColor="text1"/>
          <w:sz w:val="28"/>
          <w:szCs w:val="28"/>
        </w:rPr>
        <w:t xml:space="preserve"> improcedente</w:t>
      </w:r>
      <w:r>
        <w:rPr>
          <w:rFonts w:ascii="Arial" w:hAnsi="Arial" w:cs="Arial"/>
          <w:color w:val="000000" w:themeColor="text1"/>
          <w:sz w:val="28"/>
          <w:szCs w:val="28"/>
        </w:rPr>
        <w:t xml:space="preserve">s</w:t>
      </w:r>
      <w:del w:id="1199" w:author="Assessor GDSXSR" w:date="2026-10-31T19:46:04Z">
        <w:r>
          <w:rPr>
            <w:rFonts w:ascii="Arial" w:hAnsi="Arial" w:cs="Arial"/>
            <w:color w:val="000000" w:themeColor="text1"/>
            <w:sz w:val="28"/>
            <w:szCs w:val="28"/>
          </w:rPr>
          <w:delText xml:space="preserve">,</w:delText>
        </w:r>
      </w:del>
      <w:r>
        <w:rPr>
          <w:rFonts w:ascii="Arial" w:hAnsi="Arial" w:cs="Arial"/>
          <w:color w:val="000000" w:themeColor="text1"/>
          <w:sz w:val="28"/>
          <w:szCs w:val="28"/>
        </w:rPr>
        <w:t xml:space="preserve"> </w:t>
      </w:r>
      <w:del w:id="1200" w:author="Assessor GDSXSR" w:date="2026-10-31T19:46:04Z">
        <w:r>
          <w:rPr>
            <w:rFonts w:ascii="Arial" w:hAnsi="Arial" w:cs="Arial"/>
            <w:color w:val="000000" w:themeColor="text1"/>
            <w:sz w:val="28"/>
            <w:szCs w:val="28"/>
          </w:rPr>
          <w:delText xml:space="preserve">com</w:delText>
        </w:r>
      </w:del>
      <w:ins w:id="1201" w:author="Assessor GDSXSR" w:date="2026-10-31T19:46:04Z">
        <w:r>
          <w:rPr>
            <w:rFonts w:ascii="Arial" w:hAnsi="Arial" w:cs="Arial"/>
            <w:color w:val="808080"/>
            <w:sz w:val="28"/>
            <w:szCs w:val="28"/>
          </w:rPr>
          <w:t xml:space="preserve">(ID</w:t>
        </w:r>
      </w:ins>
      <w:r>
        <w:rPr>
          <w:rFonts w:ascii="Arial" w:hAnsi="Arial" w:cs="Arial"/>
          <w:color w:val="000000" w:themeColor="text1"/>
          <w:sz w:val="28"/>
          <w:szCs w:val="28"/>
        </w:rPr>
        <w:t xml:space="preserve"> </w:t>
      </w:r>
      <w:del w:id="1202" w:author="Assessor GDSXSR" w:date="2026-10-31T19:46:04Z">
        <w:r>
          <w:rPr>
            <w:rFonts w:ascii="Arial" w:hAnsi="Arial" w:cs="Arial"/>
            <w:color w:val="000000" w:themeColor="text1"/>
            <w:sz w:val="28"/>
            <w:szCs w:val="28"/>
          </w:rPr>
          <w:delText xml:space="preserve">a reforma integral da sentença</w:delText>
        </w:r>
      </w:del>
      <w:ins w:id="1203" w:author="Assessor GDSXSR" w:date="2026-10-31T19:46:04Z">
        <w:r>
          <w:rPr>
            <w:rFonts w:ascii="Arial" w:hAnsi="Arial" w:cs="Arial"/>
            <w:color w:val="808080"/>
            <w:sz w:val="28"/>
            <w:szCs w:val="28"/>
          </w:rPr>
          <w:t xml:space="preserve">88784168)</w:t>
        </w:r>
      </w:ins>
      <w:r>
        <w:rPr>
          <w:rFonts w:ascii="Arial" w:hAnsi="Arial" w:cs="Arial"/>
          <w:color w:val="000000" w:themeColor="text1"/>
          <w:sz w:val="28"/>
          <w:szCs w:val="28"/>
        </w:rPr>
        <w:t xml:space="preserve">.</w:t>
      </w:r>
      <w:del w:id="1204" w:author="Assessor GDSXSR" w:date="2026-10-31T19:46:04Z">
        <w:r>
          <w:rPr>
            <w:rFonts w:ascii="Arial" w:hAnsi="Arial" w:cs="Arial"/>
            <w:color w:val="000000" w:themeColor="text1"/>
            <w:sz w:val="28"/>
            <w:szCs w:val="28"/>
          </w:rPr>
          <w:delText xml:space="preserve"> </w:delText>
        </w:r>
      </w:del>
    </w:p>
    <w:p w:rsidRPr="007E1C8C" w:rsidR="002437F6" w:rsidP="00DB1301" w:rsidRDefault="002437F6" w14:paraId="38D3CE25" w14:textId="77777777">
      <w:pPr>
        <w:spacing w:after="0" w:line="360" w:lineRule="auto"/>
        <w:ind w:firstLine="2268"/>
        <w:jc w:val="both"/>
        <w:rPr>
          <w:rFonts w:ascii="Arial" w:hAnsi="Arial" w:cs="Arial"/>
          <w:color w:val="000000" w:themeColor="text1"/>
          <w:sz w:val="28"/>
          <w:szCs w:val="28"/>
        </w:rPr>
      </w:pPr>
    </w:p>
    <w:p w:rsidRPr="007E1C8C" w:rsidR="00911601" w:rsidP="00DB1301" w:rsidRDefault="00137A7E" w14:paraId="102F1792" w14:textId="78D216AB">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highlight w:val="yellow"/>
          <w:rPrChange w:id="1523" w:author="Assessor GDSXSR" w:date="2026-10-31T19:46:04Z">
            <w:rPr>
              <w:rFonts w:ascii="Arial" w:hAnsi="Arial" w:cs="Arial"/>
              <w:color w:val="000000" w:themeColor="text1"/>
              <w:sz w:val="28"/>
              <w:szCs w:val="28"/>
            </w:rPr>
          </w:rPrChange>
        </w:rPr>
        <w:t>Sem razão</w:t>
      </w:r>
      <w:r w:rsidR="004B5F31">
        <w:rPr>
          <w:rFonts w:ascii="Arial" w:hAnsi="Arial" w:cs="Arial"/>
          <w:color w:val="000000" w:themeColor="text1"/>
          <w:sz w:val="28"/>
          <w:szCs w:val="28"/>
          <w:highlight w:val="yellow"/>
          <w:rPrChange w:id="1524" w:author="Assessor GDSXSR" w:date="2026-10-31T19:46:04Z">
            <w:rPr>
              <w:rFonts w:ascii="Arial" w:hAnsi="Arial" w:cs="Arial"/>
              <w:color w:val="000000" w:themeColor="text1"/>
              <w:sz w:val="28"/>
              <w:szCs w:val="28"/>
            </w:rPr>
          </w:rPrChange>
        </w:rPr>
        <w:t>.</w:t>
      </w:r>
      <w:r w:rsidR="00936B58">
        <w:rPr>
          <w:rFonts w:ascii="Arial" w:hAnsi="Arial" w:cs="Arial"/>
          <w:color w:val="000000" w:themeColor="text1"/>
          <w:sz w:val="28"/>
          <w:szCs w:val="28"/>
          <w:highlight w:val="yellow"/>
          <w:rPrChange w:id="1525" w:author="Assessor GDSXSR" w:date="2026-10-31T19:46:04Z">
            <w:rPr>
              <w:rFonts w:ascii="Arial" w:hAnsi="Arial" w:cs="Arial"/>
              <w:color w:val="000000" w:themeColor="text1"/>
              <w:sz w:val="28"/>
              <w:szCs w:val="28"/>
            </w:rPr>
          </w:rPrChange>
        </w:rPr>
        <w:t xml:space="preserve"> </w:t>
      </w:r>
    </w:p>
    <w:p w:rsidRPr="007E1C8C" w:rsidR="00911601" w:rsidP="00DB1301" w:rsidRDefault="00911601" w14:paraId="3926BD70" w14:textId="77777777">
      <w:pPr>
        <w:spacing w:after="0" w:line="360" w:lineRule="auto"/>
        <w:ind w:firstLine="2268"/>
        <w:jc w:val="both"/>
        <w:rPr>
          <w:rFonts w:ascii="Arial" w:hAnsi="Arial" w:cs="Arial"/>
          <w:color w:val="000000" w:themeColor="text1"/>
          <w:sz w:val="28"/>
          <w:szCs w:val="28"/>
        </w:rPr>
      </w:pPr>
    </w:p>
    <w:p w:rsidRPr="002A2376" w:rsidR="002A2376" w:rsidP="002A2376" w:rsidRDefault="002A2376" w14:paraId="5C2DCFE1" w14:textId="6860F25E">
      <w:pPr>
        <w:spacing w:after="0" w:line="360" w:lineRule="auto"/>
        <w:ind w:firstLine="2268"/>
        <w:jc w:val="both"/>
        <w:rPr>
          <w:rFonts w:ascii="Arial" w:hAnsi="Arial" w:cs="Arial"/>
          <w:color w:val="000000" w:themeColor="text1"/>
          <w:sz w:val="28"/>
          <w:szCs w:val="28"/>
        </w:rPr>
      </w:pPr>
      <w:del w:id="1205" w:author="Assessor GDSXSR" w:date="2026-10-31T19:46:04Z">
        <w:r>
          <w:rPr>
            <w:rFonts w:ascii="Arial" w:hAnsi="Arial" w:cs="Arial"/>
            <w:color w:val="000000" w:themeColor="text1"/>
            <w:sz w:val="28"/>
            <w:szCs w:val="28"/>
          </w:rPr>
          <w:delText xml:space="preserve">A controvérsia posta em julgamento não exige que</w:delText>
        </w:r>
      </w:del>
      <w:ins w:id="1206" w:author="Assessor GDSXSR" w:date="2026-10-31T19:46:04Z">
        <w:r>
          <w:rPr>
            <w:rFonts w:ascii="Arial" w:hAnsi="Arial" w:cs="Arial"/>
            <w:color w:val="808080"/>
            <w:sz w:val="28"/>
            <w:szCs w:val="28"/>
          </w:rPr>
          <w:t xml:space="preserve">Examina-se</w:t>
        </w:r>
      </w:ins>
      <w:r>
        <w:rPr>
          <w:rFonts w:ascii="Arial" w:hAnsi="Arial" w:cs="Arial"/>
          <w:color w:val="000000" w:themeColor="text1"/>
          <w:sz w:val="28"/>
          <w:szCs w:val="28"/>
        </w:rPr>
        <w:t xml:space="preserve"> se</w:t>
      </w:r>
      <w:ins w:id="1207" w:author="Assessor GDSXSR" w:date="2026-10-31T19:46:04Z">
        <w:r>
          <w:rPr>
            <w:rFonts w:ascii="Arial" w:hAnsi="Arial" w:cs="Arial"/>
            <w:color w:val="808080"/>
            <w:sz w:val="28"/>
            <w:szCs w:val="28"/>
          </w:rPr>
          <w:t xml:space="preserve">,</w:t>
        </w:r>
      </w:ins>
      <w:r>
        <w:rPr>
          <w:rFonts w:ascii="Arial" w:hAnsi="Arial" w:cs="Arial"/>
          <w:color w:val="000000" w:themeColor="text1"/>
          <w:sz w:val="28"/>
          <w:szCs w:val="28"/>
        </w:rPr>
        <w:t xml:space="preserve"> </w:t>
      </w:r>
      <w:del w:id="1208" w:author="Assessor GDSXSR" w:date="2026-10-31T19:46:04Z">
        <w:r>
          <w:rPr>
            <w:rFonts w:ascii="Arial" w:hAnsi="Arial" w:cs="Arial"/>
            <w:color w:val="000000" w:themeColor="text1"/>
            <w:sz w:val="28"/>
            <w:szCs w:val="28"/>
          </w:rPr>
          <w:delText xml:space="preserve">defina</w:delText>
        </w:r>
      </w:del>
      <w:ins w:id="1209" w:author="Assessor GDSXSR" w:date="2026-10-31T19:46:04Z">
        <w:r>
          <w:rPr>
            <w:rFonts w:ascii="Arial" w:hAnsi="Arial" w:cs="Arial"/>
            <w:color w:val="808080"/>
            <w:sz w:val="28"/>
            <w:szCs w:val="28"/>
          </w:rPr>
          <w:t xml:space="preserve">ao</w:t>
        </w:r>
      </w:ins>
      <w:r>
        <w:rPr>
          <w:rFonts w:ascii="Arial" w:hAnsi="Arial" w:cs="Arial"/>
          <w:color w:val="000000" w:themeColor="text1"/>
          <w:sz w:val="28"/>
          <w:szCs w:val="28"/>
        </w:rPr>
        <w:t xml:space="preserve"> </w:t>
      </w:r>
      <w:del w:id="1210" w:author="Assessor GDSXSR" w:date="2026-10-31T19:46:04Z">
        <w:r>
          <w:rPr>
            <w:rFonts w:ascii="Arial" w:hAnsi="Arial" w:cs="Arial"/>
            <w:color w:val="000000" w:themeColor="text1"/>
            <w:sz w:val="28"/>
            <w:szCs w:val="28"/>
          </w:rPr>
          <w:delText xml:space="preserve">se</w:delText>
        </w:r>
      </w:del>
      <w:ins w:id="1211" w:author="Assessor GDSXSR" w:date="2026-10-31T19:46:04Z">
        <w:r>
          <w:rPr>
            <w:rFonts w:ascii="Arial" w:hAnsi="Arial" w:cs="Arial"/>
            <w:color w:val="808080"/>
            <w:sz w:val="28"/>
            <w:szCs w:val="28"/>
          </w:rPr>
          <w:t xml:space="preserve">manifestar insatisfação com o serviço prestado à filha, o réu permaneceu nos limites do exercício regular do direito de crítica ou violou</w:t>
        </w:r>
      </w:ins>
      <w:r>
        <w:rPr>
          <w:rFonts w:ascii="Arial" w:hAnsi="Arial" w:cs="Arial"/>
          <w:color w:val="000000" w:themeColor="text1"/>
          <w:sz w:val="28"/>
          <w:szCs w:val="28"/>
        </w:rPr>
        <w:t xml:space="preserve"> a </w:t>
      </w:r>
      <w:del w:id="1212" w:author="Assessor GDSXSR" w:date="2026-10-31T19:46:04Z">
        <w:r>
          <w:rPr>
            <w:rFonts w:ascii="Arial" w:hAnsi="Arial" w:cs="Arial"/>
            <w:color w:val="000000" w:themeColor="text1"/>
            <w:sz w:val="28"/>
            <w:szCs w:val="28"/>
          </w:rPr>
          <w:delText xml:space="preserve">tatuagem</w:delText>
        </w:r>
      </w:del>
      <w:ins w:id="1213" w:author="Assessor GDSXSR" w:date="2026-10-31T19:46:04Z">
        <w:r>
          <w:rPr>
            <w:rFonts w:ascii="Arial" w:hAnsi="Arial" w:cs="Arial"/>
            <w:color w:val="808080"/>
            <w:sz w:val="28"/>
            <w:szCs w:val="28"/>
          </w:rPr>
          <w:t xml:space="preserve">honra</w:t>
        </w:r>
      </w:ins>
      <w:r>
        <w:rPr>
          <w:rFonts w:ascii="Arial" w:hAnsi="Arial" w:cs="Arial"/>
          <w:color w:val="000000" w:themeColor="text1"/>
          <w:sz w:val="28"/>
          <w:szCs w:val="28"/>
        </w:rPr>
        <w:t xml:space="preserve"> </w:t>
      </w:r>
      <w:del w:id="1214" w:author="Assessor GDSXSR" w:date="2026-10-31T19:46:04Z">
        <w:r>
          <w:rPr>
            <w:rFonts w:ascii="Arial" w:hAnsi="Arial" w:cs="Arial"/>
            <w:color w:val="000000" w:themeColor="text1"/>
            <w:sz w:val="28"/>
            <w:szCs w:val="28"/>
          </w:rPr>
          <w:delText xml:space="preserve">foi</w:delText>
        </w:r>
      </w:del>
      <w:ins w:id="1215" w:author="Assessor GDSXSR" w:date="2026-10-31T19:46:04Z">
        <w:r>
          <w:rPr>
            <w:rFonts w:ascii="Arial" w:hAnsi="Arial" w:cs="Arial"/>
            <w:color w:val="808080"/>
            <w:sz w:val="28"/>
            <w:szCs w:val="28"/>
          </w:rPr>
          <w:t xml:space="preserve">do</w:t>
        </w:r>
      </w:ins>
      <w:r>
        <w:rPr>
          <w:rFonts w:ascii="Arial" w:hAnsi="Arial" w:cs="Arial"/>
          <w:color w:val="000000" w:themeColor="text1"/>
          <w:sz w:val="28"/>
          <w:szCs w:val="28"/>
        </w:rPr>
        <w:t xml:space="preserve"> </w:t>
      </w:r>
      <w:del w:id="1216" w:author="Assessor GDSXSR" w:date="2026-10-31T19:46:04Z">
        <w:r>
          <w:rPr>
            <w:rFonts w:ascii="Arial" w:hAnsi="Arial" w:cs="Arial"/>
            <w:color w:val="000000" w:themeColor="text1"/>
            <w:sz w:val="28"/>
            <w:szCs w:val="28"/>
          </w:rPr>
          <w:delText xml:space="preserve">executada de maneira satisfatória </w:delText>
        </w:r>
        <w:r>
          <w:rPr>
            <w:rFonts w:ascii="Arial" w:hAnsi="Arial" w:cs="Arial"/>
            <w:color w:val="000000" w:themeColor="text1"/>
            <w:sz w:val="28"/>
            <w:szCs w:val="28"/>
          </w:rPr>
          <w:delText xml:space="preserve">ou</w:delText>
        </w:r>
        <w:r>
          <w:rPr>
            <w:rFonts w:ascii="Arial" w:hAnsi="Arial" w:cs="Arial"/>
            <w:color w:val="000000" w:themeColor="text1"/>
            <w:sz w:val="28"/>
            <w:szCs w:val="28"/>
          </w:rPr>
          <w:delText xml:space="preserve"> se havia obrigação de restituir</w:delText>
        </w:r>
      </w:del>
      <w:ins w:id="1217" w:author="Assessor GDSXSR" w:date="2026-10-31T19:46:04Z">
        <w:r>
          <w:rPr>
            <w:rFonts w:ascii="Arial" w:hAnsi="Arial" w:cs="Arial"/>
            <w:color w:val="808080"/>
            <w:sz w:val="28"/>
            <w:szCs w:val="28"/>
          </w:rPr>
          <w:t xml:space="preserve">autor</w:t>
        </w:r>
      </w:ins>
      <w:r>
        <w:rPr>
          <w:rFonts w:ascii="Arial" w:hAnsi="Arial" w:cs="Arial"/>
          <w:color w:val="000000" w:themeColor="text1"/>
          <w:sz w:val="28"/>
          <w:szCs w:val="28"/>
        </w:rPr>
        <w:t xml:space="preserve">, </w:t>
      </w:r>
      <w:del w:id="1218" w:author="Assessor GDSXSR" w:date="2026-10-31T19:46:04Z">
        <w:r>
          <w:rPr>
            <w:rFonts w:ascii="Arial" w:hAnsi="Arial" w:cs="Arial"/>
            <w:color w:val="000000" w:themeColor="text1"/>
            <w:sz w:val="28"/>
            <w:szCs w:val="28"/>
          </w:rPr>
          <w:delText xml:space="preserve">total</w:delText>
        </w:r>
      </w:del>
      <w:ins w:id="1219" w:author="Assessor GDSXSR" w:date="2026-10-31T19:46:04Z">
        <w:r>
          <w:rPr>
            <w:rFonts w:ascii="Arial" w:hAnsi="Arial" w:cs="Arial"/>
            <w:color w:val="808080"/>
            <w:sz w:val="28"/>
            <w:szCs w:val="28"/>
          </w:rPr>
          <w:t xml:space="preserve">ao</w:t>
        </w:r>
      </w:ins>
      <w:r>
        <w:rPr>
          <w:rFonts w:ascii="Arial" w:hAnsi="Arial" w:cs="Arial"/>
          <w:color w:val="000000" w:themeColor="text1"/>
          <w:sz w:val="28"/>
          <w:szCs w:val="28"/>
        </w:rPr>
        <w:t xml:space="preserve"> </w:t>
      </w:r>
      <w:del w:id="1220" w:author="Assessor GDSXSR" w:date="2026-10-31T19:46:04Z">
        <w:r>
          <w:rPr>
            <w:rFonts w:ascii="Arial" w:hAnsi="Arial" w:cs="Arial"/>
            <w:color w:val="000000" w:themeColor="text1"/>
            <w:sz w:val="28"/>
            <w:szCs w:val="28"/>
          </w:rPr>
          <w:delText xml:space="preserve">ou</w:delText>
        </w:r>
      </w:del>
      <w:ins w:id="1221" w:author="Assessor GDSXSR" w:date="2026-10-31T19:46:04Z">
        <w:r>
          <w:rPr>
            <w:rFonts w:ascii="Arial" w:hAnsi="Arial" w:cs="Arial"/>
            <w:color w:val="808080"/>
            <w:sz w:val="28"/>
            <w:szCs w:val="28"/>
          </w:rPr>
          <w:t xml:space="preserve">atribuir-lhe</w:t>
        </w:r>
      </w:ins>
      <w:r>
        <w:rPr>
          <w:rFonts w:ascii="Arial" w:hAnsi="Arial" w:cs="Arial"/>
          <w:color w:val="000000" w:themeColor="text1"/>
          <w:sz w:val="28"/>
          <w:szCs w:val="28"/>
        </w:rPr>
        <w:t xml:space="preserve"> </w:t>
      </w:r>
      <w:del w:id="1222" w:author="Assessor GDSXSR" w:date="2026-10-31T19:46:04Z">
        <w:r>
          <w:rPr>
            <w:rFonts w:ascii="Arial" w:hAnsi="Arial" w:cs="Arial"/>
            <w:color w:val="000000" w:themeColor="text1"/>
            <w:sz w:val="28"/>
            <w:szCs w:val="28"/>
          </w:rPr>
          <w:delText xml:space="preserve">parcialmente,</w:delText>
        </w:r>
      </w:del>
      <w:ins w:id="1223" w:author="Assessor GDSXSR" w:date="2026-10-31T19:46:04Z">
        <w:r>
          <w:rPr>
            <w:rFonts w:ascii="Arial" w:hAnsi="Arial" w:cs="Arial"/>
            <w:color w:val="808080"/>
            <w:sz w:val="28"/>
            <w:szCs w:val="28"/>
          </w:rPr>
          <w:t xml:space="preserve">condutas</w:t>
        </w:r>
      </w:ins>
      <w:r>
        <w:rPr>
          <w:rFonts w:ascii="Arial" w:hAnsi="Arial" w:cs="Arial"/>
          <w:color w:val="000000" w:themeColor="text1"/>
          <w:sz w:val="28"/>
          <w:szCs w:val="28"/>
        </w:rPr>
        <w:t xml:space="preserve"> </w:t>
      </w:r>
      <w:del w:id="1224" w:author="Assessor GDSXSR" w:date="2026-10-31T19:46:04Z">
        <w:r>
          <w:rPr>
            <w:rFonts w:ascii="Arial" w:hAnsi="Arial" w:cs="Arial"/>
            <w:color w:val="000000" w:themeColor="text1"/>
            <w:sz w:val="28"/>
            <w:szCs w:val="28"/>
          </w:rPr>
          <w:delText xml:space="preserve">os</w:delText>
        </w:r>
      </w:del>
      <w:ins w:id="1225" w:author="Assessor GDSXSR" w:date="2026-10-31T19:46:04Z">
        <w:r>
          <w:rPr>
            <w:rFonts w:ascii="Arial" w:hAnsi="Arial" w:cs="Arial"/>
            <w:color w:val="808080"/>
            <w:sz w:val="28"/>
            <w:szCs w:val="28"/>
          </w:rPr>
          <w:t xml:space="preserve">criminosas</w:t>
        </w:r>
      </w:ins>
      <w:r>
        <w:rPr>
          <w:rFonts w:ascii="Arial" w:hAnsi="Arial" w:cs="Arial"/>
          <w:color w:val="000000" w:themeColor="text1"/>
          <w:sz w:val="28"/>
          <w:szCs w:val="28"/>
        </w:rPr>
        <w:t xml:space="preserve"> </w:t>
      </w:r>
      <w:del w:id="1226" w:author="Assessor GDSXSR" w:date="2026-10-31T19:46:04Z">
        <w:r>
          <w:rPr>
            <w:rFonts w:ascii="Arial" w:hAnsi="Arial" w:cs="Arial"/>
            <w:color w:val="000000" w:themeColor="text1"/>
            <w:sz w:val="28"/>
            <w:szCs w:val="28"/>
          </w:rPr>
          <w:delText xml:space="preserve">valores</w:delText>
        </w:r>
      </w:del>
      <w:ins w:id="1227" w:author="Assessor GDSXSR" w:date="2026-10-31T19:46:04Z">
        <w:r>
          <w:rPr>
            <w:rFonts w:ascii="Arial" w:hAnsi="Arial" w:cs="Arial"/>
            <w:color w:val="808080"/>
            <w:sz w:val="28"/>
            <w:szCs w:val="28"/>
          </w:rPr>
          <w:t xml:space="preserve">e</w:t>
        </w:r>
      </w:ins>
      <w:r>
        <w:rPr>
          <w:rFonts w:ascii="Arial" w:hAnsi="Arial" w:cs="Arial"/>
          <w:color w:val="000000" w:themeColor="text1"/>
          <w:sz w:val="28"/>
          <w:szCs w:val="28"/>
        </w:rPr>
        <w:t xml:space="preserve"> </w:t>
      </w:r>
      <w:del w:id="1228" w:author="Assessor GDSXSR" w:date="2026-10-31T19:46:04Z">
        <w:r>
          <w:rPr>
            <w:rFonts w:ascii="Arial" w:hAnsi="Arial" w:cs="Arial"/>
            <w:color w:val="000000" w:themeColor="text1"/>
            <w:sz w:val="28"/>
            <w:szCs w:val="28"/>
          </w:rPr>
          <w:delText xml:space="preserve">pagos</w:delText>
        </w:r>
      </w:del>
      <w:ins w:id="1229" w:author="Assessor GDSXSR" w:date="2026-10-31T19:46:04Z">
        <w:r>
          <w:rPr>
            <w:rFonts w:ascii="Arial" w:hAnsi="Arial" w:cs="Arial"/>
            <w:color w:val="808080"/>
            <w:sz w:val="28"/>
            <w:szCs w:val="28"/>
          </w:rPr>
          <w:t xml:space="preserve">desonestas</w:t>
        </w:r>
      </w:ins>
      <w:r>
        <w:rPr>
          <w:rFonts w:ascii="Arial" w:hAnsi="Arial" w:cs="Arial"/>
          <w:color w:val="000000" w:themeColor="text1"/>
          <w:sz w:val="28"/>
          <w:szCs w:val="28"/>
        </w:rPr>
        <w:t xml:space="preserve">.</w:t>
      </w:r>
      <w:del w:id="1230" w:author="Assessor GDSXSR" w:date="2026-10-31T19:46:04Z">
        <w:r>
          <w:rPr>
            <w:rFonts w:ascii="Arial" w:hAnsi="Arial" w:cs="Arial"/>
            <w:color w:val="000000" w:themeColor="text1"/>
            <w:sz w:val="28"/>
            <w:szCs w:val="28"/>
          </w:rPr>
          <w:delText xml:space="preserve"> Essas questões compõem o contexto em que ocorreram os fatos, mas não constituem o objeto imediato desta ação.</w:delText>
        </w:r>
      </w:del>
    </w:p>
    <w:p w:rsidR="002A2376" w:rsidP="002A2376" w:rsidRDefault="002A2376" w14:paraId="56698680" w14:textId="77777777">
      <w:pPr>
        <w:spacing w:after="0" w:line="360" w:lineRule="auto"/>
        <w:ind w:firstLine="2268"/>
        <w:jc w:val="both"/>
        <w:rPr>
          <w:rFonts w:ascii="Arial" w:hAnsi="Arial" w:cs="Arial"/>
          <w:color w:val="000000" w:themeColor="text1"/>
          <w:sz w:val="28"/>
          <w:szCs w:val="28"/>
        </w:rPr>
      </w:pPr>
    </w:p>
    <w:p w:rsidR="002A2376" w:rsidP="002A2376" w:rsidRDefault="002A2376" w14:paraId="648CC447" w14:textId="49CFD3C1">
      <w:pPr>
        <w:spacing w:after="0" w:line="360" w:lineRule="auto"/>
        <w:ind w:firstLine="2268"/>
        <w:jc w:val="both"/>
        <w:rPr>
          <w:del w:id="1235" w:author="Assessor GDSXSR" w:date="2026-10-31T19:46:04Z"/>
          <w:rFonts w:ascii="Arial" w:hAnsi="Arial" w:cs="Arial"/>
          <w:color w:val="000000" w:themeColor="text1"/>
          <w:sz w:val="28"/>
          <w:szCs w:val="28"/>
        </w:rPr>
      </w:pPr>
      <w:del w:id="1231" w:author="Assessor GDSXSR" w:date="2026-10-31T19:46:04Z">
        <w:r w:rsidRPr="002A2376">
          <w:rPr>
            <w:rFonts w:ascii="Arial" w:hAnsi="Arial" w:cs="Arial"/>
            <w:color w:val="000000" w:themeColor="text1"/>
            <w:sz w:val="28"/>
            <w:szCs w:val="28"/>
          </w:rPr>
          <w:delText xml:space="preserve">O que </w:delText>
        </w:r>
      </w:del>
      <w:del w:id="1232" w:author="Assessor GDSXSR" w:date="2026-10-31T19:46:04Z">
        <w:r w:rsidR="004E3574">
          <w:rPr>
            <w:rFonts w:ascii="Arial" w:hAnsi="Arial" w:cs="Arial"/>
            <w:color w:val="000000" w:themeColor="text1"/>
            <w:sz w:val="28"/>
            <w:szCs w:val="28"/>
          </w:rPr>
          <w:delText>examino</w:delText>
        </w:r>
      </w:del>
      <w:del w:id="1233" w:author="Assessor GDSXSR" w:date="2026-10-31T19:46:04Z">
        <w:r w:rsidRPr="002A2376">
          <w:rPr>
            <w:rFonts w:ascii="Arial" w:hAnsi="Arial" w:cs="Arial"/>
            <w:color w:val="000000" w:themeColor="text1"/>
            <w:sz w:val="28"/>
            <w:szCs w:val="28"/>
          </w:rPr>
          <w:delText xml:space="preserve"> é se, ao manifestar sua insatisfação com o serviço prestado à filha, o réu permaneceu nos limites do exercício regular do direito de crítica ou se, ao atribuir ao </w:delText>
        </w:r>
      </w:del>
      <w:del w:id="1234" w:author="Assessor GDSXSR" w:date="2026-10-31T19:46:04Z">
        <w:r w:rsidRPr="002A2376">
          <w:rPr>
            <w:rFonts w:ascii="Arial" w:hAnsi="Arial" w:cs="Arial"/>
            <w:color w:val="000000" w:themeColor="text1"/>
            <w:sz w:val="28"/>
            <w:szCs w:val="28"/>
          </w:rPr>
          <w:lastRenderedPageBreak/>
          <w:delText>autor condutas associadas à prática de crimes e à desonestidade profissional, violou sua honra.</w:delText>
        </w:r>
      </w:del>
    </w:p>
    <w:p w:rsidR="002C65DE" w:rsidP="002C65DE" w:rsidRDefault="002C65DE" w14:paraId="28A260C5" w14:textId="77777777">
      <w:pPr>
        <w:spacing w:after="0" w:line="360" w:lineRule="auto"/>
        <w:ind w:firstLine="2268"/>
        <w:jc w:val="both"/>
        <w:rPr>
          <w:del w:id="1236" w:author="Assessor GDSXSR" w:date="2026-10-31T19:46:04Z"/>
          <w:rFonts w:ascii="Arial" w:hAnsi="Arial" w:cs="Arial"/>
          <w:color w:val="000000" w:themeColor="text1"/>
          <w:sz w:val="28"/>
          <w:szCs w:val="28"/>
        </w:rPr>
      </w:pPr>
    </w:p>
    <w:p w:rsidRPr="00A424A4" w:rsidR="00A424A4" w:rsidP="00A424A4" w:rsidRDefault="00A424A4" w14:paraId="7701E536" w14:textId="1B733E9C">
      <w:pPr>
        <w:spacing w:after="0" w:line="360" w:lineRule="auto"/>
        <w:ind w:firstLine="2268"/>
        <w:jc w:val="both"/>
        <w:rPr>
          <w:rFonts w:ascii="Arial" w:hAnsi="Arial" w:cs="Arial"/>
          <w:color w:val="000000" w:themeColor="text1"/>
          <w:sz w:val="28"/>
          <w:szCs w:val="28"/>
        </w:rPr>
      </w:pPr>
      <w:commentRangeStart w:id="10"/>
      <w:del w:id="1237" w:author="Assessor GDSXSR" w:date="2026-10-31T19:46:04Z">
        <w:r>
          <w:rPr>
            <w:rFonts w:ascii="Arial" w:hAnsi="Arial" w:cs="Arial"/>
            <w:color w:val="000000" w:themeColor="text1"/>
            <w:sz w:val="28"/>
            <w:szCs w:val="28"/>
          </w:rPr>
          <w:delText xml:space="preserve">A prova produzida revela que o conflito teve origem na discordância quanto à continuidade do projeto de tatuagem e à devolução dos valores pagos. </w:delText>
        </w:r>
      </w:del>
      <w:r>
        <w:rPr>
          <w:rFonts w:ascii="Arial" w:hAnsi="Arial" w:cs="Arial"/>
          <w:color w:val="000000" w:themeColor="text1"/>
          <w:sz w:val="28"/>
          <w:szCs w:val="28"/>
        </w:rPr>
        <w:t xml:space="preserve">Nas mensagens </w:t>
      </w:r>
      <w:del w:id="1238" w:author="Assessor GDSXSR" w:date="2026-10-31T19:46:04Z">
        <w:r>
          <w:rPr>
            <w:rFonts w:ascii="Arial" w:hAnsi="Arial" w:cs="Arial"/>
            <w:color w:val="000000" w:themeColor="text1"/>
            <w:sz w:val="28"/>
            <w:szCs w:val="28"/>
          </w:rPr>
          <w:delText xml:space="preserve">trocadas entre as partes em</w:delText>
        </w:r>
      </w:del>
      <w:ins w:id="1239" w:author="Assessor GDSXSR" w:date="2026-10-31T19:46:04Z">
        <w:r>
          <w:rPr>
            <w:rFonts w:ascii="Arial" w:hAnsi="Arial" w:cs="Arial"/>
            <w:color w:val="808080"/>
            <w:sz w:val="28"/>
            <w:szCs w:val="28"/>
          </w:rPr>
          <w:t xml:space="preserve">de</w:t>
        </w:r>
      </w:ins>
      <w:r>
        <w:rPr>
          <w:rFonts w:ascii="Arial" w:hAnsi="Arial" w:cs="Arial"/>
          <w:color w:val="000000" w:themeColor="text1"/>
          <w:sz w:val="28"/>
          <w:szCs w:val="28"/>
        </w:rPr>
        <w:t xml:space="preserve"> 23</w:t>
      </w:r>
      <w:ins w:id="1240" w:author="Assessor GDSXSR" w:date="2026-10-31T19:46:04Z">
        <w:r>
          <w:rPr>
            <w:rFonts w:ascii="Arial" w:hAnsi="Arial" w:cs="Arial"/>
            <w:color w:val="808080"/>
            <w:sz w:val="28"/>
            <w:szCs w:val="28"/>
          </w:rPr>
          <w:t xml:space="preserve"> e 24</w:t>
        </w:r>
      </w:ins>
      <w:r>
        <w:rPr>
          <w:rFonts w:ascii="Arial" w:hAnsi="Arial" w:cs="Arial"/>
          <w:color w:val="000000" w:themeColor="text1"/>
          <w:sz w:val="28"/>
          <w:szCs w:val="28"/>
        </w:rPr>
        <w:t xml:space="preserve">/02/2025</w:t>
      </w:r>
      <w:del w:id="1241" w:author="Assessor GDSXSR" w:date="2026-10-31T19:46:04Z">
        <w:r>
          <w:rPr>
            <w:rFonts w:ascii="Arial" w:hAnsi="Arial" w:cs="Arial"/>
            <w:color w:val="000000" w:themeColor="text1"/>
            <w:sz w:val="28"/>
            <w:szCs w:val="28"/>
          </w:rPr>
          <w:delText xml:space="preserve"> (ID</w:delText>
        </w:r>
        <w:r>
          <w:rPr>
            <w:rFonts w:ascii="Arial" w:hAnsi="Arial" w:cs="Arial"/>
            <w:color w:val="000000" w:themeColor="text1"/>
            <w:sz w:val="28"/>
            <w:szCs w:val="28"/>
          </w:rPr>
          <w:delText xml:space="preserve"> 8873638</w:delText>
        </w:r>
        <w:r>
          <w:rPr>
            <w:rFonts w:ascii="Arial" w:hAnsi="Arial" w:cs="Arial"/>
            <w:color w:val="000000" w:themeColor="text1"/>
            <w:sz w:val="28"/>
            <w:szCs w:val="28"/>
          </w:rPr>
          <w:delText xml:space="preserve">)</w:delText>
        </w:r>
      </w:del>
      <w:r>
        <w:rPr>
          <w:rFonts w:ascii="Arial" w:hAnsi="Arial" w:cs="Arial"/>
          <w:color w:val="000000" w:themeColor="text1"/>
          <w:sz w:val="28"/>
          <w:szCs w:val="28"/>
        </w:rPr>
        <w:t xml:space="preserve">,</w:t>
      </w:r>
      <w:r>
        <w:rPr>
          <w:rFonts w:ascii="Arial" w:hAnsi="Arial" w:cs="Arial"/>
          <w:color w:val="000000" w:themeColor="text1"/>
          <w:sz w:val="28"/>
          <w:szCs w:val="28"/>
        </w:rPr>
        <w:t xml:space="preserve"> o réu </w:t>
      </w:r>
      <w:del w:id="1242" w:author="Assessor GDSXSR" w:date="2026-10-31T19:46:04Z">
        <w:r>
          <w:rPr>
            <w:rFonts w:ascii="Arial" w:hAnsi="Arial" w:cs="Arial"/>
            <w:color w:val="000000" w:themeColor="text1"/>
            <w:sz w:val="28"/>
            <w:szCs w:val="28"/>
          </w:rPr>
          <w:delText xml:space="preserve">informou</w:delText>
        </w:r>
      </w:del>
      <w:ins w:id="1243" w:author="Assessor GDSXSR" w:date="2026-10-31T19:46:04Z">
        <w:r>
          <w:rPr>
            <w:rFonts w:ascii="Arial" w:hAnsi="Arial" w:cs="Arial"/>
            <w:color w:val="808080"/>
            <w:sz w:val="28"/>
            <w:szCs w:val="28"/>
          </w:rPr>
          <w:t xml:space="preserve">pediu a restituição, ao informar</w:t>
        </w:r>
      </w:ins>
      <w:r>
        <w:rPr>
          <w:rFonts w:ascii="Arial" w:hAnsi="Arial" w:cs="Arial"/>
          <w:color w:val="000000" w:themeColor="text1"/>
          <w:sz w:val="28"/>
          <w:szCs w:val="28"/>
        </w:rPr>
        <w:t xml:space="preserve"> que </w:t>
      </w:r>
      <w:del w:id="1244" w:author="Assessor GDSXSR" w:date="2026-10-31T19:46:04Z">
        <w:r>
          <w:rPr>
            <w:rFonts w:ascii="Arial" w:hAnsi="Arial" w:cs="Arial"/>
            <w:color w:val="000000" w:themeColor="text1"/>
            <w:sz w:val="28"/>
            <w:szCs w:val="28"/>
          </w:rPr>
          <w:delText xml:space="preserve">sua</w:delText>
        </w:r>
      </w:del>
      <w:ins w:id="1245" w:author="Assessor GDSXSR" w:date="2026-10-31T19:46:04Z">
        <w:r>
          <w:rPr>
            <w:rFonts w:ascii="Arial" w:hAnsi="Arial" w:cs="Arial"/>
            <w:color w:val="808080"/>
            <w:sz w:val="28"/>
            <w:szCs w:val="28"/>
          </w:rPr>
          <w:t xml:space="preserve">a</w:t>
        </w:r>
      </w:ins>
      <w:r>
        <w:rPr>
          <w:rFonts w:ascii="Arial" w:hAnsi="Arial" w:cs="Arial"/>
          <w:color w:val="000000" w:themeColor="text1"/>
          <w:sz w:val="28"/>
          <w:szCs w:val="28"/>
        </w:rPr>
        <w:t xml:space="preserve"> filha </w:t>
      </w:r>
      <w:del w:id="1246" w:author="Assessor GDSXSR" w:date="2026-10-31T19:46:04Z">
        <w:r>
          <w:rPr>
            <w:rFonts w:ascii="Arial" w:hAnsi="Arial" w:cs="Arial"/>
            <w:color w:val="000000" w:themeColor="text1"/>
            <w:sz w:val="28"/>
            <w:szCs w:val="28"/>
          </w:rPr>
          <w:delText xml:space="preserve">havia desistido</w:delText>
        </w:r>
      </w:del>
      <w:ins w:id="1247" w:author="Assessor GDSXSR" w:date="2026-10-31T19:46:04Z">
        <w:r>
          <w:rPr>
            <w:rFonts w:ascii="Arial" w:hAnsi="Arial" w:cs="Arial"/>
            <w:color w:val="808080"/>
            <w:sz w:val="28"/>
            <w:szCs w:val="28"/>
          </w:rPr>
          <w:t xml:space="preserve">desistiu</w:t>
        </w:r>
      </w:ins>
      <w:r>
        <w:rPr>
          <w:rFonts w:ascii="Arial" w:hAnsi="Arial" w:cs="Arial"/>
          <w:color w:val="000000" w:themeColor="text1"/>
          <w:sz w:val="28"/>
          <w:szCs w:val="28"/>
        </w:rPr>
        <w:t xml:space="preserve"> da tatuagem, </w:t>
      </w:r>
      <w:del w:id="1248" w:author="Assessor GDSXSR" w:date="2026-10-31T19:46:04Z">
        <w:r>
          <w:rPr>
            <w:rFonts w:ascii="Arial" w:hAnsi="Arial" w:cs="Arial"/>
            <w:color w:val="000000" w:themeColor="text1"/>
            <w:sz w:val="28"/>
            <w:szCs w:val="28"/>
          </w:rPr>
          <w:delText xml:space="preserve">postulou a restituição dos valores pagos </w:delText>
        </w:r>
      </w:del>
      <w:r>
        <w:rPr>
          <w:rFonts w:ascii="Arial" w:hAnsi="Arial" w:cs="Arial"/>
          <w:color w:val="000000" w:themeColor="text1"/>
          <w:sz w:val="28"/>
          <w:szCs w:val="28"/>
        </w:rPr>
        <w:t xml:space="preserve">e</w:t>
      </w:r>
      <w:del w:id="1249" w:author="Assessor GDSXSR" w:date="2026-10-31T19:46:04Z">
        <w:r>
          <w:rPr>
            <w:rFonts w:ascii="Arial" w:hAnsi="Arial" w:cs="Arial"/>
            <w:color w:val="000000" w:themeColor="text1"/>
            <w:sz w:val="28"/>
            <w:szCs w:val="28"/>
          </w:rPr>
          <w:delText xml:space="preserve"> afirmou que buscaria outras medidas caso não houvesse acordo. Em resposta,</w:delText>
        </w:r>
      </w:del>
      <w:r>
        <w:rPr>
          <w:rFonts w:ascii="Arial" w:hAnsi="Arial" w:cs="Arial"/>
          <w:color w:val="000000" w:themeColor="text1"/>
          <w:sz w:val="28"/>
          <w:szCs w:val="28"/>
        </w:rPr>
        <w:t xml:space="preserve"> o autor </w:t>
      </w:r>
      <w:del w:id="1250" w:author="Assessor GDSXSR" w:date="2026-10-31T19:46:04Z">
        <w:r>
          <w:rPr>
            <w:rFonts w:ascii="Arial" w:hAnsi="Arial" w:cs="Arial"/>
            <w:color w:val="000000" w:themeColor="text1"/>
            <w:sz w:val="28"/>
            <w:szCs w:val="28"/>
          </w:rPr>
          <w:delText xml:space="preserve">esclareceu</w:delText>
        </w:r>
      </w:del>
      <w:ins w:id="1251" w:author="Assessor GDSXSR" w:date="2026-10-31T19:46:04Z">
        <w:r>
          <w:rPr>
            <w:rFonts w:ascii="Arial" w:hAnsi="Arial" w:cs="Arial"/>
            <w:color w:val="808080"/>
            <w:sz w:val="28"/>
            <w:szCs w:val="28"/>
          </w:rPr>
          <w:t xml:space="preserve">respondeu</w:t>
        </w:r>
      </w:ins>
      <w:r>
        <w:rPr>
          <w:rFonts w:ascii="Arial" w:hAnsi="Arial" w:cs="Arial"/>
          <w:color w:val="000000" w:themeColor="text1"/>
          <w:sz w:val="28"/>
          <w:szCs w:val="28"/>
        </w:rPr>
        <w:t xml:space="preserve"> que o </w:t>
      </w:r>
      <w:del w:id="1252" w:author="Assessor GDSXSR" w:date="2026-10-31T19:46:04Z">
        <w:r>
          <w:rPr>
            <w:rFonts w:ascii="Arial" w:hAnsi="Arial" w:cs="Arial"/>
            <w:color w:val="000000" w:themeColor="text1"/>
            <w:sz w:val="28"/>
            <w:szCs w:val="28"/>
          </w:rPr>
          <w:delText xml:space="preserve">valor ajustado era</w:delText>
        </w:r>
      </w:del>
      <w:ins w:id="1253" w:author="Assessor GDSXSR" w:date="2026-10-31T19:46:04Z">
        <w:r>
          <w:rPr>
            <w:rFonts w:ascii="Arial" w:hAnsi="Arial" w:cs="Arial"/>
            <w:color w:val="808080"/>
            <w:sz w:val="28"/>
            <w:szCs w:val="28"/>
          </w:rPr>
          <w:t xml:space="preserve">preço</w:t>
        </w:r>
      </w:ins>
      <w:r>
        <w:rPr>
          <w:rFonts w:ascii="Arial" w:hAnsi="Arial" w:cs="Arial"/>
          <w:color w:val="000000" w:themeColor="text1"/>
          <w:sz w:val="28"/>
          <w:szCs w:val="28"/>
        </w:rPr>
        <w:t xml:space="preserve"> de R$ 1.600,00</w:t>
      </w:r>
      <w:ins w:id="1254" w:author="Assessor GDSXSR" w:date="2026-10-31T19:46:04Z">
        <w:r>
          <w:rPr>
            <w:rFonts w:ascii="Arial" w:hAnsi="Arial" w:cs="Arial"/>
            <w:color w:val="808080"/>
            <w:sz w:val="28"/>
            <w:szCs w:val="28"/>
          </w:rPr>
          <w:t xml:space="preserve"> incluía projeto</w:t>
        </w:r>
      </w:ins>
      <w:r>
        <w:rPr>
          <w:rFonts w:ascii="Arial" w:hAnsi="Arial" w:cs="Arial"/>
          <w:color w:val="000000" w:themeColor="text1"/>
          <w:sz w:val="28"/>
          <w:szCs w:val="28"/>
        </w:rPr>
        <w:t xml:space="preserve">, </w:t>
      </w:r>
      <w:del w:id="1255" w:author="Assessor GDSXSR" w:date="2026-10-31T19:46:04Z">
        <w:r>
          <w:rPr>
            <w:rFonts w:ascii="Arial" w:hAnsi="Arial" w:cs="Arial"/>
            <w:color w:val="000000" w:themeColor="text1"/>
            <w:sz w:val="28"/>
            <w:szCs w:val="28"/>
          </w:rPr>
          <w:delText xml:space="preserve">dos</w:delText>
        </w:r>
      </w:del>
      <w:ins w:id="1256" w:author="Assessor GDSXSR" w:date="2026-10-31T19:46:04Z">
        <w:r>
          <w:rPr>
            <w:rFonts w:ascii="Arial" w:hAnsi="Arial" w:cs="Arial"/>
            <w:color w:val="808080"/>
            <w:sz w:val="28"/>
            <w:szCs w:val="28"/>
          </w:rPr>
          <w:t xml:space="preserve">material</w:t>
        </w:r>
      </w:ins>
      <w:r>
        <w:rPr>
          <w:rFonts w:ascii="Arial" w:hAnsi="Arial" w:cs="Arial"/>
          <w:color w:val="000000" w:themeColor="text1"/>
          <w:sz w:val="28"/>
          <w:szCs w:val="28"/>
        </w:rPr>
        <w:t xml:space="preserve"> </w:t>
      </w:r>
      <w:del w:id="1257" w:author="Assessor GDSXSR" w:date="2026-10-31T19:46:04Z">
        <w:r>
          <w:rPr>
            <w:rFonts w:ascii="Arial" w:hAnsi="Arial" w:cs="Arial"/>
            <w:color w:val="000000" w:themeColor="text1"/>
            <w:sz w:val="28"/>
            <w:szCs w:val="28"/>
          </w:rPr>
          <w:delText xml:space="preserve">quais</w:delText>
        </w:r>
      </w:del>
      <w:ins w:id="1258" w:author="Assessor GDSXSR" w:date="2026-10-31T19:46:04Z">
        <w:r>
          <w:rPr>
            <w:rFonts w:ascii="Arial" w:hAnsi="Arial" w:cs="Arial"/>
            <w:color w:val="808080"/>
            <w:sz w:val="28"/>
            <w:szCs w:val="28"/>
          </w:rPr>
          <w:t xml:space="preserve">e execução e que</w:t>
        </w:r>
      </w:ins>
      <w:r>
        <w:rPr>
          <w:rFonts w:ascii="Arial" w:hAnsi="Arial" w:cs="Arial"/>
          <w:color w:val="000000" w:themeColor="text1"/>
          <w:sz w:val="28"/>
          <w:szCs w:val="28"/>
        </w:rPr>
        <w:t xml:space="preserve"> haviam sido pagos R$ 1.200,00</w:t>
      </w:r>
      <w:del w:id="1259" w:author="Assessor GDSXSR" w:date="2026-10-31T19:46:04Z">
        <w:r>
          <w:rPr>
            <w:rFonts w:ascii="Arial" w:hAnsi="Arial" w:cs="Arial"/>
            <w:color w:val="000000" w:themeColor="text1"/>
            <w:sz w:val="28"/>
            <w:szCs w:val="28"/>
          </w:rPr>
          <w:delText xml:space="preserve">,</w:delText>
        </w:r>
      </w:del>
      <w:r>
        <w:rPr>
          <w:rFonts w:ascii="Arial" w:hAnsi="Arial" w:cs="Arial"/>
          <w:color w:val="000000" w:themeColor="text1"/>
          <w:sz w:val="28"/>
          <w:szCs w:val="28"/>
        </w:rPr>
        <w:t xml:space="preserve"> </w:t>
      </w:r>
      <w:del w:id="1260" w:author="Assessor GDSXSR" w:date="2026-10-31T19:46:04Z">
        <w:r>
          <w:rPr>
            <w:rFonts w:ascii="Arial" w:hAnsi="Arial" w:cs="Arial"/>
            <w:color w:val="000000" w:themeColor="text1"/>
            <w:sz w:val="28"/>
            <w:szCs w:val="28"/>
          </w:rPr>
          <w:delText xml:space="preserve">sustentando</w:delText>
        </w:r>
      </w:del>
      <w:ins w:id="1261" w:author="Assessor GDSXSR" w:date="2026-10-31T19:46:04Z">
        <w:r>
          <w:rPr>
            <w:rFonts w:ascii="Arial" w:hAnsi="Arial" w:cs="Arial"/>
            <w:color w:val="808080"/>
            <w:sz w:val="28"/>
            <w:szCs w:val="28"/>
          </w:rPr>
          <w:t xml:space="preserve">(ID</w:t>
        </w:r>
      </w:ins>
      <w:r>
        <w:rPr>
          <w:rFonts w:ascii="Arial" w:hAnsi="Arial" w:cs="Arial"/>
          <w:color w:val="000000" w:themeColor="text1"/>
          <w:sz w:val="28"/>
          <w:szCs w:val="28"/>
        </w:rPr>
        <w:t xml:space="preserve"> </w:t>
      </w:r>
      <w:del w:id="1262" w:author="Assessor GDSXSR" w:date="2026-10-31T19:46:04Z">
        <w:r>
          <w:rPr>
            <w:rFonts w:ascii="Arial" w:hAnsi="Arial" w:cs="Arial"/>
            <w:color w:val="000000" w:themeColor="text1"/>
            <w:sz w:val="28"/>
            <w:szCs w:val="28"/>
          </w:rPr>
          <w:delText xml:space="preserve">que a quantia recebida correspondia ao projeto, aos materiais utilizados e à parte do serviço já executada, razão pela qual não concordava com a restituição pretendida</w:delText>
        </w:r>
      </w:del>
      <w:ins w:id="1263" w:author="Assessor GDSXSR" w:date="2026-10-31T19:46:04Z">
        <w:r>
          <w:rPr>
            <w:rFonts w:ascii="Arial" w:hAnsi="Arial" w:cs="Arial"/>
            <w:color w:val="808080"/>
            <w:sz w:val="28"/>
            <w:szCs w:val="28"/>
          </w:rPr>
          <w:t xml:space="preserve">88783638)</w:t>
        </w:r>
      </w:ins>
      <w:r>
        <w:rPr>
          <w:rFonts w:ascii="Arial" w:hAnsi="Arial" w:cs="Arial"/>
          <w:color w:val="000000" w:themeColor="text1"/>
          <w:sz w:val="28"/>
          <w:szCs w:val="28"/>
        </w:rPr>
        <w:t xml:space="preserve">.</w:t>
      </w:r>
      <w:commentRangeEnd w:id="10"/>
      <w:r>
        <w:rPr>
          <w:rStyle w:val="CommentReference"/>
        </w:rPr>
        <w:commentReference w:id="10"/>
      </w:r>
    </w:p>
    <w:p w:rsidR="009F13B8" w:rsidP="00A424A4" w:rsidRDefault="009F13B8" w14:paraId="79B51D62" w14:textId="77777777">
      <w:pPr>
        <w:spacing w:after="0" w:line="360" w:lineRule="auto"/>
        <w:ind w:firstLine="2268"/>
        <w:jc w:val="both"/>
        <w:rPr>
          <w:rFonts w:ascii="Arial" w:hAnsi="Arial" w:cs="Arial"/>
          <w:color w:val="000000" w:themeColor="text1"/>
          <w:sz w:val="28"/>
          <w:szCs w:val="28"/>
        </w:rPr>
      </w:pPr>
    </w:p>
    <w:p w:rsidRPr="00A424A4" w:rsidR="00A424A4" w:rsidP="00A424A4" w:rsidRDefault="00A424A4" w14:paraId="1EC3363D" w14:textId="2F35B69F">
      <w:pPr>
        <w:spacing w:after="0" w:line="360" w:lineRule="auto"/>
        <w:ind w:firstLine="2268"/>
        <w:jc w:val="both"/>
        <w:rPr>
          <w:rFonts w:ascii="Arial" w:hAnsi="Arial" w:cs="Arial"/>
          <w:color w:val="000000" w:themeColor="text1"/>
          <w:sz w:val="28"/>
          <w:szCs w:val="28"/>
        </w:rPr>
      </w:pPr>
      <w:commentRangeStart w:id="11"/>
      <w:r>
        <w:rPr>
          <w:rFonts w:ascii="Arial" w:hAnsi="Arial" w:cs="Arial"/>
          <w:color w:val="000000" w:themeColor="text1"/>
          <w:sz w:val="28"/>
          <w:szCs w:val="28"/>
        </w:rPr>
        <w:t xml:space="preserve">Na sequência, o réu declarou</w:t>
      </w:r>
      <w:del w:id="1264" w:author="Assessor GDSXSR" w:date="2026-10-31T19:46:04Z">
        <w:r>
          <w:rPr>
            <w:rFonts w:ascii="Arial" w:hAnsi="Arial" w:cs="Arial"/>
            <w:color w:val="000000" w:themeColor="text1"/>
            <w:sz w:val="28"/>
            <w:szCs w:val="28"/>
          </w:rPr>
          <w:delText xml:space="preserve"> expressamente</w:delText>
        </w:r>
      </w:del>
      <w:r>
        <w:rPr>
          <w:rFonts w:ascii="Arial" w:hAnsi="Arial" w:cs="Arial"/>
          <w:color w:val="000000" w:themeColor="text1"/>
          <w:sz w:val="28"/>
          <w:szCs w:val="28"/>
        </w:rPr>
        <w:t xml:space="preserve">: </w:t>
      </w:r>
      <w:r>
        <w:rPr>
          <w:rFonts w:ascii="Arial" w:hAnsi="Arial" w:cs="Arial"/>
          <w:i/>
          <w:iCs/>
          <w:color w:val="000000" w:themeColor="text1"/>
          <w:sz w:val="28"/>
          <w:szCs w:val="28"/>
        </w:rPr>
        <w:t xml:space="preserve">“Eu vou comunicar a todos que </w:t>
      </w:r>
      <w:del w:id="1265" w:author="Assessor GDSXSR" w:date="2026-10-31T19:46:04Z">
        <w:r>
          <w:rPr>
            <w:rFonts w:ascii="Arial" w:hAnsi="Arial" w:cs="Arial"/>
            <w:i/>
            <w:iCs/>
            <w:color w:val="000000" w:themeColor="text1"/>
            <w:sz w:val="28"/>
            <w:szCs w:val="28"/>
          </w:rPr>
          <w:delText xml:space="preserve">você</w:delText>
        </w:r>
      </w:del>
      <w:ins w:id="1266" w:author="Assessor GDSXSR" w:date="2026-10-31T19:46:04Z">
        <w:r>
          <w:rPr>
            <w:rFonts w:ascii="Arial" w:hAnsi="Arial" w:cs="Arial"/>
            <w:i/>
            <w:iCs/>
            <w:color w:val="808080"/>
            <w:sz w:val="28"/>
            <w:szCs w:val="28"/>
          </w:rPr>
          <w:t xml:space="preserve">vc</w:t>
        </w:r>
      </w:ins>
      <w:r>
        <w:rPr>
          <w:rFonts w:ascii="Arial" w:hAnsi="Arial" w:cs="Arial"/>
          <w:i/>
          <w:iCs/>
          <w:color w:val="000000" w:themeColor="text1"/>
          <w:sz w:val="28"/>
          <w:szCs w:val="28"/>
        </w:rPr>
        <w:t xml:space="preserve"> deu calote”</w:t>
      </w:r>
      <w:r>
        <w:rPr>
          <w:rFonts w:ascii="Arial" w:hAnsi="Arial" w:cs="Arial"/>
          <w:color w:val="000000" w:themeColor="text1"/>
          <w:sz w:val="28"/>
          <w:szCs w:val="28"/>
        </w:rPr>
        <w:t xml:space="preserve"> (ID</w:t>
      </w:r>
      <w:r>
        <w:rPr>
          <w:rFonts w:ascii="Arial" w:hAnsi="Arial" w:cs="Arial"/>
          <w:color w:val="000000" w:themeColor="text1"/>
          <w:sz w:val="28"/>
          <w:szCs w:val="28"/>
        </w:rPr>
        <w:t xml:space="preserve"> </w:t>
      </w:r>
      <w:r>
        <w:rPr>
          <w:rFonts w:ascii="Arial" w:hAnsi="Arial" w:cs="Arial"/>
          <w:color w:val="000000" w:themeColor="text1"/>
          <w:sz w:val="28"/>
          <w:szCs w:val="28"/>
        </w:rPr>
        <w:t xml:space="preserve">88783638</w:t>
      </w:r>
      <w:r>
        <w:rPr>
          <w:rFonts w:ascii="Arial" w:hAnsi="Arial" w:cs="Arial"/>
          <w:color w:val="000000" w:themeColor="text1"/>
          <w:sz w:val="28"/>
          <w:szCs w:val="28"/>
        </w:rPr>
        <w:t xml:space="preserve">).</w:t>
      </w:r>
      <w:commentRangeEnd w:id="11"/>
      <w:r>
        <w:rPr>
          <w:rStyle w:val="CommentReference"/>
        </w:rPr>
        <w:commentReference w:id="11"/>
      </w:r>
    </w:p>
    <w:p w:rsidR="00A424A4" w:rsidP="00A424A4" w:rsidRDefault="00A424A4" w14:paraId="525D9958" w14:textId="77777777">
      <w:pPr>
        <w:spacing w:after="0" w:line="360" w:lineRule="auto"/>
        <w:ind w:firstLine="2268"/>
        <w:jc w:val="both"/>
        <w:rPr>
          <w:rFonts w:ascii="Arial" w:hAnsi="Arial" w:cs="Arial"/>
          <w:color w:val="000000" w:themeColor="text1"/>
          <w:sz w:val="28"/>
          <w:szCs w:val="28"/>
        </w:rPr>
      </w:pPr>
    </w:p>
    <w:p w:rsidRPr="00A424A4" w:rsidR="00A424A4" w:rsidP="00A424A4" w:rsidRDefault="00A424A4" w14:paraId="4204921C" w14:textId="68F5651B">
      <w:pPr>
        <w:spacing w:after="0" w:line="360" w:lineRule="auto"/>
        <w:ind w:firstLine="2268"/>
        <w:jc w:val="both"/>
        <w:rPr>
          <w:rFonts w:ascii="Arial" w:hAnsi="Arial" w:cs="Arial"/>
          <w:color w:val="000000" w:themeColor="text1"/>
          <w:sz w:val="28"/>
          <w:szCs w:val="28"/>
        </w:rPr>
      </w:pPr>
      <w:del w:id="1267" w:author="Assessor GDSXSR" w:date="2026-10-31T19:46:04Z">
        <w:r>
          <w:rPr>
            <w:rFonts w:ascii="Arial" w:hAnsi="Arial" w:cs="Arial"/>
            <w:color w:val="000000" w:themeColor="text1"/>
            <w:sz w:val="28"/>
            <w:szCs w:val="28"/>
          </w:rPr>
          <w:delText xml:space="preserve">No mesmo sentido, o</w:delText>
        </w:r>
      </w:del>
      <w:ins w:id="1268" w:author="Assessor GDSXSR" w:date="2026-10-31T19:46:04Z">
        <w:r>
          <w:rPr>
            <w:rFonts w:ascii="Arial" w:hAnsi="Arial" w:cs="Arial"/>
            <w:color w:val="808080"/>
            <w:sz w:val="28"/>
            <w:szCs w:val="28"/>
          </w:rPr>
          <w:t xml:space="preserve">O</w:t>
        </w:r>
      </w:ins>
      <w:r>
        <w:rPr>
          <w:rFonts w:ascii="Arial" w:hAnsi="Arial" w:cs="Arial"/>
          <w:color w:val="000000" w:themeColor="text1"/>
          <w:sz w:val="28"/>
          <w:szCs w:val="28"/>
        </w:rPr>
        <w:t xml:space="preserve"> boletim de ocorrência registrado por Júlia Basso Ramponi </w:t>
      </w:r>
      <w:del w:id="1269" w:author="Assessor GDSXSR" w:date="2026-10-31T19:46:04Z">
        <w:r>
          <w:rPr>
            <w:rFonts w:ascii="Arial" w:hAnsi="Arial" w:cs="Arial"/>
            <w:color w:val="000000" w:themeColor="text1"/>
            <w:sz w:val="28"/>
            <w:szCs w:val="28"/>
          </w:rPr>
          <w:delText xml:space="preserve">descreve que</w:delText>
        </w:r>
      </w:del>
      <w:ins w:id="1270" w:author="Assessor GDSXSR" w:date="2026-10-31T19:46:04Z">
        <w:r>
          <w:rPr>
            <w:rFonts w:ascii="Arial" w:hAnsi="Arial" w:cs="Arial"/>
            <w:color w:val="808080"/>
            <w:sz w:val="28"/>
            <w:szCs w:val="28"/>
          </w:rPr>
          <w:t xml:space="preserve">limita-se</w:t>
        </w:r>
      </w:ins>
      <w:r>
        <w:rPr>
          <w:rFonts w:ascii="Arial" w:hAnsi="Arial" w:cs="Arial"/>
          <w:color w:val="000000" w:themeColor="text1"/>
          <w:sz w:val="28"/>
          <w:szCs w:val="28"/>
        </w:rPr>
        <w:t xml:space="preserve"> a </w:t>
      </w:r>
      <w:del w:id="1271" w:author="Assessor GDSXSR" w:date="2026-10-31T19:46:04Z">
        <w:r>
          <w:rPr>
            <w:rFonts w:ascii="Arial" w:hAnsi="Arial" w:cs="Arial"/>
            <w:color w:val="000000" w:themeColor="text1"/>
            <w:sz w:val="28"/>
            <w:szCs w:val="28"/>
          </w:rPr>
          <w:delText xml:space="preserve">comunicante</w:delText>
        </w:r>
      </w:del>
      <w:ins w:id="1272" w:author="Assessor GDSXSR" w:date="2026-10-31T19:46:04Z">
        <w:r>
          <w:rPr>
            <w:rFonts w:ascii="Arial" w:hAnsi="Arial" w:cs="Arial"/>
            <w:color w:val="808080"/>
            <w:sz w:val="28"/>
            <w:szCs w:val="28"/>
          </w:rPr>
          <w:t xml:space="preserve">descrever</w:t>
        </w:r>
      </w:ins>
      <w:r>
        <w:rPr>
          <w:rFonts w:ascii="Arial" w:hAnsi="Arial" w:cs="Arial"/>
          <w:color w:val="000000" w:themeColor="text1"/>
          <w:sz w:val="28"/>
          <w:szCs w:val="28"/>
        </w:rPr>
        <w:t xml:space="preserve"> </w:t>
      </w:r>
      <w:del w:id="1273" w:author="Assessor GDSXSR" w:date="2026-10-31T19:46:04Z">
        <w:r>
          <w:rPr>
            <w:rFonts w:ascii="Arial" w:hAnsi="Arial" w:cs="Arial"/>
            <w:color w:val="000000" w:themeColor="text1"/>
            <w:sz w:val="28"/>
            <w:szCs w:val="28"/>
          </w:rPr>
          <w:delText xml:space="preserve">não</w:delText>
        </w:r>
      </w:del>
      <w:ins w:id="1274" w:author="Assessor GDSXSR" w:date="2026-10-31T19:46:04Z">
        <w:r>
          <w:rPr>
            <w:rFonts w:ascii="Arial" w:hAnsi="Arial" w:cs="Arial"/>
            <w:color w:val="808080"/>
            <w:sz w:val="28"/>
            <w:szCs w:val="28"/>
          </w:rPr>
          <w:t xml:space="preserve">a</w:t>
        </w:r>
      </w:ins>
      <w:r>
        <w:rPr>
          <w:rFonts w:ascii="Arial" w:hAnsi="Arial" w:cs="Arial"/>
          <w:color w:val="000000" w:themeColor="text1"/>
          <w:sz w:val="28"/>
          <w:szCs w:val="28"/>
        </w:rPr>
        <w:t xml:space="preserve"> </w:t>
      </w:r>
      <w:del w:id="1275" w:author="Assessor GDSXSR" w:date="2026-10-31T19:46:04Z">
        <w:r>
          <w:rPr>
            <w:rFonts w:ascii="Arial" w:hAnsi="Arial" w:cs="Arial"/>
            <w:color w:val="000000" w:themeColor="text1"/>
            <w:sz w:val="28"/>
            <w:szCs w:val="28"/>
          </w:rPr>
          <w:delText xml:space="preserve">ficou satisfeita</w:delText>
        </w:r>
      </w:del>
      <w:ins w:id="1276" w:author="Assessor GDSXSR" w:date="2026-10-31T19:46:04Z">
        <w:r>
          <w:rPr>
            <w:rFonts w:ascii="Arial" w:hAnsi="Arial" w:cs="Arial"/>
            <w:color w:val="808080"/>
            <w:sz w:val="28"/>
            <w:szCs w:val="28"/>
          </w:rPr>
          <w:t xml:space="preserve">insatisfação</w:t>
        </w:r>
      </w:ins>
      <w:r>
        <w:rPr>
          <w:rFonts w:ascii="Arial" w:hAnsi="Arial" w:cs="Arial"/>
          <w:color w:val="000000" w:themeColor="text1"/>
          <w:sz w:val="28"/>
          <w:szCs w:val="28"/>
        </w:rPr>
        <w:t xml:space="preserve"> com o resultado da tatuagem, </w:t>
      </w:r>
      <w:del w:id="1277" w:author="Assessor GDSXSR" w:date="2026-10-31T19:46:04Z">
        <w:r>
          <w:rPr>
            <w:rFonts w:ascii="Arial" w:hAnsi="Arial" w:cs="Arial"/>
            <w:color w:val="000000" w:themeColor="text1"/>
            <w:sz w:val="28"/>
            <w:szCs w:val="28"/>
          </w:rPr>
          <w:delText xml:space="preserve">que o trabalho não foi concluído e que não obteve </w:delText>
        </w:r>
      </w:del>
      <w:r>
        <w:rPr>
          <w:rFonts w:ascii="Arial" w:hAnsi="Arial" w:cs="Arial"/>
          <w:color w:val="000000" w:themeColor="text1"/>
          <w:sz w:val="28"/>
          <w:szCs w:val="28"/>
        </w:rPr>
        <w:t xml:space="preserve">a</w:t>
      </w:r>
      <w:del w:id="1278" w:author="Assessor GDSXSR" w:date="2026-10-31T19:46:04Z">
        <w:r>
          <w:rPr>
            <w:rFonts w:ascii="Arial" w:hAnsi="Arial" w:cs="Arial"/>
            <w:color w:val="000000" w:themeColor="text1"/>
            <w:sz w:val="28"/>
            <w:szCs w:val="28"/>
          </w:rPr>
          <w:delText xml:space="preserve"> restituição dos valores pretendidos. A narrativa limita-se à descrição da insatisfação da contratante com o resultado do trabalho, à</w:delText>
        </w:r>
      </w:del>
      <w:r>
        <w:rPr>
          <w:rFonts w:ascii="Arial" w:hAnsi="Arial" w:cs="Arial"/>
          <w:color w:val="000000" w:themeColor="text1"/>
          <w:sz w:val="28"/>
          <w:szCs w:val="28"/>
        </w:rPr>
        <w:t xml:space="preserve"> interrupção do projeto e </w:t>
      </w:r>
      <w:del w:id="1279" w:author="Assessor GDSXSR" w:date="2026-10-31T19:46:04Z">
        <w:r>
          <w:rPr>
            <w:rFonts w:ascii="Arial" w:hAnsi="Arial" w:cs="Arial"/>
            <w:color w:val="000000" w:themeColor="text1"/>
            <w:sz w:val="28"/>
            <w:szCs w:val="28"/>
          </w:rPr>
          <w:delText xml:space="preserve">à</w:delText>
        </w:r>
      </w:del>
      <w:ins w:id="1280" w:author="Assessor GDSXSR" w:date="2026-10-31T19:46:04Z">
        <w:r>
          <w:rPr>
            <w:rFonts w:ascii="Arial" w:hAnsi="Arial" w:cs="Arial"/>
            <w:color w:val="808080"/>
            <w:sz w:val="28"/>
            <w:szCs w:val="28"/>
          </w:rPr>
          <w:t xml:space="preserve">a</w:t>
        </w:r>
      </w:ins>
      <w:r>
        <w:rPr>
          <w:rFonts w:ascii="Arial" w:hAnsi="Arial" w:cs="Arial"/>
          <w:color w:val="000000" w:themeColor="text1"/>
          <w:sz w:val="28"/>
          <w:szCs w:val="28"/>
        </w:rPr>
        <w:t xml:space="preserve"> divergência </w:t>
      </w:r>
      <w:del w:id="1281" w:author="Assessor GDSXSR" w:date="2026-10-31T19:46:04Z">
        <w:r>
          <w:rPr>
            <w:rFonts w:ascii="Arial" w:hAnsi="Arial" w:cs="Arial"/>
            <w:color w:val="000000" w:themeColor="text1"/>
            <w:sz w:val="28"/>
            <w:szCs w:val="28"/>
          </w:rPr>
          <w:delText xml:space="preserve">quanto</w:delText>
        </w:r>
      </w:del>
      <w:ins w:id="1282" w:author="Assessor GDSXSR" w:date="2026-10-31T19:46:04Z">
        <w:r>
          <w:rPr>
            <w:rFonts w:ascii="Arial" w:hAnsi="Arial" w:cs="Arial"/>
            <w:color w:val="808080"/>
            <w:sz w:val="28"/>
            <w:szCs w:val="28"/>
          </w:rPr>
          <w:t xml:space="preserve">sobre</w:t>
        </w:r>
      </w:ins>
      <w:r>
        <w:rPr>
          <w:rFonts w:ascii="Arial" w:hAnsi="Arial" w:cs="Arial"/>
          <w:color w:val="000000" w:themeColor="text1"/>
          <w:sz w:val="28"/>
          <w:szCs w:val="28"/>
        </w:rPr>
        <w:t xml:space="preserve"> </w:t>
      </w:r>
      <w:del w:id="1283" w:author="Assessor GDSXSR" w:date="2026-10-31T19:46:04Z">
        <w:r>
          <w:rPr>
            <w:rFonts w:ascii="Arial" w:hAnsi="Arial" w:cs="Arial"/>
            <w:color w:val="000000" w:themeColor="text1"/>
            <w:sz w:val="28"/>
            <w:szCs w:val="28"/>
          </w:rPr>
          <w:delText xml:space="preserve">à</w:delText>
        </w:r>
      </w:del>
      <w:ins w:id="1284" w:author="Assessor GDSXSR" w:date="2026-10-31T19:46:04Z">
        <w:r>
          <w:rPr>
            <w:rFonts w:ascii="Arial" w:hAnsi="Arial" w:cs="Arial"/>
            <w:color w:val="808080"/>
            <w:sz w:val="28"/>
            <w:szCs w:val="28"/>
          </w:rPr>
          <w:t xml:space="preserve">a</w:t>
        </w:r>
      </w:ins>
      <w:r>
        <w:rPr>
          <w:rFonts w:ascii="Arial" w:hAnsi="Arial" w:cs="Arial"/>
          <w:color w:val="000000" w:themeColor="text1"/>
          <w:sz w:val="28"/>
          <w:szCs w:val="28"/>
        </w:rPr>
        <w:t xml:space="preserve"> restituição</w:t>
      </w:r>
      <w:del w:id="1285" w:author="Assessor GDSXSR" w:date="2026-10-31T19:46:04Z">
        <w:r>
          <w:rPr>
            <w:rFonts w:ascii="Arial" w:hAnsi="Arial" w:cs="Arial"/>
            <w:color w:val="000000" w:themeColor="text1"/>
            <w:sz w:val="28"/>
            <w:szCs w:val="28"/>
          </w:rPr>
          <w:delText xml:space="preserve"> dos valores pagos</w:delText>
        </w:r>
      </w:del>
      <w:r>
        <w:rPr>
          <w:rFonts w:ascii="Arial" w:hAnsi="Arial" w:cs="Arial"/>
          <w:color w:val="000000" w:themeColor="text1"/>
          <w:sz w:val="28"/>
          <w:szCs w:val="28"/>
        </w:rPr>
        <w:t xml:space="preserve">, retratando conflito </w:t>
      </w:r>
      <w:del w:id="1286" w:author="Assessor GDSXSR" w:date="2026-10-31T19:46:04Z">
        <w:r>
          <w:rPr>
            <w:rFonts w:ascii="Arial" w:hAnsi="Arial" w:cs="Arial"/>
            <w:color w:val="000000" w:themeColor="text1"/>
            <w:sz w:val="28"/>
            <w:szCs w:val="28"/>
          </w:rPr>
          <w:delText xml:space="preserve">decorrente da relação </w:delText>
        </w:r>
      </w:del>
      <w:r>
        <w:rPr>
          <w:rFonts w:ascii="Arial" w:hAnsi="Arial" w:cs="Arial"/>
          <w:color w:val="000000" w:themeColor="text1"/>
          <w:sz w:val="28"/>
          <w:szCs w:val="28"/>
        </w:rPr>
        <w:t xml:space="preserve">contratual </w:t>
      </w:r>
      <w:del w:id="1287" w:author="Assessor GDSXSR" w:date="2026-10-31T19:46:04Z">
        <w:r>
          <w:rPr>
            <w:rFonts w:ascii="Arial" w:hAnsi="Arial" w:cs="Arial"/>
            <w:color w:val="000000" w:themeColor="text1"/>
            <w:sz w:val="28"/>
            <w:szCs w:val="28"/>
          </w:rPr>
          <w:delText xml:space="preserve">estabelecida</w:delText>
        </w:r>
      </w:del>
      <w:ins w:id="1288" w:author="Assessor GDSXSR" w:date="2026-10-31T19:46:04Z">
        <w:r>
          <w:rPr>
            <w:rFonts w:ascii="Arial" w:hAnsi="Arial" w:cs="Arial"/>
            <w:color w:val="808080"/>
            <w:sz w:val="28"/>
            <w:szCs w:val="28"/>
          </w:rPr>
          <w:t xml:space="preserve">(ID</w:t>
        </w:r>
      </w:ins>
      <w:r>
        <w:rPr>
          <w:rFonts w:ascii="Arial" w:hAnsi="Arial" w:cs="Arial"/>
          <w:color w:val="000000" w:themeColor="text1"/>
          <w:sz w:val="28"/>
          <w:szCs w:val="28"/>
        </w:rPr>
        <w:t xml:space="preserve"> </w:t>
      </w:r>
      <w:del w:id="1289" w:author="Assessor GDSXSR" w:date="2026-10-31T19:46:04Z">
        <w:r>
          <w:rPr>
            <w:rFonts w:ascii="Arial" w:hAnsi="Arial" w:cs="Arial"/>
            <w:color w:val="000000" w:themeColor="text1"/>
            <w:sz w:val="28"/>
            <w:szCs w:val="28"/>
          </w:rPr>
          <w:delText xml:space="preserve">entre as partes (ID</w:delText>
        </w:r>
        <w:r>
          <w:rPr>
            <w:rFonts w:ascii="Arial" w:hAnsi="Arial" w:cs="Arial"/>
            <w:color w:val="000000" w:themeColor="text1"/>
            <w:sz w:val="28"/>
            <w:szCs w:val="28"/>
          </w:rPr>
          <w:delText xml:space="preserve">88784111</w:delText>
        </w:r>
      </w:del>
      <w:ins w:id="1290" w:author="Assessor GDSXSR" w:date="2026-10-31T19:46:04Z">
        <w:r>
          <w:rPr>
            <w:rFonts w:ascii="Arial" w:hAnsi="Arial" w:cs="Arial"/>
            <w:color w:val="808080"/>
            <w:sz w:val="28"/>
            <w:szCs w:val="28"/>
          </w:rPr>
          <w:t xml:space="preserve">88784111</w:t>
        </w:r>
      </w:ins>
      <w:r>
        <w:rPr>
          <w:rFonts w:ascii="Arial" w:hAnsi="Arial" w:cs="Arial"/>
          <w:color w:val="000000" w:themeColor="text1"/>
          <w:sz w:val="28"/>
          <w:szCs w:val="28"/>
        </w:rPr>
        <w:t xml:space="preserve">).</w:t>
      </w:r>
    </w:p>
    <w:p w:rsidR="00A424A4" w:rsidP="00A424A4" w:rsidRDefault="00A424A4" w14:paraId="402F3CEE" w14:textId="77777777">
      <w:pPr>
        <w:spacing w:after="0" w:line="360" w:lineRule="auto"/>
        <w:ind w:firstLine="2268"/>
        <w:jc w:val="both"/>
        <w:rPr>
          <w:rFonts w:ascii="Arial" w:hAnsi="Arial" w:cs="Arial"/>
          <w:color w:val="000000" w:themeColor="text1"/>
          <w:sz w:val="28"/>
          <w:szCs w:val="28"/>
        </w:rPr>
      </w:pPr>
    </w:p>
    <w:p w:rsidRPr="00A424A4" w:rsidR="00A424A4" w:rsidP="00A424A4" w:rsidRDefault="00570C7C" w14:paraId="44660EBE" w14:textId="4B86F956">
      <w:pPr>
        <w:spacing w:after="0" w:line="360" w:lineRule="auto"/>
        <w:ind w:firstLine="2268"/>
        <w:jc w:val="both"/>
        <w:rPr>
          <w:rFonts w:ascii="Arial" w:hAnsi="Arial" w:cs="Arial"/>
          <w:color w:val="000000" w:themeColor="text1"/>
          <w:sz w:val="28"/>
          <w:szCs w:val="28"/>
        </w:rPr>
      </w:pPr>
      <w:commentRangeStart w:id="12"/>
      <w:del w:id="1291" w:author="Assessor GDSXSR" w:date="2026-10-31T19:46:04Z">
        <w:r>
          <w:rPr>
            <w:rFonts w:ascii="Arial" w:hAnsi="Arial" w:cs="Arial"/>
            <w:color w:val="000000" w:themeColor="text1"/>
            <w:sz w:val="28"/>
            <w:szCs w:val="28"/>
          </w:rPr>
          <w:delText xml:space="preserve">Por outro lado, a </w:delText>
        </w:r>
        <w:r>
          <w:rPr>
            <w:rFonts w:ascii="Arial" w:hAnsi="Arial" w:cs="Arial"/>
            <w:color w:val="000000" w:themeColor="text1"/>
            <w:sz w:val="28"/>
            <w:szCs w:val="28"/>
          </w:rPr>
          <w:delText xml:space="preserve">prova oral produzida em audiência assume especial relevância para o deslinde da </w:delText>
        </w:r>
        <w:r>
          <w:rPr>
            <w:rFonts w:ascii="Arial" w:hAnsi="Arial" w:cs="Arial"/>
            <w:color w:val="000000" w:themeColor="text1"/>
            <w:sz w:val="28"/>
            <w:szCs w:val="28"/>
          </w:rPr>
          <w:delText xml:space="preserve">controvérsia. Ao prestar</w:delText>
        </w:r>
      </w:del>
      <w:ins w:id="1292" w:author="Assessor GDSXSR" w:date="2026-10-31T19:46:04Z">
        <w:r>
          <w:rPr>
            <w:rFonts w:ascii="Arial" w:hAnsi="Arial" w:cs="Arial"/>
            <w:color w:val="808080"/>
            <w:sz w:val="28"/>
            <w:szCs w:val="28"/>
          </w:rPr>
          <w:t xml:space="preserve">Em</w:t>
        </w:r>
      </w:ins>
      <w:r>
        <w:rPr>
          <w:rFonts w:ascii="Arial" w:hAnsi="Arial" w:cs="Arial"/>
          <w:i w:val="0"/>
          <w:color w:val="000000" w:themeColor="text1"/>
          <w:sz w:val="28"/>
          <w:szCs w:val="28"/>
          <w:rPrChange w:id="1572" w:author="Assessor GDSXSR" w:date="2026-10-31T19:46:04Z">
            <w:rPr>
              <w:rFonts w:ascii="Arial" w:hAnsi="Arial" w:cs="Arial"/>
              <w:color w:val="000000" w:themeColor="text1"/>
              <w:sz w:val="28"/>
              <w:szCs w:val="28"/>
            </w:rPr>
          </w:rPrChange>
        </w:rPr>
        <w:t xml:space="preserve"> depoimento pessoal, o </w:t>
      </w:r>
      <w:del w:id="1293" w:author="Assessor GDSXSR" w:date="2026-10-31T19:46:04Z">
        <w:r>
          <w:rPr>
            <w:rFonts w:ascii="Arial" w:hAnsi="Arial" w:cs="Arial"/>
            <w:color w:val="000000" w:themeColor="text1"/>
            <w:sz w:val="28"/>
            <w:szCs w:val="28"/>
          </w:rPr>
          <w:delText xml:space="preserve">próprio </w:delText>
        </w:r>
      </w:del>
      <w:r>
        <w:rPr>
          <w:rFonts w:ascii="Arial" w:hAnsi="Arial" w:cs="Arial"/>
          <w:i w:val="0"/>
          <w:color w:val="000000" w:themeColor="text1"/>
          <w:sz w:val="28"/>
          <w:szCs w:val="28"/>
          <w:rPrChange w:id="1573" w:author="Assessor GDSXSR" w:date="2026-10-31T19:46:04Z">
            <w:rPr>
              <w:rFonts w:ascii="Arial" w:hAnsi="Arial" w:cs="Arial"/>
              <w:color w:val="000000" w:themeColor="text1"/>
              <w:sz w:val="28"/>
              <w:szCs w:val="28"/>
            </w:rPr>
          </w:rPrChange>
        </w:rPr>
        <w:t xml:space="preserve">réu</w:t>
      </w:r>
      <w:del w:id="1294" w:author="Assessor GDSXSR" w:date="2026-10-31T19:46:04Z">
        <w:r>
          <w:rPr>
            <w:rFonts w:ascii="Arial" w:hAnsi="Arial" w:cs="Arial"/>
            <w:color w:val="000000" w:themeColor="text1"/>
            <w:sz w:val="28"/>
            <w:szCs w:val="28"/>
          </w:rPr>
          <w:delText xml:space="preserve">/apelante</w:delText>
        </w:r>
      </w:del>
      <w:r>
        <w:rPr>
          <w:rFonts w:ascii="Arial" w:hAnsi="Arial" w:cs="Arial"/>
          <w:i w:val="0"/>
          <w:color w:val="000000" w:themeColor="text1"/>
          <w:sz w:val="28"/>
          <w:szCs w:val="28"/>
          <w:rPrChange w:id="1574" w:author="Assessor GDSXSR" w:date="2026-10-31T19:46:04Z">
            <w:rPr>
              <w:rFonts w:ascii="Arial" w:hAnsi="Arial" w:cs="Arial"/>
              <w:color w:val="000000" w:themeColor="text1"/>
              <w:sz w:val="28"/>
              <w:szCs w:val="28"/>
            </w:rPr>
          </w:rPrChange>
        </w:rPr>
        <w:t xml:space="preserve"> confirmou </w:t>
      </w:r>
      <w:del w:id="1295" w:author="Assessor GDSXSR" w:date="2026-10-31T19:46:04Z">
        <w:r>
          <w:rPr>
            <w:rFonts w:ascii="Arial" w:hAnsi="Arial" w:cs="Arial"/>
            <w:color w:val="000000" w:themeColor="text1"/>
            <w:sz w:val="28"/>
            <w:szCs w:val="28"/>
          </w:rPr>
          <w:delText xml:space="preserve">que</w:delText>
        </w:r>
      </w:del>
      <w:ins w:id="1296" w:author="Assessor GDSXSR" w:date="2026-10-31T19:46:04Z">
        <w:r>
          <w:rPr>
            <w:rFonts w:ascii="Arial" w:hAnsi="Arial" w:cs="Arial"/>
            <w:color w:val="808080"/>
            <w:sz w:val="28"/>
            <w:szCs w:val="28"/>
          </w:rPr>
          <w:t xml:space="preserve">ter</w:t>
        </w:r>
      </w:ins>
      <w:r>
        <w:rPr>
          <w:rFonts w:ascii="Arial" w:hAnsi="Arial" w:cs="Arial"/>
          <w:i w:val="0"/>
          <w:color w:val="000000" w:themeColor="text1"/>
          <w:sz w:val="28"/>
          <w:szCs w:val="28"/>
          <w:rPrChange w:id="1575" w:author="Assessor GDSXSR" w:date="2026-10-31T19:46:04Z">
            <w:rPr>
              <w:rFonts w:ascii="Arial" w:hAnsi="Arial" w:cs="Arial"/>
              <w:color w:val="000000" w:themeColor="text1"/>
              <w:sz w:val="28"/>
              <w:szCs w:val="28"/>
            </w:rPr>
          </w:rPrChange>
        </w:rPr>
        <w:t xml:space="preserve"> </w:t>
      </w:r>
      <w:del w:id="1297" w:author="Assessor GDSXSR" w:date="2026-10-31T19:46:04Z">
        <w:r>
          <w:rPr>
            <w:rFonts w:ascii="Arial" w:hAnsi="Arial" w:cs="Arial"/>
            <w:color w:val="000000" w:themeColor="text1"/>
            <w:sz w:val="28"/>
            <w:szCs w:val="28"/>
          </w:rPr>
          <w:delText xml:space="preserve">associou a conduta do autor à prática de ilícito penal, declarando expressamente: </w:delText>
        </w:r>
        <w:r>
          <w:rPr>
            <w:rFonts w:ascii="Arial" w:hAnsi="Arial" w:cs="Arial"/>
            <w:i/>
            <w:iCs/>
            <w:color w:val="000000" w:themeColor="text1"/>
            <w:sz w:val="28"/>
            <w:szCs w:val="28"/>
          </w:rPr>
          <w:delText xml:space="preserve">“eu falei</w:delText>
        </w:r>
      </w:del>
      <w:ins w:id="1298" w:author="Assessor GDSXSR" w:date="2026-10-31T19:46:04Z">
        <w:r>
          <w:rPr>
            <w:rFonts w:ascii="Arial" w:hAnsi="Arial" w:cs="Arial"/>
            <w:color w:val="808080"/>
            <w:sz w:val="28"/>
            <w:szCs w:val="28"/>
          </w:rPr>
          <w:t xml:space="preserve">dito</w:t>
        </w:r>
      </w:ins>
      <w:r>
        <w:rPr>
          <w:rFonts w:ascii="Arial" w:hAnsi="Arial" w:cs="Arial"/>
          <w:i w:val="0"/>
          <w:iCs/>
          <w:color w:val="000000" w:themeColor="text1"/>
          <w:sz w:val="28"/>
          <w:szCs w:val="28"/>
          <w:rPrChange w:id="1576" w:author="Assessor GDSXSR" w:date="2026-10-31T19:46:04Z">
            <w:rPr>
              <w:rFonts w:ascii="Arial" w:hAnsi="Arial" w:cs="Arial"/>
              <w:i/>
              <w:iCs/>
              <w:color w:val="000000" w:themeColor="text1"/>
              <w:sz w:val="28"/>
              <w:szCs w:val="28"/>
            </w:rPr>
          </w:rPrChange>
        </w:rPr>
        <w:t xml:space="preserve"> que </w:t>
      </w:r>
      <w:del w:id="1299" w:author="Assessor GDSXSR" w:date="2026-10-31T19:46:04Z">
        <w:r>
          <w:rPr>
            <w:rFonts w:ascii="Arial" w:hAnsi="Arial" w:cs="Arial"/>
            <w:i/>
            <w:iCs/>
            <w:color w:val="000000" w:themeColor="text1"/>
            <w:sz w:val="28"/>
            <w:szCs w:val="28"/>
          </w:rPr>
          <w:delText xml:space="preserve">ele</w:delText>
        </w:r>
      </w:del>
      <w:ins w:id="1300" w:author="Assessor GDSXSR" w:date="2026-10-31T19:46:04Z">
        <w:r>
          <w:rPr>
            <w:rFonts w:ascii="Arial" w:hAnsi="Arial" w:cs="Arial"/>
            <w:iCs/>
            <w:color w:val="808080"/>
            <w:sz w:val="28"/>
            <w:szCs w:val="28"/>
          </w:rPr>
          <w:t xml:space="preserve">o autor,</w:t>
        </w:r>
      </w:ins>
      <w:r>
        <w:rPr>
          <w:rFonts w:ascii="Arial" w:hAnsi="Arial" w:cs="Arial"/>
          <w:i w:val="0"/>
          <w:iCs/>
          <w:color w:val="000000" w:themeColor="text1"/>
          <w:sz w:val="28"/>
          <w:szCs w:val="28"/>
          <w:rPrChange w:id="1577" w:author="Assessor GDSXSR" w:date="2026-10-31T19:46:04Z">
            <w:rPr>
              <w:rFonts w:ascii="Arial" w:hAnsi="Arial" w:cs="Arial"/>
              <w:i/>
              <w:iCs/>
              <w:color w:val="000000" w:themeColor="text1"/>
              <w:sz w:val="28"/>
              <w:szCs w:val="28"/>
            </w:rPr>
          </w:rPrChange>
        </w:rPr>
        <w:t xml:space="preserve"> agindo </w:t>
      </w:r>
      <w:del w:id="1301" w:author="Assessor GDSXSR" w:date="2026-10-31T19:46:04Z">
        <w:r>
          <w:rPr>
            <w:rFonts w:ascii="Arial" w:hAnsi="Arial" w:cs="Arial"/>
            <w:i/>
            <w:iCs/>
            <w:color w:val="000000" w:themeColor="text1"/>
            <w:sz w:val="28"/>
            <w:szCs w:val="28"/>
          </w:rPr>
          <w:delText xml:space="preserve">dessa</w:delText>
        </w:r>
      </w:del>
      <w:ins w:id="1302" w:author="Assessor GDSXSR" w:date="2026-10-31T19:46:04Z">
        <w:r>
          <w:rPr>
            <w:rFonts w:ascii="Arial" w:hAnsi="Arial" w:cs="Arial"/>
            <w:iCs/>
            <w:color w:val="808080"/>
            <w:sz w:val="28"/>
            <w:szCs w:val="28"/>
          </w:rPr>
          <w:t xml:space="preserve">daquela</w:t>
        </w:r>
      </w:ins>
      <w:r>
        <w:rPr>
          <w:rFonts w:ascii="Arial" w:hAnsi="Arial" w:cs="Arial"/>
          <w:i w:val="0"/>
          <w:iCs/>
          <w:color w:val="000000" w:themeColor="text1"/>
          <w:sz w:val="28"/>
          <w:szCs w:val="28"/>
          <w:rPrChange w:id="1578" w:author="Assessor GDSXSR" w:date="2026-10-31T19:46:04Z">
            <w:rPr>
              <w:rFonts w:ascii="Arial" w:hAnsi="Arial" w:cs="Arial"/>
              <w:i/>
              <w:iCs/>
              <w:color w:val="000000" w:themeColor="text1"/>
              <w:sz w:val="28"/>
              <w:szCs w:val="28"/>
            </w:rPr>
          </w:rPrChange>
        </w:rPr>
        <w:t xml:space="preserve"> forma</w:t>
      </w:r>
      <w:ins w:id="1303" w:author="Assessor GDSXSR" w:date="2026-10-31T19:46:04Z">
        <w:r>
          <w:rPr>
            <w:rFonts w:ascii="Arial" w:hAnsi="Arial" w:cs="Arial"/>
            <w:iCs/>
            <w:color w:val="808080"/>
            <w:sz w:val="28"/>
            <w:szCs w:val="28"/>
          </w:rPr>
          <w:t xml:space="preserve">,</w:t>
        </w:r>
      </w:ins>
      <w:r>
        <w:rPr>
          <w:rFonts w:ascii="Arial" w:hAnsi="Arial" w:cs="Arial"/>
          <w:i w:val="0"/>
          <w:iCs/>
          <w:color w:val="000000" w:themeColor="text1"/>
          <w:sz w:val="28"/>
          <w:szCs w:val="28"/>
          <w:rPrChange w:id="1579" w:author="Assessor GDSXSR" w:date="2026-10-31T19:46:04Z">
            <w:rPr>
              <w:rFonts w:ascii="Arial" w:hAnsi="Arial" w:cs="Arial"/>
              <w:i/>
              <w:iCs/>
              <w:color w:val="000000" w:themeColor="text1"/>
              <w:sz w:val="28"/>
              <w:szCs w:val="28"/>
            </w:rPr>
          </w:rPrChange>
        </w:rPr>
        <w:t xml:space="preserve"> estaria </w:t>
      </w:r>
      <w:ins w:id="1304" w:author="Assessor GDSXSR" w:date="2026-10-31T19:46:04Z">
        <w:r>
          <w:rPr>
            <w:rFonts w:ascii="Arial" w:hAnsi="Arial" w:cs="Arial"/>
            <w:iCs/>
            <w:color w:val="808080"/>
            <w:sz w:val="28"/>
            <w:szCs w:val="28"/>
          </w:rPr>
          <w:t xml:space="preserve">“</w:t>
        </w:r>
      </w:ins>
      <w:r>
        <w:rPr>
          <w:rFonts w:ascii="Arial" w:hAnsi="Arial" w:cs="Arial"/>
          <w:i w:val="0"/>
          <w:iCs/>
          <w:color w:val="000000" w:themeColor="text1"/>
          <w:sz w:val="28"/>
          <w:szCs w:val="28"/>
          <w:rPrChange w:id="1580" w:author="Assessor GDSXSR" w:date="2026-10-31T19:46:04Z">
            <w:rPr>
              <w:rFonts w:ascii="Arial" w:hAnsi="Arial" w:cs="Arial"/>
              <w:i/>
              <w:iCs/>
              <w:color w:val="000000" w:themeColor="text1"/>
              <w:sz w:val="28"/>
              <w:szCs w:val="28"/>
            </w:rPr>
          </w:rPrChange>
        </w:rPr>
        <w:t xml:space="preserve">agindo como estelionatário e caloteiro”</w:t>
      </w:r>
      <w:del w:id="1305" w:author="Assessor GDSXSR" w:date="2026-10-31T19:46:04Z">
        <w:r>
          <w:rPr>
            <w:rFonts w:ascii="Arial" w:hAnsi="Arial" w:cs="Arial"/>
            <w:color w:val="000000" w:themeColor="text1"/>
            <w:sz w:val="28"/>
            <w:szCs w:val="28"/>
          </w:rPr>
          <w:delText xml:space="preserve">. Reconheceu</w:delText>
        </w:r>
      </w:del>
      <w:r>
        <w:rPr>
          <w:rFonts w:ascii="Arial" w:hAnsi="Arial" w:cs="Arial"/>
          <w:i w:val="0"/>
          <w:color w:val="000000" w:themeColor="text1"/>
          <w:sz w:val="28"/>
          <w:szCs w:val="28"/>
          <w:rPrChange w:id="1581" w:author="Assessor GDSXSR" w:date="2026-10-31T19:46:04Z">
            <w:rPr>
              <w:rFonts w:ascii="Arial" w:hAnsi="Arial" w:cs="Arial"/>
              <w:color w:val="000000" w:themeColor="text1"/>
              <w:sz w:val="28"/>
              <w:szCs w:val="28"/>
            </w:rPr>
          </w:rPrChange>
        </w:rPr>
        <w:t xml:space="preserve">, </w:t>
      </w:r>
      <w:del w:id="1306" w:author="Assessor GDSXSR" w:date="2026-10-31T19:46:04Z">
        <w:r>
          <w:rPr>
            <w:rFonts w:ascii="Arial" w:hAnsi="Arial" w:cs="Arial"/>
            <w:color w:val="000000" w:themeColor="text1"/>
            <w:sz w:val="28"/>
            <w:szCs w:val="28"/>
          </w:rPr>
          <w:delText xml:space="preserve">ainda,</w:delText>
        </w:r>
      </w:del>
      <w:ins w:id="1307" w:author="Assessor GDSXSR" w:date="2026-10-31T19:46:04Z">
        <w:r>
          <w:rPr>
            <w:rFonts w:ascii="Arial" w:hAnsi="Arial" w:cs="Arial"/>
            <w:color w:val="808080"/>
            <w:sz w:val="28"/>
            <w:szCs w:val="28"/>
          </w:rPr>
          <w:t xml:space="preserve">e</w:t>
        </w:r>
      </w:ins>
      <w:r>
        <w:rPr>
          <w:rFonts w:ascii="Arial" w:hAnsi="Arial" w:cs="Arial"/>
          <w:i w:val="0"/>
          <w:color w:val="000000" w:themeColor="text1"/>
          <w:sz w:val="28"/>
          <w:szCs w:val="28"/>
          <w:rPrChange w:id="1582" w:author="Assessor GDSXSR" w:date="2026-10-31T19:46:04Z">
            <w:rPr>
              <w:rFonts w:ascii="Arial" w:hAnsi="Arial" w:cs="Arial"/>
              <w:color w:val="000000" w:themeColor="text1"/>
              <w:sz w:val="28"/>
              <w:szCs w:val="28"/>
            </w:rPr>
          </w:rPrChange>
        </w:rPr>
        <w:t xml:space="preserve"> que </w:t>
      </w:r>
      <w:del w:id="1308" w:author="Assessor GDSXSR" w:date="2026-10-31T19:46:04Z">
        <w:r>
          <w:rPr>
            <w:rFonts w:ascii="Arial" w:hAnsi="Arial" w:cs="Arial"/>
            <w:color w:val="000000" w:themeColor="text1"/>
            <w:sz w:val="28"/>
            <w:szCs w:val="28"/>
          </w:rPr>
          <w:delText xml:space="preserve">afirmou</w:delText>
        </w:r>
      </w:del>
      <w:ins w:id="1309" w:author="Assessor GDSXSR" w:date="2026-10-31T19:46:04Z">
        <w:r>
          <w:rPr>
            <w:rFonts w:ascii="Arial" w:hAnsi="Arial" w:cs="Arial"/>
            <w:color w:val="808080"/>
            <w:sz w:val="28"/>
            <w:szCs w:val="28"/>
          </w:rPr>
          <w:t xml:space="preserve">falaria</w:t>
        </w:r>
      </w:ins>
      <w:r>
        <w:rPr>
          <w:rFonts w:ascii="Arial" w:hAnsi="Arial" w:cs="Arial"/>
          <w:i w:val="0"/>
          <w:color w:val="000000" w:themeColor="text1"/>
          <w:sz w:val="28"/>
          <w:szCs w:val="28"/>
          <w:rPrChange w:id="1583" w:author="Assessor GDSXSR" w:date="2026-10-31T19:46:04Z">
            <w:rPr>
              <w:rFonts w:ascii="Arial" w:hAnsi="Arial" w:cs="Arial"/>
              <w:color w:val="000000" w:themeColor="text1"/>
              <w:sz w:val="28"/>
              <w:szCs w:val="28"/>
            </w:rPr>
          </w:rPrChange>
        </w:rPr>
        <w:t xml:space="preserve"> </w:t>
      </w:r>
      <w:del w:id="1310" w:author="Assessor GDSXSR" w:date="2026-10-31T19:46:04Z">
        <w:r>
          <w:rPr>
            <w:rFonts w:ascii="Arial" w:hAnsi="Arial" w:cs="Arial"/>
            <w:color w:val="000000" w:themeColor="text1"/>
            <w:sz w:val="28"/>
            <w:szCs w:val="28"/>
          </w:rPr>
          <w:delText xml:space="preserve">ao</w:delText>
        </w:r>
      </w:del>
      <w:ins w:id="1311" w:author="Assessor GDSXSR" w:date="2026-10-31T19:46:04Z">
        <w:r>
          <w:rPr>
            <w:rFonts w:ascii="Arial" w:hAnsi="Arial" w:cs="Arial"/>
            <w:color w:val="808080"/>
            <w:sz w:val="28"/>
            <w:szCs w:val="28"/>
          </w:rPr>
          <w:t xml:space="preserve">“para</w:t>
        </w:r>
      </w:ins>
      <w:r>
        <w:rPr>
          <w:rFonts w:ascii="Arial" w:hAnsi="Arial" w:cs="Arial"/>
          <w:i w:val="0"/>
          <w:color w:val="000000" w:themeColor="text1"/>
          <w:sz w:val="28"/>
          <w:szCs w:val="28"/>
          <w:rPrChange w:id="1584" w:author="Assessor GDSXSR" w:date="2026-10-31T19:46:04Z">
            <w:rPr>
              <w:rFonts w:ascii="Arial" w:hAnsi="Arial" w:cs="Arial"/>
              <w:color w:val="000000" w:themeColor="text1"/>
              <w:sz w:val="28"/>
              <w:szCs w:val="28"/>
            </w:rPr>
          </w:rPrChange>
        </w:rPr>
        <w:t xml:space="preserve"> </w:t>
      </w:r>
      <w:del w:id="1312" w:author="Assessor GDSXSR" w:date="2026-10-31T19:46:04Z">
        <w:r>
          <w:rPr>
            <w:rFonts w:ascii="Arial" w:hAnsi="Arial" w:cs="Arial"/>
            <w:color w:val="000000" w:themeColor="text1"/>
            <w:sz w:val="28"/>
            <w:szCs w:val="28"/>
          </w:rPr>
          <w:delText xml:space="preserve">autor</w:delText>
        </w:r>
      </w:del>
      <w:ins w:id="1313" w:author="Assessor GDSXSR" w:date="2026-10-31T19:46:04Z">
        <w:r>
          <w:rPr>
            <w:rFonts w:ascii="Arial" w:hAnsi="Arial" w:cs="Arial"/>
            <w:color w:val="808080"/>
            <w:sz w:val="28"/>
            <w:szCs w:val="28"/>
          </w:rPr>
          <w:t xml:space="preserve">todo</w:t>
        </w:r>
      </w:ins>
      <w:r>
        <w:rPr>
          <w:rFonts w:ascii="Arial" w:hAnsi="Arial" w:cs="Arial"/>
          <w:i w:val="0"/>
          <w:color w:val="000000" w:themeColor="text1"/>
          <w:sz w:val="28"/>
          <w:szCs w:val="28"/>
          <w:rPrChange w:id="1585" w:author="Assessor GDSXSR" w:date="2026-10-31T19:46:04Z">
            <w:rPr>
              <w:rFonts w:ascii="Arial" w:hAnsi="Arial" w:cs="Arial"/>
              <w:color w:val="000000" w:themeColor="text1"/>
              <w:sz w:val="28"/>
              <w:szCs w:val="28"/>
            </w:rPr>
          </w:rPrChange>
        </w:rPr>
        <w:t xml:space="preserve"> </w:t>
      </w:r>
      <w:del w:id="1314" w:author="Assessor GDSXSR" w:date="2026-10-31T19:46:04Z">
        <w:r>
          <w:rPr>
            <w:rFonts w:ascii="Arial" w:hAnsi="Arial" w:cs="Arial"/>
            <w:color w:val="000000" w:themeColor="text1"/>
            <w:sz w:val="28"/>
            <w:szCs w:val="28"/>
          </w:rPr>
          <w:delText xml:space="preserve">que diria a outras pessoas</w:delText>
        </w:r>
      </w:del>
      <w:ins w:id="1315" w:author="Assessor GDSXSR" w:date="2026-10-31T19:46:04Z">
        <w:r>
          <w:rPr>
            <w:rFonts w:ascii="Arial" w:hAnsi="Arial" w:cs="Arial"/>
            <w:color w:val="808080"/>
            <w:sz w:val="28"/>
            <w:szCs w:val="28"/>
          </w:rPr>
          <w:t xml:space="preserve">mundo”</w:t>
        </w:r>
      </w:ins>
      <w:r>
        <w:rPr>
          <w:rFonts w:ascii="Arial" w:hAnsi="Arial" w:cs="Arial"/>
          <w:i w:val="0"/>
          <w:color w:val="000000" w:themeColor="text1"/>
          <w:sz w:val="28"/>
          <w:szCs w:val="28"/>
          <w:rPrChange w:id="1586" w:author="Assessor GDSXSR" w:date="2026-10-31T19:46:04Z">
            <w:rPr>
              <w:rFonts w:ascii="Arial" w:hAnsi="Arial" w:cs="Arial"/>
              <w:color w:val="000000" w:themeColor="text1"/>
              <w:sz w:val="28"/>
              <w:szCs w:val="28"/>
            </w:rPr>
          </w:rPrChange>
        </w:rPr>
        <w:t xml:space="preserve"> que ele era </w:t>
      </w:r>
      <w:r>
        <w:rPr>
          <w:rFonts w:ascii="Arial" w:hAnsi="Arial" w:cs="Arial"/>
          <w:i w:val="0"/>
          <w:iCs/>
          <w:color w:val="000000" w:themeColor="text1"/>
          <w:sz w:val="28"/>
          <w:szCs w:val="28"/>
          <w:rPrChange w:id="1587" w:author="Assessor GDSXSR" w:date="2026-10-31T19:46:04Z">
            <w:rPr>
              <w:rFonts w:ascii="Arial" w:hAnsi="Arial" w:cs="Arial"/>
              <w:i/>
              <w:iCs/>
              <w:color w:val="000000" w:themeColor="text1"/>
              <w:sz w:val="28"/>
              <w:szCs w:val="28"/>
            </w:rPr>
          </w:rPrChange>
        </w:rPr>
        <w:t xml:space="preserve">“caloteiro”</w:t>
      </w:r>
      <w:r>
        <w:rPr>
          <w:rFonts w:ascii="Arial" w:hAnsi="Arial" w:cs="Arial"/>
          <w:i w:val="0"/>
          <w:color w:val="000000" w:themeColor="text1"/>
          <w:sz w:val="28"/>
          <w:szCs w:val="28"/>
          <w:rPrChange w:id="1588" w:author="Assessor GDSXSR" w:date="2026-10-31T19:46:04Z">
            <w:rPr>
              <w:rFonts w:ascii="Arial" w:hAnsi="Arial" w:cs="Arial"/>
              <w:color w:val="000000" w:themeColor="text1"/>
              <w:sz w:val="28"/>
              <w:szCs w:val="28"/>
            </w:rPr>
          </w:rPrChange>
        </w:rPr>
        <w:t xml:space="preserve"> (ID</w:t>
      </w:r>
      <w:r>
        <w:rPr>
          <w:rFonts w:ascii="Arial" w:hAnsi="Arial" w:cs="Arial"/>
          <w:i w:val="0"/>
          <w:color w:val="000000" w:themeColor="text1"/>
          <w:sz w:val="28"/>
          <w:szCs w:val="28"/>
          <w:rPrChange w:id="1589" w:author="Assessor GDSXSR" w:date="2026-10-31T19:46:04Z">
            <w:rPr>
              <w:rFonts w:ascii="Arial" w:hAnsi="Arial" w:cs="Arial"/>
              <w:color w:val="000000" w:themeColor="text1"/>
              <w:sz w:val="28"/>
              <w:szCs w:val="28"/>
            </w:rPr>
          </w:rPrChange>
        </w:rPr>
        <w:t xml:space="preserve"> </w:t>
      </w:r>
      <w:r>
        <w:rPr>
          <w:rFonts w:ascii="Arial" w:hAnsi="Arial" w:cs="Arial"/>
          <w:i w:val="0"/>
          <w:color w:val="000000" w:themeColor="text1"/>
          <w:sz w:val="28"/>
          <w:szCs w:val="28"/>
          <w:rPrChange w:id="1590" w:author="Assessor GDSXSR" w:date="2026-10-31T19:46:04Z">
            <w:rPr>
              <w:rFonts w:ascii="Arial" w:hAnsi="Arial" w:cs="Arial"/>
              <w:color w:val="000000" w:themeColor="text1"/>
              <w:sz w:val="28"/>
              <w:szCs w:val="28"/>
            </w:rPr>
          </w:rPrChange>
        </w:rPr>
        <w:t xml:space="preserve">88784149</w:t>
      </w:r>
      <w:r>
        <w:rPr>
          <w:rFonts w:ascii="Arial" w:hAnsi="Arial" w:cs="Arial"/>
          <w:i w:val="0"/>
          <w:color w:val="000000" w:themeColor="text1"/>
          <w:sz w:val="28"/>
          <w:szCs w:val="28"/>
          <w:rPrChange w:id="1591" w:author="Assessor GDSXSR" w:date="2026-10-31T19:46:04Z">
            <w:rPr>
              <w:rFonts w:ascii="Arial" w:hAnsi="Arial" w:cs="Arial"/>
              <w:color w:val="000000" w:themeColor="text1"/>
              <w:sz w:val="28"/>
              <w:szCs w:val="28"/>
            </w:rPr>
          </w:rPrChange>
        </w:rPr>
        <w:t xml:space="preserve">).</w:t>
      </w:r>
      <w:del w:id="1316" w:author="Assessor GDSXSR" w:date="2026-10-31T19:46:04Z">
        <w:r>
          <w:rPr>
            <w:rFonts w:ascii="Arial" w:hAnsi="Arial" w:cs="Arial"/>
            <w:color w:val="000000" w:themeColor="text1"/>
            <w:sz w:val="28"/>
            <w:szCs w:val="28"/>
          </w:rPr>
          <w:delText xml:space="preserve"> Tais declarações evidenciam que a controvérsia deixou de se restringir à discordância acerca da execução do serviço e da devolução dos valores pagos, alcançando imputações aptas a atingir a honra e a reputação profissional do autor.</w:delText>
        </w:r>
      </w:del>
      <w:commentRangeEnd w:id="12"/>
      <w:r>
        <w:rPr>
          <w:rStyle w:val="CommentReference"/>
        </w:rPr>
        <w:commentReference w:id="12"/>
      </w:r>
    </w:p>
    <w:p w:rsidR="00A424A4" w:rsidP="00A424A4" w:rsidRDefault="00A424A4" w14:paraId="34934F99" w14:textId="77777777">
      <w:pPr>
        <w:spacing w:after="0" w:line="360" w:lineRule="auto"/>
        <w:ind w:firstLine="2268"/>
        <w:jc w:val="both"/>
        <w:rPr>
          <w:rFonts w:ascii="Arial" w:hAnsi="Arial" w:cs="Arial"/>
          <w:color w:val="000000" w:themeColor="text1"/>
          <w:sz w:val="28"/>
          <w:szCs w:val="28"/>
        </w:rPr>
      </w:pPr>
    </w:p>
    <w:p w:rsidRPr="00A424A4" w:rsidR="00A424A4" w:rsidP="00A424A4" w:rsidRDefault="00A424A4" w14:paraId="1A506F4F" w14:textId="3388AA47">
      <w:pPr>
        <w:spacing w:after="0" w:line="360" w:lineRule="auto"/>
        <w:ind w:firstLine="2268"/>
        <w:jc w:val="both"/>
        <w:rPr>
          <w:rFonts w:ascii="Arial" w:hAnsi="Arial" w:cs="Arial"/>
          <w:color w:val="000000" w:themeColor="text1"/>
          <w:sz w:val="28"/>
          <w:szCs w:val="28"/>
        </w:rPr>
      </w:pPr>
      <w:del w:id="1317" w:author="Assessor GDSXSR" w:date="2026-10-31T19:46:04Z">
        <w:r>
          <w:rPr>
            <w:rFonts w:ascii="Arial" w:hAnsi="Arial" w:cs="Arial"/>
            <w:color w:val="000000" w:themeColor="text1"/>
            <w:sz w:val="28"/>
            <w:szCs w:val="28"/>
          </w:rPr>
          <w:delText xml:space="preserve">Não</w:delText>
        </w:r>
      </w:del>
      <w:ins w:id="1318" w:author="Assessor GDSXSR" w:date="2026-10-31T19:46:04Z">
        <w:r>
          <w:rPr>
            <w:rFonts w:ascii="Arial" w:hAnsi="Arial" w:cs="Arial"/>
            <w:color w:val="808080"/>
            <w:sz w:val="28"/>
            <w:szCs w:val="28"/>
            <w:highlight w:val="yellow"/>
          </w:rPr>
          <w:t xml:space="preserve">Tais</w:t>
        </w:r>
      </w:ins>
      <w:r>
        <w:rPr>
          <w:rFonts w:ascii="Arial" w:hAnsi="Arial" w:cs="Arial"/>
          <w:color w:val="000000" w:themeColor="text1"/>
          <w:sz w:val="28"/>
          <w:szCs w:val="28"/>
          <w:highlight w:val="yellow"/>
          <w:rPrChange w:id="1538" w:author="Assessor GDSXSR" w:date="2026-10-31T19:46:04Z">
            <w:rPr>
              <w:rFonts w:ascii="Arial" w:hAnsi="Arial" w:cs="Arial"/>
              <w:color w:val="000000" w:themeColor="text1"/>
              <w:sz w:val="28"/>
              <w:szCs w:val="28"/>
            </w:rPr>
          </w:rPrChange>
        </w:rPr>
        <w:t xml:space="preserve"> </w:t>
      </w:r>
      <w:del w:id="1319" w:author="Assessor GDSXSR" w:date="2026-10-31T19:46:04Z">
        <w:r>
          <w:rPr>
            <w:rFonts w:ascii="Arial" w:hAnsi="Arial" w:cs="Arial"/>
            <w:color w:val="000000" w:themeColor="text1"/>
            <w:sz w:val="28"/>
            <w:szCs w:val="28"/>
          </w:rPr>
          <w:delText xml:space="preserve">se trata</w:delText>
        </w:r>
      </w:del>
      <w:ins w:id="1320" w:author="Assessor GDSXSR" w:date="2026-10-31T19:46:04Z">
        <w:r>
          <w:rPr>
            <w:rFonts w:ascii="Arial" w:hAnsi="Arial" w:cs="Arial"/>
            <w:color w:val="808080"/>
            <w:sz w:val="28"/>
            <w:szCs w:val="28"/>
            <w:highlight w:val="yellow"/>
          </w:rPr>
          <w:t xml:space="preserve">declarações</w:t>
        </w:r>
      </w:ins>
      <w:r>
        <w:rPr>
          <w:rFonts w:ascii="Arial" w:hAnsi="Arial" w:cs="Arial"/>
          <w:color w:val="000000" w:themeColor="text1"/>
          <w:sz w:val="28"/>
          <w:szCs w:val="28"/>
          <w:highlight w:val="yellow"/>
          <w:rPrChange w:id="1539" w:author="Assessor GDSXSR" w:date="2026-10-31T19:46:04Z">
            <w:rPr>
              <w:rFonts w:ascii="Arial" w:hAnsi="Arial" w:cs="Arial"/>
              <w:color w:val="000000" w:themeColor="text1"/>
              <w:sz w:val="28"/>
              <w:szCs w:val="28"/>
            </w:rPr>
          </w:rPrChange>
        </w:rPr>
        <w:t xml:space="preserve">, </w:t>
      </w:r>
      <w:del w:id="1321" w:author="Assessor GDSXSR" w:date="2026-10-31T19:46:04Z">
        <w:r>
          <w:rPr>
            <w:rFonts w:ascii="Arial" w:hAnsi="Arial" w:cs="Arial"/>
            <w:color w:val="000000" w:themeColor="text1"/>
            <w:sz w:val="28"/>
            <w:szCs w:val="28"/>
          </w:rPr>
          <w:delText xml:space="preserve">portanto, de interpretação conferida pelo autor às palavras do réu. A utilização dessas expressões foi admitida</w:delText>
        </w:r>
      </w:del>
      <w:ins w:id="1322" w:author="Assessor GDSXSR" w:date="2026-10-31T19:46:04Z">
        <w:r>
          <w:rPr>
            <w:rFonts w:ascii="Arial" w:hAnsi="Arial" w:cs="Arial"/>
            <w:color w:val="808080"/>
            <w:sz w:val="28"/>
            <w:szCs w:val="28"/>
            <w:highlight w:val="yellow"/>
          </w:rPr>
          <w:t xml:space="preserve">admitidas</w:t>
        </w:r>
      </w:ins>
      <w:r>
        <w:rPr>
          <w:rFonts w:ascii="Arial" w:hAnsi="Arial" w:cs="Arial"/>
          <w:color w:val="000000" w:themeColor="text1"/>
          <w:sz w:val="28"/>
          <w:szCs w:val="28"/>
          <w:highlight w:val="yellow"/>
          <w:rPrChange w:id="1540" w:author="Assessor GDSXSR" w:date="2026-10-31T19:46:04Z">
            <w:rPr>
              <w:rFonts w:ascii="Arial" w:hAnsi="Arial" w:cs="Arial"/>
              <w:color w:val="000000" w:themeColor="text1"/>
              <w:sz w:val="28"/>
              <w:szCs w:val="28"/>
            </w:rPr>
          </w:rPrChange>
        </w:rPr>
        <w:t xml:space="preserve"> pelo próprio </w:t>
      </w:r>
      <w:r>
        <w:rPr>
          <w:rFonts w:ascii="Arial" w:hAnsi="Arial" w:cs="Arial"/>
          <w:color w:val="000000" w:themeColor="text1"/>
          <w:sz w:val="28"/>
          <w:szCs w:val="28"/>
          <w:highlight w:val="yellow"/>
          <w:rPrChange w:id="1541" w:author="Assessor GDSXSR" w:date="2026-10-31T19:46:04Z">
            <w:rPr>
              <w:rFonts w:ascii="Arial" w:hAnsi="Arial" w:cs="Arial"/>
              <w:color w:val="000000" w:themeColor="text1"/>
              <w:sz w:val="28"/>
              <w:szCs w:val="28"/>
            </w:rPr>
          </w:rPrChange>
        </w:rPr>
        <w:t xml:space="preserve">réu</w:t>
      </w:r>
      <w:del w:id="1323" w:author="Assessor GDSXSR" w:date="2026-10-31T19:46:04Z">
        <w:r>
          <w:rPr>
            <w:rFonts w:ascii="Arial" w:hAnsi="Arial" w:cs="Arial"/>
            <w:color w:val="000000" w:themeColor="text1"/>
            <w:sz w:val="28"/>
            <w:szCs w:val="28"/>
          </w:rPr>
          <w:delText xml:space="preserve">/apelante</w:delText>
        </w:r>
      </w:del>
      <w:ins w:id="1324" w:author="Assessor GDSXSR" w:date="2026-10-31T19:46:04Z">
        <w:r>
          <w:rPr>
            <w:rFonts w:ascii="Arial" w:hAnsi="Arial" w:cs="Arial"/>
            <w:color w:val="808080"/>
            <w:sz w:val="28"/>
            <w:szCs w:val="28"/>
            <w:highlight w:val="yellow"/>
          </w:rPr>
          <w:t xml:space="preserve">,</w:t>
        </w:r>
      </w:ins>
      <w:r>
        <w:rPr>
          <w:rFonts w:ascii="Arial" w:hAnsi="Arial" w:cs="Arial"/>
          <w:color w:val="000000" w:themeColor="text1"/>
          <w:sz w:val="28"/>
          <w:szCs w:val="28"/>
          <w:highlight w:val="yellow"/>
          <w:rPrChange w:id="1542" w:author="Assessor GDSXSR" w:date="2026-10-31T19:46:04Z">
            <w:rPr>
              <w:rFonts w:ascii="Arial" w:hAnsi="Arial" w:cs="Arial"/>
              <w:color w:val="000000" w:themeColor="text1"/>
              <w:sz w:val="28"/>
              <w:szCs w:val="28"/>
            </w:rPr>
          </w:rPrChange>
        </w:rPr>
        <w:t xml:space="preserve"> </w:t>
      </w:r>
      <w:del w:id="1325" w:author="Assessor GDSXSR" w:date="2026-10-31T19:46:04Z">
        <w:r>
          <w:rPr>
            <w:rFonts w:ascii="Arial" w:hAnsi="Arial" w:cs="Arial"/>
            <w:color w:val="000000" w:themeColor="text1"/>
            <w:sz w:val="28"/>
            <w:szCs w:val="28"/>
          </w:rPr>
          <w:delText xml:space="preserve">em</w:delText>
        </w:r>
      </w:del>
      <w:ins w:id="1326" w:author="Assessor GDSXSR" w:date="2026-10-31T19:46:04Z">
        <w:r>
          <w:rPr>
            <w:rFonts w:ascii="Arial" w:hAnsi="Arial" w:cs="Arial"/>
            <w:color w:val="808080"/>
            <w:sz w:val="28"/>
            <w:szCs w:val="28"/>
            <w:highlight w:val="yellow"/>
          </w:rPr>
          <w:t xml:space="preserve">extrapolam</w:t>
        </w:r>
      </w:ins>
      <w:r>
        <w:rPr>
          <w:rFonts w:ascii="Arial" w:hAnsi="Arial" w:cs="Arial"/>
          <w:color w:val="000000" w:themeColor="text1"/>
          <w:sz w:val="28"/>
          <w:szCs w:val="28"/>
          <w:highlight w:val="yellow"/>
          <w:rPrChange w:id="1543" w:author="Assessor GDSXSR" w:date="2026-10-31T19:46:04Z">
            <w:rPr>
              <w:rFonts w:ascii="Arial" w:hAnsi="Arial" w:cs="Arial"/>
              <w:color w:val="000000" w:themeColor="text1"/>
              <w:sz w:val="28"/>
              <w:szCs w:val="28"/>
            </w:rPr>
          </w:rPrChange>
        </w:rPr>
        <w:t xml:space="preserve"> </w:t>
      </w:r>
      <w:del w:id="1327" w:author="Assessor GDSXSR" w:date="2026-10-31T19:46:04Z">
        <w:r>
          <w:rPr>
            <w:rFonts w:ascii="Arial" w:hAnsi="Arial" w:cs="Arial"/>
            <w:color w:val="000000" w:themeColor="text1"/>
            <w:sz w:val="28"/>
            <w:szCs w:val="28"/>
          </w:rPr>
          <w:delText xml:space="preserve">juízo</w:delText>
        </w:r>
      </w:del>
      <w:ins w:id="1328" w:author="Assessor GDSXSR" w:date="2026-10-31T19:46:04Z">
        <w:r>
          <w:rPr>
            <w:rFonts w:ascii="Arial" w:hAnsi="Arial" w:cs="Arial"/>
            <w:color w:val="808080"/>
            <w:sz w:val="28"/>
            <w:szCs w:val="28"/>
            <w:highlight w:val="yellow"/>
          </w:rPr>
          <w:t xml:space="preserve">a discordância sobre o serviço e atingem a honra e a reputação profissional do autor</w:t>
        </w:r>
      </w:ins>
      <w:r>
        <w:rPr>
          <w:rFonts w:ascii="Arial" w:hAnsi="Arial" w:cs="Arial"/>
          <w:color w:val="000000" w:themeColor="text1"/>
          <w:sz w:val="28"/>
          <w:szCs w:val="28"/>
          <w:highlight w:val="yellow"/>
          <w:rPrChange w:id="1544" w:author="Assessor GDSXSR" w:date="2026-10-31T19:46:04Z">
            <w:rPr>
              <w:rFonts w:ascii="Arial" w:hAnsi="Arial" w:cs="Arial"/>
              <w:color w:val="000000" w:themeColor="text1"/>
              <w:sz w:val="28"/>
              <w:szCs w:val="28"/>
            </w:rPr>
          </w:rPrChange>
        </w:rPr>
        <w:t xml:space="preserve">.</w:t>
      </w:r>
    </w:p>
    <w:p w:rsidR="00A424A4" w:rsidP="00A424A4" w:rsidRDefault="00A424A4" w14:paraId="3FC7DCBC" w14:textId="77777777">
      <w:pPr>
        <w:spacing w:after="0" w:line="360" w:lineRule="auto"/>
        <w:ind w:firstLine="2268"/>
        <w:jc w:val="both"/>
        <w:rPr>
          <w:rFonts w:ascii="Arial" w:hAnsi="Arial" w:cs="Arial"/>
          <w:color w:val="000000" w:themeColor="text1"/>
          <w:sz w:val="28"/>
          <w:szCs w:val="28"/>
        </w:rPr>
      </w:pPr>
    </w:p>
    <w:p w:rsidRPr="00A424A4" w:rsidR="00A424A4" w:rsidP="00A424A4" w:rsidRDefault="00A424A4" w14:paraId="1ACAECD6" w14:textId="318EC5EA">
      <w:pPr>
        <w:spacing w:after="0" w:line="360" w:lineRule="auto"/>
        <w:ind w:firstLine="2268"/>
        <w:jc w:val="both"/>
        <w:rPr>
          <w:rFonts w:ascii="Arial" w:hAnsi="Arial" w:cs="Arial"/>
          <w:color w:val="000000" w:themeColor="text1"/>
          <w:sz w:val="28"/>
          <w:szCs w:val="28"/>
        </w:rPr>
      </w:pPr>
      <w:del w:id="1329" w:author="Assessor GDSXSR" w:date="2026-10-31T19:46:04Z">
        <w:r>
          <w:rPr>
            <w:rFonts w:ascii="Arial" w:hAnsi="Arial" w:cs="Arial"/>
            <w:color w:val="000000" w:themeColor="text1"/>
            <w:sz w:val="28"/>
            <w:szCs w:val="28"/>
          </w:rPr>
          <w:delText xml:space="preserve">Também merece destaque o depoimento da</w:delText>
        </w:r>
      </w:del>
      <w:ins w:id="1330" w:author="Assessor GDSXSR" w:date="2026-10-31T19:46:04Z">
        <w:r>
          <w:rPr>
            <w:rFonts w:ascii="Arial" w:hAnsi="Arial" w:cs="Arial"/>
            <w:color w:val="808080"/>
            <w:sz w:val="28"/>
            <w:szCs w:val="28"/>
          </w:rPr>
          <w:t xml:space="preserve">A</w:t>
        </w:r>
      </w:ins>
      <w:r>
        <w:rPr>
          <w:rFonts w:ascii="Arial" w:hAnsi="Arial" w:cs="Arial"/>
          <w:color w:val="000000" w:themeColor="text1"/>
          <w:sz w:val="28"/>
          <w:szCs w:val="28"/>
        </w:rPr>
        <w:t xml:space="preserve"> informante Luan</w:t>
      </w:r>
      <w:r>
        <w:rPr>
          <w:rFonts w:ascii="Arial" w:hAnsi="Arial" w:cs="Arial"/>
          <w:color w:val="000000" w:themeColor="text1"/>
          <w:sz w:val="28"/>
          <w:szCs w:val="28"/>
        </w:rPr>
        <w:t xml:space="preserve">a</w:t>
      </w:r>
      <w:r>
        <w:rPr>
          <w:rFonts w:ascii="Arial" w:hAnsi="Arial" w:cs="Arial"/>
          <w:color w:val="000000" w:themeColor="text1"/>
          <w:sz w:val="28"/>
          <w:szCs w:val="28"/>
        </w:rPr>
        <w:t xml:space="preserve"> </w:t>
      </w:r>
      <w:r>
        <w:rPr>
          <w:rFonts w:ascii="Arial" w:hAnsi="Arial" w:cs="Arial"/>
          <w:color w:val="000000" w:themeColor="text1"/>
          <w:sz w:val="28"/>
          <w:szCs w:val="28"/>
        </w:rPr>
        <w:t xml:space="preserve">Hil</w:t>
      </w:r>
      <w:r>
        <w:rPr>
          <w:rFonts w:ascii="Arial" w:hAnsi="Arial" w:cs="Arial"/>
          <w:color w:val="000000" w:themeColor="text1"/>
          <w:sz w:val="28"/>
          <w:szCs w:val="28"/>
        </w:rPr>
        <w:t xml:space="preserve">da de Carvalho, amiga íntima do autor</w:t>
      </w:r>
      <w:del w:id="1331" w:author="Assessor GDSXSR" w:date="2026-10-31T19:46:04Z">
        <w:r>
          <w:rPr>
            <w:rFonts w:ascii="Arial" w:hAnsi="Arial" w:cs="Arial"/>
            <w:color w:val="000000" w:themeColor="text1"/>
            <w:sz w:val="28"/>
            <w:szCs w:val="28"/>
          </w:rPr>
          <w:delText xml:space="preserve">. A informante confirmou que foi procurada pelo réu para tratar da controvérsia e</w:delText>
        </w:r>
      </w:del>
      <w:ins w:id="1332" w:author="Assessor GDSXSR" w:date="2026-10-31T19:46:04Z">
        <w:r>
          <w:rPr>
            <w:rFonts w:ascii="Arial" w:hAnsi="Arial" w:cs="Arial"/>
            <w:color w:val="808080"/>
            <w:sz w:val="28"/>
            <w:szCs w:val="28"/>
          </w:rPr>
          <w:t xml:space="preserve">,</w:t>
        </w:r>
      </w:ins>
      <w:r>
        <w:rPr>
          <w:rFonts w:ascii="Arial" w:hAnsi="Arial" w:cs="Arial"/>
          <w:color w:val="000000" w:themeColor="text1"/>
          <w:sz w:val="28"/>
          <w:szCs w:val="28"/>
        </w:rPr>
        <w:t xml:space="preserve"> relatou que </w:t>
      </w:r>
      <w:del w:id="1333" w:author="Assessor GDSXSR" w:date="2026-10-31T19:46:04Z">
        <w:r>
          <w:rPr>
            <w:rFonts w:ascii="Arial" w:hAnsi="Arial" w:cs="Arial"/>
            <w:color w:val="000000" w:themeColor="text1"/>
            <w:sz w:val="28"/>
            <w:szCs w:val="28"/>
          </w:rPr>
          <w:delText xml:space="preserve">ele</w:delText>
        </w:r>
      </w:del>
      <w:ins w:id="1334" w:author="Assessor GDSXSR" w:date="2026-10-31T19:46:04Z">
        <w:r>
          <w:rPr>
            <w:rFonts w:ascii="Arial" w:hAnsi="Arial" w:cs="Arial"/>
            <w:color w:val="808080"/>
            <w:sz w:val="28"/>
            <w:szCs w:val="28"/>
          </w:rPr>
          <w:t xml:space="preserve">o</w:t>
        </w:r>
      </w:ins>
      <w:r>
        <w:rPr>
          <w:rFonts w:ascii="Arial" w:hAnsi="Arial" w:cs="Arial"/>
          <w:color w:val="000000" w:themeColor="text1"/>
          <w:sz w:val="28"/>
          <w:szCs w:val="28"/>
        </w:rPr>
        <w:t xml:space="preserve"> </w:t>
      </w:r>
      <w:del w:id="1335" w:author="Assessor GDSXSR" w:date="2026-10-31T19:46:04Z">
        <w:r>
          <w:rPr>
            <w:rFonts w:ascii="Arial" w:hAnsi="Arial" w:cs="Arial"/>
            <w:color w:val="000000" w:themeColor="text1"/>
            <w:sz w:val="28"/>
            <w:szCs w:val="28"/>
          </w:rPr>
          <w:delText xml:space="preserve">afirmava</w:delText>
        </w:r>
      </w:del>
      <w:ins w:id="1336" w:author="Assessor GDSXSR" w:date="2026-10-31T19:46:04Z">
        <w:r>
          <w:rPr>
            <w:rFonts w:ascii="Arial" w:hAnsi="Arial" w:cs="Arial"/>
            <w:color w:val="808080"/>
            <w:sz w:val="28"/>
            <w:szCs w:val="28"/>
          </w:rPr>
          <w:t xml:space="preserve">réu a procurou e disse</w:t>
        </w:r>
      </w:ins>
      <w:r>
        <w:rPr>
          <w:rFonts w:ascii="Arial" w:hAnsi="Arial" w:cs="Arial"/>
          <w:color w:val="000000" w:themeColor="text1"/>
          <w:sz w:val="28"/>
          <w:szCs w:val="28"/>
        </w:rPr>
        <w:t xml:space="preserve"> que o autor era mau profissional</w:t>
      </w:r>
      <w:del w:id="1337" w:author="Assessor GDSXSR" w:date="2026-10-31T19:46:04Z">
        <w:r>
          <w:rPr>
            <w:rFonts w:ascii="Arial" w:hAnsi="Arial" w:cs="Arial"/>
            <w:color w:val="000000" w:themeColor="text1"/>
            <w:sz w:val="28"/>
            <w:szCs w:val="28"/>
          </w:rPr>
          <w:delText xml:space="preserve">, não havia cumprido o que prometera</w:delText>
        </w:r>
      </w:del>
      <w:r>
        <w:rPr>
          <w:rFonts w:ascii="Arial" w:hAnsi="Arial" w:cs="Arial"/>
          <w:color w:val="000000" w:themeColor="text1"/>
          <w:sz w:val="28"/>
          <w:szCs w:val="28"/>
        </w:rPr>
        <w:t xml:space="preserve"> e </w:t>
      </w:r>
      <w:del w:id="1338" w:author="Assessor GDSXSR" w:date="2026-10-31T19:46:04Z">
        <w:r>
          <w:rPr>
            <w:rFonts w:ascii="Arial" w:hAnsi="Arial" w:cs="Arial"/>
            <w:color w:val="000000" w:themeColor="text1"/>
            <w:sz w:val="28"/>
            <w:szCs w:val="28"/>
          </w:rPr>
          <w:delText xml:space="preserve">estaria agindo</w:delText>
        </w:r>
      </w:del>
      <w:ins w:id="1339" w:author="Assessor GDSXSR" w:date="2026-10-31T19:46:04Z">
        <w:r>
          <w:rPr>
            <w:rFonts w:ascii="Arial" w:hAnsi="Arial" w:cs="Arial"/>
            <w:color w:val="808080"/>
            <w:sz w:val="28"/>
            <w:szCs w:val="28"/>
          </w:rPr>
          <w:t xml:space="preserve">agia</w:t>
        </w:r>
      </w:ins>
      <w:r>
        <w:rPr>
          <w:rFonts w:ascii="Arial" w:hAnsi="Arial" w:cs="Arial"/>
          <w:color w:val="000000" w:themeColor="text1"/>
          <w:sz w:val="28"/>
          <w:szCs w:val="28"/>
        </w:rPr>
        <w:t xml:space="preserve"> de má-fé ao não devolver os valores</w:t>
      </w:r>
      <w:ins w:id="1340" w:author="Assessor GDSXSR" w:date="2026-10-31T19:46:04Z">
        <w:r>
          <w:rPr>
            <w:rFonts w:ascii="Arial" w:hAnsi="Arial" w:cs="Arial"/>
            <w:color w:val="808080"/>
            <w:sz w:val="28"/>
            <w:szCs w:val="28"/>
          </w:rPr>
          <w:t xml:space="preserve">,</w:t>
        </w:r>
      </w:ins>
      <w:r>
        <w:rPr>
          <w:rFonts w:ascii="Arial" w:hAnsi="Arial" w:cs="Arial"/>
          <w:color w:val="000000" w:themeColor="text1"/>
          <w:sz w:val="28"/>
          <w:szCs w:val="28"/>
        </w:rPr>
        <w:t xml:space="preserve"> </w:t>
      </w:r>
      <w:del w:id="1341" w:author="Assessor GDSXSR" w:date="2026-10-31T19:46:04Z">
        <w:r>
          <w:rPr>
            <w:rFonts w:ascii="Arial" w:hAnsi="Arial" w:cs="Arial"/>
            <w:color w:val="000000" w:themeColor="text1"/>
            <w:sz w:val="28"/>
            <w:szCs w:val="28"/>
          </w:rPr>
          <w:delText xml:space="preserve">reclamados</w:delText>
        </w:r>
      </w:del>
      <w:ins w:id="1342" w:author="Assessor GDSXSR" w:date="2026-10-31T19:46:04Z">
        <w:r>
          <w:rPr>
            <w:rFonts w:ascii="Arial" w:hAnsi="Arial" w:cs="Arial"/>
            <w:color w:val="808080"/>
            <w:sz w:val="28"/>
            <w:szCs w:val="28"/>
          </w:rPr>
          <w:t xml:space="preserve">o que revela que a controvérsia alcançou seu círculo social e sua idoneidade profissional</w:t>
        </w:r>
      </w:ins>
      <w:r>
        <w:rPr>
          <w:rFonts w:ascii="Arial" w:hAnsi="Arial" w:cs="Arial"/>
          <w:color w:val="000000" w:themeColor="text1"/>
          <w:sz w:val="28"/>
          <w:szCs w:val="28"/>
        </w:rPr>
        <w:t xml:space="preserve"> (ID</w:t>
      </w:r>
      <w:r>
        <w:rPr>
          <w:rFonts w:ascii="Arial" w:hAnsi="Arial" w:cs="Arial"/>
          <w:color w:val="000000" w:themeColor="text1"/>
          <w:sz w:val="28"/>
          <w:szCs w:val="28"/>
        </w:rPr>
        <w:t xml:space="preserve"> </w:t>
      </w:r>
      <w:r>
        <w:rPr>
          <w:rFonts w:ascii="Arial" w:hAnsi="Arial" w:cs="Arial"/>
          <w:color w:val="000000" w:themeColor="text1"/>
          <w:sz w:val="28"/>
          <w:szCs w:val="28"/>
        </w:rPr>
        <w:t xml:space="preserve">88784146</w:t>
      </w:r>
      <w:r>
        <w:rPr>
          <w:rFonts w:ascii="Arial" w:hAnsi="Arial" w:cs="Arial"/>
          <w:color w:val="000000" w:themeColor="text1"/>
          <w:sz w:val="28"/>
          <w:szCs w:val="28"/>
        </w:rPr>
        <w:t xml:space="preserve">, pág.</w:t>
      </w:r>
      <w:ins w:id="1343" w:author="Assessor GDSXSR" w:date="2026-10-31T19:46:04Z">
        <w:r>
          <w:rPr>
            <w:rFonts w:ascii="Arial" w:hAnsi="Arial" w:cs="Arial"/>
            <w:color w:val="808080"/>
            <w:sz w:val="28"/>
            <w:szCs w:val="28"/>
          </w:rPr>
          <w:t xml:space="preserve"> </w:t>
        </w:r>
      </w:ins>
      <w:r>
        <w:rPr>
          <w:rFonts w:ascii="Arial" w:hAnsi="Arial" w:cs="Arial"/>
          <w:color w:val="000000" w:themeColor="text1"/>
          <w:sz w:val="28"/>
          <w:szCs w:val="28"/>
        </w:rPr>
        <w:t xml:space="preserve">3</w:t>
      </w:r>
      <w:r>
        <w:rPr>
          <w:rFonts w:ascii="Arial" w:hAnsi="Arial" w:cs="Arial"/>
          <w:color w:val="000000" w:themeColor="text1"/>
          <w:sz w:val="28"/>
          <w:szCs w:val="28"/>
        </w:rPr>
        <w:t xml:space="preserve">).</w:t>
      </w:r>
      <w:del w:id="1344" w:author="Assessor GDSXSR" w:date="2026-10-31T19:46:04Z">
        <w:r>
          <w:rPr>
            <w:rFonts w:ascii="Arial" w:hAnsi="Arial" w:cs="Arial"/>
            <w:color w:val="000000" w:themeColor="text1"/>
            <w:sz w:val="28"/>
            <w:szCs w:val="28"/>
          </w:rPr>
          <w:delText xml:space="preserve"> Embora não tenha reproduzido literalmente todas as expressões utilizadas pelo réu, o depoimento demonstra que a controvérsia foi levada a pessoa ligada ao círculo social do autor e alcançou sua idoneidade profissional.</w:delText>
        </w:r>
      </w:del>
    </w:p>
    <w:p w:rsidR="00A424A4" w:rsidP="00A424A4" w:rsidRDefault="00A424A4" w14:paraId="5615304C" w14:textId="77777777">
      <w:pPr>
        <w:spacing w:after="0" w:line="360" w:lineRule="auto"/>
        <w:ind w:firstLine="2268"/>
        <w:jc w:val="both"/>
        <w:rPr>
          <w:rFonts w:ascii="Arial" w:hAnsi="Arial" w:cs="Arial"/>
          <w:color w:val="000000" w:themeColor="text1"/>
          <w:sz w:val="28"/>
          <w:szCs w:val="28"/>
        </w:rPr>
      </w:pPr>
    </w:p>
    <w:p w:rsidR="00A424A4" w:rsidP="00A424A4" w:rsidRDefault="00A424A4" w14:paraId="75EC9DFD" w14:textId="0AACEAD2">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Assim, o </w:t>
      </w:r>
      <w:del w:id="1345" w:author="Assessor GDSXSR" w:date="2026-10-31T19:46:04Z">
        <w:r>
          <w:rPr>
            <w:rFonts w:ascii="Arial" w:hAnsi="Arial" w:cs="Arial"/>
            <w:color w:val="000000" w:themeColor="text1"/>
            <w:sz w:val="28"/>
            <w:szCs w:val="28"/>
          </w:rPr>
          <w:delText xml:space="preserve">conjunto probatório demonstra que o </w:delText>
        </w:r>
      </w:del>
      <w:r>
        <w:rPr>
          <w:rFonts w:ascii="Arial" w:hAnsi="Arial" w:cs="Arial"/>
          <w:color w:val="000000" w:themeColor="text1"/>
          <w:sz w:val="28"/>
          <w:szCs w:val="28"/>
        </w:rPr>
        <w:t xml:space="preserve">réu </w:t>
      </w:r>
      <w:del w:id="1346" w:author="Assessor GDSXSR" w:date="2026-10-31T19:46:04Z">
        <w:r>
          <w:rPr>
            <w:rFonts w:ascii="Arial" w:hAnsi="Arial" w:cs="Arial"/>
            <w:color w:val="000000" w:themeColor="text1"/>
            <w:sz w:val="28"/>
            <w:szCs w:val="28"/>
          </w:rPr>
          <w:delText xml:space="preserve">possuía elementos para</w:delText>
        </w:r>
      </w:del>
      <w:ins w:id="1347" w:author="Assessor GDSXSR" w:date="2026-10-31T19:46:04Z">
        <w:r>
          <w:rPr>
            <w:rFonts w:ascii="Arial" w:hAnsi="Arial" w:cs="Arial"/>
            <w:color w:val="808080"/>
            <w:sz w:val="28"/>
            <w:szCs w:val="28"/>
          </w:rPr>
          <w:t xml:space="preserve">podia</w:t>
        </w:r>
      </w:ins>
      <w:r>
        <w:rPr>
          <w:rFonts w:ascii="Arial" w:hAnsi="Arial" w:cs="Arial"/>
          <w:color w:val="000000" w:themeColor="text1"/>
          <w:sz w:val="28"/>
          <w:szCs w:val="28"/>
        </w:rPr>
        <w:t xml:space="preserve"> manifestar insatisfação</w:t>
      </w:r>
      <w:del w:id="1348" w:author="Assessor GDSXSR" w:date="2026-10-31T19:46:04Z">
        <w:r>
          <w:rPr>
            <w:rFonts w:ascii="Arial" w:hAnsi="Arial" w:cs="Arial"/>
            <w:color w:val="000000" w:themeColor="text1"/>
            <w:sz w:val="28"/>
            <w:szCs w:val="28"/>
          </w:rPr>
          <w:delText xml:space="preserve"> com o serviço, pleitear ressarcimento, registrar ocorrência policial</w:delText>
        </w:r>
      </w:del>
      <w:r>
        <w:rPr>
          <w:rFonts w:ascii="Arial" w:hAnsi="Arial" w:cs="Arial"/>
          <w:color w:val="000000" w:themeColor="text1"/>
          <w:sz w:val="28"/>
          <w:szCs w:val="28"/>
        </w:rPr>
        <w:t xml:space="preserve"> e buscar a tutela </w:t>
      </w:r>
      <w:r>
        <w:rPr>
          <w:rFonts w:ascii="Arial" w:hAnsi="Arial" w:cs="Arial"/>
          <w:color w:val="000000" w:themeColor="text1"/>
          <w:sz w:val="28"/>
          <w:szCs w:val="28"/>
        </w:rPr>
        <w:t xml:space="preserve">jurisdicional</w:t>
      </w:r>
      <w:ins w:id="1349" w:author="Assessor GDSXSR" w:date="2026-10-31T19:46:04Z">
        <w:r>
          <w:rPr>
            <w:rFonts w:ascii="Arial" w:hAnsi="Arial" w:cs="Arial"/>
            <w:color w:val="808080"/>
            <w:sz w:val="28"/>
            <w:szCs w:val="28"/>
          </w:rPr>
          <w:t xml:space="preserve">,</w:t>
        </w:r>
      </w:ins>
      <w:r>
        <w:rPr>
          <w:rFonts w:ascii="Arial" w:hAnsi="Arial" w:cs="Arial"/>
          <w:color w:val="000000" w:themeColor="text1"/>
          <w:sz w:val="28"/>
          <w:szCs w:val="28"/>
        </w:rPr>
        <w:t xml:space="preserve"> </w:t>
      </w:r>
      <w:del w:id="1350" w:author="Assessor GDSXSR" w:date="2026-10-31T19:46:04Z">
        <w:r>
          <w:rPr>
            <w:rFonts w:ascii="Arial" w:hAnsi="Arial" w:cs="Arial"/>
            <w:color w:val="000000" w:themeColor="text1"/>
            <w:sz w:val="28"/>
            <w:szCs w:val="28"/>
          </w:rPr>
          <w:delText xml:space="preserve">que entendesse cabível. </w:delText>
        </w:r>
        <w:r>
          <w:rPr>
            <w:rFonts w:ascii="Arial" w:hAnsi="Arial" w:cs="Arial"/>
            <w:color w:val="000000" w:themeColor="text1"/>
            <w:sz w:val="28"/>
            <w:szCs w:val="28"/>
          </w:rPr>
          <w:delText xml:space="preserve">Contudo,</w:delText>
        </w:r>
      </w:del>
      <w:ins w:id="1351" w:author="Assessor GDSXSR" w:date="2026-10-31T19:46:04Z">
        <w:r>
          <w:rPr>
            <w:rFonts w:ascii="Arial" w:hAnsi="Arial" w:cs="Arial"/>
            <w:color w:val="808080"/>
            <w:sz w:val="28"/>
            <w:szCs w:val="28"/>
          </w:rPr>
          <w:t xml:space="preserve">mas</w:t>
        </w:r>
      </w:ins>
      <w:r>
        <w:rPr>
          <w:rFonts w:ascii="Arial" w:hAnsi="Arial" w:cs="Arial"/>
          <w:color w:val="000000" w:themeColor="text1"/>
          <w:sz w:val="28"/>
          <w:szCs w:val="28"/>
        </w:rPr>
        <w:t xml:space="preserve"> n</w:t>
      </w:r>
      <w:r>
        <w:rPr>
          <w:rFonts w:ascii="Arial" w:hAnsi="Arial" w:cs="Arial"/>
          <w:color w:val="000000" w:themeColor="text1"/>
          <w:sz w:val="28"/>
          <w:szCs w:val="28"/>
        </w:rPr>
        <w:t xml:space="preserve">ão dispunha</w:t>
      </w:r>
      <w:r>
        <w:rPr>
          <w:rFonts w:ascii="Arial" w:hAnsi="Arial" w:cs="Arial"/>
          <w:color w:val="000000" w:themeColor="text1"/>
          <w:sz w:val="28"/>
          <w:szCs w:val="28"/>
        </w:rPr>
        <w:t xml:space="preserve"> </w:t>
      </w:r>
      <w:r>
        <w:rPr>
          <w:rFonts w:ascii="Arial" w:hAnsi="Arial" w:cs="Arial"/>
          <w:color w:val="000000" w:themeColor="text1"/>
          <w:sz w:val="28"/>
          <w:szCs w:val="28"/>
        </w:rPr>
        <w:t xml:space="preserve">de elementos concretos que legitimassem as qualificações de “estelionatário” e “caloteiro”</w:t>
      </w:r>
      <w:del w:id="1352" w:author="Assessor GDSXSR" w:date="2026-10-31T19:46:04Z">
        <w:r>
          <w:rPr>
            <w:rFonts w:ascii="Arial" w:hAnsi="Arial" w:cs="Arial"/>
            <w:color w:val="000000" w:themeColor="text1"/>
            <w:sz w:val="28"/>
            <w:szCs w:val="28"/>
          </w:rPr>
          <w:delText xml:space="preserve">, admitidas em seu depoimento pessoal (ID</w:delText>
        </w:r>
        <w:r>
          <w:rPr>
            <w:rFonts w:ascii="Arial" w:hAnsi="Arial" w:cs="Arial"/>
            <w:color w:val="000000" w:themeColor="text1"/>
            <w:sz w:val="28"/>
            <w:szCs w:val="28"/>
          </w:rPr>
          <w:delText xml:space="preserve"> </w:delText>
        </w:r>
        <w:r>
          <w:rPr>
            <w:rFonts w:ascii="Arial" w:hAnsi="Arial" w:cs="Arial"/>
            <w:color w:val="000000" w:themeColor="text1"/>
            <w:sz w:val="28"/>
            <w:szCs w:val="28"/>
          </w:rPr>
          <w:delText xml:space="preserve">88784149</w:delText>
        </w:r>
        <w:r>
          <w:rPr>
            <w:rFonts w:ascii="Arial" w:hAnsi="Arial" w:cs="Arial"/>
            <w:color w:val="000000" w:themeColor="text1"/>
            <w:sz w:val="28"/>
            <w:szCs w:val="28"/>
          </w:rPr>
          <w:delText xml:space="preserve">)</w:delText>
        </w:r>
      </w:del>
      <w:r>
        <w:rPr>
          <w:rFonts w:ascii="Arial" w:hAnsi="Arial" w:cs="Arial"/>
          <w:color w:val="000000" w:themeColor="text1"/>
          <w:sz w:val="28"/>
          <w:szCs w:val="28"/>
        </w:rPr>
        <w:t xml:space="preserve">, nem as referências a “extorsão” e “charlatanismo</w:t>
      </w:r>
      <w:r>
        <w:rPr>
          <w:rFonts w:ascii="Arial" w:hAnsi="Arial" w:cs="Arial"/>
          <w:color w:val="000000" w:themeColor="text1"/>
          <w:sz w:val="28"/>
          <w:szCs w:val="28"/>
        </w:rPr>
        <w:t xml:space="preserve">”,</w:t>
      </w:r>
      <w:r>
        <w:rPr>
          <w:rFonts w:ascii="Arial" w:hAnsi="Arial" w:cs="Arial"/>
          <w:color w:val="000000" w:themeColor="text1"/>
          <w:sz w:val="28"/>
          <w:szCs w:val="28"/>
        </w:rPr>
        <w:t xml:space="preserve"> conforme bem consignado na r. sentença </w:t>
      </w:r>
      <w:del w:id="1353" w:author="Assessor GDSXSR" w:date="2026-10-31T19:46:04Z">
        <w:r>
          <w:rPr>
            <w:rFonts w:ascii="Arial" w:hAnsi="Arial" w:cs="Arial"/>
            <w:color w:val="000000" w:themeColor="text1"/>
            <w:sz w:val="28"/>
            <w:szCs w:val="28"/>
          </w:rPr>
          <w:delText xml:space="preserve">resistida</w:delText>
        </w:r>
      </w:del>
      <w:ins w:id="1354" w:author="Assessor GDSXSR" w:date="2026-10-31T19:46:04Z">
        <w:r>
          <w:rPr>
            <w:rFonts w:ascii="Arial" w:hAnsi="Arial" w:cs="Arial"/>
            <w:color w:val="808080"/>
            <w:sz w:val="28"/>
            <w:szCs w:val="28"/>
          </w:rPr>
          <w:t xml:space="preserve">(ID 88784161)</w:t>
        </w:r>
      </w:ins>
      <w:r>
        <w:rPr>
          <w:rFonts w:ascii="Arial" w:hAnsi="Arial" w:cs="Arial"/>
          <w:color w:val="000000" w:themeColor="text1"/>
          <w:sz w:val="28"/>
          <w:szCs w:val="28"/>
        </w:rPr>
        <w:t xml:space="preserve">:</w:t>
      </w:r>
      <w:del w:id="1355" w:author="Assessor GDSXSR" w:date="2026-10-31T19:46:04Z">
        <w:r>
          <w:rPr>
            <w:rFonts w:ascii="Arial" w:hAnsi="Arial" w:cs="Arial"/>
            <w:color w:val="000000" w:themeColor="text1"/>
            <w:sz w:val="28"/>
            <w:szCs w:val="28"/>
          </w:rPr>
          <w:delText xml:space="preserve"> </w:delText>
        </w:r>
      </w:del>
    </w:p>
    <w:p w:rsidR="00A424A4" w:rsidP="00A424A4" w:rsidRDefault="00A424A4" w14:paraId="0B9E289D" w14:textId="77777777">
      <w:pPr>
        <w:spacing w:after="0" w:line="360" w:lineRule="auto"/>
        <w:ind w:firstLine="2268"/>
        <w:jc w:val="both"/>
        <w:rPr>
          <w:rFonts w:ascii="Arial" w:hAnsi="Arial" w:cs="Arial"/>
          <w:color w:val="000000" w:themeColor="text1"/>
          <w:sz w:val="28"/>
          <w:szCs w:val="28"/>
        </w:rPr>
      </w:pPr>
    </w:p>
    <w:p w:rsidRPr="00967E85" w:rsidR="00824AEA" w:rsidP="009F13B8" w:rsidRDefault="00A424A4" w14:paraId="7BEA0243" w14:textId="77BC3E4D">
      <w:pPr>
        <w:spacing w:after="0" w:line="360" w:lineRule="auto"/>
        <w:ind w:left="2268" w:firstLine="1134"/>
        <w:jc w:val="both"/>
        <w:rPr>
          <w:rFonts w:ascii="Arial" w:hAnsi="Arial" w:cs="Arial"/>
          <w:i/>
          <w:iCs/>
          <w:color w:val="000000" w:themeColor="text1"/>
          <w:sz w:val="26"/>
          <w:szCs w:val="26"/>
        </w:rPr>
      </w:pPr>
      <w:r>
        <w:rPr>
          <w:rFonts w:ascii="Arial" w:hAnsi="Arial" w:cs="Arial"/>
          <w:i/>
          <w:iCs/>
          <w:color w:val="000000" w:themeColor="text1"/>
          <w:sz w:val="26"/>
          <w:szCs w:val="26"/>
        </w:rPr>
        <w:t xml:space="preserve">“(...)</w:t>
      </w:r>
      <w:r>
        <w:rPr>
          <w:rFonts w:ascii="Arial" w:hAnsi="Arial" w:cs="Arial"/>
          <w:i/>
          <w:iCs/>
          <w:color w:val="000000" w:themeColor="text1"/>
          <w:sz w:val="26"/>
          <w:szCs w:val="26"/>
        </w:rPr>
        <w:t xml:space="preserve"> </w:t>
      </w:r>
      <w:r>
        <w:rPr>
          <w:rFonts w:ascii="Arial" w:hAnsi="Arial" w:cs="Arial"/>
          <w:i/>
          <w:iCs/>
          <w:color w:val="000000" w:themeColor="text1"/>
          <w:sz w:val="26"/>
          <w:szCs w:val="26"/>
        </w:rPr>
        <w:t xml:space="preserve">Com efeito, em seu depoimento pessoal, o próprio requerido confessou ter utilizado expressões como </w:t>
      </w:r>
      <w:r>
        <w:rPr>
          <w:rFonts w:ascii="Arial" w:hAnsi="Arial" w:cs="Arial"/>
          <w:i/>
          <w:iCs/>
          <w:color w:val="000000" w:themeColor="text1"/>
          <w:sz w:val="26"/>
          <w:szCs w:val="26"/>
        </w:rPr>
        <w:t xml:space="preserve">‘</w:t>
      </w:r>
      <w:r>
        <w:rPr>
          <w:rFonts w:ascii="Arial" w:hAnsi="Arial" w:cs="Arial"/>
          <w:i/>
          <w:iCs/>
          <w:color w:val="000000" w:themeColor="text1"/>
          <w:sz w:val="26"/>
          <w:szCs w:val="26"/>
        </w:rPr>
        <w:t xml:space="preserve">caloteiro</w:t>
      </w:r>
      <w:r>
        <w:rPr>
          <w:rFonts w:ascii="Arial" w:hAnsi="Arial" w:cs="Arial"/>
          <w:i/>
          <w:iCs/>
          <w:color w:val="000000" w:themeColor="text1"/>
          <w:sz w:val="26"/>
          <w:szCs w:val="26"/>
        </w:rPr>
        <w:t xml:space="preserve">’</w:t>
      </w:r>
      <w:r>
        <w:rPr>
          <w:rFonts w:ascii="Arial" w:hAnsi="Arial" w:cs="Arial"/>
          <w:i/>
          <w:iCs/>
          <w:color w:val="000000" w:themeColor="text1"/>
          <w:sz w:val="26"/>
          <w:szCs w:val="26"/>
        </w:rPr>
        <w:t xml:space="preserve"> e </w:t>
      </w:r>
      <w:r>
        <w:rPr>
          <w:rFonts w:ascii="Arial" w:hAnsi="Arial" w:cs="Arial"/>
          <w:i/>
          <w:iCs/>
          <w:color w:val="000000" w:themeColor="text1"/>
          <w:sz w:val="26"/>
          <w:szCs w:val="26"/>
        </w:rPr>
        <w:t xml:space="preserve">‘</w:t>
      </w:r>
      <w:r>
        <w:rPr>
          <w:rFonts w:ascii="Arial" w:hAnsi="Arial" w:cs="Arial"/>
          <w:i/>
          <w:iCs/>
          <w:color w:val="000000" w:themeColor="text1"/>
          <w:sz w:val="26"/>
          <w:szCs w:val="26"/>
        </w:rPr>
        <w:t xml:space="preserve">estelionatário</w:t>
      </w:r>
      <w:r>
        <w:rPr>
          <w:rFonts w:ascii="Arial" w:hAnsi="Arial" w:cs="Arial"/>
          <w:i/>
          <w:iCs/>
          <w:color w:val="000000" w:themeColor="text1"/>
          <w:sz w:val="26"/>
          <w:szCs w:val="26"/>
        </w:rPr>
        <w:t xml:space="preserve">’</w:t>
      </w:r>
      <w:r>
        <w:rPr>
          <w:rFonts w:ascii="Arial" w:hAnsi="Arial" w:cs="Arial"/>
          <w:i/>
          <w:iCs/>
          <w:color w:val="000000" w:themeColor="text1"/>
          <w:sz w:val="26"/>
          <w:szCs w:val="26"/>
        </w:rPr>
        <w:t xml:space="preserve"> ao se referir ao autor. Além disso, o áudio ao Id. 234176817 evidencia que o réu usou a expressões </w:t>
      </w:r>
      <w:del w:id="1356" w:author="Assessor GDSXSR" w:date="2026-10-31T19:46:04Z">
        <w:r>
          <w:rPr>
            <w:rFonts w:ascii="Arial" w:hAnsi="Arial" w:cs="Arial"/>
            <w:i/>
            <w:iCs/>
            <w:color w:val="000000" w:themeColor="text1"/>
            <w:sz w:val="26"/>
            <w:szCs w:val="26"/>
          </w:rPr>
          <w:delText xml:space="preserve">“</w:delText>
        </w:r>
      </w:del>
      <w:ins w:id="1357" w:author="Assessor GDSXSR" w:date="2026-10-31T19:46:04Z">
        <w:r>
          <w:rPr>
            <w:rFonts w:ascii="Arial" w:hAnsi="Arial" w:cs="Arial"/>
            <w:i/>
            <w:iCs/>
            <w:color w:val="808080"/>
            <w:sz w:val="26"/>
            <w:szCs w:val="26"/>
          </w:rPr>
          <w:t xml:space="preserve">‘</w:t>
        </w:r>
      </w:ins>
      <w:r>
        <w:rPr>
          <w:rFonts w:ascii="Arial" w:hAnsi="Arial" w:cs="Arial"/>
          <w:i/>
          <w:iCs/>
          <w:color w:val="000000" w:themeColor="text1"/>
          <w:sz w:val="26"/>
          <w:szCs w:val="26"/>
        </w:rPr>
        <w:t xml:space="preserve">extorsão</w:t>
      </w:r>
      <w:del w:id="1358" w:author="Assessor GDSXSR" w:date="2026-10-31T19:46:04Z">
        <w:r>
          <w:rPr>
            <w:rFonts w:ascii="Arial" w:hAnsi="Arial" w:cs="Arial"/>
            <w:i/>
            <w:iCs/>
            <w:color w:val="000000" w:themeColor="text1"/>
            <w:sz w:val="26"/>
            <w:szCs w:val="26"/>
          </w:rPr>
          <w:delText xml:space="preserve">”</w:delText>
        </w:r>
      </w:del>
      <w:ins w:id="1359" w:author="Assessor GDSXSR" w:date="2026-10-31T19:46:04Z">
        <w:r>
          <w:rPr>
            <w:rFonts w:ascii="Arial" w:hAnsi="Arial" w:cs="Arial"/>
            <w:i/>
            <w:iCs/>
            <w:color w:val="808080"/>
            <w:sz w:val="26"/>
            <w:szCs w:val="26"/>
          </w:rPr>
          <w:t xml:space="preserve">’</w:t>
        </w:r>
      </w:ins>
      <w:r>
        <w:rPr>
          <w:rFonts w:ascii="Arial" w:hAnsi="Arial" w:cs="Arial"/>
          <w:i/>
          <w:iCs/>
          <w:color w:val="000000" w:themeColor="text1"/>
          <w:sz w:val="26"/>
          <w:szCs w:val="26"/>
        </w:rPr>
        <w:t xml:space="preserve"> </w:t>
      </w:r>
      <w:r>
        <w:rPr>
          <w:rFonts w:ascii="Arial" w:hAnsi="Arial" w:cs="Arial"/>
          <w:i/>
          <w:iCs/>
          <w:color w:val="000000" w:themeColor="text1"/>
          <w:sz w:val="26"/>
          <w:szCs w:val="26"/>
        </w:rPr>
        <w:t xml:space="preserve">‘</w:t>
      </w:r>
      <w:r>
        <w:rPr>
          <w:rFonts w:ascii="Arial" w:hAnsi="Arial" w:cs="Arial"/>
          <w:i/>
          <w:iCs/>
          <w:color w:val="000000" w:themeColor="text1"/>
          <w:sz w:val="26"/>
          <w:szCs w:val="26"/>
        </w:rPr>
        <w:t xml:space="preserve">charlatanismo</w:t>
      </w:r>
      <w:r>
        <w:rPr>
          <w:rFonts w:ascii="Arial" w:hAnsi="Arial" w:cs="Arial"/>
          <w:i/>
          <w:iCs/>
          <w:color w:val="000000" w:themeColor="text1"/>
          <w:sz w:val="26"/>
          <w:szCs w:val="26"/>
        </w:rPr>
        <w:t xml:space="preserve">’</w:t>
      </w:r>
      <w:r>
        <w:rPr>
          <w:rFonts w:ascii="Arial" w:hAnsi="Arial" w:cs="Arial"/>
          <w:i/>
          <w:iCs/>
          <w:color w:val="000000" w:themeColor="text1"/>
          <w:sz w:val="26"/>
          <w:szCs w:val="26"/>
        </w:rPr>
        <w:t xml:space="preserve">, imputando as supostas ações criminosas ao autor. </w:t>
      </w:r>
    </w:p>
    <w:p w:rsidRPr="00967E85" w:rsidR="00EC76BB" w:rsidP="00EC76BB" w:rsidRDefault="00A424A4" w14:paraId="53019F6B" w14:textId="38882871">
      <w:pPr>
        <w:spacing w:after="0" w:line="360" w:lineRule="auto"/>
        <w:ind w:left="2268" w:firstLine="1134"/>
        <w:jc w:val="both"/>
        <w:rPr>
          <w:rFonts w:ascii="Arial" w:hAnsi="Arial" w:cs="Arial"/>
          <w:i/>
          <w:iCs/>
          <w:sz w:val="26"/>
          <w:szCs w:val="26"/>
        </w:rPr>
      </w:pPr>
      <w:commentRangeStart w:id="13"/>
      <w:r>
        <w:rPr>
          <w:rFonts w:ascii="Arial" w:hAnsi="Arial" w:cs="Arial"/>
          <w:i/>
          <w:iCs/>
          <w:color w:val="000000" w:themeColor="text1"/>
          <w:sz w:val="26"/>
          <w:szCs w:val="26"/>
        </w:rPr>
        <w:t xml:space="preserve">A utilização de termos que atribuem ao autor a prática de crime, ainda que em contexto de insatisfação contratual, não se confunde com mera crítica ao serviço prestado. Trata-se de imputação grave, apta a atingir a honra objetiva e subjetiva do indivíduo, especialmente quando direcionada a profissional que depende de sua reputação para o exercício de sua atividade. </w:t>
      </w:r>
      <w:del w:id="1360" w:author="Assessor GDSXSR" w:date="2026-10-31T19:46:04Z">
        <w:r>
          <w:rPr>
            <w:rFonts w:ascii="Arial" w:hAnsi="Arial" w:cs="Arial"/>
            <w:i/>
            <w:iCs/>
            <w:color w:val="000000" w:themeColor="text1"/>
            <w:sz w:val="26"/>
            <w:szCs w:val="26"/>
          </w:rPr>
          <w:delText xml:space="preserve">Nesse ponto, cumpre destacar que a liberdade de expressão não possui caráter absoluto, encontrando limites nos direitos da personalidade, notadamente na honra e na imagem,</w:delText>
        </w:r>
      </w:del>
      <w:ins w:id="1361" w:author="Assessor GDSXSR" w:date="2026-10-31T19:46:04Z">
        <w:r>
          <w:rPr>
            <w:rFonts w:ascii="Arial" w:hAnsi="Arial" w:cs="Arial"/>
            <w:i/>
            <w:iCs/>
            <w:color w:val="808080"/>
            <w:sz w:val="26"/>
            <w:szCs w:val="26"/>
          </w:rPr>
          <w:t xml:space="preserve">(...)</w:t>
        </w:r>
      </w:ins>
      <w:r>
        <w:rPr>
          <w:rFonts w:ascii="Arial" w:hAnsi="Arial" w:cs="Arial"/>
          <w:i/>
          <w:iCs/>
          <w:color w:val="000000" w:themeColor="text1"/>
          <w:sz w:val="26"/>
          <w:szCs w:val="26"/>
        </w:rPr>
        <w:t xml:space="preserve"> não sendo lícito imputar a outrem prática criminosa sem a devida comprovação</w:t>
      </w:r>
      <w:r>
        <w:rPr>
          <w:rFonts w:ascii="Arial" w:hAnsi="Arial" w:cs="Arial"/>
          <w:i/>
          <w:iCs/>
          <w:color w:val="000000" w:themeColor="text1"/>
          <w:sz w:val="26"/>
          <w:szCs w:val="26"/>
        </w:rPr>
        <w:t xml:space="preserve">.</w:t>
      </w:r>
      <w:r>
        <w:rPr>
          <w:rFonts w:ascii="Arial" w:hAnsi="Arial" w:cs="Arial"/>
          <w:i/>
          <w:iCs/>
          <w:color w:val="000000" w:themeColor="text1"/>
          <w:sz w:val="26"/>
          <w:szCs w:val="26"/>
        </w:rPr>
        <w:t xml:space="preserve">”</w:t>
      </w:r>
      <w:r>
        <w:rPr>
          <w:rFonts w:ascii="Arial" w:hAnsi="Arial" w:cs="Arial"/>
          <w:i/>
          <w:iCs/>
          <w:color w:val="000000" w:themeColor="text1"/>
          <w:sz w:val="26"/>
          <w:szCs w:val="26"/>
        </w:rPr>
        <w:t xml:space="preserve"> </w:t>
      </w:r>
      <w:r>
        <w:rPr>
          <w:rFonts w:ascii="Arial" w:hAnsi="Arial" w:cs="Arial"/>
          <w:i/>
          <w:iCs/>
          <w:sz w:val="26"/>
          <w:szCs w:val="26"/>
        </w:rPr>
        <w:t xml:space="preserve">(ID </w:t>
      </w:r>
      <w:del w:id="1362" w:author="Assessor GDSXSR" w:date="2026-10-31T19:46:04Z">
        <w:r>
          <w:rPr>
            <w:rFonts w:ascii="Arial" w:hAnsi="Arial" w:cs="Arial"/>
            <w:i/>
            <w:iCs/>
            <w:sz w:val="26"/>
            <w:szCs w:val="26"/>
          </w:rPr>
          <w:delText xml:space="preserve">8878416</w:delText>
        </w:r>
      </w:del>
      <w:ins w:id="1363" w:author="Assessor GDSXSR" w:date="2026-10-31T19:46:04Z">
        <w:r>
          <w:rPr>
            <w:rFonts w:ascii="Arial" w:hAnsi="Arial" w:cs="Arial"/>
            <w:i/>
            <w:iCs/>
            <w:color w:val="808080"/>
            <w:sz w:val="26"/>
            <w:szCs w:val="26"/>
          </w:rPr>
          <w:t xml:space="preserve">88784161</w:t>
        </w:r>
      </w:ins>
      <w:r>
        <w:rPr>
          <w:rFonts w:ascii="Arial" w:hAnsi="Arial" w:cs="Arial"/>
          <w:i/>
          <w:iCs/>
          <w:sz w:val="26"/>
          <w:szCs w:val="26"/>
        </w:rPr>
        <w:t xml:space="preserve">) </w:t>
      </w:r>
      <w:commentRangeEnd w:id="13"/>
      <w:r>
        <w:rPr>
          <w:rStyle w:val="CommentReference"/>
        </w:rPr>
        <w:commentReference w:id="13"/>
      </w:r>
    </w:p>
    <w:p w:rsidRPr="00967E85" w:rsidR="00EC76BB" w:rsidP="00EC76BB" w:rsidRDefault="00EC76BB" w14:paraId="004D9F32" w14:textId="77777777">
      <w:pPr>
        <w:spacing w:after="0" w:line="360" w:lineRule="auto"/>
        <w:ind w:left="2268" w:firstLine="1134"/>
        <w:jc w:val="both"/>
        <w:rPr>
          <w:rFonts w:ascii="Arial" w:hAnsi="Arial" w:cs="Arial"/>
          <w:i/>
          <w:iCs/>
          <w:sz w:val="28"/>
          <w:szCs w:val="28"/>
        </w:rPr>
      </w:pPr>
    </w:p>
    <w:p w:rsidRPr="00A424A4" w:rsidR="00A424A4" w:rsidP="00A424A4" w:rsidRDefault="00A424A4" w14:paraId="1175E15C" w14:textId="596FB660">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Change w:id="1545" w:author="Assessor GDSXSR" w:date="2026-10-31T19:46:04Z">
            <w:rPr>
              <w:rFonts w:ascii="Arial" w:hAnsi="Arial" w:cs="Arial"/>
              <w:color w:val="000000" w:themeColor="text1"/>
              <w:sz w:val="28"/>
              <w:szCs w:val="28"/>
            </w:rPr>
          </w:rPrChange>
        </w:rPr>
        <w:t xml:space="preserve">A crítica ao serviço</w:t>
      </w:r>
      <w:del w:id="1364" w:author="Assessor GDSXSR" w:date="2026-10-31T19:46:04Z">
        <w:r>
          <w:rPr>
            <w:rFonts w:ascii="Arial" w:hAnsi="Arial" w:cs="Arial"/>
            <w:color w:val="000000" w:themeColor="text1"/>
            <w:sz w:val="28"/>
            <w:szCs w:val="28"/>
          </w:rPr>
          <w:delText xml:space="preserve"> prestado</w:delText>
        </w:r>
      </w:del>
      <w:r>
        <w:rPr>
          <w:rFonts w:ascii="Arial" w:hAnsi="Arial" w:cs="Arial"/>
          <w:color w:val="000000" w:themeColor="text1"/>
          <w:sz w:val="28"/>
          <w:szCs w:val="28"/>
          <w:highlight w:val="yellow"/>
          <w:rPrChange w:id="1546" w:author="Assessor GDSXSR" w:date="2026-10-31T19:46:04Z">
            <w:rPr>
              <w:rFonts w:ascii="Arial" w:hAnsi="Arial" w:cs="Arial"/>
              <w:color w:val="000000" w:themeColor="text1"/>
              <w:sz w:val="28"/>
              <w:szCs w:val="28"/>
            </w:rPr>
          </w:rPrChange>
        </w:rPr>
        <w:t xml:space="preserve"> e a defesa de interesses próprios constituem exercício regular de direito. Diversa</w:t>
      </w:r>
      <w:del w:id="1365" w:author="Assessor GDSXSR" w:date="2026-10-31T19:46:04Z">
        <w:r>
          <w:rPr>
            <w:rFonts w:ascii="Arial" w:hAnsi="Arial" w:cs="Arial"/>
            <w:color w:val="000000" w:themeColor="text1"/>
            <w:sz w:val="28"/>
            <w:szCs w:val="28"/>
          </w:rPr>
          <w:delText xml:space="preserve">, entretanto,</w:delText>
        </w:r>
      </w:del>
      <w:r>
        <w:rPr>
          <w:rFonts w:ascii="Arial" w:hAnsi="Arial" w:cs="Arial"/>
          <w:color w:val="000000" w:themeColor="text1"/>
          <w:sz w:val="28"/>
          <w:szCs w:val="28"/>
          <w:highlight w:val="yellow"/>
          <w:rPrChange w:id="1547" w:author="Assessor GDSXSR" w:date="2026-10-31T19:46:04Z">
            <w:rPr>
              <w:rFonts w:ascii="Arial" w:hAnsi="Arial" w:cs="Arial"/>
              <w:color w:val="000000" w:themeColor="text1"/>
              <w:sz w:val="28"/>
              <w:szCs w:val="28"/>
            </w:rPr>
          </w:rPrChange>
        </w:rPr>
        <w:t xml:space="preserve"> é a imputação de prática criminosa sem substrato fático </w:t>
      </w:r>
      <w:del w:id="1366" w:author="Assessor GDSXSR" w:date="2026-10-31T19:46:04Z">
        <w:r>
          <w:rPr>
            <w:rFonts w:ascii="Arial" w:hAnsi="Arial" w:cs="Arial"/>
            <w:color w:val="000000" w:themeColor="text1"/>
            <w:sz w:val="28"/>
            <w:szCs w:val="28"/>
          </w:rPr>
          <w:delText xml:space="preserve">minimamente consistente para legitimá-la. É justamente nesse ponto</w:delText>
        </w:r>
      </w:del>
      <w:ins w:id="1367" w:author="Assessor GDSXSR" w:date="2026-10-31T19:46:04Z">
        <w:r>
          <w:rPr>
            <w:rFonts w:ascii="Arial" w:hAnsi="Arial" w:cs="Arial"/>
            <w:color w:val="808080"/>
            <w:sz w:val="28"/>
            <w:szCs w:val="28"/>
            <w:highlight w:val="yellow"/>
          </w:rPr>
          <w:t xml:space="preserve">mínimo,</w:t>
        </w:r>
      </w:ins>
      <w:r>
        <w:rPr>
          <w:rFonts w:ascii="Arial" w:hAnsi="Arial" w:cs="Arial"/>
          <w:color w:val="000000" w:themeColor="text1"/>
          <w:sz w:val="28"/>
          <w:szCs w:val="28"/>
          <w:highlight w:val="yellow"/>
          <w:rPrChange w:id="1548" w:author="Assessor GDSXSR" w:date="2026-10-31T19:46:04Z">
            <w:rPr>
              <w:rFonts w:ascii="Arial" w:hAnsi="Arial" w:cs="Arial"/>
              <w:color w:val="000000" w:themeColor="text1"/>
              <w:sz w:val="28"/>
              <w:szCs w:val="28"/>
            </w:rPr>
          </w:rPrChange>
        </w:rPr>
        <w:t xml:space="preserve"> que</w:t>
      </w:r>
      <w:del w:id="1368" w:author="Assessor GDSXSR" w:date="2026-10-31T19:46:04Z">
        <w:r>
          <w:rPr>
            <w:rFonts w:ascii="Arial" w:hAnsi="Arial" w:cs="Arial"/>
            <w:color w:val="000000" w:themeColor="text1"/>
            <w:sz w:val="28"/>
            <w:szCs w:val="28"/>
          </w:rPr>
          <w:delText xml:space="preserve"> a conduta do </w:delText>
        </w:r>
        <w:r>
          <w:rPr>
            <w:rFonts w:ascii="Arial" w:hAnsi="Arial" w:cs="Arial"/>
            <w:color w:val="000000" w:themeColor="text1"/>
            <w:sz w:val="28"/>
            <w:szCs w:val="28"/>
          </w:rPr>
          <w:delText xml:space="preserve">réu</w:delText>
        </w:r>
      </w:del>
      <w:r>
        <w:rPr>
          <w:rFonts w:ascii="Arial" w:hAnsi="Arial" w:cs="Arial"/>
          <w:color w:val="000000" w:themeColor="text1"/>
          <w:sz w:val="28"/>
          <w:szCs w:val="28"/>
          <w:highlight w:val="yellow"/>
          <w:rPrChange w:id="1549" w:author="Assessor GDSXSR" w:date="2026-10-31T19:46:04Z">
            <w:rPr>
              <w:rFonts w:ascii="Arial" w:hAnsi="Arial" w:cs="Arial"/>
              <w:color w:val="000000" w:themeColor="text1"/>
              <w:sz w:val="28"/>
              <w:szCs w:val="28"/>
            </w:rPr>
          </w:rPrChange>
        </w:rPr>
        <w:t xml:space="preserve"> ultrapassa os limites do dissenso contratual e </w:t>
      </w:r>
      <w:del w:id="1369" w:author="Assessor GDSXSR" w:date="2026-10-31T19:46:04Z">
        <w:r>
          <w:rPr>
            <w:rFonts w:ascii="Arial" w:hAnsi="Arial" w:cs="Arial"/>
            <w:color w:val="000000" w:themeColor="text1"/>
            <w:sz w:val="28"/>
            <w:szCs w:val="28"/>
          </w:rPr>
          <w:delText xml:space="preserve">ingressa</w:delText>
        </w:r>
      </w:del>
      <w:ins w:id="1370" w:author="Assessor GDSXSR" w:date="2026-10-31T19:46:04Z">
        <w:r>
          <w:rPr>
            <w:rFonts w:ascii="Arial" w:hAnsi="Arial" w:cs="Arial"/>
            <w:color w:val="808080"/>
            <w:sz w:val="28"/>
            <w:szCs w:val="28"/>
            <w:highlight w:val="yellow"/>
          </w:rPr>
          <w:t xml:space="preserve">ofende</w:t>
        </w:r>
      </w:ins>
      <w:r>
        <w:rPr>
          <w:rFonts w:ascii="Arial" w:hAnsi="Arial" w:cs="Arial"/>
          <w:color w:val="000000" w:themeColor="text1"/>
          <w:sz w:val="28"/>
          <w:szCs w:val="28"/>
          <w:highlight w:val="yellow"/>
          <w:rPrChange w:id="1550" w:author="Assessor GDSXSR" w:date="2026-10-31T19:46:04Z">
            <w:rPr>
              <w:rFonts w:ascii="Arial" w:hAnsi="Arial" w:cs="Arial"/>
              <w:color w:val="000000" w:themeColor="text1"/>
              <w:sz w:val="28"/>
              <w:szCs w:val="28"/>
            </w:rPr>
          </w:rPrChange>
        </w:rPr>
        <w:t xml:space="preserve"> </w:t>
      </w:r>
      <w:del w:id="1371" w:author="Assessor GDSXSR" w:date="2026-10-31T19:46:04Z">
        <w:r>
          <w:rPr>
            <w:rFonts w:ascii="Arial" w:hAnsi="Arial" w:cs="Arial"/>
            <w:color w:val="000000" w:themeColor="text1"/>
            <w:sz w:val="28"/>
            <w:szCs w:val="28"/>
          </w:rPr>
          <w:delText xml:space="preserve">no campo da ofensa à</w:delText>
        </w:r>
      </w:del>
      <w:ins w:id="1372" w:author="Assessor GDSXSR" w:date="2026-10-31T19:46:04Z">
        <w:r>
          <w:rPr>
            <w:rFonts w:ascii="Arial" w:hAnsi="Arial" w:cs="Arial"/>
            <w:color w:val="808080"/>
            <w:sz w:val="28"/>
            <w:szCs w:val="28"/>
            <w:highlight w:val="yellow"/>
          </w:rPr>
          <w:t xml:space="preserve">a</w:t>
        </w:r>
      </w:ins>
      <w:r>
        <w:rPr>
          <w:rFonts w:ascii="Arial" w:hAnsi="Arial" w:cs="Arial"/>
          <w:color w:val="000000" w:themeColor="text1"/>
          <w:sz w:val="28"/>
          <w:szCs w:val="28"/>
          <w:highlight w:val="yellow"/>
          <w:rPrChange w:id="1551" w:author="Assessor GDSXSR" w:date="2026-10-31T19:46:04Z">
            <w:rPr>
              <w:rFonts w:ascii="Arial" w:hAnsi="Arial" w:cs="Arial"/>
              <w:color w:val="000000" w:themeColor="text1"/>
              <w:sz w:val="28"/>
              <w:szCs w:val="28"/>
            </w:rPr>
          </w:rPrChange>
        </w:rPr>
        <w:t xml:space="preserve"> honra</w:t>
      </w:r>
      <w:ins w:id="1373" w:author="Assessor GDSXSR" w:date="2026-10-31T19:46:04Z">
        <w:r>
          <w:rPr>
            <w:rFonts w:ascii="Arial" w:hAnsi="Arial" w:cs="Arial"/>
            <w:color w:val="808080"/>
            <w:sz w:val="28"/>
            <w:szCs w:val="28"/>
            <w:highlight w:val="yellow"/>
          </w:rPr>
          <w:t xml:space="preserve"> do autor</w:t>
        </w:r>
      </w:ins>
      <w:r>
        <w:rPr>
          <w:rFonts w:ascii="Arial" w:hAnsi="Arial" w:cs="Arial"/>
          <w:color w:val="000000" w:themeColor="text1"/>
          <w:sz w:val="28"/>
          <w:szCs w:val="28"/>
          <w:highlight w:val="yellow"/>
          <w:rPrChange w:id="1552" w:author="Assessor GDSXSR" w:date="2026-10-31T19:46:04Z">
            <w:rPr>
              <w:rFonts w:ascii="Arial" w:hAnsi="Arial" w:cs="Arial"/>
              <w:color w:val="000000" w:themeColor="text1"/>
              <w:sz w:val="28"/>
              <w:szCs w:val="28"/>
            </w:rPr>
          </w:rPrChange>
        </w:rPr>
        <w:t xml:space="preserve">.</w:t>
      </w:r>
    </w:p>
    <w:p w:rsidR="00A424A4" w:rsidP="00A424A4" w:rsidRDefault="00A424A4" w14:paraId="2A0F361C" w14:textId="77777777">
      <w:pPr>
        <w:spacing w:after="0" w:line="360" w:lineRule="auto"/>
        <w:ind w:firstLine="2268"/>
        <w:jc w:val="both"/>
        <w:rPr>
          <w:rFonts w:ascii="Arial" w:hAnsi="Arial" w:cs="Arial"/>
          <w:color w:val="000000" w:themeColor="text1"/>
          <w:sz w:val="28"/>
          <w:szCs w:val="28"/>
        </w:rPr>
      </w:pPr>
    </w:p>
    <w:p w:rsidRPr="00A424A4" w:rsidR="00A424A4" w:rsidP="00A424A4" w:rsidRDefault="00A424A4" w14:paraId="72533001" w14:textId="15556E23">
      <w:pPr>
        <w:spacing w:after="0" w:line="360" w:lineRule="auto"/>
        <w:ind w:firstLine="2268"/>
        <w:jc w:val="both"/>
        <w:rPr>
          <w:rFonts w:ascii="Arial" w:hAnsi="Arial" w:cs="Arial"/>
          <w:color w:val="000000" w:themeColor="text1"/>
          <w:sz w:val="28"/>
          <w:szCs w:val="28"/>
        </w:rPr>
      </w:pPr>
      <w:del w:id="1374" w:author="Assessor GDSXSR" w:date="2026-10-31T19:46:04Z">
        <w:r>
          <w:rPr>
            <w:rFonts w:ascii="Arial" w:hAnsi="Arial" w:cs="Arial"/>
            <w:color w:val="000000" w:themeColor="text1"/>
            <w:sz w:val="28"/>
            <w:szCs w:val="28"/>
          </w:rPr>
          <w:delText xml:space="preserve">A</w:delText>
        </w:r>
      </w:del>
      <w:ins w:id="1375" w:author="Assessor GDSXSR" w:date="2026-10-31T19:46:04Z">
        <w:r>
          <w:rPr>
            <w:rFonts w:ascii="Arial" w:hAnsi="Arial" w:cs="Arial"/>
            <w:color w:val="808080"/>
            <w:sz w:val="28"/>
            <w:szCs w:val="28"/>
          </w:rPr>
          <w:t xml:space="preserve">Configura-se,</w:t>
        </w:r>
      </w:ins>
      <w:r>
        <w:rPr>
          <w:rFonts w:ascii="Arial" w:hAnsi="Arial" w:cs="Arial"/>
          <w:color w:val="000000" w:themeColor="text1"/>
          <w:sz w:val="28"/>
          <w:szCs w:val="28"/>
        </w:rPr>
        <w:t xml:space="preserve"> </w:t>
      </w:r>
      <w:del w:id="1376" w:author="Assessor GDSXSR" w:date="2026-10-31T19:46:04Z">
        <w:r>
          <w:rPr>
            <w:rFonts w:ascii="Arial" w:hAnsi="Arial" w:cs="Arial"/>
            <w:color w:val="000000" w:themeColor="text1"/>
            <w:sz w:val="28"/>
            <w:szCs w:val="28"/>
          </w:rPr>
          <w:delText xml:space="preserve">extrapolação dos limites do exercício regular do direito de crítica e a violação à honra do autor configuram</w:delText>
        </w:r>
      </w:del>
      <w:ins w:id="1377" w:author="Assessor GDSXSR" w:date="2026-10-31T19:46:04Z">
        <w:r>
          <w:rPr>
            <w:rFonts w:ascii="Arial" w:hAnsi="Arial" w:cs="Arial"/>
            <w:color w:val="808080"/>
            <w:sz w:val="28"/>
            <w:szCs w:val="28"/>
          </w:rPr>
          <w:t xml:space="preserve">assim,</w:t>
        </w:r>
      </w:ins>
      <w:r>
        <w:rPr>
          <w:rFonts w:ascii="Arial" w:hAnsi="Arial" w:cs="Arial"/>
          <w:color w:val="000000" w:themeColor="text1"/>
          <w:sz w:val="28"/>
          <w:szCs w:val="28"/>
        </w:rPr>
        <w:t xml:space="preserve"> ato ilícito</w:t>
      </w:r>
      <w:ins w:id="1378" w:author="Assessor GDSXSR" w:date="2026-10-31T19:46:04Z">
        <w:r>
          <w:rPr>
            <w:rFonts w:ascii="Arial" w:hAnsi="Arial" w:cs="Arial"/>
            <w:color w:val="808080"/>
            <w:sz w:val="28"/>
            <w:szCs w:val="28"/>
          </w:rPr>
          <w:t xml:space="preserve">, que gera o dever de reparar</w:t>
        </w:r>
      </w:ins>
      <w:r>
        <w:rPr>
          <w:rFonts w:ascii="Arial" w:hAnsi="Arial" w:cs="Arial"/>
          <w:color w:val="000000" w:themeColor="text1"/>
          <w:sz w:val="28"/>
          <w:szCs w:val="28"/>
        </w:rPr>
        <w:t xml:space="preserve"> (CC 186</w:t>
      </w:r>
      <w:del w:id="1379" w:author="Assessor GDSXSR" w:date="2026-10-31T19:46:04Z">
        <w:r>
          <w:rPr>
            <w:rFonts w:ascii="Arial" w:hAnsi="Arial" w:cs="Arial"/>
            <w:color w:val="000000" w:themeColor="text1"/>
            <w:sz w:val="28"/>
            <w:szCs w:val="28"/>
          </w:rPr>
          <w:delText xml:space="preserve">)</w:delText>
        </w:r>
      </w:del>
      <w:r>
        <w:rPr>
          <w:rFonts w:ascii="Arial" w:hAnsi="Arial" w:cs="Arial"/>
          <w:color w:val="000000" w:themeColor="text1"/>
          <w:sz w:val="28"/>
          <w:szCs w:val="28"/>
        </w:rPr>
        <w:t xml:space="preserve"> e</w:t>
      </w:r>
      <w:del w:id="1380" w:author="Assessor GDSXSR" w:date="2026-10-31T19:46:04Z">
        <w:r>
          <w:rPr>
            <w:rFonts w:ascii="Arial" w:hAnsi="Arial" w:cs="Arial"/>
            <w:color w:val="000000" w:themeColor="text1"/>
            <w:sz w:val="28"/>
            <w:szCs w:val="28"/>
          </w:rPr>
          <w:delText xml:space="preserve"> gera o correspondente dever de reparação (CC</w:delText>
        </w:r>
      </w:del>
      <w:r>
        <w:rPr>
          <w:rFonts w:ascii="Arial" w:hAnsi="Arial" w:cs="Arial"/>
          <w:color w:val="000000" w:themeColor="text1"/>
          <w:sz w:val="28"/>
          <w:szCs w:val="28"/>
        </w:rPr>
        <w:t xml:space="preserve"> 927).</w:t>
      </w:r>
    </w:p>
    <w:p w:rsidR="00AB52C4" w:rsidP="002A2376" w:rsidRDefault="00AB52C4" w14:paraId="272756C5" w14:textId="77777777">
      <w:pPr>
        <w:spacing w:after="0" w:line="360" w:lineRule="auto"/>
        <w:ind w:firstLine="2268"/>
        <w:jc w:val="both"/>
        <w:rPr>
          <w:rFonts w:ascii="Arial" w:hAnsi="Arial" w:cs="Arial"/>
          <w:color w:val="000000" w:themeColor="text1"/>
          <w:sz w:val="28"/>
          <w:szCs w:val="28"/>
        </w:rPr>
      </w:pPr>
    </w:p>
    <w:p w:rsidRPr="002A2376" w:rsidR="002A2376" w:rsidP="002A2376" w:rsidRDefault="002A2376" w14:paraId="1C5A10A3" w14:textId="6A8FBBDF">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jurisprudência</w:t>
      </w:r>
      <w:del w:id="1381" w:author="Assessor GDSXSR" w:date="2026-10-31T19:46:04Z">
        <w:r>
          <w:rPr>
            <w:rFonts w:ascii="Arial" w:hAnsi="Arial" w:cs="Arial"/>
            <w:color w:val="000000" w:themeColor="text1"/>
            <w:sz w:val="28"/>
            <w:szCs w:val="28"/>
          </w:rPr>
          <w:delText xml:space="preserve"> recente</w:delText>
        </w:r>
      </w:del>
      <w:r>
        <w:rPr>
          <w:rFonts w:ascii="Arial" w:hAnsi="Arial" w:cs="Arial"/>
          <w:color w:val="000000" w:themeColor="text1"/>
          <w:sz w:val="28"/>
          <w:szCs w:val="28"/>
        </w:rPr>
        <w:t xml:space="preserve"> do TJDFT orienta-se no sentido de que a imputação </w:t>
      </w:r>
      <w:del w:id="1382" w:author="Assessor GDSXSR" w:date="2026-10-31T19:46:04Z">
        <w:r>
          <w:rPr>
            <w:rFonts w:ascii="Arial" w:hAnsi="Arial" w:cs="Arial"/>
            <w:color w:val="000000" w:themeColor="text1"/>
            <w:sz w:val="28"/>
            <w:szCs w:val="28"/>
          </w:rPr>
          <w:delText xml:space="preserve">ou associação </w:delText>
        </w:r>
      </w:del>
      <w:r>
        <w:rPr>
          <w:rFonts w:ascii="Arial" w:hAnsi="Arial" w:cs="Arial"/>
          <w:color w:val="000000" w:themeColor="text1"/>
          <w:sz w:val="28"/>
          <w:szCs w:val="28"/>
        </w:rPr>
        <w:t xml:space="preserve">não comprovada</w:t>
      </w:r>
      <w:del w:id="1383" w:author="Assessor GDSXSR" w:date="2026-10-31T19:46:04Z">
        <w:r>
          <w:rPr>
            <w:rFonts w:ascii="Arial" w:hAnsi="Arial" w:cs="Arial"/>
            <w:color w:val="000000" w:themeColor="text1"/>
            <w:sz w:val="28"/>
            <w:szCs w:val="28"/>
          </w:rPr>
          <w:delText xml:space="preserve"> de determinada pessoa à prática</w:delText>
        </w:r>
      </w:del>
      <w:r>
        <w:rPr>
          <w:rFonts w:ascii="Arial" w:hAnsi="Arial" w:cs="Arial"/>
          <w:color w:val="000000" w:themeColor="text1"/>
          <w:sz w:val="28"/>
          <w:szCs w:val="28"/>
        </w:rPr>
        <w:t xml:space="preserve"> de crime extrapola </w:t>
      </w:r>
      <w:del w:id="1384" w:author="Assessor GDSXSR" w:date="2026-10-31T19:46:04Z">
        <w:r>
          <w:rPr>
            <w:rFonts w:ascii="Arial" w:hAnsi="Arial" w:cs="Arial"/>
            <w:color w:val="000000" w:themeColor="text1"/>
            <w:sz w:val="28"/>
            <w:szCs w:val="28"/>
          </w:rPr>
          <w:delText xml:space="preserve">os limites do</w:delText>
        </w:r>
      </w:del>
      <w:ins w:id="1385" w:author="Assessor GDSXSR" w:date="2026-10-31T19:46:04Z">
        <w:r>
          <w:rPr>
            <w:rFonts w:ascii="Arial" w:hAnsi="Arial" w:cs="Arial"/>
            <w:color w:val="808080"/>
            <w:sz w:val="28"/>
            <w:szCs w:val="28"/>
          </w:rPr>
          <w:t xml:space="preserve">o</w:t>
        </w:r>
      </w:ins>
      <w:r>
        <w:rPr>
          <w:rFonts w:ascii="Arial" w:hAnsi="Arial" w:cs="Arial"/>
          <w:color w:val="000000" w:themeColor="text1"/>
          <w:sz w:val="28"/>
          <w:szCs w:val="28"/>
        </w:rPr>
        <w:t xml:space="preserve"> exercício regular de direito e configura lesão à honra indenizável:</w:t>
      </w:r>
    </w:p>
    <w:p w:rsidRPr="002A2376" w:rsidR="002A2376" w:rsidP="002A2376" w:rsidRDefault="002A2376" w14:paraId="04600999" w14:textId="77777777">
      <w:pPr>
        <w:spacing w:after="0" w:line="360" w:lineRule="auto"/>
        <w:ind w:firstLine="2268"/>
        <w:jc w:val="both"/>
        <w:rPr>
          <w:rFonts w:ascii="Arial" w:hAnsi="Arial" w:cs="Arial"/>
          <w:color w:val="000000" w:themeColor="text1"/>
          <w:sz w:val="28"/>
          <w:szCs w:val="28"/>
        </w:rPr>
      </w:pPr>
    </w:p>
    <w:p w:rsidRPr="00EC76BB" w:rsidR="00FB2B7B" w:rsidP="00EC76BB" w:rsidRDefault="00FB2B7B" w14:paraId="3BA7CD8D" w14:textId="5FD0A6AB">
      <w:pPr>
        <w:spacing w:after="0" w:line="360" w:lineRule="auto"/>
        <w:ind w:left="2268"/>
        <w:jc w:val="both"/>
        <w:rPr>
          <w:del w:id="1389" w:author="Assessor GDSXSR" w:date="2026-10-31T19:46:04Z"/>
          <w:rFonts w:ascii="Arial" w:hAnsi="Arial" w:cs="Arial"/>
          <w:i/>
          <w:iCs/>
          <w:color w:val="000000" w:themeColor="text1"/>
          <w:sz w:val="26"/>
          <w:szCs w:val="26"/>
        </w:rPr>
      </w:pPr>
      <w:del w:id="1386" w:author="Assessor GDSXSR" w:date="2026-10-31T19:46:04Z">
        <w:r w:rsidRPr="00EC76BB">
          <w:rPr>
            <w:rFonts w:ascii="Arial" w:hAnsi="Arial" w:cs="Arial"/>
            <w:i/>
            <w:iCs/>
            <w:color w:val="000000" w:themeColor="text1"/>
            <w:sz w:val="26"/>
            <w:szCs w:val="26"/>
          </w:rPr>
          <w:delText>“(...)</w:delText>
        </w:r>
      </w:del>
      <w:del w:id="1387" w:author="Assessor GDSXSR" w:date="2026-10-31T19:46:04Z">
        <w:r w:rsidR="00B6558E">
          <w:rPr>
            <w:rFonts w:ascii="Arial" w:hAnsi="Arial" w:cs="Arial"/>
            <w:i/>
            <w:iCs/>
            <w:color w:val="000000" w:themeColor="text1"/>
            <w:sz w:val="26"/>
            <w:szCs w:val="26"/>
          </w:rPr>
          <w:delText xml:space="preserve"> </w:delText>
        </w:r>
      </w:del>
      <w:del w:id="1388" w:author="Assessor GDSXSR" w:date="2026-10-31T19:46:04Z">
        <w:r w:rsidRPr="00EC76BB">
          <w:rPr>
            <w:rFonts w:ascii="Arial" w:hAnsi="Arial" w:cs="Arial"/>
            <w:i/>
            <w:iCs/>
            <w:color w:val="000000" w:themeColor="text1"/>
            <w:sz w:val="26"/>
            <w:szCs w:val="26"/>
          </w:rPr>
          <w:delText xml:space="preserve">9. Embora o fornecedor possa adotar medidas para proteção de seu patrimônio, a apuração deve ocorrer com cautela e discrição. A abordagem pública de terceiros, sem prévia confirmação dos fatos, extrapola os limites do exercício regular desse direito. </w:delText>
        </w:r>
      </w:del>
    </w:p>
    <w:p w:rsidRPr="00EC76BB" w:rsidR="00FB2B7B" w:rsidP="00EC76BB" w:rsidRDefault="00FB2B7B" w14:paraId="0A916916" w14:textId="1826C6D6">
      <w:pPr>
        <w:spacing w:after="0" w:line="360" w:lineRule="auto"/>
        <w:ind w:left="2268"/>
        <w:jc w:val="both"/>
        <w:rPr>
          <w:rFonts w:ascii="Arial" w:hAnsi="Arial" w:cs="Arial"/>
          <w:i/>
          <w:iCs/>
          <w:color w:val="000000" w:themeColor="text1"/>
          <w:sz w:val="26"/>
          <w:szCs w:val="26"/>
        </w:rPr>
      </w:pPr>
      <w:commentRangeStart w:id="14"/>
      <w:ins w:id="1390" w:author="Assessor GDSXSR" w:date="2026-10-31T19:46:04Z">
        <w:r>
          <w:rPr>
            <w:rFonts w:ascii="Arial" w:hAnsi="Arial" w:cs="Arial"/>
            <w:i/>
            <w:iCs/>
            <w:color w:val="808080"/>
            <w:sz w:val="26"/>
            <w:szCs w:val="26"/>
          </w:rPr>
          <w:t xml:space="preserve">“(...) </w:t>
        </w:r>
      </w:ins>
      <w:r>
        <w:rPr>
          <w:rFonts w:ascii="Arial" w:hAnsi="Arial" w:cs="Arial"/>
          <w:i/>
          <w:iCs/>
          <w:color w:val="000000" w:themeColor="text1"/>
          <w:sz w:val="26"/>
          <w:szCs w:val="26"/>
        </w:rPr>
        <w:t xml:space="preserve">10. </w:t>
      </w:r>
      <w:r>
        <w:rPr>
          <w:rFonts w:ascii="Arial" w:hAnsi="Arial" w:cs="Arial"/>
          <w:i/>
          <w:iCs/>
          <w:color w:val="000000" w:themeColor="text1"/>
          <w:sz w:val="26"/>
          <w:szCs w:val="26"/>
          <w:u w:val="single"/>
          <w:rPrChange w:id="1564" w:author="Assessor GDSXSR" w:date="2026-10-31T19:46:04Z">
            <w:rPr>
              <w:rFonts w:ascii="Arial" w:hAnsi="Arial" w:cs="Arial"/>
              <w:i/>
              <w:iCs/>
              <w:color w:val="000000" w:themeColor="text1"/>
              <w:sz w:val="26"/>
              <w:szCs w:val="26"/>
            </w:rPr>
          </w:rPrChange>
        </w:rPr>
        <w:t xml:space="preserve">A imputação ou associação pública e não comprovada de uma pessoa à prática de furto viola sua honra e dignidade</w:t>
      </w:r>
      <w:r>
        <w:rPr>
          <w:rFonts w:ascii="Arial" w:hAnsi="Arial" w:cs="Arial"/>
          <w:i/>
          <w:iCs/>
          <w:color w:val="000000" w:themeColor="text1"/>
          <w:sz w:val="26"/>
          <w:szCs w:val="26"/>
        </w:rPr>
        <w:t xml:space="preserve"> e ultrapassa o mero aborrecimento cotidiano. O dano moral, nessa hipótese, decorre da própria exposição vexatória, sendo desnecessária a demonstração de prejuízo psicológico específico</w:t>
      </w:r>
      <w:r>
        <w:rPr>
          <w:rFonts w:ascii="Arial" w:hAnsi="Arial" w:cs="Arial"/>
          <w:i/>
          <w:iCs/>
          <w:color w:val="000000" w:themeColor="text1"/>
          <w:sz w:val="26"/>
          <w:szCs w:val="26"/>
        </w:rPr>
        <w:t xml:space="preserve">.</w:t>
      </w:r>
      <w:r>
        <w:rPr>
          <w:rFonts w:ascii="Arial" w:hAnsi="Arial" w:cs="Arial"/>
          <w:i/>
          <w:iCs/>
          <w:color w:val="000000" w:themeColor="text1"/>
          <w:sz w:val="26"/>
          <w:szCs w:val="26"/>
        </w:rPr>
        <w:t xml:space="preserve">” (Acórdão 2164281, 0706109-80.2025.8.07.0021, Relator(a): FLÁVIO FERNANDO ALMEIDA DA FONSECA, PRIMEIRA TURMA RECURSAL, data de julgamento: 19/08/2026, publicado no DJe: 01/09/2026)</w:t>
      </w:r>
      <w:ins w:id="1391" w:author="Assessor GDSXSR" w:date="2026-10-31T19:46:04Z">
        <w:r>
          <w:rPr>
            <w:rFonts w:ascii="Arial" w:hAnsi="Arial" w:cs="Arial"/>
            <w:i/>
            <w:iCs/>
            <w:color w:val="808080"/>
            <w:sz w:val="26"/>
            <w:szCs w:val="26"/>
          </w:rPr>
          <w:t xml:space="preserve"> – Grifei</w:t>
        </w:r>
      </w:ins>
      <w:commentRangeEnd w:id="14"/>
      <w:r>
        <w:rPr>
          <w:rStyle w:val="CommentReference"/>
        </w:rPr>
        <w:commentReference w:id="14"/>
      </w:r>
    </w:p>
    <w:p w:rsidRPr="00EC76BB" w:rsidR="00B70DDF" w:rsidP="00EC76BB" w:rsidRDefault="00B70DDF" w14:paraId="23646447" w14:textId="77777777">
      <w:pPr>
        <w:spacing w:after="0" w:line="360" w:lineRule="auto"/>
        <w:ind w:left="2268"/>
        <w:jc w:val="both"/>
        <w:rPr>
          <w:rFonts w:ascii="Arial" w:hAnsi="Arial" w:cs="Arial"/>
          <w:i/>
          <w:iCs/>
          <w:color w:val="000000" w:themeColor="text1"/>
          <w:sz w:val="28"/>
          <w:szCs w:val="28"/>
        </w:rPr>
      </w:pPr>
    </w:p>
    <w:p w:rsidRPr="00AC4177" w:rsidR="00AC4177" w:rsidP="00AC4177" w:rsidRDefault="00AC4177" w14:paraId="4153A0A9" w14:textId="77777777">
      <w:pPr>
        <w:spacing w:after="0" w:line="360" w:lineRule="auto"/>
        <w:ind w:firstLine="2268"/>
        <w:jc w:val="both"/>
        <w:rPr>
          <w:rFonts w:ascii="Arial" w:hAnsi="Arial" w:cs="Arial"/>
          <w:color w:val="000000" w:themeColor="text1"/>
          <w:sz w:val="28"/>
          <w:szCs w:val="28"/>
        </w:rPr>
      </w:pPr>
      <w:del w:id="1392" w:author="Assessor GDSXSR" w:date="2026-10-31T19:46:04Z">
        <w:r>
          <w:rPr>
            <w:rFonts w:ascii="Arial" w:hAnsi="Arial" w:cs="Arial"/>
            <w:color w:val="000000" w:themeColor="text1"/>
            <w:sz w:val="28"/>
            <w:szCs w:val="28"/>
          </w:rPr>
          <w:delText xml:space="preserve">Embora</w:delText>
        </w:r>
      </w:del>
      <w:ins w:id="1393" w:author="Assessor GDSXSR" w:date="2026-10-31T19:46:04Z">
        <w:r>
          <w:rPr>
            <w:rFonts w:ascii="Arial" w:hAnsi="Arial" w:cs="Arial"/>
            <w:color w:val="808080"/>
            <w:sz w:val="28"/>
            <w:szCs w:val="28"/>
            <w:highlight w:val="yellow"/>
          </w:rPr>
          <w:t xml:space="preserve">A</w:t>
        </w:r>
      </w:ins>
      <w:r>
        <w:rPr>
          <w:rFonts w:ascii="Arial" w:hAnsi="Arial" w:cs="Arial"/>
          <w:color w:val="000000" w:themeColor="text1"/>
          <w:sz w:val="28"/>
          <w:szCs w:val="28"/>
          <w:highlight w:val="yellow"/>
          <w:rPrChange w:id="1553" w:author="Assessor GDSXSR" w:date="2026-10-31T19:46:04Z">
            <w:rPr>
              <w:rFonts w:ascii="Arial" w:hAnsi="Arial" w:cs="Arial"/>
              <w:color w:val="000000" w:themeColor="text1"/>
              <w:sz w:val="28"/>
              <w:szCs w:val="28"/>
            </w:rPr>
          </w:rPrChange>
        </w:rPr>
        <w:t xml:space="preserve"> </w:t>
      </w:r>
      <w:del w:id="1394" w:author="Assessor GDSXSR" w:date="2026-10-31T19:46:04Z">
        <w:r>
          <w:rPr>
            <w:rFonts w:ascii="Arial" w:hAnsi="Arial" w:cs="Arial"/>
            <w:color w:val="000000" w:themeColor="text1"/>
            <w:sz w:val="28"/>
            <w:szCs w:val="28"/>
          </w:rPr>
          <w:delText xml:space="preserve">o</w:delText>
        </w:r>
      </w:del>
      <w:ins w:id="1395" w:author="Assessor GDSXSR" w:date="2026-10-31T19:46:04Z">
        <w:r>
          <w:rPr>
            <w:rFonts w:ascii="Arial" w:hAnsi="Arial" w:cs="Arial"/>
            <w:color w:val="808080"/>
            <w:sz w:val="28"/>
            <w:szCs w:val="28"/>
            <w:highlight w:val="yellow"/>
          </w:rPr>
          <w:t xml:space="preserve">razão jurídica do</w:t>
        </w:r>
      </w:ins>
      <w:r>
        <w:rPr>
          <w:rFonts w:ascii="Arial" w:hAnsi="Arial" w:cs="Arial"/>
          <w:color w:val="000000" w:themeColor="text1"/>
          <w:sz w:val="28"/>
          <w:szCs w:val="28"/>
          <w:highlight w:val="yellow"/>
          <w:rPrChange w:id="1554" w:author="Assessor GDSXSR" w:date="2026-10-31T19:46:04Z">
            <w:rPr>
              <w:rFonts w:ascii="Arial" w:hAnsi="Arial" w:cs="Arial"/>
              <w:color w:val="000000" w:themeColor="text1"/>
              <w:sz w:val="28"/>
              <w:szCs w:val="28"/>
            </w:rPr>
          </w:rPrChange>
        </w:rPr>
        <w:t xml:space="preserve"> precedente</w:t>
      </w:r>
      <w:ins w:id="1396" w:author="Assessor GDSXSR" w:date="2026-10-31T19:46:04Z">
        <w:r>
          <w:rPr>
            <w:rFonts w:ascii="Arial" w:hAnsi="Arial" w:cs="Arial"/>
            <w:color w:val="808080"/>
            <w:sz w:val="28"/>
            <w:szCs w:val="28"/>
            <w:highlight w:val="yellow"/>
          </w:rPr>
          <w:t xml:space="preserve">,</w:t>
        </w:r>
      </w:ins>
      <w:r>
        <w:rPr>
          <w:rFonts w:ascii="Arial" w:hAnsi="Arial" w:cs="Arial"/>
          <w:color w:val="000000" w:themeColor="text1"/>
          <w:sz w:val="28"/>
          <w:szCs w:val="28"/>
          <w:highlight w:val="yellow"/>
          <w:rPrChange w:id="1555" w:author="Assessor GDSXSR" w:date="2026-10-31T19:46:04Z">
            <w:rPr>
              <w:rFonts w:ascii="Arial" w:hAnsi="Arial" w:cs="Arial"/>
              <w:color w:val="000000" w:themeColor="text1"/>
              <w:sz w:val="28"/>
              <w:szCs w:val="28"/>
            </w:rPr>
          </w:rPrChange>
        </w:rPr>
        <w:t xml:space="preserve"> </w:t>
      </w:r>
      <w:del w:id="1397" w:author="Assessor GDSXSR" w:date="2026-10-31T19:46:04Z">
        <w:r>
          <w:rPr>
            <w:rFonts w:ascii="Arial" w:hAnsi="Arial" w:cs="Arial"/>
            <w:color w:val="000000" w:themeColor="text1"/>
            <w:sz w:val="28"/>
            <w:szCs w:val="28"/>
          </w:rPr>
          <w:delText xml:space="preserve">trate</w:delText>
        </w:r>
      </w:del>
      <w:ins w:id="1398" w:author="Assessor GDSXSR" w:date="2026-10-31T19:46:04Z">
        <w:r>
          <w:rPr>
            <w:rFonts w:ascii="Arial" w:hAnsi="Arial" w:cs="Arial"/>
            <w:color w:val="808080"/>
            <w:sz w:val="28"/>
            <w:szCs w:val="28"/>
            <w:highlight w:val="yellow"/>
          </w:rPr>
          <w:t xml:space="preserve">embora</w:t>
        </w:r>
      </w:ins>
      <w:r>
        <w:rPr>
          <w:rFonts w:ascii="Arial" w:hAnsi="Arial" w:cs="Arial"/>
          <w:color w:val="000000" w:themeColor="text1"/>
          <w:sz w:val="28"/>
          <w:szCs w:val="28"/>
          <w:highlight w:val="yellow"/>
          <w:rPrChange w:id="1556" w:author="Assessor GDSXSR" w:date="2026-10-31T19:46:04Z">
            <w:rPr>
              <w:rFonts w:ascii="Arial" w:hAnsi="Arial" w:cs="Arial"/>
              <w:color w:val="000000" w:themeColor="text1"/>
              <w:sz w:val="28"/>
              <w:szCs w:val="28"/>
            </w:rPr>
          </w:rPrChange>
        </w:rPr>
        <w:t xml:space="preserve"> </w:t>
      </w:r>
      <w:del w:id="1399" w:author="Assessor GDSXSR" w:date="2026-10-31T19:46:04Z">
        <w:r>
          <w:rPr>
            <w:rFonts w:ascii="Arial" w:hAnsi="Arial" w:cs="Arial"/>
            <w:color w:val="000000" w:themeColor="text1"/>
            <w:sz w:val="28"/>
            <w:szCs w:val="28"/>
          </w:rPr>
          <w:delText xml:space="preserve">de</w:delText>
        </w:r>
      </w:del>
      <w:ins w:id="1400" w:author="Assessor GDSXSR" w:date="2026-10-31T19:46:04Z">
        <w:r>
          <w:rPr>
            <w:rFonts w:ascii="Arial" w:hAnsi="Arial" w:cs="Arial"/>
            <w:color w:val="808080"/>
            <w:sz w:val="28"/>
            <w:szCs w:val="28"/>
            <w:highlight w:val="yellow"/>
          </w:rPr>
          <w:t xml:space="preserve">relativo a</w:t>
        </w:r>
      </w:ins>
      <w:r>
        <w:rPr>
          <w:rFonts w:ascii="Arial" w:hAnsi="Arial" w:cs="Arial"/>
          <w:color w:val="000000" w:themeColor="text1"/>
          <w:sz w:val="28"/>
          <w:szCs w:val="28"/>
          <w:highlight w:val="yellow"/>
          <w:rPrChange w:id="1557" w:author="Assessor GDSXSR" w:date="2026-10-31T19:46:04Z">
            <w:rPr>
              <w:rFonts w:ascii="Arial" w:hAnsi="Arial" w:cs="Arial"/>
              <w:color w:val="000000" w:themeColor="text1"/>
              <w:sz w:val="28"/>
              <w:szCs w:val="28"/>
            </w:rPr>
          </w:rPrChange>
        </w:rPr>
        <w:t xml:space="preserve"> imputação</w:t>
      </w:r>
      <w:del w:id="1401" w:author="Assessor GDSXSR" w:date="2026-10-31T19:46:04Z">
        <w:r>
          <w:rPr>
            <w:rFonts w:ascii="Arial" w:hAnsi="Arial" w:cs="Arial"/>
            <w:color w:val="000000" w:themeColor="text1"/>
            <w:sz w:val="28"/>
            <w:szCs w:val="28"/>
          </w:rPr>
          <w:delText xml:space="preserve"> realizada</w:delText>
        </w:r>
      </w:del>
      <w:r>
        <w:rPr>
          <w:rFonts w:ascii="Arial" w:hAnsi="Arial" w:cs="Arial"/>
          <w:color w:val="000000" w:themeColor="text1"/>
          <w:sz w:val="28"/>
          <w:szCs w:val="28"/>
          <w:highlight w:val="yellow"/>
          <w:rPrChange w:id="1558" w:author="Assessor GDSXSR" w:date="2026-10-31T19:46:04Z">
            <w:rPr>
              <w:rFonts w:ascii="Arial" w:hAnsi="Arial" w:cs="Arial"/>
              <w:color w:val="000000" w:themeColor="text1"/>
              <w:sz w:val="28"/>
              <w:szCs w:val="28"/>
            </w:rPr>
          </w:rPrChange>
        </w:rPr>
        <w:t xml:space="preserve"> perante terceiros,</w:t>
      </w:r>
      <w:del w:id="1402" w:author="Assessor GDSXSR" w:date="2026-10-31T19:46:04Z">
        <w:r>
          <w:rPr>
            <w:rFonts w:ascii="Arial" w:hAnsi="Arial" w:cs="Arial"/>
            <w:color w:val="000000" w:themeColor="text1"/>
            <w:sz w:val="28"/>
            <w:szCs w:val="28"/>
          </w:rPr>
          <w:delText xml:space="preserve"> sua razão jurídica</w:delText>
        </w:r>
      </w:del>
      <w:r>
        <w:rPr>
          <w:rFonts w:ascii="Arial" w:hAnsi="Arial" w:cs="Arial"/>
          <w:color w:val="000000" w:themeColor="text1"/>
          <w:sz w:val="28"/>
          <w:szCs w:val="28"/>
          <w:highlight w:val="yellow"/>
          <w:rPrChange w:id="1559" w:author="Assessor GDSXSR" w:date="2026-10-31T19:46:04Z">
            <w:rPr>
              <w:rFonts w:ascii="Arial" w:hAnsi="Arial" w:cs="Arial"/>
              <w:color w:val="000000" w:themeColor="text1"/>
              <w:sz w:val="28"/>
              <w:szCs w:val="28"/>
            </w:rPr>
          </w:rPrChange>
        </w:rPr>
        <w:t xml:space="preserve"> aplica-se ao caso</w:t>
      </w:r>
      <w:ins w:id="1403" w:author="Assessor GDSXSR" w:date="2026-10-31T19:46:04Z">
        <w:r>
          <w:rPr>
            <w:rFonts w:ascii="Arial" w:hAnsi="Arial" w:cs="Arial"/>
            <w:color w:val="808080"/>
            <w:sz w:val="28"/>
            <w:szCs w:val="28"/>
            <w:highlight w:val="yellow"/>
          </w:rPr>
          <w:t xml:space="preserve">,</w:t>
        </w:r>
      </w:ins>
      <w:r>
        <w:rPr>
          <w:rFonts w:ascii="Arial" w:hAnsi="Arial" w:cs="Arial"/>
          <w:color w:val="000000" w:themeColor="text1"/>
          <w:sz w:val="28"/>
          <w:szCs w:val="28"/>
          <w:highlight w:val="yellow"/>
          <w:rPrChange w:id="1560" w:author="Assessor GDSXSR" w:date="2026-10-31T19:46:04Z">
            <w:rPr>
              <w:rFonts w:ascii="Arial" w:hAnsi="Arial" w:cs="Arial"/>
              <w:color w:val="000000" w:themeColor="text1"/>
              <w:sz w:val="28"/>
              <w:szCs w:val="28"/>
            </w:rPr>
          </w:rPrChange>
        </w:rPr>
        <w:t xml:space="preserve"> </w:t>
      </w:r>
      <w:del w:id="1404" w:author="Assessor GDSXSR" w:date="2026-10-31T19:46:04Z">
        <w:r>
          <w:rPr>
            <w:rFonts w:ascii="Arial" w:hAnsi="Arial" w:cs="Arial"/>
            <w:color w:val="000000" w:themeColor="text1"/>
            <w:sz w:val="28"/>
            <w:szCs w:val="28"/>
          </w:rPr>
          <w:delText xml:space="preserve">quanto</w:delText>
        </w:r>
      </w:del>
      <w:ins w:id="1405" w:author="Assessor GDSXSR" w:date="2026-10-31T19:46:04Z">
        <w:r>
          <w:rPr>
            <w:rFonts w:ascii="Arial" w:hAnsi="Arial" w:cs="Arial"/>
            <w:color w:val="808080"/>
            <w:sz w:val="28"/>
            <w:szCs w:val="28"/>
            <w:highlight w:val="yellow"/>
          </w:rPr>
          <w:t xml:space="preserve">em</w:t>
        </w:r>
      </w:ins>
      <w:r>
        <w:rPr>
          <w:rFonts w:ascii="Arial" w:hAnsi="Arial" w:cs="Arial"/>
          <w:color w:val="000000" w:themeColor="text1"/>
          <w:sz w:val="28"/>
          <w:szCs w:val="28"/>
          <w:highlight w:val="yellow"/>
          <w:rPrChange w:id="1561" w:author="Assessor GDSXSR" w:date="2026-10-31T19:46:04Z">
            <w:rPr>
              <w:rFonts w:ascii="Arial" w:hAnsi="Arial" w:cs="Arial"/>
              <w:color w:val="000000" w:themeColor="text1"/>
              <w:sz w:val="28"/>
              <w:szCs w:val="28"/>
            </w:rPr>
          </w:rPrChange>
        </w:rPr>
        <w:t xml:space="preserve"> </w:t>
      </w:r>
      <w:del w:id="1406" w:author="Assessor GDSXSR" w:date="2026-10-31T19:46:04Z">
        <w:r>
          <w:rPr>
            <w:rFonts w:ascii="Arial" w:hAnsi="Arial" w:cs="Arial"/>
            <w:color w:val="000000" w:themeColor="text1"/>
            <w:sz w:val="28"/>
            <w:szCs w:val="28"/>
          </w:rPr>
          <w:delText xml:space="preserve">à ilicitude da associação não comprovada de uma pessoa à prática criminosa. Na hipótese,</w:delText>
        </w:r>
      </w:del>
      <w:ins w:id="1407" w:author="Assessor GDSXSR" w:date="2026-10-31T19:46:04Z">
        <w:r>
          <w:rPr>
            <w:rFonts w:ascii="Arial" w:hAnsi="Arial" w:cs="Arial"/>
            <w:color w:val="808080"/>
            <w:sz w:val="28"/>
            <w:szCs w:val="28"/>
            <w:highlight w:val="yellow"/>
          </w:rPr>
          <w:t xml:space="preserve">que</w:t>
        </w:r>
      </w:ins>
      <w:r>
        <w:rPr>
          <w:rFonts w:ascii="Arial" w:hAnsi="Arial" w:cs="Arial"/>
          <w:color w:val="000000" w:themeColor="text1"/>
          <w:sz w:val="28"/>
          <w:szCs w:val="28"/>
          <w:highlight w:val="yellow"/>
          <w:rPrChange w:id="1562" w:author="Assessor GDSXSR" w:date="2026-10-31T19:46:04Z">
            <w:rPr>
              <w:rFonts w:ascii="Arial" w:hAnsi="Arial" w:cs="Arial"/>
              <w:color w:val="000000" w:themeColor="text1"/>
              <w:sz w:val="28"/>
              <w:szCs w:val="28"/>
            </w:rPr>
          </w:rPrChange>
        </w:rPr>
        <w:t xml:space="preserve"> o réu admitiu ter qualificado o autor </w:t>
      </w:r>
      <w:del w:id="1408" w:author="Assessor GDSXSR" w:date="2026-10-31T19:46:04Z">
        <w:r>
          <w:rPr>
            <w:rFonts w:ascii="Arial" w:hAnsi="Arial" w:cs="Arial"/>
            <w:color w:val="000000" w:themeColor="text1"/>
            <w:sz w:val="28"/>
            <w:szCs w:val="28"/>
          </w:rPr>
          <w:delText xml:space="preserve">como</w:delText>
        </w:r>
      </w:del>
      <w:ins w:id="1409" w:author="Assessor GDSXSR" w:date="2026-10-31T19:46:04Z">
        <w:r>
          <w:rPr>
            <w:rFonts w:ascii="Arial" w:hAnsi="Arial" w:cs="Arial"/>
            <w:color w:val="808080"/>
            <w:sz w:val="28"/>
            <w:szCs w:val="28"/>
            <w:highlight w:val="yellow"/>
          </w:rPr>
          <w:t xml:space="preserve">de</w:t>
        </w:r>
      </w:ins>
      <w:r>
        <w:rPr>
          <w:rFonts w:ascii="Arial" w:hAnsi="Arial" w:cs="Arial"/>
          <w:color w:val="000000" w:themeColor="text1"/>
          <w:sz w:val="28"/>
          <w:szCs w:val="28"/>
          <w:highlight w:val="yellow"/>
          <w:rPrChange w:id="1563" w:author="Assessor GDSXSR" w:date="2026-10-31T19:46:04Z">
            <w:rPr>
              <w:rFonts w:ascii="Arial" w:hAnsi="Arial" w:cs="Arial"/>
              <w:color w:val="000000" w:themeColor="text1"/>
              <w:sz w:val="28"/>
              <w:szCs w:val="28"/>
            </w:rPr>
          </w:rPrChange>
        </w:rPr>
        <w:t xml:space="preserve"> “estelionatário” e “caloteiro”, expressões que ultrapassam o exercício regular do direito de crítica.</w:t>
      </w:r>
    </w:p>
    <w:p w:rsidR="003E123D" w:rsidP="003E123D" w:rsidRDefault="00D76173" w14:paraId="300BE009" w14:textId="7C7086C9">
      <w:pPr>
        <w:spacing w:after="0" w:line="360" w:lineRule="auto"/>
        <w:ind w:firstLine="2268"/>
        <w:jc w:val="both"/>
        <w:rPr>
          <w:rFonts w:ascii="Arial" w:hAnsi="Arial" w:cs="Arial"/>
          <w:color w:val="000000" w:themeColor="text1"/>
          <w:sz w:val="28"/>
          <w:szCs w:val="28"/>
        </w:rPr>
      </w:pPr>
      <w:r w:rsidRPr="00D76173">
        <w:rPr>
          <w:rFonts w:ascii="Arial" w:hAnsi="Arial" w:cs="Arial"/>
          <w:color w:val="000000" w:themeColor="text1"/>
          <w:sz w:val="28"/>
          <w:szCs w:val="28"/>
        </w:rPr>
        <w:t xml:space="preserve"> </w:t>
      </w:r>
    </w:p>
    <w:p w:rsidRPr="003E123D" w:rsidR="003E123D" w:rsidP="003E123D" w:rsidRDefault="00D037D6" w14:paraId="7C5C143C" w14:textId="40F1C34F">
      <w:pPr>
        <w:spacing w:after="0" w:line="360" w:lineRule="auto"/>
        <w:ind w:firstLine="2268"/>
        <w:jc w:val="both"/>
        <w:rPr>
          <w:rFonts w:ascii="Arial" w:hAnsi="Arial" w:cs="Arial"/>
          <w:color w:val="000000" w:themeColor="text1"/>
          <w:sz w:val="28"/>
          <w:szCs w:val="28"/>
        </w:rPr>
      </w:pPr>
      <w:r w:rsidRPr="00FB2B7B">
        <w:rPr>
          <w:rFonts w:ascii="Arial" w:hAnsi="Arial" w:cs="Arial"/>
          <w:color w:val="000000" w:themeColor="text1"/>
          <w:sz w:val="28"/>
          <w:szCs w:val="28"/>
          <w:highlight w:val="yellow"/>
          <w:u w:val="single"/>
          <w:rPrChange w:id="1530" w:author="Assessor GDSXSR" w:date="2026-10-31T19:46:04Z">
            <w:rPr>
              <w:rFonts w:ascii="Arial" w:hAnsi="Arial" w:cs="Arial"/>
              <w:color w:val="000000" w:themeColor="text1"/>
              <w:sz w:val="28"/>
              <w:szCs w:val="28"/>
              <w:u w:val="single"/>
            </w:rPr>
          </w:rPrChange>
        </w:rPr>
        <w:t xml:space="preserve">Assim, </w:t>
      </w:r>
      <w:r w:rsidR="003E123D">
        <w:rPr>
          <w:rFonts w:ascii="Arial" w:hAnsi="Arial" w:cs="Arial"/>
          <w:color w:val="000000" w:themeColor="text1"/>
          <w:sz w:val="28"/>
          <w:szCs w:val="28"/>
          <w:highlight w:val="yellow"/>
          <w:u w:val="single"/>
          <w:rPrChange w:id="1531" w:author="Assessor GDSXSR" w:date="2026-10-31T19:46:04Z">
            <w:rPr>
              <w:rFonts w:ascii="Arial" w:hAnsi="Arial" w:cs="Arial"/>
              <w:color w:val="000000" w:themeColor="text1"/>
              <w:sz w:val="28"/>
              <w:szCs w:val="28"/>
              <w:u w:val="single"/>
            </w:rPr>
          </w:rPrChange>
        </w:rPr>
        <w:t xml:space="preserve">nego </w:t>
      </w:r>
      <w:r w:rsidRPr="003E123D" w:rsidR="003E123D">
        <w:rPr>
          <w:rFonts w:ascii="Arial" w:hAnsi="Arial" w:cs="Arial"/>
          <w:color w:val="000000" w:themeColor="text1"/>
          <w:sz w:val="28"/>
          <w:szCs w:val="28"/>
          <w:highlight w:val="yellow"/>
          <w:u w:val="single"/>
          <w:rPrChange w:id="1532" w:author="Assessor GDSXSR" w:date="2026-10-31T19:46:04Z">
            <w:rPr>
              <w:rFonts w:ascii="Arial" w:hAnsi="Arial" w:cs="Arial"/>
              <w:color w:val="000000" w:themeColor="text1"/>
              <w:sz w:val="28"/>
              <w:szCs w:val="28"/>
              <w:u w:val="single"/>
            </w:rPr>
          </w:rPrChange>
        </w:rPr>
        <w:t>provimento ao apelo d</w:t>
      </w:r>
      <w:r w:rsidR="003E123D">
        <w:rPr>
          <w:rFonts w:ascii="Arial" w:hAnsi="Arial" w:cs="Arial"/>
          <w:color w:val="000000" w:themeColor="text1"/>
          <w:sz w:val="28"/>
          <w:szCs w:val="28"/>
          <w:highlight w:val="yellow"/>
          <w:u w:val="single"/>
          <w:rPrChange w:id="1533" w:author="Assessor GDSXSR" w:date="2026-10-31T19:46:04Z">
            <w:rPr>
              <w:rFonts w:ascii="Arial" w:hAnsi="Arial" w:cs="Arial"/>
              <w:color w:val="000000" w:themeColor="text1"/>
              <w:sz w:val="28"/>
              <w:szCs w:val="28"/>
              <w:u w:val="single"/>
            </w:rPr>
          </w:rPrChange>
        </w:rPr>
        <w:t>o</w:t>
      </w:r>
      <w:r w:rsidRPr="003E123D" w:rsidR="003E123D">
        <w:rPr>
          <w:rFonts w:ascii="Arial" w:hAnsi="Arial" w:cs="Arial"/>
          <w:color w:val="000000" w:themeColor="text1"/>
          <w:sz w:val="28"/>
          <w:szCs w:val="28"/>
          <w:highlight w:val="yellow"/>
          <w:u w:val="single"/>
          <w:rPrChange w:id="1534" w:author="Assessor GDSXSR" w:date="2026-10-31T19:46:04Z">
            <w:rPr>
              <w:rFonts w:ascii="Arial" w:hAnsi="Arial" w:cs="Arial"/>
              <w:color w:val="000000" w:themeColor="text1"/>
              <w:sz w:val="28"/>
              <w:szCs w:val="28"/>
              <w:u w:val="single"/>
            </w:rPr>
          </w:rPrChange>
        </w:rPr>
        <w:t xml:space="preserve"> ré</w:t>
      </w:r>
      <w:r w:rsidR="003E123D">
        <w:rPr>
          <w:rFonts w:ascii="Arial" w:hAnsi="Arial" w:cs="Arial"/>
          <w:color w:val="000000" w:themeColor="text1"/>
          <w:sz w:val="28"/>
          <w:szCs w:val="28"/>
          <w:highlight w:val="yellow"/>
          <w:u w:val="single"/>
          <w:rPrChange w:id="1535" w:author="Assessor GDSXSR" w:date="2026-10-31T19:46:04Z">
            <w:rPr>
              <w:rFonts w:ascii="Arial" w:hAnsi="Arial" w:cs="Arial"/>
              <w:color w:val="000000" w:themeColor="text1"/>
              <w:sz w:val="28"/>
              <w:szCs w:val="28"/>
              <w:u w:val="single"/>
            </w:rPr>
          </w:rPrChange>
        </w:rPr>
        <w:t>u</w:t>
      </w:r>
      <w:r w:rsidR="00D11D09">
        <w:rPr>
          <w:rFonts w:ascii="Arial" w:hAnsi="Arial" w:cs="Arial"/>
          <w:color w:val="000000" w:themeColor="text1"/>
          <w:sz w:val="28"/>
          <w:szCs w:val="28"/>
          <w:highlight w:val="yellow"/>
          <w:u w:val="single"/>
          <w:rPrChange w:id="1536" w:author="Assessor GDSXSR" w:date="2026-10-31T19:46:04Z">
            <w:rPr>
              <w:rFonts w:ascii="Arial" w:hAnsi="Arial" w:cs="Arial"/>
              <w:color w:val="000000" w:themeColor="text1"/>
              <w:sz w:val="28"/>
              <w:szCs w:val="28"/>
              <w:u w:val="single"/>
            </w:rPr>
          </w:rPrChange>
        </w:rPr>
        <w:t>.</w:t>
      </w:r>
      <w:r w:rsidRPr="003E123D" w:rsidR="003E123D">
        <w:rPr>
          <w:rFonts w:ascii="Arial" w:hAnsi="Arial" w:cs="Arial"/>
          <w:color w:val="000000" w:themeColor="text1"/>
          <w:sz w:val="28"/>
          <w:szCs w:val="28"/>
          <w:highlight w:val="yellow"/>
          <w:u w:val="single"/>
          <w:rPrChange w:id="1537" w:author="Assessor GDSXSR" w:date="2026-10-31T19:46:04Z">
            <w:rPr>
              <w:rFonts w:ascii="Arial" w:hAnsi="Arial" w:cs="Arial"/>
              <w:color w:val="000000" w:themeColor="text1"/>
              <w:sz w:val="28"/>
              <w:szCs w:val="28"/>
            </w:rPr>
          </w:rPrChange>
        </w:rPr>
        <w:t xml:space="preserve"> </w:t>
      </w:r>
    </w:p>
    <w:p w:rsidR="00C22469" w:rsidP="00B0278F" w:rsidRDefault="00C22469" w14:paraId="7E4D53BA" w14:textId="690FB48A">
      <w:pPr>
        <w:tabs>
          <w:tab w:val="left" w:pos="4500"/>
        </w:tabs>
        <w:spacing w:after="0" w:line="360" w:lineRule="auto"/>
        <w:jc w:val="both"/>
        <w:rPr>
          <w:rFonts w:ascii="Arial" w:hAnsi="Arial" w:cs="Arial"/>
          <w:sz w:val="28"/>
          <w:szCs w:val="28"/>
        </w:rPr>
      </w:pPr>
    </w:p>
    <w:p w:rsidRPr="00880790" w:rsidR="00880790" w:rsidP="00880790" w:rsidRDefault="00880790" w14:paraId="1DC9FD0B" w14:textId="77777777">
      <w:pPr>
        <w:pStyle w:val="Ttulos"/>
        <w:jc w:val="center"/>
        <w:pPrChange w:id="1570" w:author="Assessor GDSXSR" w:date="2026-10-31T19:46:04Z">
          <w:pPr>
            <w:pStyle w:val="Ttulos"/>
          </w:pPr>
        </w:pPrChange>
      </w:pPr>
      <w:commentRangeStart w:id="15"/>
      <w:r w:rsidRPr="00880790">
        <w:rPr>
          <w:b/>
          <w:sz w:val="28"/>
          <w:rPrChange w:id="1571" w:author="Assessor GDSXSR" w:date="2026-10-31T19:46:04Z">
            <w:rPr/>
          </w:rPrChange>
        </w:rPr>
        <w:t>APELO DO AUTOR, DAVI MIKAELL CALDAS DE QUEIROZ</w:t>
      </w:r>
      <w:commentRangeEnd w:id="15"/>
      <w:r>
        <w:rPr>
          <w:rStyle w:val="CommentReference"/>
        </w:rPr>
        <w:commentReference w:id="15"/>
      </w:r>
    </w:p>
    <w:p w:rsidR="00506A7D" w:rsidP="00DB1301" w:rsidRDefault="00506A7D" w14:paraId="478FA7E6" w14:textId="77777777">
      <w:pPr>
        <w:spacing w:after="0" w:line="360" w:lineRule="auto"/>
        <w:ind w:firstLine="2268"/>
        <w:jc w:val="both"/>
        <w:rPr>
          <w:rFonts w:ascii="Arial" w:hAnsi="Arial" w:cs="Arial"/>
          <w:sz w:val="28"/>
          <w:szCs w:val="28"/>
        </w:rPr>
      </w:pPr>
    </w:p>
    <w:p w:rsidRPr="00AC4177" w:rsidR="00AC4177" w:rsidP="00AC4177" w:rsidRDefault="00AC4177" w14:paraId="36E228BA" w14:textId="05935162">
      <w:pPr>
        <w:spacing w:after="0" w:line="360" w:lineRule="auto"/>
        <w:ind w:firstLine="0"/>
        <w:jc w:val="center"/>
        <w:rPr>
          <w:rFonts w:ascii="Arial" w:hAnsi="Arial" w:cs="Arial"/>
          <w:sz w:val="28"/>
          <w:szCs w:val="28"/>
        </w:rPr>
        <w:pPrChange w:id="1569" w:author="Assessor GDSXSR" w:date="2026-10-31T19:46:04Z">
          <w:pPr>
            <w:spacing w:after="0" w:line="360" w:lineRule="auto"/>
            <w:jc w:val="center"/>
          </w:pPr>
        </w:pPrChange>
      </w:pPr>
      <w:r w:rsidRPr="00AC4177">
        <w:rPr>
          <w:rFonts w:ascii="Arial" w:hAnsi="Arial" w:cs="Arial"/>
          <w:sz w:val="28"/>
          <w:szCs w:val="28"/>
          <w:highlight w:val="yellow"/>
          <w:rPrChange w:id="1513" w:author="Assessor GDSXSR" w:date="2026-10-31T19:46:04Z">
            <w:rPr>
              <w:rFonts w:ascii="Arial" w:hAnsi="Arial" w:cs="Arial"/>
              <w:sz w:val="28"/>
              <w:szCs w:val="28"/>
            </w:rPr>
          </w:rPrChange>
        </w:rPr>
        <w:t>DA MANUTENÇÃO D</w:t>
      </w:r>
      <w:r w:rsidR="00176410">
        <w:rPr>
          <w:rFonts w:ascii="Arial" w:hAnsi="Arial" w:cs="Arial"/>
          <w:sz w:val="28"/>
          <w:szCs w:val="28"/>
          <w:highlight w:val="yellow"/>
          <w:rPrChange w:id="1514" w:author="Assessor GDSXSR" w:date="2026-10-31T19:46:04Z">
            <w:rPr>
              <w:rFonts w:ascii="Arial" w:hAnsi="Arial" w:cs="Arial"/>
              <w:sz w:val="28"/>
              <w:szCs w:val="28"/>
            </w:rPr>
          </w:rPrChange>
        </w:rPr>
        <w:t xml:space="preserve">O </w:t>
      </w:r>
      <w:r w:rsidRPr="00B703B7" w:rsidR="00176410">
        <w:rPr>
          <w:rFonts w:ascii="Arial" w:hAnsi="Arial" w:cs="Arial"/>
          <w:i/>
          <w:iCs/>
          <w:sz w:val="28"/>
          <w:szCs w:val="28"/>
          <w:highlight w:val="yellow"/>
          <w:rPrChange w:id="1515" w:author="Assessor GDSXSR" w:date="2026-10-31T19:46:04Z">
            <w:rPr>
              <w:rFonts w:ascii="Arial" w:hAnsi="Arial" w:cs="Arial"/>
              <w:i/>
              <w:iCs/>
              <w:sz w:val="28"/>
              <w:szCs w:val="28"/>
            </w:rPr>
          </w:rPrChange>
        </w:rPr>
        <w:t>QUANTUM</w:t>
      </w:r>
      <w:r w:rsidR="00176410">
        <w:rPr>
          <w:rFonts w:ascii="Arial" w:hAnsi="Arial" w:cs="Arial"/>
          <w:sz w:val="28"/>
          <w:szCs w:val="28"/>
          <w:highlight w:val="yellow"/>
          <w:rPrChange w:id="1516" w:author="Assessor GDSXSR" w:date="2026-10-31T19:46:04Z">
            <w:rPr>
              <w:rFonts w:ascii="Arial" w:hAnsi="Arial" w:cs="Arial"/>
              <w:sz w:val="28"/>
              <w:szCs w:val="28"/>
            </w:rPr>
          </w:rPrChange>
        </w:rPr>
        <w:t xml:space="preserve"> </w:t>
      </w:r>
      <w:r w:rsidRPr="00AC4177">
        <w:rPr>
          <w:rFonts w:ascii="Arial" w:hAnsi="Arial" w:cs="Arial"/>
          <w:sz w:val="28"/>
          <w:szCs w:val="28"/>
          <w:highlight w:val="yellow"/>
          <w:rPrChange w:id="1517" w:author="Assessor GDSXSR" w:date="2026-10-31T19:46:04Z">
            <w:rPr>
              <w:rFonts w:ascii="Arial" w:hAnsi="Arial" w:cs="Arial"/>
              <w:sz w:val="28"/>
              <w:szCs w:val="28"/>
            </w:rPr>
          </w:rPrChange>
        </w:rPr>
        <w:t>INDENIZA</w:t>
      </w:r>
      <w:r w:rsidR="00B703B7">
        <w:rPr>
          <w:rFonts w:ascii="Arial" w:hAnsi="Arial" w:cs="Arial"/>
          <w:sz w:val="28"/>
          <w:szCs w:val="28"/>
          <w:highlight w:val="yellow"/>
          <w:rPrChange w:id="1518" w:author="Assessor GDSXSR" w:date="2026-10-31T19:46:04Z">
            <w:rPr>
              <w:rFonts w:ascii="Arial" w:hAnsi="Arial" w:cs="Arial"/>
              <w:sz w:val="28"/>
              <w:szCs w:val="28"/>
            </w:rPr>
          </w:rPrChange>
        </w:rPr>
        <w:t>TÓRIO</w:t>
      </w:r>
      <w:r w:rsidRPr="00AC4177">
        <w:rPr>
          <w:rFonts w:ascii="Arial" w:hAnsi="Arial" w:cs="Arial"/>
          <w:sz w:val="28"/>
          <w:szCs w:val="28"/>
          <w:highlight w:val="yellow"/>
          <w:rPrChange w:id="1519" w:author="Assessor GDSXSR" w:date="2026-10-31T19:46:04Z">
            <w:rPr>
              <w:rFonts w:ascii="Arial" w:hAnsi="Arial" w:cs="Arial"/>
              <w:sz w:val="28"/>
              <w:szCs w:val="28"/>
            </w:rPr>
          </w:rPrChange>
        </w:rPr>
        <w:t xml:space="preserve"> POR DANOS MORAIS </w:t>
      </w:r>
      <w:r w:rsidR="00B703B7">
        <w:rPr>
          <w:rFonts w:ascii="Arial" w:hAnsi="Arial" w:cs="Arial"/>
          <w:sz w:val="28"/>
          <w:szCs w:val="28"/>
          <w:highlight w:val="yellow"/>
          <w:rPrChange w:id="1520" w:author="Assessor GDSXSR" w:date="2026-10-31T19:46:04Z">
            <w:rPr>
              <w:rFonts w:ascii="Arial" w:hAnsi="Arial" w:cs="Arial"/>
              <w:sz w:val="28"/>
              <w:szCs w:val="28"/>
            </w:rPr>
          </w:rPrChange>
        </w:rPr>
        <w:t xml:space="preserve">FIXADO </w:t>
      </w:r>
      <w:r w:rsidRPr="00AC4177">
        <w:rPr>
          <w:rFonts w:ascii="Arial" w:hAnsi="Arial" w:cs="Arial"/>
          <w:sz w:val="28"/>
          <w:szCs w:val="28"/>
          <w:highlight w:val="yellow"/>
          <w:rPrChange w:id="1521" w:author="Assessor GDSXSR" w:date="2026-10-31T19:46:04Z">
            <w:rPr>
              <w:rFonts w:ascii="Arial" w:hAnsi="Arial" w:cs="Arial"/>
              <w:sz w:val="28"/>
              <w:szCs w:val="28"/>
            </w:rPr>
          </w:rPrChange>
        </w:rPr>
        <w:t>EM R$ 3.000,00</w:t>
      </w:r>
    </w:p>
    <w:p w:rsidR="00B73FAD" w:rsidP="00B73FAD" w:rsidRDefault="00B73FAD" w14:paraId="5A15312C" w14:textId="77777777">
      <w:pPr>
        <w:spacing w:after="0" w:line="360" w:lineRule="auto"/>
        <w:jc w:val="center"/>
        <w:rPr>
          <w:rFonts w:ascii="Arial" w:hAnsi="Arial" w:cs="Arial"/>
          <w:sz w:val="28"/>
          <w:szCs w:val="28"/>
        </w:rPr>
      </w:pPr>
    </w:p>
    <w:p w:rsidRPr="00EC76BB" w:rsidR="00EC76BB" w:rsidP="00EC76BB" w:rsidRDefault="00EC76BB" w14:paraId="06C718A3" w14:textId="46A96CCB">
      <w:pPr>
        <w:spacing w:after="0" w:line="360" w:lineRule="auto"/>
        <w:ind w:firstLine="2268"/>
        <w:jc w:val="both"/>
        <w:rPr>
          <w:rFonts w:ascii="Arial" w:hAnsi="Arial" w:cs="Arial"/>
          <w:sz w:val="28"/>
          <w:szCs w:val="28"/>
        </w:rPr>
      </w:pPr>
      <w:r>
        <w:rPr>
          <w:rFonts w:ascii="Arial" w:hAnsi="Arial" w:cs="Arial"/>
          <w:sz w:val="28"/>
          <w:szCs w:val="28"/>
        </w:rPr>
        <w:t xml:space="preserve">O autor/apelante</w:t>
      </w:r>
      <w:del w:id="1410" w:author="Assessor GDSXSR" w:date="2026-10-31T19:46:04Z">
        <w:r>
          <w:rPr>
            <w:rFonts w:ascii="Arial" w:hAnsi="Arial" w:cs="Arial"/>
            <w:sz w:val="28"/>
            <w:szCs w:val="28"/>
          </w:rPr>
          <w:delText xml:space="preserve">, Davi Mikaell Caldas de Queiroz,</w:delText>
        </w:r>
      </w:del>
      <w:r>
        <w:rPr>
          <w:rFonts w:ascii="Arial" w:hAnsi="Arial" w:cs="Arial"/>
          <w:sz w:val="28"/>
          <w:szCs w:val="28"/>
        </w:rPr>
        <w:t xml:space="preserve"> alega que: </w:t>
      </w:r>
      <w:r>
        <w:rPr>
          <w:rFonts w:ascii="Arial" w:hAnsi="Arial" w:cs="Arial"/>
          <w:b/>
          <w:bCs/>
          <w:sz w:val="28"/>
          <w:szCs w:val="28"/>
        </w:rPr>
        <w:t xml:space="preserve">1)</w:t>
      </w:r>
      <w:r>
        <w:rPr>
          <w:rFonts w:ascii="Arial" w:hAnsi="Arial" w:cs="Arial"/>
          <w:sz w:val="28"/>
          <w:szCs w:val="28"/>
        </w:rPr>
        <w:t xml:space="preserve"> a sentença </w:t>
      </w:r>
      <w:del w:id="1411" w:author="Assessor GDSXSR" w:date="2026-10-31T19:46:04Z">
        <w:r>
          <w:rPr>
            <w:rFonts w:ascii="Arial" w:hAnsi="Arial" w:cs="Arial"/>
            <w:sz w:val="28"/>
            <w:szCs w:val="28"/>
          </w:rPr>
          <w:delText xml:space="preserve">incorreu em equívoco</w:delText>
        </w:r>
      </w:del>
      <w:ins w:id="1412" w:author="Assessor GDSXSR" w:date="2026-10-31T19:46:04Z">
        <w:r>
          <w:rPr>
            <w:rFonts w:ascii="Arial" w:hAnsi="Arial" w:cs="Arial"/>
            <w:color w:val="808080"/>
            <w:sz w:val="28"/>
            <w:szCs w:val="28"/>
          </w:rPr>
          <w:t xml:space="preserve">errou</w:t>
        </w:r>
      </w:ins>
      <w:r>
        <w:rPr>
          <w:rFonts w:ascii="Arial" w:hAnsi="Arial" w:cs="Arial"/>
          <w:sz w:val="28"/>
          <w:szCs w:val="28"/>
        </w:rPr>
        <w:t xml:space="preserve"> ao concluir </w:t>
      </w:r>
      <w:del w:id="1413" w:author="Assessor GDSXSR" w:date="2026-10-31T19:46:04Z">
        <w:r>
          <w:rPr>
            <w:rFonts w:ascii="Arial" w:hAnsi="Arial" w:cs="Arial"/>
            <w:sz w:val="28"/>
            <w:szCs w:val="28"/>
          </w:rPr>
          <w:delText xml:space="preserve">que</w:delText>
        </w:r>
      </w:del>
      <w:ins w:id="1414" w:author="Assessor GDSXSR" w:date="2026-10-31T19:46:04Z">
        <w:r>
          <w:rPr>
            <w:rFonts w:ascii="Arial" w:hAnsi="Arial" w:cs="Arial"/>
            <w:color w:val="808080"/>
            <w:sz w:val="28"/>
            <w:szCs w:val="28"/>
          </w:rPr>
          <w:t xml:space="preserve">pela</w:t>
        </w:r>
      </w:ins>
      <w:r>
        <w:rPr>
          <w:rFonts w:ascii="Arial" w:hAnsi="Arial" w:cs="Arial"/>
          <w:sz w:val="28"/>
          <w:szCs w:val="28"/>
        </w:rPr>
        <w:t xml:space="preserve"> </w:t>
      </w:r>
      <w:del w:id="1415" w:author="Assessor GDSXSR" w:date="2026-10-31T19:46:04Z">
        <w:r>
          <w:rPr>
            <w:rFonts w:ascii="Arial" w:hAnsi="Arial" w:cs="Arial"/>
            <w:sz w:val="28"/>
            <w:szCs w:val="28"/>
          </w:rPr>
          <w:delText xml:space="preserve">não</w:delText>
        </w:r>
      </w:del>
      <w:ins w:id="1416" w:author="Assessor GDSXSR" w:date="2026-10-31T19:46:04Z">
        <w:r>
          <w:rPr>
            <w:rFonts w:ascii="Arial" w:hAnsi="Arial" w:cs="Arial"/>
            <w:color w:val="808080"/>
            <w:sz w:val="28"/>
            <w:szCs w:val="28"/>
          </w:rPr>
          <w:t xml:space="preserve">ausência</w:t>
        </w:r>
      </w:ins>
      <w:r>
        <w:rPr>
          <w:rFonts w:ascii="Arial" w:hAnsi="Arial" w:cs="Arial"/>
          <w:sz w:val="28"/>
          <w:szCs w:val="28"/>
        </w:rPr>
        <w:t xml:space="preserve"> </w:t>
      </w:r>
      <w:del w:id="1417" w:author="Assessor GDSXSR" w:date="2026-10-31T19:46:04Z">
        <w:r>
          <w:rPr>
            <w:rFonts w:ascii="Arial" w:hAnsi="Arial" w:cs="Arial"/>
            <w:sz w:val="28"/>
            <w:szCs w:val="28"/>
          </w:rPr>
          <w:delText xml:space="preserve">ficou</w:delText>
        </w:r>
      </w:del>
      <w:ins w:id="1418" w:author="Assessor GDSXSR" w:date="2026-10-31T19:46:04Z">
        <w:r>
          <w:rPr>
            <w:rFonts w:ascii="Arial" w:hAnsi="Arial" w:cs="Arial"/>
            <w:color w:val="808080"/>
            <w:sz w:val="28"/>
            <w:szCs w:val="28"/>
          </w:rPr>
          <w:t xml:space="preserve">de</w:t>
        </w:r>
      </w:ins>
      <w:r>
        <w:rPr>
          <w:rFonts w:ascii="Arial" w:hAnsi="Arial" w:cs="Arial"/>
          <w:sz w:val="28"/>
          <w:szCs w:val="28"/>
        </w:rPr>
        <w:t xml:space="preserve"> </w:t>
      </w:r>
      <w:del w:id="1419" w:author="Assessor GDSXSR" w:date="2026-10-31T19:46:04Z">
        <w:r>
          <w:rPr>
            <w:rFonts w:ascii="Arial" w:hAnsi="Arial" w:cs="Arial"/>
            <w:sz w:val="28"/>
            <w:szCs w:val="28"/>
          </w:rPr>
          <w:delText xml:space="preserve">comprovada</w:delText>
        </w:r>
      </w:del>
      <w:ins w:id="1420" w:author="Assessor GDSXSR" w:date="2026-10-31T19:46:04Z">
        <w:r>
          <w:rPr>
            <w:rFonts w:ascii="Arial" w:hAnsi="Arial" w:cs="Arial"/>
            <w:color w:val="808080"/>
            <w:sz w:val="28"/>
            <w:szCs w:val="28"/>
          </w:rPr>
          <w:t xml:space="preserve">prova</w:t>
        </w:r>
      </w:ins>
      <w:r>
        <w:rPr>
          <w:rFonts w:ascii="Arial" w:hAnsi="Arial" w:cs="Arial"/>
          <w:sz w:val="28"/>
          <w:szCs w:val="28"/>
        </w:rPr>
        <w:t xml:space="preserve"> </w:t>
      </w:r>
      <w:del w:id="1421" w:author="Assessor GDSXSR" w:date="2026-10-31T19:46:04Z">
        <w:r>
          <w:rPr>
            <w:rFonts w:ascii="Arial" w:hAnsi="Arial" w:cs="Arial"/>
            <w:sz w:val="28"/>
            <w:szCs w:val="28"/>
          </w:rPr>
          <w:delText xml:space="preserve">a</w:delText>
        </w:r>
      </w:del>
      <w:ins w:id="1422" w:author="Assessor GDSXSR" w:date="2026-10-31T19:46:04Z">
        <w:r>
          <w:rPr>
            <w:rFonts w:ascii="Arial" w:hAnsi="Arial" w:cs="Arial"/>
            <w:color w:val="808080"/>
            <w:sz w:val="28"/>
            <w:szCs w:val="28"/>
          </w:rPr>
          <w:t xml:space="preserve">da</w:t>
        </w:r>
      </w:ins>
      <w:r>
        <w:rPr>
          <w:rFonts w:ascii="Arial" w:hAnsi="Arial" w:cs="Arial"/>
          <w:sz w:val="28"/>
          <w:szCs w:val="28"/>
        </w:rPr>
        <w:t xml:space="preserve"> divulgação das ofensas</w:t>
      </w:r>
      <w:del w:id="1423" w:author="Assessor GDSXSR" w:date="2026-10-31T19:46:04Z">
        <w:r>
          <w:rPr>
            <w:rFonts w:ascii="Arial" w:hAnsi="Arial" w:cs="Arial"/>
            <w:sz w:val="28"/>
            <w:szCs w:val="28"/>
          </w:rPr>
          <w:delText xml:space="preserve"> a terceiros; </w:delText>
        </w:r>
        <w:r>
          <w:rPr>
            <w:rFonts w:ascii="Arial" w:hAnsi="Arial" w:cs="Arial"/>
            <w:b/>
            <w:bCs/>
            <w:sz w:val="28"/>
            <w:szCs w:val="28"/>
          </w:rPr>
          <w:delText xml:space="preserve">2)</w:delText>
        </w:r>
        <w:r>
          <w:rPr>
            <w:rFonts w:ascii="Arial" w:hAnsi="Arial" w:cs="Arial"/>
            <w:sz w:val="28"/>
            <w:szCs w:val="28"/>
          </w:rPr>
          <w:delText xml:space="preserve"> a prova produzida nos autos demonstra que o réu encaminhou manifestações ofensivas</w:delText>
        </w:r>
      </w:del>
      <w:r>
        <w:rPr>
          <w:rFonts w:ascii="Arial" w:hAnsi="Arial" w:cs="Arial"/>
          <w:sz w:val="28"/>
          <w:szCs w:val="28"/>
        </w:rPr>
        <w:t xml:space="preserve"> a terceiros, notadamente a Luana </w:t>
      </w:r>
      <w:r>
        <w:rPr>
          <w:rFonts w:ascii="Arial" w:hAnsi="Arial" w:cs="Arial"/>
          <w:sz w:val="28"/>
          <w:szCs w:val="28"/>
        </w:rPr>
        <w:t xml:space="preserve">H</w:t>
      </w:r>
      <w:r>
        <w:rPr>
          <w:rFonts w:ascii="Arial" w:hAnsi="Arial" w:cs="Arial"/>
          <w:sz w:val="28"/>
          <w:szCs w:val="28"/>
        </w:rPr>
        <w:t xml:space="preserve">i</w:t>
      </w:r>
      <w:r>
        <w:rPr>
          <w:rFonts w:ascii="Arial" w:hAnsi="Arial" w:cs="Arial"/>
          <w:sz w:val="28"/>
          <w:szCs w:val="28"/>
        </w:rPr>
        <w:t xml:space="preserve">l</w:t>
      </w:r>
      <w:r>
        <w:rPr>
          <w:rFonts w:ascii="Arial" w:hAnsi="Arial" w:cs="Arial"/>
          <w:sz w:val="28"/>
          <w:szCs w:val="28"/>
        </w:rPr>
        <w:t xml:space="preserve">da de Carvalho</w:t>
      </w:r>
      <w:del w:id="1424" w:author="Assessor GDSXSR" w:date="2026-10-31T19:46:04Z">
        <w:r>
          <w:rPr>
            <w:rFonts w:ascii="Arial" w:hAnsi="Arial" w:cs="Arial"/>
            <w:sz w:val="28"/>
            <w:szCs w:val="28"/>
          </w:rPr>
          <w:delText xml:space="preserve">,</w:delText>
        </w:r>
      </w:del>
      <w:r>
        <w:rPr>
          <w:rFonts w:ascii="Arial" w:hAnsi="Arial" w:cs="Arial"/>
          <w:sz w:val="28"/>
          <w:szCs w:val="28"/>
        </w:rPr>
        <w:t xml:space="preserve"> e</w:t>
      </w:r>
      <w:del w:id="1425" w:author="Assessor GDSXSR" w:date="2026-10-31T19:46:04Z">
        <w:r>
          <w:rPr>
            <w:rFonts w:ascii="Arial" w:hAnsi="Arial" w:cs="Arial"/>
            <w:sz w:val="28"/>
            <w:szCs w:val="28"/>
          </w:rPr>
          <w:delText xml:space="preserve"> que também manteve comunicações com</w:delText>
        </w:r>
      </w:del>
      <w:r>
        <w:rPr>
          <w:rFonts w:ascii="Arial" w:hAnsi="Arial" w:cs="Arial"/>
          <w:sz w:val="28"/>
          <w:szCs w:val="28"/>
        </w:rPr>
        <w:t xml:space="preserve"> Rosana Danae; </w:t>
      </w:r>
      <w:del w:id="1426" w:author="Assessor GDSXSR" w:date="2026-10-31T19:46:04Z">
        <w:r>
          <w:rPr>
            <w:rFonts w:ascii="Arial" w:hAnsi="Arial" w:cs="Arial"/>
            <w:b/>
            <w:bCs/>
            <w:sz w:val="28"/>
            <w:szCs w:val="28"/>
          </w:rPr>
          <w:delText xml:space="preserve">3)</w:delText>
        </w:r>
        <w:r>
          <w:rPr>
            <w:rFonts w:ascii="Arial" w:hAnsi="Arial" w:cs="Arial"/>
            <w:sz w:val="28"/>
            <w:szCs w:val="28"/>
          </w:rPr>
          <w:delText xml:space="preserve"> a repercussão das ofensas foi subdimensionada pelo Juízo de origem; </w:delText>
        </w:r>
      </w:del>
      <w:r>
        <w:rPr>
          <w:rFonts w:ascii="Arial" w:hAnsi="Arial" w:cs="Arial"/>
          <w:sz w:val="28"/>
          <w:szCs w:val="28"/>
        </w:rPr>
        <w:t xml:space="preserve">e </w:t>
      </w:r>
      <w:del w:id="1427" w:author="Assessor GDSXSR" w:date="2026-10-31T19:46:04Z">
        <w:r>
          <w:rPr>
            <w:rFonts w:ascii="Arial" w:hAnsi="Arial" w:cs="Arial"/>
            <w:b/>
            <w:bCs/>
            <w:sz w:val="28"/>
            <w:szCs w:val="28"/>
          </w:rPr>
          <w:delText xml:space="preserve">4</w:delText>
        </w:r>
      </w:del>
      <w:ins w:id="1428" w:author="Assessor GDSXSR" w:date="2026-10-31T19:46:04Z">
        <w:r>
          <w:rPr>
            <w:b/>
            <w:rFonts w:ascii="Arial" w:hAnsi="Arial" w:cs="Arial"/>
            <w:color w:val="808080"/>
            <w:sz w:val="28"/>
            <w:szCs w:val="28"/>
          </w:rPr>
          <w:t xml:space="preserve">2</w:t>
        </w:r>
      </w:ins>
      <w:r>
        <w:rPr>
          <w:rFonts w:ascii="Arial" w:hAnsi="Arial" w:cs="Arial"/>
          <w:b/>
          <w:bCs/>
          <w:sz w:val="28"/>
          <w:szCs w:val="28"/>
        </w:rPr>
        <w:t xml:space="preserve">)</w:t>
      </w:r>
      <w:r>
        <w:rPr>
          <w:rFonts w:ascii="Arial" w:hAnsi="Arial" w:cs="Arial"/>
          <w:sz w:val="28"/>
          <w:szCs w:val="28"/>
        </w:rPr>
        <w:t xml:space="preserve"> a indenização </w:t>
      </w:r>
      <w:del w:id="1429" w:author="Assessor GDSXSR" w:date="2026-10-31T19:46:04Z">
        <w:r>
          <w:rPr>
            <w:rFonts w:ascii="Arial" w:hAnsi="Arial" w:cs="Arial"/>
            <w:sz w:val="28"/>
            <w:szCs w:val="28"/>
          </w:rPr>
          <w:delText xml:space="preserve">fixada em</w:delText>
        </w:r>
      </w:del>
      <w:ins w:id="1430" w:author="Assessor GDSXSR" w:date="2026-10-31T19:46:04Z">
        <w:r>
          <w:rPr>
            <w:rFonts w:ascii="Arial" w:hAnsi="Arial" w:cs="Arial"/>
            <w:color w:val="808080"/>
            <w:sz w:val="28"/>
            <w:szCs w:val="28"/>
          </w:rPr>
          <w:t xml:space="preserve">de</w:t>
        </w:r>
      </w:ins>
      <w:r>
        <w:rPr>
          <w:rFonts w:ascii="Arial" w:hAnsi="Arial" w:cs="Arial"/>
          <w:sz w:val="28"/>
          <w:szCs w:val="28"/>
        </w:rPr>
        <w:t xml:space="preserve"> R$ 3.000,00 </w:t>
      </w:r>
      <w:del w:id="1431" w:author="Assessor GDSXSR" w:date="2026-10-31T19:46:04Z">
        <w:r>
          <w:rPr>
            <w:rFonts w:ascii="Arial" w:hAnsi="Arial" w:cs="Arial"/>
            <w:sz w:val="28"/>
            <w:szCs w:val="28"/>
          </w:rPr>
          <w:delText xml:space="preserve">mostra-se</w:delText>
        </w:r>
      </w:del>
      <w:ins w:id="1432" w:author="Assessor GDSXSR" w:date="2026-10-31T19:46:04Z">
        <w:r>
          <w:rPr>
            <w:rFonts w:ascii="Arial" w:hAnsi="Arial" w:cs="Arial"/>
            <w:color w:val="808080"/>
            <w:sz w:val="28"/>
            <w:szCs w:val="28"/>
          </w:rPr>
          <w:t xml:space="preserve">é</w:t>
        </w:r>
      </w:ins>
      <w:r>
        <w:rPr>
          <w:rFonts w:ascii="Arial" w:hAnsi="Arial" w:cs="Arial"/>
          <w:sz w:val="28"/>
          <w:szCs w:val="28"/>
        </w:rPr>
        <w:t xml:space="preserve"> insuficiente diante da gravidade das imputações </w:t>
      </w:r>
      <w:del w:id="1433" w:author="Assessor GDSXSR" w:date="2026-10-31T19:46:04Z">
        <w:r>
          <w:rPr>
            <w:rFonts w:ascii="Arial" w:hAnsi="Arial" w:cs="Arial"/>
            <w:sz w:val="28"/>
            <w:szCs w:val="28"/>
          </w:rPr>
          <w:delText xml:space="preserve">de “estelionato”, “calote”, “extorsão” </w:delText>
        </w:r>
      </w:del>
      <w:r>
        <w:rPr>
          <w:rFonts w:ascii="Arial" w:hAnsi="Arial" w:cs="Arial"/>
          <w:sz w:val="28"/>
          <w:szCs w:val="28"/>
        </w:rPr>
        <w:t xml:space="preserve">e</w:t>
      </w:r>
      <w:del w:id="1434" w:author="Assessor GDSXSR" w:date="2026-10-31T19:46:04Z">
        <w:r>
          <w:rPr>
            <w:rFonts w:ascii="Arial" w:hAnsi="Arial" w:cs="Arial"/>
            <w:sz w:val="28"/>
            <w:szCs w:val="28"/>
          </w:rPr>
          <w:delText xml:space="preserve"> “charlatanismo”,</w:delText>
        </w:r>
      </w:del>
      <w:r>
        <w:rPr>
          <w:rFonts w:ascii="Arial" w:hAnsi="Arial" w:cs="Arial"/>
          <w:sz w:val="28"/>
          <w:szCs w:val="28"/>
        </w:rPr>
        <w:t xml:space="preserve"> da repercussão profissional </w:t>
      </w:r>
      <w:del w:id="1435" w:author="Assessor GDSXSR" w:date="2026-10-31T19:46:04Z">
        <w:r>
          <w:rPr>
            <w:rFonts w:ascii="Arial" w:hAnsi="Arial" w:cs="Arial"/>
            <w:sz w:val="28"/>
            <w:szCs w:val="28"/>
          </w:rPr>
          <w:delText xml:space="preserve">dos</w:delText>
        </w:r>
      </w:del>
      <w:ins w:id="1436" w:author="Assessor GDSXSR" w:date="2026-10-31T19:46:04Z">
        <w:r>
          <w:rPr>
            <w:rFonts w:ascii="Arial" w:hAnsi="Arial" w:cs="Arial"/>
            <w:color w:val="808080"/>
            <w:sz w:val="28"/>
            <w:szCs w:val="28"/>
          </w:rPr>
          <w:t xml:space="preserve">(ID</w:t>
        </w:r>
      </w:ins>
      <w:r>
        <w:rPr>
          <w:rFonts w:ascii="Arial" w:hAnsi="Arial" w:cs="Arial"/>
          <w:sz w:val="28"/>
          <w:szCs w:val="28"/>
        </w:rPr>
        <w:t xml:space="preserve"> </w:t>
      </w:r>
      <w:del w:id="1437" w:author="Assessor GDSXSR" w:date="2026-10-31T19:46:04Z">
        <w:r>
          <w:rPr>
            <w:rFonts w:ascii="Arial" w:hAnsi="Arial" w:cs="Arial"/>
            <w:sz w:val="28"/>
            <w:szCs w:val="28"/>
          </w:rPr>
          <w:delText xml:space="preserve">fatos e da finalidade pedagógica da reparação</w:delText>
        </w:r>
      </w:del>
      <w:ins w:id="1438" w:author="Assessor GDSXSR" w:date="2026-10-31T19:46:04Z">
        <w:r>
          <w:rPr>
            <w:rFonts w:ascii="Arial" w:hAnsi="Arial" w:cs="Arial"/>
            <w:color w:val="808080"/>
            <w:sz w:val="28"/>
            <w:szCs w:val="28"/>
          </w:rPr>
          <w:t xml:space="preserve">88784164)</w:t>
        </w:r>
      </w:ins>
      <w:r>
        <w:rPr>
          <w:rFonts w:ascii="Arial" w:hAnsi="Arial" w:cs="Arial"/>
          <w:sz w:val="28"/>
          <w:szCs w:val="28"/>
        </w:rPr>
        <w:t xml:space="preserve">. Requer a majoração</w:t>
      </w:r>
      <w:del w:id="1439" w:author="Assessor GDSXSR" w:date="2026-10-31T19:46:04Z">
        <w:r>
          <w:rPr>
            <w:rFonts w:ascii="Arial" w:hAnsi="Arial" w:cs="Arial"/>
            <w:sz w:val="28"/>
            <w:szCs w:val="28"/>
          </w:rPr>
          <w:delText xml:space="preserve"> da indenização</w:delText>
        </w:r>
      </w:del>
      <w:r>
        <w:rPr>
          <w:rFonts w:ascii="Arial" w:hAnsi="Arial" w:cs="Arial"/>
          <w:sz w:val="28"/>
          <w:szCs w:val="28"/>
        </w:rPr>
        <w:t xml:space="preserve"> para valor não inferior a R$ 10.000,00</w:t>
      </w:r>
      <w:r>
        <w:rPr>
          <w:rFonts w:ascii="Arial" w:hAnsi="Arial" w:cs="Arial"/>
          <w:sz w:val="28"/>
          <w:szCs w:val="28"/>
        </w:rPr>
        <w:t xml:space="preserve">.</w:t>
      </w:r>
    </w:p>
    <w:p w:rsidR="00EC76BB" w:rsidP="00136AF0" w:rsidRDefault="00EC76BB" w14:paraId="23DDBD28" w14:textId="77777777">
      <w:pPr>
        <w:spacing w:after="0" w:line="360" w:lineRule="auto"/>
        <w:ind w:firstLine="2268"/>
        <w:jc w:val="both"/>
        <w:rPr>
          <w:rFonts w:ascii="Arial" w:hAnsi="Arial" w:cs="Arial"/>
          <w:sz w:val="28"/>
          <w:szCs w:val="28"/>
        </w:rPr>
      </w:pPr>
    </w:p>
    <w:p w:rsidR="00136AF0" w:rsidP="00136AF0" w:rsidRDefault="00136AF0" w14:paraId="7AEE481F" w14:textId="3ABDF145">
      <w:pPr>
        <w:spacing w:after="0" w:line="360" w:lineRule="auto"/>
        <w:ind w:firstLine="2268"/>
        <w:jc w:val="both"/>
        <w:rPr>
          <w:rFonts w:ascii="Arial" w:hAnsi="Arial" w:cs="Arial"/>
          <w:sz w:val="28"/>
          <w:szCs w:val="28"/>
        </w:rPr>
      </w:pPr>
      <w:r w:rsidRPr="00136AF0">
        <w:rPr>
          <w:rFonts w:ascii="Arial" w:hAnsi="Arial" w:cs="Arial"/>
          <w:sz w:val="28"/>
          <w:szCs w:val="28"/>
          <w:highlight w:val="yellow"/>
          <w:rPrChange w:id="1526" w:author="Assessor GDSXSR" w:date="2026-10-31T19:46:04Z">
            <w:rPr>
              <w:rFonts w:ascii="Arial" w:hAnsi="Arial" w:cs="Arial"/>
              <w:sz w:val="28"/>
              <w:szCs w:val="28"/>
            </w:rPr>
          </w:rPrChange>
        </w:rPr>
        <w:t>Sem razão</w:t>
      </w:r>
      <w:r>
        <w:rPr>
          <w:rFonts w:ascii="Arial" w:hAnsi="Arial" w:cs="Arial"/>
          <w:sz w:val="28"/>
          <w:szCs w:val="28"/>
          <w:highlight w:val="yellow"/>
          <w:rPrChange w:id="1527" w:author="Assessor GDSXSR" w:date="2026-10-31T19:46:04Z">
            <w:rPr>
              <w:rFonts w:ascii="Arial" w:hAnsi="Arial" w:cs="Arial"/>
              <w:sz w:val="28"/>
              <w:szCs w:val="28"/>
            </w:rPr>
          </w:rPrChange>
        </w:rPr>
        <w:t>.</w:t>
      </w:r>
    </w:p>
    <w:p w:rsidR="00136AF0" w:rsidP="00136AF0" w:rsidRDefault="00136AF0" w14:paraId="321DDE06" w14:textId="77777777">
      <w:pPr>
        <w:spacing w:after="0" w:line="360" w:lineRule="auto"/>
        <w:ind w:firstLine="2268"/>
        <w:jc w:val="both"/>
        <w:rPr>
          <w:rFonts w:ascii="Arial" w:hAnsi="Arial" w:cs="Arial"/>
          <w:sz w:val="28"/>
          <w:szCs w:val="28"/>
        </w:rPr>
      </w:pPr>
    </w:p>
    <w:p w:rsidRPr="00603F0A" w:rsidR="00603F0A" w:rsidP="00603F0A" w:rsidRDefault="00603F0A" w14:paraId="51B5FCAC" w14:textId="6C3BCEDD">
      <w:pPr>
        <w:spacing w:after="0" w:line="360" w:lineRule="auto"/>
        <w:ind w:firstLine="2268"/>
        <w:jc w:val="both"/>
        <w:rPr>
          <w:del w:id="1442" w:author="Assessor GDSXSR" w:date="2026-10-31T19:46:04Z"/>
          <w:rFonts w:ascii="Arial" w:hAnsi="Arial" w:cs="Arial"/>
          <w:sz w:val="28"/>
          <w:szCs w:val="28"/>
        </w:rPr>
      </w:pPr>
      <w:del w:id="1440" w:author="Assessor GDSXSR" w:date="2026-10-31T19:46:04Z">
        <w:r>
          <w:rPr>
            <w:rFonts w:ascii="Arial" w:hAnsi="Arial" w:cs="Arial"/>
            <w:sz w:val="28"/>
            <w:szCs w:val="28"/>
          </w:rPr>
          <w:delText xml:space="preserve">A </w:delText>
        </w:r>
      </w:del>
      <w:del w:id="1441" w:author="Assessor GDSXSR" w:date="2026-10-31T19:46:04Z">
        <w:r w:rsidRPr="00603F0A">
          <w:rPr>
            <w:rFonts w:ascii="Arial" w:hAnsi="Arial" w:cs="Arial"/>
            <w:sz w:val="28"/>
            <w:szCs w:val="28"/>
          </w:rPr>
          <w:delText>configuração do ato ilícito e o dever de indenizar foram examinados no tópico anterior. A controvérsia devolvida pelo apelo do autor restringe-se à suficiência do valor arbitrado a título de danos morais.</w:delText>
        </w:r>
      </w:del>
    </w:p>
    <w:p w:rsidR="00603F0A" w:rsidP="00603F0A" w:rsidRDefault="00603F0A" w14:paraId="24E10DDF" w14:textId="77777777">
      <w:pPr>
        <w:spacing w:after="0" w:line="360" w:lineRule="auto"/>
        <w:ind w:firstLine="2268"/>
        <w:jc w:val="both"/>
        <w:rPr>
          <w:del w:id="1443" w:author="Assessor GDSXSR" w:date="2026-10-31T19:46:04Z"/>
          <w:rFonts w:ascii="Arial" w:hAnsi="Arial" w:cs="Arial"/>
          <w:sz w:val="28"/>
          <w:szCs w:val="28"/>
        </w:rPr>
      </w:pPr>
    </w:p>
    <w:p w:rsidRPr="00603F0A" w:rsidR="00603F0A" w:rsidP="00603F0A" w:rsidRDefault="00603F0A" w14:paraId="4DAB3431" w14:textId="4D7BE3DA">
      <w:pPr>
        <w:spacing w:after="0" w:line="360" w:lineRule="auto"/>
        <w:ind w:firstLine="2268"/>
        <w:jc w:val="both"/>
        <w:rPr>
          <w:rFonts w:ascii="Arial" w:hAnsi="Arial" w:cs="Arial"/>
          <w:sz w:val="28"/>
          <w:szCs w:val="28"/>
        </w:rPr>
      </w:pPr>
      <w:del w:id="1444" w:author="Assessor GDSXSR" w:date="2026-10-31T19:46:04Z">
        <w:r>
          <w:rPr>
            <w:rFonts w:ascii="Arial" w:hAnsi="Arial" w:cs="Arial"/>
            <w:sz w:val="28"/>
            <w:szCs w:val="28"/>
          </w:rPr>
          <w:delText xml:space="preserve">Embora</w:delText>
        </w:r>
      </w:del>
      <w:ins w:id="1445" w:author="Assessor GDSXSR" w:date="2026-10-31T19:46:04Z">
        <w:r>
          <w:rPr>
            <w:rFonts w:ascii="Arial" w:hAnsi="Arial" w:cs="Arial"/>
            <w:color w:val="808080"/>
            <w:sz w:val="28"/>
            <w:szCs w:val="28"/>
          </w:rPr>
          <w:t xml:space="preserve">Quanto</w:t>
        </w:r>
      </w:ins>
      <w:r>
        <w:rPr>
          <w:rFonts w:ascii="Arial" w:hAnsi="Arial" w:cs="Arial"/>
          <w:sz w:val="28"/>
          <w:szCs w:val="28"/>
        </w:rPr>
        <w:t xml:space="preserve"> </w:t>
      </w:r>
      <w:del w:id="1446" w:author="Assessor GDSXSR" w:date="2026-10-31T19:46:04Z">
        <w:r>
          <w:rPr>
            <w:rFonts w:ascii="Arial" w:hAnsi="Arial" w:cs="Arial"/>
            <w:sz w:val="28"/>
            <w:szCs w:val="28"/>
          </w:rPr>
          <w:delText xml:space="preserve">o</w:delText>
        </w:r>
      </w:del>
      <w:ins w:id="1447" w:author="Assessor GDSXSR" w:date="2026-10-31T19:46:04Z">
        <w:r>
          <w:rPr>
            <w:rFonts w:ascii="Arial" w:hAnsi="Arial" w:cs="Arial"/>
            <w:color w:val="808080"/>
            <w:sz w:val="28"/>
            <w:szCs w:val="28"/>
          </w:rPr>
          <w:t xml:space="preserve">ao</w:t>
        </w:r>
      </w:ins>
      <w:r>
        <w:rPr>
          <w:rFonts w:ascii="Arial" w:hAnsi="Arial" w:cs="Arial"/>
          <w:sz w:val="28"/>
          <w:szCs w:val="28"/>
        </w:rPr>
        <w:t xml:space="preserve"> </w:t>
      </w:r>
      <w:del w:id="1448" w:author="Assessor GDSXSR" w:date="2026-10-31T19:46:04Z">
        <w:r>
          <w:rPr>
            <w:rFonts w:ascii="Arial" w:hAnsi="Arial" w:cs="Arial"/>
            <w:sz w:val="28"/>
            <w:szCs w:val="28"/>
          </w:rPr>
          <w:delText xml:space="preserve">conjunto</w:delText>
        </w:r>
      </w:del>
      <w:ins w:id="1449" w:author="Assessor GDSXSR" w:date="2026-10-31T19:46:04Z">
        <w:r>
          <w:rPr>
            <w:rFonts w:ascii="Arial" w:hAnsi="Arial" w:cs="Arial"/>
            <w:color w:val="808080"/>
            <w:sz w:val="28"/>
            <w:szCs w:val="28"/>
          </w:rPr>
          <w:t xml:space="preserve">valor,</w:t>
        </w:r>
      </w:ins>
      <w:r>
        <w:rPr>
          <w:rFonts w:ascii="Arial" w:hAnsi="Arial" w:cs="Arial"/>
          <w:sz w:val="28"/>
          <w:szCs w:val="28"/>
        </w:rPr>
        <w:t xml:space="preserve"> </w:t>
      </w:r>
      <w:del w:id="1450" w:author="Assessor GDSXSR" w:date="2026-10-31T19:46:04Z">
        <w:r>
          <w:rPr>
            <w:rFonts w:ascii="Arial" w:hAnsi="Arial" w:cs="Arial"/>
            <w:sz w:val="28"/>
            <w:szCs w:val="28"/>
          </w:rPr>
          <w:delText xml:space="preserve">probatório demonstre que</w:delText>
        </w:r>
      </w:del>
      <w:ins w:id="1451" w:author="Assessor GDSXSR" w:date="2026-10-31T19:46:04Z">
        <w:r>
          <w:rPr>
            <w:rFonts w:ascii="Arial" w:hAnsi="Arial" w:cs="Arial"/>
            <w:color w:val="808080"/>
            <w:sz w:val="28"/>
            <w:szCs w:val="28"/>
          </w:rPr>
          <w:t xml:space="preserve">embora</w:t>
        </w:r>
      </w:ins>
      <w:r>
        <w:rPr>
          <w:rFonts w:ascii="Arial" w:hAnsi="Arial" w:cs="Arial"/>
          <w:sz w:val="28"/>
          <w:szCs w:val="28"/>
        </w:rPr>
        <w:t xml:space="preserve"> o réu </w:t>
      </w:r>
      <w:del w:id="1452" w:author="Assessor GDSXSR" w:date="2026-10-31T19:46:04Z">
        <w:r>
          <w:rPr>
            <w:rFonts w:ascii="Arial" w:hAnsi="Arial" w:cs="Arial"/>
            <w:sz w:val="28"/>
            <w:szCs w:val="28"/>
          </w:rPr>
          <w:delText xml:space="preserve">qualificou</w:delText>
        </w:r>
      </w:del>
      <w:ins w:id="1453" w:author="Assessor GDSXSR" w:date="2026-10-31T19:46:04Z">
        <w:r>
          <w:rPr>
            <w:rFonts w:ascii="Arial" w:hAnsi="Arial" w:cs="Arial"/>
            <w:color w:val="808080"/>
            <w:sz w:val="28"/>
            <w:szCs w:val="28"/>
          </w:rPr>
          <w:t xml:space="preserve">tenha qualificado</w:t>
        </w:r>
      </w:ins>
      <w:r>
        <w:rPr>
          <w:rFonts w:ascii="Arial" w:hAnsi="Arial" w:cs="Arial"/>
          <w:sz w:val="28"/>
          <w:szCs w:val="28"/>
        </w:rPr>
        <w:t xml:space="preserve"> o autor </w:t>
      </w:r>
      <w:del w:id="1454" w:author="Assessor GDSXSR" w:date="2026-10-31T19:46:04Z">
        <w:r>
          <w:rPr>
            <w:rFonts w:ascii="Arial" w:hAnsi="Arial" w:cs="Arial"/>
            <w:sz w:val="28"/>
            <w:szCs w:val="28"/>
          </w:rPr>
          <w:delText xml:space="preserve">como</w:delText>
        </w:r>
      </w:del>
      <w:ins w:id="1455" w:author="Assessor GDSXSR" w:date="2026-10-31T19:46:04Z">
        <w:r>
          <w:rPr>
            <w:rFonts w:ascii="Arial" w:hAnsi="Arial" w:cs="Arial"/>
            <w:color w:val="808080"/>
            <w:sz w:val="28"/>
            <w:szCs w:val="28"/>
          </w:rPr>
          <w:t xml:space="preserve">de</w:t>
        </w:r>
      </w:ins>
      <w:r>
        <w:rPr>
          <w:rFonts w:ascii="Arial" w:hAnsi="Arial" w:cs="Arial"/>
          <w:sz w:val="28"/>
          <w:szCs w:val="28"/>
        </w:rPr>
        <w:t xml:space="preserve"> “estelionatário” e “caloteiro”, a prova não revela ampla propagação das imputações</w:t>
      </w:r>
      <w:ins w:id="1456" w:author="Assessor GDSXSR" w:date="2026-10-31T19:46:04Z">
        <w:r>
          <w:rPr>
            <w:rFonts w:ascii="Arial" w:hAnsi="Arial" w:cs="Arial"/>
            <w:color w:val="808080"/>
            <w:sz w:val="28"/>
            <w:szCs w:val="28"/>
          </w:rPr>
          <w:t xml:space="preserve">,</w:t>
        </w:r>
      </w:ins>
      <w:r>
        <w:rPr>
          <w:rFonts w:ascii="Arial" w:hAnsi="Arial" w:cs="Arial"/>
          <w:sz w:val="28"/>
          <w:szCs w:val="28"/>
        </w:rPr>
        <w:t xml:space="preserve"> </w:t>
      </w:r>
      <w:del w:id="1457" w:author="Assessor GDSXSR" w:date="2026-10-31T19:46:04Z">
        <w:r>
          <w:rPr>
            <w:rFonts w:ascii="Arial" w:hAnsi="Arial" w:cs="Arial"/>
            <w:sz w:val="28"/>
            <w:szCs w:val="28"/>
          </w:rPr>
          <w:delText xml:space="preserve">criminosas</w:delText>
        </w:r>
      </w:del>
      <w:ins w:id="1458" w:author="Assessor GDSXSR" w:date="2026-10-31T19:46:04Z">
        <w:r>
          <w:rPr>
            <w:rFonts w:ascii="Arial" w:hAnsi="Arial" w:cs="Arial"/>
            <w:color w:val="808080"/>
            <w:sz w:val="28"/>
            <w:szCs w:val="28"/>
          </w:rPr>
          <w:t xml:space="preserve">divulgação</w:t>
        </w:r>
      </w:ins>
      <w:r>
        <w:rPr>
          <w:rFonts w:ascii="Arial" w:hAnsi="Arial" w:cs="Arial"/>
          <w:sz w:val="28"/>
          <w:szCs w:val="28"/>
        </w:rPr>
        <w:t xml:space="preserve"> </w:t>
      </w:r>
      <w:del w:id="1459" w:author="Assessor GDSXSR" w:date="2026-10-31T19:46:04Z">
        <w:r>
          <w:rPr>
            <w:rFonts w:ascii="Arial" w:hAnsi="Arial" w:cs="Arial"/>
            <w:sz w:val="28"/>
            <w:szCs w:val="28"/>
          </w:rPr>
          <w:delText xml:space="preserve">nem</w:delText>
        </w:r>
      </w:del>
      <w:ins w:id="1460" w:author="Assessor GDSXSR" w:date="2026-10-31T19:46:04Z">
        <w:r>
          <w:rPr>
            <w:rFonts w:ascii="Arial" w:hAnsi="Arial" w:cs="Arial"/>
            <w:color w:val="808080"/>
            <w:sz w:val="28"/>
            <w:szCs w:val="28"/>
          </w:rPr>
          <w:t xml:space="preserve">em</w:t>
        </w:r>
      </w:ins>
      <w:r>
        <w:rPr>
          <w:rFonts w:ascii="Arial" w:hAnsi="Arial" w:cs="Arial"/>
          <w:sz w:val="28"/>
          <w:szCs w:val="28"/>
        </w:rPr>
        <w:t xml:space="preserve"> </w:t>
      </w:r>
      <w:del w:id="1461" w:author="Assessor GDSXSR" w:date="2026-10-31T19:46:04Z">
        <w:r>
          <w:rPr>
            <w:rFonts w:ascii="Arial" w:hAnsi="Arial" w:cs="Arial"/>
            <w:sz w:val="28"/>
            <w:szCs w:val="28"/>
          </w:rPr>
          <w:delText xml:space="preserve">repercussão</w:delText>
        </w:r>
      </w:del>
      <w:ins w:id="1462" w:author="Assessor GDSXSR" w:date="2026-10-31T19:46:04Z">
        <w:r>
          <w:rPr>
            <w:rFonts w:ascii="Arial" w:hAnsi="Arial" w:cs="Arial"/>
            <w:color w:val="808080"/>
            <w:sz w:val="28"/>
            <w:szCs w:val="28"/>
          </w:rPr>
          <w:t xml:space="preserve">redes sociais, perda de clientes, redução de rendimentos ou outro prejuízo</w:t>
        </w:r>
      </w:ins>
      <w:r>
        <w:rPr>
          <w:rFonts w:ascii="Arial" w:hAnsi="Arial" w:cs="Arial"/>
          <w:sz w:val="28"/>
          <w:szCs w:val="28"/>
        </w:rPr>
        <w:t xml:space="preserve"> profissional </w:t>
      </w:r>
      <w:del w:id="1463" w:author="Assessor GDSXSR" w:date="2026-10-31T19:46:04Z">
        <w:r>
          <w:rPr>
            <w:rFonts w:ascii="Arial" w:hAnsi="Arial" w:cs="Arial"/>
            <w:sz w:val="28"/>
            <w:szCs w:val="28"/>
          </w:rPr>
          <w:delText xml:space="preserve">concreta</w:delText>
        </w:r>
      </w:del>
      <w:ins w:id="1464" w:author="Assessor GDSXSR" w:date="2026-10-31T19:46:04Z">
        <w:r>
          <w:rPr>
            <w:rFonts w:ascii="Arial" w:hAnsi="Arial" w:cs="Arial"/>
            <w:color w:val="808080"/>
            <w:sz w:val="28"/>
            <w:szCs w:val="28"/>
          </w:rPr>
          <w:t xml:space="preserve">concreto</w:t>
        </w:r>
      </w:ins>
      <w:r>
        <w:rPr>
          <w:rFonts w:ascii="Arial" w:hAnsi="Arial" w:cs="Arial"/>
          <w:sz w:val="28"/>
          <w:szCs w:val="28"/>
        </w:rPr>
        <w:t xml:space="preserve">.</w:t>
      </w:r>
    </w:p>
    <w:p w:rsidR="00603F0A" w:rsidP="00603F0A" w:rsidRDefault="00603F0A" w14:paraId="21BA86EC" w14:textId="77777777">
      <w:pPr>
        <w:spacing w:after="0" w:line="360" w:lineRule="auto"/>
        <w:ind w:firstLine="2268"/>
        <w:jc w:val="both"/>
        <w:rPr>
          <w:rFonts w:ascii="Arial" w:hAnsi="Arial" w:cs="Arial"/>
          <w:sz w:val="28"/>
          <w:szCs w:val="28"/>
        </w:rPr>
      </w:pPr>
    </w:p>
    <w:p w:rsidRPr="00603F0A" w:rsidR="00603F0A" w:rsidP="00603F0A" w:rsidRDefault="00603F0A" w14:paraId="3BFE103F" w14:textId="4BD83075">
      <w:pPr>
        <w:spacing w:after="0" w:line="360" w:lineRule="auto"/>
        <w:ind w:firstLine="2268"/>
        <w:jc w:val="both"/>
        <w:rPr>
          <w:rFonts w:ascii="Arial" w:hAnsi="Arial" w:cs="Arial"/>
          <w:sz w:val="28"/>
          <w:szCs w:val="28"/>
        </w:rPr>
      </w:pPr>
      <w:r>
        <w:rPr>
          <w:rFonts w:ascii="Arial" w:hAnsi="Arial" w:cs="Arial"/>
          <w:sz w:val="28"/>
          <w:szCs w:val="28"/>
        </w:rPr>
        <w:t xml:space="preserve">A informante Luana Hilda de Carvalho relatou que o réu a procurou e fez referências negativas à atuação profissional do autor</w:t>
      </w:r>
      <w:del w:id="1465" w:author="Assessor GDSXSR" w:date="2026-10-31T19:46:04Z">
        <w:r>
          <w:rPr>
            <w:rFonts w:ascii="Arial" w:hAnsi="Arial" w:cs="Arial"/>
            <w:sz w:val="28"/>
            <w:szCs w:val="28"/>
          </w:rPr>
          <w:delText xml:space="preserve">.</w:delText>
        </w:r>
      </w:del>
      <w:ins w:id="1466" w:author="Assessor GDSXSR" w:date="2026-10-31T19:46:04Z">
        <w:r>
          <w:rPr>
            <w:rFonts w:ascii="Arial" w:hAnsi="Arial" w:cs="Arial"/>
            <w:color w:val="808080"/>
            <w:sz w:val="28"/>
            <w:szCs w:val="28"/>
          </w:rPr>
          <w:t xml:space="preserve">,</w:t>
        </w:r>
      </w:ins>
      <w:r>
        <w:rPr>
          <w:rFonts w:ascii="Arial" w:hAnsi="Arial" w:cs="Arial"/>
          <w:sz w:val="28"/>
          <w:szCs w:val="28"/>
        </w:rPr>
        <w:t xml:space="preserve"> </w:t>
      </w:r>
      <w:del w:id="1467" w:author="Assessor GDSXSR" w:date="2026-10-31T19:46:04Z">
        <w:r>
          <w:rPr>
            <w:rFonts w:ascii="Arial" w:hAnsi="Arial" w:cs="Arial"/>
            <w:sz w:val="28"/>
            <w:szCs w:val="28"/>
          </w:rPr>
          <w:delText xml:space="preserve">Contudo,</w:delText>
        </w:r>
      </w:del>
      <w:ins w:id="1468" w:author="Assessor GDSXSR" w:date="2026-10-31T19:46:04Z">
        <w:r>
          <w:rPr>
            <w:rFonts w:ascii="Arial" w:hAnsi="Arial" w:cs="Arial"/>
            <w:color w:val="808080"/>
            <w:sz w:val="28"/>
            <w:szCs w:val="28"/>
          </w:rPr>
          <w:t xml:space="preserve">mas</w:t>
        </w:r>
      </w:ins>
      <w:r>
        <w:rPr>
          <w:rFonts w:ascii="Arial" w:hAnsi="Arial" w:cs="Arial"/>
          <w:sz w:val="28"/>
          <w:szCs w:val="28"/>
        </w:rPr>
        <w:t xml:space="preserve"> n</w:t>
      </w:r>
      <w:r>
        <w:rPr>
          <w:rFonts w:ascii="Arial" w:hAnsi="Arial" w:cs="Arial"/>
          <w:sz w:val="28"/>
          <w:szCs w:val="28"/>
        </w:rPr>
        <w:t xml:space="preserve">ão confirmou</w:t>
      </w:r>
      <w:r>
        <w:rPr>
          <w:rFonts w:ascii="Arial" w:hAnsi="Arial" w:cs="Arial"/>
          <w:sz w:val="28"/>
          <w:szCs w:val="28"/>
        </w:rPr>
        <w:t xml:space="preserve"> </w:t>
      </w:r>
      <w:r>
        <w:rPr>
          <w:rFonts w:ascii="Arial" w:hAnsi="Arial" w:cs="Arial"/>
          <w:sz w:val="28"/>
          <w:szCs w:val="28"/>
        </w:rPr>
        <w:t xml:space="preserve">que </w:t>
      </w:r>
      <w:del w:id="1469" w:author="Assessor GDSXSR" w:date="2026-10-31T19:46:04Z">
        <w:r>
          <w:rPr>
            <w:rFonts w:ascii="Arial" w:hAnsi="Arial" w:cs="Arial"/>
            <w:sz w:val="28"/>
            <w:szCs w:val="28"/>
          </w:rPr>
          <w:delText xml:space="preserve">ele </w:delText>
        </w:r>
      </w:del>
      <w:r>
        <w:rPr>
          <w:rFonts w:ascii="Arial" w:hAnsi="Arial" w:cs="Arial"/>
          <w:sz w:val="28"/>
          <w:szCs w:val="28"/>
        </w:rPr>
        <w:t xml:space="preserve">lhe tenha atribuído </w:t>
      </w:r>
      <w:del w:id="1470" w:author="Assessor GDSXSR" w:date="2026-10-31T19:46:04Z">
        <w:r>
          <w:rPr>
            <w:rFonts w:ascii="Arial" w:hAnsi="Arial" w:cs="Arial"/>
            <w:sz w:val="28"/>
            <w:szCs w:val="28"/>
          </w:rPr>
          <w:delText xml:space="preserve">expressamente</w:delText>
        </w:r>
      </w:del>
      <w:ins w:id="1471" w:author="Assessor GDSXSR" w:date="2026-10-31T19:46:04Z">
        <w:r>
          <w:rPr>
            <w:rFonts w:ascii="Arial" w:hAnsi="Arial" w:cs="Arial"/>
            <w:color w:val="808080"/>
            <w:sz w:val="28"/>
            <w:szCs w:val="28"/>
          </w:rPr>
          <w:t xml:space="preserve">crime</w:t>
        </w:r>
      </w:ins>
      <w:r>
        <w:rPr>
          <w:rFonts w:ascii="Arial" w:hAnsi="Arial" w:cs="Arial"/>
          <w:sz w:val="28"/>
          <w:szCs w:val="28"/>
        </w:rPr>
        <w:t xml:space="preserve"> </w:t>
      </w:r>
      <w:del w:id="1472" w:author="Assessor GDSXSR" w:date="2026-10-31T19:46:04Z">
        <w:r>
          <w:rPr>
            <w:rFonts w:ascii="Arial" w:hAnsi="Arial" w:cs="Arial"/>
            <w:sz w:val="28"/>
            <w:szCs w:val="28"/>
          </w:rPr>
          <w:delText xml:space="preserve">a prática de crime, </w:delText>
        </w:r>
        <w:r>
          <w:rPr>
            <w:rFonts w:ascii="Arial" w:hAnsi="Arial" w:cs="Arial"/>
            <w:sz w:val="28"/>
            <w:szCs w:val="28"/>
          </w:rPr>
          <w:delText xml:space="preserve">sequer</w:delText>
        </w:r>
      </w:del>
      <w:ins w:id="1473" w:author="Assessor GDSXSR" w:date="2026-10-31T19:46:04Z">
        <w:r>
          <w:rPr>
            <w:rFonts w:ascii="Arial" w:hAnsi="Arial" w:cs="Arial"/>
            <w:color w:val="808080"/>
            <w:sz w:val="28"/>
            <w:szCs w:val="28"/>
          </w:rPr>
          <w:t xml:space="preserve">nem</w:t>
        </w:r>
      </w:ins>
      <w:r>
        <w:rPr>
          <w:rFonts w:ascii="Arial" w:hAnsi="Arial" w:cs="Arial"/>
          <w:sz w:val="28"/>
          <w:szCs w:val="28"/>
        </w:rPr>
        <w:t xml:space="preserve"> indicou</w:t>
      </w:r>
      <w:del w:id="1474" w:author="Assessor GDSXSR" w:date="2026-10-31T19:46:04Z">
        <w:r>
          <w:rPr>
            <w:rFonts w:ascii="Arial" w:hAnsi="Arial" w:cs="Arial"/>
            <w:sz w:val="28"/>
            <w:szCs w:val="28"/>
          </w:rPr>
          <w:delText xml:space="preserve"> que as declarações tenham alcançado</w:delText>
        </w:r>
      </w:del>
      <w:r>
        <w:rPr>
          <w:rFonts w:ascii="Arial" w:hAnsi="Arial" w:cs="Arial"/>
          <w:sz w:val="28"/>
          <w:szCs w:val="28"/>
        </w:rPr>
        <w:t xml:space="preserve"> maior difusão ou </w:t>
      </w:r>
      <w:del w:id="1475" w:author="Assessor GDSXSR" w:date="2026-10-31T19:46:04Z">
        <w:r>
          <w:rPr>
            <w:rFonts w:ascii="Arial" w:hAnsi="Arial" w:cs="Arial"/>
            <w:sz w:val="28"/>
            <w:szCs w:val="28"/>
          </w:rPr>
          <w:delText xml:space="preserve">produzido </w:delText>
        </w:r>
      </w:del>
      <w:r>
        <w:rPr>
          <w:rFonts w:ascii="Arial" w:hAnsi="Arial" w:cs="Arial"/>
          <w:sz w:val="28"/>
          <w:szCs w:val="28"/>
        </w:rPr>
        <w:t xml:space="preserve">repercussão relevante</w:t>
      </w:r>
      <w:del w:id="1476" w:author="Assessor GDSXSR" w:date="2026-10-31T19:46:04Z">
        <w:r>
          <w:rPr>
            <w:rFonts w:ascii="Arial" w:hAnsi="Arial" w:cs="Arial"/>
            <w:sz w:val="28"/>
            <w:szCs w:val="28"/>
          </w:rPr>
          <w:delText xml:space="preserve"> no meio profissional do autor</w:delText>
        </w:r>
      </w:del>
      <w:r>
        <w:rPr>
          <w:rFonts w:ascii="Arial" w:hAnsi="Arial" w:cs="Arial"/>
          <w:sz w:val="28"/>
          <w:szCs w:val="28"/>
        </w:rPr>
        <w:t xml:space="preserve"> (ID 88784146, pág. 3).</w:t>
      </w:r>
    </w:p>
    <w:p w:rsidR="00603F0A" w:rsidP="00603F0A" w:rsidRDefault="00603F0A" w14:paraId="4891EADE" w14:textId="77777777">
      <w:pPr>
        <w:spacing w:after="0" w:line="360" w:lineRule="auto"/>
        <w:ind w:firstLine="2268"/>
        <w:jc w:val="both"/>
        <w:rPr>
          <w:rFonts w:ascii="Arial" w:hAnsi="Arial" w:cs="Arial"/>
          <w:sz w:val="28"/>
          <w:szCs w:val="28"/>
        </w:rPr>
      </w:pPr>
    </w:p>
    <w:p w:rsidRPr="00603F0A" w:rsidR="00603F0A" w:rsidP="00603F0A" w:rsidRDefault="00603F0A" w14:paraId="1CC20F90" w14:textId="58DB8CD2">
      <w:pPr>
        <w:spacing w:after="0" w:line="360" w:lineRule="auto"/>
        <w:ind w:firstLine="2268"/>
        <w:jc w:val="both"/>
        <w:rPr>
          <w:rFonts w:ascii="Arial" w:hAnsi="Arial" w:cs="Arial"/>
          <w:sz w:val="28"/>
          <w:szCs w:val="28"/>
        </w:rPr>
      </w:pPr>
      <w:del w:id="1477" w:author="Assessor GDSXSR" w:date="2026-10-31T19:46:04Z">
        <w:r>
          <w:rPr>
            <w:rFonts w:ascii="Arial" w:hAnsi="Arial" w:cs="Arial"/>
            <w:sz w:val="28"/>
            <w:szCs w:val="28"/>
          </w:rPr>
          <w:delText xml:space="preserve">Embora</w:delText>
        </w:r>
      </w:del>
      <w:ins w:id="1478" w:author="Assessor GDSXSR" w:date="2026-10-31T19:46:04Z">
        <w:r>
          <w:rPr>
            <w:rFonts w:ascii="Arial" w:hAnsi="Arial" w:cs="Arial"/>
            <w:color w:val="808080"/>
            <w:sz w:val="28"/>
            <w:szCs w:val="28"/>
          </w:rPr>
          <w:t xml:space="preserve">Quanto</w:t>
        </w:r>
      </w:ins>
      <w:r>
        <w:rPr>
          <w:rFonts w:ascii="Arial" w:hAnsi="Arial" w:cs="Arial"/>
          <w:sz w:val="28"/>
          <w:szCs w:val="28"/>
        </w:rPr>
        <w:t xml:space="preserve"> </w:t>
      </w:r>
      <w:del w:id="1479" w:author="Assessor GDSXSR" w:date="2026-10-31T19:46:04Z">
        <w:r>
          <w:rPr>
            <w:rFonts w:ascii="Arial" w:hAnsi="Arial" w:cs="Arial"/>
            <w:sz w:val="28"/>
            <w:szCs w:val="28"/>
          </w:rPr>
          <w:delText xml:space="preserve">o autor sustente que o réu também procurou</w:delText>
        </w:r>
      </w:del>
      <w:ins w:id="1480" w:author="Assessor GDSXSR" w:date="2026-10-31T19:46:04Z">
        <w:r>
          <w:rPr>
            <w:rFonts w:ascii="Arial" w:hAnsi="Arial" w:cs="Arial"/>
            <w:color w:val="808080"/>
            <w:sz w:val="28"/>
            <w:szCs w:val="28"/>
          </w:rPr>
          <w:t xml:space="preserve">a</w:t>
        </w:r>
      </w:ins>
      <w:r>
        <w:rPr>
          <w:rFonts w:ascii="Arial" w:hAnsi="Arial" w:cs="Arial"/>
          <w:sz w:val="28"/>
          <w:szCs w:val="28"/>
        </w:rPr>
        <w:t xml:space="preserve"> Rosana Danae, não há prova segura do conteúdo da comunicação</w:t>
      </w:r>
      <w:ins w:id="1481" w:author="Assessor GDSXSR" w:date="2026-10-31T19:46:04Z">
        <w:r>
          <w:rPr>
            <w:rFonts w:ascii="Arial" w:hAnsi="Arial" w:cs="Arial"/>
            <w:color w:val="808080"/>
            <w:sz w:val="28"/>
            <w:szCs w:val="28"/>
          </w:rPr>
          <w:t xml:space="preserve">,</w:t>
        </w:r>
      </w:ins>
      <w:r>
        <w:rPr>
          <w:rFonts w:ascii="Arial" w:hAnsi="Arial" w:cs="Arial"/>
          <w:sz w:val="28"/>
          <w:szCs w:val="28"/>
        </w:rPr>
        <w:t xml:space="preserve"> </w:t>
      </w:r>
      <w:del w:id="1482" w:author="Assessor GDSXSR" w:date="2026-10-31T19:46:04Z">
        <w:r>
          <w:rPr>
            <w:rFonts w:ascii="Arial" w:hAnsi="Arial" w:cs="Arial"/>
            <w:sz w:val="28"/>
            <w:szCs w:val="28"/>
          </w:rPr>
          <w:delText xml:space="preserve">mantida entre eles. Esse contato</w:delText>
        </w:r>
      </w:del>
      <w:ins w:id="1483" w:author="Assessor GDSXSR" w:date="2026-10-31T19:46:04Z">
        <w:r>
          <w:rPr>
            <w:rFonts w:ascii="Arial" w:hAnsi="Arial" w:cs="Arial"/>
            <w:color w:val="808080"/>
            <w:sz w:val="28"/>
            <w:szCs w:val="28"/>
          </w:rPr>
          <w:t xml:space="preserve">que</w:t>
        </w:r>
      </w:ins>
      <w:r>
        <w:rPr>
          <w:rFonts w:ascii="Arial" w:hAnsi="Arial" w:cs="Arial"/>
          <w:sz w:val="28"/>
          <w:szCs w:val="28"/>
        </w:rPr>
        <w:t xml:space="preserve">, isoladamente, não comprova a divulgação das imputações criminosas </w:t>
      </w:r>
      <w:del w:id="1484" w:author="Assessor GDSXSR" w:date="2026-10-31T19:46:04Z">
        <w:r>
          <w:rPr>
            <w:rFonts w:ascii="Arial" w:hAnsi="Arial" w:cs="Arial"/>
            <w:sz w:val="28"/>
            <w:szCs w:val="28"/>
          </w:rPr>
          <w:delText xml:space="preserve">ou</w:delText>
        </w:r>
      </w:del>
      <w:ins w:id="1485" w:author="Assessor GDSXSR" w:date="2026-10-31T19:46:04Z">
        <w:r>
          <w:rPr>
            <w:rFonts w:ascii="Arial" w:hAnsi="Arial" w:cs="Arial"/>
            <w:color w:val="808080"/>
            <w:sz w:val="28"/>
            <w:szCs w:val="28"/>
          </w:rPr>
          <w:t xml:space="preserve">nem</w:t>
        </w:r>
      </w:ins>
      <w:r>
        <w:rPr>
          <w:rFonts w:ascii="Arial" w:hAnsi="Arial" w:cs="Arial"/>
          <w:sz w:val="28"/>
          <w:szCs w:val="28"/>
        </w:rPr>
        <w:t xml:space="preserve"> maior repercussão</w:t>
      </w:r>
      <w:del w:id="1486" w:author="Assessor GDSXSR" w:date="2026-10-31T19:46:04Z">
        <w:r>
          <w:rPr>
            <w:rFonts w:ascii="Arial" w:hAnsi="Arial" w:cs="Arial"/>
            <w:sz w:val="28"/>
            <w:szCs w:val="28"/>
          </w:rPr>
          <w:delText xml:space="preserve"> profissional</w:delText>
        </w:r>
      </w:del>
      <w:r>
        <w:rPr>
          <w:rFonts w:ascii="Arial" w:hAnsi="Arial" w:cs="Arial"/>
          <w:sz w:val="28"/>
          <w:szCs w:val="28"/>
        </w:rPr>
        <w:t xml:space="preserve">.</w:t>
      </w:r>
    </w:p>
    <w:p w:rsidR="00603F0A" w:rsidP="00603F0A" w:rsidRDefault="00603F0A" w14:paraId="1C8A99E3" w14:textId="77777777">
      <w:pPr>
        <w:spacing w:after="0" w:line="360" w:lineRule="auto"/>
        <w:ind w:firstLine="2268"/>
        <w:jc w:val="both"/>
        <w:rPr>
          <w:rFonts w:ascii="Arial" w:hAnsi="Arial" w:cs="Arial"/>
          <w:sz w:val="28"/>
          <w:szCs w:val="28"/>
        </w:rPr>
      </w:pPr>
    </w:p>
    <w:p w:rsidRPr="00603F0A" w:rsidR="00603F0A" w:rsidP="00603F0A" w:rsidRDefault="00603F0A" w14:paraId="5BDBD683" w14:textId="20EC1912">
      <w:pPr>
        <w:spacing w:after="0" w:line="360" w:lineRule="auto"/>
        <w:ind w:firstLine="2268"/>
        <w:jc w:val="both"/>
        <w:rPr>
          <w:del w:id="1489" w:author="Assessor GDSXSR" w:date="2026-10-31T19:46:04Z"/>
          <w:rFonts w:ascii="Arial" w:hAnsi="Arial" w:cs="Arial"/>
          <w:sz w:val="28"/>
          <w:szCs w:val="28"/>
        </w:rPr>
      </w:pPr>
      <w:del w:id="1487" w:author="Assessor GDSXSR" w:date="2026-10-31T19:46:04Z">
        <w:r w:rsidRPr="00603F0A">
          <w:rPr>
            <w:rFonts w:ascii="Arial" w:hAnsi="Arial" w:cs="Arial"/>
            <w:sz w:val="28"/>
            <w:szCs w:val="28"/>
          </w:rPr>
          <w:delText xml:space="preserve">A ofensa ficou caracterizada pelas imputações dirigidas ao autor. Os contatos com terceiros revelam repercussão restrita da controvérsia e de referências negativas à sua atuação </w:delText>
        </w:r>
      </w:del>
      <w:del w:id="1488" w:author="Assessor GDSXSR" w:date="2026-10-31T19:46:04Z">
        <w:r w:rsidRPr="00603F0A">
          <w:rPr>
            <w:rFonts w:ascii="Arial" w:hAnsi="Arial" w:cs="Arial"/>
            <w:sz w:val="28"/>
            <w:szCs w:val="28"/>
          </w:rPr>
          <w:lastRenderedPageBreak/>
          <w:delText>profissional, mas não comprovam ampla propagação das imputações criminosas.</w:delText>
        </w:r>
      </w:del>
    </w:p>
    <w:p w:rsidR="00603F0A" w:rsidP="00603F0A" w:rsidRDefault="00603F0A" w14:paraId="50AF81F8" w14:textId="77777777">
      <w:pPr>
        <w:spacing w:after="0" w:line="360" w:lineRule="auto"/>
        <w:ind w:firstLine="2268"/>
        <w:jc w:val="both"/>
        <w:rPr>
          <w:del w:id="1490" w:author="Assessor GDSXSR" w:date="2026-10-31T19:46:04Z"/>
          <w:rFonts w:ascii="Arial" w:hAnsi="Arial" w:cs="Arial"/>
          <w:sz w:val="28"/>
          <w:szCs w:val="28"/>
        </w:rPr>
      </w:pPr>
    </w:p>
    <w:p w:rsidRPr="00603F0A" w:rsidR="00603F0A" w:rsidP="00603F0A" w:rsidRDefault="00603F0A" w14:paraId="1BC13935" w14:textId="0C3E64D9">
      <w:pPr>
        <w:spacing w:after="0" w:line="360" w:lineRule="auto"/>
        <w:ind w:firstLine="2268"/>
        <w:jc w:val="both"/>
        <w:rPr>
          <w:del w:id="1492" w:author="Assessor GDSXSR" w:date="2026-10-31T19:46:04Z"/>
          <w:rFonts w:ascii="Arial" w:hAnsi="Arial" w:cs="Arial"/>
          <w:sz w:val="28"/>
          <w:szCs w:val="28"/>
        </w:rPr>
      </w:pPr>
      <w:del w:id="1491" w:author="Assessor GDSXSR" w:date="2026-10-31T19:46:04Z">
        <w:r w:rsidRPr="00603F0A">
          <w:rPr>
            <w:rFonts w:ascii="Arial" w:hAnsi="Arial" w:cs="Arial"/>
            <w:sz w:val="28"/>
            <w:szCs w:val="28"/>
          </w:rPr>
          <w:delText>Também não foi demonstrada divulgação em redes sociais, perda de clientes, redução de rendimentos ou outro prejuízo profissional concreto decorrente dos fatos.</w:delText>
        </w:r>
      </w:del>
    </w:p>
    <w:p w:rsidR="00603F0A" w:rsidP="00603F0A" w:rsidRDefault="00603F0A" w14:paraId="123BF4FE" w14:textId="77777777">
      <w:pPr>
        <w:spacing w:after="0" w:line="360" w:lineRule="auto"/>
        <w:ind w:firstLine="2268"/>
        <w:jc w:val="both"/>
        <w:rPr>
          <w:del w:id="1493" w:author="Assessor GDSXSR" w:date="2026-10-31T19:46:04Z"/>
          <w:rFonts w:ascii="Arial" w:hAnsi="Arial" w:cs="Arial"/>
          <w:sz w:val="28"/>
          <w:szCs w:val="28"/>
        </w:rPr>
      </w:pPr>
    </w:p>
    <w:p w:rsidRPr="00603F0A" w:rsidR="00603F0A" w:rsidP="00603F0A" w:rsidRDefault="00603F0A" w14:paraId="5EBC6305" w14:textId="7819D637">
      <w:pPr>
        <w:spacing w:after="0" w:line="360" w:lineRule="auto"/>
        <w:ind w:firstLine="2268"/>
        <w:jc w:val="both"/>
        <w:rPr>
          <w:rFonts w:ascii="Arial" w:hAnsi="Arial" w:cs="Arial"/>
          <w:sz w:val="28"/>
          <w:szCs w:val="28"/>
        </w:rPr>
      </w:pPr>
      <w:r>
        <w:rPr>
          <w:rFonts w:ascii="Arial" w:hAnsi="Arial" w:cs="Arial"/>
          <w:sz w:val="28"/>
          <w:szCs w:val="28"/>
        </w:rPr>
        <w:t xml:space="preserve">Na fixação da compensação por danos morais</w:t>
      </w:r>
      <w:ins w:id="1494" w:author="Assessor GDSXSR" w:date="2026-10-31T19:46:04Z">
        <w:r>
          <w:rPr>
            <w:rFonts w:ascii="Arial" w:hAnsi="Arial" w:cs="Arial"/>
            <w:color w:val="808080"/>
            <w:sz w:val="28"/>
            <w:szCs w:val="28"/>
          </w:rPr>
          <w:t xml:space="preserve">,</w:t>
        </w:r>
      </w:ins>
      <w:r>
        <w:rPr>
          <w:rFonts w:ascii="Arial" w:hAnsi="Arial" w:cs="Arial"/>
          <w:sz w:val="28"/>
          <w:szCs w:val="28"/>
        </w:rPr>
        <w:t xml:space="preserve"> </w:t>
      </w:r>
      <w:del w:id="1495" w:author="Assessor GDSXSR" w:date="2026-10-31T19:46:04Z">
        <w:r>
          <w:rPr>
            <w:rFonts w:ascii="Arial" w:hAnsi="Arial" w:cs="Arial"/>
            <w:sz w:val="28"/>
            <w:szCs w:val="28"/>
          </w:rPr>
          <w:delText xml:space="preserve">devem ser consideradas</w:delText>
        </w:r>
      </w:del>
      <w:ins w:id="1496" w:author="Assessor GDSXSR" w:date="2026-10-31T19:46:04Z">
        <w:r>
          <w:rPr>
            <w:rFonts w:ascii="Arial" w:hAnsi="Arial" w:cs="Arial"/>
            <w:color w:val="808080"/>
            <w:sz w:val="28"/>
            <w:szCs w:val="28"/>
          </w:rPr>
          <w:t xml:space="preserve">consideram-se</w:t>
        </w:r>
      </w:ins>
      <w:r>
        <w:rPr>
          <w:rFonts w:ascii="Arial" w:hAnsi="Arial" w:cs="Arial"/>
          <w:sz w:val="28"/>
          <w:szCs w:val="28"/>
        </w:rPr>
        <w:t xml:space="preserve"> a gravidade da conduta, a extensão do dano</w:t>
      </w:r>
      <w:del w:id="1497" w:author="Assessor GDSXSR" w:date="2026-10-31T19:46:04Z">
        <w:r>
          <w:rPr>
            <w:rFonts w:ascii="Arial" w:hAnsi="Arial" w:cs="Arial"/>
            <w:sz w:val="28"/>
            <w:szCs w:val="28"/>
          </w:rPr>
          <w:delText xml:space="preserve">, as circunstâncias do caso concreto</w:delText>
        </w:r>
      </w:del>
      <w:r>
        <w:rPr>
          <w:rFonts w:ascii="Arial" w:hAnsi="Arial" w:cs="Arial"/>
          <w:sz w:val="28"/>
          <w:szCs w:val="28"/>
        </w:rPr>
        <w:t xml:space="preserve"> e as funções compensatória e preventiva da reparação</w:t>
      </w:r>
      <w:del w:id="1498" w:author="Assessor GDSXSR" w:date="2026-10-31T19:46:04Z">
        <w:r>
          <w:rPr>
            <w:rFonts w:ascii="Arial" w:hAnsi="Arial" w:cs="Arial"/>
            <w:sz w:val="28"/>
            <w:szCs w:val="28"/>
          </w:rPr>
          <w:delText xml:space="preserve">, sem enriquecimento sem causa da vítima</w:delText>
        </w:r>
      </w:del>
      <w:r>
        <w:rPr>
          <w:rFonts w:ascii="Arial" w:hAnsi="Arial" w:cs="Arial"/>
          <w:sz w:val="28"/>
          <w:szCs w:val="28"/>
        </w:rPr>
        <w:t xml:space="preserve"> (CC 944).</w:t>
      </w:r>
    </w:p>
    <w:p w:rsidR="00603F0A" w:rsidP="00603F0A" w:rsidRDefault="00603F0A" w14:paraId="27C86B25" w14:textId="77777777">
      <w:pPr>
        <w:spacing w:after="0" w:line="360" w:lineRule="auto"/>
        <w:ind w:firstLine="2268"/>
        <w:jc w:val="both"/>
        <w:rPr>
          <w:rFonts w:ascii="Arial" w:hAnsi="Arial" w:cs="Arial"/>
          <w:sz w:val="28"/>
          <w:szCs w:val="28"/>
        </w:rPr>
      </w:pPr>
    </w:p>
    <w:p w:rsidRPr="00603F0A" w:rsidR="00603F0A" w:rsidP="00603F0A" w:rsidRDefault="00603F0A" w14:paraId="7C2F9C91" w14:textId="2132753D">
      <w:pPr>
        <w:spacing w:after="0" w:line="360" w:lineRule="auto"/>
        <w:ind w:firstLine="2268"/>
        <w:jc w:val="both"/>
        <w:rPr>
          <w:rFonts w:ascii="Arial" w:hAnsi="Arial" w:cs="Arial"/>
          <w:sz w:val="28"/>
          <w:szCs w:val="28"/>
        </w:rPr>
      </w:pPr>
      <w:r>
        <w:rPr>
          <w:rFonts w:ascii="Arial" w:hAnsi="Arial" w:cs="Arial"/>
          <w:sz w:val="28"/>
          <w:szCs w:val="28"/>
        </w:rPr>
        <w:t xml:space="preserve">No caso, a indenização de R$ 3.000,00 é proporcional à gravidade da conduta e à extensão do dano comprovado</w:t>
      </w:r>
      <w:del w:id="1499" w:author="Assessor GDSXSR" w:date="2026-10-31T19:46:04Z">
        <w:r>
          <w:rPr>
            <w:rFonts w:ascii="Arial" w:hAnsi="Arial" w:cs="Arial"/>
            <w:sz w:val="28"/>
            <w:szCs w:val="28"/>
          </w:rPr>
          <w:delText xml:space="preserve">. O valor</w:delText>
        </w:r>
      </w:del>
      <w:ins w:id="1500" w:author="Assessor GDSXSR" w:date="2026-10-31T19:46:04Z">
        <w:r>
          <w:rPr>
            <w:rFonts w:ascii="Arial" w:hAnsi="Arial" w:cs="Arial"/>
            <w:color w:val="808080"/>
            <w:sz w:val="28"/>
            <w:szCs w:val="28"/>
          </w:rPr>
          <w:t xml:space="preserve">,</w:t>
        </w:r>
      </w:ins>
      <w:r>
        <w:rPr>
          <w:rFonts w:ascii="Arial" w:hAnsi="Arial" w:cs="Arial"/>
          <w:sz w:val="28"/>
          <w:szCs w:val="28"/>
        </w:rPr>
        <w:t xml:space="preserve"> compensa a violação à honra do autor e desestimula a reiteração</w:t>
      </w:r>
      <w:del w:id="1501" w:author="Assessor GDSXSR" w:date="2026-10-31T19:46:04Z">
        <w:r>
          <w:rPr>
            <w:rFonts w:ascii="Arial" w:hAnsi="Arial" w:cs="Arial"/>
            <w:sz w:val="28"/>
            <w:szCs w:val="28"/>
          </w:rPr>
          <w:delText xml:space="preserve"> da conduta</w:delText>
        </w:r>
      </w:del>
      <w:r>
        <w:rPr>
          <w:rFonts w:ascii="Arial" w:hAnsi="Arial" w:cs="Arial"/>
          <w:sz w:val="28"/>
          <w:szCs w:val="28"/>
        </w:rPr>
        <w:t xml:space="preserve">, sem exceder a repercussão restrita demonstrada</w:t>
      </w:r>
      <w:del w:id="1502" w:author="Assessor GDSXSR" w:date="2026-10-31T19:46:04Z">
        <w:r>
          <w:rPr>
            <w:rFonts w:ascii="Arial" w:hAnsi="Arial" w:cs="Arial"/>
            <w:sz w:val="28"/>
            <w:szCs w:val="28"/>
          </w:rPr>
          <w:delText xml:space="preserve"> nos autos</w:delText>
        </w:r>
      </w:del>
      <w:r>
        <w:rPr>
          <w:rFonts w:ascii="Arial" w:hAnsi="Arial" w:cs="Arial"/>
          <w:sz w:val="28"/>
          <w:szCs w:val="28"/>
        </w:rPr>
        <w:t xml:space="preserve">.</w:t>
      </w:r>
    </w:p>
    <w:p w:rsidR="00603F0A" w:rsidP="00603F0A" w:rsidRDefault="00603F0A" w14:paraId="321FA6D9" w14:textId="77777777">
      <w:pPr>
        <w:spacing w:after="0" w:line="360" w:lineRule="auto"/>
        <w:ind w:firstLine="2268"/>
        <w:jc w:val="both"/>
        <w:rPr>
          <w:rFonts w:ascii="Arial" w:hAnsi="Arial" w:cs="Arial"/>
          <w:sz w:val="28"/>
          <w:szCs w:val="28"/>
        </w:rPr>
      </w:pPr>
    </w:p>
    <w:p w:rsidRPr="00603F0A" w:rsidR="00603F0A" w:rsidP="00603F0A" w:rsidRDefault="00603F0A" w14:paraId="49965A24" w14:textId="4EC336F1">
      <w:pPr>
        <w:spacing w:after="0" w:line="360" w:lineRule="auto"/>
        <w:ind w:firstLine="2268"/>
        <w:jc w:val="both"/>
        <w:rPr>
          <w:del w:id="1504" w:author="Assessor GDSXSR" w:date="2026-10-31T19:46:04Z"/>
          <w:rFonts w:ascii="Arial" w:hAnsi="Arial" w:cs="Arial"/>
          <w:sz w:val="28"/>
          <w:szCs w:val="28"/>
        </w:rPr>
      </w:pPr>
      <w:del w:id="1503" w:author="Assessor GDSXSR" w:date="2026-10-31T19:46:04Z">
        <w:r w:rsidRPr="00603F0A">
          <w:rPr>
            <w:rFonts w:ascii="Arial" w:hAnsi="Arial" w:cs="Arial"/>
            <w:sz w:val="28"/>
            <w:szCs w:val="28"/>
          </w:rPr>
          <w:delText>Não verifico desproporção entre o valor arbitrado e a extensão do dano comprovado.</w:delText>
        </w:r>
      </w:del>
    </w:p>
    <w:p w:rsidRPr="00136AF0" w:rsidR="00136AF0" w:rsidP="00136AF0" w:rsidRDefault="00136AF0" w14:paraId="3A71EBEB" w14:textId="77777777">
      <w:pPr>
        <w:spacing w:after="0" w:line="360" w:lineRule="auto"/>
        <w:ind w:firstLine="2268"/>
        <w:jc w:val="both"/>
        <w:rPr>
          <w:del w:id="1505" w:author="Assessor GDSXSR" w:date="2026-10-31T19:46:04Z"/>
          <w:rFonts w:ascii="Arial" w:hAnsi="Arial" w:cs="Arial"/>
          <w:sz w:val="28"/>
          <w:szCs w:val="28"/>
        </w:rPr>
      </w:pPr>
    </w:p>
    <w:p w:rsidRPr="00D516B2" w:rsidR="00B73FAD" w:rsidP="00B73FAD" w:rsidRDefault="00B73FAD" w14:paraId="72A2F87F" w14:textId="48B4A1ED">
      <w:pPr>
        <w:spacing w:after="0" w:line="360" w:lineRule="auto"/>
        <w:jc w:val="center"/>
        <w:rPr>
          <w:rFonts w:ascii="Arial" w:hAnsi="Arial" w:cs="Arial"/>
          <w:b/>
          <w:bCs/>
          <w:sz w:val="28"/>
          <w:szCs w:val="28"/>
        </w:rPr>
      </w:pPr>
      <w:r w:rsidRPr="00D516B2">
        <w:rPr>
          <w:rFonts w:ascii="Arial" w:hAnsi="Arial" w:cs="Arial"/>
          <w:b/>
          <w:bCs/>
          <w:sz w:val="28"/>
          <w:szCs w:val="28"/>
        </w:rPr>
        <w:t>DIS</w:t>
      </w:r>
      <w:r w:rsidRPr="00D516B2" w:rsidR="00D516B2">
        <w:rPr>
          <w:rFonts w:ascii="Arial" w:hAnsi="Arial" w:cs="Arial"/>
          <w:b/>
          <w:bCs/>
          <w:sz w:val="28"/>
          <w:szCs w:val="28"/>
        </w:rPr>
        <w:t>POSITIVO</w:t>
      </w:r>
    </w:p>
    <w:p w:rsidR="00B73FAD" w:rsidP="00DB1301" w:rsidRDefault="00B73FAD" w14:paraId="0E59050E" w14:textId="77777777">
      <w:pPr>
        <w:spacing w:after="0" w:line="360" w:lineRule="auto"/>
        <w:ind w:firstLine="2268"/>
        <w:jc w:val="both"/>
        <w:rPr>
          <w:rFonts w:ascii="Arial" w:hAnsi="Arial" w:cs="Arial"/>
          <w:sz w:val="28"/>
          <w:szCs w:val="28"/>
        </w:rPr>
      </w:pPr>
    </w:p>
    <w:p w:rsidRPr="007D50C4" w:rsidR="007D50C4" w:rsidP="007D50C4" w:rsidRDefault="007D50C4" w14:paraId="1D2DF31D" w14:textId="6CDAC64B">
      <w:pPr>
        <w:spacing w:after="0" w:line="360" w:lineRule="auto"/>
        <w:ind w:firstLine="2268"/>
        <w:jc w:val="both"/>
        <w:rPr>
          <w:rFonts w:ascii="Arial" w:hAnsi="Arial" w:cs="Arial"/>
          <w:sz w:val="28"/>
          <w:szCs w:val="28"/>
        </w:rPr>
      </w:pPr>
      <w:r w:rsidRPr="007D50C4">
        <w:rPr>
          <w:rFonts w:ascii="Arial" w:hAnsi="Arial" w:cs="Arial"/>
          <w:sz w:val="28"/>
          <w:szCs w:val="28"/>
        </w:rPr>
        <w:t xml:space="preserve">Ante o exposto, </w:t>
      </w:r>
      <w:r w:rsidRPr="00B56ED5" w:rsidR="00B56ED5">
        <w:rPr>
          <w:rFonts w:ascii="Arial" w:hAnsi="Arial" w:cs="Arial"/>
          <w:b/>
          <w:bCs/>
          <w:sz w:val="28"/>
          <w:szCs w:val="28"/>
        </w:rPr>
        <w:t xml:space="preserve">rejeito </w:t>
      </w:r>
      <w:r w:rsidRPr="00977569" w:rsidR="00B56ED5">
        <w:rPr>
          <w:rFonts w:ascii="Arial" w:hAnsi="Arial" w:cs="Arial"/>
          <w:sz w:val="28"/>
          <w:szCs w:val="28"/>
        </w:rPr>
        <w:t>a preliminar de deserção</w:t>
      </w:r>
      <w:r w:rsidR="00B56ED5">
        <w:rPr>
          <w:rFonts w:ascii="Arial" w:hAnsi="Arial" w:cs="Arial"/>
          <w:sz w:val="28"/>
          <w:szCs w:val="28"/>
        </w:rPr>
        <w:t xml:space="preserve"> e </w:t>
      </w:r>
      <w:r w:rsidRPr="007D50C4">
        <w:rPr>
          <w:rFonts w:ascii="Arial" w:hAnsi="Arial" w:cs="Arial"/>
          <w:b/>
          <w:bCs/>
          <w:sz w:val="28"/>
          <w:szCs w:val="28"/>
        </w:rPr>
        <w:t>nego provimento</w:t>
      </w:r>
      <w:r w:rsidRPr="007D50C4">
        <w:rPr>
          <w:rFonts w:ascii="Arial" w:hAnsi="Arial" w:cs="Arial"/>
          <w:sz w:val="28"/>
          <w:szCs w:val="28"/>
        </w:rPr>
        <w:t xml:space="preserve"> aos apelos do autor, Davi Mikaell Caldas de Queiroz, e do réu, Daniel Ramponi. </w:t>
      </w:r>
    </w:p>
    <w:p w:rsidRPr="007D50C4" w:rsidR="007D50C4" w:rsidP="007D50C4" w:rsidRDefault="007D50C4" w14:paraId="060E9CAF" w14:textId="77777777">
      <w:pPr>
        <w:spacing w:after="0" w:line="360" w:lineRule="auto"/>
        <w:ind w:firstLine="2268"/>
        <w:jc w:val="both"/>
        <w:rPr>
          <w:rFonts w:ascii="Arial" w:hAnsi="Arial" w:cs="Arial"/>
          <w:sz w:val="28"/>
          <w:szCs w:val="28"/>
        </w:rPr>
      </w:pPr>
    </w:p>
    <w:p w:rsidRPr="007D50C4" w:rsidR="007D50C4" w:rsidP="007D50C4" w:rsidRDefault="007D50C4" w14:paraId="06D46B4B" w14:textId="26448393">
      <w:pPr>
        <w:spacing w:after="0" w:line="360" w:lineRule="auto"/>
        <w:ind w:firstLine="2268"/>
        <w:jc w:val="both"/>
        <w:rPr>
          <w:rFonts w:ascii="Arial" w:hAnsi="Arial" w:cs="Arial"/>
          <w:b/>
          <w:bCs/>
          <w:sz w:val="28"/>
          <w:szCs w:val="28"/>
        </w:rPr>
      </w:pPr>
      <w:commentRangeStart w:id="16"/>
      <w:r>
        <w:rPr>
          <w:rFonts w:ascii="Arial" w:hAnsi="Arial" w:cs="Arial"/>
          <w:b/>
          <w:bCs/>
          <w:sz w:val="28"/>
          <w:szCs w:val="28"/>
        </w:rPr>
        <w:t xml:space="preserve">Condeno </w:t>
      </w:r>
      <w:r>
        <w:rPr>
          <w:rFonts w:ascii="Arial" w:hAnsi="Arial" w:cs="Arial"/>
          <w:sz w:val="28"/>
          <w:szCs w:val="28"/>
        </w:rPr>
        <w:t xml:space="preserve">o réu/apelante ao pagamento de honorários recursais</w:t>
      </w:r>
      <w:ins w:id="1506" w:author="Assessor GDSXSR" w:date="2026-10-31T19:46:04Z">
        <w:r>
          <w:rPr>
            <w:rFonts w:ascii="Arial" w:hAnsi="Arial" w:cs="Arial"/>
            <w:color w:val="808080"/>
            <w:sz w:val="28"/>
            <w:szCs w:val="28"/>
          </w:rPr>
          <w:t xml:space="preserve">,</w:t>
        </w:r>
      </w:ins>
      <w:r>
        <w:rPr>
          <w:rFonts w:ascii="Arial" w:hAnsi="Arial" w:cs="Arial"/>
          <w:sz w:val="28"/>
          <w:szCs w:val="28"/>
        </w:rPr>
        <w:t xml:space="preserve"> </w:t>
      </w:r>
      <w:r>
        <w:rPr>
          <w:rFonts w:ascii="Arial" w:hAnsi="Arial" w:cs="Arial"/>
          <w:sz w:val="28"/>
          <w:szCs w:val="28"/>
        </w:rPr>
        <w:t xml:space="preserve">que fixo em 2% sobre o valor da condenação</w:t>
      </w:r>
      <w:del w:id="1507" w:author="Assessor GDSXSR" w:date="2026-10-31T19:46:04Z">
        <w:r>
          <w:rPr>
            <w:rFonts w:ascii="Arial" w:hAnsi="Arial" w:cs="Arial"/>
            <w:sz w:val="28"/>
            <w:szCs w:val="28"/>
          </w:rPr>
          <w:delText xml:space="preserve">,</w:delText>
        </w:r>
      </w:del>
      <w:r>
        <w:rPr>
          <w:rFonts w:ascii="Arial" w:hAnsi="Arial" w:cs="Arial"/>
          <w:sz w:val="28"/>
          <w:szCs w:val="28"/>
        </w:rPr>
        <w:t xml:space="preserve"> </w:t>
      </w:r>
      <w:r>
        <w:rPr>
          <w:rFonts w:ascii="Arial" w:hAnsi="Arial" w:cs="Arial"/>
          <w:sz w:val="28"/>
          <w:szCs w:val="28"/>
        </w:rPr>
        <w:t xml:space="preserve">(CPC</w:t>
      </w:r>
      <w:del w:id="1508" w:author="Assessor GDSXSR" w:date="2026-10-31T19:46:04Z">
        <w:r>
          <w:rPr>
            <w:rFonts w:ascii="Arial" w:hAnsi="Arial" w:cs="Arial"/>
            <w:sz w:val="28"/>
            <w:szCs w:val="28"/>
          </w:rPr>
          <w:delText xml:space="preserve">/2015</w:delText>
        </w:r>
      </w:del>
      <w:r>
        <w:rPr>
          <w:rFonts w:ascii="Arial" w:hAnsi="Arial" w:cs="Arial"/>
          <w:sz w:val="28"/>
          <w:szCs w:val="28"/>
        </w:rPr>
        <w:t xml:space="preserve"> 85</w:t>
      </w:r>
      <w:r>
        <w:rPr>
          <w:rFonts w:ascii="Arial" w:hAnsi="Arial" w:cs="Arial"/>
          <w:sz w:val="28"/>
          <w:szCs w:val="28"/>
        </w:rPr>
        <w:t xml:space="preserve"> </w:t>
      </w:r>
      <w:r>
        <w:rPr>
          <w:rFonts w:ascii="Arial" w:hAnsi="Arial" w:cs="Arial"/>
          <w:sz w:val="28"/>
          <w:szCs w:val="28"/>
        </w:rPr>
        <w:t xml:space="preserve">§ 11</w:t>
      </w:r>
      <w:r>
        <w:rPr>
          <w:rFonts w:ascii="Arial" w:hAnsi="Arial" w:cs="Arial"/>
          <w:sz w:val="28"/>
          <w:szCs w:val="28"/>
        </w:rPr>
        <w:t xml:space="preserve">), acrescido da quantia</w:t>
      </w:r>
      <w:r>
        <w:rPr>
          <w:rFonts w:ascii="Arial" w:hAnsi="Arial" w:cs="Arial"/>
          <w:sz w:val="28"/>
          <w:szCs w:val="28"/>
        </w:rPr>
        <w:t xml:space="preserve"> fixada na </w:t>
      </w:r>
      <w:r>
        <w:rPr>
          <w:rFonts w:ascii="Arial" w:hAnsi="Arial" w:cs="Arial"/>
          <w:sz w:val="28"/>
          <w:szCs w:val="28"/>
        </w:rPr>
        <w:t xml:space="preserve">r. </w:t>
      </w:r>
      <w:r>
        <w:rPr>
          <w:rFonts w:ascii="Arial" w:hAnsi="Arial" w:cs="Arial"/>
          <w:sz w:val="28"/>
          <w:szCs w:val="28"/>
        </w:rPr>
        <w:t xml:space="preserve">sentença.</w:t>
      </w:r>
      <w:commentRangeEnd w:id="16"/>
      <w:r>
        <w:rPr>
          <w:rStyle w:val="CommentReference"/>
        </w:rPr>
        <w:commentReference w:id="16"/>
      </w:r>
    </w:p>
    <w:p w:rsidR="007D50C4" w:rsidP="007D50C4" w:rsidRDefault="007D50C4" w14:paraId="1E68B0AC" w14:textId="77777777">
      <w:pPr>
        <w:spacing w:after="0" w:line="360" w:lineRule="auto"/>
        <w:ind w:firstLine="2268"/>
        <w:jc w:val="both"/>
        <w:rPr>
          <w:rFonts w:ascii="Arial" w:hAnsi="Arial" w:cs="Arial"/>
          <w:b/>
          <w:bCs/>
          <w:sz w:val="28"/>
          <w:szCs w:val="28"/>
        </w:rPr>
      </w:pPr>
    </w:p>
    <w:p w:rsidR="007D50C4" w:rsidP="007D50C4" w:rsidRDefault="007D50C4" w14:paraId="4CBFEB18" w14:textId="1509AFA0">
      <w:pPr>
        <w:spacing w:after="0" w:line="360" w:lineRule="auto"/>
        <w:ind w:firstLine="2268"/>
        <w:jc w:val="both"/>
      </w:pPr>
      <w:r>
        <w:rPr>
          <w:rFonts w:ascii="Arial" w:hAnsi="Arial" w:cs="Arial"/>
          <w:b/>
          <w:bCs/>
          <w:sz w:val="28"/>
          <w:szCs w:val="28"/>
        </w:rPr>
        <w:t xml:space="preserve">Deixo de condenar</w:t>
      </w:r>
      <w:r>
        <w:rPr>
          <w:rFonts w:ascii="Arial" w:hAnsi="Arial" w:cs="Arial"/>
          <w:sz w:val="28"/>
          <w:szCs w:val="28"/>
        </w:rPr>
        <w:t xml:space="preserve"> </w:t>
      </w:r>
      <w:r>
        <w:rPr>
          <w:rFonts w:ascii="Arial" w:hAnsi="Arial" w:cs="Arial"/>
          <w:sz w:val="28"/>
          <w:szCs w:val="28"/>
        </w:rPr>
        <w:t xml:space="preserve">o</w:t>
      </w:r>
      <w:r>
        <w:rPr>
          <w:rFonts w:ascii="Arial" w:hAnsi="Arial" w:cs="Arial"/>
          <w:sz w:val="28"/>
          <w:szCs w:val="28"/>
        </w:rPr>
        <w:t xml:space="preserve"> autor/apelante ao pagamento de honorários recursais, </w:t>
      </w:r>
      <w:del w:id="1509" w:author="Assessor GDSXSR" w:date="2026-10-31T19:46:04Z">
        <w:r>
          <w:rPr>
            <w:rFonts w:ascii="Arial" w:hAnsi="Arial" w:cs="Arial"/>
            <w:sz w:val="28"/>
            <w:szCs w:val="28"/>
          </w:rPr>
          <w:delText xml:space="preserve">porquanto</w:delText>
        </w:r>
      </w:del>
      <w:ins w:id="1510" w:author="Assessor GDSXSR" w:date="2026-10-31T19:46:04Z">
        <w:r>
          <w:rPr>
            <w:rFonts w:ascii="Arial" w:hAnsi="Arial" w:cs="Arial"/>
            <w:color w:val="808080"/>
            <w:sz w:val="28"/>
            <w:szCs w:val="28"/>
          </w:rPr>
          <w:t xml:space="preserve">pois</w:t>
        </w:r>
      </w:ins>
      <w:r>
        <w:rPr>
          <w:rFonts w:ascii="Arial" w:hAnsi="Arial" w:cs="Arial"/>
          <w:sz w:val="28"/>
          <w:szCs w:val="28"/>
        </w:rPr>
        <w:t xml:space="preserve"> não houve fixação em seu desfavor na r. sentença.</w:t>
      </w:r>
    </w:p>
    <w:p w:rsidR="007D50C4" w:rsidP="00DB1301" w:rsidRDefault="007D50C4" w14:paraId="3328F72E" w14:textId="77777777">
      <w:pPr>
        <w:spacing w:after="0" w:line="360" w:lineRule="auto"/>
        <w:ind w:firstLine="2268"/>
        <w:jc w:val="both"/>
        <w:rPr>
          <w:rFonts w:ascii="Arial" w:hAnsi="Arial" w:cs="Arial"/>
          <w:sz w:val="28"/>
          <w:szCs w:val="28"/>
        </w:rPr>
      </w:pPr>
    </w:p>
    <w:p w:rsidR="00787F72" w:rsidP="00787F72" w:rsidRDefault="007E1C8C" w14:paraId="0DA21613" w14:textId="7B7E30F4">
      <w:pPr>
        <w:spacing w:after="0" w:line="360" w:lineRule="auto"/>
        <w:ind w:firstLine="2268"/>
        <w:jc w:val="both"/>
        <w:rPr>
          <w:rFonts w:ascii="Arial" w:hAnsi="Arial" w:cs="Arial"/>
          <w:sz w:val="28"/>
          <w:szCs w:val="28"/>
        </w:rPr>
      </w:pPr>
      <w:r>
        <w:rPr>
          <w:rFonts w:ascii="Arial" w:hAnsi="Arial" w:cs="Arial"/>
          <w:sz w:val="28"/>
          <w:szCs w:val="28"/>
        </w:rPr>
        <w:t>É como voto.</w:t>
      </w:r>
    </w:p>
    <w:p w:rsidR="00787F72" w:rsidP="00787F72" w:rsidRDefault="00787F72" w14:paraId="177C87E6" w14:textId="77777777">
      <w:pPr>
        <w:spacing w:after="0" w:line="360" w:lineRule="auto"/>
        <w:ind w:firstLine="2268"/>
        <w:jc w:val="both"/>
        <w:rPr>
          <w:rFonts w:ascii="Arial" w:hAnsi="Arial" w:cs="Arial"/>
          <w:sz w:val="28"/>
          <w:szCs w:val="28"/>
        </w:rPr>
      </w:pPr>
    </w:p>
    <w:p w:rsidR="007E1C8C" w:rsidP="00787F72" w:rsidRDefault="007E1C8C" w14:paraId="0A323893" w14:textId="38258403">
      <w:pPr>
        <w:spacing w:after="0" w:line="360" w:lineRule="auto"/>
        <w:ind w:firstLine="2268"/>
        <w:jc w:val="both"/>
        <w:rPr>
          <w:rFonts w:ascii="Arial" w:hAnsi="Arial" w:cs="Arial"/>
          <w:sz w:val="28"/>
          <w:szCs w:val="28"/>
        </w:rPr>
      </w:pPr>
    </w:p>
    <w:p w:rsidR="64E63EB0" w:rsidP="64E63EB0" w:rsidRDefault="64E63EB0" w14:paraId="4D1C0125" w14:textId="6D1C6F36">
      <w:pPr>
        <w:pStyle w:val="PargrafodaLista"/>
        <w:spacing w:after="0" w:line="360" w:lineRule="auto"/>
        <w:ind w:left="0"/>
        <w:jc w:val="both"/>
        <w:rPr>
          <w:rFonts w:ascii="Arial" w:hAnsi="Arial" w:cs="Arial"/>
          <w:sz w:val="28"/>
          <w:szCs w:val="28"/>
        </w:rPr>
      </w:pPr>
    </w:p>
    <w:p w:rsidR="007E1C8C" w:rsidP="007E1C8C" w:rsidRDefault="007E1C8C" w14:paraId="529D3CDE" w14:textId="3D1A7C3A">
      <w:pPr>
        <w:spacing w:after="0" w:line="360" w:lineRule="auto"/>
        <w:jc w:val="both"/>
        <w:rPr>
          <w:rFonts w:ascii="Arial" w:hAnsi="Arial" w:cs="Arial"/>
          <w:sz w:val="28"/>
          <w:szCs w:val="28"/>
        </w:rPr>
      </w:pPr>
    </w:p>
    <w:p w:rsidR="00787F72" w:rsidP="00570C7C" w:rsidRDefault="00787F72" w14:paraId="067CEF6B" w14:textId="77777777">
      <w:pPr>
        <w:ind w:right="-96"/>
        <w:jc w:val="both"/>
        <w:rPr>
          <w:b/>
          <w:color w:val="008000"/>
        </w:rPr>
      </w:pPr>
      <w:r>
        <w:rPr>
          <w:b/>
          <w:color w:val="008000"/>
        </w:rPr>
        <w:t xml:space="preserve">SENTENÇA </w:t>
      </w:r>
    </w:p>
    <w:p w:rsidRPr="00570C7C" w:rsidR="00570C7C" w:rsidP="00570C7C" w:rsidRDefault="00570C7C" w14:paraId="6DC16430" w14:textId="77777777">
      <w:pPr>
        <w:ind w:right="-96"/>
        <w:jc w:val="both"/>
        <w:rPr>
          <w:b/>
          <w:color w:val="008000"/>
        </w:rPr>
      </w:pPr>
      <w:r w:rsidRPr="00570C7C">
        <w:rPr>
          <w:b/>
          <w:color w:val="008000"/>
        </w:rPr>
        <w:t xml:space="preserve">Trata-se de ação de indenização por danos morais cumulada com obrigação de não fazer proposta por </w:t>
      </w:r>
      <w:r w:rsidRPr="00570C7C">
        <w:rPr>
          <w:b/>
          <w:bCs/>
          <w:color w:val="008000"/>
        </w:rPr>
        <w:t>DAVI MIKAELL CALDAS DE QUEIROZ</w:t>
      </w:r>
      <w:r w:rsidRPr="00570C7C">
        <w:rPr>
          <w:b/>
          <w:color w:val="008000"/>
        </w:rPr>
        <w:t xml:space="preserve"> em face de </w:t>
      </w:r>
      <w:r w:rsidRPr="00570C7C">
        <w:rPr>
          <w:b/>
          <w:bCs/>
          <w:color w:val="008000"/>
        </w:rPr>
        <w:t>DANIEL RAMPONI</w:t>
      </w:r>
      <w:r w:rsidRPr="00570C7C">
        <w:rPr>
          <w:b/>
          <w:color w:val="008000"/>
        </w:rPr>
        <w:t>.</w:t>
      </w:r>
    </w:p>
    <w:p w:rsidRPr="00570C7C" w:rsidR="00570C7C" w:rsidP="00570C7C" w:rsidRDefault="00570C7C" w14:paraId="2F2D7EE6" w14:textId="77777777">
      <w:pPr>
        <w:ind w:right="-96"/>
        <w:jc w:val="both"/>
        <w:rPr>
          <w:b/>
          <w:color w:val="008000"/>
        </w:rPr>
      </w:pPr>
      <w:r w:rsidRPr="00570C7C">
        <w:rPr>
          <w:b/>
          <w:color w:val="008000"/>
        </w:rPr>
        <w:t>Narra o autor que, no exercício de sua atividade profissional como tatuador, realizou parcialmente uma tatuagem na filha do réu, ocasião em que surgiram divergências acerca da continuidade do serviço contratado.</w:t>
      </w:r>
    </w:p>
    <w:p w:rsidRPr="00570C7C" w:rsidR="00570C7C" w:rsidP="00570C7C" w:rsidRDefault="00570C7C" w14:paraId="7F6A01F6" w14:textId="77777777">
      <w:pPr>
        <w:ind w:right="-96"/>
        <w:jc w:val="both"/>
        <w:rPr>
          <w:b/>
          <w:color w:val="008000"/>
        </w:rPr>
      </w:pPr>
      <w:r w:rsidRPr="00570C7C">
        <w:rPr>
          <w:b/>
          <w:color w:val="008000"/>
        </w:rPr>
        <w:t>Sustenta que, após o desentendimento, o requerido passou a proferir ofensas à sua honra, imputando-lhe condutas desonestas e criminosas, bem como a divulgar tais afirmações a terceiros, o que teria causado abalo à sua reputação profissional e prejuízos de ordem moral.</w:t>
      </w:r>
    </w:p>
    <w:p w:rsidRPr="00570C7C" w:rsidR="00570C7C" w:rsidP="00570C7C" w:rsidRDefault="00570C7C" w14:paraId="20DA345A" w14:textId="77777777">
      <w:pPr>
        <w:ind w:right="-96"/>
        <w:jc w:val="both"/>
        <w:rPr>
          <w:b/>
          <w:color w:val="008000"/>
        </w:rPr>
      </w:pPr>
      <w:r w:rsidRPr="00570C7C">
        <w:rPr>
          <w:b/>
          <w:color w:val="008000"/>
        </w:rPr>
        <w:t>Requereu a condenação do réu ao pagamento de indenização por danos morais, em valor não inferior a R$ 10.000,00, além da imposição de obrigação de não fazer consistente na abstenção de contato e de manifestações ofensivas. Pugnou, ainda, pela concessão dos benefícios da gratuidade de justiça.</w:t>
      </w:r>
    </w:p>
    <w:p w:rsidRPr="00570C7C" w:rsidR="00570C7C" w:rsidP="00570C7C" w:rsidRDefault="00570C7C" w14:paraId="6E172F71" w14:textId="77777777">
      <w:pPr>
        <w:ind w:right="-96"/>
        <w:jc w:val="both"/>
        <w:rPr>
          <w:b/>
          <w:color w:val="008000"/>
        </w:rPr>
      </w:pPr>
      <w:r w:rsidRPr="00570C7C">
        <w:rPr>
          <w:b/>
          <w:color w:val="008000"/>
        </w:rPr>
        <w:t>A gratuidade de justiça foi deferida ao autor e determinada a citação do réu.</w:t>
      </w:r>
    </w:p>
    <w:p w:rsidRPr="00570C7C" w:rsidR="00570C7C" w:rsidP="00570C7C" w:rsidRDefault="00570C7C" w14:paraId="0A83FE96" w14:textId="77777777">
      <w:pPr>
        <w:ind w:right="-96"/>
        <w:jc w:val="both"/>
        <w:rPr>
          <w:b/>
          <w:color w:val="008000"/>
        </w:rPr>
      </w:pPr>
      <w:r w:rsidRPr="00570C7C">
        <w:rPr>
          <w:b/>
          <w:color w:val="008000"/>
        </w:rPr>
        <w:t>Regularmente citado, o requerido apresentou contestação, na qual reconhece ter proferido críticas ao autor, inclusive utilizando a expressão “charlatão”, porém nega a prática de difamação pública. Alega que suas manifestações ocorreram no âmbito privado e foram motivadas pela insatisfação com a prestação do serviço de tatuagem realizado na filha, sustentando tratar-se de relação de consumo e exercício regular de direito. Impugna a ocorrência de dano moral e os documentos apresentados pelo autor.</w:t>
      </w:r>
    </w:p>
    <w:p w:rsidRPr="00570C7C" w:rsidR="00570C7C" w:rsidP="00570C7C" w:rsidRDefault="00570C7C" w14:paraId="04CA6FC7" w14:textId="77777777">
      <w:pPr>
        <w:ind w:right="-96"/>
        <w:jc w:val="both"/>
        <w:rPr>
          <w:b/>
          <w:color w:val="008000"/>
        </w:rPr>
      </w:pPr>
      <w:r w:rsidRPr="00570C7C">
        <w:rPr>
          <w:b/>
          <w:color w:val="008000"/>
        </w:rPr>
        <w:t xml:space="preserve">O autor apresentou réplica, na qual impugnou os documentos juntados pela parte ré, especialmente boletim de ocorrência, sustentando tratar-se de documento unilateral e </w:t>
      </w:r>
      <w:r w:rsidRPr="00570C7C">
        <w:rPr>
          <w:b/>
          <w:color w:val="008000"/>
        </w:rPr>
        <w:lastRenderedPageBreak/>
        <w:t>inconsistente, reiterando a inexistência de falha na prestação do serviço e a ocorrência de conduta dolosa do requerido ao difamar sua imagem.</w:t>
      </w:r>
    </w:p>
    <w:p w:rsidRPr="00570C7C" w:rsidR="00570C7C" w:rsidP="00570C7C" w:rsidRDefault="00570C7C" w14:paraId="652ECA02" w14:textId="77777777">
      <w:pPr>
        <w:ind w:right="-96"/>
        <w:jc w:val="both"/>
        <w:rPr>
          <w:b/>
          <w:color w:val="008000"/>
        </w:rPr>
      </w:pPr>
      <w:r w:rsidRPr="00570C7C">
        <w:rPr>
          <w:b/>
          <w:color w:val="008000"/>
        </w:rPr>
        <w:t>Foi proferida decisão de saneamento, na qual se reconheceu a regularidade do processo, foram fixados os pontos controvertidos, distribuído o ônus probatório pela regra ordinária e facultada a produção de provas.</w:t>
      </w:r>
    </w:p>
    <w:p w:rsidRPr="00570C7C" w:rsidR="00570C7C" w:rsidP="00570C7C" w:rsidRDefault="00570C7C" w14:paraId="4F0888B7" w14:textId="77777777">
      <w:pPr>
        <w:ind w:right="-96"/>
        <w:jc w:val="both"/>
        <w:rPr>
          <w:b/>
          <w:color w:val="008000"/>
        </w:rPr>
      </w:pPr>
      <w:r w:rsidRPr="00570C7C">
        <w:rPr>
          <w:b/>
          <w:color w:val="008000"/>
        </w:rPr>
        <w:t>O réu não apresentou provas a produzir e o autor requereu a produção de prova oral, com o depoimento pessoal do réu e a oitiva de testemunhas.</w:t>
      </w:r>
    </w:p>
    <w:p w:rsidRPr="00570C7C" w:rsidR="00570C7C" w:rsidP="00570C7C" w:rsidRDefault="00570C7C" w14:paraId="1571B418" w14:textId="77777777">
      <w:pPr>
        <w:ind w:right="-96"/>
        <w:jc w:val="both"/>
        <w:rPr>
          <w:b/>
          <w:color w:val="008000"/>
        </w:rPr>
      </w:pPr>
      <w:r w:rsidRPr="00570C7C">
        <w:rPr>
          <w:b/>
          <w:color w:val="008000"/>
        </w:rPr>
        <w:t>Deferiu-se a produção de prova oral, com a designação de audiência de instrução e julgamento.</w:t>
      </w:r>
    </w:p>
    <w:p w:rsidRPr="00570C7C" w:rsidR="00570C7C" w:rsidP="00570C7C" w:rsidRDefault="00570C7C" w14:paraId="4616A781" w14:textId="77777777">
      <w:pPr>
        <w:ind w:right="-96"/>
        <w:jc w:val="both"/>
        <w:rPr>
          <w:b/>
          <w:color w:val="008000"/>
        </w:rPr>
      </w:pPr>
      <w:r w:rsidRPr="00570C7C">
        <w:rPr>
          <w:b/>
          <w:color w:val="008000"/>
        </w:rPr>
        <w:t>Em audiência, foi colhido o depoimento pessoal do réu e ouvidas as informantes, tendo o autor deixado de comparecer ao ato. Houve desistência de parte das testemunhas inicialmente arroladas, sendo encerrada a instrução processual, com abertura de prazo para alegações finais.</w:t>
      </w:r>
    </w:p>
    <w:p w:rsidRPr="00570C7C" w:rsidR="00570C7C" w:rsidP="00570C7C" w:rsidRDefault="00570C7C" w14:paraId="6E24CED6" w14:textId="77777777">
      <w:pPr>
        <w:ind w:right="-96"/>
        <w:jc w:val="both"/>
        <w:rPr>
          <w:b/>
          <w:color w:val="008000"/>
        </w:rPr>
      </w:pPr>
      <w:r w:rsidRPr="00570C7C">
        <w:rPr>
          <w:b/>
          <w:color w:val="008000"/>
        </w:rPr>
        <w:t>Somente o autor apresentou alegações finais, instruída com diversos documentos.</w:t>
      </w:r>
    </w:p>
    <w:p w:rsidRPr="00570C7C" w:rsidR="00570C7C" w:rsidP="00570C7C" w:rsidRDefault="00570C7C" w14:paraId="151FD2D1" w14:textId="77777777">
      <w:pPr>
        <w:ind w:right="-96"/>
        <w:jc w:val="both"/>
        <w:rPr>
          <w:b/>
          <w:color w:val="008000"/>
        </w:rPr>
      </w:pPr>
      <w:r w:rsidRPr="00570C7C">
        <w:rPr>
          <w:b/>
          <w:color w:val="008000"/>
        </w:rPr>
        <w:t>A parte ré não se manifestou no prazo concedido.</w:t>
      </w:r>
    </w:p>
    <w:p w:rsidRPr="00570C7C" w:rsidR="00570C7C" w:rsidP="00570C7C" w:rsidRDefault="00570C7C" w14:paraId="00E76523" w14:textId="77777777">
      <w:pPr>
        <w:ind w:right="-96"/>
        <w:jc w:val="both"/>
        <w:rPr>
          <w:b/>
          <w:color w:val="008000"/>
        </w:rPr>
      </w:pPr>
      <w:r w:rsidRPr="00570C7C">
        <w:rPr>
          <w:b/>
          <w:color w:val="008000"/>
        </w:rPr>
        <w:t>Vieram os autos conclusos para sentença.</w:t>
      </w:r>
    </w:p>
    <w:p w:rsidRPr="00570C7C" w:rsidR="00570C7C" w:rsidP="00570C7C" w:rsidRDefault="00570C7C" w14:paraId="481F8E96" w14:textId="77777777">
      <w:pPr>
        <w:ind w:right="-96"/>
        <w:jc w:val="both"/>
        <w:rPr>
          <w:b/>
          <w:color w:val="008000"/>
        </w:rPr>
      </w:pPr>
      <w:r w:rsidRPr="00570C7C">
        <w:rPr>
          <w:b/>
          <w:bCs/>
          <w:color w:val="008000"/>
        </w:rPr>
        <w:t>É o relatório. Decido.</w:t>
      </w:r>
    </w:p>
    <w:p w:rsidRPr="00570C7C" w:rsidR="00570C7C" w:rsidP="00570C7C" w:rsidRDefault="00570C7C" w14:paraId="7DADE409" w14:textId="77777777">
      <w:pPr>
        <w:ind w:right="-96"/>
        <w:jc w:val="both"/>
        <w:rPr>
          <w:b/>
          <w:color w:val="008000"/>
        </w:rPr>
      </w:pPr>
      <w:r w:rsidRPr="00570C7C">
        <w:rPr>
          <w:b/>
          <w:color w:val="008000"/>
        </w:rPr>
        <w:t>Não há questões processuais, prejudiciais ou preliminares pendentes de apreciação. Passo à análise do mérito.</w:t>
      </w:r>
    </w:p>
    <w:p w:rsidRPr="00570C7C" w:rsidR="00570C7C" w:rsidP="00570C7C" w:rsidRDefault="00570C7C" w14:paraId="131226E2" w14:textId="77777777">
      <w:pPr>
        <w:ind w:right="-96"/>
        <w:jc w:val="both"/>
        <w:rPr>
          <w:b/>
          <w:color w:val="008000"/>
        </w:rPr>
      </w:pPr>
      <w:r w:rsidRPr="00570C7C">
        <w:rPr>
          <w:b/>
          <w:color w:val="008000"/>
        </w:rPr>
        <w:t>A controvérsia cinge-se a verificar se a conduta do requerido, ao proferir expressões ofensivas e imputar conduta criminosa ao autor, configura ato ilícito apto a ensejar reparação por danos morais.</w:t>
      </w:r>
    </w:p>
    <w:p w:rsidRPr="00570C7C" w:rsidR="00570C7C" w:rsidP="00570C7C" w:rsidRDefault="00570C7C" w14:paraId="3A6A5816" w14:textId="77777777">
      <w:pPr>
        <w:ind w:right="-96"/>
        <w:jc w:val="both"/>
        <w:rPr>
          <w:b/>
          <w:color w:val="008000"/>
        </w:rPr>
      </w:pPr>
      <w:r w:rsidRPr="00570C7C">
        <w:rPr>
          <w:b/>
          <w:color w:val="008000"/>
        </w:rPr>
        <w:t>A relação jurídica posta nos autos é de natureza civil, devendo ser analisada à luz das normas de responsabilidade civil, especialmente os artigos 186 e 927 do Código Civil, segundo os quais aquele que, por ação voluntária, violar direito e causar dano a outrem, ainda que exclusivamente moral, comete ato ilícito e fica obrigado a repará-lo.</w:t>
      </w:r>
    </w:p>
    <w:p w:rsidRPr="00570C7C" w:rsidR="00570C7C" w:rsidP="00570C7C" w:rsidRDefault="00570C7C" w14:paraId="1CC20F5F" w14:textId="59F7F239">
      <w:pPr>
        <w:ind w:right="-96"/>
        <w:jc w:val="both"/>
        <w:rPr>
          <w:b/>
          <w:color w:val="008000"/>
        </w:rPr>
      </w:pPr>
      <w:r w:rsidRPr="00570C7C">
        <w:rPr>
          <w:b/>
          <w:color w:val="008000"/>
        </w:rPr>
        <w:t xml:space="preserve">Inicialmente, cumpre consignar que os documentos juntados aos autos após a realização da audiência de instrução e julgamento, </w:t>
      </w:r>
      <w:r w:rsidRPr="00570C7C">
        <w:rPr>
          <w:b/>
          <w:bCs/>
          <w:color w:val="008000"/>
        </w:rPr>
        <w:t>sob os IDs 267457683 a 267457693,</w:t>
      </w:r>
      <w:r w:rsidRPr="00570C7C">
        <w:rPr>
          <w:b/>
          <w:color w:val="008000"/>
        </w:rPr>
        <w:t xml:space="preserve"> não serão considerados para fins de julgamento. Isso porque a fase instrutória já se encontrava encerrada, inexistindo justificativa para a juntada tardia, em afronta aos princípios do contraditório, da ampla defesa e da preclusão consumativa. </w:t>
      </w:r>
      <w:r w:rsidRPr="00570C7C">
        <w:rPr>
          <w:b/>
          <w:bCs/>
          <w:color w:val="008000"/>
        </w:rPr>
        <w:t>Assim, determino a inativação dos referidos documentos no sistema, devendo ser desconsiderados para todos os efeitos.</w:t>
      </w:r>
    </w:p>
    <w:p w:rsidRPr="00570C7C" w:rsidR="00570C7C" w:rsidP="00570C7C" w:rsidRDefault="00570C7C" w14:paraId="5BD47F02" w14:textId="77777777">
      <w:pPr>
        <w:ind w:right="-96"/>
        <w:jc w:val="both"/>
        <w:rPr>
          <w:b/>
          <w:color w:val="008000"/>
        </w:rPr>
      </w:pPr>
      <w:r w:rsidRPr="00570C7C">
        <w:rPr>
          <w:b/>
          <w:color w:val="008000"/>
        </w:rPr>
        <w:t>No caso concreto, é incontroverso que houve desentendimento entre as partes decorrente de prestação de serviço de tatuagem realizada pelo autor na filha do requerido. Tal circunstância, por si só, autoriza a manifestação de insatisfação por parte do consumidor ou de seus familiares, inserindo-se no âmbito do exercício regular do direito de crítica.</w:t>
      </w:r>
    </w:p>
    <w:p w:rsidRPr="00570C7C" w:rsidR="00570C7C" w:rsidP="00570C7C" w:rsidRDefault="00570C7C" w14:paraId="02196538" w14:textId="77777777">
      <w:pPr>
        <w:ind w:right="-96"/>
        <w:jc w:val="both"/>
        <w:rPr>
          <w:b/>
          <w:color w:val="008000"/>
        </w:rPr>
      </w:pPr>
      <w:r w:rsidRPr="00570C7C">
        <w:rPr>
          <w:b/>
          <w:color w:val="008000"/>
        </w:rPr>
        <w:t>Todavia, a prova produzida demonstra que o requerido ultrapassou os limites desse direito.</w:t>
      </w:r>
    </w:p>
    <w:p w:rsidRPr="00570C7C" w:rsidR="00570C7C" w:rsidP="00570C7C" w:rsidRDefault="00570C7C" w14:paraId="234CC1A1" w14:textId="77777777">
      <w:pPr>
        <w:ind w:right="-96"/>
        <w:jc w:val="both"/>
        <w:rPr>
          <w:b/>
          <w:color w:val="008000"/>
        </w:rPr>
      </w:pPr>
      <w:r w:rsidRPr="00570C7C">
        <w:rPr>
          <w:b/>
          <w:color w:val="008000"/>
        </w:rPr>
        <w:t xml:space="preserve">Com efeito, em seu depoimento pessoal, o próprio requerido confessou ter utilizado expressões como “caloteiro” e “estelionatário” ao se referir ao autor. Além disso, o áudio ao Id. </w:t>
      </w:r>
      <w:hyperlink w:tgtFrame="_blank" w:tooltip="Clique com o botão direito para copiar" w:history="1" r:id="rId16">
        <w:r w:rsidRPr="00570C7C">
          <w:rPr>
            <w:rStyle w:val="Hyperlink"/>
            <w:b/>
          </w:rPr>
          <w:t>234176817</w:t>
        </w:r>
      </w:hyperlink>
      <w:r w:rsidRPr="00570C7C">
        <w:rPr>
          <w:b/>
          <w:color w:val="008000"/>
        </w:rPr>
        <w:t xml:space="preserve"> evidencia que o réu usou a expressões “extorsão” “charlatanismo”, imputando as supostas ações criminosas ao autor.</w:t>
      </w:r>
    </w:p>
    <w:p w:rsidRPr="00570C7C" w:rsidR="00570C7C" w:rsidP="00570C7C" w:rsidRDefault="00570C7C" w14:paraId="52ACFE61" w14:textId="77777777">
      <w:pPr>
        <w:ind w:right="-96"/>
        <w:jc w:val="both"/>
        <w:rPr>
          <w:b/>
          <w:color w:val="008000"/>
        </w:rPr>
      </w:pPr>
      <w:r w:rsidRPr="00570C7C">
        <w:rPr>
          <w:b/>
          <w:color w:val="008000"/>
        </w:rPr>
        <w:lastRenderedPageBreak/>
        <w:t>A utilização de termos que atribuem ao autor a prática de crime, ainda que em contexto de insatisfação contratual, não se confunde com mera crítica ao serviço prestado. Trata-se de imputação grave, apta a atingir a honra objetiva e subjetiva do indivíduo, especialmente quando direcionada a profissional que depende de sua reputação para o exercício de sua atividade.</w:t>
      </w:r>
    </w:p>
    <w:p w:rsidRPr="00570C7C" w:rsidR="00570C7C" w:rsidP="00570C7C" w:rsidRDefault="00570C7C" w14:paraId="51A7A541" w14:textId="77777777">
      <w:pPr>
        <w:ind w:right="-96"/>
        <w:jc w:val="both"/>
        <w:rPr>
          <w:b/>
          <w:color w:val="008000"/>
        </w:rPr>
      </w:pPr>
      <w:r w:rsidRPr="00570C7C">
        <w:rPr>
          <w:b/>
          <w:color w:val="008000"/>
        </w:rPr>
        <w:t>Nesse ponto, cumpre destacar que a liberdade de expressão não possui caráter absoluto, encontrando limites nos direitos da personalidade, notadamente na honra e na imagem, não sendo lícito imputar a outrem prática criminosa sem a devida comprovação.</w:t>
      </w:r>
    </w:p>
    <w:p w:rsidRPr="00570C7C" w:rsidR="00570C7C" w:rsidP="00570C7C" w:rsidRDefault="00570C7C" w14:paraId="277B9C89" w14:textId="77777777">
      <w:pPr>
        <w:ind w:right="-96"/>
        <w:jc w:val="both"/>
        <w:rPr>
          <w:b/>
          <w:color w:val="008000"/>
        </w:rPr>
      </w:pPr>
      <w:r w:rsidRPr="00570C7C">
        <w:rPr>
          <w:b/>
          <w:color w:val="008000"/>
        </w:rPr>
        <w:t>Por outro lado, no que se refere à alegada divulgação das ofensas a terceiros, a prova produzida não é suficiente para demonstrar que houve ampla difusão das imputações.</w:t>
      </w:r>
    </w:p>
    <w:p w:rsidRPr="00570C7C" w:rsidR="00570C7C" w:rsidP="00570C7C" w:rsidRDefault="00570C7C" w14:paraId="4C30F927" w14:textId="77777777">
      <w:pPr>
        <w:ind w:right="-96"/>
        <w:jc w:val="both"/>
        <w:rPr>
          <w:b/>
          <w:color w:val="008000"/>
        </w:rPr>
      </w:pPr>
      <w:r w:rsidRPr="00570C7C">
        <w:rPr>
          <w:b/>
          <w:color w:val="008000"/>
        </w:rPr>
        <w:t>Embora reste comprovado que o requerido entrou em contato com terceiros, notadamente Luana e Rosana Danae, com o intuito de intermediar a situação, não há prova robusta de que, nessas comunicações, tenha reiterado a imputação de conduta criminosa em termos inequívocos.</w:t>
      </w:r>
    </w:p>
    <w:p w:rsidRPr="00570C7C" w:rsidR="00570C7C" w:rsidP="00570C7C" w:rsidRDefault="00570C7C" w14:paraId="0DD32EA7" w14:textId="77777777">
      <w:pPr>
        <w:ind w:right="-96"/>
        <w:jc w:val="both"/>
        <w:rPr>
          <w:b/>
          <w:color w:val="008000"/>
        </w:rPr>
      </w:pPr>
      <w:r w:rsidRPr="00570C7C">
        <w:rPr>
          <w:b/>
          <w:color w:val="008000"/>
        </w:rPr>
        <w:t>A informante Luana relatou que o requerido utilizou expressões depreciativas, como afirmar que o autor seria mau profissional ou teria agido de má-fé, mas não confirmou, de forma segura, a reprodução de imputações de crime. Quanto a outras pessoas, inclusive Rosana Danae, não há prova do conteúdo das conversas. Tampouco de divulgação dos fatos pelo réu em suas redes sociais.</w:t>
      </w:r>
    </w:p>
    <w:p w:rsidRPr="00570C7C" w:rsidR="00570C7C" w:rsidP="00570C7C" w:rsidRDefault="00570C7C" w14:paraId="79B17C34" w14:textId="77777777">
      <w:pPr>
        <w:ind w:right="-96"/>
        <w:jc w:val="both"/>
        <w:rPr>
          <w:b/>
          <w:color w:val="008000"/>
        </w:rPr>
      </w:pPr>
      <w:r w:rsidRPr="00570C7C">
        <w:rPr>
          <w:b/>
          <w:color w:val="008000"/>
        </w:rPr>
        <w:t>Assim, a prova dos autos revela que as expressões mais gravosas, consistentes na imputação de crime, restaram comprovadas principalmente no âmbito da comunicação direta entre as partes.</w:t>
      </w:r>
    </w:p>
    <w:p w:rsidRPr="00570C7C" w:rsidR="00570C7C" w:rsidP="00570C7C" w:rsidRDefault="00570C7C" w14:paraId="28F6D84B" w14:textId="77777777">
      <w:pPr>
        <w:ind w:right="-96"/>
        <w:jc w:val="both"/>
        <w:rPr>
          <w:b/>
          <w:color w:val="008000"/>
        </w:rPr>
      </w:pPr>
      <w:r w:rsidRPr="00570C7C">
        <w:rPr>
          <w:b/>
          <w:color w:val="008000"/>
        </w:rPr>
        <w:t xml:space="preserve">Tal circunstância, contudo, não afasta a configuração do dano moral. A ofensa à honra, especialmente quando envolve imputação de prática criminosa, configura dano </w:t>
      </w:r>
      <w:r w:rsidRPr="00570C7C">
        <w:rPr>
          <w:b/>
          <w:i/>
          <w:iCs/>
          <w:color w:val="008000"/>
        </w:rPr>
        <w:t>in re ipsa</w:t>
      </w:r>
      <w:r w:rsidRPr="00570C7C">
        <w:rPr>
          <w:b/>
          <w:color w:val="008000"/>
        </w:rPr>
        <w:t>, prescindindo de demonstração de prejuízo concreto.</w:t>
      </w:r>
    </w:p>
    <w:p w:rsidRPr="00570C7C" w:rsidR="00570C7C" w:rsidP="00570C7C" w:rsidRDefault="00570C7C" w14:paraId="20D48366" w14:textId="77777777">
      <w:pPr>
        <w:ind w:right="-96"/>
        <w:jc w:val="both"/>
        <w:rPr>
          <w:b/>
          <w:color w:val="008000"/>
        </w:rPr>
      </w:pPr>
      <w:r w:rsidRPr="00570C7C">
        <w:rPr>
          <w:b/>
          <w:color w:val="008000"/>
        </w:rPr>
        <w:t>Cumpre ainda destacar que não há nos autos prova da ocorrência dos fatos criminosos imputados pelo requerido ao autor, tratando-se, em verdade, de mero desacordo comercial decorrente da prestação de serviço de tatuagem.</w:t>
      </w:r>
    </w:p>
    <w:p w:rsidRPr="00570C7C" w:rsidR="00570C7C" w:rsidP="00570C7C" w:rsidRDefault="00570C7C" w14:paraId="13C1A4D8" w14:textId="77777777">
      <w:pPr>
        <w:ind w:right="-96"/>
        <w:jc w:val="both"/>
        <w:rPr>
          <w:b/>
          <w:color w:val="008000"/>
        </w:rPr>
      </w:pPr>
      <w:r w:rsidRPr="00570C7C">
        <w:rPr>
          <w:b/>
          <w:color w:val="008000"/>
        </w:rPr>
        <w:t>A prova produzida evidencia que, diante da insatisfação da filha do requerido, houve rescisão consensual do ajuste, ainda que de forma verbal, tendo o autor procedido à devolução das tintas adquiridas para a execução do serviço, no valor de R$ 600,00, quantia que integra parcela significativa do preço ajustado, fixado em R$ 1.400,00, do qual havia sido pago R$ 1.200,00.</w:t>
      </w:r>
    </w:p>
    <w:p w:rsidRPr="00570C7C" w:rsidR="00570C7C" w:rsidP="00570C7C" w:rsidRDefault="00570C7C" w14:paraId="06DD9C35" w14:textId="77777777">
      <w:pPr>
        <w:ind w:right="-96"/>
        <w:jc w:val="both"/>
        <w:rPr>
          <w:b/>
          <w:color w:val="008000"/>
        </w:rPr>
      </w:pPr>
      <w:r w:rsidRPr="00570C7C">
        <w:rPr>
          <w:b/>
          <w:color w:val="008000"/>
        </w:rPr>
        <w:t>Embora incontroverso que a tatuagem não foi concluída, não é possível aferir, com segurança técnica, o percentual do serviço efetivamente prestado, não sendo suficiente a simples comparação visual entre o projeto apresentado em audiência e os traços executados no corpo da contratante.</w:t>
      </w:r>
    </w:p>
    <w:p w:rsidRPr="00570C7C" w:rsidR="00570C7C" w:rsidP="00570C7C" w:rsidRDefault="00570C7C" w14:paraId="7EBE5765" w14:textId="77777777">
      <w:pPr>
        <w:ind w:right="-96"/>
        <w:jc w:val="both"/>
        <w:rPr>
          <w:b/>
          <w:color w:val="008000"/>
        </w:rPr>
      </w:pPr>
      <w:r w:rsidRPr="00570C7C">
        <w:rPr>
          <w:b/>
          <w:color w:val="008000"/>
        </w:rPr>
        <w:t>Nesse contexto, não há elementos que autorizem a imputação de prática criminosa ao autor, tampouco se sustenta eventual alegação de exceção da verdade, permanecendo íntegra a ilicitude das ofensas proferidas pelo requerido.</w:t>
      </w:r>
    </w:p>
    <w:p w:rsidRPr="00570C7C" w:rsidR="00570C7C" w:rsidP="00570C7C" w:rsidRDefault="00570C7C" w14:paraId="672BBC18" w14:textId="77777777">
      <w:pPr>
        <w:ind w:right="-96"/>
        <w:jc w:val="both"/>
        <w:rPr>
          <w:b/>
          <w:color w:val="008000"/>
        </w:rPr>
      </w:pPr>
      <w:r w:rsidRPr="00570C7C">
        <w:rPr>
          <w:b/>
          <w:color w:val="008000"/>
        </w:rPr>
        <w:t xml:space="preserve">De outro lado, a ausência de comprovação de ampla divulgação das ofensas constitui elemento relevante para a aferição da extensão do dano e, consequentemente, para a fixação do </w:t>
      </w:r>
      <w:r w:rsidRPr="00570C7C">
        <w:rPr>
          <w:b/>
          <w:color w:val="008000"/>
        </w:rPr>
        <w:lastRenderedPageBreak/>
        <w:t>quantum indenizatório, o qual deve observar os princípios da razoabilidade e proporcionalidade.</w:t>
      </w:r>
    </w:p>
    <w:p w:rsidRPr="00570C7C" w:rsidR="00570C7C" w:rsidP="00570C7C" w:rsidRDefault="00570C7C" w14:paraId="13DBCF0C" w14:textId="77777777">
      <w:pPr>
        <w:ind w:right="-96"/>
        <w:jc w:val="both"/>
        <w:rPr>
          <w:b/>
          <w:color w:val="008000"/>
        </w:rPr>
      </w:pPr>
      <w:r w:rsidRPr="00570C7C">
        <w:rPr>
          <w:b/>
          <w:color w:val="008000"/>
        </w:rPr>
        <w:t>Na fixação da indenização por dano moral, deve-se observar o princípio da razoabilidade, de forma que o valor não seja tão elevado que se converta em fonte de enriquecimento, nem tão pequeno que não cause impacto ao autor do ilícito.</w:t>
      </w:r>
    </w:p>
    <w:p w:rsidRPr="00570C7C" w:rsidR="00570C7C" w:rsidP="00570C7C" w:rsidRDefault="00570C7C" w14:paraId="72A2A92B" w14:textId="77777777">
      <w:pPr>
        <w:ind w:right="-96"/>
        <w:jc w:val="both"/>
        <w:rPr>
          <w:b/>
          <w:color w:val="008000"/>
        </w:rPr>
      </w:pPr>
      <w:r w:rsidRPr="00570C7C">
        <w:rPr>
          <w:b/>
          <w:color w:val="008000"/>
        </w:rPr>
        <w:t>Assim, com base na análise dos critérios subjetivos e objetivos, considerando a intensidade da ofensa, o contexto em que foi proferida, a limitação da sua divulgação e o caráter punitivo-pedagógico da medida, fixo a indenização por danos morais em R$ 3.000,00, quantia que se mostra suficiente para, com razoabilidade e proporcionalidade, reparar os danos sofridos, sem implicar enriquecimento sem causa.</w:t>
      </w:r>
    </w:p>
    <w:p w:rsidRPr="00570C7C" w:rsidR="00570C7C" w:rsidP="00570C7C" w:rsidRDefault="00570C7C" w14:paraId="6540BE18" w14:textId="77777777">
      <w:pPr>
        <w:ind w:right="-96"/>
        <w:jc w:val="both"/>
        <w:rPr>
          <w:b/>
          <w:color w:val="008000"/>
        </w:rPr>
      </w:pPr>
      <w:r w:rsidRPr="00570C7C">
        <w:rPr>
          <w:b/>
          <w:color w:val="008000"/>
        </w:rPr>
        <w:t>Tratando-se de indenização por danos morais, a correção monetária incide a partir da data do arbitramento, nos termos da Súmula 362 do Superior Tribunal de Justiça. Quanto aos juros de mora, incidem a partir do arbitramento, uma vez que o dano moral somente é reconhecido e valorado quando da decisão judicial de mérito.</w:t>
      </w:r>
    </w:p>
    <w:p w:rsidRPr="00570C7C" w:rsidR="00570C7C" w:rsidP="00570C7C" w:rsidRDefault="00570C7C" w14:paraId="7FC99913" w14:textId="77777777">
      <w:pPr>
        <w:ind w:right="-96"/>
        <w:jc w:val="both"/>
        <w:rPr>
          <w:b/>
          <w:color w:val="008000"/>
        </w:rPr>
      </w:pPr>
      <w:r w:rsidRPr="00570C7C">
        <w:rPr>
          <w:b/>
          <w:color w:val="008000"/>
        </w:rPr>
        <w:t>Por fim, registre-se que a condenação à compensação por danos morais em montante inferior ao pleiteado na inicial não implica sucumbência recíproca, conforme o enunciado nº 326 da Súmula do Superior Tribunal de Justiça.</w:t>
      </w:r>
    </w:p>
    <w:p w:rsidRPr="00570C7C" w:rsidR="00570C7C" w:rsidP="00570C7C" w:rsidRDefault="00570C7C" w14:paraId="74025F7E" w14:textId="77777777">
      <w:pPr>
        <w:ind w:right="-96"/>
        <w:jc w:val="both"/>
        <w:rPr>
          <w:b/>
          <w:color w:val="008000"/>
        </w:rPr>
      </w:pPr>
      <w:r w:rsidRPr="00570C7C">
        <w:rPr>
          <w:b/>
          <w:color w:val="008000"/>
        </w:rPr>
        <w:t>Por fim, quanto ao pedido de obrigação de não fazer, consistente na abstenção de novas manifestações ofensivas, mostra-se cabível, diante da necessidade de prevenir a reiteração da conduta ilícita e resguardar os direitos da personalidade do autor.</w:t>
      </w:r>
    </w:p>
    <w:p w:rsidRPr="00570C7C" w:rsidR="00570C7C" w:rsidP="00570C7C" w:rsidRDefault="00570C7C" w14:paraId="1A164CB4" w14:textId="77777777">
      <w:pPr>
        <w:ind w:right="-96"/>
        <w:jc w:val="both"/>
        <w:rPr>
          <w:b/>
          <w:color w:val="008000"/>
        </w:rPr>
      </w:pPr>
      <w:r w:rsidRPr="00570C7C">
        <w:rPr>
          <w:b/>
          <w:color w:val="008000"/>
        </w:rPr>
        <w:t>Ante o exposto, julgo PROCEDENTES os pedidos formulados por DAVI MIKAELL CALDAS DE QUEIROZ em face de DANIEL RAMPONI, para:</w:t>
      </w:r>
    </w:p>
    <w:p w:rsidRPr="00570C7C" w:rsidR="00570C7C" w:rsidP="00570C7C" w:rsidRDefault="00570C7C" w14:paraId="64894677" w14:textId="77777777">
      <w:pPr>
        <w:ind w:right="-96"/>
        <w:jc w:val="both"/>
        <w:rPr>
          <w:b/>
          <w:color w:val="008000"/>
        </w:rPr>
      </w:pPr>
      <w:r w:rsidRPr="00570C7C">
        <w:rPr>
          <w:b/>
          <w:color w:val="008000"/>
        </w:rPr>
        <w:t>CONDENAR o requerido ao pagamento de indenização por danos morais ao autor, no valor de R$ 3.000,00 (três mil reais);</w:t>
      </w:r>
    </w:p>
    <w:p w:rsidRPr="00570C7C" w:rsidR="00570C7C" w:rsidP="00570C7C" w:rsidRDefault="00570C7C" w14:paraId="01614276" w14:textId="77777777">
      <w:pPr>
        <w:ind w:right="-96"/>
        <w:jc w:val="both"/>
        <w:rPr>
          <w:b/>
          <w:color w:val="008000"/>
        </w:rPr>
      </w:pPr>
      <w:r w:rsidRPr="00570C7C">
        <w:rPr>
          <w:b/>
          <w:color w:val="008000"/>
        </w:rPr>
        <w:t>Sobre o valor da condenação incidirá correção monetária pelo índice adotado pelo TJDFT e juros de mora à taxa legal (art. 406 do Código Civil), ambos a partir do arbitramento;</w:t>
      </w:r>
    </w:p>
    <w:p w:rsidRPr="00570C7C" w:rsidR="00570C7C" w:rsidP="00570C7C" w:rsidRDefault="00570C7C" w14:paraId="0B3F6CAE" w14:textId="77777777">
      <w:pPr>
        <w:ind w:right="-96"/>
        <w:jc w:val="both"/>
        <w:rPr>
          <w:b/>
          <w:color w:val="008000"/>
        </w:rPr>
      </w:pPr>
      <w:r w:rsidRPr="00570C7C">
        <w:rPr>
          <w:b/>
          <w:color w:val="008000"/>
        </w:rPr>
        <w:t>CONDENAR o requerido à obrigação de não fazer, consistente em abster-se de proferir ou divulgar novas manifestações ofensivas à honra do autor, especialmente imputações de conduta criminosa, sob pena de multa a ser fixada em caso de descumprimento;</w:t>
      </w:r>
    </w:p>
    <w:p w:rsidRPr="00570C7C" w:rsidR="00570C7C" w:rsidP="00570C7C" w:rsidRDefault="00570C7C" w14:paraId="1B391174" w14:textId="77777777">
      <w:pPr>
        <w:ind w:right="-96"/>
        <w:jc w:val="both"/>
        <w:rPr>
          <w:b/>
          <w:color w:val="008000"/>
        </w:rPr>
      </w:pPr>
      <w:r w:rsidRPr="00570C7C">
        <w:rPr>
          <w:b/>
          <w:color w:val="008000"/>
        </w:rPr>
        <w:t>CONDENAR o requerido ao pagamento das custas processuais e honorários advocatícios, que fixo em 10% (dez por cento) sobre o valor da condenação, nos termos do art. 85, §2º, do CPC;</w:t>
      </w:r>
    </w:p>
    <w:p w:rsidRPr="00570C7C" w:rsidR="00570C7C" w:rsidP="00570C7C" w:rsidRDefault="00570C7C" w14:paraId="775F3DA1" w14:textId="77777777">
      <w:pPr>
        <w:ind w:right="-96"/>
        <w:jc w:val="both"/>
        <w:rPr>
          <w:b/>
          <w:color w:val="008000"/>
        </w:rPr>
      </w:pPr>
      <w:r w:rsidRPr="00570C7C">
        <w:rPr>
          <w:b/>
          <w:color w:val="008000"/>
        </w:rPr>
        <w:t>Declaro resolvido o mérito, na forma do art. 487, inciso I, do Código de Processo Civil.</w:t>
      </w:r>
    </w:p>
    <w:p w:rsidRPr="00570C7C" w:rsidR="00570C7C" w:rsidP="00570C7C" w:rsidRDefault="00570C7C" w14:paraId="1BCC51AC" w14:textId="77777777">
      <w:pPr>
        <w:ind w:right="-96"/>
        <w:jc w:val="both"/>
        <w:rPr>
          <w:b/>
          <w:color w:val="008000"/>
        </w:rPr>
      </w:pPr>
      <w:r w:rsidRPr="00570C7C">
        <w:rPr>
          <w:b/>
          <w:color w:val="008000"/>
        </w:rPr>
        <w:t>Advirto as partes de que a oposição de embargos de declaração manifestamente protelatórios poderá ensejar a aplicação das penalidades previstas no artigo 1.026, § 2º, do CPC.</w:t>
      </w:r>
    </w:p>
    <w:p w:rsidR="00693B0D" w:rsidP="00693B0D" w:rsidRDefault="00570C7C" w14:paraId="6DDF7E83" w14:textId="3B25A4EC">
      <w:pPr>
        <w:ind w:right="-96"/>
        <w:jc w:val="both"/>
        <w:rPr>
          <w:b/>
          <w:color w:val="008000"/>
        </w:rPr>
      </w:pPr>
      <w:r w:rsidRPr="00570C7C">
        <w:rPr>
          <w:b/>
          <w:color w:val="008000"/>
        </w:rPr>
        <w:t>Após o trânsito em julgado, arquivem-se os autos com as cautelas de praxe.</w:t>
      </w:r>
    </w:p>
    <w:sectPr w:rsidR="00693B0D">
      <w:footerReference w:type="default" r:id="rId17"/>
      <w:pgSz w:w="11906" w:h="16838"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G" w:author="Marcos Dwayne Saraiva Costa - GDSXSR" w:date="2025-09-01T13:19:00Z" w:id="0">
    <w:p w:rsidR="00B74FB6" w:rsidRDefault="0063376A" w14:paraId="346E87E3" w14:textId="0D98C4E7">
      <w:r>
        <w:annotationRef/>
      </w:r>
      <w:r w:rsidRPr="40B1094E">
        <w:t>Conclusão:</w:t>
      </w:r>
    </w:p>
    <w:p w:rsidR="00B74FB6" w:rsidRDefault="0063376A" w14:paraId="020D7533" w14:textId="1497ECC6">
      <w:r w:rsidRPr="3A8CDDB3">
        <w:t>Entrega:</w:t>
      </w:r>
    </w:p>
    <w:p w:rsidR="00B74FB6" w:rsidRDefault="0063376A" w14:paraId="448DA02E" w14:textId="7411C318">
      <w:r w:rsidRPr="43891A96">
        <w:t xml:space="preserve">Certeza: </w:t>
      </w:r>
    </w:p>
  </w:comment>
  <w:comment w:initials="SE" w:author="Sandra Elias El Jaliss - GDACA" w:date="2026-09-23T17:14:00Z" w:id="1">
    <w:p w:rsidR="00F4733D" w:rsidP="00F4733D" w:rsidRDefault="00F4733D" w14:paraId="5D355FC5" w14:textId="77777777">
      <w:pPr>
        <w:pStyle w:val="Textodecomentrio"/>
      </w:pPr>
      <w:r>
        <w:rPr>
          <w:rStyle w:val="Refdecomentrio"/>
        </w:rPr>
        <w:annotationRef/>
      </w:r>
      <w:r>
        <w:t>Conclusão:15/09</w:t>
      </w:r>
    </w:p>
    <w:p w:rsidR="00F4733D" w:rsidP="00F4733D" w:rsidRDefault="00F4733D" w14:paraId="63A801B9" w14:textId="77777777">
      <w:pPr>
        <w:pStyle w:val="Textodecomentrio"/>
      </w:pPr>
      <w:r>
        <w:t>Entrega:23/09</w:t>
      </w:r>
    </w:p>
    <w:p w:rsidR="00F4733D" w:rsidP="00F4733D" w:rsidRDefault="00F4733D" w14:paraId="1D2718BE" w14:textId="77777777">
      <w:pPr>
        <w:pStyle w:val="Textodecomentrio"/>
      </w:pPr>
      <w:r>
        <w:t>Certeza:: 9</w:t>
      </w:r>
    </w:p>
  </w:comment>
  <w:comment w:initials="MV" w:author="Marcia Vilela Alves - GDACA" w:date="2026-09-25T16:31:00Z" w:id="2">
    <w:p w:rsidR="00886AA5" w:rsidP="00886AA5" w:rsidRDefault="00886AA5" w14:paraId="7CCCD116" w14:textId="77777777">
      <w:pPr>
        <w:pStyle w:val="Textodecomentrio"/>
      </w:pPr>
      <w:r>
        <w:rPr>
          <w:rStyle w:val="Refdecomentrio"/>
        </w:rPr>
        <w:annotationRef/>
      </w:r>
      <w:r>
        <w:t>Corrigido.</w:t>
      </w:r>
    </w:p>
  </w:comment>
  <w:comment w:id="3" w:author="Assessor GDSXSR" w:initials="AG" w:date="2026-10-31T19:46:04Z">
    <w:p>
      <w:pPr>
        <w:pStyle w:val="CommentText"/>
      </w:pPr>
      <w:r>
        <w:rPr>
          <w:rStyle w:val="CommentReference"/>
        </w:rPr>
        <w:annotationRef/>
      </w:r>
      <w:r>
        <w:t>ASSESSOR GDSXSR — Revisão a pedido de Marcos (assessor ACA): ementa e fundamentação enxugadas, sem suprimir citação de lei nem documento dos autos e da sentença (C-02). Ementa: título no plural (C-3G), valor da causa no fim do item 1 (C-34), itens de razões fundidos em regra + aplicação (C-3G), renumeração e rodapés conforme o voto (C-33). Voto: capítulos abertos pelas alegações do recorrente (C-3W), um período por parágrafo (C-11), conectores (C-16), vereditos, subtítulos e mini-dispositivos realçados (C-3A, C-42), 'porquanto' trocado por 'pois' (C-23). Fatos conferidos com os autos (C-24).</w:t>
      </w:r>
    </w:p>
  </w:comment>
  <w:comment w:id="4" w:author="Assessor GDSXSR" w:initials="AG" w:date="2026-10-31T19:46:04Z">
    <w:p>
      <w:pPr>
        <w:pStyle w:val="CommentText"/>
      </w:pPr>
      <w:r>
        <w:rPr>
          <w:rStyle w:val="CommentReference"/>
        </w:rPr>
        <w:annotationRef/>
      </w:r>
      <w:r>
        <w:t>ASSESSOR GDSXSR — Alterei o item 1 para nomear as partes pela qualificação (tatuador; genitor de cliente), sem 'pessoa natural' por já haver outra qualificação (C-34 v60, C-34A), e para trazer só a ação, o fato e o valor da causa (R$ 10.000,00, conforme autuação); sentença e apelos ficam nos itens 2 e 3 (C-3P b).</w:t>
      </w:r>
    </w:p>
  </w:comment>
  <w:comment w:id="5" w:author="Assessor GDSXSR" w:initials="AG" w:date="2026-10-31T19:46:04Z">
    <w:p>
      <w:pPr>
        <w:pStyle w:val="CommentText"/>
      </w:pPr>
      <w:r>
        <w:rPr>
          <w:rStyle w:val="CommentReference"/>
        </w:rPr>
        <w:annotationRef/>
      </w:r>
      <w:r>
        <w:t>ASSESSOR GDSXSR — Acrescentei a base legal do capítulo. Texto literal (C-63): CPC, art. 1.007, § 4º: “§ 4º O recorrente que não comprovar, no ato de interposição do recurso, o recolhimento do preparo, inclusive porte de remessa e de retorno, será intimado, na pessoa de seu advogado, para realizar o recolhimento em dobro, sob pena de deserção.” (fonte: Planalto)</w:t>
      </w:r>
    </w:p>
  </w:comment>
  <w:comment w:id="6" w:author="Assessor GDSXSR" w:initials="AG" w:date="2026-10-31T19:46:04Z">
    <w:p>
      <w:pPr>
        <w:pStyle w:val="CommentText"/>
      </w:pPr>
      <w:r>
        <w:rPr>
          <w:rStyle w:val="CommentReference"/>
        </w:rPr>
        <w:annotationRef/>
      </w:r>
      <w:r>
        <w:t>ASSESSOR GDSXSR — Fundi os antigos itens 6 e 7 em um só (regra + aplicação com a prova decisiva), conforme C-3G. Texto literal (C-63): CC, art. 186: “Art. 186. Aquele que, por ação ou omissão voluntária, negligência ou imprudência, violar direito e causar dano a outrem, ainda que exclusivamente moral, comete ato ilícito.” CC, art. 927, caput: “Art. 927. Aquele que, por ato ilícito (arts. 186 e 187), causar dano a outrem, fica obrigado a repará-lo.” (fonte: Planalto)</w:t>
      </w:r>
    </w:p>
  </w:comment>
  <w:comment w:id="7" w:author="Assessor GDSXSR" w:initials="AG" w:date="2026-10-31T19:46:04Z">
    <w:p>
      <w:pPr>
        <w:pStyle w:val="CommentText"/>
      </w:pPr>
      <w:r>
        <w:rPr>
          <w:rStyle w:val="CommentReference"/>
        </w:rPr>
        <w:annotationRef/>
      </w:r>
      <w:r>
        <w:t>ASSESSOR GDSXSR — Texto literal (C-63): CC, art. 944, caput: “Art. 944. A indenização mede-se pela extensão do dano.” (fonte: Planalto)</w:t>
      </w:r>
    </w:p>
  </w:comment>
  <w:comment w:id="8" w:author="Assessor GDSXSR" w:initials="AG" w:date="2026-10-31T19:46:04Z">
    <w:p>
      <w:pPr>
        <w:pStyle w:val="CommentText"/>
      </w:pPr>
      <w:r>
        <w:rPr>
          <w:rStyle w:val="CommentReference"/>
        </w:rPr>
        <w:annotationRef/>
      </w:r>
      <w:r>
        <w:t>ASSESSOR GDSXSR — Pendência (C-52, C-72): o Acórdão 2164281 (RI 0706109-80.2025.8.07.0021, Primeira Turma Recursal) não foi localizado no iajus (busca por CNJ e por texto) nem na web (uma busca com número do acórdão e do processo). Mantido no corpo e na ementa, com a identificação da minuta e sem a sigla 'RI', porque a ementa transcrita não contraria o voto; conferir o texto do item 10 no JurisDF.</w:t>
      </w:r>
    </w:p>
  </w:comment>
  <w:comment w:id="9" w:author="Assessor GDSXSR" w:initials="AG" w:date="2026-10-31T19:46:04Z">
    <w:p>
      <w:pPr>
        <w:pStyle w:val="CommentText"/>
      </w:pPr>
      <w:r>
        <w:rPr>
          <w:rStyle w:val="CommentReference"/>
        </w:rPr>
        <w:annotationRef/>
      </w:r>
      <w:r>
        <w:t>ASSESSOR GDSXSR — Retirei o 'Requer' das contrarrazões do autor e do réu (pedido do apelado sai do relatório, C-31) e corrigi 'improcedente' para 'improcedentes'.</w:t>
      </w:r>
    </w:p>
  </w:comment>
  <w:comment w:id="10" w:author="Assessor GDSXSR" w:initials="AG" w:date="2026-10-31T19:46:04Z">
    <w:p>
      <w:pPr>
        <w:pStyle w:val="CommentText"/>
      </w:pPr>
      <w:r>
        <w:rPr>
          <w:rStyle w:val="CommentReference"/>
        </w:rPr>
        <w:annotationRef/>
      </w:r>
      <w:r>
        <w:t>ASSESSOR GDSXSR — Corrigi o ID do WhatsApp (88783638, conforme a lista de documentos dos autos) e a data: a conversa vai de 23/02/2025 a 24/02/2025 (ID 88783638, págs. 1-2). Conferi com os autos: preço ajustado R$ 1.600,00 e pagamento de R$ 1.200,00 na mensagem do autor de 24/02/2025.</w:t>
      </w:r>
    </w:p>
  </w:comment>
  <w:comment w:id="11" w:author="Assessor GDSXSR" w:initials="AG" w:date="2026-10-31T19:46:04Z">
    <w:p>
      <w:pPr>
        <w:pStyle w:val="CommentText"/>
      </w:pPr>
      <w:r>
        <w:rPr>
          <w:rStyle w:val="CommentReference"/>
        </w:rPr>
        <w:annotationRef/>
      </w:r>
      <w:r>
        <w:t>ASSESSOR GDSXSR — Transcrição ajustada ao texto literal da mensagem de 24/02/2025 12:23:57 (ID 88783638): 'vc', e não 'você' (C-66 c).</w:t>
      </w:r>
    </w:p>
  </w:comment>
  <w:comment w:id="12" w:author="Assessor GDSXSR" w:initials="AG" w:date="2026-10-31T19:46:04Z">
    <w:p>
      <w:pPr>
        <w:pStyle w:val="CommentText"/>
      </w:pPr>
      <w:r>
        <w:rPr>
          <w:rStyle w:val="CommentReference"/>
        </w:rPr>
        <w:annotationRef/>
      </w:r>
      <w:r>
        <w:t>ASSESSOR GDSXSR — Citação ajustada à transcrição do depoimento pessoal (ID 88784149, pág. 3): “Confirmo que eu falei que ele agindo dessa forma, ele estaria agindo como estelionatário e caloteiro” e “Eu vou falar para todo mundo que você é caloteiro”. A citação anterior não coincidia com a transcrição (C-66 c, C-24).</w:t>
      </w:r>
    </w:p>
  </w:comment>
  <w:comment w:id="13" w:author="Assessor GDSXSR" w:initials="AG" w:date="2026-10-31T19:46:04Z">
    <w:p>
      <w:pPr>
        <w:pStyle w:val="CommentText"/>
      </w:pPr>
      <w:r>
        <w:rPr>
          <w:rStyle w:val="CommentReference"/>
        </w:rPr>
        <w:annotationRef/>
      </w:r>
      <w:r>
        <w:t>ASSESSOR GDSXSR — Corrigi o ID da sentença (88784161, e não 8878416) e a referência do boletim de ocorrência (ID 88784111).</w:t>
      </w:r>
    </w:p>
  </w:comment>
  <w:comment w:id="14" w:author="Assessor GDSXSR" w:initials="AG" w:date="2026-10-31T19:46:04Z">
    <w:p>
      <w:pPr>
        <w:pStyle w:val="CommentText"/>
      </w:pPr>
      <w:r>
        <w:rPr>
          <w:rStyle w:val="CommentReference"/>
        </w:rPr>
        <w:annotationRef/>
      </w:r>
      <w:r>
        <w:t>ASSESSOR GDSXSR — Mantive só o item 10 da ementa transcrita, que sustenta o ponto, sem o cabeçalho e sem o item 9, e acrescentei 'Grifei' com o trecho decisivo sublinhado (C-62). A ementa não foi conferida na fonte oficial; ver pendência na ementa (C-52).</w:t>
      </w:r>
    </w:p>
  </w:comment>
  <w:comment w:id="15" w:author="Assessor GDSXSR" w:initials="AG" w:date="2026-10-31T19:46:04Z">
    <w:p>
      <w:pPr>
        <w:pStyle w:val="CommentText"/>
      </w:pPr>
      <w:r>
        <w:rPr>
          <w:rStyle w:val="CommentReference"/>
        </w:rPr>
        <w:annotationRef/>
      </w:r>
      <w:r>
        <w:t>ASSESSOR GDSXSR — Título do recurso centralizado, em negrito e Arial 14, como o título do apelo do réu (C-42).</w:t>
      </w:r>
    </w:p>
  </w:comment>
  <w:comment w:id="16" w:author="Assessor GDSXSR" w:initials="AG" w:date="2026-10-31T19:46:04Z">
    <w:p>
      <w:pPr>
        <w:pStyle w:val="CommentText"/>
      </w:pPr>
      <w:r>
        <w:rPr>
          <w:rStyle w:val="CommentReference"/>
        </w:rPr>
        <w:annotationRef/>
      </w:r>
      <w:r>
        <w:t>ASSESSOR GDSXSR — Valor da condenação: R$ 3.000,00 (ID 88784161). Sentença, capítulo de custas e honorários (C-51): “CONDENAR o requerido ao pagamento das custas processuais e honorários advocatícios, que fixo em 10% (dez por cento) sobre o valor da condenação, nos termos do art. 85, §2º, do CPC;”. Texto literal (C-63): CPC, art. 85, § 11: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 (fonte: Planalto). Percentual de 2% mantido como proposta do Relator (C-51).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8DA02E" w15:done="0"/>
  <w15:commentEx w15:paraId="1D2718BE" w15:paraIdParent="448DA02E" w15:done="0"/>
  <w15:commentEx w15:paraId="7CCCD116" w15:paraIdParent="448DA0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CC4A47" w16cex:dateUtc="2025-09-01T16:19:00Z"/>
  <w16cex:commentExtensible w16cex:durableId="622B8CBB" w16cex:dateUtc="2026-09-23T20:14:00Z"/>
  <w16cex:commentExtensible w16cex:durableId="5A2A2AA6" w16cex:dateUtc="2026-09-25T19: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8DA02E" w16cid:durableId="22CC4A47"/>
  <w16cid:commentId w16cid:paraId="1D2718BE" w16cid:durableId="622B8CBB"/>
  <w16cid:commentId w16cid:paraId="7CCCD116" w16cid:durableId="5A2A2A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F3B4D" w:rsidP="003A42DE" w:rsidRDefault="00FF3B4D" w14:paraId="5E8F09C5" w14:textId="77777777">
      <w:pPr>
        <w:spacing w:after="0" w:line="240" w:lineRule="auto"/>
      </w:pPr>
      <w:r>
        <w:separator/>
      </w:r>
    </w:p>
  </w:endnote>
  <w:endnote w:type="continuationSeparator" w:id="0">
    <w:p w:rsidR="00FF3B4D" w:rsidP="003A42DE" w:rsidRDefault="00FF3B4D" w14:paraId="544E674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rsidR="003A42DE" w:rsidRDefault="003A42DE" w14:paraId="4A86AAF9" w14:textId="77777777">
        <w:pPr>
          <w:pStyle w:val="Rodap"/>
          <w:jc w:val="right"/>
        </w:pPr>
        <w:r>
          <w:fldChar w:fldCharType="begin"/>
        </w:r>
        <w:r>
          <w:instrText>PAGE   \* MERGEFORMAT</w:instrText>
        </w:r>
        <w:r>
          <w:fldChar w:fldCharType="separate"/>
        </w:r>
        <w:r>
          <w:t>2</w:t>
        </w:r>
        <w:r>
          <w:fldChar w:fldCharType="end"/>
        </w:r>
      </w:p>
    </w:sdtContent>
  </w:sdt>
  <w:p w:rsidR="003A42DE" w:rsidRDefault="003A42DE" w14:paraId="2B59F42A" w14:textId="777777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F3B4D" w:rsidP="003A42DE" w:rsidRDefault="00FF3B4D" w14:paraId="306DA88F" w14:textId="77777777">
      <w:pPr>
        <w:spacing w:after="0" w:line="240" w:lineRule="auto"/>
      </w:pPr>
      <w:r>
        <w:separator/>
      </w:r>
    </w:p>
  </w:footnote>
  <w:footnote w:type="continuationSeparator" w:id="0">
    <w:p w:rsidR="00FF3B4D" w:rsidP="003A42DE" w:rsidRDefault="00FF3B4D" w14:paraId="5E7AFEE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5829"/>
    <w:multiLevelType w:val="hybridMultilevel"/>
    <w:tmpl w:val="CA4E86AE"/>
    <w:lvl w:ilvl="0" w:tplc="2D046D9A">
      <w:start w:val="1"/>
      <w:numFmt w:val="bullet"/>
      <w:lvlText w:val=""/>
      <w:lvlJc w:val="left"/>
      <w:pPr>
        <w:ind w:left="1440" w:hanging="360"/>
      </w:pPr>
      <w:rPr>
        <w:rFonts w:ascii="Symbol" w:hAnsi="Symbol"/>
      </w:rPr>
    </w:lvl>
    <w:lvl w:ilvl="1" w:tplc="183284DC">
      <w:start w:val="1"/>
      <w:numFmt w:val="bullet"/>
      <w:lvlText w:val=""/>
      <w:lvlJc w:val="left"/>
      <w:pPr>
        <w:ind w:left="1440" w:hanging="360"/>
      </w:pPr>
      <w:rPr>
        <w:rFonts w:ascii="Symbol" w:hAnsi="Symbol"/>
      </w:rPr>
    </w:lvl>
    <w:lvl w:ilvl="2" w:tplc="6DDA9EA4">
      <w:start w:val="1"/>
      <w:numFmt w:val="bullet"/>
      <w:lvlText w:val=""/>
      <w:lvlJc w:val="left"/>
      <w:pPr>
        <w:ind w:left="1440" w:hanging="360"/>
      </w:pPr>
      <w:rPr>
        <w:rFonts w:ascii="Symbol" w:hAnsi="Symbol"/>
      </w:rPr>
    </w:lvl>
    <w:lvl w:ilvl="3" w:tplc="7578D630">
      <w:start w:val="1"/>
      <w:numFmt w:val="bullet"/>
      <w:lvlText w:val=""/>
      <w:lvlJc w:val="left"/>
      <w:pPr>
        <w:ind w:left="1440" w:hanging="360"/>
      </w:pPr>
      <w:rPr>
        <w:rFonts w:ascii="Symbol" w:hAnsi="Symbol"/>
      </w:rPr>
    </w:lvl>
    <w:lvl w:ilvl="4" w:tplc="68887EE4">
      <w:start w:val="1"/>
      <w:numFmt w:val="bullet"/>
      <w:lvlText w:val=""/>
      <w:lvlJc w:val="left"/>
      <w:pPr>
        <w:ind w:left="1440" w:hanging="360"/>
      </w:pPr>
      <w:rPr>
        <w:rFonts w:ascii="Symbol" w:hAnsi="Symbol"/>
      </w:rPr>
    </w:lvl>
    <w:lvl w:ilvl="5" w:tplc="56B03144">
      <w:start w:val="1"/>
      <w:numFmt w:val="bullet"/>
      <w:lvlText w:val=""/>
      <w:lvlJc w:val="left"/>
      <w:pPr>
        <w:ind w:left="1440" w:hanging="360"/>
      </w:pPr>
      <w:rPr>
        <w:rFonts w:ascii="Symbol" w:hAnsi="Symbol"/>
      </w:rPr>
    </w:lvl>
    <w:lvl w:ilvl="6" w:tplc="8A9627A2">
      <w:start w:val="1"/>
      <w:numFmt w:val="bullet"/>
      <w:lvlText w:val=""/>
      <w:lvlJc w:val="left"/>
      <w:pPr>
        <w:ind w:left="1440" w:hanging="360"/>
      </w:pPr>
      <w:rPr>
        <w:rFonts w:ascii="Symbol" w:hAnsi="Symbol"/>
      </w:rPr>
    </w:lvl>
    <w:lvl w:ilvl="7" w:tplc="DF183E3E">
      <w:start w:val="1"/>
      <w:numFmt w:val="bullet"/>
      <w:lvlText w:val=""/>
      <w:lvlJc w:val="left"/>
      <w:pPr>
        <w:ind w:left="1440" w:hanging="360"/>
      </w:pPr>
      <w:rPr>
        <w:rFonts w:ascii="Symbol" w:hAnsi="Symbol"/>
      </w:rPr>
    </w:lvl>
    <w:lvl w:ilvl="8" w:tplc="64826FD2">
      <w:start w:val="1"/>
      <w:numFmt w:val="bullet"/>
      <w:lvlText w:val=""/>
      <w:lvlJc w:val="left"/>
      <w:pPr>
        <w:ind w:left="1440" w:hanging="360"/>
      </w:pPr>
      <w:rPr>
        <w:rFonts w:ascii="Symbol" w:hAnsi="Symbol"/>
      </w:rPr>
    </w:lvl>
  </w:abstractNum>
  <w:abstractNum w:abstractNumId="1" w15:restartNumberingAfterBreak="0">
    <w:nsid w:val="003C2409"/>
    <w:multiLevelType w:val="multilevel"/>
    <w:tmpl w:val="32C07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4066FA"/>
    <w:multiLevelType w:val="multilevel"/>
    <w:tmpl w:val="B2F28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013181"/>
    <w:multiLevelType w:val="multilevel"/>
    <w:tmpl w:val="9FA03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79D1F29"/>
    <w:multiLevelType w:val="multilevel"/>
    <w:tmpl w:val="41C0D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0F6990"/>
    <w:multiLevelType w:val="multilevel"/>
    <w:tmpl w:val="EB825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8374DD"/>
    <w:multiLevelType w:val="multilevel"/>
    <w:tmpl w:val="209A2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C4C6BB9"/>
    <w:multiLevelType w:val="multilevel"/>
    <w:tmpl w:val="EA3E0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341817"/>
    <w:multiLevelType w:val="multilevel"/>
    <w:tmpl w:val="A28E9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426D29"/>
    <w:multiLevelType w:val="multilevel"/>
    <w:tmpl w:val="28384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5622E5"/>
    <w:multiLevelType w:val="multilevel"/>
    <w:tmpl w:val="E8C80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1C3260"/>
    <w:multiLevelType w:val="multilevel"/>
    <w:tmpl w:val="7CC62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A17D87"/>
    <w:multiLevelType w:val="multilevel"/>
    <w:tmpl w:val="E0BAD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A700D3C"/>
    <w:multiLevelType w:val="multilevel"/>
    <w:tmpl w:val="E1F2B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9D5DA7"/>
    <w:multiLevelType w:val="multilevel"/>
    <w:tmpl w:val="27E02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3D5226"/>
    <w:multiLevelType w:val="multilevel"/>
    <w:tmpl w:val="83D4E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E0263E"/>
    <w:multiLevelType w:val="multilevel"/>
    <w:tmpl w:val="899E0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EE5655"/>
    <w:multiLevelType w:val="multilevel"/>
    <w:tmpl w:val="75C0D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2040057">
    <w:abstractNumId w:val="8"/>
  </w:num>
  <w:num w:numId="2" w16cid:durableId="1365403601">
    <w:abstractNumId w:val="4"/>
  </w:num>
  <w:num w:numId="3" w16cid:durableId="1699744316">
    <w:abstractNumId w:val="17"/>
  </w:num>
  <w:num w:numId="4" w16cid:durableId="1036810075">
    <w:abstractNumId w:val="9"/>
  </w:num>
  <w:num w:numId="5" w16cid:durableId="1881167072">
    <w:abstractNumId w:val="10"/>
  </w:num>
  <w:num w:numId="6" w16cid:durableId="774054268">
    <w:abstractNumId w:val="19"/>
  </w:num>
  <w:num w:numId="7" w16cid:durableId="123161809">
    <w:abstractNumId w:val="15"/>
  </w:num>
  <w:num w:numId="8" w16cid:durableId="1660190467">
    <w:abstractNumId w:val="13"/>
  </w:num>
  <w:num w:numId="9" w16cid:durableId="132454229">
    <w:abstractNumId w:val="18"/>
  </w:num>
  <w:num w:numId="10" w16cid:durableId="1467041235">
    <w:abstractNumId w:val="2"/>
  </w:num>
  <w:num w:numId="11" w16cid:durableId="1932008957">
    <w:abstractNumId w:val="1"/>
  </w:num>
  <w:num w:numId="12" w16cid:durableId="953361191">
    <w:abstractNumId w:val="16"/>
  </w:num>
  <w:num w:numId="13" w16cid:durableId="615677129">
    <w:abstractNumId w:val="14"/>
  </w:num>
  <w:num w:numId="14" w16cid:durableId="582380514">
    <w:abstractNumId w:val="22"/>
  </w:num>
  <w:num w:numId="15" w16cid:durableId="1619289708">
    <w:abstractNumId w:val="21"/>
  </w:num>
  <w:num w:numId="16" w16cid:durableId="1872180830">
    <w:abstractNumId w:val="7"/>
  </w:num>
  <w:num w:numId="17" w16cid:durableId="969750748">
    <w:abstractNumId w:val="20"/>
  </w:num>
  <w:num w:numId="18" w16cid:durableId="1751535064">
    <w:abstractNumId w:val="5"/>
  </w:num>
  <w:num w:numId="19" w16cid:durableId="1473866623">
    <w:abstractNumId w:val="3"/>
  </w:num>
  <w:num w:numId="20" w16cid:durableId="514267784">
    <w:abstractNumId w:val="12"/>
  </w:num>
  <w:num w:numId="21" w16cid:durableId="1137531724">
    <w:abstractNumId w:val="6"/>
  </w:num>
  <w:num w:numId="22" w16cid:durableId="702512323">
    <w:abstractNumId w:val="11"/>
  </w:num>
  <w:num w:numId="23" w16cid:durableId="45024775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s Dwayne Saraiva Costa - GDSXSR">
    <w15:presenceInfo w15:providerId="AD" w15:userId="S::t321760@tjdft.jus.br::71ef89ef-9eb5-4780-8a4d-3f3a792db9c6"/>
  </w15:person>
  <w15:person w15:author="Sandra Elias El Jaliss - GDACA">
    <w15:presenceInfo w15:providerId="AD" w15:userId="S::t317857@tjdft.jus.br::66c56246-e570-419d-b6d1-82630b82e473"/>
  </w15:person>
  <w15:person w15:author="Marcia Vilela Alves - GDACA">
    <w15:presenceInfo w15:providerId="AD" w15:userId="S::t308703@tjdft.jus.br::7a63abfe-b68b-4abc-8a9c-163dd7d9a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0509F"/>
    <w:rsid w:val="00012123"/>
    <w:rsid w:val="0001242A"/>
    <w:rsid w:val="00013B49"/>
    <w:rsid w:val="0002189B"/>
    <w:rsid w:val="0002738F"/>
    <w:rsid w:val="00033421"/>
    <w:rsid w:val="00033AFD"/>
    <w:rsid w:val="00052AE3"/>
    <w:rsid w:val="00056C24"/>
    <w:rsid w:val="0006080C"/>
    <w:rsid w:val="000619E0"/>
    <w:rsid w:val="000630A5"/>
    <w:rsid w:val="00064301"/>
    <w:rsid w:val="00076D7D"/>
    <w:rsid w:val="0009174A"/>
    <w:rsid w:val="00091ABC"/>
    <w:rsid w:val="00097BBF"/>
    <w:rsid w:val="000A16DB"/>
    <w:rsid w:val="000A2135"/>
    <w:rsid w:val="000A7009"/>
    <w:rsid w:val="000A776B"/>
    <w:rsid w:val="000B0FC6"/>
    <w:rsid w:val="000B7AF7"/>
    <w:rsid w:val="000C428D"/>
    <w:rsid w:val="000C63E3"/>
    <w:rsid w:val="000C6EFD"/>
    <w:rsid w:val="000D1673"/>
    <w:rsid w:val="000D2E62"/>
    <w:rsid w:val="000D59B2"/>
    <w:rsid w:val="000E6528"/>
    <w:rsid w:val="000F0057"/>
    <w:rsid w:val="000F1358"/>
    <w:rsid w:val="000F1817"/>
    <w:rsid w:val="000F5A54"/>
    <w:rsid w:val="000F6570"/>
    <w:rsid w:val="001009CC"/>
    <w:rsid w:val="001147C1"/>
    <w:rsid w:val="0011527A"/>
    <w:rsid w:val="00115458"/>
    <w:rsid w:val="00115569"/>
    <w:rsid w:val="00122133"/>
    <w:rsid w:val="00125329"/>
    <w:rsid w:val="00126492"/>
    <w:rsid w:val="00131A63"/>
    <w:rsid w:val="00132656"/>
    <w:rsid w:val="00132948"/>
    <w:rsid w:val="00136AF0"/>
    <w:rsid w:val="00137A7E"/>
    <w:rsid w:val="00151611"/>
    <w:rsid w:val="0016082E"/>
    <w:rsid w:val="00161CD2"/>
    <w:rsid w:val="001676A4"/>
    <w:rsid w:val="00167F3A"/>
    <w:rsid w:val="00176410"/>
    <w:rsid w:val="001801E9"/>
    <w:rsid w:val="00183B77"/>
    <w:rsid w:val="00194417"/>
    <w:rsid w:val="001A09B8"/>
    <w:rsid w:val="001B4634"/>
    <w:rsid w:val="001B6F7D"/>
    <w:rsid w:val="001C466B"/>
    <w:rsid w:val="001C5420"/>
    <w:rsid w:val="001C68F6"/>
    <w:rsid w:val="001D2162"/>
    <w:rsid w:val="001D4122"/>
    <w:rsid w:val="001E07EC"/>
    <w:rsid w:val="001E0D41"/>
    <w:rsid w:val="001E4974"/>
    <w:rsid w:val="001E6A39"/>
    <w:rsid w:val="001E710A"/>
    <w:rsid w:val="001E7903"/>
    <w:rsid w:val="002016C5"/>
    <w:rsid w:val="00203B1D"/>
    <w:rsid w:val="0020478E"/>
    <w:rsid w:val="00206304"/>
    <w:rsid w:val="002126F1"/>
    <w:rsid w:val="00214907"/>
    <w:rsid w:val="0021526A"/>
    <w:rsid w:val="00230561"/>
    <w:rsid w:val="00230FFE"/>
    <w:rsid w:val="00232EEB"/>
    <w:rsid w:val="002437F6"/>
    <w:rsid w:val="00254E51"/>
    <w:rsid w:val="00257147"/>
    <w:rsid w:val="00264107"/>
    <w:rsid w:val="00274497"/>
    <w:rsid w:val="00274644"/>
    <w:rsid w:val="00277029"/>
    <w:rsid w:val="00282B77"/>
    <w:rsid w:val="0028319F"/>
    <w:rsid w:val="00283D99"/>
    <w:rsid w:val="002926F9"/>
    <w:rsid w:val="00292E82"/>
    <w:rsid w:val="00296DAE"/>
    <w:rsid w:val="002A1CB4"/>
    <w:rsid w:val="002A2038"/>
    <w:rsid w:val="002A2376"/>
    <w:rsid w:val="002A314D"/>
    <w:rsid w:val="002A3D11"/>
    <w:rsid w:val="002A5205"/>
    <w:rsid w:val="002B1184"/>
    <w:rsid w:val="002B210E"/>
    <w:rsid w:val="002B2FF9"/>
    <w:rsid w:val="002C2464"/>
    <w:rsid w:val="002C42D2"/>
    <w:rsid w:val="002C65DE"/>
    <w:rsid w:val="002D127E"/>
    <w:rsid w:val="002D2D56"/>
    <w:rsid w:val="002D3FF3"/>
    <w:rsid w:val="002F13AB"/>
    <w:rsid w:val="002F5F26"/>
    <w:rsid w:val="002F7666"/>
    <w:rsid w:val="00302029"/>
    <w:rsid w:val="00303FAE"/>
    <w:rsid w:val="003059D4"/>
    <w:rsid w:val="00305C12"/>
    <w:rsid w:val="0031063D"/>
    <w:rsid w:val="00312291"/>
    <w:rsid w:val="0031274C"/>
    <w:rsid w:val="00316B1F"/>
    <w:rsid w:val="00321068"/>
    <w:rsid w:val="00323779"/>
    <w:rsid w:val="00323D27"/>
    <w:rsid w:val="0033735F"/>
    <w:rsid w:val="0034247B"/>
    <w:rsid w:val="0034511C"/>
    <w:rsid w:val="00347818"/>
    <w:rsid w:val="00351653"/>
    <w:rsid w:val="003524E5"/>
    <w:rsid w:val="00352D66"/>
    <w:rsid w:val="00354AA2"/>
    <w:rsid w:val="00355C73"/>
    <w:rsid w:val="0035780A"/>
    <w:rsid w:val="0036051B"/>
    <w:rsid w:val="003624B4"/>
    <w:rsid w:val="00370C48"/>
    <w:rsid w:val="003717FC"/>
    <w:rsid w:val="003749AB"/>
    <w:rsid w:val="0038693A"/>
    <w:rsid w:val="00391371"/>
    <w:rsid w:val="003A1AE0"/>
    <w:rsid w:val="003A42DE"/>
    <w:rsid w:val="003A4E55"/>
    <w:rsid w:val="003A508B"/>
    <w:rsid w:val="003B3398"/>
    <w:rsid w:val="003B3FF7"/>
    <w:rsid w:val="003D11BE"/>
    <w:rsid w:val="003D3FEE"/>
    <w:rsid w:val="003E123D"/>
    <w:rsid w:val="003E436D"/>
    <w:rsid w:val="00405E0D"/>
    <w:rsid w:val="00406478"/>
    <w:rsid w:val="00413928"/>
    <w:rsid w:val="0042261B"/>
    <w:rsid w:val="00423538"/>
    <w:rsid w:val="00427FC3"/>
    <w:rsid w:val="00437ED2"/>
    <w:rsid w:val="00440583"/>
    <w:rsid w:val="00445ED9"/>
    <w:rsid w:val="00451A6D"/>
    <w:rsid w:val="00465A25"/>
    <w:rsid w:val="0047216B"/>
    <w:rsid w:val="004762F1"/>
    <w:rsid w:val="00480A33"/>
    <w:rsid w:val="00485185"/>
    <w:rsid w:val="00495EB5"/>
    <w:rsid w:val="00496EB5"/>
    <w:rsid w:val="004B2A9C"/>
    <w:rsid w:val="004B5F31"/>
    <w:rsid w:val="004C0465"/>
    <w:rsid w:val="004C5141"/>
    <w:rsid w:val="004C591E"/>
    <w:rsid w:val="004C7418"/>
    <w:rsid w:val="004E3574"/>
    <w:rsid w:val="004E4C1A"/>
    <w:rsid w:val="00506A7D"/>
    <w:rsid w:val="00506D76"/>
    <w:rsid w:val="00511630"/>
    <w:rsid w:val="00517F10"/>
    <w:rsid w:val="00525376"/>
    <w:rsid w:val="00525FCB"/>
    <w:rsid w:val="00530C7C"/>
    <w:rsid w:val="00540450"/>
    <w:rsid w:val="00544544"/>
    <w:rsid w:val="0055172B"/>
    <w:rsid w:val="00557342"/>
    <w:rsid w:val="00560427"/>
    <w:rsid w:val="00570C7C"/>
    <w:rsid w:val="00573C5D"/>
    <w:rsid w:val="00576A45"/>
    <w:rsid w:val="0057726B"/>
    <w:rsid w:val="00583BED"/>
    <w:rsid w:val="00586B5B"/>
    <w:rsid w:val="00586EB6"/>
    <w:rsid w:val="005909B7"/>
    <w:rsid w:val="005925FC"/>
    <w:rsid w:val="00595018"/>
    <w:rsid w:val="0059689A"/>
    <w:rsid w:val="00597864"/>
    <w:rsid w:val="005A1443"/>
    <w:rsid w:val="005A1642"/>
    <w:rsid w:val="005A1AD9"/>
    <w:rsid w:val="005B4957"/>
    <w:rsid w:val="005B7851"/>
    <w:rsid w:val="005C2AEB"/>
    <w:rsid w:val="005C31C4"/>
    <w:rsid w:val="005C69F8"/>
    <w:rsid w:val="005D305E"/>
    <w:rsid w:val="005E2D03"/>
    <w:rsid w:val="005E3F4E"/>
    <w:rsid w:val="005E5A03"/>
    <w:rsid w:val="005F1472"/>
    <w:rsid w:val="00601B09"/>
    <w:rsid w:val="0060333D"/>
    <w:rsid w:val="006033C1"/>
    <w:rsid w:val="00603F0A"/>
    <w:rsid w:val="00604BD1"/>
    <w:rsid w:val="0060652F"/>
    <w:rsid w:val="00611216"/>
    <w:rsid w:val="0061262D"/>
    <w:rsid w:val="00615051"/>
    <w:rsid w:val="006176A0"/>
    <w:rsid w:val="006226C6"/>
    <w:rsid w:val="00632EAA"/>
    <w:rsid w:val="00633669"/>
    <w:rsid w:val="00633703"/>
    <w:rsid w:val="0063376A"/>
    <w:rsid w:val="00635527"/>
    <w:rsid w:val="00641BB6"/>
    <w:rsid w:val="00643A6E"/>
    <w:rsid w:val="00660355"/>
    <w:rsid w:val="00661CF3"/>
    <w:rsid w:val="00663396"/>
    <w:rsid w:val="006658A2"/>
    <w:rsid w:val="00691831"/>
    <w:rsid w:val="006921E1"/>
    <w:rsid w:val="00693A15"/>
    <w:rsid w:val="00693B0D"/>
    <w:rsid w:val="006A1F2A"/>
    <w:rsid w:val="006B2A89"/>
    <w:rsid w:val="006B555B"/>
    <w:rsid w:val="006C69F1"/>
    <w:rsid w:val="006C6E29"/>
    <w:rsid w:val="006D07B9"/>
    <w:rsid w:val="006D0993"/>
    <w:rsid w:val="006D0D39"/>
    <w:rsid w:val="006D3824"/>
    <w:rsid w:val="006D595E"/>
    <w:rsid w:val="006F00B0"/>
    <w:rsid w:val="006F0F1A"/>
    <w:rsid w:val="006F28EC"/>
    <w:rsid w:val="006F725D"/>
    <w:rsid w:val="0070293E"/>
    <w:rsid w:val="00711FE9"/>
    <w:rsid w:val="00712393"/>
    <w:rsid w:val="00722C45"/>
    <w:rsid w:val="00722E74"/>
    <w:rsid w:val="00726567"/>
    <w:rsid w:val="00727D75"/>
    <w:rsid w:val="00730800"/>
    <w:rsid w:val="00744BDF"/>
    <w:rsid w:val="00747176"/>
    <w:rsid w:val="00765709"/>
    <w:rsid w:val="00770E7F"/>
    <w:rsid w:val="0077693D"/>
    <w:rsid w:val="0077719E"/>
    <w:rsid w:val="00782446"/>
    <w:rsid w:val="007844F9"/>
    <w:rsid w:val="00787F72"/>
    <w:rsid w:val="00791D48"/>
    <w:rsid w:val="007A273A"/>
    <w:rsid w:val="007A3F4D"/>
    <w:rsid w:val="007B265E"/>
    <w:rsid w:val="007C0FEF"/>
    <w:rsid w:val="007C196D"/>
    <w:rsid w:val="007C4990"/>
    <w:rsid w:val="007D00F1"/>
    <w:rsid w:val="007D27C7"/>
    <w:rsid w:val="007D3BA7"/>
    <w:rsid w:val="007D4432"/>
    <w:rsid w:val="007D50C4"/>
    <w:rsid w:val="007D7C30"/>
    <w:rsid w:val="007E0C67"/>
    <w:rsid w:val="007E1C8C"/>
    <w:rsid w:val="007E3BF9"/>
    <w:rsid w:val="007F0F43"/>
    <w:rsid w:val="007F4412"/>
    <w:rsid w:val="007F7839"/>
    <w:rsid w:val="00800051"/>
    <w:rsid w:val="00800A70"/>
    <w:rsid w:val="00804386"/>
    <w:rsid w:val="008134CE"/>
    <w:rsid w:val="008151BB"/>
    <w:rsid w:val="00820D7D"/>
    <w:rsid w:val="0082344F"/>
    <w:rsid w:val="008235A6"/>
    <w:rsid w:val="00824AEA"/>
    <w:rsid w:val="00825BFF"/>
    <w:rsid w:val="008269BC"/>
    <w:rsid w:val="0083061A"/>
    <w:rsid w:val="0085425F"/>
    <w:rsid w:val="008600AB"/>
    <w:rsid w:val="008615D0"/>
    <w:rsid w:val="00862BDB"/>
    <w:rsid w:val="0086390F"/>
    <w:rsid w:val="0087429B"/>
    <w:rsid w:val="00877CCC"/>
    <w:rsid w:val="00877F2B"/>
    <w:rsid w:val="00880790"/>
    <w:rsid w:val="008809C2"/>
    <w:rsid w:val="00882188"/>
    <w:rsid w:val="00886AA5"/>
    <w:rsid w:val="00886ABA"/>
    <w:rsid w:val="008907ED"/>
    <w:rsid w:val="008966E3"/>
    <w:rsid w:val="008A01E9"/>
    <w:rsid w:val="008A4445"/>
    <w:rsid w:val="008A49BC"/>
    <w:rsid w:val="008A56A3"/>
    <w:rsid w:val="008B45C4"/>
    <w:rsid w:val="008B62DA"/>
    <w:rsid w:val="008C29EA"/>
    <w:rsid w:val="008C306F"/>
    <w:rsid w:val="008C34E5"/>
    <w:rsid w:val="008C4183"/>
    <w:rsid w:val="008C641E"/>
    <w:rsid w:val="008D0C9F"/>
    <w:rsid w:val="008D721A"/>
    <w:rsid w:val="008D77D3"/>
    <w:rsid w:val="008E6A91"/>
    <w:rsid w:val="008F43F4"/>
    <w:rsid w:val="008F4440"/>
    <w:rsid w:val="008F6172"/>
    <w:rsid w:val="00911601"/>
    <w:rsid w:val="0092538F"/>
    <w:rsid w:val="0092650B"/>
    <w:rsid w:val="009300C5"/>
    <w:rsid w:val="0093184F"/>
    <w:rsid w:val="00933600"/>
    <w:rsid w:val="00934F98"/>
    <w:rsid w:val="00936B58"/>
    <w:rsid w:val="00937017"/>
    <w:rsid w:val="009431B2"/>
    <w:rsid w:val="00944EA0"/>
    <w:rsid w:val="00945DCA"/>
    <w:rsid w:val="00946B86"/>
    <w:rsid w:val="00946FF7"/>
    <w:rsid w:val="009506E0"/>
    <w:rsid w:val="00951CAD"/>
    <w:rsid w:val="00960468"/>
    <w:rsid w:val="00962A91"/>
    <w:rsid w:val="00966A46"/>
    <w:rsid w:val="00967D1F"/>
    <w:rsid w:val="00967E85"/>
    <w:rsid w:val="00972EF3"/>
    <w:rsid w:val="00977569"/>
    <w:rsid w:val="0097780C"/>
    <w:rsid w:val="009855B0"/>
    <w:rsid w:val="009857C8"/>
    <w:rsid w:val="0099680F"/>
    <w:rsid w:val="009A136D"/>
    <w:rsid w:val="009A37F4"/>
    <w:rsid w:val="009B0827"/>
    <w:rsid w:val="009C1026"/>
    <w:rsid w:val="009C4045"/>
    <w:rsid w:val="009D0BA0"/>
    <w:rsid w:val="009D1137"/>
    <w:rsid w:val="009D12E2"/>
    <w:rsid w:val="009E1D8D"/>
    <w:rsid w:val="009E3373"/>
    <w:rsid w:val="009E3BE9"/>
    <w:rsid w:val="009F13B8"/>
    <w:rsid w:val="009F2831"/>
    <w:rsid w:val="009F2BB1"/>
    <w:rsid w:val="009F36E1"/>
    <w:rsid w:val="009F584E"/>
    <w:rsid w:val="009F684C"/>
    <w:rsid w:val="009F6C25"/>
    <w:rsid w:val="009F759D"/>
    <w:rsid w:val="00A03057"/>
    <w:rsid w:val="00A15809"/>
    <w:rsid w:val="00A2661C"/>
    <w:rsid w:val="00A31C13"/>
    <w:rsid w:val="00A330C4"/>
    <w:rsid w:val="00A3595E"/>
    <w:rsid w:val="00A361C0"/>
    <w:rsid w:val="00A40CA1"/>
    <w:rsid w:val="00A424A4"/>
    <w:rsid w:val="00A44A87"/>
    <w:rsid w:val="00A50B86"/>
    <w:rsid w:val="00A6481B"/>
    <w:rsid w:val="00A72414"/>
    <w:rsid w:val="00A773CE"/>
    <w:rsid w:val="00A80091"/>
    <w:rsid w:val="00A87227"/>
    <w:rsid w:val="00A958AF"/>
    <w:rsid w:val="00A96CB3"/>
    <w:rsid w:val="00A97525"/>
    <w:rsid w:val="00AA1C23"/>
    <w:rsid w:val="00AA3A14"/>
    <w:rsid w:val="00AA7E81"/>
    <w:rsid w:val="00AB1DE4"/>
    <w:rsid w:val="00AB4D1E"/>
    <w:rsid w:val="00AB52C4"/>
    <w:rsid w:val="00AB7E65"/>
    <w:rsid w:val="00AC20E1"/>
    <w:rsid w:val="00AC4177"/>
    <w:rsid w:val="00AF45D6"/>
    <w:rsid w:val="00B01E1A"/>
    <w:rsid w:val="00B0278F"/>
    <w:rsid w:val="00B04942"/>
    <w:rsid w:val="00B127A9"/>
    <w:rsid w:val="00B14B55"/>
    <w:rsid w:val="00B16085"/>
    <w:rsid w:val="00B17310"/>
    <w:rsid w:val="00B21970"/>
    <w:rsid w:val="00B30238"/>
    <w:rsid w:val="00B30DAE"/>
    <w:rsid w:val="00B41866"/>
    <w:rsid w:val="00B5663B"/>
    <w:rsid w:val="00B56ED5"/>
    <w:rsid w:val="00B606B1"/>
    <w:rsid w:val="00B60851"/>
    <w:rsid w:val="00B6558E"/>
    <w:rsid w:val="00B703B7"/>
    <w:rsid w:val="00B70DDF"/>
    <w:rsid w:val="00B73FAD"/>
    <w:rsid w:val="00B74FB6"/>
    <w:rsid w:val="00B75D6D"/>
    <w:rsid w:val="00B77E86"/>
    <w:rsid w:val="00B91C55"/>
    <w:rsid w:val="00B92914"/>
    <w:rsid w:val="00BA3360"/>
    <w:rsid w:val="00BA6064"/>
    <w:rsid w:val="00BA65D0"/>
    <w:rsid w:val="00BA700C"/>
    <w:rsid w:val="00BB10E5"/>
    <w:rsid w:val="00BB175C"/>
    <w:rsid w:val="00BB2608"/>
    <w:rsid w:val="00BB6749"/>
    <w:rsid w:val="00BC79E7"/>
    <w:rsid w:val="00BD0F78"/>
    <w:rsid w:val="00BE75D7"/>
    <w:rsid w:val="00BF1494"/>
    <w:rsid w:val="00BF173F"/>
    <w:rsid w:val="00BF4903"/>
    <w:rsid w:val="00BF7139"/>
    <w:rsid w:val="00C01659"/>
    <w:rsid w:val="00C12218"/>
    <w:rsid w:val="00C21B40"/>
    <w:rsid w:val="00C22469"/>
    <w:rsid w:val="00C249B8"/>
    <w:rsid w:val="00C33B77"/>
    <w:rsid w:val="00C341CF"/>
    <w:rsid w:val="00C40A19"/>
    <w:rsid w:val="00C4378B"/>
    <w:rsid w:val="00C57E17"/>
    <w:rsid w:val="00C6664A"/>
    <w:rsid w:val="00C94119"/>
    <w:rsid w:val="00CA324E"/>
    <w:rsid w:val="00CB0848"/>
    <w:rsid w:val="00CB4E4C"/>
    <w:rsid w:val="00CB7FF8"/>
    <w:rsid w:val="00CC29D5"/>
    <w:rsid w:val="00CC3ED9"/>
    <w:rsid w:val="00CC7150"/>
    <w:rsid w:val="00CE5323"/>
    <w:rsid w:val="00CF0581"/>
    <w:rsid w:val="00CF247F"/>
    <w:rsid w:val="00D02A28"/>
    <w:rsid w:val="00D037D6"/>
    <w:rsid w:val="00D04BD8"/>
    <w:rsid w:val="00D07310"/>
    <w:rsid w:val="00D101EF"/>
    <w:rsid w:val="00D1067B"/>
    <w:rsid w:val="00D11D09"/>
    <w:rsid w:val="00D12D71"/>
    <w:rsid w:val="00D135AB"/>
    <w:rsid w:val="00D1363A"/>
    <w:rsid w:val="00D14D52"/>
    <w:rsid w:val="00D16861"/>
    <w:rsid w:val="00D17E79"/>
    <w:rsid w:val="00D21983"/>
    <w:rsid w:val="00D34492"/>
    <w:rsid w:val="00D4104B"/>
    <w:rsid w:val="00D42B4A"/>
    <w:rsid w:val="00D516B2"/>
    <w:rsid w:val="00D52E56"/>
    <w:rsid w:val="00D53D1C"/>
    <w:rsid w:val="00D5700E"/>
    <w:rsid w:val="00D57E55"/>
    <w:rsid w:val="00D636E6"/>
    <w:rsid w:val="00D76173"/>
    <w:rsid w:val="00D76EC9"/>
    <w:rsid w:val="00D80EBC"/>
    <w:rsid w:val="00D8334B"/>
    <w:rsid w:val="00D84490"/>
    <w:rsid w:val="00D85062"/>
    <w:rsid w:val="00D85E07"/>
    <w:rsid w:val="00D93B0C"/>
    <w:rsid w:val="00DB1301"/>
    <w:rsid w:val="00DB342D"/>
    <w:rsid w:val="00DC2338"/>
    <w:rsid w:val="00DC4FF4"/>
    <w:rsid w:val="00DC71DB"/>
    <w:rsid w:val="00DD0709"/>
    <w:rsid w:val="00DD5B07"/>
    <w:rsid w:val="00DF0654"/>
    <w:rsid w:val="00DF237A"/>
    <w:rsid w:val="00DF2670"/>
    <w:rsid w:val="00DF2730"/>
    <w:rsid w:val="00DF2E51"/>
    <w:rsid w:val="00E07B96"/>
    <w:rsid w:val="00E211F5"/>
    <w:rsid w:val="00E26735"/>
    <w:rsid w:val="00E33133"/>
    <w:rsid w:val="00E344D9"/>
    <w:rsid w:val="00E437CF"/>
    <w:rsid w:val="00E53472"/>
    <w:rsid w:val="00E53CAF"/>
    <w:rsid w:val="00E611E9"/>
    <w:rsid w:val="00E647A0"/>
    <w:rsid w:val="00E6527E"/>
    <w:rsid w:val="00E806F5"/>
    <w:rsid w:val="00E86190"/>
    <w:rsid w:val="00E87018"/>
    <w:rsid w:val="00E87B28"/>
    <w:rsid w:val="00E91CD1"/>
    <w:rsid w:val="00E9488B"/>
    <w:rsid w:val="00E963CE"/>
    <w:rsid w:val="00E96D12"/>
    <w:rsid w:val="00E97CB9"/>
    <w:rsid w:val="00EB3378"/>
    <w:rsid w:val="00EB3F6A"/>
    <w:rsid w:val="00EB495E"/>
    <w:rsid w:val="00EB54B5"/>
    <w:rsid w:val="00EB6439"/>
    <w:rsid w:val="00EB76B2"/>
    <w:rsid w:val="00EC47D7"/>
    <w:rsid w:val="00EC5732"/>
    <w:rsid w:val="00EC76BB"/>
    <w:rsid w:val="00ED0A9E"/>
    <w:rsid w:val="00ED44BA"/>
    <w:rsid w:val="00ED5E8E"/>
    <w:rsid w:val="00EE027D"/>
    <w:rsid w:val="00EE760E"/>
    <w:rsid w:val="00EF2715"/>
    <w:rsid w:val="00EF7461"/>
    <w:rsid w:val="00F041BA"/>
    <w:rsid w:val="00F07B06"/>
    <w:rsid w:val="00F10D23"/>
    <w:rsid w:val="00F12768"/>
    <w:rsid w:val="00F127F5"/>
    <w:rsid w:val="00F143F5"/>
    <w:rsid w:val="00F1627D"/>
    <w:rsid w:val="00F20A80"/>
    <w:rsid w:val="00F23C61"/>
    <w:rsid w:val="00F3251E"/>
    <w:rsid w:val="00F32608"/>
    <w:rsid w:val="00F3776A"/>
    <w:rsid w:val="00F4099E"/>
    <w:rsid w:val="00F43DDE"/>
    <w:rsid w:val="00F4733D"/>
    <w:rsid w:val="00F51702"/>
    <w:rsid w:val="00F51BA9"/>
    <w:rsid w:val="00F51F47"/>
    <w:rsid w:val="00F547F1"/>
    <w:rsid w:val="00F55063"/>
    <w:rsid w:val="00F63CDB"/>
    <w:rsid w:val="00F66640"/>
    <w:rsid w:val="00F715B6"/>
    <w:rsid w:val="00F746C8"/>
    <w:rsid w:val="00F7618C"/>
    <w:rsid w:val="00F84974"/>
    <w:rsid w:val="00F87022"/>
    <w:rsid w:val="00F90DC1"/>
    <w:rsid w:val="00F9351B"/>
    <w:rsid w:val="00FA7946"/>
    <w:rsid w:val="00FA7D6D"/>
    <w:rsid w:val="00FB2B7B"/>
    <w:rsid w:val="00FC0273"/>
    <w:rsid w:val="00FC0C0F"/>
    <w:rsid w:val="00FC2DF0"/>
    <w:rsid w:val="00FC613E"/>
    <w:rsid w:val="00FD08F9"/>
    <w:rsid w:val="00FD5831"/>
    <w:rsid w:val="00FD6D13"/>
    <w:rsid w:val="00FF3B4D"/>
    <w:rsid w:val="00FF5783"/>
    <w:rsid w:val="00FF6C39"/>
    <w:rsid w:val="0100D07F"/>
    <w:rsid w:val="012B7E23"/>
    <w:rsid w:val="01427B94"/>
    <w:rsid w:val="018D9831"/>
    <w:rsid w:val="026E497E"/>
    <w:rsid w:val="0406F2B1"/>
    <w:rsid w:val="04EB9BAA"/>
    <w:rsid w:val="053C8DC2"/>
    <w:rsid w:val="05C072E5"/>
    <w:rsid w:val="05FF75EC"/>
    <w:rsid w:val="061EE5CE"/>
    <w:rsid w:val="066636ED"/>
    <w:rsid w:val="0741BAA1"/>
    <w:rsid w:val="07BAB62F"/>
    <w:rsid w:val="08624999"/>
    <w:rsid w:val="08BDBA2B"/>
    <w:rsid w:val="09149AD7"/>
    <w:rsid w:val="0A795B63"/>
    <w:rsid w:val="0D003B5C"/>
    <w:rsid w:val="0D3D0F9D"/>
    <w:rsid w:val="0F16BAD4"/>
    <w:rsid w:val="0F49A558"/>
    <w:rsid w:val="0F4CCC86"/>
    <w:rsid w:val="10E575B9"/>
    <w:rsid w:val="10E89CE7"/>
    <w:rsid w:val="1281461A"/>
    <w:rsid w:val="15075F5D"/>
    <w:rsid w:val="1522DC33"/>
    <w:rsid w:val="159010E4"/>
    <w:rsid w:val="161D075D"/>
    <w:rsid w:val="1685D88B"/>
    <w:rsid w:val="16AFD0FD"/>
    <w:rsid w:val="1754F7B4"/>
    <w:rsid w:val="18BBA766"/>
    <w:rsid w:val="194071AB"/>
    <w:rsid w:val="1A3663CD"/>
    <w:rsid w:val="1B897297"/>
    <w:rsid w:val="1D73FD00"/>
    <w:rsid w:val="1D8A9227"/>
    <w:rsid w:val="1DCB177C"/>
    <w:rsid w:val="1DE275A0"/>
    <w:rsid w:val="1E3E6500"/>
    <w:rsid w:val="1FAFCC66"/>
    <w:rsid w:val="20EF5200"/>
    <w:rsid w:val="21D3B298"/>
    <w:rsid w:val="21E019B6"/>
    <w:rsid w:val="22173CF7"/>
    <w:rsid w:val="22242253"/>
    <w:rsid w:val="2259356D"/>
    <w:rsid w:val="232923D0"/>
    <w:rsid w:val="23459D0C"/>
    <w:rsid w:val="248F4127"/>
    <w:rsid w:val="249E222A"/>
    <w:rsid w:val="26A9A53C"/>
    <w:rsid w:val="27623DE6"/>
    <w:rsid w:val="282F3618"/>
    <w:rsid w:val="29FC1AE8"/>
    <w:rsid w:val="2AE1B6B7"/>
    <w:rsid w:val="2AE79E71"/>
    <w:rsid w:val="2AF5D78B"/>
    <w:rsid w:val="2BDF0338"/>
    <w:rsid w:val="2DD61D48"/>
    <w:rsid w:val="2E9247A0"/>
    <w:rsid w:val="2F1C19A9"/>
    <w:rsid w:val="303ED86D"/>
    <w:rsid w:val="30508782"/>
    <w:rsid w:val="30587508"/>
    <w:rsid w:val="31EC57E3"/>
    <w:rsid w:val="348DB4EB"/>
    <w:rsid w:val="3601BA69"/>
    <w:rsid w:val="367267F9"/>
    <w:rsid w:val="36CA94C4"/>
    <w:rsid w:val="370C73D9"/>
    <w:rsid w:val="37408DCC"/>
    <w:rsid w:val="3757F389"/>
    <w:rsid w:val="38EEAB87"/>
    <w:rsid w:val="39151410"/>
    <w:rsid w:val="39AE4A8D"/>
    <w:rsid w:val="39FF574E"/>
    <w:rsid w:val="3AD2045E"/>
    <w:rsid w:val="3BB47562"/>
    <w:rsid w:val="3C5D9607"/>
    <w:rsid w:val="3CA720B8"/>
    <w:rsid w:val="3D1A2DB7"/>
    <w:rsid w:val="3F2CDD4C"/>
    <w:rsid w:val="3FBD6A61"/>
    <w:rsid w:val="3FD06354"/>
    <w:rsid w:val="3FFE3DCC"/>
    <w:rsid w:val="413FE707"/>
    <w:rsid w:val="41E1021E"/>
    <w:rsid w:val="41F127FC"/>
    <w:rsid w:val="420D9061"/>
    <w:rsid w:val="4228454C"/>
    <w:rsid w:val="42870D7F"/>
    <w:rsid w:val="42F63EA0"/>
    <w:rsid w:val="4380C41B"/>
    <w:rsid w:val="43A63994"/>
    <w:rsid w:val="43A67A0B"/>
    <w:rsid w:val="44688134"/>
    <w:rsid w:val="45CC8256"/>
    <w:rsid w:val="45D7D81A"/>
    <w:rsid w:val="45EE95F0"/>
    <w:rsid w:val="4614B705"/>
    <w:rsid w:val="46223337"/>
    <w:rsid w:val="463AD933"/>
    <w:rsid w:val="46A53D34"/>
    <w:rsid w:val="46C7D927"/>
    <w:rsid w:val="46DE1ACD"/>
    <w:rsid w:val="49420DA2"/>
    <w:rsid w:val="4962903A"/>
    <w:rsid w:val="49AAD572"/>
    <w:rsid w:val="4AF457DF"/>
    <w:rsid w:val="4B409B22"/>
    <w:rsid w:val="4D0B84DB"/>
    <w:rsid w:val="4D3433F4"/>
    <w:rsid w:val="4D45AE2A"/>
    <w:rsid w:val="4DDAD367"/>
    <w:rsid w:val="4EB5970F"/>
    <w:rsid w:val="4F3CC75C"/>
    <w:rsid w:val="515F5732"/>
    <w:rsid w:val="5212BFAD"/>
    <w:rsid w:val="52E52664"/>
    <w:rsid w:val="534412B7"/>
    <w:rsid w:val="53A37578"/>
    <w:rsid w:val="53B65B4C"/>
    <w:rsid w:val="5438D9F1"/>
    <w:rsid w:val="54AAEF1D"/>
    <w:rsid w:val="553A8F58"/>
    <w:rsid w:val="56158B4F"/>
    <w:rsid w:val="574FF2C8"/>
    <w:rsid w:val="57608C97"/>
    <w:rsid w:val="5774762B"/>
    <w:rsid w:val="58BC1B45"/>
    <w:rsid w:val="58C60D3E"/>
    <w:rsid w:val="595140BA"/>
    <w:rsid w:val="5B188E3D"/>
    <w:rsid w:val="5D151945"/>
    <w:rsid w:val="5D37D7FE"/>
    <w:rsid w:val="5DC4D8C6"/>
    <w:rsid w:val="5DC7BB1E"/>
    <w:rsid w:val="5E27D90B"/>
    <w:rsid w:val="5E6879DC"/>
    <w:rsid w:val="5EE245BF"/>
    <w:rsid w:val="5F1409FE"/>
    <w:rsid w:val="5F93DD36"/>
    <w:rsid w:val="606F78C0"/>
    <w:rsid w:val="60C23568"/>
    <w:rsid w:val="60D920B7"/>
    <w:rsid w:val="612F02EE"/>
    <w:rsid w:val="6131C7EF"/>
    <w:rsid w:val="61757AFC"/>
    <w:rsid w:val="620B4921"/>
    <w:rsid w:val="62AAAE4B"/>
    <w:rsid w:val="62C261FF"/>
    <w:rsid w:val="63342658"/>
    <w:rsid w:val="63C11CD1"/>
    <w:rsid w:val="63C2EF9E"/>
    <w:rsid w:val="643043B2"/>
    <w:rsid w:val="6465318A"/>
    <w:rsid w:val="64971A8F"/>
    <w:rsid w:val="64BEBE7C"/>
    <w:rsid w:val="64E63EB0"/>
    <w:rsid w:val="6542E9E3"/>
    <w:rsid w:val="65C26DF6"/>
    <w:rsid w:val="65F20F86"/>
    <w:rsid w:val="666768FE"/>
    <w:rsid w:val="666FB38E"/>
    <w:rsid w:val="66A65482"/>
    <w:rsid w:val="66ADA113"/>
    <w:rsid w:val="6721E922"/>
    <w:rsid w:val="675A84C2"/>
    <w:rsid w:val="67CD610C"/>
    <w:rsid w:val="68167C88"/>
    <w:rsid w:val="6A1CED46"/>
    <w:rsid w:val="6A494B9B"/>
    <w:rsid w:val="6AF4B7AD"/>
    <w:rsid w:val="6BB8BDA7"/>
    <w:rsid w:val="6BC51F58"/>
    <w:rsid w:val="6CAA19FA"/>
    <w:rsid w:val="6D09AFC2"/>
    <w:rsid w:val="6D53E1DA"/>
    <w:rsid w:val="6E776DB3"/>
    <w:rsid w:val="6EE9C512"/>
    <w:rsid w:val="6F7628A2"/>
    <w:rsid w:val="6FB44F01"/>
    <w:rsid w:val="70125987"/>
    <w:rsid w:val="7047BB91"/>
    <w:rsid w:val="712DA350"/>
    <w:rsid w:val="7170D29C"/>
    <w:rsid w:val="722458E0"/>
    <w:rsid w:val="7306BEE6"/>
    <w:rsid w:val="74B9330C"/>
    <w:rsid w:val="7557E461"/>
    <w:rsid w:val="756F79F5"/>
    <w:rsid w:val="772D2BEE"/>
    <w:rsid w:val="7A7156FE"/>
    <w:rsid w:val="7C0D5C19"/>
    <w:rsid w:val="7D05EA4B"/>
    <w:rsid w:val="7DCF9433"/>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09FA2CE2-06C3-47DA-A9DF-A8EBED68C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uiPriority="9" w:semiHidden="1" w:unhideWhenUsed="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hAnsi="Arial" w:eastAsia="Times New Roman" w:cs="Times New Roman"/>
      <w:b/>
      <w:sz w:val="24"/>
      <w:szCs w:val="20"/>
      <w:lang w:eastAsia="pt-BR"/>
    </w:rPr>
  </w:style>
  <w:style w:type="paragraph" w:styleId="Ttulo2">
    <w:name w:val="heading 2"/>
    <w:basedOn w:val="Normal"/>
    <w:next w:val="Normal"/>
    <w:link w:val="Ttulo2Char"/>
    <w:uiPriority w:val="9"/>
    <w:semiHidden/>
    <w:unhideWhenUsed/>
    <w:rsid w:val="00BB175C"/>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BD0F78"/>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hAnsi="Verdana" w:eastAsia="Times New Roman" w:cs="Times New Roman"/>
      <w:sz w:val="20"/>
      <w:szCs w:val="20"/>
      <w:lang w:val="x-none" w:eastAsia="x-none"/>
    </w:rPr>
  </w:style>
  <w:style w:type="character" w:styleId="TextodecomentrioChar" w:customStyle="1">
    <w:name w:val="Texto de comentário Char"/>
    <w:basedOn w:val="Fontepargpadro"/>
    <w:link w:val="Textodecomentrio"/>
    <w:uiPriority w:val="99"/>
    <w:rsid w:val="002D3FF3"/>
    <w:rPr>
      <w:rFonts w:ascii="Verdana" w:hAnsi="Verdana" w:eastAsia="Times New Roman"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hAnsiTheme="minorHAnsi" w:eastAsiaTheme="minorHAnsi" w:cstheme="minorBidi"/>
      <w:b/>
      <w:bCs/>
      <w:lang w:val="pt-BR" w:eastAsia="en-US"/>
    </w:rPr>
  </w:style>
  <w:style w:type="character" w:styleId="AssuntodocomentrioChar" w:customStyle="1">
    <w:name w:val="Assunto do comentário Char"/>
    <w:basedOn w:val="TextodecomentrioChar"/>
    <w:link w:val="Assuntodocomentrio"/>
    <w:uiPriority w:val="99"/>
    <w:semiHidden/>
    <w:rsid w:val="00D04BD8"/>
    <w:rPr>
      <w:rFonts w:ascii="Verdana" w:hAnsi="Verdana" w:eastAsia="Times New Roman" w:cs="Times New Roman"/>
      <w:b/>
      <w:bCs/>
      <w:sz w:val="20"/>
      <w:szCs w:val="20"/>
      <w:lang w:val="x-none" w:eastAsia="x-none"/>
    </w:rPr>
  </w:style>
  <w:style w:type="character" w:styleId="cf01" w:customStyle="1">
    <w:name w:val="cf01"/>
    <w:basedOn w:val="Fontepargpadro"/>
    <w:rsid w:val="00354AA2"/>
    <w:rPr>
      <w:rFonts w:hint="default" w:ascii="Segoe UI" w:hAnsi="Segoe UI" w:cs="Segoe UI"/>
      <w:sz w:val="18"/>
      <w:szCs w:val="18"/>
    </w:rPr>
  </w:style>
  <w:style w:type="character" w:styleId="normaltextrun" w:customStyle="1">
    <w:name w:val="normaltextrun"/>
    <w:basedOn w:val="Fontepargpadro"/>
    <w:rsid w:val="00661CF3"/>
  </w:style>
  <w:style w:type="character" w:styleId="eop" w:customStyle="1">
    <w:name w:val="eop"/>
    <w:basedOn w:val="Fontepargpadro"/>
    <w:rsid w:val="00661CF3"/>
  </w:style>
  <w:style w:type="paragraph" w:styleId="paragraph" w:customStyle="1">
    <w:name w:val="paragraph"/>
    <w:basedOn w:val="Normal"/>
    <w:rsid w:val="0047216B"/>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Ttulo1Char" w:customStyle="1">
    <w:name w:val="Título 1 Char"/>
    <w:basedOn w:val="Fontepargpadro"/>
    <w:link w:val="Ttulo1"/>
    <w:rsid w:val="00012123"/>
    <w:rPr>
      <w:rFonts w:ascii="Arial" w:hAnsi="Arial" w:eastAsia="Times New Roman" w:cs="Times New Roman"/>
      <w:b/>
      <w:sz w:val="24"/>
      <w:szCs w:val="20"/>
      <w:lang w:eastAsia="pt-BR"/>
    </w:rPr>
  </w:style>
  <w:style w:type="character" w:styleId="Hyperlink">
    <w:name w:val="Hyperlink"/>
    <w:uiPriority w:val="99"/>
    <w:unhideWhenUsed/>
    <w:rsid w:val="00012123"/>
    <w:rPr>
      <w:color w:val="0000FF"/>
      <w:u w:val="single"/>
    </w:rPr>
  </w:style>
  <w:style w:type="character" w:styleId="cf11" w:customStyle="1">
    <w:name w:val="cf11"/>
    <w:basedOn w:val="Fontepargpadro"/>
    <w:rsid w:val="005B7851"/>
    <w:rPr>
      <w:rFonts w:hint="default" w:ascii="Segoe UI" w:hAnsi="Segoe UI" w:cs="Segoe UI"/>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styleId="RodapChar" w:customStyle="1">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hAnsi="Arial" w:eastAsia="Times New Roman" w:cs="Verdana"/>
      <w:i/>
      <w:iCs/>
      <w:sz w:val="26"/>
      <w:szCs w:val="24"/>
      <w:lang w:eastAsia="zh-CN"/>
    </w:rPr>
  </w:style>
  <w:style w:type="character" w:styleId="CitaoChar" w:customStyle="1">
    <w:name w:val="Citação Char"/>
    <w:basedOn w:val="Fontepargpadro"/>
    <w:link w:val="Citao"/>
    <w:uiPriority w:val="29"/>
    <w:rsid w:val="00770E7F"/>
    <w:rPr>
      <w:rFonts w:ascii="Arial" w:hAnsi="Arial" w:eastAsia="Times New Roman"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styleId="Ttulos" w:customStyle="1">
    <w:name w:val="Títulos"/>
    <w:basedOn w:val="Citao"/>
    <w:link w:val="TtulosChar"/>
    <w:qFormat/>
    <w:rsid w:val="002D127E"/>
    <w:pPr>
      <w:suppressAutoHyphens w:val="0"/>
      <w:spacing w:line="360" w:lineRule="auto"/>
      <w:ind w:left="0" w:firstLine="0"/>
      <w:jc w:val="center"/>
    </w:pPr>
    <w:rPr>
      <w:b/>
      <w:i w:val="0"/>
      <w:caps/>
      <w:sz w:val="28"/>
    </w:rPr>
  </w:style>
  <w:style w:type="character" w:styleId="TtulosChar" w:customStyle="1">
    <w:name w:val="Títulos Char"/>
    <w:basedOn w:val="CitaoChar"/>
    <w:link w:val="Ttulos"/>
    <w:rsid w:val="002D127E"/>
    <w:rPr>
      <w:rFonts w:ascii="Arial" w:hAnsi="Arial" w:eastAsia="Times New Roman" w:cs="Verdana"/>
      <w:b/>
      <w:i w:val="0"/>
      <w:iCs/>
      <w:caps/>
      <w:sz w:val="28"/>
      <w:szCs w:val="24"/>
      <w:lang w:eastAsia="zh-CN"/>
    </w:rPr>
  </w:style>
  <w:style w:type="paragraph" w:styleId="PargrafodaLista">
    <w:name w:val="List Paragraph"/>
    <w:basedOn w:val="Normal"/>
    <w:uiPriority w:val="34"/>
    <w:rsid w:val="003624B4"/>
    <w:pPr>
      <w:ind w:left="720"/>
      <w:contextualSpacing/>
    </w:pPr>
  </w:style>
  <w:style w:type="character" w:styleId="Ttulo3Char" w:customStyle="1">
    <w:name w:val="Título 3 Char"/>
    <w:basedOn w:val="Fontepargpadro"/>
    <w:link w:val="Ttulo3"/>
    <w:uiPriority w:val="9"/>
    <w:semiHidden/>
    <w:rsid w:val="00BD0F78"/>
    <w:rPr>
      <w:rFonts w:asciiTheme="majorHAnsi" w:hAnsiTheme="majorHAnsi" w:eastAsiaTheme="majorEastAsia" w:cstheme="majorBidi"/>
      <w:color w:val="1F3763" w:themeColor="accent1" w:themeShade="7F"/>
      <w:sz w:val="24"/>
      <w:szCs w:val="24"/>
    </w:rPr>
  </w:style>
  <w:style w:type="character" w:styleId="Ttulo2Char" w:customStyle="1">
    <w:name w:val="Título 2 Char"/>
    <w:basedOn w:val="Fontepargpadro"/>
    <w:link w:val="Ttulo2"/>
    <w:uiPriority w:val="9"/>
    <w:semiHidden/>
    <w:rsid w:val="00BB175C"/>
    <w:rPr>
      <w:rFonts w:asciiTheme="majorHAnsi" w:hAnsiTheme="majorHAnsi" w:eastAsiaTheme="majorEastAsia" w:cstheme="majorBidi"/>
      <w:color w:val="2F5496" w:themeColor="accent1" w:themeShade="BF"/>
      <w:sz w:val="26"/>
      <w:szCs w:val="26"/>
    </w:rPr>
  </w:style>
  <w:style w:type="character" w:styleId="Meno">
    <w:name w:val="Mention"/>
    <w:basedOn w:val="Fontepargpadro"/>
    <w:uiPriority w:val="99"/>
    <w:unhideWhenUsed/>
    <w:rsid w:val="0036051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pje2i.tjdft.jus.br/pje/seam/resource/rest/pje-legacy/documento/download/TJDFT/1g/1108625/234176817"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P="00730800" w:rsidRDefault="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P="00465A25" w:rsidRDefault="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P="00465A25" w:rsidRDefault="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P="00465A25" w:rsidRDefault="00465A25">
          <w:pPr>
            <w:pStyle w:val="7AA328237CE04ECF8850841618042D0C1"/>
          </w:pPr>
          <w:r>
            <w:rPr>
              <w:rFonts w:cs="Arial"/>
            </w:rPr>
            <w:t>Escolher um item</w:t>
          </w:r>
        </w:p>
      </w:docPartBody>
    </w:docPart>
    <w:docPart>
      <w:docPartPr>
        <w:name w:val="05556768A1C34F3B8F69FFE043440BED"/>
        <w:category>
          <w:name w:val="Geral"/>
          <w:gallery w:val="placeholder"/>
        </w:category>
        <w:types>
          <w:type w:val="bbPlcHdr"/>
        </w:types>
        <w:behaviors>
          <w:behavior w:val="content"/>
        </w:behaviors>
        <w:guid w:val="{37F4B556-5309-44A1-8079-FC2710BE82C0}"/>
      </w:docPartPr>
      <w:docPartBody>
        <w:p w:rsidR="002A7710" w:rsidP="002400A0" w:rsidRDefault="002400A0">
          <w:pPr>
            <w:pStyle w:val="05556768A1C34F3B8F69FFE043440BED"/>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0C428D"/>
    <w:rsid w:val="0012395D"/>
    <w:rsid w:val="001744C2"/>
    <w:rsid w:val="001E2AC0"/>
    <w:rsid w:val="002400A0"/>
    <w:rsid w:val="00277029"/>
    <w:rsid w:val="002A7710"/>
    <w:rsid w:val="002B2FF9"/>
    <w:rsid w:val="002F13AB"/>
    <w:rsid w:val="003A1AE0"/>
    <w:rsid w:val="003B38E0"/>
    <w:rsid w:val="004214D0"/>
    <w:rsid w:val="00465A25"/>
    <w:rsid w:val="004C591E"/>
    <w:rsid w:val="005B6D3F"/>
    <w:rsid w:val="005E07D3"/>
    <w:rsid w:val="00617896"/>
    <w:rsid w:val="00691831"/>
    <w:rsid w:val="00730800"/>
    <w:rsid w:val="0077693D"/>
    <w:rsid w:val="007D5396"/>
    <w:rsid w:val="007E66CB"/>
    <w:rsid w:val="008C4978"/>
    <w:rsid w:val="00962A91"/>
    <w:rsid w:val="009857C8"/>
    <w:rsid w:val="009A37F4"/>
    <w:rsid w:val="00AB41A6"/>
    <w:rsid w:val="00B01E1A"/>
    <w:rsid w:val="00B32F39"/>
    <w:rsid w:val="00DA166B"/>
    <w:rsid w:val="00DF51C9"/>
    <w:rsid w:val="00E87B28"/>
    <w:rsid w:val="00EB338E"/>
    <w:rsid w:val="00FD6D13"/>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 w:type="paragraph" w:customStyle="1" w:styleId="05556768A1C34F3B8F69FFE043440BED">
    <w:name w:val="05556768A1C34F3B8F69FFE043440BED"/>
    <w:rsid w:val="002400A0"/>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00C5808-6DE3-4320-B3E3-BC5CB5503F5A}">
  <ds:schemaRefs>
    <ds:schemaRef ds:uri="http://schemas.openxmlformats.org/officeDocument/2006/bibliography"/>
  </ds:schemaRefs>
</ds:datastoreItem>
</file>

<file path=customXml/itemProps2.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customXml/itemProps3.xml><?xml version="1.0" encoding="utf-8"?>
<ds:datastoreItem xmlns:ds="http://schemas.openxmlformats.org/officeDocument/2006/customXml" ds:itemID="{5BB06234-B019-48A4-A484-3268815237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98B7F2-438F-4346-AAA8-B30D71006AE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RENAN BARÃO</dc:creator>
  <keywords/>
  <dc:description/>
  <lastModifiedBy>Marcia Vilela Alves - GDACA</lastModifiedBy>
  <revision>39</revision>
  <dcterms:created xsi:type="dcterms:W3CDTF">2026-09-25T16:32:00.0000000Z</dcterms:created>
  <dcterms:modified xsi:type="dcterms:W3CDTF">2026-09-26T11:34:11.8848168Z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y fmtid="{D5CDD505-2E9C-101B-9397-08002B2CF9AE}" pid="4" name="docLang">
    <vt:lpwstr>pt</vt:lpwstr>
  </property>
</Properties>
</file>