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00173733">
        <w:trPr>
          <w:gridAfter w:val="1"/>
          <w:wAfter w:w="219" w:type="dxa"/>
        </w:trPr>
        <w:tc>
          <w:tcPr>
            <w:tcW w:w="2822" w:type="dxa"/>
            <w:hideMark/>
          </w:tcPr>
          <w:p w14:paraId="6DE29C9C" w14:textId="4E9348C1"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00156BB1">
              <w:rPr>
                <w:rStyle w:val="eop"/>
                <w:rFonts w:ascii="Arial" w:hAnsi="Arial" w:cs="Arial"/>
                <w:sz w:val="28"/>
                <w:szCs w:val="28"/>
              </w:rPr>
              <w:t xml:space="preserve"> </w:t>
            </w:r>
          </w:p>
        </w:tc>
        <w:tc>
          <w:tcPr>
            <w:tcW w:w="5682" w:type="dxa"/>
            <w:gridSpan w:val="3"/>
            <w:hideMark/>
          </w:tcPr>
          <w:p w14:paraId="299F0D40" w14:textId="410F2B77" w:rsidR="00264107" w:rsidRPr="00156BB1" w:rsidRDefault="00264107" w:rsidP="00156BB1">
            <w:pPr>
              <w:pStyle w:val="paragraph"/>
              <w:spacing w:before="0" w:beforeAutospacing="0" w:after="0" w:afterAutospacing="0"/>
              <w:jc w:val="both"/>
              <w:textAlignment w:val="baseline"/>
              <w:rPr>
                <w:rFonts w:ascii="Segoe UI" w:hAnsi="Segoe UI" w:cs="Segoe UI"/>
                <w:color w:val="000000"/>
                <w:sz w:val="18"/>
                <w:szCs w:val="18"/>
              </w:rPr>
            </w:pPr>
            <w:r w:rsidRPr="00156BB1">
              <w:rPr>
                <w:rStyle w:val="normaltextrun"/>
                <w:rFonts w:ascii="Calibri" w:hAnsi="Calibri" w:cs="Calibri"/>
                <w:b/>
                <w:bCs/>
                <w:color w:val="000000"/>
                <w:sz w:val="20"/>
                <w:szCs w:val="20"/>
              </w:rPr>
              <w:t>Poder Judiciário da União</w:t>
            </w:r>
          </w:p>
          <w:p w14:paraId="55CC1E66" w14:textId="7D09F940" w:rsidR="00264107" w:rsidRPr="00156BB1" w:rsidRDefault="00264107" w:rsidP="00156BB1">
            <w:pPr>
              <w:pStyle w:val="paragraph"/>
              <w:spacing w:before="0" w:beforeAutospacing="0" w:after="0" w:afterAutospacing="0"/>
              <w:jc w:val="both"/>
              <w:textAlignment w:val="baseline"/>
              <w:rPr>
                <w:rFonts w:ascii="Segoe UI" w:hAnsi="Segoe UI" w:cs="Segoe UI"/>
                <w:color w:val="000000"/>
                <w:sz w:val="18"/>
                <w:szCs w:val="18"/>
              </w:rPr>
            </w:pPr>
            <w:r w:rsidRPr="00156BB1">
              <w:rPr>
                <w:rStyle w:val="normaltextrun"/>
                <w:rFonts w:ascii="Calibri" w:hAnsi="Calibri" w:cs="Calibri"/>
                <w:color w:val="000000"/>
                <w:sz w:val="20"/>
                <w:szCs w:val="20"/>
              </w:rPr>
              <w:t>Tribunal de Justiça do Distrito Federal e dos Territórios</w:t>
            </w:r>
            <w:r w:rsidR="00156BB1" w:rsidRPr="00156BB1">
              <w:rPr>
                <w:rStyle w:val="eop"/>
                <w:rFonts w:ascii="Calibri" w:hAnsi="Calibri" w:cs="Calibri"/>
                <w:color w:val="000000"/>
                <w:sz w:val="20"/>
                <w:szCs w:val="20"/>
              </w:rPr>
              <w:t xml:space="preserve"> </w:t>
            </w:r>
          </w:p>
          <w:p w14:paraId="12B71A35" w14:textId="1F26FBB7" w:rsidR="00264107" w:rsidRPr="00156BB1" w:rsidRDefault="00264107" w:rsidP="00156BB1">
            <w:pPr>
              <w:pStyle w:val="paragraph"/>
              <w:spacing w:before="0" w:beforeAutospacing="0" w:after="0" w:afterAutospacing="0"/>
              <w:jc w:val="both"/>
              <w:textAlignment w:val="baseline"/>
              <w:rPr>
                <w:rFonts w:ascii="Segoe UI" w:hAnsi="Segoe UI" w:cs="Segoe UI"/>
                <w:color w:val="000000"/>
                <w:sz w:val="18"/>
                <w:szCs w:val="18"/>
              </w:rPr>
            </w:pPr>
            <w:r w:rsidRPr="00156BB1">
              <w:rPr>
                <w:rStyle w:val="normaltextrun"/>
                <w:rFonts w:ascii="Calibri" w:hAnsi="Calibri" w:cs="Calibri"/>
                <w:color w:val="000000"/>
                <w:sz w:val="20"/>
                <w:szCs w:val="20"/>
              </w:rPr>
              <w:t>GDSXSR</w:t>
            </w:r>
            <w:r w:rsidR="00156BB1" w:rsidRPr="00156BB1">
              <w:rPr>
                <w:rStyle w:val="eop"/>
                <w:rFonts w:ascii="Calibri" w:hAnsi="Calibri" w:cs="Calibri"/>
                <w:color w:val="000000"/>
                <w:sz w:val="20"/>
                <w:szCs w:val="20"/>
              </w:rPr>
              <w:t xml:space="preserve"> </w:t>
            </w:r>
          </w:p>
          <w:p w14:paraId="15750CFE" w14:textId="71A77A63" w:rsidR="00264107" w:rsidRPr="00156BB1" w:rsidRDefault="00264107" w:rsidP="00156BB1">
            <w:pPr>
              <w:pStyle w:val="paragraph"/>
              <w:spacing w:before="0" w:beforeAutospacing="0" w:after="0" w:afterAutospacing="0"/>
              <w:jc w:val="both"/>
              <w:textAlignment w:val="baseline"/>
              <w:rPr>
                <w:rFonts w:ascii="Segoe UI" w:hAnsi="Segoe UI" w:cs="Segoe UI"/>
                <w:color w:val="000000"/>
                <w:sz w:val="18"/>
                <w:szCs w:val="18"/>
              </w:rPr>
            </w:pPr>
            <w:r w:rsidRPr="00156BB1">
              <w:rPr>
                <w:rStyle w:val="normaltextrun"/>
                <w:rFonts w:ascii="Calibri" w:hAnsi="Calibri" w:cs="Calibri"/>
                <w:color w:val="000000"/>
                <w:sz w:val="20"/>
                <w:szCs w:val="20"/>
              </w:rPr>
              <w:t>GABINETE DO DESEMBARGADOR SÉRGIO ROCHA</w:t>
            </w:r>
            <w:r w:rsidR="00156BB1" w:rsidRPr="00156BB1">
              <w:rPr>
                <w:rStyle w:val="eop"/>
                <w:rFonts w:ascii="Calibri" w:hAnsi="Calibri" w:cs="Calibri"/>
                <w:color w:val="000000"/>
                <w:sz w:val="20"/>
                <w:szCs w:val="20"/>
              </w:rPr>
              <w:t xml:space="preserve"> </w:t>
            </w:r>
          </w:p>
        </w:tc>
      </w:tr>
      <w:tr w:rsidR="004236F7" w:rsidRPr="009F36E1" w14:paraId="506E1C45"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1380D4BD" w14:textId="77777777" w:rsidR="004236F7" w:rsidRPr="009F36E1" w:rsidRDefault="00A4543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590B43">
                  <w:rPr>
                    <w:rFonts w:ascii="Arial" w:hAnsi="Arial" w:cs="Arial"/>
                    <w:sz w:val="28"/>
                    <w:szCs w:val="28"/>
                  </w:rPr>
                  <w:t>4ª Turma Cível</w:t>
                </w:r>
              </w:sdtContent>
            </w:sdt>
          </w:p>
        </w:tc>
      </w:tr>
      <w:tr w:rsidR="004236F7" w:rsidRPr="009F36E1" w14:paraId="722A4191"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sdt>
            <w:sdtPr>
              <w:rPr>
                <w:rFonts w:ascii="Arial" w:hAnsi="Arial" w:cs="Arial"/>
                <w:color w:val="000000"/>
                <w:sz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7D3B975A" w14:textId="77777777" w:rsidR="004236F7" w:rsidRPr="00156BB1" w:rsidRDefault="004236F7" w:rsidP="00156BB1">
                <w:pPr>
                  <w:rPr>
                    <w:rFonts w:ascii="Arial" w:hAnsi="Arial" w:cs="Arial"/>
                    <w:color w:val="000000"/>
                    <w:sz w:val="28"/>
                  </w:rPr>
                </w:pPr>
                <w:r w:rsidRPr="00156BB1">
                  <w:rPr>
                    <w:rFonts w:ascii="Arial" w:hAnsi="Arial" w:cs="Arial"/>
                    <w:color w:val="000000"/>
                    <w:sz w:val="28"/>
                  </w:rPr>
                  <w:t>Agravo de Instrumento</w:t>
                </w:r>
              </w:p>
            </w:sdtContent>
          </w:sdt>
        </w:tc>
      </w:tr>
      <w:tr w:rsidR="004236F7" w:rsidRPr="009F36E1" w14:paraId="185BA19B"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r>
              <w:rPr>
                <w:rFonts w:ascii="Arial" w:hAnsi="Arial" w:cs="Arial"/>
                <w:sz w:val="28"/>
                <w:szCs w:val="28"/>
              </w:rPr>
              <w:t>Processo nº</w:t>
            </w:r>
          </w:p>
        </w:tc>
        <w:tc>
          <w:tcPr>
            <w:tcW w:w="447" w:type="dxa"/>
            <w:vAlign w:val="center"/>
          </w:tcPr>
          <w:p w14:paraId="709DFAFC"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77B2906D" w14:textId="77777777" w:rsidR="004236F7" w:rsidRPr="009F36E1" w:rsidRDefault="004236F7">
            <w:pPr>
              <w:ind w:right="-675"/>
              <w:rPr>
                <w:rFonts w:ascii="Arial" w:hAnsi="Arial" w:cs="Arial"/>
                <w:sz w:val="28"/>
                <w:szCs w:val="28"/>
              </w:rPr>
            </w:pPr>
            <w:commentRangeStart w:id="0"/>
            <w:r>
              <w:rPr>
                <w:rFonts w:ascii="Arial" w:hAnsi="Arial" w:cs="Arial"/>
                <w:sz w:val="28"/>
                <w:szCs w:val="28"/>
              </w:rPr>
              <w:t>0740001-09.2026.8.07.0000</w:t>
            </w:r>
            <w:commentRangeEnd w:id="0"/>
            <w:r w:rsidRPr="009F36E1">
              <w:rPr>
                <w:rStyle w:val="Refdecomentrio"/>
                <w:rFonts w:ascii="Arial" w:hAnsi="Arial" w:cs="Arial"/>
                <w:sz w:val="28"/>
                <w:szCs w:val="28"/>
              </w:rPr>
              <w:commentReference w:id="0"/>
            </w:r>
          </w:p>
        </w:tc>
      </w:tr>
      <w:tr w:rsidR="004236F7" w:rsidRPr="009F36E1" w14:paraId="4B19599A"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A4543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590B43">
                  <w:rPr>
                    <w:rFonts w:ascii="Arial" w:eastAsia="Times New Roman" w:hAnsi="Arial" w:cs="Arial"/>
                    <w:sz w:val="28"/>
                    <w:szCs w:val="28"/>
                    <w:lang w:eastAsia="zh-CN"/>
                  </w:rPr>
                  <w:t>Agravante</w:t>
                </w:r>
              </w:sdtContent>
            </w:sdt>
            <w:r w:rsidR="00590B43">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30B7F23" w14:textId="11AFCF68" w:rsidR="004236F7" w:rsidRPr="009F36E1" w:rsidRDefault="00156BB1">
            <w:pPr>
              <w:rPr>
                <w:rFonts w:ascii="Arial" w:hAnsi="Arial" w:cs="Arial"/>
                <w:sz w:val="28"/>
                <w:szCs w:val="28"/>
              </w:rPr>
            </w:pPr>
            <w:r w:rsidRPr="00156BB1">
              <w:rPr>
                <w:rFonts w:ascii="Arial" w:hAnsi="Arial" w:cs="Arial"/>
                <w:color w:val="000000"/>
                <w:sz w:val="28"/>
                <w:szCs w:val="28"/>
              </w:rPr>
              <w:t>ASSOCIAÇÃO DE ASSISTÊNCIA DOS SERVIDORES PÚBLICOS DO DISTRITO FEDERAL - ASBR</w:t>
            </w:r>
          </w:p>
        </w:tc>
      </w:tr>
      <w:tr w:rsidR="004236F7" w:rsidRPr="009F36E1" w14:paraId="01956A99"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A4543F">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590B43">
                  <w:rPr>
                    <w:rFonts w:ascii="Arial" w:eastAsia="Times New Roman" w:hAnsi="Arial" w:cs="Arial"/>
                    <w:sz w:val="28"/>
                    <w:szCs w:val="28"/>
                    <w:lang w:eastAsia="zh-CN"/>
                  </w:rPr>
                  <w:t>Agravado</w:t>
                </w:r>
              </w:sdtContent>
            </w:sdt>
            <w:r w:rsidR="00590B43">
              <w:rPr>
                <w:rFonts w:ascii="Arial" w:hAnsi="Arial" w:cs="Arial"/>
                <w:sz w:val="28"/>
                <w:szCs w:val="28"/>
              </w:rPr>
              <w:t xml:space="preserve"> (a)(s)</w:t>
            </w:r>
          </w:p>
        </w:tc>
        <w:tc>
          <w:tcPr>
            <w:tcW w:w="447" w:type="dxa"/>
            <w:vAlign w:val="center"/>
          </w:tcPr>
          <w:p w14:paraId="5EDA038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CC5F6AE" w14:textId="20B47AFC" w:rsidR="004236F7" w:rsidRPr="009F36E1" w:rsidRDefault="00156BB1">
            <w:pPr>
              <w:ind w:right="-74"/>
              <w:rPr>
                <w:rFonts w:ascii="Arial" w:hAnsi="Arial" w:cs="Arial"/>
                <w:sz w:val="28"/>
                <w:szCs w:val="28"/>
              </w:rPr>
            </w:pPr>
            <w:r w:rsidRPr="00156BB1">
              <w:rPr>
                <w:rFonts w:ascii="Arial" w:hAnsi="Arial" w:cs="Arial"/>
                <w:color w:val="000000"/>
                <w:sz w:val="28"/>
                <w:szCs w:val="28"/>
              </w:rPr>
              <w:t>ELIZABETE NASCIMENTO DE OLIVEIRA</w:t>
            </w:r>
          </w:p>
        </w:tc>
      </w:tr>
      <w:tr w:rsidR="004236F7" w:rsidRPr="009F36E1" w14:paraId="04C2C9E0"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Pr>
                <w:rFonts w:ascii="Arial" w:hAnsi="Arial" w:cs="Arial"/>
                <w:b/>
                <w:bCs/>
                <w:sz w:val="28"/>
                <w:szCs w:val="28"/>
              </w:rPr>
              <w:t>Des. Sérgio Rocha</w:t>
            </w:r>
          </w:p>
        </w:tc>
      </w:tr>
    </w:tbl>
    <w:p w14:paraId="3FC74CEC" w14:textId="71C87D05" w:rsidR="004236F7" w:rsidRDefault="004236F7" w:rsidP="004236F7">
      <w:pPr>
        <w:spacing w:after="0" w:line="360" w:lineRule="auto"/>
        <w:rPr>
          <w:rFonts w:ascii="Arial" w:hAnsi="Arial" w:cs="Arial"/>
          <w:sz w:val="28"/>
          <w:szCs w:val="28"/>
        </w:rPr>
      </w:pPr>
    </w:p>
    <w:p w14:paraId="04218A08" w14:textId="77777777" w:rsidR="008D07FC" w:rsidRDefault="00A4543F">
      <w:pPr>
        <w:spacing w:after="0" w:line="360" w:lineRule="auto"/>
        <w:jc w:val="left"/>
        <w:rPr>
          <w:rFonts w:ascii="Arial" w:hAnsi="Arial" w:cs="Arial"/>
          <w:color w:val="595959"/>
          <w:sz w:val="28"/>
          <w:szCs w:val="28"/>
        </w:rPr>
        <w:pPrChange w:id="1083" w:author="Assessor GDSXSR" w:date="2026-10-29T18:27:03Z">
          <w:pPr>
            <w:spacing w:after="0" w:line="360" w:lineRule="auto"/>
            <w:jc w:val="center"/>
          </w:pPr>
        </w:pPrChange>
      </w:pPr>
      <w:commentRangeStart w:id="13"/>
      <w:r>
        <w:rPr>
          <w:rFonts w:ascii="Arial" w:hAnsi="Arial" w:cs="Arial"/>
          <w:b/>
          <w:bCs/>
          <w:color w:val="595959"/>
          <w:sz w:val="28"/>
          <w:szCs w:val="28"/>
        </w:rPr>
        <w:t>EMENTA</w:t>
      </w:r>
      <w:commentRangeEnd w:id="13"/>
      <w:r>
        <w:rPr>
          <w:rStyle w:val="CommentReference"/>
        </w:rPr>
        <w:commentReference w:id="13"/>
      </w:r>
    </w:p>
    <w:p w14:paraId="15B918DE" w14:textId="77777777" w:rsidR="008D07FC" w:rsidRDefault="008D07FC">
      <w:pPr>
        <w:spacing w:after="0" w:line="360" w:lineRule="auto"/>
        <w:jc w:val="both"/>
        <w:rPr>
          <w:rFonts w:ascii="Arial" w:hAnsi="Arial" w:cs="Arial"/>
          <w:color w:val="595959"/>
          <w:sz w:val="28"/>
          <w:szCs w:val="28"/>
        </w:rPr>
      </w:pPr>
    </w:p>
    <w:p w14:paraId="78FBCCD2" w14:textId="736CF851" w:rsidR="008D07FC" w:rsidRDefault="00A4543F">
      <w:pPr>
        <w:spacing w:after="0" w:line="360" w:lineRule="auto"/>
        <w:jc w:val="both"/>
        <w:rPr>
          <w:rFonts w:ascii="Arial" w:hAnsi="Arial" w:cs="Arial"/>
          <w:color w:val="595959"/>
          <w:sz w:val="28"/>
          <w:szCs w:val="28"/>
        </w:rPr>
      </w:pPr>
      <w:r>
        <w:rPr>
          <w:rFonts w:ascii="Arial" w:hAnsi="Arial" w:cs="Arial"/>
          <w:color w:val="595959"/>
          <w:sz w:val="28"/>
          <w:szCs w:val="28"/>
        </w:rPr>
        <w:t>AGRAVO DE INSTRUMENTO. DIREITO PROCESSUAL CIVIL. EXECUÇÃO DE TÍTULO EXTRAJUDICIAL. PESQUISA PATRIMONIAL. SISBAJUD. REITERAÇÃO PROGRAMADA (“TEIMOSINHA”). DECURSO DE PRAZO SUPERIOR A UM ANO. RECURSO PROVIDO.</w:t>
      </w:r>
    </w:p>
    <w:p w14:paraId="6EED7BC3" w14:textId="77777777" w:rsidR="008D07FC" w:rsidRDefault="00A4543F">
      <w:pPr>
        <w:spacing w:after="0" w:line="360" w:lineRule="auto"/>
        <w:jc w:val="both"/>
        <w:rPr>
          <w:rFonts w:ascii="Arial" w:hAnsi="Arial" w:cs="Arial"/>
          <w:color w:val="595959"/>
          <w:sz w:val="28"/>
          <w:szCs w:val="28"/>
        </w:rPr>
      </w:pPr>
      <w:r>
        <w:rPr>
          <w:rFonts w:ascii="Arial" w:hAnsi="Arial" w:cs="Arial"/>
          <w:b/>
          <w:bCs/>
          <w:color w:val="595959"/>
          <w:sz w:val="28"/>
          <w:szCs w:val="28"/>
        </w:rPr>
        <w:t>I. Caso em exame</w:t>
      </w:r>
    </w:p>
    <w:p w14:paraId="27B1E233" w14:textId="77777777" w:rsidR="008D07FC" w:rsidRDefault="00A4543F">
      <w:pPr>
        <w:spacing w:after="0" w:line="360" w:lineRule="auto"/>
        <w:jc w:val="both"/>
        <w:rPr>
          <w:rFonts w:ascii="Arial" w:hAnsi="Arial" w:cs="Arial"/>
          <w:color w:val="595959"/>
          <w:sz w:val="28"/>
          <w:szCs w:val="28"/>
        </w:rPr>
      </w:pPr>
      <w:commentRangeStart w:id="2"/>
      <w:r>
        <w:rPr>
          <w:rFonts w:ascii="Arial" w:hAnsi="Arial" w:cs="Arial"/>
          <w:color w:val="595959"/>
          <w:sz w:val="28"/>
          <w:szCs w:val="28"/>
        </w:rPr>
        <w:t xml:space="preserve">1. Ação de execução de título extrajudicial proposta </w:t>
      </w:r>
      <w:del w:id="1002" w:author="Assessor GDSXSR" w:date="2026-10-29T18:27:03Z">
        <w:r>
          <w:rPr>
            <w:rFonts w:ascii="Arial" w:hAnsi="Arial" w:cs="Arial"/>
            <w:color w:val="595959"/>
            <w:sz w:val="28"/>
            <w:szCs w:val="28"/>
          </w:rPr>
          <w:delText xml:space="preserve">por</w:delText>
        </w:r>
      </w:del>
      <w:ins w:id="1003" w:author="Assessor GDSXSR" w:date="2026-10-29T18:27:03Z">
        <w:r>
          <w:rPr>
            <w:rFonts w:ascii="Arial" w:hAnsi="Arial" w:cs="Arial"/>
            <w:color w:val="808080"/>
            <w:sz w:val="28"/>
            <w:szCs w:val="28"/>
          </w:rPr>
          <w:t xml:space="preserve">pela</w:t>
        </w:r>
      </w:ins>
      <w:r>
        <w:rPr>
          <w:rFonts w:ascii="Arial" w:hAnsi="Arial" w:cs="Arial"/>
          <w:color w:val="595959"/>
          <w:sz w:val="28"/>
          <w:szCs w:val="28"/>
        </w:rPr>
        <w:t xml:space="preserve"> </w:t>
      </w:r>
      <w:del w:id="1004" w:author="Assessor GDSXSR" w:date="2026-10-29T18:27:03Z">
        <w:r>
          <w:rPr>
            <w:rFonts w:ascii="Arial" w:hAnsi="Arial" w:cs="Arial"/>
            <w:color w:val="595959"/>
            <w:sz w:val="28"/>
            <w:szCs w:val="28"/>
          </w:rPr>
          <w:delText xml:space="preserve">ASSOCIAÇÃO</w:delText>
        </w:r>
      </w:del>
      <w:ins w:id="1005" w:author="Assessor GDSXSR" w:date="2026-10-29T18:27:03Z">
        <w:r>
          <w:rPr>
            <w:rFonts w:ascii="Arial" w:hAnsi="Arial" w:cs="Arial"/>
            <w:color w:val="808080"/>
            <w:sz w:val="28"/>
            <w:szCs w:val="28"/>
          </w:rPr>
          <w:t xml:space="preserve">Associação</w:t>
        </w:r>
      </w:ins>
      <w:r>
        <w:rPr>
          <w:rFonts w:ascii="Arial" w:hAnsi="Arial" w:cs="Arial"/>
          <w:color w:val="595959"/>
          <w:sz w:val="28"/>
          <w:szCs w:val="28"/>
        </w:rPr>
        <w:t xml:space="preserve"> </w:t>
      </w:r>
      <w:del w:id="1006" w:author="Assessor GDSXSR" w:date="2026-10-29T18:27:03Z">
        <w:r>
          <w:rPr>
            <w:rFonts w:ascii="Arial" w:hAnsi="Arial" w:cs="Arial"/>
            <w:color w:val="595959"/>
            <w:sz w:val="28"/>
            <w:szCs w:val="28"/>
          </w:rPr>
          <w:delText xml:space="preserve">DE</w:delText>
        </w:r>
      </w:del>
      <w:ins w:id="1007" w:author="Assessor GDSXSR" w:date="2026-10-29T18:27:03Z">
        <w:r>
          <w:rPr>
            <w:rFonts w:ascii="Arial" w:hAnsi="Arial" w:cs="Arial"/>
            <w:color w:val="808080"/>
            <w:sz w:val="28"/>
            <w:szCs w:val="28"/>
          </w:rPr>
          <w:t xml:space="preserve">de</w:t>
        </w:r>
      </w:ins>
      <w:r>
        <w:rPr>
          <w:rFonts w:ascii="Arial" w:hAnsi="Arial" w:cs="Arial"/>
          <w:color w:val="595959"/>
          <w:sz w:val="28"/>
          <w:szCs w:val="28"/>
        </w:rPr>
        <w:t xml:space="preserve"> </w:t>
      </w:r>
      <w:del w:id="1008" w:author="Assessor GDSXSR" w:date="2026-10-29T18:27:03Z">
        <w:r>
          <w:rPr>
            <w:rFonts w:ascii="Arial" w:hAnsi="Arial" w:cs="Arial"/>
            <w:color w:val="595959"/>
            <w:sz w:val="28"/>
            <w:szCs w:val="28"/>
          </w:rPr>
          <w:delText xml:space="preserve">ASSISTÊNCIA</w:delText>
        </w:r>
      </w:del>
      <w:ins w:id="1009" w:author="Assessor GDSXSR" w:date="2026-10-29T18:27:03Z">
        <w:r>
          <w:rPr>
            <w:rFonts w:ascii="Arial" w:hAnsi="Arial" w:cs="Arial"/>
            <w:color w:val="808080"/>
            <w:sz w:val="28"/>
            <w:szCs w:val="28"/>
          </w:rPr>
          <w:t xml:space="preserve">Assistência</w:t>
        </w:r>
      </w:ins>
      <w:r>
        <w:rPr>
          <w:rFonts w:ascii="Arial" w:hAnsi="Arial" w:cs="Arial"/>
          <w:color w:val="595959"/>
          <w:sz w:val="28"/>
          <w:szCs w:val="28"/>
        </w:rPr>
        <w:t xml:space="preserve"> </w:t>
      </w:r>
      <w:del w:id="1010" w:author="Assessor GDSXSR" w:date="2026-10-29T18:27:03Z">
        <w:r>
          <w:rPr>
            <w:rFonts w:ascii="Arial" w:hAnsi="Arial" w:cs="Arial"/>
            <w:color w:val="595959"/>
            <w:sz w:val="28"/>
            <w:szCs w:val="28"/>
          </w:rPr>
          <w:delText xml:space="preserve">DOS</w:delText>
        </w:r>
      </w:del>
      <w:ins w:id="1011" w:author="Assessor GDSXSR" w:date="2026-10-29T18:27:03Z">
        <w:r>
          <w:rPr>
            <w:rFonts w:ascii="Arial" w:hAnsi="Arial" w:cs="Arial"/>
            <w:color w:val="808080"/>
            <w:sz w:val="28"/>
            <w:szCs w:val="28"/>
          </w:rPr>
          <w:t xml:space="preserve">dos</w:t>
        </w:r>
      </w:ins>
      <w:r>
        <w:rPr>
          <w:rFonts w:ascii="Arial" w:hAnsi="Arial" w:cs="Arial"/>
          <w:color w:val="595959"/>
          <w:sz w:val="28"/>
          <w:szCs w:val="28"/>
        </w:rPr>
        <w:t xml:space="preserve"> </w:t>
      </w:r>
      <w:del w:id="1012" w:author="Assessor GDSXSR" w:date="2026-10-29T18:27:03Z">
        <w:r>
          <w:rPr>
            <w:rFonts w:ascii="Arial" w:hAnsi="Arial" w:cs="Arial"/>
            <w:color w:val="595959"/>
            <w:sz w:val="28"/>
            <w:szCs w:val="28"/>
          </w:rPr>
          <w:delText xml:space="preserve">SERVIDORES</w:delText>
        </w:r>
      </w:del>
      <w:ins w:id="1013" w:author="Assessor GDSXSR" w:date="2026-10-29T18:27:03Z">
        <w:r>
          <w:rPr>
            <w:rFonts w:ascii="Arial" w:hAnsi="Arial" w:cs="Arial"/>
            <w:color w:val="808080"/>
            <w:sz w:val="28"/>
            <w:szCs w:val="28"/>
          </w:rPr>
          <w:t xml:space="preserve">Servidores</w:t>
        </w:r>
      </w:ins>
      <w:r>
        <w:rPr>
          <w:rFonts w:ascii="Arial" w:hAnsi="Arial" w:cs="Arial"/>
          <w:color w:val="595959"/>
          <w:sz w:val="28"/>
          <w:szCs w:val="28"/>
        </w:rPr>
        <w:t xml:space="preserve"> </w:t>
      </w:r>
      <w:del w:id="1014" w:author="Assessor GDSXSR" w:date="2026-10-29T18:27:03Z">
        <w:r>
          <w:rPr>
            <w:rFonts w:ascii="Arial" w:hAnsi="Arial" w:cs="Arial"/>
            <w:color w:val="595959"/>
            <w:sz w:val="28"/>
            <w:szCs w:val="28"/>
          </w:rPr>
          <w:delText xml:space="preserve">PÚBLICOS</w:delText>
        </w:r>
      </w:del>
      <w:ins w:id="1015" w:author="Assessor GDSXSR" w:date="2026-10-29T18:27:03Z">
        <w:r>
          <w:rPr>
            <w:rFonts w:ascii="Arial" w:hAnsi="Arial" w:cs="Arial"/>
            <w:color w:val="808080"/>
            <w:sz w:val="28"/>
            <w:szCs w:val="28"/>
          </w:rPr>
          <w:t xml:space="preserve">Públicos</w:t>
        </w:r>
      </w:ins>
      <w:r>
        <w:rPr>
          <w:rFonts w:ascii="Arial" w:hAnsi="Arial" w:cs="Arial"/>
          <w:color w:val="595959"/>
          <w:sz w:val="28"/>
          <w:szCs w:val="28"/>
        </w:rPr>
        <w:t xml:space="preserve"> </w:t>
      </w:r>
      <w:del w:id="1016" w:author="Assessor GDSXSR" w:date="2026-10-29T18:27:03Z">
        <w:r>
          <w:rPr>
            <w:rFonts w:ascii="Arial" w:hAnsi="Arial" w:cs="Arial"/>
            <w:color w:val="595959"/>
            <w:sz w:val="28"/>
            <w:szCs w:val="28"/>
          </w:rPr>
          <w:delText xml:space="preserve">DO</w:delText>
        </w:r>
      </w:del>
      <w:ins w:id="1017" w:author="Assessor GDSXSR" w:date="2026-10-29T18:27:03Z">
        <w:r>
          <w:rPr>
            <w:rFonts w:ascii="Arial" w:hAnsi="Arial" w:cs="Arial"/>
            <w:color w:val="808080"/>
            <w:sz w:val="28"/>
            <w:szCs w:val="28"/>
          </w:rPr>
          <w:t xml:space="preserve">do</w:t>
        </w:r>
      </w:ins>
      <w:r>
        <w:rPr>
          <w:rFonts w:ascii="Arial" w:hAnsi="Arial" w:cs="Arial"/>
          <w:color w:val="595959"/>
          <w:sz w:val="28"/>
          <w:szCs w:val="28"/>
        </w:rPr>
        <w:t xml:space="preserve"> </w:t>
      </w:r>
      <w:del w:id="1018" w:author="Assessor GDSXSR" w:date="2026-10-29T18:27:03Z">
        <w:r>
          <w:rPr>
            <w:rFonts w:ascii="Arial" w:hAnsi="Arial" w:cs="Arial"/>
            <w:color w:val="595959"/>
            <w:sz w:val="28"/>
            <w:szCs w:val="28"/>
          </w:rPr>
          <w:delText xml:space="preserve">DISTRITO</w:delText>
        </w:r>
      </w:del>
      <w:ins w:id="1019" w:author="Assessor GDSXSR" w:date="2026-10-29T18:27:03Z">
        <w:r>
          <w:rPr>
            <w:rFonts w:ascii="Arial" w:hAnsi="Arial" w:cs="Arial"/>
            <w:color w:val="808080"/>
            <w:sz w:val="28"/>
            <w:szCs w:val="28"/>
          </w:rPr>
          <w:t xml:space="preserve">Distrito</w:t>
        </w:r>
      </w:ins>
      <w:r>
        <w:rPr>
          <w:rFonts w:ascii="Arial" w:hAnsi="Arial" w:cs="Arial"/>
          <w:color w:val="595959"/>
          <w:sz w:val="28"/>
          <w:szCs w:val="28"/>
        </w:rPr>
        <w:t xml:space="preserve"> </w:t>
      </w:r>
      <w:del w:id="1020" w:author="Assessor GDSXSR" w:date="2026-10-29T18:27:03Z">
        <w:r>
          <w:rPr>
            <w:rFonts w:ascii="Arial" w:hAnsi="Arial" w:cs="Arial"/>
            <w:color w:val="595959"/>
            <w:sz w:val="28"/>
            <w:szCs w:val="28"/>
          </w:rPr>
          <w:delText xml:space="preserve">FEDERAL</w:delText>
        </w:r>
      </w:del>
      <w:ins w:id="1021" w:author="Assessor GDSXSR" w:date="2026-10-29T18:27:03Z">
        <w:r>
          <w:rPr>
            <w:rFonts w:ascii="Arial" w:hAnsi="Arial" w:cs="Arial"/>
            <w:color w:val="808080"/>
            <w:sz w:val="28"/>
            <w:szCs w:val="28"/>
          </w:rPr>
          <w:t xml:space="preserve">Federal</w:t>
        </w:r>
      </w:ins>
      <w:r>
        <w:rPr>
          <w:rFonts w:ascii="Arial" w:hAnsi="Arial" w:cs="Arial"/>
          <w:color w:val="595959"/>
          <w:sz w:val="28"/>
          <w:szCs w:val="28"/>
        </w:rPr>
        <w:t xml:space="preserve"> - ASBR contra pessoa natural, </w:t>
      </w:r>
      <w:del w:id="1022" w:author="Assessor GDSXSR" w:date="2026-10-29T18:27:03Z">
        <w:r>
          <w:rPr>
            <w:rFonts w:ascii="Arial" w:hAnsi="Arial" w:cs="Arial"/>
            <w:color w:val="595959"/>
            <w:sz w:val="28"/>
            <w:szCs w:val="28"/>
          </w:rPr>
          <w:delText xml:space="preserve">pleiteando</w:delText>
        </w:r>
      </w:del>
      <w:ins w:id="1023" w:author="Assessor GDSXSR" w:date="2026-10-29T18:27:03Z">
        <w:r>
          <w:rPr>
            <w:rFonts w:ascii="Arial" w:hAnsi="Arial" w:cs="Arial"/>
            <w:color w:val="808080"/>
            <w:sz w:val="28"/>
            <w:szCs w:val="28"/>
          </w:rPr>
          <w:t xml:space="preserve">visando</w:t>
        </w:r>
      </w:ins>
      <w:r>
        <w:rPr>
          <w:rFonts w:ascii="Arial" w:hAnsi="Arial" w:cs="Arial"/>
          <w:color w:val="595959"/>
          <w:sz w:val="28"/>
          <w:szCs w:val="28"/>
        </w:rPr>
        <w:t xml:space="preserve"> </w:t>
      </w:r>
      <w:del w:id="1024" w:author="Assessor GDSXSR" w:date="2026-10-29T18:27:03Z">
        <w:r>
          <w:rPr>
            <w:rFonts w:ascii="Arial" w:hAnsi="Arial" w:cs="Arial"/>
            <w:color w:val="595959"/>
            <w:sz w:val="28"/>
            <w:szCs w:val="28"/>
          </w:rPr>
          <w:delText xml:space="preserve">a</w:delText>
        </w:r>
      </w:del>
      <w:ins w:id="1025" w:author="Assessor GDSXSR" w:date="2026-10-29T18:27:03Z">
        <w:r>
          <w:rPr>
            <w:rFonts w:ascii="Arial" w:hAnsi="Arial" w:cs="Arial"/>
            <w:color w:val="808080"/>
            <w:sz w:val="28"/>
            <w:szCs w:val="28"/>
          </w:rPr>
          <w:t xml:space="preserve">à</w:t>
        </w:r>
      </w:ins>
      <w:r>
        <w:rPr>
          <w:rFonts w:ascii="Arial" w:hAnsi="Arial" w:cs="Arial"/>
          <w:color w:val="595959"/>
          <w:sz w:val="28"/>
          <w:szCs w:val="28"/>
        </w:rPr>
        <w:t xml:space="preserve"> satisfação de crédito</w:t>
      </w:r>
      <w:del w:id="1026" w:author="Assessor GDSXSR" w:date="2026-10-29T18:27:03Z">
        <w:r>
          <w:rPr>
            <w:rFonts w:ascii="Arial" w:hAnsi="Arial" w:cs="Arial"/>
            <w:color w:val="595959"/>
            <w:sz w:val="28"/>
            <w:szCs w:val="28"/>
          </w:rPr>
          <w:delText xml:space="preserve"> de R$ 28.840,51,</w:delText>
        </w:r>
      </w:del>
      <w:r>
        <w:rPr>
          <w:rFonts w:ascii="Arial" w:hAnsi="Arial" w:cs="Arial"/>
          <w:color w:val="595959"/>
          <w:sz w:val="28"/>
          <w:szCs w:val="28"/>
        </w:rPr>
        <w:t xml:space="preserve"> representado por títulos emitidos em favor da exequente</w:t>
      </w:r>
      <w:ins w:id="1027" w:author="Assessor GDSXSR" w:date="2026-10-29T18:27:03Z">
        <w:r>
          <w:rPr>
            <w:rFonts w:ascii="Arial" w:hAnsi="Arial" w:cs="Arial"/>
            <w:color w:val="808080"/>
            <w:sz w:val="28"/>
            <w:szCs w:val="28"/>
          </w:rPr>
          <w:t xml:space="preserve"> (R$ 28</w:t>
        </w:r>
      </w:ins>
      <w:r>
        <w:rPr>
          <w:rFonts w:ascii="Arial" w:hAnsi="Arial" w:cs="Arial"/>
          <w:color w:val="595959"/>
          <w:sz w:val="28"/>
          <w:szCs w:val="28"/>
        </w:rPr>
        <w:t xml:space="preserve">.</w:t>
      </w:r>
      <w:commentRangeEnd w:id="2"/>
      <w:r>
        <w:rPr>
          <w:rStyle w:val="CommentReference"/>
        </w:rPr>
        <w:commentReference w:id="2"/>
      </w:r>
      <w:ins w:id="1028" w:author="Assessor GDSXSR" w:date="2026-10-29T18:27:03Z">
        <w:r>
          <w:rPr>
            <w:rFonts w:ascii="Arial" w:hAnsi="Arial" w:cs="Arial"/>
            <w:color w:val="808080"/>
            <w:sz w:val="28"/>
            <w:szCs w:val="28"/>
          </w:rPr>
          <w:t xml:space="preserve">840,51).</w:t>
        </w:r>
      </w:ins>
    </w:p>
    <w:p w14:paraId="6E3F89D4" w14:textId="77777777" w:rsidR="008D07FC" w:rsidRDefault="00A4543F">
      <w:pPr>
        <w:spacing w:after="0" w:line="360" w:lineRule="auto"/>
        <w:jc w:val="both"/>
        <w:rPr>
          <w:rFonts w:ascii="Arial" w:hAnsi="Arial" w:cs="Arial"/>
          <w:color w:val="595959"/>
          <w:sz w:val="28"/>
          <w:szCs w:val="28"/>
        </w:rPr>
      </w:pPr>
      <w:r>
        <w:rPr>
          <w:rFonts w:ascii="Arial" w:hAnsi="Arial" w:cs="Arial"/>
          <w:color w:val="595959"/>
          <w:sz w:val="28"/>
          <w:szCs w:val="28"/>
        </w:rPr>
        <w:t xml:space="preserve">2. A decisão agravada indeferiu a renovação da pesquisa de ativos financeiros pelo sistema SISBAJUD, na modalidade reiterada (“teimosinha”), ao fundamento de que a pesquisa anterior foi </w:t>
      </w:r>
      <w:r>
        <w:rPr>
          <w:rFonts w:ascii="Arial" w:hAnsi="Arial" w:cs="Arial"/>
          <w:color w:val="595959"/>
          <w:sz w:val="28"/>
          <w:szCs w:val="28"/>
        </w:rPr>
        <w:lastRenderedPageBreak/>
        <w:t>infrutífera e de que inexistem elementos concretos de alteração da situação patrimonial da executada.</w:t>
      </w:r>
    </w:p>
    <w:p w14:paraId="169778EA" w14:textId="6ED24CC9" w:rsidR="008D07FC" w:rsidRDefault="00A4543F">
      <w:pPr>
        <w:spacing w:after="0" w:line="360" w:lineRule="auto"/>
        <w:jc w:val="both"/>
        <w:rPr>
          <w:rFonts w:ascii="Arial" w:hAnsi="Arial" w:cs="Arial"/>
          <w:color w:val="595959"/>
          <w:sz w:val="28"/>
          <w:szCs w:val="28"/>
        </w:rPr>
      </w:pPr>
      <w:r>
        <w:rPr>
          <w:rFonts w:ascii="Arial" w:hAnsi="Arial" w:cs="Arial"/>
          <w:color w:val="595959"/>
          <w:sz w:val="28"/>
          <w:szCs w:val="28"/>
        </w:rPr>
        <w:t>3. A exequente agrava requerendo a realização de pesquisa e penhora de ativos financeiros pelo SISBAJUD, na modalidade reiterada por 30 dias, ao sustentar que o lapso temporal transcorrido justifica a renovação das pesquisas, que o indeferimento foi fundamentado de forma genérica e que a modalidade reiterada é medida legítima e adequada à localização de ativos financeiros.</w:t>
      </w:r>
    </w:p>
    <w:p w14:paraId="4C0655E4" w14:textId="77777777" w:rsidR="008D07FC" w:rsidRDefault="00A4543F">
      <w:pPr>
        <w:spacing w:after="0" w:line="360" w:lineRule="auto"/>
        <w:jc w:val="both"/>
        <w:rPr>
          <w:rFonts w:ascii="Arial" w:hAnsi="Arial" w:cs="Arial"/>
          <w:color w:val="595959"/>
          <w:sz w:val="28"/>
          <w:szCs w:val="28"/>
        </w:rPr>
      </w:pPr>
      <w:r>
        <w:rPr>
          <w:rFonts w:ascii="Arial" w:hAnsi="Arial" w:cs="Arial"/>
          <w:b/>
          <w:bCs/>
          <w:color w:val="595959"/>
          <w:sz w:val="28"/>
          <w:szCs w:val="28"/>
        </w:rPr>
        <w:t>II. Questão em discussão</w:t>
      </w:r>
    </w:p>
    <w:p w14:paraId="2A19DE1A" w14:textId="1AD99A05" w:rsidR="008D07FC" w:rsidRDefault="00A4543F">
      <w:pPr>
        <w:spacing w:after="0" w:line="360" w:lineRule="auto"/>
        <w:jc w:val="both"/>
        <w:rPr>
          <w:rFonts w:ascii="Arial" w:hAnsi="Arial" w:cs="Arial"/>
          <w:color w:val="595959"/>
          <w:sz w:val="28"/>
          <w:szCs w:val="28"/>
        </w:rPr>
      </w:pPr>
      <w:r>
        <w:rPr>
          <w:rFonts w:ascii="Arial" w:hAnsi="Arial" w:cs="Arial"/>
          <w:color w:val="595959"/>
          <w:sz w:val="28"/>
          <w:szCs w:val="28"/>
        </w:rPr>
        <w:t xml:space="preserve">4. </w:t>
      </w:r>
      <w:r>
        <w:rPr>
          <w:rFonts w:ascii="Arial" w:hAnsi="Arial" w:cs="Arial"/>
          <w:color w:val="595959"/>
          <w:sz w:val="28"/>
          <w:szCs w:val="28"/>
        </w:rPr>
        <w:t xml:space="preserve">A questão</w:t>
      </w:r>
      <w:r>
        <w:rPr>
          <w:rFonts w:ascii="Arial" w:hAnsi="Arial" w:cs="Arial"/>
          <w:color w:val="595959"/>
          <w:sz w:val="28"/>
          <w:szCs w:val="28"/>
        </w:rPr>
        <w:t xml:space="preserve"> em discussão</w:t>
      </w:r>
      <w:r>
        <w:rPr>
          <w:rFonts w:ascii="Arial" w:hAnsi="Arial" w:cs="Arial"/>
          <w:color w:val="595959"/>
          <w:sz w:val="28"/>
          <w:szCs w:val="28"/>
        </w:rPr>
        <w:t xml:space="preserve"> consiste</w:t>
      </w:r>
      <w:r>
        <w:rPr>
          <w:rFonts w:ascii="Arial" w:hAnsi="Arial" w:cs="Arial"/>
          <w:color w:val="595959"/>
          <w:sz w:val="28"/>
          <w:szCs w:val="28"/>
        </w:rPr>
        <w:t xml:space="preserve"> em saber se o decurso de prazo superior a um ano desde a última pesquisa autoriza a renovação da consulta ao SISBAJUD, na modalidade reiterada, independentemente de prova de alteração da situação econômica </w:t>
      </w:r>
      <w:del w:id="1029" w:author="Assessor GDSXSR" w:date="2026-10-29T18:27:03Z">
        <w:r>
          <w:rPr>
            <w:rFonts w:ascii="Arial" w:hAnsi="Arial" w:cs="Arial"/>
            <w:color w:val="595959"/>
            <w:sz w:val="28"/>
            <w:szCs w:val="28"/>
          </w:rPr>
          <w:delText xml:space="preserve">do</w:delText>
        </w:r>
      </w:del>
      <w:ins w:id="1030" w:author="Assessor GDSXSR" w:date="2026-10-29T18:27:03Z">
        <w:r>
          <w:rPr>
            <w:rFonts w:ascii="Arial" w:hAnsi="Arial" w:cs="Arial"/>
            <w:color w:val="808080"/>
            <w:sz w:val="28"/>
            <w:szCs w:val="28"/>
          </w:rPr>
          <w:t xml:space="preserve">da</w:t>
        </w:r>
      </w:ins>
      <w:r>
        <w:rPr>
          <w:rFonts w:ascii="Arial" w:hAnsi="Arial" w:cs="Arial"/>
          <w:color w:val="595959"/>
          <w:sz w:val="28"/>
          <w:szCs w:val="28"/>
        </w:rPr>
        <w:t xml:space="preserve"> </w:t>
      </w:r>
      <w:del w:id="1031" w:author="Assessor GDSXSR" w:date="2026-10-29T18:27:03Z">
        <w:r>
          <w:rPr>
            <w:rFonts w:ascii="Arial" w:hAnsi="Arial" w:cs="Arial"/>
            <w:color w:val="595959"/>
            <w:sz w:val="28"/>
            <w:szCs w:val="28"/>
          </w:rPr>
          <w:delText xml:space="preserve">executado</w:delText>
        </w:r>
      </w:del>
      <w:ins w:id="1032" w:author="Assessor GDSXSR" w:date="2026-10-29T18:27:03Z">
        <w:r>
          <w:rPr>
            <w:rFonts w:ascii="Arial" w:hAnsi="Arial" w:cs="Arial"/>
            <w:color w:val="808080"/>
            <w:sz w:val="28"/>
            <w:szCs w:val="28"/>
          </w:rPr>
          <w:t xml:space="preserve">executada</w:t>
        </w:r>
      </w:ins>
      <w:r>
        <w:rPr>
          <w:rFonts w:ascii="Arial" w:hAnsi="Arial" w:cs="Arial"/>
          <w:color w:val="595959"/>
          <w:sz w:val="28"/>
          <w:szCs w:val="28"/>
        </w:rPr>
        <w:t xml:space="preserve">.</w:t>
      </w:r>
    </w:p>
    <w:p w14:paraId="3D6A4FDB" w14:textId="77777777" w:rsidR="008D07FC" w:rsidRDefault="00A4543F">
      <w:pPr>
        <w:spacing w:after="0" w:line="360" w:lineRule="auto"/>
        <w:jc w:val="both"/>
        <w:rPr>
          <w:rFonts w:ascii="Arial" w:hAnsi="Arial" w:cs="Arial"/>
          <w:color w:val="595959"/>
          <w:sz w:val="28"/>
          <w:szCs w:val="28"/>
        </w:rPr>
      </w:pPr>
      <w:r>
        <w:rPr>
          <w:rFonts w:ascii="Arial" w:hAnsi="Arial" w:cs="Arial"/>
          <w:b/>
          <w:bCs/>
          <w:color w:val="595959"/>
          <w:sz w:val="28"/>
          <w:szCs w:val="28"/>
        </w:rPr>
        <w:t>III. Razões de decidir</w:t>
      </w:r>
    </w:p>
    <w:p w14:paraId="66F1AB75" w14:textId="1B9A3D97" w:rsidR="008D07FC" w:rsidRDefault="00B34CC8">
      <w:pPr>
        <w:spacing w:after="0" w:line="360" w:lineRule="auto"/>
        <w:jc w:val="both"/>
        <w:rPr>
          <w:rFonts w:ascii="Arial" w:hAnsi="Arial" w:cs="Arial"/>
          <w:color w:val="595959"/>
          <w:sz w:val="28"/>
          <w:szCs w:val="28"/>
        </w:rPr>
      </w:pPr>
      <w:r w:rsidRPr="00B34CC8">
        <w:rPr>
          <w:rFonts w:ascii="Arial" w:hAnsi="Arial" w:cs="Arial"/>
          <w:color w:val="595959"/>
          <w:sz w:val="28"/>
          <w:szCs w:val="28"/>
        </w:rPr>
        <w:t>5. O transcurso de prazo superior a um ano desde a última pesquisa patrimonial pelo SISBAJUD (09/07/2025) constitui critério objetivo suficiente para justificar nova consulta, dispensada a prova de modificação da situação econômica do executado, diante da dinamicidade das relações financeiras.</w:t>
      </w:r>
    </w:p>
    <w:p w14:paraId="604BA408" w14:textId="1F4737FB" w:rsidR="008D07FC" w:rsidRDefault="00B34CC8">
      <w:pPr>
        <w:spacing w:after="0" w:line="360" w:lineRule="auto"/>
        <w:jc w:val="both"/>
        <w:rPr>
          <w:rFonts w:ascii="Arial" w:hAnsi="Arial" w:cs="Arial"/>
          <w:color w:val="595959"/>
          <w:sz w:val="28"/>
          <w:szCs w:val="28"/>
        </w:rPr>
      </w:pPr>
      <w:r w:rsidRPr="00B34CC8">
        <w:rPr>
          <w:rFonts w:ascii="Arial" w:hAnsi="Arial" w:cs="Arial"/>
          <w:color w:val="595959"/>
          <w:sz w:val="28"/>
          <w:szCs w:val="28"/>
        </w:rPr>
        <w:t>6. A funcionalidade de repetição</w:t>
      </w:r>
      <w:r>
        <w:rPr>
          <w:rFonts w:ascii="Arial" w:hAnsi="Arial" w:cs="Arial"/>
          <w:color w:val="595959"/>
          <w:sz w:val="28"/>
          <w:szCs w:val="28"/>
        </w:rPr>
        <w:t xml:space="preserve"> programada da ordem de bloqueio de ativos financeiros, conhecida como “teimosinha”, racionaliza a administração dos serviços judiciários e agrega efetividade à execução, de modo que a rotina cartorária não justifica o seu indeferimento.</w:t>
      </w:r>
    </w:p>
    <w:p w14:paraId="50E0C2C3" w14:textId="77777777" w:rsidR="008D07FC" w:rsidRDefault="00A4543F">
      <w:pPr>
        <w:spacing w:after="0" w:line="360" w:lineRule="auto"/>
        <w:jc w:val="both"/>
        <w:rPr>
          <w:rFonts w:ascii="Arial" w:hAnsi="Arial" w:cs="Arial"/>
          <w:color w:val="595959"/>
          <w:sz w:val="28"/>
          <w:szCs w:val="28"/>
        </w:rPr>
      </w:pPr>
      <w:r>
        <w:rPr>
          <w:rFonts w:ascii="Arial" w:hAnsi="Arial" w:cs="Arial"/>
          <w:b/>
          <w:bCs/>
          <w:color w:val="595959"/>
          <w:sz w:val="28"/>
          <w:szCs w:val="28"/>
        </w:rPr>
        <w:t>IV. Dispositivo</w:t>
      </w:r>
    </w:p>
    <w:p w14:paraId="599C9658" w14:textId="733D7864" w:rsidR="008D07FC" w:rsidRDefault="00B34CC8">
      <w:pPr>
        <w:spacing w:after="0" w:line="360" w:lineRule="auto"/>
        <w:jc w:val="both"/>
        <w:rPr>
          <w:rFonts w:ascii="Arial" w:hAnsi="Arial" w:cs="Arial"/>
          <w:color w:val="595959"/>
          <w:sz w:val="28"/>
          <w:szCs w:val="28"/>
        </w:rPr>
      </w:pPr>
      <w:commentRangeStart w:id="3"/>
      <w:r>
        <w:rPr>
          <w:rFonts w:ascii="Arial" w:hAnsi="Arial" w:cs="Arial"/>
          <w:color w:val="595959"/>
          <w:sz w:val="28"/>
          <w:szCs w:val="28"/>
        </w:rPr>
        <w:t xml:space="preserve">7. Deu-se provimento ao agravo de instru</w:t>
      </w:r>
      <w:r>
        <w:rPr>
          <w:rFonts w:ascii="Arial" w:hAnsi="Arial" w:cs="Arial"/>
          <w:color w:val="595959"/>
          <w:sz w:val="28"/>
          <w:szCs w:val="28"/>
        </w:rPr>
        <w:t xml:space="preserve">mento</w:t>
      </w:r>
      <w:ins w:id="1033" w:author="Assessor GDSXSR" w:date="2026-10-29T18:27:03Z">
        <w:r>
          <w:rPr>
            <w:rFonts w:ascii="Arial" w:hAnsi="Arial" w:cs="Arial"/>
            <w:color w:val="808080"/>
            <w:sz w:val="28"/>
            <w:szCs w:val="28"/>
          </w:rPr>
          <w:t xml:space="preserve"> da exequente</w:t>
        </w:r>
      </w:ins>
      <w:r>
        <w:rPr>
          <w:rFonts w:ascii="Arial" w:hAnsi="Arial" w:cs="Arial"/>
          <w:color w:val="595959"/>
          <w:sz w:val="28"/>
          <w:szCs w:val="28"/>
        </w:rPr>
        <w:t xml:space="preserve"> para determinar a realização de pesquisa e eventual bloqueio de ativos financeiros em </w:t>
      </w:r>
      <w:r>
        <w:rPr>
          <w:rFonts w:ascii="Arial" w:hAnsi="Arial" w:cs="Arial"/>
          <w:color w:val="595959"/>
          <w:sz w:val="28"/>
          <w:szCs w:val="28"/>
        </w:rPr>
        <w:t xml:space="preserve">nome da executada no sistema SISBAJUD, na modalidade reiterada por 30 dias.</w:t>
      </w:r>
      <w:commentRangeEnd w:id="3"/>
      <w:r>
        <w:rPr>
          <w:rStyle w:val="CommentReference"/>
        </w:rPr>
        <w:commentReference w:id="3"/>
      </w:r>
    </w:p>
    <w:p w14:paraId="67409033" w14:textId="77777777" w:rsidR="008D07FC" w:rsidRDefault="00A4543F">
      <w:pPr>
        <w:keepNext/>
        <w:spacing w:after="0" w:line="360" w:lineRule="auto"/>
        <w:rPr>
          <w:rFonts w:ascii="Arial" w:hAnsi="Arial" w:cs="Arial"/>
          <w:color w:val="595959"/>
          <w:sz w:val="28"/>
          <w:szCs w:val="28"/>
        </w:rPr>
      </w:pPr>
      <w:r>
        <w:rPr>
          <w:rFonts w:ascii="Arial" w:hAnsi="Arial" w:cs="Arial"/>
          <w:color w:val="595959"/>
          <w:sz w:val="28"/>
          <w:szCs w:val="28"/>
        </w:rPr>
        <w:t>__________</w:t>
      </w:r>
    </w:p>
    <w:p w14:paraId="32E8D363" w14:textId="77777777" w:rsidR="008D07FC" w:rsidRDefault="00A4543F">
      <w:pPr>
        <w:keepNext/>
        <w:spacing w:after="0" w:line="360" w:lineRule="auto"/>
        <w:jc w:val="both"/>
        <w:rPr>
          <w:rFonts w:ascii="Arial" w:hAnsi="Arial" w:cs="Arial"/>
          <w:color w:val="595959"/>
          <w:sz w:val="26"/>
          <w:szCs w:val="26"/>
        </w:rPr>
      </w:pPr>
      <w:r>
        <w:rPr>
          <w:rFonts w:ascii="Arial" w:hAnsi="Arial" w:cs="Arial"/>
          <w:i/>
          <w:iCs/>
          <w:color w:val="595959"/>
          <w:sz w:val="26"/>
          <w:szCs w:val="26"/>
        </w:rPr>
        <w:t>Dispositivos relevantes citados:</w:t>
      </w:r>
      <w:r>
        <w:rPr>
          <w:rFonts w:ascii="Arial" w:hAnsi="Arial" w:cs="Arial"/>
          <w:color w:val="595959"/>
          <w:sz w:val="26"/>
          <w:szCs w:val="26"/>
        </w:rPr>
        <w:t xml:space="preserve"> CPC, art. 854.</w:t>
      </w:r>
    </w:p>
    <w:p w14:paraId="29025528" w14:textId="436330A2" w:rsidR="008D07FC" w:rsidRDefault="00A4543F">
      <w:pPr>
        <w:spacing w:after="0" w:line="360" w:lineRule="auto"/>
        <w:jc w:val="both"/>
        <w:rPr>
          <w:rFonts w:ascii="Arial" w:hAnsi="Arial" w:cs="Arial"/>
          <w:color w:val="595959"/>
          <w:sz w:val="26"/>
          <w:szCs w:val="26"/>
        </w:rPr>
      </w:pPr>
      <w:commentRangeStart w:id="4"/>
      <w:r>
        <w:rPr>
          <w:rFonts w:ascii="Arial" w:hAnsi="Arial" w:cs="Arial"/>
          <w:i/>
          <w:iCs/>
          <w:color w:val="595959"/>
          <w:sz w:val="26"/>
          <w:szCs w:val="26"/>
        </w:rPr>
        <w:t xml:space="preserve">Jurisprudência relevante citada:</w:t>
      </w:r>
      <w:r>
        <w:rPr>
          <w:rFonts w:ascii="Arial" w:hAnsi="Arial" w:cs="Arial"/>
          <w:color w:val="595959"/>
          <w:sz w:val="26"/>
          <w:szCs w:val="26"/>
        </w:rPr>
        <w:t xml:space="preserve"> TJDFT, Acórdão nº 1990502, AGI nº 0700850-70.2025.8.07.0000, Rel. Aiston Henrique de Sousa, 4ª Turma Cível, j. 10/04/2025, DJe 07/05/2025; TJDFT, Acórdão nº </w:t>
      </w:r>
      <w:del w:id="1034" w:author="Assessor GDSXSR" w:date="2026-10-29T18:27:03Z">
        <w:r>
          <w:rPr>
            <w:rFonts w:ascii="Arial" w:hAnsi="Arial" w:cs="Arial"/>
            <w:color w:val="595959"/>
            <w:sz w:val="26"/>
            <w:szCs w:val="26"/>
          </w:rPr>
          <w:delText xml:space="preserve">2102603, AGI nº 0742673-24.2025.8.07.0000, Rel. Edi Maria Coutinho Bizzi, 4ª Turma Cível, j. 11/03/2026, DJe 31/03/2026; TJDFT, Acórdão nº 2102477, AGI nº 0745916-73.2025.8.07.0000, Rel. Aiston Henrique de Sousa, 4ª Turma Cível, j. 11/03/2026, DJe 31/03/2026; TJDFT, Acórdão nº </w:delText>
        </w:r>
      </w:del>
      <w:r>
        <w:rPr>
          <w:rFonts w:ascii="Arial" w:hAnsi="Arial" w:cs="Arial"/>
          <w:color w:val="595959"/>
          <w:sz w:val="26"/>
          <w:szCs w:val="26"/>
        </w:rPr>
        <w:t xml:space="preserve">2087914, AGI nº 0737001-35.2025.8.07.0000, Rel. James Eduardo Oliveira, 4ª T</w:t>
      </w:r>
      <w:r>
        <w:rPr>
          <w:rFonts w:ascii="Arial" w:hAnsi="Arial" w:cs="Arial"/>
          <w:color w:val="595959"/>
          <w:sz w:val="26"/>
          <w:szCs w:val="26"/>
        </w:rPr>
        <w:t xml:space="preserve">urma Cível, j. 05/02/2026, DJe 16/03/2026.</w:t>
      </w:r>
      <w:commentRangeEnd w:id="4"/>
      <w:r>
        <w:rPr>
          <w:rStyle w:val="CommentReference"/>
        </w:rPr>
        <w:commentReference w:id="4"/>
      </w:r>
    </w:p>
    <w:p w14:paraId="5989B15A" w14:textId="77777777" w:rsidR="008D07FC" w:rsidRDefault="008D07FC">
      <w:pPr>
        <w:spacing w:after="0" w:line="360" w:lineRule="auto"/>
        <w:jc w:val="both"/>
        <w:rPr>
          <w:rFonts w:ascii="Arial" w:hAnsi="Arial" w:cs="Arial"/>
          <w:color w:val="595959"/>
          <w:sz w:val="28"/>
          <w:szCs w:val="28"/>
        </w:rPr>
      </w:pPr>
    </w:p>
    <w:p w14:paraId="1265B106" w14:textId="77777777" w:rsidR="008D07FC" w:rsidRDefault="00A4543F">
      <w:pPr>
        <w:spacing w:after="0" w:line="360" w:lineRule="auto"/>
        <w:rPr>
          <w:rFonts w:ascii="Arial" w:hAnsi="Arial" w:cs="Arial"/>
          <w:color w:val="FF0000"/>
          <w:sz w:val="28"/>
          <w:szCs w:val="28"/>
        </w:rPr>
      </w:pPr>
      <w:r>
        <w:rPr>
          <w:rFonts w:ascii="Arial" w:hAnsi="Arial" w:cs="Arial"/>
          <w:b/>
          <w:bCs/>
          <w:color w:val="FF0000"/>
          <w:sz w:val="28"/>
          <w:szCs w:val="28"/>
          <w:highlight w:val="yellow"/>
        </w:rPr>
        <w:t>RESUMO DA DECISÃO INTERLOCUTÓRIA</w:t>
      </w:r>
    </w:p>
    <w:p w14:paraId="6244F929" w14:textId="77777777" w:rsidR="008D07FC" w:rsidRDefault="00A4543F">
      <w:pPr>
        <w:spacing w:after="0" w:line="360" w:lineRule="auto"/>
        <w:jc w:val="both"/>
        <w:rPr>
          <w:rFonts w:ascii="Arial" w:hAnsi="Arial" w:cs="Arial"/>
          <w:color w:val="FF0000"/>
          <w:sz w:val="28"/>
          <w:szCs w:val="28"/>
        </w:rPr>
      </w:pPr>
      <w:r>
        <w:rPr>
          <w:rFonts w:ascii="Arial" w:hAnsi="Arial" w:cs="Arial"/>
          <w:color w:val="FF0000"/>
          <w:sz w:val="28"/>
          <w:szCs w:val="28"/>
        </w:rPr>
        <w:t>I. RAZÕES DE DECIDIR</w:t>
      </w:r>
    </w:p>
    <w:p w14:paraId="0B178CC3" w14:textId="77777777" w:rsidR="008D07FC" w:rsidRPr="00156BB1" w:rsidRDefault="00A4543F">
      <w:pPr>
        <w:spacing w:after="0" w:line="360" w:lineRule="auto"/>
        <w:jc w:val="both"/>
        <w:rPr>
          <w:rFonts w:ascii="Arial" w:hAnsi="Arial" w:cs="Arial"/>
          <w:b/>
          <w:color w:val="FF0000"/>
          <w:sz w:val="28"/>
          <w:szCs w:val="28"/>
        </w:rPr>
      </w:pPr>
      <w:r w:rsidRPr="00156BB1">
        <w:rPr>
          <w:rFonts w:ascii="Arial" w:hAnsi="Arial" w:cs="Arial"/>
          <w:b/>
          <w:color w:val="FF0000"/>
          <w:sz w:val="28"/>
          <w:szCs w:val="28"/>
        </w:rPr>
        <w:t>Pesquisa anterior infrutífera</w:t>
      </w:r>
    </w:p>
    <w:p w14:paraId="217FD9C7" w14:textId="77777777" w:rsidR="008D07FC" w:rsidRDefault="00A4543F">
      <w:pPr>
        <w:spacing w:after="0" w:line="360" w:lineRule="auto"/>
        <w:jc w:val="both"/>
        <w:rPr>
          <w:rFonts w:ascii="Arial" w:hAnsi="Arial" w:cs="Arial"/>
          <w:color w:val="FF0000"/>
          <w:sz w:val="28"/>
          <w:szCs w:val="28"/>
        </w:rPr>
      </w:pPr>
      <w:r w:rsidRPr="00156BB1">
        <w:rPr>
          <w:rFonts w:ascii="Arial" w:hAnsi="Arial" w:cs="Arial"/>
          <w:b/>
          <w:color w:val="FF0000"/>
          <w:sz w:val="28"/>
          <w:szCs w:val="28"/>
        </w:rPr>
        <w:t>1.</w:t>
      </w:r>
      <w:r>
        <w:rPr>
          <w:rFonts w:ascii="Arial" w:hAnsi="Arial" w:cs="Arial"/>
          <w:color w:val="FF0000"/>
          <w:sz w:val="28"/>
          <w:szCs w:val="28"/>
        </w:rPr>
        <w:t xml:space="preserve"> Entendeu que a pesquisa anterior pelo SISBAJUD foi infrutífera, o que não indica probabilidade concreta de resultado útil na reiteração automática da medida.</w:t>
      </w:r>
    </w:p>
    <w:p w14:paraId="40D25EF7" w14:textId="77777777" w:rsidR="008D07FC" w:rsidRPr="00156BB1" w:rsidRDefault="00A4543F">
      <w:pPr>
        <w:spacing w:after="0" w:line="360" w:lineRule="auto"/>
        <w:jc w:val="both"/>
        <w:rPr>
          <w:rFonts w:ascii="Arial" w:hAnsi="Arial" w:cs="Arial"/>
          <w:b/>
          <w:color w:val="FF0000"/>
          <w:sz w:val="28"/>
          <w:szCs w:val="28"/>
        </w:rPr>
      </w:pPr>
      <w:r w:rsidRPr="00156BB1">
        <w:rPr>
          <w:rFonts w:ascii="Arial" w:hAnsi="Arial" w:cs="Arial"/>
          <w:b/>
          <w:color w:val="FF0000"/>
          <w:sz w:val="28"/>
          <w:szCs w:val="28"/>
        </w:rPr>
        <w:t>Juízo de adequação da modalidade reiterada</w:t>
      </w:r>
    </w:p>
    <w:p w14:paraId="619201FF" w14:textId="77777777" w:rsidR="008D07FC" w:rsidRDefault="00A4543F">
      <w:pPr>
        <w:spacing w:after="0" w:line="360" w:lineRule="auto"/>
        <w:jc w:val="both"/>
        <w:rPr>
          <w:rFonts w:ascii="Arial" w:hAnsi="Arial" w:cs="Arial"/>
          <w:color w:val="FF0000"/>
          <w:sz w:val="28"/>
          <w:szCs w:val="28"/>
        </w:rPr>
      </w:pPr>
      <w:r w:rsidRPr="00156BB1">
        <w:rPr>
          <w:rFonts w:ascii="Arial" w:hAnsi="Arial" w:cs="Arial"/>
          <w:b/>
          <w:color w:val="FF0000"/>
          <w:sz w:val="28"/>
          <w:szCs w:val="28"/>
        </w:rPr>
        <w:t>2.</w:t>
      </w:r>
      <w:r>
        <w:rPr>
          <w:rFonts w:ascii="Arial" w:hAnsi="Arial" w:cs="Arial"/>
          <w:color w:val="FF0000"/>
          <w:sz w:val="28"/>
          <w:szCs w:val="28"/>
        </w:rPr>
        <w:t xml:space="preserve"> Afirmou que a busca automaticamente reiterada pressupõe elementos que indiquem a probabilidade de êxito da medida, não bastando a existência de débito pendente.</w:t>
      </w:r>
    </w:p>
    <w:p w14:paraId="39636C6D" w14:textId="77777777" w:rsidR="008D07FC" w:rsidRPr="00156BB1" w:rsidRDefault="00A4543F">
      <w:pPr>
        <w:spacing w:after="0" w:line="360" w:lineRule="auto"/>
        <w:jc w:val="both"/>
        <w:rPr>
          <w:rFonts w:ascii="Arial" w:hAnsi="Arial" w:cs="Arial"/>
          <w:b/>
          <w:color w:val="FF0000"/>
          <w:sz w:val="28"/>
          <w:szCs w:val="28"/>
        </w:rPr>
      </w:pPr>
      <w:r w:rsidRPr="00156BB1">
        <w:rPr>
          <w:rFonts w:ascii="Arial" w:hAnsi="Arial" w:cs="Arial"/>
          <w:b/>
          <w:color w:val="FF0000"/>
          <w:sz w:val="28"/>
          <w:szCs w:val="28"/>
        </w:rPr>
        <w:t>Racionalidade administrativa</w:t>
      </w:r>
    </w:p>
    <w:p w14:paraId="364374CE" w14:textId="7D514153" w:rsidR="008D07FC" w:rsidRDefault="00A4543F">
      <w:pPr>
        <w:spacing w:after="0" w:line="360" w:lineRule="auto"/>
        <w:jc w:val="both"/>
        <w:rPr>
          <w:rFonts w:ascii="Arial" w:hAnsi="Arial" w:cs="Arial"/>
          <w:color w:val="FF0000"/>
          <w:sz w:val="28"/>
          <w:szCs w:val="28"/>
        </w:rPr>
      </w:pPr>
      <w:r w:rsidRPr="00156BB1">
        <w:rPr>
          <w:rFonts w:ascii="Arial" w:hAnsi="Arial" w:cs="Arial"/>
          <w:b/>
          <w:color w:val="FF0000"/>
          <w:sz w:val="28"/>
          <w:szCs w:val="28"/>
        </w:rPr>
        <w:t>3.</w:t>
      </w:r>
      <w:r>
        <w:rPr>
          <w:rFonts w:ascii="Arial" w:hAnsi="Arial" w:cs="Arial"/>
          <w:color w:val="FF0000"/>
          <w:sz w:val="28"/>
          <w:szCs w:val="28"/>
        </w:rPr>
        <w:t xml:space="preserve"> Considerou que cada dia de reiteração gera protocolo próprio, a exigir atuação cartorária sucessiva, incompatível com o acervo e o quadro de servidores da vara.</w:t>
      </w:r>
    </w:p>
    <w:p w14:paraId="54E4C931" w14:textId="77777777" w:rsidR="008D07FC" w:rsidRPr="00156BB1" w:rsidRDefault="00A4543F">
      <w:pPr>
        <w:spacing w:after="0" w:line="360" w:lineRule="auto"/>
        <w:jc w:val="both"/>
        <w:rPr>
          <w:rFonts w:ascii="Arial" w:hAnsi="Arial" w:cs="Arial"/>
          <w:b/>
          <w:color w:val="FF0000"/>
          <w:sz w:val="28"/>
          <w:szCs w:val="28"/>
        </w:rPr>
      </w:pPr>
      <w:r w:rsidRPr="00156BB1">
        <w:rPr>
          <w:rFonts w:ascii="Arial" w:hAnsi="Arial" w:cs="Arial"/>
          <w:b/>
          <w:color w:val="FF0000"/>
          <w:sz w:val="28"/>
          <w:szCs w:val="28"/>
        </w:rPr>
        <w:t>Ônus do credor</w:t>
      </w:r>
    </w:p>
    <w:p w14:paraId="68074C24" w14:textId="77777777" w:rsidR="008D07FC" w:rsidRDefault="00A4543F">
      <w:pPr>
        <w:spacing w:after="0" w:line="360" w:lineRule="auto"/>
        <w:jc w:val="both"/>
        <w:rPr>
          <w:rFonts w:ascii="Arial" w:hAnsi="Arial" w:cs="Arial"/>
          <w:color w:val="FF0000"/>
          <w:sz w:val="28"/>
          <w:szCs w:val="28"/>
        </w:rPr>
      </w:pPr>
      <w:commentRangeStart w:id="5"/>
      <w:r>
        <w:rPr>
          <w:rFonts w:ascii="Arial" w:hAnsi="Arial" w:cs="Arial"/>
          <w:b/>
          <w:color w:val="FF0000"/>
          <w:sz w:val="28"/>
          <w:szCs w:val="28"/>
        </w:rPr>
        <w:t xml:space="preserve">4.</w:t>
      </w:r>
      <w:r>
        <w:rPr>
          <w:rFonts w:ascii="Arial" w:hAnsi="Arial" w:cs="Arial"/>
          <w:color w:val="FF0000"/>
          <w:sz w:val="28"/>
          <w:szCs w:val="28"/>
        </w:rPr>
        <w:t xml:space="preserve"> Afirmou que a pesquisa </w:t>
      </w:r>
      <w:del w:id="1035" w:author="Assessor GDSXSR" w:date="2026-10-29T18:27:03Z">
        <w:r>
          <w:rPr>
            <w:rFonts w:ascii="Arial" w:hAnsi="Arial" w:cs="Arial"/>
            <w:color w:val="FF0000"/>
            <w:sz w:val="28"/>
            <w:szCs w:val="28"/>
          </w:rPr>
          <w:delText xml:space="preserve">[dado anonimizado]</w:delText>
        </w:r>
      </w:del>
      <w:ins w:id="1036" w:author="Assessor GDSXSR" w:date="2026-10-29T18:27:03Z">
        <w:r>
          <w:rPr>
            <w:rFonts w:ascii="Arial" w:hAnsi="Arial" w:cs="Arial"/>
            <w:color w:val="808080"/>
            <w:sz w:val="28"/>
            <w:szCs w:val="28"/>
          </w:rPr>
          <w:t xml:space="preserve">INFOJUD</w:t>
        </w:r>
      </w:ins>
      <w:r>
        <w:rPr>
          <w:rFonts w:ascii="Arial" w:hAnsi="Arial" w:cs="Arial"/>
          <w:color w:val="FF0000"/>
          <w:sz w:val="28"/>
          <w:szCs w:val="28"/>
        </w:rPr>
        <w:t xml:space="preserve"> não localizou bens suficientes e que compete precipuamente ao credor diligenciar na localização de bens do devedor.</w:t>
      </w:r>
      <w:commentRangeEnd w:id="5"/>
      <w:r>
        <w:rPr>
          <w:rStyle w:val="CommentReference"/>
        </w:rPr>
        <w:commentReference w:id="5"/>
      </w:r>
    </w:p>
    <w:p w14:paraId="7B00FE21" w14:textId="77777777" w:rsidR="008D07FC" w:rsidRDefault="00A4543F">
      <w:pPr>
        <w:spacing w:after="0" w:line="360" w:lineRule="auto"/>
        <w:jc w:val="both"/>
        <w:rPr>
          <w:rFonts w:ascii="Arial" w:hAnsi="Arial" w:cs="Arial"/>
          <w:color w:val="FF0000"/>
          <w:sz w:val="28"/>
          <w:szCs w:val="28"/>
        </w:rPr>
      </w:pPr>
      <w:r>
        <w:rPr>
          <w:rFonts w:ascii="Arial" w:hAnsi="Arial" w:cs="Arial"/>
          <w:color w:val="FF0000"/>
          <w:sz w:val="28"/>
          <w:szCs w:val="28"/>
        </w:rPr>
        <w:t>II. DISPOSITIVO</w:t>
      </w:r>
    </w:p>
    <w:p w14:paraId="70223E42" w14:textId="39DBE66D" w:rsidR="008D07FC" w:rsidRDefault="00A4543F">
      <w:pPr>
        <w:spacing w:after="0" w:line="360" w:lineRule="auto"/>
        <w:jc w:val="both"/>
        <w:rPr>
          <w:rFonts w:ascii="Arial" w:hAnsi="Arial" w:cs="Arial"/>
          <w:color w:val="FF0000"/>
          <w:sz w:val="28"/>
          <w:szCs w:val="28"/>
        </w:rPr>
      </w:pPr>
      <w:r>
        <w:rPr>
          <w:rFonts w:ascii="Arial" w:hAnsi="Arial" w:cs="Arial"/>
          <w:b/>
          <w:color w:val="FF0000"/>
          <w:sz w:val="28"/>
          <w:szCs w:val="28"/>
        </w:rPr>
        <w:t xml:space="preserve">5.</w:t>
      </w:r>
      <w:r>
        <w:rPr>
          <w:rFonts w:ascii="Arial" w:hAnsi="Arial" w:cs="Arial"/>
          <w:color w:val="FF0000"/>
          <w:sz w:val="28"/>
          <w:szCs w:val="28"/>
        </w:rPr>
        <w:t xml:space="preserve"> Indeferiu, por ora, a pesquisa SISBAJUD na modalidade reiterada e a reiteração da pesquisa </w:t>
      </w:r>
      <w:del w:id="1037" w:author="Assessor GDSXSR" w:date="2026-10-29T18:27:03Z">
        <w:r>
          <w:rPr>
            <w:rFonts w:ascii="Arial" w:hAnsi="Arial" w:cs="Arial"/>
            <w:color w:val="FF0000"/>
            <w:sz w:val="28"/>
            <w:szCs w:val="28"/>
          </w:rPr>
          <w:delText xml:space="preserve">[dado anonimizado]</w:delText>
        </w:r>
      </w:del>
      <w:ins w:id="1038" w:author="Assessor GDSXSR" w:date="2026-10-29T18:27:03Z">
        <w:r>
          <w:rPr>
            <w:rFonts w:ascii="Arial" w:hAnsi="Arial" w:cs="Arial"/>
            <w:color w:val="808080"/>
            <w:sz w:val="28"/>
            <w:szCs w:val="28"/>
          </w:rPr>
          <w:t xml:space="preserve">INFOJUD</w:t>
        </w:r>
      </w:ins>
      <w:r>
        <w:rPr>
          <w:rFonts w:ascii="Arial" w:hAnsi="Arial" w:cs="Arial"/>
          <w:color w:val="FF0000"/>
          <w:sz w:val="28"/>
          <w:szCs w:val="28"/>
        </w:rPr>
        <w:t xml:space="preserve">, e determinou o arquivamento provisório dos autos pelo prazo da prescrição intercorrente.</w:t>
      </w:r>
    </w:p>
    <w:p w14:paraId="6CBB56FF" w14:textId="77777777" w:rsidR="008D07FC" w:rsidRDefault="008D07FC">
      <w:pPr>
        <w:spacing w:after="0" w:line="360" w:lineRule="auto"/>
        <w:jc w:val="both"/>
        <w:rPr>
          <w:rFonts w:ascii="Arial" w:hAnsi="Arial" w:cs="Arial"/>
          <w:color w:val="FF0000"/>
          <w:sz w:val="28"/>
          <w:szCs w:val="28"/>
        </w:rPr>
      </w:pPr>
    </w:p>
    <w:p w14:paraId="6213A5C0" w14:textId="77777777" w:rsidR="008D07FC" w:rsidRDefault="008D07FC">
      <w:pPr>
        <w:spacing w:after="0" w:line="360" w:lineRule="auto"/>
        <w:jc w:val="both"/>
        <w:rPr>
          <w:rFonts w:ascii="Arial" w:hAnsi="Arial" w:cs="Arial"/>
          <w:color w:val="595959"/>
          <w:sz w:val="28"/>
          <w:szCs w:val="28"/>
        </w:rPr>
      </w:pPr>
    </w:p>
    <w:p w14:paraId="26CAAD97" w14:textId="77777777" w:rsidR="008D07FC" w:rsidRDefault="00A4543F">
      <w:pPr>
        <w:spacing w:after="0" w:line="360" w:lineRule="auto"/>
        <w:jc w:val="center"/>
        <w:rPr>
          <w:rFonts w:ascii="Arial" w:hAnsi="Arial" w:cs="Arial"/>
          <w:color w:val="595959"/>
          <w:sz w:val="28"/>
          <w:szCs w:val="28"/>
        </w:rPr>
      </w:pPr>
      <w:r>
        <w:rPr>
          <w:rFonts w:ascii="Arial" w:hAnsi="Arial" w:cs="Arial"/>
          <w:b/>
          <w:bCs/>
          <w:color w:val="595959"/>
          <w:sz w:val="28"/>
          <w:szCs w:val="28"/>
        </w:rPr>
        <w:t>RELATÓRIO</w:t>
      </w:r>
    </w:p>
    <w:p w14:paraId="4872307A" w14:textId="77777777" w:rsidR="008D07FC" w:rsidRDefault="008D07FC">
      <w:pPr>
        <w:spacing w:after="0" w:line="360" w:lineRule="auto"/>
        <w:jc w:val="both"/>
        <w:rPr>
          <w:rFonts w:ascii="Arial" w:hAnsi="Arial" w:cs="Arial"/>
          <w:color w:val="595959"/>
          <w:sz w:val="28"/>
          <w:szCs w:val="28"/>
        </w:rPr>
      </w:pPr>
    </w:p>
    <w:p w14:paraId="5FBAA21E" w14:textId="77777777"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Adoto o relatório da liminar (ID 89044333):</w:t>
      </w:r>
    </w:p>
    <w:p w14:paraId="15EA4506" w14:textId="77777777" w:rsidR="008D07FC" w:rsidRDefault="008D07FC">
      <w:pPr>
        <w:spacing w:after="0" w:line="360" w:lineRule="auto"/>
        <w:jc w:val="both"/>
        <w:rPr>
          <w:rFonts w:ascii="Arial" w:hAnsi="Arial" w:cs="Arial"/>
          <w:color w:val="595959"/>
          <w:sz w:val="28"/>
          <w:szCs w:val="28"/>
        </w:rPr>
      </w:pPr>
    </w:p>
    <w:p w14:paraId="5766AEC6" w14:textId="02B5F034" w:rsidR="008D07FC" w:rsidRDefault="00A4543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“Trata-se, na origem, de execução de título extrajudicial ajuizada por Associação de Assistência dos Servidores Públicos do Distrito Federal - ASBR em face de </w:t>
      </w:r>
      <w:r w:rsidR="00CE27B0">
        <w:rPr>
          <w:rFonts w:ascii="Arial" w:hAnsi="Arial" w:cs="Arial"/>
          <w:i/>
          <w:iCs/>
          <w:color w:val="595959"/>
          <w:sz w:val="26"/>
          <w:szCs w:val="26"/>
        </w:rPr>
        <w:t>Elizabete Nascimento de Oliveira</w:t>
      </w:r>
      <w:r>
        <w:rPr>
          <w:rFonts w:ascii="Arial" w:hAnsi="Arial" w:cs="Arial"/>
          <w:i/>
          <w:iCs/>
          <w:color w:val="595959"/>
          <w:sz w:val="26"/>
          <w:szCs w:val="26"/>
        </w:rPr>
        <w:t>, visando à satisfação de crédito representado por títulos emitidos em favor da exequente (R$ 28.840,51).</w:t>
      </w:r>
    </w:p>
    <w:p w14:paraId="194BD998" w14:textId="460EC806" w:rsidR="008D07FC" w:rsidRDefault="00A4543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Sobreveio decisão que indeferiu o pedido de renovação de pesquisas patrimoniais por meio do SISBAJUD, inclusive na modalidade reiterada (</w:t>
      </w:r>
      <w:r w:rsidR="00156BB1">
        <w:rPr>
          <w:rFonts w:ascii="Arial" w:hAnsi="Arial" w:cs="Arial"/>
          <w:i/>
          <w:iCs/>
          <w:color w:val="595959"/>
          <w:sz w:val="26"/>
          <w:szCs w:val="26"/>
        </w:rPr>
        <w:t>‘teimosinha’</w:t>
      </w:r>
      <w:r>
        <w:rPr>
          <w:rFonts w:ascii="Arial" w:hAnsi="Arial" w:cs="Arial"/>
          <w:i/>
          <w:iCs/>
          <w:color w:val="595959"/>
          <w:sz w:val="26"/>
          <w:szCs w:val="26"/>
        </w:rPr>
        <w:t xml:space="preserve">), bem como a renovação da pesquisa de bens pelo </w:t>
      </w:r>
      <w:r w:rsidR="007860E9" w:rsidRPr="007860E9">
        <w:rPr>
          <w:rFonts w:ascii="Arial" w:hAnsi="Arial" w:cs="Arial"/>
          <w:i/>
          <w:iCs/>
          <w:color w:val="595959"/>
          <w:sz w:val="26"/>
          <w:szCs w:val="26"/>
        </w:rPr>
        <w:t>INFOJUD</w:t>
      </w:r>
      <w:r>
        <w:rPr>
          <w:rFonts w:ascii="Arial" w:hAnsi="Arial" w:cs="Arial"/>
          <w:i/>
          <w:iCs/>
          <w:color w:val="595959"/>
          <w:sz w:val="26"/>
          <w:szCs w:val="26"/>
        </w:rPr>
        <w:t xml:space="preserve">, ao fundamento de que diligências anteriores mostraram-se infrutíferas, inexistindo elementos concretos a indicar alteração da situação patrimonial da executada (ID </w:t>
      </w:r>
      <w:r w:rsidR="00221ED9" w:rsidRPr="00221ED9">
        <w:rPr>
          <w:rFonts w:ascii="Arial" w:hAnsi="Arial" w:cs="Arial"/>
          <w:i/>
          <w:iCs/>
          <w:color w:val="595959"/>
          <w:sz w:val="26"/>
          <w:szCs w:val="26"/>
        </w:rPr>
        <w:t>285174649, origem)</w:t>
      </w:r>
      <w:r w:rsidR="00221ED9">
        <w:rPr>
          <w:rFonts w:ascii="Arial" w:hAnsi="Arial" w:cs="Arial"/>
          <w:i/>
          <w:iCs/>
          <w:color w:val="595959"/>
          <w:sz w:val="26"/>
          <w:szCs w:val="26"/>
        </w:rPr>
        <w:t>.</w:t>
      </w:r>
    </w:p>
    <w:p w14:paraId="0DE752C5" w14:textId="77777777" w:rsidR="008D07FC" w:rsidRDefault="00A4543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A exequente interpõe agravo de instrumento alegando, em síntese, que: </w:t>
      </w:r>
      <w:r>
        <w:rPr>
          <w:rFonts w:ascii="Arial" w:hAnsi="Arial" w:cs="Arial"/>
          <w:b/>
          <w:bCs/>
          <w:i/>
          <w:iCs/>
          <w:color w:val="595959"/>
          <w:sz w:val="26"/>
          <w:szCs w:val="26"/>
        </w:rPr>
        <w:t>1)</w:t>
      </w:r>
      <w:r>
        <w:rPr>
          <w:rFonts w:ascii="Arial" w:hAnsi="Arial" w:cs="Arial"/>
          <w:i/>
          <w:iCs/>
          <w:color w:val="595959"/>
          <w:sz w:val="26"/>
          <w:szCs w:val="26"/>
        </w:rPr>
        <w:t xml:space="preserve"> houve transcurso de </w:t>
      </w:r>
      <w:r>
        <w:rPr>
          <w:rFonts w:ascii="Arial" w:hAnsi="Arial" w:cs="Arial"/>
          <w:i/>
          <w:iCs/>
          <w:color w:val="595959"/>
          <w:sz w:val="26"/>
          <w:szCs w:val="26"/>
        </w:rPr>
        <w:lastRenderedPageBreak/>
        <w:t xml:space="preserve">lapso temporal suficiente a justificar a renovação das pesquisas patrimoniais anteriormente realizadas; </w:t>
      </w:r>
      <w:r>
        <w:rPr>
          <w:rFonts w:ascii="Arial" w:hAnsi="Arial" w:cs="Arial"/>
          <w:b/>
          <w:bCs/>
          <w:i/>
          <w:iCs/>
          <w:color w:val="595959"/>
          <w:sz w:val="26"/>
          <w:szCs w:val="26"/>
        </w:rPr>
        <w:t>2)</w:t>
      </w:r>
      <w:r>
        <w:rPr>
          <w:rFonts w:ascii="Arial" w:hAnsi="Arial" w:cs="Arial"/>
          <w:i/>
          <w:iCs/>
          <w:color w:val="595959"/>
          <w:sz w:val="26"/>
          <w:szCs w:val="26"/>
        </w:rPr>
        <w:t xml:space="preserve"> a decisão agravada não considerou adequadamente a necessidade de efetividade da execução e a satisfação do crédito exequendo; </w:t>
      </w:r>
      <w:r>
        <w:rPr>
          <w:rFonts w:ascii="Arial" w:hAnsi="Arial" w:cs="Arial"/>
          <w:b/>
          <w:bCs/>
          <w:i/>
          <w:iCs/>
          <w:color w:val="595959"/>
          <w:sz w:val="26"/>
          <w:szCs w:val="26"/>
        </w:rPr>
        <w:t>3)</w:t>
      </w:r>
      <w:r>
        <w:rPr>
          <w:rFonts w:ascii="Arial" w:hAnsi="Arial" w:cs="Arial"/>
          <w:i/>
          <w:iCs/>
          <w:color w:val="595959"/>
          <w:sz w:val="26"/>
          <w:szCs w:val="26"/>
        </w:rPr>
        <w:t xml:space="preserve"> o indeferimento das diligências foi fundamentado de forma genérica, sem apreciação concreta das circunstâncias do caso; </w:t>
      </w:r>
      <w:r>
        <w:rPr>
          <w:rFonts w:ascii="Arial" w:hAnsi="Arial" w:cs="Arial"/>
          <w:b/>
          <w:bCs/>
          <w:i/>
          <w:iCs/>
          <w:color w:val="595959"/>
          <w:sz w:val="26"/>
          <w:szCs w:val="26"/>
        </w:rPr>
        <w:t>4)</w:t>
      </w:r>
      <w:r>
        <w:rPr>
          <w:rFonts w:ascii="Arial" w:hAnsi="Arial" w:cs="Arial"/>
          <w:i/>
          <w:iCs/>
          <w:color w:val="595959"/>
          <w:sz w:val="26"/>
          <w:szCs w:val="26"/>
        </w:rPr>
        <w:t xml:space="preserve"> a utilização da funcionalidade SISBAJUD na modalidade reiterada constitui medida legítima e adequada à localização de ativos finan</w:t>
      </w:r>
      <w:r>
        <w:rPr>
          <w:rFonts w:ascii="Arial" w:hAnsi="Arial" w:cs="Arial"/>
          <w:i/>
          <w:iCs/>
          <w:color w:val="595959"/>
          <w:sz w:val="26"/>
          <w:szCs w:val="26"/>
        </w:rPr>
        <w:t xml:space="preserve">ceiros; </w:t>
      </w:r>
      <w:r>
        <w:rPr>
          <w:rFonts w:ascii="Arial" w:hAnsi="Arial" w:cs="Arial"/>
          <w:b/>
          <w:bCs/>
          <w:i/>
          <w:iCs/>
          <w:color w:val="595959"/>
          <w:sz w:val="26"/>
          <w:szCs w:val="26"/>
        </w:rPr>
        <w:t>5)</w:t>
      </w:r>
      <w:r>
        <w:rPr>
          <w:rFonts w:ascii="Arial" w:hAnsi="Arial" w:cs="Arial"/>
          <w:i/>
          <w:iCs/>
          <w:color w:val="595959"/>
          <w:sz w:val="26"/>
          <w:szCs w:val="26"/>
        </w:rPr>
        <w:t xml:space="preserve"> também deve ser deferida nova pesquisa de bens por meio do RENAJUD, diante da ausência de satisfação do crédito.</w:t>
      </w:r>
    </w:p>
    <w:p w14:paraId="7E5F0C08" w14:textId="77777777" w:rsidR="008D07FC" w:rsidRDefault="00A4543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Requer a concessão da tutela recursal para determinar imediatamente a realização de busca e penhora de ativos financeiros via SISBAJUD, preferencialmente na modalidade reiterada por trinta dias, bem como pesquisa de bens móveis via RENAJUD, e, ao final, o provimento do agravo para reformar a decisão recorrida. (...)”</w:t>
      </w:r>
    </w:p>
    <w:p w14:paraId="1F5D7F27" w14:textId="77777777" w:rsidR="008D07FC" w:rsidRDefault="008D07FC">
      <w:pPr>
        <w:spacing w:after="0" w:line="360" w:lineRule="auto"/>
        <w:jc w:val="both"/>
        <w:rPr>
          <w:rFonts w:ascii="Arial" w:hAnsi="Arial" w:cs="Arial"/>
          <w:color w:val="595959"/>
          <w:sz w:val="28"/>
          <w:szCs w:val="28"/>
        </w:rPr>
      </w:pPr>
    </w:p>
    <w:p w14:paraId="60E3B28A" w14:textId="0A638324" w:rsidR="008D07FC" w:rsidRDefault="00D47883">
      <w:pPr>
        <w:spacing w:after="0" w:line="360" w:lineRule="auto"/>
        <w:ind w:firstLine="2268"/>
        <w:jc w:val="both"/>
        <w:rPr>
          <w:rFonts w:ascii="Arial" w:hAnsi="Arial" w:cs="Arial"/>
          <w:color w:val="595959"/>
          <w:sz w:val="28"/>
          <w:szCs w:val="28"/>
        </w:rPr>
      </w:pPr>
      <w:r>
        <w:rPr>
          <w:rFonts w:ascii="Arial" w:hAnsi="Arial" w:cs="Arial"/>
          <w:color w:val="595959"/>
          <w:sz w:val="28"/>
          <w:szCs w:val="28"/>
        </w:rPr>
        <w:t>Não conheci do pedido de pesquisa de bens via RENAJUD</w:t>
      </w:r>
      <w:r w:rsidR="008777DF">
        <w:rPr>
          <w:rFonts w:ascii="Arial" w:hAnsi="Arial" w:cs="Arial"/>
          <w:color w:val="595959"/>
          <w:sz w:val="28"/>
          <w:szCs w:val="28"/>
        </w:rPr>
        <w:t>, por supressão de instância.</w:t>
      </w:r>
      <w:r>
        <w:rPr>
          <w:rFonts w:ascii="Arial" w:hAnsi="Arial" w:cs="Arial"/>
          <w:color w:val="595959"/>
          <w:sz w:val="28"/>
          <w:szCs w:val="28"/>
        </w:rPr>
        <w:t xml:space="preserve"> Deferi em parte a antecipação da tutela recursal para determinar a pesquisa de ativos no sistema SISBAJUD em nome da executada/agravada, na modalidade reiterada por 30 dias</w:t>
      </w:r>
      <w:r w:rsidR="008777DF">
        <w:rPr>
          <w:rFonts w:ascii="Arial" w:hAnsi="Arial" w:cs="Arial"/>
          <w:color w:val="595959"/>
          <w:sz w:val="28"/>
          <w:szCs w:val="28"/>
        </w:rPr>
        <w:t xml:space="preserve"> </w:t>
      </w:r>
      <w:r>
        <w:rPr>
          <w:rFonts w:ascii="Arial" w:hAnsi="Arial" w:cs="Arial"/>
          <w:color w:val="595959"/>
          <w:sz w:val="28"/>
          <w:szCs w:val="28"/>
        </w:rPr>
        <w:t>(ID 89044333).</w:t>
      </w:r>
    </w:p>
    <w:p w14:paraId="1A453AE4" w14:textId="77777777" w:rsidR="008D07FC" w:rsidRDefault="008D07FC">
      <w:pPr>
        <w:spacing w:after="0" w:line="360" w:lineRule="auto"/>
        <w:jc w:val="both"/>
        <w:rPr>
          <w:rFonts w:ascii="Arial" w:hAnsi="Arial" w:cs="Arial"/>
          <w:color w:val="595959"/>
          <w:sz w:val="28"/>
          <w:szCs w:val="28"/>
        </w:rPr>
      </w:pPr>
    </w:p>
    <w:p w14:paraId="6CF0FFBD" w14:textId="77777777"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Sem contrarrazões (ID 90361327).</w:t>
      </w:r>
    </w:p>
    <w:p w14:paraId="748FD75D" w14:textId="77777777" w:rsidR="008D07FC" w:rsidRDefault="008D07FC">
      <w:pPr>
        <w:spacing w:after="0" w:line="360" w:lineRule="auto"/>
        <w:jc w:val="both"/>
        <w:rPr>
          <w:rFonts w:ascii="Arial" w:hAnsi="Arial" w:cs="Arial"/>
          <w:color w:val="595959"/>
          <w:sz w:val="28"/>
          <w:szCs w:val="28"/>
        </w:rPr>
      </w:pPr>
    </w:p>
    <w:p w14:paraId="4D460598" w14:textId="77777777"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É o relatório.</w:t>
      </w:r>
    </w:p>
    <w:p w14:paraId="125166F9" w14:textId="77777777" w:rsidR="008D07FC" w:rsidRDefault="008D07FC">
      <w:pPr>
        <w:spacing w:after="0" w:line="360" w:lineRule="auto"/>
        <w:jc w:val="both"/>
        <w:rPr>
          <w:rFonts w:ascii="Arial" w:hAnsi="Arial" w:cs="Arial"/>
          <w:color w:val="595959"/>
          <w:sz w:val="28"/>
          <w:szCs w:val="28"/>
        </w:rPr>
      </w:pPr>
    </w:p>
    <w:p w14:paraId="57E80E43" w14:textId="77777777" w:rsidR="008D07FC" w:rsidRDefault="00A4543F">
      <w:pPr>
        <w:spacing w:after="0" w:line="360" w:lineRule="auto"/>
        <w:jc w:val="center"/>
        <w:rPr>
          <w:rFonts w:ascii="Arial" w:hAnsi="Arial" w:cs="Arial"/>
          <w:color w:val="595959"/>
          <w:sz w:val="28"/>
          <w:szCs w:val="28"/>
        </w:rPr>
      </w:pPr>
      <w:r>
        <w:rPr>
          <w:rFonts w:ascii="Arial" w:hAnsi="Arial" w:cs="Arial"/>
          <w:b/>
          <w:bCs/>
          <w:color w:val="595959"/>
          <w:sz w:val="28"/>
          <w:szCs w:val="28"/>
        </w:rPr>
        <w:t>VOTO</w:t>
      </w:r>
    </w:p>
    <w:p w14:paraId="7C77F5D4" w14:textId="77777777" w:rsidR="008D07FC" w:rsidRDefault="008D07FC">
      <w:pPr>
        <w:spacing w:after="0" w:line="360" w:lineRule="auto"/>
        <w:jc w:val="both"/>
        <w:rPr>
          <w:rFonts w:ascii="Arial" w:hAnsi="Arial" w:cs="Arial"/>
          <w:color w:val="595959"/>
          <w:sz w:val="28"/>
          <w:szCs w:val="28"/>
        </w:rPr>
      </w:pPr>
    </w:p>
    <w:p w14:paraId="211ECFE3" w14:textId="77777777" w:rsidR="008D07FC" w:rsidRDefault="00A4543F">
      <w:pPr>
        <w:spacing w:after="0" w:line="360" w:lineRule="auto"/>
        <w:jc w:val="both"/>
        <w:rPr>
          <w:rFonts w:ascii="Arial" w:hAnsi="Arial" w:cs="Arial"/>
          <w:color w:val="595959"/>
          <w:sz w:val="28"/>
          <w:szCs w:val="28"/>
        </w:rPr>
      </w:pPr>
      <w:r>
        <w:rPr>
          <w:rFonts w:ascii="Arial" w:hAnsi="Arial" w:cs="Arial"/>
          <w:b/>
          <w:bCs/>
          <w:color w:val="595959"/>
          <w:sz w:val="28"/>
          <w:szCs w:val="28"/>
        </w:rPr>
        <w:t>O Senhor Desembargador SÉRGIO ROCHA – Relator.</w:t>
      </w:r>
    </w:p>
    <w:p w14:paraId="3619F355" w14:textId="77777777" w:rsidR="008D07FC" w:rsidRDefault="008D07FC">
      <w:pPr>
        <w:spacing w:after="0" w:line="360" w:lineRule="auto"/>
        <w:jc w:val="both"/>
        <w:rPr>
          <w:rFonts w:ascii="Arial" w:hAnsi="Arial" w:cs="Arial"/>
          <w:color w:val="595959"/>
          <w:sz w:val="28"/>
          <w:szCs w:val="28"/>
        </w:rPr>
      </w:pPr>
    </w:p>
    <w:p w14:paraId="1C98E2BE" w14:textId="77777777" w:rsidR="008D07FC" w:rsidRDefault="00A4543F">
      <w:pPr>
        <w:spacing w:after="0" w:line="360" w:lineRule="auto"/>
        <w:jc w:val="center"/>
        <w:rPr>
          <w:rFonts w:ascii="Arial" w:hAnsi="Arial" w:cs="Arial"/>
          <w:color w:val="595959"/>
          <w:sz w:val="28"/>
          <w:szCs w:val="28"/>
        </w:rPr>
      </w:pPr>
      <w:r>
        <w:rPr>
          <w:rFonts w:ascii="Arial" w:hAnsi="Arial" w:cs="Arial"/>
          <w:b/>
          <w:bCs/>
          <w:color w:val="595959"/>
          <w:sz w:val="28"/>
          <w:szCs w:val="28"/>
        </w:rPr>
        <w:t>AGRAVO DE INSTRUMENTO DA EXEQUENTE, ASSOCIAÇÃO DE ASSISTÊNCIA DOS SERVIDORES PÚBLICOS DO DISTRITO FEDERAL - ASBR</w:t>
      </w:r>
    </w:p>
    <w:p w14:paraId="303F44DA" w14:textId="77777777" w:rsidR="008D07FC" w:rsidRDefault="008D07FC">
      <w:pPr>
        <w:spacing w:after="0" w:line="360" w:lineRule="auto"/>
        <w:jc w:val="both"/>
        <w:rPr>
          <w:rFonts w:ascii="Arial" w:hAnsi="Arial" w:cs="Arial"/>
          <w:color w:val="595959"/>
          <w:sz w:val="28"/>
          <w:szCs w:val="28"/>
        </w:rPr>
      </w:pPr>
    </w:p>
    <w:p w14:paraId="1E2657E4" w14:textId="2B069957"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Presentes os pressupostos de admissibilidade, conheço do agravo de instrumento.</w:t>
      </w:r>
    </w:p>
    <w:p w14:paraId="40067F00" w14:textId="77777777" w:rsidR="008D07FC" w:rsidRDefault="008D07FC">
      <w:pPr>
        <w:spacing w:after="0" w:line="360" w:lineRule="auto"/>
        <w:jc w:val="both"/>
        <w:rPr>
          <w:rFonts w:ascii="Arial" w:hAnsi="Arial" w:cs="Arial"/>
          <w:color w:val="595959"/>
          <w:sz w:val="28"/>
          <w:szCs w:val="28"/>
        </w:rPr>
      </w:pPr>
    </w:p>
    <w:p w14:paraId="5442ED2E" w14:textId="7EEDC90E" w:rsidR="008D07FC" w:rsidRPr="00156BB1" w:rsidRDefault="00A4543F">
      <w:pPr>
        <w:spacing w:after="0" w:line="360" w:lineRule="auto"/>
        <w:jc w:val="center"/>
        <w:rPr>
          <w:rFonts w:ascii="Arial" w:hAnsi="Arial" w:cs="Arial"/>
          <w:color w:val="595959"/>
          <w:sz w:val="28"/>
          <w:szCs w:val="28"/>
          <w:highlight w:val="yellow"/>
        </w:rPr>
      </w:pPr>
      <w:del w:id="1039" w:author="Assessor GDSXSR" w:date="2026-10-29T18:27:03Z">
        <w:r>
          <w:rPr>
            <w:rFonts w:ascii="Arial" w:hAnsi="Arial" w:cs="Arial"/>
            <w:color w:val="595959"/>
            <w:sz w:val="28"/>
            <w:szCs w:val="28"/>
            <w:highlight w:val="yellow"/>
          </w:rPr>
          <w:delText xml:space="preserve">DA</w:delText>
        </w:r>
      </w:del>
      <w:ins w:id="1040" w:author="Assessor GDSXSR" w:date="2026-10-29T18:27:03Z">
        <w:r>
          <w:rPr>
            <w:rFonts w:ascii="Arial" w:hAnsi="Arial" w:cs="Arial"/>
            <w:color w:val="808080"/>
            <w:sz w:val="28"/>
            <w:szCs w:val="28"/>
            <w:highlight w:val="yellow"/>
          </w:rPr>
          <w:t xml:space="preserve">DO</w:t>
        </w:r>
      </w:ins>
      <w:commentRangeStart w:id="6"/>
      <w:r>
        <w:rPr>
          <w:rFonts w:ascii="Arial" w:hAnsi="Arial" w:cs="Arial"/>
          <w:color w:val="595959"/>
          <w:sz w:val="28"/>
          <w:szCs w:val="28"/>
          <w:highlight w:val="yellow"/>
        </w:rPr>
        <w:t xml:space="preserve"> </w:t>
      </w:r>
      <w:del w:id="1041" w:author="Assessor GDSXSR" w:date="2026-10-29T18:27:03Z">
        <w:r>
          <w:rPr>
            <w:rFonts w:ascii="Arial" w:hAnsi="Arial" w:cs="Arial"/>
            <w:color w:val="595959"/>
            <w:sz w:val="28"/>
            <w:szCs w:val="28"/>
            <w:highlight w:val="yellow"/>
          </w:rPr>
          <w:delText xml:space="preserve">RAZOABILIDADE</w:delText>
        </w:r>
      </w:del>
      <w:ins w:id="1042" w:author="Assessor GDSXSR" w:date="2026-10-29T18:27:03Z">
        <w:r>
          <w:rPr>
            <w:rFonts w:ascii="Arial" w:hAnsi="Arial" w:cs="Arial"/>
            <w:color w:val="808080"/>
            <w:sz w:val="28"/>
            <w:szCs w:val="28"/>
            <w:highlight w:val="yellow"/>
          </w:rPr>
          <w:t xml:space="preserve">CABIMENTO</w:t>
        </w:r>
      </w:ins>
      <w:r>
        <w:rPr>
          <w:rFonts w:ascii="Arial" w:hAnsi="Arial" w:cs="Arial"/>
          <w:color w:val="595959"/>
          <w:sz w:val="28"/>
          <w:szCs w:val="28"/>
          <w:highlight w:val="yellow"/>
        </w:rPr>
        <w:t xml:space="preserve"> DA RENOVAÇÃO DA PESQUISA SISBAJUD</w:t>
      </w:r>
      <w:commentRangeEnd w:id="6"/>
      <w:r>
        <w:rPr>
          <w:rStyle w:val="CommentReference"/>
        </w:rPr>
        <w:commentReference w:id="6"/>
      </w:r>
      <w:ins w:id="1043" w:author="Assessor GDSXSR" w:date="2026-10-29T18:27:03Z">
        <w:r>
          <w:rPr>
            <w:rFonts w:ascii="Arial" w:hAnsi="Arial" w:cs="Arial"/>
            <w:color w:val="808080"/>
            <w:sz w:val="28"/>
            <w:szCs w:val="28"/>
            <w:highlight w:val="yellow"/>
          </w:rPr>
          <w:t xml:space="preserve"> NA MODALIDADE REITERADA APÓS O DECURSO DE MAIS DE UM ANO</w:t>
        </w:r>
      </w:ins>
    </w:p>
    <w:p w14:paraId="43045989" w14:textId="77777777" w:rsidR="008D07FC" w:rsidRDefault="008D07FC">
      <w:pPr>
        <w:spacing w:after="0" w:line="360" w:lineRule="auto"/>
        <w:jc w:val="both"/>
        <w:rPr>
          <w:rFonts w:ascii="Arial" w:hAnsi="Arial" w:cs="Arial"/>
          <w:color w:val="595959"/>
          <w:sz w:val="28"/>
          <w:szCs w:val="28"/>
        </w:rPr>
      </w:pPr>
    </w:p>
    <w:p w14:paraId="18EBA96D" w14:textId="47FADCDA" w:rsidR="008D07FC" w:rsidRDefault="00A4543F" w:rsidP="00BF255B">
      <w:pPr>
        <w:spacing w:after="0" w:line="360" w:lineRule="auto"/>
        <w:ind w:firstLine="2268"/>
        <w:jc w:val="both"/>
        <w:rPr>
          <w:rFonts w:ascii="Arial" w:hAnsi="Arial" w:cs="Arial"/>
          <w:color w:val="595959"/>
          <w:sz w:val="28"/>
          <w:szCs w:val="28"/>
        </w:rPr>
      </w:pPr>
      <w:commentRangeStart w:id="7"/>
      <w:r>
        <w:rPr>
          <w:rFonts w:ascii="Arial" w:hAnsi="Arial" w:cs="Arial"/>
          <w:color w:val="595959"/>
          <w:sz w:val="28"/>
          <w:szCs w:val="28"/>
        </w:rPr>
        <w:t xml:space="preserve">A exequente/agravante alega que: </w:t>
      </w:r>
      <w:r>
        <w:rPr>
          <w:rFonts w:ascii="Arial" w:hAnsi="Arial" w:cs="Arial"/>
          <w:b/>
          <w:bCs/>
          <w:color w:val="595959"/>
          <w:sz w:val="28"/>
          <w:szCs w:val="28"/>
        </w:rPr>
        <w:t>1)</w:t>
      </w:r>
      <w:r>
        <w:rPr>
          <w:rFonts w:ascii="Arial" w:hAnsi="Arial" w:cs="Arial"/>
          <w:color w:val="595959"/>
          <w:sz w:val="28"/>
          <w:szCs w:val="28"/>
        </w:rPr>
        <w:t xml:space="preserve"> </w:t>
      </w:r>
      <w:r w:rsidR="00BF255B" w:rsidRPr="00BF255B">
        <w:rPr>
          <w:rFonts w:ascii="Arial" w:hAnsi="Arial" w:cs="Arial"/>
          <w:color w:val="595959"/>
          <w:sz w:val="28"/>
          <w:szCs w:val="28"/>
        </w:rPr>
        <w:t>houve transcurso de lapso temporal suficiente a justificar a</w:t>
      </w:r>
      <w:r w:rsidR="00BF255B">
        <w:rPr>
          <w:rFonts w:ascii="Arial" w:hAnsi="Arial" w:cs="Arial"/>
          <w:color w:val="595959"/>
          <w:sz w:val="28"/>
          <w:szCs w:val="28"/>
        </w:rPr>
        <w:t xml:space="preserve"> </w:t>
      </w:r>
      <w:r w:rsidR="00BF255B" w:rsidRPr="00BF255B">
        <w:rPr>
          <w:rFonts w:ascii="Arial" w:hAnsi="Arial" w:cs="Arial"/>
          <w:color w:val="595959"/>
          <w:sz w:val="28"/>
          <w:szCs w:val="28"/>
        </w:rPr>
        <w:t>renovação das pesquisas patrimoniais anteriormente realizadas;</w:t>
      </w:r>
      <w:r>
        <w:rPr>
          <w:rFonts w:ascii="Arial" w:hAnsi="Arial" w:cs="Arial"/>
          <w:color w:val="595959"/>
          <w:sz w:val="28"/>
          <w:szCs w:val="28"/>
        </w:rPr>
        <w:t xml:space="preserve"> </w:t>
      </w:r>
      <w:r>
        <w:rPr>
          <w:rFonts w:ascii="Arial" w:hAnsi="Arial" w:cs="Arial"/>
          <w:b/>
          <w:bCs/>
          <w:color w:val="595959"/>
          <w:sz w:val="28"/>
          <w:szCs w:val="28"/>
        </w:rPr>
        <w:t>2)</w:t>
      </w:r>
      <w:r>
        <w:rPr>
          <w:rFonts w:ascii="Arial" w:hAnsi="Arial" w:cs="Arial"/>
          <w:color w:val="595959"/>
          <w:sz w:val="28"/>
          <w:szCs w:val="28"/>
        </w:rPr>
        <w:t xml:space="preserve"> a decisão agravada não considerou </w:t>
      </w:r>
      <w:r w:rsidR="00C14912" w:rsidRPr="00C14912">
        <w:rPr>
          <w:rFonts w:ascii="Arial" w:hAnsi="Arial" w:cs="Arial"/>
          <w:color w:val="595959"/>
          <w:sz w:val="28"/>
          <w:szCs w:val="28"/>
        </w:rPr>
        <w:t xml:space="preserve">adequadamente </w:t>
      </w:r>
      <w:r>
        <w:rPr>
          <w:rFonts w:ascii="Arial" w:hAnsi="Arial" w:cs="Arial"/>
          <w:color w:val="595959"/>
          <w:sz w:val="28"/>
          <w:szCs w:val="28"/>
        </w:rPr>
        <w:t xml:space="preserve">a necessidade de efetividade da execução e de satisfação do crédito exequendo; </w:t>
      </w:r>
      <w:r>
        <w:rPr>
          <w:rFonts w:ascii="Arial" w:hAnsi="Arial" w:cs="Arial"/>
          <w:b/>
          <w:bCs/>
          <w:color w:val="595959"/>
          <w:sz w:val="28"/>
          <w:szCs w:val="28"/>
        </w:rPr>
        <w:t>3)</w:t>
      </w:r>
      <w:r>
        <w:rPr>
          <w:rFonts w:ascii="Arial" w:hAnsi="Arial" w:cs="Arial"/>
          <w:color w:val="595959"/>
          <w:sz w:val="28"/>
          <w:szCs w:val="28"/>
        </w:rPr>
        <w:t xml:space="preserve"> o indeferimento das diligências foi fundamentado de forma genérica, sem apreciação concreta das circunstâncias do caso; </w:t>
      </w:r>
      <w:r>
        <w:rPr>
          <w:rFonts w:ascii="Arial" w:hAnsi="Arial" w:cs="Arial"/>
          <w:b/>
          <w:bCs/>
          <w:color w:val="595959"/>
          <w:sz w:val="28"/>
          <w:szCs w:val="28"/>
        </w:rPr>
        <w:t>4)</w:t>
      </w:r>
      <w:r>
        <w:rPr>
          <w:rFonts w:ascii="Arial" w:hAnsi="Arial" w:cs="Arial"/>
          <w:color w:val="595959"/>
          <w:sz w:val="28"/>
          <w:szCs w:val="28"/>
        </w:rPr>
        <w:t xml:space="preserve"> a utilização do SISBAJUD na modalidade reiterada constitui medida legítima e adequada à localização de ativos financeiros; </w:t>
      </w:r>
      <w:r>
        <w:rPr>
          <w:rFonts w:ascii="Arial" w:hAnsi="Arial" w:cs="Arial"/>
          <w:b/>
          <w:bCs/>
          <w:color w:val="595959"/>
          <w:sz w:val="28"/>
          <w:szCs w:val="28"/>
        </w:rPr>
        <w:t>5)</w:t>
      </w:r>
      <w:r>
        <w:rPr>
          <w:rFonts w:ascii="Arial" w:hAnsi="Arial" w:cs="Arial"/>
          <w:color w:val="595959"/>
          <w:sz w:val="28"/>
          <w:szCs w:val="28"/>
        </w:rPr>
        <w:t xml:space="preserve"> o prazo da prescrição intercorrente está em curso desde o arquivamento provisório determinado pela decisão agravada.</w:t>
      </w:r>
      <w:commentRangeEnd w:id="7"/>
      <w:r>
        <w:rPr>
          <w:rStyle w:val="CommentReference"/>
        </w:rPr>
        <w:commentReference w:id="7"/>
      </w:r>
    </w:p>
    <w:p w14:paraId="23CF671B" w14:textId="77777777" w:rsidR="008D07FC" w:rsidRDefault="008D07FC">
      <w:pPr>
        <w:spacing w:after="0" w:line="360" w:lineRule="auto"/>
        <w:jc w:val="both"/>
        <w:rPr>
          <w:rFonts w:ascii="Arial" w:hAnsi="Arial" w:cs="Arial"/>
          <w:color w:val="595959"/>
          <w:sz w:val="28"/>
          <w:szCs w:val="28"/>
        </w:rPr>
      </w:pPr>
    </w:p>
    <w:p w14:paraId="66B34C99" w14:textId="34D8B26F"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Requer a reforma da decisão para que seja determinada a busca e penhora de ativos financeiros via SISBAJUD, na modalidade reiterada por 30 dias.</w:t>
      </w:r>
    </w:p>
    <w:p w14:paraId="078E88F7" w14:textId="77777777" w:rsidR="008D07FC" w:rsidRDefault="008D07FC">
      <w:pPr>
        <w:spacing w:after="0" w:line="360" w:lineRule="auto"/>
        <w:jc w:val="both"/>
        <w:rPr>
          <w:rFonts w:ascii="Arial" w:hAnsi="Arial" w:cs="Arial"/>
          <w:color w:val="595959"/>
          <w:sz w:val="28"/>
          <w:szCs w:val="28"/>
        </w:rPr>
      </w:pPr>
    </w:p>
    <w:p w14:paraId="0229171E" w14:textId="77777777"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highlight w:val="yellow"/>
        </w:rPr>
        <w:t>Com razão.</w:t>
      </w:r>
    </w:p>
    <w:p w14:paraId="7D6893E4" w14:textId="77777777" w:rsidR="008D07FC" w:rsidRDefault="008D07FC">
      <w:pPr>
        <w:spacing w:after="0" w:line="360" w:lineRule="auto"/>
        <w:jc w:val="both"/>
        <w:rPr>
          <w:rFonts w:ascii="Arial" w:hAnsi="Arial" w:cs="Arial"/>
          <w:color w:val="595959"/>
          <w:sz w:val="28"/>
          <w:szCs w:val="28"/>
        </w:rPr>
      </w:pPr>
    </w:p>
    <w:p w14:paraId="2FFE824D" w14:textId="77777777" w:rsidR="008D07FC" w:rsidRDefault="00A4543F">
      <w:pPr>
        <w:spacing w:after="0" w:line="360" w:lineRule="auto"/>
        <w:ind w:firstLine="2268"/>
        <w:jc w:val="both"/>
        <w:rPr>
          <w:del w:id="1045" w:author="Assessor GDSXSR" w:date="2026-10-29T18:27:03Z"/>
          <w:rFonts w:ascii="Arial" w:hAnsi="Arial" w:cs="Arial"/>
          <w:color w:val="595959"/>
          <w:sz w:val="28"/>
          <w:szCs w:val="28"/>
        </w:rPr>
      </w:pPr>
      <w:del w:id="1044" w:author="Assessor GDSXSR" w:date="2026-10-29T18:27:03Z">
        <w:r>
          <w:rPr>
            <w:rFonts w:ascii="Arial" w:hAnsi="Arial" w:cs="Arial"/>
            <w:color w:val="595959"/>
            <w:sz w:val="28"/>
            <w:szCs w:val="28"/>
          </w:rPr>
          <w:delText>A controvérsia gira em torno da razoabilidade da renovação da pesquisa SISBAJUD, na modalidade reiterada (“teimosinha”).</w:delText>
        </w:r>
      </w:del>
    </w:p>
    <w:p w14:paraId="51D980BD" w14:textId="77777777" w:rsidR="008D07FC" w:rsidRDefault="008D07FC">
      <w:pPr>
        <w:spacing w:after="0" w:line="360" w:lineRule="auto"/>
        <w:jc w:val="both"/>
        <w:rPr>
          <w:rFonts w:ascii="Arial" w:hAnsi="Arial" w:cs="Arial"/>
          <w:color w:val="595959"/>
          <w:sz w:val="28"/>
          <w:szCs w:val="28"/>
        </w:rPr>
      </w:pPr>
    </w:p>
    <w:p w14:paraId="202CB86A" w14:textId="640A8EF0" w:rsidR="008D07FC" w:rsidRDefault="00A4543F">
      <w:pPr>
        <w:spacing w:after="0" w:line="360" w:lineRule="auto"/>
        <w:ind w:firstLine="2268"/>
        <w:jc w:val="both"/>
        <w:rPr>
          <w:rFonts w:ascii="Arial" w:hAnsi="Arial" w:cs="Arial"/>
          <w:color w:val="595959"/>
          <w:sz w:val="28"/>
          <w:szCs w:val="28"/>
        </w:rPr>
      </w:pPr>
      <w:del w:id="1046" w:author="Assessor GDSXSR" w:date="2026-10-29T18:27:03Z">
        <w:r>
          <w:rPr>
            <w:rFonts w:ascii="Arial" w:hAnsi="Arial" w:cs="Arial"/>
            <w:color w:val="595959"/>
            <w:sz w:val="28"/>
            <w:szCs w:val="28"/>
          </w:rPr>
          <w:delText xml:space="preserve">Assim</w:delText>
        </w:r>
      </w:del>
      <w:ins w:id="1047" w:author="Assessor GDSXSR" w:date="2026-10-29T18:27:03Z">
        <w:r>
          <w:rPr>
            <w:rFonts w:ascii="Arial" w:hAnsi="Arial" w:cs="Arial"/>
            <w:color w:val="808080"/>
            <w:sz w:val="28"/>
            <w:szCs w:val="28"/>
          </w:rPr>
          <w:t xml:space="preserve">O</w:t>
        </w:r>
      </w:ins>
      <w:commentRangeStart w:id="8"/>
      <w:r>
        <w:rPr>
          <w:rFonts w:ascii="Arial" w:hAnsi="Arial" w:cs="Arial"/>
          <w:color w:val="595959"/>
          <w:sz w:val="28"/>
          <w:szCs w:val="28"/>
        </w:rPr>
        <w:t xml:space="preserve"> </w:t>
      </w:r>
      <w:del w:id="1048" w:author="Assessor GDSXSR" w:date="2026-10-29T18:27:03Z">
        <w:r>
          <w:rPr>
            <w:rFonts w:ascii="Arial" w:hAnsi="Arial" w:cs="Arial"/>
            <w:color w:val="595959"/>
            <w:sz w:val="28"/>
            <w:szCs w:val="28"/>
          </w:rPr>
          <w:delText xml:space="preserve">estabelece</w:delText>
        </w:r>
      </w:del>
      <w:ins w:id="1049" w:author="Assessor GDSXSR" w:date="2026-10-29T18:27:03Z">
        <w:r>
          <w:rPr>
            <w:rFonts w:ascii="Arial" w:hAnsi="Arial" w:cs="Arial"/>
            <w:color w:val="808080"/>
            <w:sz w:val="28"/>
            <w:szCs w:val="28"/>
          </w:rPr>
          <w:t xml:space="preserve">art.</w:t>
        </w:r>
      </w:ins>
      <w:r>
        <w:rPr>
          <w:rFonts w:ascii="Arial" w:hAnsi="Arial" w:cs="Arial"/>
          <w:color w:val="595959"/>
          <w:sz w:val="28"/>
          <w:szCs w:val="28"/>
        </w:rPr>
        <w:t xml:space="preserve"> </w:t>
      </w:r>
      <w:del w:id="1050" w:author="Assessor GDSXSR" w:date="2026-10-29T18:27:03Z">
        <w:r>
          <w:rPr>
            <w:rFonts w:ascii="Arial" w:hAnsi="Arial" w:cs="Arial"/>
            <w:color w:val="595959"/>
            <w:sz w:val="28"/>
            <w:szCs w:val="28"/>
          </w:rPr>
          <w:delText xml:space="preserve">o</w:delText>
        </w:r>
      </w:del>
      <w:ins w:id="1051" w:author="Assessor GDSXSR" w:date="2026-10-29T18:27:03Z">
        <w:r>
          <w:rPr>
            <w:rFonts w:ascii="Arial" w:hAnsi="Arial" w:cs="Arial"/>
            <w:color w:val="808080"/>
            <w:sz w:val="28"/>
            <w:szCs w:val="28"/>
          </w:rPr>
          <w:t xml:space="preserve">854, caput, do</w:t>
        </w:r>
      </w:ins>
      <w:r>
        <w:rPr>
          <w:rFonts w:ascii="Arial" w:hAnsi="Arial" w:cs="Arial"/>
          <w:color w:val="595959"/>
          <w:sz w:val="28"/>
          <w:szCs w:val="28"/>
        </w:rPr>
        <w:t xml:space="preserve"> </w:t>
      </w:r>
      <w:r>
        <w:rPr>
          <w:rFonts w:ascii="Arial" w:hAnsi="Arial" w:cs="Arial"/>
          <w:color w:val="595959"/>
          <w:sz w:val="28"/>
          <w:szCs w:val="28"/>
        </w:rPr>
        <w:t xml:space="preserve">CPC </w:t>
      </w:r>
      <w:del w:id="1052" w:author="Assessor GDSXSR" w:date="2026-10-29T18:27:03Z">
        <w:r>
          <w:rPr>
            <w:rFonts w:ascii="Arial" w:hAnsi="Arial" w:cs="Arial"/>
            <w:color w:val="595959"/>
            <w:sz w:val="28"/>
            <w:szCs w:val="28"/>
          </w:rPr>
          <w:delText xml:space="preserve">854</w:delText>
        </w:r>
      </w:del>
      <w:ins w:id="1053" w:author="Assessor GDSXSR" w:date="2026-10-29T18:27:03Z">
        <w:r>
          <w:rPr>
            <w:rFonts w:ascii="Arial" w:hAnsi="Arial" w:cs="Arial"/>
            <w:color w:val="808080"/>
            <w:sz w:val="28"/>
            <w:szCs w:val="28"/>
          </w:rPr>
          <w:t xml:space="preserve">dispõe</w:t>
        </w:r>
      </w:ins>
      <w:r>
        <w:rPr>
          <w:rFonts w:ascii="Arial" w:hAnsi="Arial" w:cs="Arial"/>
          <w:color w:val="595959"/>
          <w:sz w:val="28"/>
          <w:szCs w:val="28"/>
        </w:rPr>
        <w:t xml:space="preserve">:</w:t>
      </w:r>
      <w:commentRangeEnd w:id="8"/>
      <w:r>
        <w:rPr>
          <w:rStyle w:val="CommentReference"/>
        </w:rPr>
        <w:commentReference w:id="8"/>
      </w:r>
    </w:p>
    <w:p w14:paraId="6EAB879B" w14:textId="77777777" w:rsidR="008D07FC" w:rsidRDefault="008D07FC">
      <w:pPr>
        <w:spacing w:after="0" w:line="360" w:lineRule="auto"/>
        <w:jc w:val="both"/>
        <w:rPr>
          <w:rFonts w:ascii="Arial" w:hAnsi="Arial" w:cs="Arial"/>
          <w:color w:val="595959"/>
          <w:sz w:val="28"/>
          <w:szCs w:val="28"/>
        </w:rPr>
      </w:pPr>
    </w:p>
    <w:p w14:paraId="457E41FD" w14:textId="77777777" w:rsidR="008D07FC" w:rsidRDefault="00A4543F">
      <w:pPr>
        <w:spacing w:after="0" w:line="360" w:lineRule="auto"/>
        <w:ind w:left="2268"/>
        <w:jc w:val="both"/>
        <w:rPr>
          <w:rFonts w:ascii="Arial" w:hAnsi="Arial" w:cs="Arial"/>
          <w:color w:val="595959"/>
          <w:sz w:val="26"/>
          <w:szCs w:val="26"/>
        </w:rPr>
      </w:pPr>
      <w:r>
        <w:rPr>
          <w:rFonts w:ascii="Arial" w:hAnsi="Arial" w:cs="Arial"/>
          <w:i/>
          <w:iCs/>
          <w:color w:val="595959"/>
          <w:sz w:val="26"/>
          <w:szCs w:val="26"/>
        </w:rPr>
        <w:t>“Art. 854. Para possibilitar a penhora de dinheiro em depósito ou em aplicação financeira, o juiz, a requerimento do exequente, sem dar ciência prévia do ato ao executado, determinará às instituições financeiras, por meio de sistema eletrônico gerido pela autoridade supervisora do sistema financeiro nacional, que torne indisponíveis ativos financeiros existentes em nome do executado, limitando-se a indisponibilidade ao valor indicado na execução.”</w:t>
      </w:r>
    </w:p>
    <w:p w14:paraId="17B66A58" w14:textId="77777777" w:rsidR="008D07FC" w:rsidRDefault="008D07FC">
      <w:pPr>
        <w:spacing w:after="0" w:line="360" w:lineRule="auto"/>
        <w:jc w:val="both"/>
        <w:rPr>
          <w:rFonts w:ascii="Arial" w:hAnsi="Arial" w:cs="Arial"/>
          <w:color w:val="595959"/>
          <w:sz w:val="28"/>
          <w:szCs w:val="28"/>
        </w:rPr>
      </w:pPr>
    </w:p>
    <w:p w14:paraId="4C1A66DE" w14:textId="77777777"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No ponto, mantenho as razões expostas na decisão liminar (ID 89044333), transcritas a seguir:</w:t>
      </w:r>
    </w:p>
    <w:p w14:paraId="2BE935A1" w14:textId="77777777" w:rsidR="008D07FC" w:rsidRDefault="008D07FC">
      <w:pPr>
        <w:spacing w:after="0" w:line="360" w:lineRule="auto"/>
        <w:jc w:val="both"/>
        <w:rPr>
          <w:rFonts w:ascii="Arial" w:hAnsi="Arial" w:cs="Arial"/>
          <w:color w:val="595959"/>
          <w:sz w:val="28"/>
          <w:szCs w:val="28"/>
        </w:rPr>
      </w:pPr>
    </w:p>
    <w:p w14:paraId="2CBB394E" w14:textId="628F75D0" w:rsidR="008D07FC" w:rsidRDefault="00A4543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“Consta do processo de execução que a última pesquisa de bens pelo SISBAJUD ocorreu em 09/07/2025 (ID </w:t>
      </w:r>
      <w:r w:rsidR="00463AD8" w:rsidRPr="00463AD8">
        <w:rPr>
          <w:rFonts w:ascii="Arial" w:hAnsi="Arial" w:cs="Arial"/>
          <w:i/>
          <w:iCs/>
          <w:color w:val="595959"/>
          <w:sz w:val="26"/>
          <w:szCs w:val="26"/>
        </w:rPr>
        <w:t>242180704</w:t>
      </w:r>
      <w:r>
        <w:rPr>
          <w:rFonts w:ascii="Arial" w:hAnsi="Arial" w:cs="Arial"/>
          <w:i/>
          <w:iCs/>
          <w:color w:val="595959"/>
          <w:sz w:val="26"/>
          <w:szCs w:val="26"/>
        </w:rPr>
        <w:t>, origem).</w:t>
      </w:r>
    </w:p>
    <w:p w14:paraId="25923AAE" w14:textId="77777777" w:rsidR="008D07FC" w:rsidRDefault="00A4543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Assim, o decurso de período superior a um ano desde a última pesquisa patrimonial configura parâmetro razoável para autorizar a renovação das diligências no sistema requerido, dada a possibilidade </w:t>
      </w:r>
      <w:r>
        <w:rPr>
          <w:rFonts w:ascii="Arial" w:hAnsi="Arial" w:cs="Arial"/>
          <w:i/>
          <w:iCs/>
          <w:color w:val="595959"/>
          <w:sz w:val="26"/>
          <w:szCs w:val="26"/>
        </w:rPr>
        <w:lastRenderedPageBreak/>
        <w:t>de alteração da situação econômica da executada e a natureza satisfativa da execução.</w:t>
      </w:r>
    </w:p>
    <w:p w14:paraId="75E1FAC7" w14:textId="77777777" w:rsidR="008D07FC" w:rsidRDefault="00A4543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Nesse sentido:</w:t>
      </w:r>
    </w:p>
    <w:p w14:paraId="795E8EC3" w14:textId="77777777" w:rsidR="008D07FC" w:rsidRPr="009A6651" w:rsidRDefault="00A4543F" w:rsidP="00156BB1">
      <w:pPr>
        <w:spacing w:after="0" w:line="360" w:lineRule="auto"/>
        <w:ind w:left="3402"/>
        <w:jc w:val="both"/>
        <w:rPr>
          <w:rFonts w:ascii="Arial" w:hAnsi="Arial" w:cs="Arial"/>
          <w:color w:val="595959"/>
          <w:sz w:val="26"/>
          <w:szCs w:val="26"/>
          <w:u w:val="single"/>
        </w:rPr>
      </w:pPr>
      <w:r>
        <w:rPr>
          <w:rFonts w:ascii="Arial" w:hAnsi="Arial" w:cs="Arial"/>
          <w:i/>
          <w:iCs/>
          <w:color w:val="595959"/>
          <w:sz w:val="26"/>
          <w:szCs w:val="26"/>
        </w:rPr>
        <w:t xml:space="preserve">‘(...) </w:t>
      </w:r>
      <w:r w:rsidRPr="009A6651">
        <w:rPr>
          <w:rFonts w:ascii="Arial" w:hAnsi="Arial" w:cs="Arial"/>
          <w:i/>
          <w:iCs/>
          <w:color w:val="595959"/>
          <w:sz w:val="26"/>
          <w:szCs w:val="26"/>
          <w:u w:val="single"/>
        </w:rPr>
        <w:t>4. A jurisprudência do TJDFT e do STJ admite a reiteração de buscas patrimoniais em sistemas eletrônicos após o transcurso de um ano, sem exigência de comprovação de alteração da situação econômica do devedor.</w:t>
      </w:r>
    </w:p>
    <w:p w14:paraId="3B97D363" w14:textId="276CB1EF" w:rsidR="008D07FC" w:rsidRDefault="00A4543F" w:rsidP="00156BB1">
      <w:pPr>
        <w:spacing w:after="0" w:line="360" w:lineRule="auto"/>
        <w:ind w:left="3402"/>
        <w:jc w:val="both"/>
        <w:rPr>
          <w:rFonts w:ascii="Arial" w:hAnsi="Arial" w:cs="Arial"/>
          <w:color w:val="595959"/>
          <w:sz w:val="26"/>
          <w:szCs w:val="26"/>
        </w:rPr>
      </w:pPr>
      <w:commentRangeStart w:id="9"/>
      <w:r w:rsidRPr="009A6651">
        <w:rPr>
          <w:rFonts w:ascii="Arial" w:hAnsi="Arial" w:cs="Arial"/>
          <w:i/>
          <w:iCs/>
          <w:color w:val="595959"/>
          <w:sz w:val="26"/>
          <w:szCs w:val="26"/>
          <w:u w:val="single"/>
        </w:rPr>
        <w:t>5. No caso concreto, considerando que as últimas pesquisas ocorreram há mais de um ano, verifica-se a razoabilidade do pedido, devendo ser deferida a reiteração das diligências.</w:t>
      </w:r>
      <w:r>
        <w:rPr>
          <w:rFonts w:ascii="Arial" w:hAnsi="Arial" w:cs="Arial"/>
          <w:i/>
          <w:iCs/>
          <w:color w:val="595959"/>
          <w:sz w:val="26"/>
          <w:szCs w:val="26"/>
        </w:rPr>
        <w:t xml:space="preserve"> (...)’ </w:t>
      </w:r>
      <w:r w:rsidRPr="000416AD">
        <w:rPr>
          <w:rFonts w:ascii="Arial" w:hAnsi="Arial" w:cs="Arial"/>
          <w:i/>
          <w:color w:val="595959"/>
          <w:sz w:val="26"/>
          <w:szCs w:val="26"/>
        </w:rPr>
        <w:t>(Acórdão 1990502, 0700850-70.2025.8.07.0000, Relator(a): AISTON HENRIQUE DE SOUSA, 4ª TURMA CÍVEL, data de julgamento: 10/04/2025, publicado no DJe: 07/05/2025.)</w:t>
      </w:r>
      <w:r w:rsidR="00E950F9">
        <w:rPr>
          <w:rFonts w:ascii="Arial" w:hAnsi="Arial" w:cs="Arial"/>
          <w:i/>
          <w:color w:val="595959"/>
          <w:sz w:val="26"/>
          <w:szCs w:val="26"/>
        </w:rPr>
        <w:t xml:space="preserve"> – Grifei.</w:t>
      </w:r>
      <w:r w:rsidRPr="000416AD">
        <w:rPr>
          <w:rFonts w:ascii="Arial" w:hAnsi="Arial" w:cs="Arial"/>
          <w:i/>
          <w:color w:val="595959"/>
          <w:sz w:val="26"/>
          <w:szCs w:val="26"/>
        </w:rPr>
        <w:t>”</w:t>
      </w:r>
      <w:commentRangeEnd w:id="9"/>
      <w:r>
        <w:rPr>
          <w:rStyle w:val="CommentReference"/>
        </w:rPr>
        <w:commentReference w:id="9"/>
      </w:r>
    </w:p>
    <w:p w14:paraId="4A95633E" w14:textId="77777777" w:rsidR="008D07FC" w:rsidRDefault="008D07FC">
      <w:pPr>
        <w:spacing w:after="0" w:line="360" w:lineRule="auto"/>
        <w:jc w:val="both"/>
        <w:rPr>
          <w:rFonts w:ascii="Arial" w:hAnsi="Arial" w:cs="Arial"/>
          <w:color w:val="595959"/>
          <w:sz w:val="28"/>
          <w:szCs w:val="28"/>
        </w:rPr>
      </w:pPr>
    </w:p>
    <w:p w14:paraId="600D190A" w14:textId="77777777" w:rsidR="008D07FC" w:rsidRDefault="00A4543F">
      <w:pPr>
        <w:spacing w:after="0" w:line="360" w:lineRule="auto"/>
        <w:ind w:firstLine="2268"/>
        <w:jc w:val="both"/>
        <w:rPr>
          <w:del w:id="1057" w:author="Assessor GDSXSR" w:date="2026-10-29T18:27:03Z"/>
          <w:rFonts w:ascii="Arial" w:hAnsi="Arial" w:cs="Arial"/>
          <w:color w:val="595959"/>
          <w:sz w:val="28"/>
          <w:szCs w:val="28"/>
        </w:rPr>
      </w:pPr>
      <w:commentRangeStart w:id="1"/>
      <w:del w:id="1054" w:author="Assessor GDSXSR" w:date="2026-10-29T18:27:03Z">
        <w:r>
          <w:rPr>
            <w:rFonts w:ascii="Arial" w:hAnsi="Arial" w:cs="Arial"/>
            <w:color w:val="595959"/>
            <w:sz w:val="28"/>
            <w:szCs w:val="28"/>
          </w:rPr>
          <w:delText xml:space="preserve">Esta e. 4ª Turma Cível </w:delText>
        </w:r>
      </w:del>
      <w:commentRangeEnd w:id="1"/>
      <w:del w:id="1055" w:author="Assessor GDSXSR" w:date="2026-10-29T18:27:03Z">
        <w:r w:rsidR="007B0A13">
          <w:rPr>
            <w:rStyle w:val="Refdecomentrio"/>
            <w:rFonts w:ascii="Arial" w:hAnsi="Arial" w:cs="Arial"/>
            <w:color w:val="595959"/>
            <w:sz w:val="28"/>
            <w:szCs w:val="28"/>
          </w:rPr>
          <w:commentReference w:id="1"/>
        </w:r>
      </w:del>
      <w:del w:id="1056" w:author="Assessor GDSXSR" w:date="2026-10-29T18:27:03Z">
        <w:r>
          <w:rPr>
            <w:rFonts w:ascii="Arial" w:hAnsi="Arial" w:cs="Arial"/>
            <w:color w:val="595959"/>
            <w:sz w:val="28"/>
            <w:szCs w:val="28"/>
          </w:rPr>
          <w:delText>tem admitido nova consulta aos sistemas de pesquisa patrimonial após o decurso de prazo superior a um ano, independentemente de demonstração de alteração da situação financeira do executado.</w:delText>
        </w:r>
      </w:del>
    </w:p>
    <w:p w14:paraId="71867477" w14:textId="77777777" w:rsidR="008D07FC" w:rsidRDefault="008D07FC">
      <w:pPr>
        <w:spacing w:after="0" w:line="360" w:lineRule="auto"/>
        <w:jc w:val="both"/>
        <w:rPr>
          <w:del w:id="1058" w:author="Assessor GDSXSR" w:date="2026-10-29T18:27:03Z"/>
          <w:rFonts w:ascii="Arial" w:hAnsi="Arial" w:cs="Arial"/>
          <w:color w:val="595959"/>
          <w:sz w:val="28"/>
          <w:szCs w:val="28"/>
        </w:rPr>
      </w:pPr>
    </w:p>
    <w:p w14:paraId="4E2EDF48" w14:textId="77777777" w:rsidR="008D07FC" w:rsidRDefault="00A4543F">
      <w:pPr>
        <w:spacing w:after="0" w:line="360" w:lineRule="auto"/>
        <w:ind w:firstLine="2268"/>
        <w:jc w:val="both"/>
        <w:rPr>
          <w:del w:id="1060" w:author="Assessor GDSXSR" w:date="2026-10-29T18:27:03Z"/>
          <w:rFonts w:ascii="Arial" w:hAnsi="Arial" w:cs="Arial"/>
          <w:color w:val="595959"/>
          <w:sz w:val="28"/>
          <w:szCs w:val="28"/>
        </w:rPr>
      </w:pPr>
      <w:del w:id="1059" w:author="Assessor GDSXSR" w:date="2026-10-29T18:27:03Z">
        <w:r>
          <w:rPr>
            <w:rFonts w:ascii="Arial" w:hAnsi="Arial" w:cs="Arial"/>
            <w:color w:val="595959"/>
            <w:sz w:val="28"/>
            <w:szCs w:val="28"/>
          </w:rPr>
          <w:delText>Nesse sentido:</w:delText>
        </w:r>
      </w:del>
    </w:p>
    <w:p w14:paraId="7738B647" w14:textId="77777777" w:rsidR="008D07FC" w:rsidRDefault="008D07FC">
      <w:pPr>
        <w:spacing w:after="0" w:line="360" w:lineRule="auto"/>
        <w:jc w:val="both"/>
        <w:rPr>
          <w:del w:id="1061" w:author="Assessor GDSXSR" w:date="2026-10-29T18:27:03Z"/>
          <w:rFonts w:ascii="Arial" w:hAnsi="Arial" w:cs="Arial"/>
          <w:color w:val="595959"/>
          <w:sz w:val="28"/>
          <w:szCs w:val="28"/>
        </w:rPr>
      </w:pPr>
    </w:p>
    <w:p w14:paraId="55B5BBED" w14:textId="77777777" w:rsidR="008D07FC" w:rsidRDefault="00A4543F">
      <w:pPr>
        <w:spacing w:after="0" w:line="360" w:lineRule="auto"/>
        <w:ind w:left="2268"/>
        <w:jc w:val="both"/>
        <w:rPr>
          <w:del w:id="1065" w:author="Assessor GDSXSR" w:date="2026-10-29T18:27:03Z"/>
          <w:rFonts w:ascii="Arial" w:hAnsi="Arial" w:cs="Arial"/>
          <w:color w:val="595959"/>
          <w:sz w:val="26"/>
          <w:szCs w:val="26"/>
        </w:rPr>
      </w:pPr>
      <w:del w:id="1062" w:author="Assessor GDSXSR" w:date="2026-10-29T18:27:03Z">
        <w:r>
          <w:rPr>
            <w:rFonts w:ascii="Arial" w:hAnsi="Arial" w:cs="Arial"/>
            <w:i/>
            <w:iCs/>
            <w:color w:val="595959"/>
            <w:sz w:val="26"/>
            <w:szCs w:val="26"/>
          </w:rPr>
          <w:delText xml:space="preserve">“(...) 3. Se a última tentativa de encontrar bens ocorreu há mais de um ano, justifica-se a renovação do pedido de consulta ao Sisbajud na modalidade ‘teimosinha’, </w:delText>
        </w:r>
      </w:del>
      <w:del w:id="1063" w:author="Assessor GDSXSR" w:date="2026-10-29T18:27:03Z">
        <w:r>
          <w:rPr>
            <w:rFonts w:ascii="Arial" w:hAnsi="Arial" w:cs="Arial"/>
            <w:i/>
            <w:iCs/>
            <w:color w:val="595959"/>
            <w:sz w:val="26"/>
            <w:szCs w:val="26"/>
          </w:rPr>
          <w:lastRenderedPageBreak/>
          <w:delText xml:space="preserve">que oferece maior amplitude na base de consulta. (...)” </w:delText>
        </w:r>
      </w:del>
      <w:del w:id="1064" w:author="Assessor GDSXSR" w:date="2026-10-29T18:27:03Z">
        <w:r w:rsidRPr="00156BB1">
          <w:rPr>
            <w:rFonts w:ascii="Arial" w:hAnsi="Arial" w:cs="Arial"/>
            <w:iCs/>
            <w:color w:val="595959"/>
            <w:sz w:val="26"/>
            <w:szCs w:val="26"/>
          </w:rPr>
          <w:delText>(Acórdão 2102603, 0742673-24.2025.8.07.0000, Relator(a): EDI MARIA COUTINHO BIZZI, 4ª TURMA CÍVEL, data de julgamento: 11/03/2026, publicado no DJe: 31/03/2026.)</w:delText>
        </w:r>
      </w:del>
    </w:p>
    <w:p w14:paraId="37F74FEF" w14:textId="77777777" w:rsidR="008D07FC" w:rsidRDefault="008D07FC">
      <w:pPr>
        <w:spacing w:after="0" w:line="360" w:lineRule="auto"/>
        <w:jc w:val="both"/>
        <w:rPr>
          <w:del w:id="1066" w:author="Assessor GDSXSR" w:date="2026-10-29T18:27:03Z"/>
          <w:rFonts w:ascii="Arial" w:hAnsi="Arial" w:cs="Arial"/>
          <w:color w:val="595959"/>
          <w:sz w:val="28"/>
          <w:szCs w:val="28"/>
        </w:rPr>
      </w:pPr>
    </w:p>
    <w:p w14:paraId="25C25FB0" w14:textId="77777777" w:rsidR="008D07FC" w:rsidRDefault="00A4543F">
      <w:pPr>
        <w:spacing w:after="0" w:line="360" w:lineRule="auto"/>
        <w:ind w:left="2268"/>
        <w:jc w:val="both"/>
        <w:rPr>
          <w:del w:id="1069" w:author="Assessor GDSXSR" w:date="2026-10-29T18:27:03Z"/>
          <w:rFonts w:ascii="Arial" w:hAnsi="Arial" w:cs="Arial"/>
          <w:color w:val="595959"/>
          <w:sz w:val="26"/>
          <w:szCs w:val="26"/>
        </w:rPr>
      </w:pPr>
      <w:del w:id="1067" w:author="Assessor GDSXSR" w:date="2026-10-29T18:27:03Z">
        <w:r>
          <w:rPr>
            <w:rFonts w:ascii="Arial" w:hAnsi="Arial" w:cs="Arial"/>
            <w:i/>
            <w:iCs/>
            <w:color w:val="595959"/>
            <w:sz w:val="26"/>
            <w:szCs w:val="26"/>
          </w:rPr>
          <w:delText xml:space="preserve">“(...) 5. O transcurso de mais de um ano desde a última pesquisa configura critério objetivo apto a justificar nova consulta, ainda que inexistam provas de modificação patrimonial do devedor, diante da dinamicidade das relações financeiras. 6. A medida atende aos princípios da razoabilidade, celeridade e efetividade da execução, sendo legítima a reiteração de ordens de bloqueio via SISBAJUD (‘teimosinha’) para assegurar a satisfação do crédito exequendo. (...)” </w:delText>
        </w:r>
      </w:del>
      <w:del w:id="1068" w:author="Assessor GDSXSR" w:date="2026-10-29T18:27:03Z">
        <w:r w:rsidRPr="00156BB1">
          <w:rPr>
            <w:rFonts w:ascii="Arial" w:hAnsi="Arial" w:cs="Arial"/>
            <w:iCs/>
            <w:color w:val="595959"/>
            <w:sz w:val="26"/>
            <w:szCs w:val="26"/>
          </w:rPr>
          <w:delText>(Acórdão 2102477, 0745916-73.2025.8.07.0000, Relator(a): AISTON HENRIQUE DE SOUSA, 4ª TURMA CÍVEL, data de julgamento: 11/03/2026, publicado no DJe: 31/03/2026.)</w:delText>
        </w:r>
      </w:del>
    </w:p>
    <w:p w14:paraId="2CDDB0F0" w14:textId="77777777" w:rsidR="008D07FC" w:rsidRDefault="008D07FC">
      <w:pPr>
        <w:spacing w:after="0" w:line="360" w:lineRule="auto"/>
        <w:jc w:val="both"/>
        <w:rPr>
          <w:del w:id="1070" w:author="Assessor GDSXSR" w:date="2026-10-29T18:27:03Z"/>
          <w:rFonts w:ascii="Arial" w:hAnsi="Arial" w:cs="Arial"/>
          <w:color w:val="595959"/>
          <w:sz w:val="28"/>
          <w:szCs w:val="28"/>
        </w:rPr>
      </w:pPr>
    </w:p>
    <w:p w14:paraId="4FD9C466" w14:textId="672AB7FE" w:rsidR="008D07FC" w:rsidRDefault="00A4543F">
      <w:pPr>
        <w:spacing w:after="0" w:line="360" w:lineRule="auto"/>
        <w:ind w:firstLine="2268"/>
        <w:jc w:val="both"/>
        <w:rPr>
          <w:rFonts w:ascii="Arial" w:hAnsi="Arial" w:cs="Arial"/>
          <w:color w:val="595959"/>
          <w:sz w:val="28"/>
          <w:szCs w:val="28"/>
        </w:rPr>
      </w:pPr>
      <w:del w:id="1071" w:author="Assessor GDSXSR" w:date="2026-10-29T18:27:03Z">
        <w:r>
          <w:rPr>
            <w:rFonts w:ascii="Arial" w:hAnsi="Arial" w:cs="Arial"/>
            <w:color w:val="595959"/>
            <w:sz w:val="28"/>
            <w:szCs w:val="28"/>
          </w:rPr>
          <w:delText xml:space="preserve">Além</w:delText>
        </w:r>
      </w:del>
      <w:ins w:id="1072" w:author="Assessor GDSXSR" w:date="2026-10-29T18:27:03Z">
        <w:r>
          <w:rPr>
            <w:rFonts w:ascii="Arial" w:hAnsi="Arial" w:cs="Arial"/>
            <w:color w:val="808080"/>
            <w:sz w:val="28"/>
            <w:szCs w:val="28"/>
          </w:rPr>
          <w:t xml:space="preserve">No</w:t>
        </w:r>
      </w:ins>
      <w:commentRangeStart w:id="10"/>
      <w:r>
        <w:rPr>
          <w:rFonts w:ascii="Arial" w:hAnsi="Arial" w:cs="Arial"/>
          <w:color w:val="595959"/>
          <w:sz w:val="28"/>
          <w:szCs w:val="28"/>
          <w:highlight w:val="yellow"/>
          <w:rPrChange w:id="1075" w:author="Assessor GDSXSR" w:date="2026-10-29T18:27:03Z">
            <w:rPr>
              <w:rFonts w:ascii="Arial" w:hAnsi="Arial" w:cs="Arial"/>
              <w:color w:val="595959"/>
              <w:sz w:val="28"/>
              <w:szCs w:val="28"/>
            </w:rPr>
          </w:rPrChange>
        </w:rPr>
        <w:t xml:space="preserve"> </w:t>
      </w:r>
      <w:del w:id="1073" w:author="Assessor GDSXSR" w:date="2026-10-29T18:27:03Z">
        <w:r>
          <w:rPr>
            <w:rFonts w:ascii="Arial" w:hAnsi="Arial" w:cs="Arial"/>
            <w:color w:val="595959"/>
            <w:sz w:val="28"/>
            <w:szCs w:val="28"/>
          </w:rPr>
          <w:delText xml:space="preserve">disso</w:delText>
        </w:r>
      </w:del>
      <w:ins w:id="1074" w:author="Assessor GDSXSR" w:date="2026-10-29T18:27:03Z">
        <w:r>
          <w:rPr>
            <w:rFonts w:ascii="Arial" w:hAnsi="Arial" w:cs="Arial"/>
            <w:color w:val="808080"/>
            <w:sz w:val="28"/>
            <w:szCs w:val="28"/>
          </w:rPr>
          <w:t xml:space="preserve">mais</w:t>
        </w:r>
      </w:ins>
      <w:r>
        <w:rPr>
          <w:rFonts w:ascii="Arial" w:hAnsi="Arial" w:cs="Arial"/>
          <w:color w:val="595959"/>
          <w:sz w:val="28"/>
          <w:szCs w:val="28"/>
          <w:highlight w:val="yellow"/>
          <w:rPrChange w:id="1076" w:author="Assessor GDSXSR" w:date="2026-10-29T18:27:03Z">
            <w:rPr>
              <w:rFonts w:ascii="Arial" w:hAnsi="Arial" w:cs="Arial"/>
              <w:color w:val="595959"/>
              <w:sz w:val="28"/>
              <w:szCs w:val="28"/>
            </w:rPr>
          </w:rPrChange>
        </w:rPr>
        <w:t xml:space="preserve">, embora não desconheça a rotina cartorária para efetivação da reiteração da pesquisa SISBAJUD, esta 4ª Turma Cível tem </w:t>
      </w:r>
      <w:r>
        <w:rPr>
          <w:rFonts w:ascii="Arial" w:hAnsi="Arial" w:cs="Arial"/>
          <w:color w:val="595959"/>
          <w:sz w:val="28"/>
          <w:szCs w:val="28"/>
          <w:highlight w:val="yellow"/>
          <w:rPrChange w:id="1077" w:author="Assessor GDSXSR" w:date="2026-10-29T18:27:03Z">
            <w:rPr>
              <w:rFonts w:ascii="Arial" w:hAnsi="Arial" w:cs="Arial"/>
              <w:color w:val="595959"/>
              <w:sz w:val="28"/>
              <w:szCs w:val="28"/>
            </w:rPr>
          </w:rPrChange>
        </w:rPr>
        <w:t xml:space="preserve">decidido</w:t>
      </w:r>
      <w:r>
        <w:rPr>
          <w:rFonts w:ascii="Arial" w:hAnsi="Arial" w:cs="Arial"/>
          <w:color w:val="595959"/>
          <w:sz w:val="28"/>
          <w:szCs w:val="28"/>
          <w:highlight w:val="yellow"/>
          <w:rPrChange w:id="1078" w:author="Assessor GDSXSR" w:date="2026-10-29T18:27:03Z">
            <w:rPr>
              <w:rFonts w:ascii="Arial" w:hAnsi="Arial" w:cs="Arial"/>
              <w:color w:val="595959"/>
              <w:sz w:val="28"/>
              <w:szCs w:val="28"/>
            </w:rPr>
          </w:rPrChange>
        </w:rPr>
        <w:t xml:space="preserve"> que a modalidade “teimosinha” constitui funcionalidade que aprimora a efetividade da execução, de modo que não pode ser desconsiderada.</w:t>
      </w:r>
      <w:commentRangeEnd w:id="10"/>
      <w:r>
        <w:rPr>
          <w:rStyle w:val="CommentReference"/>
        </w:rPr>
        <w:commentReference w:id="10"/>
      </w:r>
    </w:p>
    <w:p w14:paraId="70505564" w14:textId="77777777" w:rsidR="008D07FC" w:rsidRDefault="008D07FC">
      <w:pPr>
        <w:spacing w:after="0" w:line="360" w:lineRule="auto"/>
        <w:jc w:val="both"/>
        <w:rPr>
          <w:rFonts w:ascii="Arial" w:hAnsi="Arial" w:cs="Arial"/>
          <w:color w:val="595959"/>
          <w:sz w:val="28"/>
          <w:szCs w:val="28"/>
        </w:rPr>
      </w:pPr>
    </w:p>
    <w:p w14:paraId="54E8E373" w14:textId="77777777"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Nesse sentido:</w:t>
      </w:r>
    </w:p>
    <w:p w14:paraId="056A9204" w14:textId="77777777" w:rsidR="008D07FC" w:rsidRDefault="008D07FC">
      <w:pPr>
        <w:spacing w:after="0" w:line="360" w:lineRule="auto"/>
        <w:jc w:val="both"/>
        <w:rPr>
          <w:rFonts w:ascii="Arial" w:hAnsi="Arial" w:cs="Arial"/>
          <w:color w:val="595959"/>
          <w:sz w:val="28"/>
          <w:szCs w:val="28"/>
        </w:rPr>
      </w:pPr>
    </w:p>
    <w:p w14:paraId="647051C2" w14:textId="77777777" w:rsidR="008D07FC" w:rsidRDefault="00A4543F">
      <w:pPr>
        <w:spacing w:after="0" w:line="360" w:lineRule="auto"/>
        <w:ind w:left="2268"/>
        <w:jc w:val="both"/>
        <w:rPr>
          <w:rFonts w:ascii="Arial" w:hAnsi="Arial" w:cs="Arial"/>
          <w:color w:val="595959"/>
          <w:sz w:val="26"/>
          <w:szCs w:val="26"/>
        </w:rPr>
      </w:pPr>
      <w:commentRangeStart w:id="11"/>
      <w:r>
        <w:rPr>
          <w:rFonts w:ascii="Arial" w:hAnsi="Arial" w:cs="Arial"/>
          <w:i/>
          <w:iCs/>
          <w:color w:val="595959"/>
          <w:sz w:val="26"/>
          <w:szCs w:val="26"/>
        </w:rPr>
        <w:t xml:space="preserve">“(...) III. Ante o interesse público na efetividade da jurisdição executiva, o juiz deve adotar as providências </w:t>
      </w:r>
      <w:r>
        <w:rPr>
          <w:rFonts w:ascii="Arial" w:hAnsi="Arial" w:cs="Arial"/>
          <w:i/>
          <w:iCs/>
          <w:color w:val="595959"/>
          <w:sz w:val="26"/>
          <w:szCs w:val="26"/>
        </w:rPr>
        <w:t xml:space="preserve">adequadas e necessárias para a satisfação do crédito do exequente, presente o princípio da cooperação consagrado nos artigos 6º, 772 e 773 do Código de Processo Civil. IV. A funcionalidade do SISBAJUD que permite a repetição programada da ordem de bloqueio de ativos financeiros prevista no artigo 854 do Código de Processo Civil, conhecida como ‘teimosinha’, além de racionalizar a administração dos serviços judiciários, agrega efetividade à execução. (...)” </w:t>
      </w:r>
      <w:r>
        <w:rPr>
          <w:rFonts w:ascii="Arial" w:hAnsi="Arial" w:cs="Arial"/>
          <w:iCs/>
          <w:color w:val="595959"/>
          <w:sz w:val="26"/>
          <w:szCs w:val="26"/>
        </w:rPr>
        <w:t xml:space="preserve">(Acórdão 2087914, 0737001-35.2025.8.07.0000, Relato</w:t>
      </w:r>
      <w:r>
        <w:rPr>
          <w:rFonts w:ascii="Arial" w:hAnsi="Arial" w:cs="Arial"/>
          <w:iCs/>
          <w:color w:val="595959"/>
          <w:sz w:val="26"/>
          <w:szCs w:val="26"/>
        </w:rPr>
        <w:t xml:space="preserve">r(a): JAMES EDUARDO OLIVEIRA, 4ª TURMA CÍVEL, data de julgamento: 05/02/2026, publicado no DJe: 16/03/2026.)</w:t>
      </w:r>
      <w:commentRangeEnd w:id="11"/>
      <w:r>
        <w:rPr>
          <w:rStyle w:val="CommentReference"/>
        </w:rPr>
        <w:commentReference w:id="11"/>
      </w:r>
      <w:ins w:id="1079" w:author="Assessor GDSXSR" w:date="2026-10-29T18:27:03Z">
        <w:r>
          <w:rPr>
            <w:rFonts w:ascii="Arial" w:hAnsi="Arial" w:cs="Arial"/>
            <w:iCs/>
            <w:color w:val="808080"/>
            <w:sz w:val="26"/>
            <w:szCs w:val="26"/>
          </w:rPr>
          <w:t xml:space="preserve"> – Grifei</w:t>
        </w:r>
      </w:ins>
    </w:p>
    <w:p w14:paraId="43FD630E" w14:textId="77777777" w:rsidR="008D07FC" w:rsidRDefault="008D07FC">
      <w:pPr>
        <w:spacing w:after="0" w:line="360" w:lineRule="auto"/>
        <w:jc w:val="both"/>
        <w:rPr>
          <w:rFonts w:ascii="Arial" w:hAnsi="Arial" w:cs="Arial"/>
          <w:color w:val="595959"/>
          <w:sz w:val="28"/>
          <w:szCs w:val="28"/>
        </w:rPr>
      </w:pPr>
    </w:p>
    <w:p w14:paraId="6ACDF948" w14:textId="77777777" w:rsidR="008D07FC" w:rsidRDefault="00A4543F">
      <w:pPr>
        <w:spacing w:after="0" w:line="360" w:lineRule="auto"/>
        <w:ind w:firstLine="2268"/>
        <w:jc w:val="both"/>
        <w:rPr>
          <w:rFonts w:ascii="Arial" w:hAnsi="Arial" w:cs="Arial"/>
          <w:color w:val="595959"/>
          <w:sz w:val="28"/>
          <w:szCs w:val="28"/>
        </w:rPr>
      </w:pPr>
      <w:commentRangeStart w:id="12"/>
      <w:r>
        <w:rPr>
          <w:rFonts w:ascii="Arial" w:hAnsi="Arial" w:cs="Arial"/>
          <w:color w:val="595959"/>
          <w:sz w:val="28"/>
          <w:szCs w:val="28"/>
          <w:highlight w:val="yellow"/>
          <w:rPrChange w:id="1081" w:author="Assessor GDSXSR" w:date="2026-10-29T18:27:03Z">
            <w:rPr>
              <w:rFonts w:ascii="Arial" w:hAnsi="Arial" w:cs="Arial"/>
              <w:color w:val="595959"/>
              <w:sz w:val="28"/>
              <w:szCs w:val="28"/>
            </w:rPr>
          </w:rPrChange>
        </w:rPr>
        <w:t xml:space="preserve">Dito isso, e não havendo alteração do quadro fático-jurídico delineado nos autos, com a máxima vênia ao entendimento do d. Juízo de origem, deve ser reformada a r. decisão agravada</w:t>
      </w:r>
      <w:ins w:id="1080" w:author="Assessor GDSXSR" w:date="2026-10-29T18:27:03Z">
        <w:r>
          <w:rPr>
            <w:rFonts w:ascii="Arial" w:hAnsi="Arial" w:cs="Arial"/>
            <w:color w:val="808080"/>
            <w:sz w:val="28"/>
            <w:szCs w:val="28"/>
          </w:rPr>
          <w:t xml:space="preserve">, pois o decurso de mais de um ano desde a última pesquisa (09/07/2025) autoriza a renovação da consulta (CPC 854)</w:t>
        </w:r>
      </w:ins>
      <w:r>
        <w:rPr>
          <w:rFonts w:ascii="Arial" w:hAnsi="Arial" w:cs="Arial"/>
          <w:color w:val="595959"/>
          <w:sz w:val="28"/>
          <w:szCs w:val="28"/>
          <w:highlight w:val="yellow"/>
          <w:rPrChange w:id="1082" w:author="Assessor GDSXSR" w:date="2026-10-29T18:27:03Z">
            <w:rPr>
              <w:rFonts w:ascii="Arial" w:hAnsi="Arial" w:cs="Arial"/>
              <w:color w:val="595959"/>
              <w:sz w:val="28"/>
              <w:szCs w:val="28"/>
            </w:rPr>
          </w:rPrChange>
        </w:rPr>
        <w:t xml:space="preserve">.</w:t>
      </w:r>
      <w:commentRangeEnd w:id="12"/>
      <w:r>
        <w:rPr>
          <w:rStyle w:val="CommentReference"/>
        </w:rPr>
        <w:commentReference w:id="12"/>
      </w:r>
    </w:p>
    <w:p w14:paraId="7AE14041" w14:textId="77777777" w:rsidR="008D07FC" w:rsidRDefault="008D07FC">
      <w:pPr>
        <w:spacing w:after="0" w:line="360" w:lineRule="auto"/>
        <w:jc w:val="both"/>
        <w:rPr>
          <w:rFonts w:ascii="Arial" w:hAnsi="Arial" w:cs="Arial"/>
          <w:color w:val="595959"/>
          <w:sz w:val="28"/>
          <w:szCs w:val="28"/>
        </w:rPr>
      </w:pPr>
    </w:p>
    <w:p w14:paraId="2E6AFC9E" w14:textId="77777777" w:rsidR="008D07FC" w:rsidRDefault="00A4543F">
      <w:pPr>
        <w:spacing w:after="0" w:line="360" w:lineRule="auto"/>
        <w:jc w:val="center"/>
        <w:rPr>
          <w:rFonts w:ascii="Arial" w:hAnsi="Arial" w:cs="Arial"/>
          <w:color w:val="595959"/>
          <w:sz w:val="28"/>
          <w:szCs w:val="28"/>
        </w:rPr>
      </w:pPr>
      <w:r>
        <w:rPr>
          <w:rFonts w:ascii="Arial" w:hAnsi="Arial" w:cs="Arial"/>
          <w:b/>
          <w:bCs/>
          <w:color w:val="595959"/>
          <w:sz w:val="28"/>
          <w:szCs w:val="28"/>
        </w:rPr>
        <w:t>DISPOSITIVO</w:t>
      </w:r>
    </w:p>
    <w:p w14:paraId="596A0EBE" w14:textId="77777777" w:rsidR="008D07FC" w:rsidRDefault="008D07FC">
      <w:pPr>
        <w:spacing w:after="0" w:line="360" w:lineRule="auto"/>
        <w:jc w:val="both"/>
        <w:rPr>
          <w:rFonts w:ascii="Arial" w:hAnsi="Arial" w:cs="Arial"/>
          <w:color w:val="595959"/>
          <w:sz w:val="28"/>
          <w:szCs w:val="28"/>
        </w:rPr>
      </w:pPr>
    </w:p>
    <w:p w14:paraId="54C46497" w14:textId="7493D6FF"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Ante o exposto, reiterada a vênia, </w:t>
      </w:r>
      <w:r w:rsidR="006C0B3C">
        <w:rPr>
          <w:rFonts w:ascii="Arial" w:hAnsi="Arial" w:cs="Arial"/>
          <w:b/>
          <w:bCs/>
          <w:color w:val="595959"/>
          <w:sz w:val="28"/>
          <w:szCs w:val="28"/>
        </w:rPr>
        <w:t>dou provimento</w:t>
      </w:r>
      <w:r>
        <w:rPr>
          <w:rFonts w:ascii="Arial" w:hAnsi="Arial" w:cs="Arial"/>
          <w:b/>
          <w:bCs/>
          <w:color w:val="595959"/>
          <w:sz w:val="28"/>
          <w:szCs w:val="28"/>
        </w:rPr>
        <w:t xml:space="preserve"> </w:t>
      </w:r>
      <w:r w:rsidR="006C0B3C">
        <w:rPr>
          <w:rFonts w:ascii="Arial" w:hAnsi="Arial" w:cs="Arial"/>
          <w:color w:val="595959"/>
          <w:sz w:val="28"/>
          <w:szCs w:val="28"/>
        </w:rPr>
        <w:t>a</w:t>
      </w:r>
      <w:r>
        <w:rPr>
          <w:rFonts w:ascii="Arial" w:hAnsi="Arial" w:cs="Arial"/>
          <w:color w:val="595959"/>
          <w:sz w:val="28"/>
          <w:szCs w:val="28"/>
        </w:rPr>
        <w:t>o agravo de instrumento da exequente, ASSOCIAÇÃO DE ASSISTÊNCIA DOS SERVIDORES PÚBLICOS DO DISTRITO FEDERAL - ASBR, para, confirmando a decisão liminar, determinar a realização de pesquisa e eventual bloqueio de ativos financeiros em nome da executada, ELIZABETE NASCIMENTO DE OLIVEIRA, no sistema SISBAJUD, na modalidade reiterada por 30 (trinta) dias.</w:t>
      </w:r>
    </w:p>
    <w:p w14:paraId="0D53DF55" w14:textId="77777777" w:rsidR="008D07FC" w:rsidRDefault="008D07FC">
      <w:pPr>
        <w:spacing w:after="0" w:line="360" w:lineRule="auto"/>
        <w:jc w:val="both"/>
        <w:rPr>
          <w:rFonts w:ascii="Arial" w:hAnsi="Arial" w:cs="Arial"/>
          <w:color w:val="595959"/>
          <w:sz w:val="28"/>
          <w:szCs w:val="28"/>
        </w:rPr>
      </w:pPr>
    </w:p>
    <w:p w14:paraId="65AB77A0" w14:textId="77777777"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É como voto.</w:t>
      </w:r>
    </w:p>
    <w:p w14:paraId="0FBD8A2D" w14:textId="77777777" w:rsidR="005A09F9" w:rsidRDefault="0085546F" w:rsidP="00CA42B7">
      <w:pPr>
        <w:pageBreakBefore/>
        <w:spacing w:after="0" w:line="360" w:lineRule="auto"/>
        <w:rPr>
          <w:rFonts w:ascii="Arial" w:hAnsi="Arial" w:cs="Arial"/>
          <w:color w:val="008000"/>
          <w:sz w:val="28"/>
          <w:szCs w:val="28"/>
        </w:rPr>
      </w:pPr>
      <w:r w:rsidRPr="00CA42B7">
        <w:rPr>
          <w:rFonts w:ascii="Arial" w:hAnsi="Arial" w:cs="Arial"/>
          <w:color w:val="008000"/>
          <w:sz w:val="28"/>
          <w:szCs w:val="28"/>
        </w:rPr>
        <w:lastRenderedPageBreak/>
        <w:t>Número do processo:</w:t>
      </w:r>
      <w:r w:rsidR="007B384A">
        <w:rPr>
          <w:rFonts w:ascii="Arial" w:hAnsi="Arial" w:cs="Arial"/>
          <w:color w:val="008000"/>
          <w:sz w:val="28"/>
          <w:szCs w:val="28"/>
        </w:rPr>
        <w:t xml:space="preserve"> </w:t>
      </w:r>
      <w:hyperlink r:id="rId15" w:tooltip="Clique com o botão direito para copiar" w:history="1">
        <w:r w:rsidRPr="00CA42B7">
          <w:rPr>
            <w:rStyle w:val="Hyperlink"/>
            <w:rFonts w:ascii="Arial" w:hAnsi="Arial" w:cs="Arial"/>
            <w:color w:val="008000"/>
            <w:sz w:val="28"/>
            <w:szCs w:val="28"/>
            <w:u w:val="none"/>
          </w:rPr>
          <w:t>0705070-45.2024.8.07.0001</w:t>
        </w:r>
      </w:hyperlink>
    </w:p>
    <w:p w14:paraId="0DCCC3A6" w14:textId="77777777" w:rsidR="003F3582" w:rsidRPr="005A09F9" w:rsidRDefault="003F3582" w:rsidP="005A09F9">
      <w:pPr>
        <w:spacing w:after="0" w:line="360" w:lineRule="auto"/>
        <w:rPr>
          <w:rFonts w:ascii="Arial" w:hAnsi="Arial" w:cs="Arial"/>
          <w:color w:val="008000"/>
          <w:sz w:val="28"/>
          <w:szCs w:val="28"/>
        </w:rPr>
      </w:pPr>
      <w:r w:rsidRPr="005A09F9">
        <w:rPr>
          <w:rFonts w:ascii="Arial" w:hAnsi="Arial" w:cs="Arial"/>
          <w:color w:val="008000"/>
          <w:sz w:val="28"/>
          <w:szCs w:val="28"/>
        </w:rPr>
        <w:t>Classe judicial: EXECUÇÃO DE TÍTULO EXTRAJUDICIAL (12154)</w:t>
      </w:r>
    </w:p>
    <w:p w14:paraId="01B87FCA" w14:textId="77777777" w:rsidR="003F3582" w:rsidRPr="005A09F9" w:rsidRDefault="003F3582" w:rsidP="005A09F9">
      <w:pPr>
        <w:spacing w:after="0" w:line="360" w:lineRule="auto"/>
        <w:rPr>
          <w:rFonts w:ascii="Arial" w:hAnsi="Arial" w:cs="Arial"/>
          <w:color w:val="008000"/>
          <w:sz w:val="28"/>
          <w:szCs w:val="28"/>
        </w:rPr>
      </w:pPr>
      <w:r w:rsidRPr="005A09F9">
        <w:rPr>
          <w:rFonts w:ascii="Arial" w:hAnsi="Arial" w:cs="Arial"/>
          <w:color w:val="008000"/>
          <w:sz w:val="28"/>
          <w:szCs w:val="28"/>
        </w:rPr>
        <w:t>EXEQUENTE: ASSOCIACAO DE ASSISTENCIA DOS SERVIDORES PUBLICOS DO DISTRITO FEDERAL - ASBR</w:t>
      </w:r>
    </w:p>
    <w:p w14:paraId="43E8A852" w14:textId="77777777" w:rsidR="003F3582" w:rsidRPr="00CA42B7" w:rsidRDefault="003F3582" w:rsidP="00CA42B7">
      <w:pPr>
        <w:spacing w:after="0" w:line="360" w:lineRule="auto"/>
        <w:rPr>
          <w:rFonts w:ascii="Arial" w:hAnsi="Arial" w:cs="Arial"/>
          <w:color w:val="008000"/>
          <w:sz w:val="28"/>
          <w:szCs w:val="28"/>
        </w:rPr>
      </w:pPr>
      <w:r w:rsidRPr="00CA42B7">
        <w:rPr>
          <w:rFonts w:ascii="Arial" w:hAnsi="Arial" w:cs="Arial"/>
          <w:color w:val="008000"/>
          <w:sz w:val="28"/>
          <w:szCs w:val="28"/>
        </w:rPr>
        <w:t>EXECUTADO: ELIZABETE NASCIMENTO OLIVEIRA</w:t>
      </w:r>
    </w:p>
    <w:p w14:paraId="7080E572" w14:textId="77777777" w:rsidR="00793C3D" w:rsidRDefault="00793C3D" w:rsidP="009809FB">
      <w:pPr>
        <w:spacing w:after="0" w:line="360" w:lineRule="auto"/>
        <w:jc w:val="center"/>
        <w:rPr>
          <w:rFonts w:ascii="Arial" w:hAnsi="Arial" w:cs="Arial"/>
          <w:b/>
          <w:bCs/>
          <w:color w:val="008000"/>
          <w:sz w:val="28"/>
          <w:szCs w:val="28"/>
        </w:rPr>
      </w:pPr>
    </w:p>
    <w:p w14:paraId="4493113A" w14:textId="07695F7D" w:rsidR="009809FB" w:rsidRDefault="003F3582" w:rsidP="009809FB">
      <w:pPr>
        <w:spacing w:after="0" w:line="360" w:lineRule="auto"/>
        <w:jc w:val="center"/>
        <w:rPr>
          <w:rFonts w:ascii="Arial" w:hAnsi="Arial" w:cs="Arial"/>
          <w:b/>
          <w:bCs/>
          <w:color w:val="008000"/>
          <w:sz w:val="28"/>
          <w:szCs w:val="28"/>
        </w:rPr>
      </w:pPr>
      <w:r w:rsidRPr="00CA42B7">
        <w:rPr>
          <w:rFonts w:ascii="Arial" w:hAnsi="Arial" w:cs="Arial"/>
          <w:b/>
          <w:bCs/>
          <w:color w:val="008000"/>
          <w:sz w:val="28"/>
          <w:szCs w:val="28"/>
        </w:rPr>
        <w:t>DECISÃO</w:t>
      </w:r>
    </w:p>
    <w:p w14:paraId="435B6541" w14:textId="77777777" w:rsidR="00793C3D" w:rsidRDefault="00793C3D" w:rsidP="009809FB">
      <w:pPr>
        <w:spacing w:after="0" w:line="360" w:lineRule="auto"/>
        <w:jc w:val="center"/>
        <w:rPr>
          <w:rFonts w:ascii="Arial" w:hAnsi="Arial" w:cs="Arial"/>
          <w:b/>
          <w:bCs/>
          <w:color w:val="008000"/>
          <w:sz w:val="28"/>
          <w:szCs w:val="28"/>
        </w:rPr>
      </w:pPr>
    </w:p>
    <w:p w14:paraId="1B0053AC" w14:textId="4A3A95D6" w:rsidR="0085546F" w:rsidRPr="00CA42B7" w:rsidRDefault="0085546F" w:rsidP="00793C3D">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A pesquisa anterior realizada pelo sistema SISBAJUD foi infrutífera (id.</w:t>
      </w:r>
      <w:r w:rsidR="007B384A">
        <w:rPr>
          <w:rFonts w:ascii="Arial" w:hAnsi="Arial" w:cs="Arial"/>
          <w:color w:val="008000"/>
          <w:sz w:val="28"/>
          <w:szCs w:val="28"/>
        </w:rPr>
        <w:t xml:space="preserve"> </w:t>
      </w:r>
      <w:hyperlink r:id="rId16" w:tgtFrame="_blank" w:tooltip="Clique com o botão direito para copiar" w:history="1">
        <w:r w:rsidRPr="00CA42B7">
          <w:rPr>
            <w:rStyle w:val="Hyperlink"/>
            <w:rFonts w:ascii="Arial" w:hAnsi="Arial" w:cs="Arial"/>
            <w:color w:val="008000"/>
            <w:sz w:val="28"/>
            <w:szCs w:val="28"/>
            <w:u w:val="none"/>
          </w:rPr>
          <w:t>242180700</w:t>
        </w:r>
      </w:hyperlink>
      <w:r w:rsidRPr="00CA42B7">
        <w:rPr>
          <w:rFonts w:ascii="Arial" w:hAnsi="Arial" w:cs="Arial"/>
          <w:color w:val="008000"/>
          <w:sz w:val="28"/>
          <w:szCs w:val="28"/>
        </w:rPr>
        <w:t>), circunstância que, neste momento, não indica probabilidade concreta de que a reiteração automática da medida produza resultado útil e proporcional ao andamento do processo.</w:t>
      </w:r>
    </w:p>
    <w:p w14:paraId="722A467F" w14:textId="77777777" w:rsidR="003F3582" w:rsidRPr="00CA42B7" w:rsidRDefault="003F3582" w:rsidP="00CA42B7">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A execução se desenvolve no interesse do credor, nos termos do art. 797 do CPC, e deve buscar a satisfação do crédito com efetividade. Por outro lado, os atos executivos também devem observar critérios de utilidade, necessidade, proporcionalidade e eficiência, de modo que a renovação de diligências patrimoniais não se converta em providência meramente repetitiva, sem indicativo mínimo de alteração da situação patrimonial da parte executada.</w:t>
      </w:r>
    </w:p>
    <w:p w14:paraId="1138A47A" w14:textId="77777777" w:rsidR="003F3582" w:rsidRPr="00CA42B7" w:rsidRDefault="003F3582" w:rsidP="00CA42B7">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No caso, embora a penhora de ativos financeiros seja medida preferencial na ordem legal do art. 835 do CPC e possa ser realizada por meio do SISBAJUD, a modalidade de busca automaticamente reiterada pressupõe juízo de adequação à luz das circunstâncias dos autos. Não basta, para tanto, a simples existência de débito pendente. É necessário que haja elementos que indiquem a probabilidade de êxito da medida, especialmente quando pesquisa anterior recente tenha apresentado resultado inexpressivo ou insuficiente diante do montante executado.</w:t>
      </w:r>
    </w:p>
    <w:p w14:paraId="6195CA97" w14:textId="77777777" w:rsidR="003F3582" w:rsidRPr="00CA42B7" w:rsidRDefault="003F3582" w:rsidP="00CA42B7">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lastRenderedPageBreak/>
        <w:t>Além disso, a busca reiterada de ativos financeiros, embora automatizada em sua origem, gera protocolo para cada dia de reiteração. Cada resultado deve ser analisado, lido, juntado individualmente aos autos e conferido em relação aos demais dias de pesquisa, o que demanda atuação cartorária sucessiva e substancialmente equivalente à realização de buscas individuais em dias diversos.</w:t>
      </w:r>
    </w:p>
    <w:p w14:paraId="0CC31EE9" w14:textId="77777777" w:rsidR="003F3582" w:rsidRPr="00CA42B7" w:rsidRDefault="003F3582" w:rsidP="00CA42B7">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Nesse contexto, considerando o elevado acervo processual do Cartório Judicial Único e o quantitativo disponível de servidores, a utilização da ferramenta deve observar critérios mínimos de racionalidade administrativa, a fim de permitir que todos os exequentes que postularem a pesquisa patrimonial tenham acesso ao SISBAJUD em tempo razoável, em atenção ao art. 5º, LXXVIII, da Constituição Federal.</w:t>
      </w:r>
    </w:p>
    <w:p w14:paraId="41C63B25" w14:textId="77777777" w:rsidR="009809FB" w:rsidRDefault="003F3582" w:rsidP="009809FB">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Assim, sem prejuízo de futura renovação do pedido caso sejam apresentados elementos concretos que indiquem alteração da capacidade financeira da parte executada, ingresso recente de valores, recebimento de crédito, atividade econômica atual ou outra circunstância apta a justificar nova tentativa,</w:t>
      </w:r>
      <w:r>
        <w:rPr>
          <w:rFonts w:ascii="Arial" w:hAnsi="Arial" w:cs="Arial"/>
          <w:color w:val="008000"/>
          <w:sz w:val="28"/>
          <w:szCs w:val="28"/>
        </w:rPr>
        <w:t xml:space="preserve"> </w:t>
      </w:r>
      <w:r w:rsidRPr="00CA42B7">
        <w:rPr>
          <w:rFonts w:ascii="Arial" w:hAnsi="Arial" w:cs="Arial"/>
          <w:b/>
          <w:bCs/>
          <w:color w:val="008000"/>
          <w:sz w:val="28"/>
          <w:szCs w:val="28"/>
        </w:rPr>
        <w:t>indefiro</w:t>
      </w:r>
      <w:r w:rsidRPr="00CA42B7">
        <w:rPr>
          <w:rFonts w:ascii="Arial" w:hAnsi="Arial" w:cs="Arial"/>
          <w:color w:val="008000"/>
          <w:sz w:val="28"/>
          <w:szCs w:val="28"/>
        </w:rPr>
        <w:t>, por ora, o pedido de realização de nova pesquisa SISBAJUD na modalidade automaticamente reiterada.</w:t>
      </w:r>
    </w:p>
    <w:p w14:paraId="2D6C83F4" w14:textId="3685B039" w:rsidR="0085546F" w:rsidRPr="00CA42B7" w:rsidRDefault="0085546F" w:rsidP="009809FB">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Também, realizada a pesquisa INFOJUD pelo Juízo (id.</w:t>
      </w:r>
      <w:r w:rsidR="007B384A">
        <w:rPr>
          <w:rFonts w:ascii="Arial" w:hAnsi="Arial" w:cs="Arial"/>
          <w:color w:val="008000"/>
          <w:sz w:val="28"/>
          <w:szCs w:val="28"/>
        </w:rPr>
        <w:t xml:space="preserve"> </w:t>
      </w:r>
      <w:hyperlink r:id="rId17" w:tgtFrame="_blank" w:tooltip="Clique com o botão direito para copiar" w:history="1">
        <w:r w:rsidRPr="00CA42B7">
          <w:rPr>
            <w:rStyle w:val="Hyperlink"/>
            <w:rFonts w:ascii="Arial" w:hAnsi="Arial" w:cs="Arial"/>
            <w:color w:val="008000"/>
            <w:sz w:val="28"/>
            <w:szCs w:val="28"/>
            <w:u w:val="none"/>
          </w:rPr>
          <w:t>214018622</w:t>
        </w:r>
      </w:hyperlink>
      <w:r w:rsidRPr="00CA42B7">
        <w:rPr>
          <w:rFonts w:ascii="Arial" w:hAnsi="Arial" w:cs="Arial"/>
          <w:color w:val="008000"/>
          <w:sz w:val="28"/>
          <w:szCs w:val="28"/>
        </w:rPr>
        <w:t>), não foram localizados bens suficientes para satisfação do débito, de forma que</w:t>
      </w:r>
      <w:r w:rsidR="007B384A">
        <w:rPr>
          <w:rFonts w:ascii="Arial" w:hAnsi="Arial" w:cs="Arial"/>
          <w:color w:val="008000"/>
          <w:sz w:val="28"/>
          <w:szCs w:val="28"/>
        </w:rPr>
        <w:t xml:space="preserve"> </w:t>
      </w:r>
      <w:r w:rsidRPr="00CA42B7">
        <w:rPr>
          <w:rFonts w:ascii="Arial" w:hAnsi="Arial" w:cs="Arial"/>
          <w:color w:val="008000"/>
          <w:sz w:val="28"/>
          <w:szCs w:val="28"/>
        </w:rPr>
        <w:t>não há razoabilidade em realizar a consulta requerida quando os elementos trazidos aos autos indicam a ausência de patrimônio, cuja reiteração</w:t>
      </w:r>
      <w:r w:rsidR="007B384A">
        <w:rPr>
          <w:rFonts w:ascii="Arial" w:hAnsi="Arial" w:cs="Arial"/>
          <w:color w:val="008000"/>
          <w:sz w:val="28"/>
          <w:szCs w:val="28"/>
        </w:rPr>
        <w:t xml:space="preserve"> </w:t>
      </w:r>
      <w:r w:rsidRPr="00CA42B7">
        <w:rPr>
          <w:rFonts w:ascii="Arial" w:hAnsi="Arial" w:cs="Arial"/>
          <w:b/>
          <w:bCs/>
          <w:color w:val="008000"/>
          <w:sz w:val="28"/>
          <w:szCs w:val="28"/>
        </w:rPr>
        <w:t>também indefiro</w:t>
      </w:r>
      <w:r w:rsidRPr="00CA42B7">
        <w:rPr>
          <w:rFonts w:ascii="Arial" w:hAnsi="Arial" w:cs="Arial"/>
          <w:color w:val="008000"/>
          <w:sz w:val="28"/>
          <w:szCs w:val="28"/>
        </w:rPr>
        <w:t>.</w:t>
      </w:r>
      <w:r w:rsidR="007B384A">
        <w:rPr>
          <w:rFonts w:ascii="Arial" w:hAnsi="Arial" w:cs="Arial"/>
          <w:color w:val="008000"/>
          <w:sz w:val="28"/>
          <w:szCs w:val="28"/>
        </w:rPr>
        <w:t xml:space="preserve"> </w:t>
      </w:r>
    </w:p>
    <w:p w14:paraId="65641D4F" w14:textId="77777777" w:rsidR="003F3582" w:rsidRPr="00CA42B7" w:rsidRDefault="003F3582" w:rsidP="00CA42B7">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Caso deseje buscar veículos e/ou imóveis da parte executada, o credor poderá diligenciar diretamente, sem necessidade de intervenção judicial.</w:t>
      </w:r>
      <w:r>
        <w:rPr>
          <w:rFonts w:ascii="Arial" w:hAnsi="Arial" w:cs="Arial"/>
          <w:color w:val="008000"/>
          <w:sz w:val="28"/>
          <w:szCs w:val="28"/>
        </w:rPr>
        <w:t xml:space="preserve"> </w:t>
      </w:r>
    </w:p>
    <w:p w14:paraId="263F17AE" w14:textId="77777777" w:rsidR="003F3582" w:rsidRPr="00CA42B7" w:rsidRDefault="003F3582" w:rsidP="00CA42B7">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lastRenderedPageBreak/>
        <w:t>Ressalto que a tarefa de empreender diligências</w:t>
      </w:r>
      <w:r>
        <w:rPr>
          <w:rFonts w:ascii="Arial" w:hAnsi="Arial" w:cs="Arial"/>
          <w:color w:val="008000"/>
          <w:sz w:val="28"/>
          <w:szCs w:val="28"/>
        </w:rPr>
        <w:t xml:space="preserve"> </w:t>
      </w:r>
      <w:r w:rsidRPr="00CA42B7">
        <w:rPr>
          <w:rFonts w:ascii="Arial" w:hAnsi="Arial" w:cs="Arial"/>
          <w:color w:val="008000"/>
          <w:sz w:val="28"/>
          <w:szCs w:val="28"/>
        </w:rPr>
        <w:t>com o intuito de localizar bens, valores e direitos do devedor passíveis de penhora, compete, precipuamente, ao credor.</w:t>
      </w:r>
      <w:r>
        <w:rPr>
          <w:rFonts w:ascii="Arial" w:hAnsi="Arial" w:cs="Arial"/>
          <w:color w:val="008000"/>
          <w:sz w:val="28"/>
          <w:szCs w:val="28"/>
        </w:rPr>
        <w:t xml:space="preserve"> </w:t>
      </w:r>
    </w:p>
    <w:p w14:paraId="08822F36" w14:textId="77777777" w:rsidR="00793C3D" w:rsidRDefault="003F3582" w:rsidP="00793C3D">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O</w:t>
      </w:r>
      <w:r>
        <w:rPr>
          <w:rFonts w:ascii="Arial" w:hAnsi="Arial" w:cs="Arial"/>
          <w:color w:val="008000"/>
          <w:sz w:val="28"/>
          <w:szCs w:val="28"/>
        </w:rPr>
        <w:t xml:space="preserve"> </w:t>
      </w:r>
      <w:r w:rsidRPr="00CA42B7">
        <w:rPr>
          <w:rFonts w:ascii="Arial" w:hAnsi="Arial" w:cs="Arial"/>
          <w:color w:val="008000"/>
          <w:sz w:val="28"/>
          <w:szCs w:val="28"/>
        </w:rPr>
        <w:t>princípio da cooperação não confere ao Poder Judiciário o dever de empreender, reiteradamente e de maneira injustificada, pesquisas nos sistemas conveniados com o intuito de localizar bens do devedor que possam ser penhorados.</w:t>
      </w:r>
      <w:r>
        <w:rPr>
          <w:rFonts w:ascii="Arial" w:hAnsi="Arial" w:cs="Arial"/>
          <w:color w:val="008000"/>
          <w:sz w:val="28"/>
          <w:szCs w:val="28"/>
        </w:rPr>
        <w:t xml:space="preserve"> </w:t>
      </w:r>
    </w:p>
    <w:p w14:paraId="4667473C" w14:textId="34A7129F" w:rsidR="0085546F" w:rsidRPr="00CA42B7" w:rsidRDefault="0085546F" w:rsidP="00793C3D">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Nessa toada, já tendo decorrido o prazo suspensivo de 01 (um) ano previsto no art. 921, inc. III e § 1º, do Código de Processo Civil, conforme decisão de id.</w:t>
      </w:r>
      <w:r w:rsidR="007B384A">
        <w:rPr>
          <w:rFonts w:ascii="Arial" w:hAnsi="Arial" w:cs="Arial"/>
          <w:color w:val="008000"/>
          <w:sz w:val="28"/>
          <w:szCs w:val="28"/>
        </w:rPr>
        <w:t xml:space="preserve"> </w:t>
      </w:r>
      <w:hyperlink r:id="rId18" w:tgtFrame="_blank" w:tooltip="Clique com o botão direito para copiar" w:history="1">
        <w:r w:rsidRPr="00CA42B7">
          <w:rPr>
            <w:rStyle w:val="Hyperlink"/>
            <w:rFonts w:ascii="Arial" w:hAnsi="Arial" w:cs="Arial"/>
            <w:color w:val="008000"/>
            <w:sz w:val="28"/>
            <w:szCs w:val="28"/>
            <w:u w:val="none"/>
          </w:rPr>
          <w:t>241737860</w:t>
        </w:r>
      </w:hyperlink>
      <w:r w:rsidRPr="00CA42B7">
        <w:rPr>
          <w:rFonts w:ascii="Arial" w:hAnsi="Arial" w:cs="Arial"/>
          <w:color w:val="008000"/>
          <w:sz w:val="28"/>
          <w:szCs w:val="28"/>
        </w:rPr>
        <w:t>,</w:t>
      </w:r>
      <w:r w:rsidR="007B384A">
        <w:rPr>
          <w:rFonts w:ascii="Arial" w:hAnsi="Arial" w:cs="Arial"/>
          <w:color w:val="008000"/>
          <w:sz w:val="28"/>
          <w:szCs w:val="28"/>
        </w:rPr>
        <w:t xml:space="preserve"> </w:t>
      </w:r>
      <w:r w:rsidRPr="00CA42B7">
        <w:rPr>
          <w:rFonts w:ascii="Arial" w:hAnsi="Arial" w:cs="Arial"/>
          <w:b/>
          <w:bCs/>
          <w:color w:val="008000"/>
          <w:sz w:val="28"/>
          <w:szCs w:val="28"/>
        </w:rPr>
        <w:t>arquivem-se os autos provisoriamente pelo prazo de prescrição intercorrente</w:t>
      </w:r>
      <w:r w:rsidRPr="00CA42B7">
        <w:rPr>
          <w:rFonts w:ascii="Arial" w:hAnsi="Arial" w:cs="Arial"/>
          <w:color w:val="008000"/>
          <w:sz w:val="28"/>
          <w:szCs w:val="28"/>
        </w:rPr>
        <w:t>, conforme determina o § 2º do supramencionado dispositivo normativo, cujo prazo passou a fluir a partir de 15/07/2026, conforme expediente processual.</w:t>
      </w:r>
    </w:p>
    <w:p w14:paraId="433CB75D" w14:textId="77777777" w:rsidR="003F3582" w:rsidRPr="00CA42B7" w:rsidRDefault="003F3582" w:rsidP="00CA42B7">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Intimem-se.</w:t>
      </w:r>
      <w:r>
        <w:rPr>
          <w:rFonts w:ascii="Arial" w:hAnsi="Arial" w:cs="Arial"/>
          <w:color w:val="008000"/>
          <w:sz w:val="28"/>
          <w:szCs w:val="28"/>
        </w:rPr>
        <w:t xml:space="preserve"> </w:t>
      </w:r>
    </w:p>
    <w:p w14:paraId="66369308" w14:textId="77777777" w:rsidR="00793C3D" w:rsidRDefault="00793C3D" w:rsidP="00CA42B7">
      <w:pPr>
        <w:spacing w:after="0" w:line="360" w:lineRule="auto"/>
        <w:ind w:firstLine="2268"/>
        <w:jc w:val="both"/>
        <w:rPr>
          <w:rFonts w:ascii="Arial" w:hAnsi="Arial" w:cs="Arial"/>
          <w:b/>
          <w:bCs/>
          <w:color w:val="008000"/>
          <w:sz w:val="28"/>
          <w:szCs w:val="28"/>
        </w:rPr>
      </w:pPr>
    </w:p>
    <w:p w14:paraId="2C3EC4AB" w14:textId="0559EF1B" w:rsidR="003F3582" w:rsidRPr="00CA42B7" w:rsidRDefault="003F3582" w:rsidP="00793C3D">
      <w:pPr>
        <w:spacing w:after="0" w:line="360" w:lineRule="auto"/>
        <w:jc w:val="center"/>
        <w:rPr>
          <w:rFonts w:ascii="Arial" w:hAnsi="Arial" w:cs="Arial"/>
          <w:color w:val="008000"/>
          <w:sz w:val="28"/>
          <w:szCs w:val="28"/>
        </w:rPr>
      </w:pPr>
      <w:r w:rsidRPr="00CA42B7">
        <w:rPr>
          <w:rFonts w:ascii="Arial" w:hAnsi="Arial" w:cs="Arial"/>
          <w:b/>
          <w:bCs/>
          <w:color w:val="008000"/>
          <w:sz w:val="28"/>
          <w:szCs w:val="28"/>
        </w:rPr>
        <w:t>DOCUMENTO DATADO E ASSINADO ELETRONICAMENTE CONFORME CERTIFICAÇÃO DIGITAL</w:t>
      </w:r>
    </w:p>
    <w:p w14:paraId="2EA444CF" w14:textId="77777777" w:rsidR="003F3582" w:rsidRPr="00CA42B7" w:rsidRDefault="003F3582" w:rsidP="00CA42B7">
      <w:pPr>
        <w:spacing w:after="0" w:line="360" w:lineRule="auto"/>
        <w:ind w:firstLine="2268"/>
        <w:jc w:val="both"/>
        <w:rPr>
          <w:rFonts w:ascii="Arial" w:hAnsi="Arial" w:cs="Arial"/>
          <w:color w:val="008000"/>
          <w:sz w:val="28"/>
          <w:szCs w:val="28"/>
        </w:rPr>
      </w:pPr>
    </w:p>
    <w:sectPr w:rsidR="003F3582" w:rsidRPr="00CA42B7">
      <w:headerReference w:type="even" r:id="rId19"/>
      <w:headerReference w:type="default" r:id="rId20"/>
      <w:footerReference w:type="even" r:id="rId21"/>
      <w:footerReference w:type="default" r:id="rId22"/>
      <w:headerReference w:type="first" r:id="rId23"/>
      <w:footerReference w:type="first" r:id="rId2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ana Oliveira Guerra - GDSXSR" w:date="2026-10-16T18:00:00Z" w:initials="OOG">
    <w:p w14:paraId="1391EA4C" w14:textId="77777777" w:rsidR="00971663" w:rsidRDefault="00A4543F" w:rsidP="00971663">
      <w:pPr>
        <w:pStyle w:val="Textodecomentrio"/>
      </w:pPr>
      <w:r>
        <w:rPr>
          <w:rStyle w:val="Refdecomentrio"/>
        </w:rPr>
        <w:annotationRef/>
      </w:r>
      <w:r w:rsidR="00971663">
        <w:t>Conclusão: 01/10/2026</w:t>
      </w:r>
    </w:p>
    <w:p w14:paraId="5FD61CAE" w14:textId="77777777" w:rsidR="00971663" w:rsidRDefault="00971663" w:rsidP="00971663">
      <w:pPr>
        <w:pStyle w:val="Textodecomentrio"/>
      </w:pPr>
      <w:r>
        <w:t>Entrega: 23/10/2026</w:t>
      </w:r>
    </w:p>
    <w:p w14:paraId="41CED0E8" w14:textId="77777777" w:rsidR="00971663" w:rsidRDefault="00971663" w:rsidP="00971663">
      <w:pPr>
        <w:pStyle w:val="Textodecomentrio"/>
      </w:pPr>
      <w:r>
        <w:t>Certeza: 10</w:t>
      </w:r>
    </w:p>
  </w:comment>
  <w:comment w:id="1" w:author="Orana Oliveira Guerra - GDSXSR" w:date="2026-10-23T16:28:00Z" w:initials="OO">
    <w:p w14:paraId="002DA621" w14:textId="77777777" w:rsidR="007B0A13" w:rsidRDefault="007B0A13" w:rsidP="007B0A13">
      <w:pPr>
        <w:pStyle w:val="Textodecomentrio"/>
      </w:pPr>
      <w:r>
        <w:rPr>
          <w:rStyle w:val="Refdecomentrio"/>
        </w:rPr>
        <w:annotationRef/>
      </w:r>
      <w:r>
        <w:t>Jurisprudência conferida</w:t>
      </w:r>
    </w:p>
  </w:comment>
  <w:comment w:id="2" w:author="Assessor GDSXSR" w:initials="AG" w:date="2026-10-29T18:27:03Z">
    <w:p>
      <w:pPr>
        <w:pStyle w:val="CommentText"/>
      </w:pPr>
      <w:r>
        <w:rPr>
          <w:rStyle w:val="CommentReference"/>
        </w:rPr>
        <w:annotationRef/>
      </w:r>
      <w:r>
        <w:t>ASSESSOR GDSXSR — Alterei o item 1 para o nome da exequente em caixa normal, "visando à satisfação" e o valor do crédito entre parênteses (C-34A, C-3H).</w:t>
      </w:r>
    </w:p>
  </w:comment>
  <w:comment w:id="3" w:author="Assessor GDSXSR" w:initials="AG" w:date="2026-10-29T18:27:03Z">
    <w:p>
      <w:pPr>
        <w:pStyle w:val="CommentText"/>
      </w:pPr>
      <w:r>
        <w:rPr>
          <w:rStyle w:val="CommentReference"/>
        </w:rPr>
        <w:annotationRef/>
      </w:r>
      <w:r>
        <w:t>ASSESSOR GDSXSR — Acrescentei "da exequente": o último item da ementa nomeia quem recorreu (C-3D).</w:t>
      </w:r>
    </w:p>
  </w:comment>
  <w:comment w:id="4" w:author="Assessor GDSXSR" w:initials="AG" w:date="2026-10-29T18:27:03Z">
    <w:p>
      <w:pPr>
        <w:pStyle w:val="CommentText"/>
      </w:pPr>
      <w:r>
        <w:rPr>
          <w:rStyle w:val="CommentReference"/>
        </w:rPr>
        <w:annotationRef/>
      </w:r>
      <w:r>
        <w:t>ASSESSOR GDSXSR — Retirei os Acórdãos 2102603 e 2102477, que saíram do corpo do voto (C-33, C-65). Pendência (C-52): o iajus confirmou os processos 0700850-70 (j. 10/04/2025) e 0737001-35 (j. 05/02/2026), da 4ª Turma Cível, com relator e data iguais aos da minuta, mas não devolve o número do acórdão nem o DJe; conferir os números 1990502 e 2087914 e as datas de publicação no JurisDF. Tentativas: iajus, busca por número CNJ.</w:t>
      </w:r>
    </w:p>
  </w:comment>
  <w:comment w:id="5" w:author="Assessor GDSXSR" w:initials="AG" w:date="2026-10-29T18:27:03Z">
    <w:p>
      <w:pPr>
        <w:pStyle w:val="CommentText"/>
      </w:pPr>
      <w:r>
        <w:rPr>
          <w:rStyle w:val="CommentReference"/>
        </w:rPr>
        <w:annotationRef/>
      </w:r>
      <w:r>
        <w:t>ASSESSOR GDSXSR — Troquei a marca "[dado anonimizado]" por "INFOJUD", conforme a decisão agravada anexada ("realizada a pesquisa INFOJUD pelo Juízo") e o relatório da liminar. Resumo mantido no mais (C-39).</w:t>
      </w:r>
    </w:p>
  </w:comment>
  <w:comment w:id="6" w:author="Assessor GDSXSR" w:initials="AG" w:date="2026-10-29T18:27:03Z">
    <w:p>
      <w:pPr>
        <w:pStyle w:val="CommentText"/>
      </w:pPr>
      <w:r>
        <w:rPr>
          <w:rStyle w:val="CommentReference"/>
        </w:rPr>
        <w:annotationRef/>
      </w:r>
      <w:r>
        <w:t>ASSESSOR GDSXSR — Alterei o título para dizer a decisão sobre o pedido, e não só o assunto (C-3W b, C-3C).</w:t>
      </w:r>
    </w:p>
  </w:comment>
  <w:comment w:id="7" w:author="Assessor GDSXSR" w:initials="AG" w:date="2026-10-29T18:27:03Z">
    <w:p>
      <w:pPr>
        <w:pStyle w:val="CommentText"/>
      </w:pPr>
      <w:r>
        <w:rPr>
          <w:rStyle w:val="CommentReference"/>
        </w:rPr>
        <w:annotationRef/>
      </w:r>
      <w:r>
        <w:t>ASSESSOR GDSXSR — Pendência (C-52): a alegação 5 (prescrição intercorrente em curso desde o arquivamento provisório) não consta do relatório da liminar, que traz o RENAJUD como item 5. Conferir no agravo (ID da petição). A decisão agravada de fato fixou o início do prazo em 15/07/2026; a reforma afasta o arquivamento que a motivou, e a alegação não altera o resultado. Mantive o texto.</w:t>
      </w:r>
    </w:p>
  </w:comment>
  <w:comment w:id="8" w:author="Assessor GDSXSR" w:initials="AG" w:date="2026-10-29T18:27:03Z">
    <w:p>
      <w:pPr>
        <w:pStyle w:val="CommentText"/>
      </w:pPr>
      <w:r>
        <w:rPr>
          <w:rStyle w:val="CommentReference"/>
        </w:rPr>
        <w:annotationRef/>
      </w:r>
      <w:r>
        <w:t>ASSESSOR GDSXSR — Suprimi o parágrafo anterior, que só delimita a controvérsia (C-02, C-17), e ajustei a introdução da norma para a forma "O art. 854, caput, do CPC dispõe:" (C-20).</w:t>
      </w:r>
    </w:p>
  </w:comment>
  <w:comment w:id="9" w:author="Assessor GDSXSR" w:initials="AG" w:date="2026-10-29T18:27:03Z">
    <w:p>
      <w:pPr>
        <w:pStyle w:val="CommentText"/>
      </w:pPr>
      <w:r>
        <w:rPr>
          <w:rStyle w:val="CommentReference"/>
        </w:rPr>
        <w:annotationRef/>
      </w:r>
      <w:r>
        <w:t>ASSESSOR GDSXSR — Suprimi o enfrentamento escrito pelo assessor depois da liminar sobre o decurso de mais de um ano (parágrafo e Acórdãos 2102603 e 2102477): a liminar transcrita já responde ao ponto com precedente da Turma, e um precedente por tese basta (C-17, C-65). Transcrição da liminar mantida integral (C-17 v42). Os dois acórdãos saíram também da ementa.</w:t>
      </w:r>
    </w:p>
  </w:comment>
  <w:comment w:id="10" w:author="Assessor GDSXSR" w:initials="AG" w:date="2026-10-29T18:27:03Z">
    <w:p>
      <w:pPr>
        <w:pStyle w:val="CommentText"/>
      </w:pPr>
      <w:r>
        <w:rPr>
          <w:rStyle w:val="CommentReference"/>
        </w:rPr>
        <w:annotationRef/>
      </w:r>
      <w:r>
        <w:t>ASSESSOR GDSXSR — Troquei "Além disso," por "No mais," (C-16, C-23) e realcei a premissa que responde ao argumento da racionalidade cartorária, que a liminar não enfrentou (C-43).</w:t>
      </w:r>
    </w:p>
  </w:comment>
  <w:comment w:id="11" w:author="Assessor GDSXSR" w:initials="AG" w:date="2026-10-29T18:27:03Z">
    <w:p>
      <w:pPr>
        <w:pStyle w:val="CommentText"/>
      </w:pPr>
      <w:r>
        <w:rPr>
          <w:rStyle w:val="CommentReference"/>
        </w:rPr>
        <w:annotationRef/>
      </w:r>
      <w:r>
        <w:t>ASSESSOR GDSXSR — Acrescentei "– Grifei" ao precedente transcrito (C-62). Acórdão 2087914 (processo 0737001-35.2025.8.07.0000, Des. James Eduardo Oliveira, 4ª Turma Cível, j. 05/02/2026) localizado no iajus; a ementa confere com o trecho III. Número do acórdão e DJe: ver pendência na ementa.</w:t>
      </w:r>
    </w:p>
  </w:comment>
  <w:comment w:id="12" w:author="Assessor GDSXSR" w:initials="AG" w:date="2026-10-29T18:27:03Z">
    <w:p>
      <w:pPr>
        <w:pStyle w:val="CommentText"/>
      </w:pPr>
      <w:r>
        <w:rPr>
          <w:rStyle w:val="CommentReference"/>
        </w:rPr>
        <w:annotationRef/>
      </w:r>
      <w:r>
        <w:t>ASSESSOR GDSXSR — Prendi a razão da reforma ao fecho por "pois", com a data da última pesquisa e o ID de origem, e realcei a frase decisória (C-17 v40, C-43).</w:t>
      </w:r>
    </w:p>
  </w:comment>
  <w:comment w:id="13" w:author="Assessor GDSXSR" w:initials="AG" w:date="2026-10-29T18:27:03Z">
    <w:p>
      <w:pPr>
        <w:pStyle w:val="CommentText"/>
      </w:pPr>
      <w:r>
        <w:rPr>
          <w:rStyle w:val="CommentReference"/>
        </w:rPr>
        <w:annotationRef/>
      </w:r>
      <w:r>
        <w:t>ASSESSOR GDSXSR — Alterações do revisor em cinza; título EMENTA movido para a esquerda (C-42). Conferidos: CPC 854 (caput transcrito, texto literal confere com a redação vigente); relatório que adota o da liminar e pedido de RENAJUD não conhecido sem capítulo próprio (C-3S, C-3T); dispositivo sem honorários recursais (perfil AGI). Resultado e fundamentos mantidos (C-03).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CED0E8" w15:done="0"/>
  <w15:commentEx w15:paraId="002DA6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D80E78" w16cex:dateUtc="2026-10-23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CED0E8" w16cid:durableId="41CED0E8"/>
  <w16cid:commentId w16cid:paraId="002DA621" w16cid:durableId="1DD80E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E8D7E" w14:textId="77777777" w:rsidR="00A4543F" w:rsidRDefault="00A4543F" w:rsidP="003A42DE">
      <w:pPr>
        <w:spacing w:after="0" w:line="240" w:lineRule="auto"/>
      </w:pPr>
      <w:r>
        <w:separator/>
      </w:r>
    </w:p>
  </w:endnote>
  <w:endnote w:type="continuationSeparator" w:id="0">
    <w:p w14:paraId="4F965F1B" w14:textId="77777777" w:rsidR="00A4543F" w:rsidRDefault="00A4543F" w:rsidP="003A42DE">
      <w:pPr>
        <w:spacing w:after="0" w:line="240" w:lineRule="auto"/>
      </w:pPr>
      <w:r>
        <w:continuationSeparator/>
      </w:r>
    </w:p>
  </w:endnote>
  <w:endnote w:type="continuationNotice" w:id="1">
    <w:p w14:paraId="57B654BB" w14:textId="77777777" w:rsidR="00A4543F" w:rsidRDefault="00A454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80555" w14:textId="77777777" w:rsidR="00156BB1" w:rsidRDefault="00156BB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C08D" w14:textId="77777777" w:rsidR="00156BB1" w:rsidRDefault="00156BB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A723F" w14:textId="77777777" w:rsidR="00A4543F" w:rsidRDefault="00A4543F" w:rsidP="003A42DE">
      <w:pPr>
        <w:spacing w:after="0" w:line="240" w:lineRule="auto"/>
      </w:pPr>
      <w:r>
        <w:separator/>
      </w:r>
    </w:p>
  </w:footnote>
  <w:footnote w:type="continuationSeparator" w:id="0">
    <w:p w14:paraId="46DC3983" w14:textId="77777777" w:rsidR="00A4543F" w:rsidRDefault="00A4543F" w:rsidP="003A42DE">
      <w:pPr>
        <w:spacing w:after="0" w:line="240" w:lineRule="auto"/>
      </w:pPr>
      <w:r>
        <w:continuationSeparator/>
      </w:r>
    </w:p>
  </w:footnote>
  <w:footnote w:type="continuationNotice" w:id="1">
    <w:p w14:paraId="057D9C6B" w14:textId="77777777" w:rsidR="00A4543F" w:rsidRDefault="00A454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7115B" w14:textId="77777777" w:rsidR="00156BB1" w:rsidRDefault="00156BB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86EF2" w14:textId="77777777" w:rsidR="00156BB1" w:rsidRDefault="00156BB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ABAC5" w14:textId="77777777" w:rsidR="00156BB1" w:rsidRDefault="00156BB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FE1"/>
    <w:rsid w:val="00012123"/>
    <w:rsid w:val="0002189B"/>
    <w:rsid w:val="00022D84"/>
    <w:rsid w:val="0002738F"/>
    <w:rsid w:val="00033AFD"/>
    <w:rsid w:val="00034BFA"/>
    <w:rsid w:val="000354CF"/>
    <w:rsid w:val="000364B1"/>
    <w:rsid w:val="000416AD"/>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C0AB0"/>
    <w:rsid w:val="000C1A64"/>
    <w:rsid w:val="000D184E"/>
    <w:rsid w:val="000D1D2F"/>
    <w:rsid w:val="000D2E62"/>
    <w:rsid w:val="000D59B2"/>
    <w:rsid w:val="000F10FD"/>
    <w:rsid w:val="000F1358"/>
    <w:rsid w:val="000F1817"/>
    <w:rsid w:val="000F5CB5"/>
    <w:rsid w:val="001009CC"/>
    <w:rsid w:val="0011527A"/>
    <w:rsid w:val="00115458"/>
    <w:rsid w:val="00115569"/>
    <w:rsid w:val="00122133"/>
    <w:rsid w:val="00125329"/>
    <w:rsid w:val="00126B66"/>
    <w:rsid w:val="00131A63"/>
    <w:rsid w:val="00134765"/>
    <w:rsid w:val="00137A7E"/>
    <w:rsid w:val="00143475"/>
    <w:rsid w:val="00151611"/>
    <w:rsid w:val="00156BB1"/>
    <w:rsid w:val="00161CD2"/>
    <w:rsid w:val="001653BF"/>
    <w:rsid w:val="00173733"/>
    <w:rsid w:val="001801E9"/>
    <w:rsid w:val="00182C91"/>
    <w:rsid w:val="00183178"/>
    <w:rsid w:val="00183B77"/>
    <w:rsid w:val="00183D34"/>
    <w:rsid w:val="00187D84"/>
    <w:rsid w:val="0019695A"/>
    <w:rsid w:val="001A09B8"/>
    <w:rsid w:val="001B5F56"/>
    <w:rsid w:val="001C3A23"/>
    <w:rsid w:val="001C466B"/>
    <w:rsid w:val="001C5290"/>
    <w:rsid w:val="001D2162"/>
    <w:rsid w:val="001D300D"/>
    <w:rsid w:val="001D385D"/>
    <w:rsid w:val="001E4974"/>
    <w:rsid w:val="001E7903"/>
    <w:rsid w:val="001F7AC2"/>
    <w:rsid w:val="00200670"/>
    <w:rsid w:val="00203B1D"/>
    <w:rsid w:val="002047FF"/>
    <w:rsid w:val="00204F2E"/>
    <w:rsid w:val="00205849"/>
    <w:rsid w:val="00205FCC"/>
    <w:rsid w:val="00206304"/>
    <w:rsid w:val="002126F1"/>
    <w:rsid w:val="0021526A"/>
    <w:rsid w:val="00215557"/>
    <w:rsid w:val="00221ED9"/>
    <w:rsid w:val="00231427"/>
    <w:rsid w:val="00232EEB"/>
    <w:rsid w:val="00252006"/>
    <w:rsid w:val="00253393"/>
    <w:rsid w:val="00254E51"/>
    <w:rsid w:val="0026070B"/>
    <w:rsid w:val="00264107"/>
    <w:rsid w:val="00274644"/>
    <w:rsid w:val="00277029"/>
    <w:rsid w:val="0028319F"/>
    <w:rsid w:val="0028377E"/>
    <w:rsid w:val="00283BF5"/>
    <w:rsid w:val="00292D3B"/>
    <w:rsid w:val="00292E82"/>
    <w:rsid w:val="00296DAE"/>
    <w:rsid w:val="002A2038"/>
    <w:rsid w:val="002A3D11"/>
    <w:rsid w:val="002A5205"/>
    <w:rsid w:val="002B1184"/>
    <w:rsid w:val="002B210E"/>
    <w:rsid w:val="002B6CCD"/>
    <w:rsid w:val="002C2464"/>
    <w:rsid w:val="002C42D2"/>
    <w:rsid w:val="002D0BA1"/>
    <w:rsid w:val="002D127E"/>
    <w:rsid w:val="002D2D56"/>
    <w:rsid w:val="002D3FF3"/>
    <w:rsid w:val="002F13AB"/>
    <w:rsid w:val="00303FAE"/>
    <w:rsid w:val="00307027"/>
    <w:rsid w:val="0031063D"/>
    <w:rsid w:val="00312291"/>
    <w:rsid w:val="00312DDE"/>
    <w:rsid w:val="00314FAC"/>
    <w:rsid w:val="00316B1F"/>
    <w:rsid w:val="00321068"/>
    <w:rsid w:val="00323779"/>
    <w:rsid w:val="00323D27"/>
    <w:rsid w:val="0033305F"/>
    <w:rsid w:val="003350D0"/>
    <w:rsid w:val="00337362"/>
    <w:rsid w:val="0034511C"/>
    <w:rsid w:val="00347818"/>
    <w:rsid w:val="00351653"/>
    <w:rsid w:val="00351BF2"/>
    <w:rsid w:val="003524E5"/>
    <w:rsid w:val="00352D66"/>
    <w:rsid w:val="00353DC8"/>
    <w:rsid w:val="00354AA2"/>
    <w:rsid w:val="00355C73"/>
    <w:rsid w:val="00361B6F"/>
    <w:rsid w:val="003624B4"/>
    <w:rsid w:val="003668EB"/>
    <w:rsid w:val="003717FC"/>
    <w:rsid w:val="003749AB"/>
    <w:rsid w:val="00375FE4"/>
    <w:rsid w:val="0038410E"/>
    <w:rsid w:val="00396413"/>
    <w:rsid w:val="003A2D6F"/>
    <w:rsid w:val="003A42DE"/>
    <w:rsid w:val="003A4E55"/>
    <w:rsid w:val="003B3398"/>
    <w:rsid w:val="003C4B89"/>
    <w:rsid w:val="003D11BE"/>
    <w:rsid w:val="003D3FEE"/>
    <w:rsid w:val="003D4AC5"/>
    <w:rsid w:val="003E436D"/>
    <w:rsid w:val="003F3582"/>
    <w:rsid w:val="003F6A6A"/>
    <w:rsid w:val="00413928"/>
    <w:rsid w:val="00423538"/>
    <w:rsid w:val="004236F7"/>
    <w:rsid w:val="00423F93"/>
    <w:rsid w:val="004310D8"/>
    <w:rsid w:val="0044278D"/>
    <w:rsid w:val="004436D1"/>
    <w:rsid w:val="004451BA"/>
    <w:rsid w:val="00445ED9"/>
    <w:rsid w:val="00447ECC"/>
    <w:rsid w:val="00451A6D"/>
    <w:rsid w:val="00456F19"/>
    <w:rsid w:val="00460071"/>
    <w:rsid w:val="00463883"/>
    <w:rsid w:val="00463AD8"/>
    <w:rsid w:val="00466CB5"/>
    <w:rsid w:val="00467E86"/>
    <w:rsid w:val="00470D8F"/>
    <w:rsid w:val="0047216B"/>
    <w:rsid w:val="00475E1F"/>
    <w:rsid w:val="004762F1"/>
    <w:rsid w:val="00480A33"/>
    <w:rsid w:val="00485185"/>
    <w:rsid w:val="00485643"/>
    <w:rsid w:val="00495EB5"/>
    <w:rsid w:val="00496EB5"/>
    <w:rsid w:val="004A3312"/>
    <w:rsid w:val="004B14BB"/>
    <w:rsid w:val="004B2A9C"/>
    <w:rsid w:val="004B653D"/>
    <w:rsid w:val="004C0465"/>
    <w:rsid w:val="004C33F1"/>
    <w:rsid w:val="004C591E"/>
    <w:rsid w:val="004C7418"/>
    <w:rsid w:val="004D3E2F"/>
    <w:rsid w:val="004E27C1"/>
    <w:rsid w:val="004E61E1"/>
    <w:rsid w:val="004E6253"/>
    <w:rsid w:val="004F262B"/>
    <w:rsid w:val="004F58CC"/>
    <w:rsid w:val="00506A7D"/>
    <w:rsid w:val="00506D76"/>
    <w:rsid w:val="00517F10"/>
    <w:rsid w:val="005260FD"/>
    <w:rsid w:val="00530C7C"/>
    <w:rsid w:val="00534782"/>
    <w:rsid w:val="00537AE0"/>
    <w:rsid w:val="00542919"/>
    <w:rsid w:val="00542FD5"/>
    <w:rsid w:val="0054511D"/>
    <w:rsid w:val="00550DE0"/>
    <w:rsid w:val="00557342"/>
    <w:rsid w:val="00560427"/>
    <w:rsid w:val="005654BC"/>
    <w:rsid w:val="005662D3"/>
    <w:rsid w:val="0057351F"/>
    <w:rsid w:val="00573C5D"/>
    <w:rsid w:val="00576A45"/>
    <w:rsid w:val="0057726B"/>
    <w:rsid w:val="00586CF2"/>
    <w:rsid w:val="00586EB6"/>
    <w:rsid w:val="00590B43"/>
    <w:rsid w:val="005925FC"/>
    <w:rsid w:val="005953DB"/>
    <w:rsid w:val="0059689A"/>
    <w:rsid w:val="00597864"/>
    <w:rsid w:val="005A09F9"/>
    <w:rsid w:val="005A1AD9"/>
    <w:rsid w:val="005B1C70"/>
    <w:rsid w:val="005B3A9E"/>
    <w:rsid w:val="005B7851"/>
    <w:rsid w:val="005C2DC2"/>
    <w:rsid w:val="005C31C4"/>
    <w:rsid w:val="005C69F8"/>
    <w:rsid w:val="005D438E"/>
    <w:rsid w:val="005D6271"/>
    <w:rsid w:val="005E3F4E"/>
    <w:rsid w:val="00600D42"/>
    <w:rsid w:val="00601B09"/>
    <w:rsid w:val="0060333D"/>
    <w:rsid w:val="00611216"/>
    <w:rsid w:val="0061262D"/>
    <w:rsid w:val="00614EED"/>
    <w:rsid w:val="00615051"/>
    <w:rsid w:val="00615A3E"/>
    <w:rsid w:val="00620BEC"/>
    <w:rsid w:val="006226C6"/>
    <w:rsid w:val="00624943"/>
    <w:rsid w:val="00631154"/>
    <w:rsid w:val="006318D6"/>
    <w:rsid w:val="00632EAA"/>
    <w:rsid w:val="00633703"/>
    <w:rsid w:val="00635527"/>
    <w:rsid w:val="00640282"/>
    <w:rsid w:val="00641BB6"/>
    <w:rsid w:val="00643B97"/>
    <w:rsid w:val="00645ACD"/>
    <w:rsid w:val="00661CF3"/>
    <w:rsid w:val="00665626"/>
    <w:rsid w:val="006658A2"/>
    <w:rsid w:val="00672FEA"/>
    <w:rsid w:val="00684AF2"/>
    <w:rsid w:val="00684EAC"/>
    <w:rsid w:val="006921E1"/>
    <w:rsid w:val="00693B0D"/>
    <w:rsid w:val="006B2691"/>
    <w:rsid w:val="006B2A89"/>
    <w:rsid w:val="006B2CF6"/>
    <w:rsid w:val="006B3020"/>
    <w:rsid w:val="006B555B"/>
    <w:rsid w:val="006C0B3C"/>
    <w:rsid w:val="006C2F8C"/>
    <w:rsid w:val="006C6C58"/>
    <w:rsid w:val="006C6E29"/>
    <w:rsid w:val="006D07B9"/>
    <w:rsid w:val="006D0993"/>
    <w:rsid w:val="006D3824"/>
    <w:rsid w:val="006F10C9"/>
    <w:rsid w:val="006F725D"/>
    <w:rsid w:val="007055C1"/>
    <w:rsid w:val="00711FE9"/>
    <w:rsid w:val="007135BF"/>
    <w:rsid w:val="00726567"/>
    <w:rsid w:val="00730800"/>
    <w:rsid w:val="007378F8"/>
    <w:rsid w:val="00744BDF"/>
    <w:rsid w:val="00745507"/>
    <w:rsid w:val="00751B6A"/>
    <w:rsid w:val="00755F58"/>
    <w:rsid w:val="007623B9"/>
    <w:rsid w:val="007650E0"/>
    <w:rsid w:val="00765559"/>
    <w:rsid w:val="00765709"/>
    <w:rsid w:val="00770E7F"/>
    <w:rsid w:val="00773803"/>
    <w:rsid w:val="0077693D"/>
    <w:rsid w:val="0077719E"/>
    <w:rsid w:val="00782446"/>
    <w:rsid w:val="007844F9"/>
    <w:rsid w:val="007860E9"/>
    <w:rsid w:val="00787C80"/>
    <w:rsid w:val="00791D48"/>
    <w:rsid w:val="00793C3D"/>
    <w:rsid w:val="00794CD6"/>
    <w:rsid w:val="007A3F4D"/>
    <w:rsid w:val="007B0A13"/>
    <w:rsid w:val="007B265E"/>
    <w:rsid w:val="007B384A"/>
    <w:rsid w:val="007B4139"/>
    <w:rsid w:val="007C0FEF"/>
    <w:rsid w:val="007C196D"/>
    <w:rsid w:val="007C4969"/>
    <w:rsid w:val="007C4990"/>
    <w:rsid w:val="007C7C97"/>
    <w:rsid w:val="007D00F1"/>
    <w:rsid w:val="007D27C7"/>
    <w:rsid w:val="007D3BA7"/>
    <w:rsid w:val="007D4432"/>
    <w:rsid w:val="007E1C8C"/>
    <w:rsid w:val="007E319A"/>
    <w:rsid w:val="007E3BF9"/>
    <w:rsid w:val="007E5B92"/>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5425F"/>
    <w:rsid w:val="0085546F"/>
    <w:rsid w:val="0086390F"/>
    <w:rsid w:val="0087110A"/>
    <w:rsid w:val="008777DF"/>
    <w:rsid w:val="00877CCC"/>
    <w:rsid w:val="00877F2B"/>
    <w:rsid w:val="00882188"/>
    <w:rsid w:val="00885C87"/>
    <w:rsid w:val="008966E3"/>
    <w:rsid w:val="008A01E9"/>
    <w:rsid w:val="008A4445"/>
    <w:rsid w:val="008A49BC"/>
    <w:rsid w:val="008A56A3"/>
    <w:rsid w:val="008A7E58"/>
    <w:rsid w:val="008B45C4"/>
    <w:rsid w:val="008C306F"/>
    <w:rsid w:val="008C34E5"/>
    <w:rsid w:val="008C4183"/>
    <w:rsid w:val="008C641E"/>
    <w:rsid w:val="008C76BC"/>
    <w:rsid w:val="008C7D23"/>
    <w:rsid w:val="008D07FC"/>
    <w:rsid w:val="008D0C9F"/>
    <w:rsid w:val="008D5996"/>
    <w:rsid w:val="008D721A"/>
    <w:rsid w:val="008E143C"/>
    <w:rsid w:val="008F4440"/>
    <w:rsid w:val="008F7683"/>
    <w:rsid w:val="00911601"/>
    <w:rsid w:val="00921617"/>
    <w:rsid w:val="00923394"/>
    <w:rsid w:val="0092538F"/>
    <w:rsid w:val="009300C5"/>
    <w:rsid w:val="00931DD0"/>
    <w:rsid w:val="00933600"/>
    <w:rsid w:val="009431B2"/>
    <w:rsid w:val="00945DCA"/>
    <w:rsid w:val="00946FF7"/>
    <w:rsid w:val="009506E0"/>
    <w:rsid w:val="00951CAD"/>
    <w:rsid w:val="00954B29"/>
    <w:rsid w:val="009571DF"/>
    <w:rsid w:val="00957E6B"/>
    <w:rsid w:val="00960398"/>
    <w:rsid w:val="00966A46"/>
    <w:rsid w:val="00971663"/>
    <w:rsid w:val="00972EF3"/>
    <w:rsid w:val="0097497B"/>
    <w:rsid w:val="0097780C"/>
    <w:rsid w:val="009809FB"/>
    <w:rsid w:val="00980CE7"/>
    <w:rsid w:val="00981634"/>
    <w:rsid w:val="009820B5"/>
    <w:rsid w:val="009827B6"/>
    <w:rsid w:val="00987E9A"/>
    <w:rsid w:val="009940F4"/>
    <w:rsid w:val="0099680F"/>
    <w:rsid w:val="009A136D"/>
    <w:rsid w:val="009A6651"/>
    <w:rsid w:val="009B1E72"/>
    <w:rsid w:val="009C1026"/>
    <w:rsid w:val="009C4045"/>
    <w:rsid w:val="009C5448"/>
    <w:rsid w:val="009C7BCB"/>
    <w:rsid w:val="009D0769"/>
    <w:rsid w:val="009D0BA0"/>
    <w:rsid w:val="009D1137"/>
    <w:rsid w:val="009D2DF1"/>
    <w:rsid w:val="009D349F"/>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41999"/>
    <w:rsid w:val="00A430EB"/>
    <w:rsid w:val="00A4543F"/>
    <w:rsid w:val="00A47396"/>
    <w:rsid w:val="00A573A3"/>
    <w:rsid w:val="00A6481B"/>
    <w:rsid w:val="00A72414"/>
    <w:rsid w:val="00A7422B"/>
    <w:rsid w:val="00A743A0"/>
    <w:rsid w:val="00A773CE"/>
    <w:rsid w:val="00A80091"/>
    <w:rsid w:val="00A83F1F"/>
    <w:rsid w:val="00A87227"/>
    <w:rsid w:val="00A958AF"/>
    <w:rsid w:val="00A96CB3"/>
    <w:rsid w:val="00A97525"/>
    <w:rsid w:val="00AA7E81"/>
    <w:rsid w:val="00AB1DE4"/>
    <w:rsid w:val="00AB26AC"/>
    <w:rsid w:val="00AB773B"/>
    <w:rsid w:val="00AB7E65"/>
    <w:rsid w:val="00AC20E1"/>
    <w:rsid w:val="00AD1D33"/>
    <w:rsid w:val="00AD24D8"/>
    <w:rsid w:val="00AD31EF"/>
    <w:rsid w:val="00AD4E09"/>
    <w:rsid w:val="00AD5FD5"/>
    <w:rsid w:val="00AE0F7F"/>
    <w:rsid w:val="00AE2669"/>
    <w:rsid w:val="00AF1B4E"/>
    <w:rsid w:val="00B00941"/>
    <w:rsid w:val="00B04942"/>
    <w:rsid w:val="00B0675D"/>
    <w:rsid w:val="00B12207"/>
    <w:rsid w:val="00B1604B"/>
    <w:rsid w:val="00B17310"/>
    <w:rsid w:val="00B248B7"/>
    <w:rsid w:val="00B25170"/>
    <w:rsid w:val="00B30DAE"/>
    <w:rsid w:val="00B3408D"/>
    <w:rsid w:val="00B34CC8"/>
    <w:rsid w:val="00B37857"/>
    <w:rsid w:val="00B41866"/>
    <w:rsid w:val="00B525A4"/>
    <w:rsid w:val="00B5663B"/>
    <w:rsid w:val="00B606B1"/>
    <w:rsid w:val="00B60851"/>
    <w:rsid w:val="00B62DB5"/>
    <w:rsid w:val="00B641BB"/>
    <w:rsid w:val="00B73FAD"/>
    <w:rsid w:val="00B75D6D"/>
    <w:rsid w:val="00B90CEF"/>
    <w:rsid w:val="00B96606"/>
    <w:rsid w:val="00BA1022"/>
    <w:rsid w:val="00BA3360"/>
    <w:rsid w:val="00BA65D0"/>
    <w:rsid w:val="00BA6F38"/>
    <w:rsid w:val="00BA700C"/>
    <w:rsid w:val="00BB2608"/>
    <w:rsid w:val="00BB6749"/>
    <w:rsid w:val="00BC1A88"/>
    <w:rsid w:val="00BC439E"/>
    <w:rsid w:val="00BD03AB"/>
    <w:rsid w:val="00BE143B"/>
    <w:rsid w:val="00BE75D7"/>
    <w:rsid w:val="00BF1494"/>
    <w:rsid w:val="00BF173F"/>
    <w:rsid w:val="00BF255B"/>
    <w:rsid w:val="00BF4903"/>
    <w:rsid w:val="00C01659"/>
    <w:rsid w:val="00C06269"/>
    <w:rsid w:val="00C12218"/>
    <w:rsid w:val="00C14912"/>
    <w:rsid w:val="00C21B40"/>
    <w:rsid w:val="00C22469"/>
    <w:rsid w:val="00C249B8"/>
    <w:rsid w:val="00C30F6D"/>
    <w:rsid w:val="00C32ACE"/>
    <w:rsid w:val="00C33B77"/>
    <w:rsid w:val="00C341CF"/>
    <w:rsid w:val="00C34425"/>
    <w:rsid w:val="00C35090"/>
    <w:rsid w:val="00C3701F"/>
    <w:rsid w:val="00C40A19"/>
    <w:rsid w:val="00C4378B"/>
    <w:rsid w:val="00C57E17"/>
    <w:rsid w:val="00C6664A"/>
    <w:rsid w:val="00C7116D"/>
    <w:rsid w:val="00C85DF2"/>
    <w:rsid w:val="00C86C2D"/>
    <w:rsid w:val="00C92DD5"/>
    <w:rsid w:val="00C940E8"/>
    <w:rsid w:val="00C94119"/>
    <w:rsid w:val="00C952EA"/>
    <w:rsid w:val="00CA06BB"/>
    <w:rsid w:val="00CA324E"/>
    <w:rsid w:val="00CA42B7"/>
    <w:rsid w:val="00CB0848"/>
    <w:rsid w:val="00CB4E4C"/>
    <w:rsid w:val="00CB6E7F"/>
    <w:rsid w:val="00CB7FF8"/>
    <w:rsid w:val="00CC0AA1"/>
    <w:rsid w:val="00CC7150"/>
    <w:rsid w:val="00CD0AA9"/>
    <w:rsid w:val="00CD23C3"/>
    <w:rsid w:val="00CD417F"/>
    <w:rsid w:val="00CE27B0"/>
    <w:rsid w:val="00CF0581"/>
    <w:rsid w:val="00CF247F"/>
    <w:rsid w:val="00CF6AE6"/>
    <w:rsid w:val="00CF75DB"/>
    <w:rsid w:val="00CF7709"/>
    <w:rsid w:val="00D0207F"/>
    <w:rsid w:val="00D04BD8"/>
    <w:rsid w:val="00D07310"/>
    <w:rsid w:val="00D101EF"/>
    <w:rsid w:val="00D1067B"/>
    <w:rsid w:val="00D12579"/>
    <w:rsid w:val="00D12D71"/>
    <w:rsid w:val="00D135AB"/>
    <w:rsid w:val="00D1396B"/>
    <w:rsid w:val="00D14D52"/>
    <w:rsid w:val="00D17E79"/>
    <w:rsid w:val="00D21983"/>
    <w:rsid w:val="00D26B11"/>
    <w:rsid w:val="00D27BD7"/>
    <w:rsid w:val="00D3152A"/>
    <w:rsid w:val="00D333D6"/>
    <w:rsid w:val="00D34492"/>
    <w:rsid w:val="00D35755"/>
    <w:rsid w:val="00D4104B"/>
    <w:rsid w:val="00D41D6E"/>
    <w:rsid w:val="00D42A8F"/>
    <w:rsid w:val="00D42B4A"/>
    <w:rsid w:val="00D47883"/>
    <w:rsid w:val="00D516B2"/>
    <w:rsid w:val="00D67264"/>
    <w:rsid w:val="00D72189"/>
    <w:rsid w:val="00D75CF3"/>
    <w:rsid w:val="00D80EBC"/>
    <w:rsid w:val="00D84490"/>
    <w:rsid w:val="00D85E07"/>
    <w:rsid w:val="00D9046F"/>
    <w:rsid w:val="00D954E7"/>
    <w:rsid w:val="00DA13F0"/>
    <w:rsid w:val="00DA7998"/>
    <w:rsid w:val="00DB1301"/>
    <w:rsid w:val="00DB342D"/>
    <w:rsid w:val="00DC71DB"/>
    <w:rsid w:val="00DD433D"/>
    <w:rsid w:val="00DE599B"/>
    <w:rsid w:val="00DF0654"/>
    <w:rsid w:val="00DF2670"/>
    <w:rsid w:val="00DF2730"/>
    <w:rsid w:val="00E00326"/>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07E9"/>
    <w:rsid w:val="00E741A9"/>
    <w:rsid w:val="00E74479"/>
    <w:rsid w:val="00E748E4"/>
    <w:rsid w:val="00E76D30"/>
    <w:rsid w:val="00E806F5"/>
    <w:rsid w:val="00E84E8A"/>
    <w:rsid w:val="00E85A12"/>
    <w:rsid w:val="00E86190"/>
    <w:rsid w:val="00E864A4"/>
    <w:rsid w:val="00E91CD1"/>
    <w:rsid w:val="00E950F9"/>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F041BA"/>
    <w:rsid w:val="00F055DD"/>
    <w:rsid w:val="00F10BB8"/>
    <w:rsid w:val="00F10D23"/>
    <w:rsid w:val="00F12768"/>
    <w:rsid w:val="00F143F5"/>
    <w:rsid w:val="00F154E7"/>
    <w:rsid w:val="00F1627D"/>
    <w:rsid w:val="00F20A80"/>
    <w:rsid w:val="00F21219"/>
    <w:rsid w:val="00F3251E"/>
    <w:rsid w:val="00F32608"/>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93A32"/>
    <w:rsid w:val="00FA0B5E"/>
    <w:rsid w:val="00FA2668"/>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26E497E"/>
    <w:rsid w:val="0309018F"/>
    <w:rsid w:val="0406F2B1"/>
    <w:rsid w:val="04EB9BAA"/>
    <w:rsid w:val="05C072E5"/>
    <w:rsid w:val="061EE5CE"/>
    <w:rsid w:val="066636ED"/>
    <w:rsid w:val="0741BAA1"/>
    <w:rsid w:val="07BAB62F"/>
    <w:rsid w:val="08624999"/>
    <w:rsid w:val="08795635"/>
    <w:rsid w:val="08BDBA2B"/>
    <w:rsid w:val="0A795B63"/>
    <w:rsid w:val="0A8ECADD"/>
    <w:rsid w:val="0BFCE006"/>
    <w:rsid w:val="0D003B5C"/>
    <w:rsid w:val="0E60C260"/>
    <w:rsid w:val="0E71A7A9"/>
    <w:rsid w:val="0ECBDBCC"/>
    <w:rsid w:val="0F16BAD4"/>
    <w:rsid w:val="0F49A558"/>
    <w:rsid w:val="0F4CCC86"/>
    <w:rsid w:val="105F35C5"/>
    <w:rsid w:val="106E20DE"/>
    <w:rsid w:val="10E575B9"/>
    <w:rsid w:val="10E89CE7"/>
    <w:rsid w:val="1281461A"/>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E275A0"/>
    <w:rsid w:val="1FAFCC66"/>
    <w:rsid w:val="22242253"/>
    <w:rsid w:val="2259356D"/>
    <w:rsid w:val="232923D0"/>
    <w:rsid w:val="248F4127"/>
    <w:rsid w:val="249E222A"/>
    <w:rsid w:val="255B7F74"/>
    <w:rsid w:val="26A9A53C"/>
    <w:rsid w:val="27623DE6"/>
    <w:rsid w:val="27FF6AAD"/>
    <w:rsid w:val="28500164"/>
    <w:rsid w:val="29FC1AE8"/>
    <w:rsid w:val="2AE1B6B7"/>
    <w:rsid w:val="2AE79E71"/>
    <w:rsid w:val="2AF5D78B"/>
    <w:rsid w:val="2B008F55"/>
    <w:rsid w:val="2BDF0338"/>
    <w:rsid w:val="2DA0D32B"/>
    <w:rsid w:val="2DD61D48"/>
    <w:rsid w:val="2F1C19A9"/>
    <w:rsid w:val="2F6C8503"/>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15F5732"/>
    <w:rsid w:val="5212BFAD"/>
    <w:rsid w:val="52E52664"/>
    <w:rsid w:val="53A37578"/>
    <w:rsid w:val="54AAEF1D"/>
    <w:rsid w:val="57608C97"/>
    <w:rsid w:val="5774762B"/>
    <w:rsid w:val="58BC1B45"/>
    <w:rsid w:val="595140BA"/>
    <w:rsid w:val="5B188E3D"/>
    <w:rsid w:val="5D37D7FE"/>
    <w:rsid w:val="5DC7BB1E"/>
    <w:rsid w:val="5E27D90B"/>
    <w:rsid w:val="5E6879DC"/>
    <w:rsid w:val="5F1409FE"/>
    <w:rsid w:val="606F78C0"/>
    <w:rsid w:val="60D920B7"/>
    <w:rsid w:val="61757AFC"/>
    <w:rsid w:val="620B4921"/>
    <w:rsid w:val="62AAAE4B"/>
    <w:rsid w:val="63342658"/>
    <w:rsid w:val="63C11CD1"/>
    <w:rsid w:val="63C2EF9E"/>
    <w:rsid w:val="64275D2D"/>
    <w:rsid w:val="643043B2"/>
    <w:rsid w:val="6465318A"/>
    <w:rsid w:val="64971A8F"/>
    <w:rsid w:val="64BEBE7C"/>
    <w:rsid w:val="6542E9E3"/>
    <w:rsid w:val="65A9FB65"/>
    <w:rsid w:val="65C26DF6"/>
    <w:rsid w:val="666768FE"/>
    <w:rsid w:val="667AE318"/>
    <w:rsid w:val="6708FB6D"/>
    <w:rsid w:val="675A84C2"/>
    <w:rsid w:val="67CD610C"/>
    <w:rsid w:val="68A32AA9"/>
    <w:rsid w:val="6A1CED46"/>
    <w:rsid w:val="6BAC55FA"/>
    <w:rsid w:val="6BB8BDA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pje.tjdft.jus.br/pje/seam/resource/rest/pje-legacy/documento/download/TJDFT/1g/3604396/241737860"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pje.tjdft.jus.br/pje/seam/resource/rest/pje-legacy/documento/download/TJDFT/1g/3604396/214018622"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je.tjdft.jus.br/pje/seam/resource/rest/pje-legacy/documento/download/TJDFT/1g/3604396/242180700"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pje.tjdft.jus.br/pje/seam/resource/rest/pje-legacy/documento/download/285174649" TargetMode="Externa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footer" Target="footer2.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9695A"/>
    <w:rsid w:val="001B0F6A"/>
    <w:rsid w:val="001E2AC0"/>
    <w:rsid w:val="00277029"/>
    <w:rsid w:val="002C7E0E"/>
    <w:rsid w:val="002F13AB"/>
    <w:rsid w:val="003060EF"/>
    <w:rsid w:val="003C4B89"/>
    <w:rsid w:val="003D50C8"/>
    <w:rsid w:val="00465A25"/>
    <w:rsid w:val="004756EB"/>
    <w:rsid w:val="004C591E"/>
    <w:rsid w:val="00515AB3"/>
    <w:rsid w:val="00534782"/>
    <w:rsid w:val="005953DB"/>
    <w:rsid w:val="005E4FE9"/>
    <w:rsid w:val="007055C1"/>
    <w:rsid w:val="00730800"/>
    <w:rsid w:val="00773803"/>
    <w:rsid w:val="0077693D"/>
    <w:rsid w:val="00816916"/>
    <w:rsid w:val="00855F86"/>
    <w:rsid w:val="008C4978"/>
    <w:rsid w:val="009A52A1"/>
    <w:rsid w:val="009C5448"/>
    <w:rsid w:val="00AB26AC"/>
    <w:rsid w:val="00AD4E09"/>
    <w:rsid w:val="00AD59B1"/>
    <w:rsid w:val="00B424EC"/>
    <w:rsid w:val="00B9403F"/>
    <w:rsid w:val="00C34425"/>
    <w:rsid w:val="00C7198A"/>
    <w:rsid w:val="00C839A2"/>
    <w:rsid w:val="00CB636A"/>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C00DFE-35BF-4B78-A0F9-BEABC8FB4AEC}">
  <we:reference id="WA200010453" version="1.0.0.1" store="Omex" storeType="OMEX"/>
  <we:alternateReferences>
    <we:reference id="WA200010453" version="1.0.0.1" store="WA200010453" storeType="OMEX"/>
  </we:alternateReferences>
  <we:properties>
    <we:property name="claude.fileId" value="&quot;65195618-6e6c-45f6-a86a-92f570e3fd6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28" ma:contentTypeDescription="Crie um novo documento." ma:contentTypeScope="" ma:versionID="3cee0f4348c9f87d467916823ae4111d">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eda96f669a4dc346093512d88a350045"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Localdoarquivo" minOccurs="0"/>
                <xsd:element ref="ns2:7d996812-ecf9-4cec-9316-56084cbcc9f0CountryOrRegion" minOccurs="0"/>
                <xsd:element ref="ns2:7d996812-ecf9-4cec-9316-56084cbcc9f0State" minOccurs="0"/>
                <xsd:element ref="ns2:7d996812-ecf9-4cec-9316-56084cbcc9f0City" minOccurs="0"/>
                <xsd:element ref="ns2:7d996812-ecf9-4cec-9316-56084cbcc9f0PostalCode" minOccurs="0"/>
                <xsd:element ref="ns2:7d996812-ecf9-4cec-9316-56084cbcc9f0Street" minOccurs="0"/>
                <xsd:element ref="ns2:7d996812-ecf9-4cec-9316-56084cbcc9f0GeoLoc" minOccurs="0"/>
                <xsd:element ref="ns2:7d996812-ecf9-4cec-9316-56084cbcc9f0DispNa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ldoarquivo" ma:index="26" nillable="true" ma:displayName="Local do arquivo" ma:format="Dropdown" ma:internalName="Localdoarquivo">
      <xsd:simpleType>
        <xsd:restriction base="dms:Unknown"/>
      </xsd:simpleType>
    </xsd:element>
    <xsd:element name="7d996812-ecf9-4cec-9316-56084cbcc9f0CountryOrRegion" ma:index="27" nillable="true" ma:displayName="Local do arquivo: País/Região" ma:internalName="CountryOrRegion" ma:readOnly="true">
      <xsd:simpleType>
        <xsd:restriction base="dms:Text"/>
      </xsd:simpleType>
    </xsd:element>
    <xsd:element name="7d996812-ecf9-4cec-9316-56084cbcc9f0State" ma:index="28" nillable="true" ma:displayName="Local do arquivo: Estado" ma:internalName="State" ma:readOnly="true">
      <xsd:simpleType>
        <xsd:restriction base="dms:Text"/>
      </xsd:simpleType>
    </xsd:element>
    <xsd:element name="7d996812-ecf9-4cec-9316-56084cbcc9f0City" ma:index="29" nillable="true" ma:displayName="Local do arquivo: Cidade" ma:internalName="City" ma:readOnly="true">
      <xsd:simpleType>
        <xsd:restriction base="dms:Text"/>
      </xsd:simpleType>
    </xsd:element>
    <xsd:element name="7d996812-ecf9-4cec-9316-56084cbcc9f0PostalCode" ma:index="30" nillable="true" ma:displayName="Local do arquivo: CEP" ma:internalName="PostalCode" ma:readOnly="true">
      <xsd:simpleType>
        <xsd:restriction base="dms:Text"/>
      </xsd:simpleType>
    </xsd:element>
    <xsd:element name="7d996812-ecf9-4cec-9316-56084cbcc9f0Street" ma:index="31" nillable="true" ma:displayName="Local do arquivo: Rua" ma:internalName="Street" ma:readOnly="true">
      <xsd:simpleType>
        <xsd:restriction base="dms:Text"/>
      </xsd:simpleType>
    </xsd:element>
    <xsd:element name="7d996812-ecf9-4cec-9316-56084cbcc9f0GeoLoc" ma:index="32" nillable="true" ma:displayName="Local do arquivo: Coordenadas" ma:internalName="GeoLoc" ma:readOnly="true">
      <xsd:simpleType>
        <xsd:restriction base="dms:Unknown"/>
      </xsd:simpleType>
    </xsd:element>
    <xsd:element name="7d996812-ecf9-4cec-9316-56084cbcc9f0DispName" ma:index="33" nillable="true" ma:displayName="Local do arquivo: Nome" ma:internalName="DispName" ma:readOnly="true">
      <xsd:simpleType>
        <xsd:restriction base="dms:Text"/>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630956F3-6E79-4CAF-8D74-7A3DAD0233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2632</Words>
  <Characters>14214</Characters>
  <Application>Microsoft Office Word</Application>
  <DocSecurity>0</DocSecurity>
  <Lines>118</Lines>
  <Paragraphs>33</Paragraphs>
  <ScaleCrop>false</ScaleCrop>
  <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Orana Oliveira Guerra - GDSXSR</cp:lastModifiedBy>
  <cp:revision>2</cp:revision>
  <dcterms:created xsi:type="dcterms:W3CDTF">2026-10-29T17:53:00Z</dcterms:created>
  <dcterms:modified xsi:type="dcterms:W3CDTF">2026-10-29T17:53:00Z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