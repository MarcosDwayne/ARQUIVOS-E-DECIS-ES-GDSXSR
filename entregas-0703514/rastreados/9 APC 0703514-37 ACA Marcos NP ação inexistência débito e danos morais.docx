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19F5A7F">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1B238F23" w:rsidP="4107E398">
            <w:pPr>
              <w:pStyle w:val="paragraph"/>
              <w:spacing w:before="0" w:beforeAutospacing="0" w:after="0" w:afterAutospacing="0"/>
              <w:ind w:left="255"/>
              <w:jc w:val="both"/>
              <w:textAlignment w:val="baseline"/>
              <w:rPr>
                <w:rFonts w:ascii="Segoe UI" w:hAnsi="Segoe UI" w:cs="Segoe UI"/>
                <w:sz w:val="18"/>
                <w:szCs w:val="18"/>
              </w:rPr>
            </w:pPr>
            <w:r w:rsidRPr="519F5A7F">
              <w:rPr>
                <w:rStyle w:val="normaltextrun"/>
                <w:rFonts w:ascii="Calibri" w:hAnsi="Calibri" w:cs="Calibri"/>
                <w:color w:val="000000" w:themeColor="text1"/>
                <w:sz w:val="20"/>
                <w:szCs w:val="20"/>
              </w:rPr>
              <w:t xml:space="preserve">Tribunal de Justiça do Distrito Federal e dos </w:t>
            </w:r>
            <w:commentRangeStart w:id="0"/>
            <w:commentRangeStart w:id="1"/>
            <w:r w:rsidRPr="519F5A7F">
              <w:rPr>
                <w:rStyle w:val="normaltextrun"/>
                <w:rFonts w:ascii="Calibri" w:hAnsi="Calibri" w:cs="Calibri"/>
                <w:color w:val="000000" w:themeColor="text1"/>
                <w:sz w:val="20"/>
                <w:szCs w:val="20"/>
              </w:rPr>
              <w:t>Territóri</w:t>
            </w:r>
            <w:commentRangeStart w:id="2"/>
            <w:commentRangeStart w:id="3"/>
            <w:commentRangeStart w:id="4"/>
            <w:r w:rsidRPr="519F5A7F">
              <w:rPr>
                <w:rStyle w:val="normaltextrun"/>
                <w:rFonts w:ascii="Calibri" w:hAnsi="Calibri" w:cs="Calibri"/>
                <w:color w:val="000000" w:themeColor="text1"/>
                <w:sz w:val="20"/>
                <w:szCs w:val="20"/>
              </w:rPr>
              <w:t>o</w:t>
            </w:r>
            <w:commentRangeEnd w:id="2"/>
            <w:r w:rsidR="00264107" w:rsidRPr="519F5A7F">
              <w:rPr>
                <w:rStyle w:val="Refdecomentrio"/>
                <w:rFonts w:ascii="Calibri" w:hAnsi="Calibri" w:cs="Calibri"/>
                <w:color w:val="000000" w:themeColor="text1"/>
                <w:sz w:val="20"/>
                <w:szCs w:val="20"/>
              </w:rPr>
              <w:commentReference w:id="2"/>
            </w:r>
            <w:commentRangeEnd w:id="3"/>
            <w:r w:rsidR="00264107" w:rsidRPr="519F5A7F">
              <w:rPr>
                <w:rStyle w:val="Refdecomentrio"/>
                <w:rFonts w:ascii="Calibri" w:hAnsi="Calibri" w:cs="Calibri"/>
                <w:color w:val="000000" w:themeColor="text1"/>
                <w:sz w:val="20"/>
                <w:szCs w:val="20"/>
              </w:rPr>
              <w:commentReference w:id="3"/>
            </w:r>
            <w:commentRangeEnd w:id="4"/>
            <w:r w:rsidR="00264107" w:rsidRPr="519F5A7F">
              <w:rPr>
                <w:rStyle w:val="Refdecomentrio"/>
                <w:rFonts w:ascii="Calibri" w:hAnsi="Calibri" w:cs="Calibri"/>
                <w:color w:val="000000" w:themeColor="text1"/>
                <w:sz w:val="20"/>
                <w:szCs w:val="20"/>
              </w:rPr>
              <w:commentReference w:id="4"/>
            </w:r>
            <w:r w:rsidRPr="519F5A7F">
              <w:rPr>
                <w:rStyle w:val="normaltextrun"/>
                <w:rFonts w:ascii="Calibri" w:hAnsi="Calibri" w:cs="Calibri"/>
                <w:color w:val="000000" w:themeColor="text1"/>
                <w:sz w:val="20"/>
                <w:szCs w:val="20"/>
              </w:rPr>
              <w:t>s</w:t>
            </w:r>
            <w:r w:rsidRPr="519F5A7F">
              <w:rPr>
                <w:rStyle w:val="eop"/>
                <w:rFonts w:ascii="Calibri" w:hAnsi="Calibri" w:cs="Calibri"/>
                <w:color w:val="000000" w:themeColor="text1"/>
                <w:sz w:val="20"/>
                <w:szCs w:val="20"/>
              </w:rPr>
              <w:t> </w:t>
            </w:r>
            <w:commentRangeEnd w:id="0"/>
            <w:r w:rsidR="00264107">
              <w:rPr>
                <w:rStyle w:val="Refdecomentrio"/>
                <w:rFonts w:ascii="Segoe UI" w:hAnsi="Segoe UI" w:cs="Segoe UI"/>
                <w:sz w:val="18"/>
                <w:szCs w:val="18"/>
              </w:rPr>
              <w:commentReference w:id="0"/>
            </w:r>
            <w:commentRangeEnd w:id="1"/>
            <w:r w:rsidR="003A5A32">
              <w:rPr>
                <w:rStyle w:val="Refdecomentrio"/>
                <w:rFonts w:ascii="Segoe UI" w:hAnsi="Segoe UI" w:cs="Segoe UI"/>
                <w:sz w:val="18"/>
                <w:szCs w:val="18"/>
              </w:rPr>
              <w:commentReference w:id="1"/>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7AA79C">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7AA79C">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7AA79C">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187177A3" w:rsidR="00770E7F" w:rsidRPr="009F36E1" w:rsidRDefault="0093754A" w:rsidP="001939F3">
            <w:pPr>
              <w:ind w:right="-675"/>
              <w:rPr>
                <w:rFonts w:ascii="Arial" w:hAnsi="Arial" w:cs="Arial"/>
                <w:sz w:val="28"/>
                <w:szCs w:val="28"/>
              </w:rPr>
            </w:pPr>
            <w:r w:rsidRPr="6126517A">
              <w:rPr>
                <w:rFonts w:ascii="Arial" w:hAnsi="Arial" w:cs="Arial"/>
                <w:sz w:val="28"/>
                <w:szCs w:val="28"/>
              </w:rPr>
              <w:t>07</w:t>
            </w:r>
            <w:r w:rsidR="1ACD5E34" w:rsidRPr="6126517A">
              <w:rPr>
                <w:rFonts w:ascii="Arial" w:hAnsi="Arial" w:cs="Arial"/>
                <w:sz w:val="28"/>
                <w:szCs w:val="28"/>
              </w:rPr>
              <w:t>03514-37.2026.8.07.0001</w:t>
            </w:r>
          </w:p>
        </w:tc>
      </w:tr>
      <w:tr w:rsidR="00770E7F" w:rsidRPr="009F36E1" w14:paraId="48ED7BFE" w14:textId="77777777" w:rsidTr="017AA79C">
        <w:trPr>
          <w:cantSplit/>
          <w:trHeight w:val="397"/>
        </w:trPr>
        <w:tc>
          <w:tcPr>
            <w:tcW w:w="3686" w:type="dxa"/>
            <w:vAlign w:val="center"/>
          </w:tcPr>
          <w:p w14:paraId="272F493B" w14:textId="1AD7452F" w:rsidR="00770E7F" w:rsidRPr="00F63CDB" w:rsidRDefault="00000000"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6331DA61" w:rsidR="00770E7F" w:rsidRPr="009F36E1" w:rsidRDefault="02B983DB" w:rsidP="519F5A7F">
            <w:pPr>
              <w:rPr>
                <w:rFonts w:ascii="Arial" w:hAnsi="Arial" w:cs="Arial"/>
                <w:sz w:val="28"/>
                <w:szCs w:val="28"/>
              </w:rPr>
            </w:pPr>
            <w:r w:rsidRPr="519F5A7F">
              <w:rPr>
                <w:rFonts w:ascii="Arial" w:hAnsi="Arial" w:cs="Arial"/>
                <w:sz w:val="28"/>
                <w:szCs w:val="28"/>
              </w:rPr>
              <w:t>MAR</w:t>
            </w:r>
            <w:r w:rsidR="04D8F212" w:rsidRPr="519F5A7F">
              <w:rPr>
                <w:rFonts w:ascii="Arial" w:hAnsi="Arial" w:cs="Arial"/>
                <w:sz w:val="28"/>
                <w:szCs w:val="28"/>
              </w:rPr>
              <w:t xml:space="preserve">IZETE PEREIRA DE OLIVEIRA </w:t>
            </w:r>
          </w:p>
        </w:tc>
      </w:tr>
      <w:tr w:rsidR="00AF1BFD" w:rsidRPr="009F36E1" w14:paraId="5F861094" w14:textId="77777777" w:rsidTr="017AA79C">
        <w:trPr>
          <w:cantSplit/>
          <w:trHeight w:val="397"/>
        </w:trPr>
        <w:tc>
          <w:tcPr>
            <w:tcW w:w="3686" w:type="dxa"/>
            <w:vAlign w:val="center"/>
          </w:tcPr>
          <w:p w14:paraId="52EB426A" w14:textId="77777777" w:rsidR="00AF1BFD" w:rsidRPr="009F36E1" w:rsidRDefault="00000000"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0F59B2F9" w:rsidR="00AF1BFD" w:rsidRPr="009F36E1" w:rsidRDefault="328E40CA" w:rsidP="001939F3">
            <w:pPr>
              <w:ind w:right="-74"/>
            </w:pPr>
            <w:r w:rsidRPr="017AA79C">
              <w:rPr>
                <w:rFonts w:ascii="Arial" w:hAnsi="Arial" w:cs="Arial"/>
                <w:sz w:val="28"/>
                <w:szCs w:val="28"/>
              </w:rPr>
              <w:t>FIDC MULTISEGMENTOS NPL IPANEMA VI RESPONSABILIDADE LIMITADA</w:t>
            </w:r>
          </w:p>
        </w:tc>
      </w:tr>
      <w:tr w:rsidR="00770E7F" w:rsidRPr="009F36E1" w14:paraId="640EA867" w14:textId="77777777" w:rsidTr="017AA79C">
        <w:trPr>
          <w:cantSplit/>
          <w:trHeight w:val="397"/>
        </w:trPr>
        <w:tc>
          <w:tcPr>
            <w:tcW w:w="3686" w:type="dxa"/>
            <w:vAlign w:val="center"/>
          </w:tcPr>
          <w:p w14:paraId="34627CFC" w14:textId="7F47D29F" w:rsidR="00770E7F" w:rsidRPr="009F36E1" w:rsidRDefault="00770E7F" w:rsidP="001939F3">
            <w:pPr>
              <w:rPr>
                <w:rFonts w:ascii="Arial" w:hAnsi="Arial" w:cs="Arial"/>
                <w:sz w:val="28"/>
                <w:szCs w:val="28"/>
              </w:rPr>
            </w:pPr>
            <w:r w:rsidRPr="017AA79C">
              <w:rPr>
                <w:rFonts w:ascii="Arial" w:hAnsi="Arial" w:cs="Arial"/>
                <w:sz w:val="28"/>
                <w:szCs w:val="28"/>
              </w:rPr>
              <w:t>Relator(a</w:t>
            </w:r>
            <w:r w:rsidR="00145699">
              <w:rPr>
                <w:rFonts w:ascii="Arial" w:hAnsi="Arial" w:cs="Arial"/>
                <w:sz w:val="28"/>
                <w:szCs w:val="28"/>
              </w:rPr>
              <w:t>)</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534F5639" w:rsidR="00886ABA" w:rsidRPr="007E1C8C" w:rsidRDefault="00886ABA" w:rsidP="00886ABA">
      <w:pPr>
        <w:spacing w:after="0" w:line="360" w:lineRule="auto"/>
        <w:jc w:val="left"/>
        <w:rPr>
          <w:rFonts w:ascii="Arial" w:hAnsi="Arial" w:cs="Arial"/>
          <w:b/>
          <w:bCs/>
          <w:sz w:val="28"/>
          <w:szCs w:val="28"/>
        </w:rPr>
        <w:pPrChange w:id="1391" w:author="Assessor GDSXSR" w:date="2026-10-30T19:46:32Z">
          <w:pPr>
            <w:spacing w:after="0" w:line="360" w:lineRule="auto"/>
            <w:jc w:val="center"/>
          </w:pPr>
        </w:pPrChange>
      </w:pPr>
      <w:r w:rsidRPr="4107E398">
        <w:rPr>
          <w:rFonts w:ascii="Arial" w:hAnsi="Arial" w:cs="Arial"/>
          <w:b/>
          <w:bCs/>
          <w:sz w:val="28"/>
          <w:szCs w:val="28"/>
        </w:rPr>
        <w:t>EMENT</w:t>
      </w:r>
      <w:r w:rsidR="004556F2" w:rsidRPr="4107E398">
        <w:rPr>
          <w:rFonts w:ascii="Arial" w:hAnsi="Arial" w:cs="Arial"/>
          <w:b/>
          <w:bCs/>
          <w:sz w:val="28"/>
          <w:szCs w:val="28"/>
        </w:rPr>
        <w:t>A</w:t>
      </w:r>
    </w:p>
    <w:p w14:paraId="06BF179A" w14:textId="77777777" w:rsidR="00886ABA" w:rsidRDefault="00886ABA" w:rsidP="00886ABA">
      <w:pPr>
        <w:spacing w:after="0" w:line="360" w:lineRule="auto"/>
        <w:jc w:val="both"/>
        <w:rPr>
          <w:rFonts w:ascii="Arial" w:hAnsi="Arial" w:cs="Arial"/>
          <w:sz w:val="28"/>
          <w:szCs w:val="28"/>
        </w:rPr>
      </w:pPr>
    </w:p>
    <w:p w14:paraId="6BF92DBC" w14:textId="288B783E" w:rsidR="00886ABA" w:rsidRDefault="77706FDB" w:rsidP="00886ABA">
      <w:pPr>
        <w:spacing w:after="0" w:line="360" w:lineRule="auto"/>
        <w:jc w:val="both"/>
        <w:rPr>
          <w:rFonts w:ascii="Arial" w:hAnsi="Arial" w:cs="Arial"/>
          <w:sz w:val="28"/>
          <w:szCs w:val="28"/>
        </w:rPr>
      </w:pPr>
      <w:commentRangeStart w:id="24"/>
      <w:r w:rsidRPr="519F5A7F">
        <w:rPr>
          <w:rFonts w:ascii="Arial" w:hAnsi="Arial" w:cs="Arial"/>
          <w:sz w:val="28"/>
          <w:szCs w:val="28"/>
        </w:rPr>
        <w:t>APELAÇÃO CÍVEL. DIREITO</w:t>
      </w:r>
      <w:r w:rsidR="745870DC" w:rsidRPr="519F5A7F">
        <w:rPr>
          <w:rFonts w:ascii="Arial" w:hAnsi="Arial" w:cs="Arial"/>
          <w:sz w:val="28"/>
          <w:szCs w:val="28"/>
        </w:rPr>
        <w:t xml:space="preserve"> DO CONSUMIDOR. </w:t>
      </w:r>
      <w:r w:rsidR="7EBA4C75" w:rsidRPr="519F5A7F">
        <w:rPr>
          <w:rFonts w:ascii="Arial" w:hAnsi="Arial" w:cs="Arial"/>
          <w:sz w:val="28"/>
          <w:szCs w:val="28"/>
        </w:rPr>
        <w:t xml:space="preserve">AÇÃO DECLARATÓRIA DE INEXISTÊNCIA DE DÉBITO C/C INDENIZAÇÃO POR DANOS MORAIS. CESSÃO DE CRÉDITO. CONTRATO ASSINADO. RELAÇÃO JURÍDICA COMPROVADA. DÉBITO EXIGÍVEL. EXERCÍCIO REGULAR DO DIREITO. FALHA NA PRESTAÇÃO DO SERVIÇO NÃO </w:t>
      </w:r>
      <w:r w:rsidR="295CF05B" w:rsidRPr="519F5A7F">
        <w:rPr>
          <w:rFonts w:ascii="Arial" w:hAnsi="Arial" w:cs="Arial"/>
          <w:sz w:val="28"/>
          <w:szCs w:val="28"/>
        </w:rPr>
        <w:t>CONFIGURADA. DANOS MORAIS INEXISTENTES.</w:t>
      </w:r>
      <w:r w:rsidR="636D861B" w:rsidRPr="519F5A7F">
        <w:rPr>
          <w:rFonts w:ascii="Arial" w:hAnsi="Arial" w:cs="Arial"/>
          <w:sz w:val="28"/>
          <w:szCs w:val="28"/>
        </w:rPr>
        <w:t xml:space="preserve"> RECURSO </w:t>
      </w:r>
      <w:r w:rsidR="3134721D" w:rsidRPr="519F5A7F">
        <w:rPr>
          <w:rFonts w:ascii="Arial" w:hAnsi="Arial" w:cs="Arial"/>
          <w:sz w:val="28"/>
          <w:szCs w:val="28"/>
        </w:rPr>
        <w:t xml:space="preserve">NÃO </w:t>
      </w:r>
      <w:r w:rsidR="636D861B" w:rsidRPr="519F5A7F">
        <w:rPr>
          <w:rFonts w:ascii="Arial" w:hAnsi="Arial" w:cs="Arial"/>
          <w:sz w:val="28"/>
          <w:szCs w:val="28"/>
        </w:rPr>
        <w:t xml:space="preserve">PROVIDO. </w:t>
      </w:r>
      <w:r w:rsidRPr="519F5A7F">
        <w:rPr>
          <w:rFonts w:ascii="Arial" w:hAnsi="Arial" w:cs="Arial"/>
          <w:sz w:val="28"/>
          <w:szCs w:val="28"/>
        </w:rPr>
        <w:t xml:space="preserve"> </w:t>
      </w:r>
      <w:commentRangeEnd w:id="24"/>
      <w:r>
        <w:rPr>
          <w:rStyle w:val="CommentReference"/>
        </w:rPr>
        <w:commentReference w:id="2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2C80D969" w14:textId="4434FC64" w:rsidR="36931632" w:rsidRDefault="36931632" w:rsidP="519F5A7F">
      <w:pPr>
        <w:spacing w:after="0" w:line="360" w:lineRule="auto"/>
        <w:jc w:val="both"/>
        <w:rPr>
          <w:ins w:id="1016" w:author="Assessor GDSXSR" w:date="2026-10-30T19:46:32Z"/>
          <w:rFonts w:ascii="Arial" w:eastAsia="Arial" w:hAnsi="Arial" w:cs="Arial"/>
          <w:sz w:val="28"/>
          <w:szCs w:val="28"/>
        </w:rPr>
      </w:pPr>
      <w:commentRangeStart w:id="5"/>
      <w:r>
        <w:rPr>
          <w:rFonts w:ascii="Arial" w:eastAsia="Arial" w:hAnsi="Arial" w:cs="Arial"/>
          <w:sz w:val="28"/>
          <w:szCs w:val="28"/>
        </w:rPr>
        <w:t xml:space="preserve">1. </w:t>
      </w:r>
      <w:del w:id="1005" w:author="Assessor GDSXSR" w:date="2026-10-30T19:46:32Z">
        <w:r>
          <w:rPr>
            <w:rFonts w:ascii="Arial" w:eastAsia="Arial" w:hAnsi="Arial" w:cs="Arial"/>
            <w:sz w:val="28"/>
            <w:szCs w:val="28"/>
          </w:rPr>
          <w:delText xml:space="preserve">Apelação</w:delText>
        </w:r>
      </w:del>
      <w:ins w:id="1006" w:author="Assessor GDSXSR" w:date="2026-10-30T19:46:32Z">
        <w:r>
          <w:rPr>
            <w:rFonts w:ascii="Arial" w:eastAsia="Arial" w:hAnsi="Arial" w:cs="Arial"/>
            <w:color w:val="808080"/>
            <w:sz w:val="28"/>
            <w:szCs w:val="28"/>
          </w:rPr>
          <w:t xml:space="preserve">Ação</w:t>
        </w:r>
      </w:ins>
      <w:r>
        <w:rPr>
          <w:rFonts w:ascii="Arial" w:eastAsia="Arial" w:hAnsi="Arial" w:cs="Arial"/>
          <w:sz w:val="28"/>
          <w:szCs w:val="28"/>
        </w:rPr>
        <w:t xml:space="preserve"> </w:t>
      </w:r>
      <w:del w:id="1007" w:author="Assessor GDSXSR" w:date="2026-10-30T19:46:32Z">
        <w:r>
          <w:rPr>
            <w:rFonts w:ascii="Arial" w:eastAsia="Arial" w:hAnsi="Arial" w:cs="Arial"/>
            <w:sz w:val="28"/>
            <w:szCs w:val="28"/>
          </w:rPr>
          <w:delText xml:space="preserve">interposta</w:delText>
        </w:r>
        <w:r>
          <w:rPr>
            <w:rFonts w:ascii="Arial" w:eastAsia="Arial" w:hAnsi="Arial" w:cs="Arial"/>
            <w:sz w:val="28"/>
            <w:szCs w:val="28"/>
          </w:rPr>
          <w:delText xml:space="preserve"> </w:delText>
        </w:r>
        <w:r>
          <w:rPr>
            <w:rFonts w:ascii="Arial" w:eastAsia="Arial" w:hAnsi="Arial" w:cs="Arial"/>
            <w:sz w:val="28"/>
            <w:szCs w:val="28"/>
          </w:rPr>
          <w:delText xml:space="preserve">contra sentença que julgou improcedentes os pedidos de declaração</w:delText>
        </w:r>
      </w:del>
      <w:ins w:id="1008" w:author="Assessor GDSXSR" w:date="2026-10-30T19:46:32Z">
        <w:r>
          <w:rPr>
            <w:rFonts w:ascii="Arial" w:eastAsia="Arial" w:hAnsi="Arial" w:cs="Arial"/>
            <w:color w:val="808080"/>
            <w:sz w:val="28"/>
            <w:szCs w:val="28"/>
          </w:rPr>
          <w:t xml:space="preserve">declaratória</w:t>
        </w:r>
      </w:ins>
      <w:r>
        <w:rPr>
          <w:rFonts w:ascii="Arial" w:eastAsia="Arial" w:hAnsi="Arial" w:cs="Arial"/>
          <w:sz w:val="28"/>
          <w:szCs w:val="28"/>
        </w:rPr>
        <w:t xml:space="preserve"> de inexistência de débito</w:t>
      </w:r>
      <w:del w:id="1009" w:author="Assessor GDSXSR" w:date="2026-10-30T19:46:32Z">
        <w:r>
          <w:rPr>
            <w:rFonts w:ascii="Arial" w:eastAsia="Arial" w:hAnsi="Arial" w:cs="Arial"/>
            <w:sz w:val="28"/>
            <w:szCs w:val="28"/>
          </w:rPr>
          <w:delText xml:space="preserve">,</w:delText>
        </w:r>
      </w:del>
      <w:r>
        <w:rPr>
          <w:rFonts w:ascii="Arial" w:eastAsia="Arial" w:hAnsi="Arial" w:cs="Arial"/>
          <w:sz w:val="28"/>
          <w:szCs w:val="28"/>
        </w:rPr>
        <w:t xml:space="preserve"> </w:t>
      </w:r>
      <w:del w:id="1010" w:author="Assessor GDSXSR" w:date="2026-10-30T19:46:32Z">
        <w:r>
          <w:rPr>
            <w:rFonts w:ascii="Arial" w:eastAsia="Arial" w:hAnsi="Arial" w:cs="Arial"/>
            <w:sz w:val="28"/>
            <w:szCs w:val="28"/>
          </w:rPr>
          <w:delText xml:space="preserve">de</w:delText>
        </w:r>
      </w:del>
      <w:ins w:id="1011" w:author="Assessor GDSXSR" w:date="2026-10-30T19:46:32Z">
        <w:r>
          <w:rPr>
            <w:rFonts w:ascii="Arial" w:eastAsia="Arial" w:hAnsi="Arial" w:cs="Arial"/>
            <w:color w:val="808080"/>
            <w:sz w:val="28"/>
            <w:szCs w:val="28"/>
          </w:rPr>
          <w:t xml:space="preserve">cumulada</w:t>
        </w:r>
      </w:ins>
      <w:r>
        <w:rPr>
          <w:rFonts w:ascii="Arial" w:eastAsia="Arial" w:hAnsi="Arial" w:cs="Arial"/>
          <w:sz w:val="28"/>
          <w:szCs w:val="28"/>
        </w:rPr>
        <w:t xml:space="preserve"> </w:t>
      </w:r>
      <w:del w:id="1012" w:author="Assessor GDSXSR" w:date="2026-10-30T19:46:32Z">
        <w:r>
          <w:rPr>
            <w:rFonts w:ascii="Arial" w:eastAsia="Arial" w:hAnsi="Arial" w:cs="Arial"/>
            <w:sz w:val="28"/>
            <w:szCs w:val="28"/>
          </w:rPr>
          <w:delText xml:space="preserve">exclusão da anotação correspondente e de condenação ao pagamento de</w:delText>
        </w:r>
      </w:del>
      <w:ins w:id="1013" w:author="Assessor GDSXSR" w:date="2026-10-30T19:46:32Z">
        <w:r>
          <w:rPr>
            <w:rFonts w:ascii="Arial" w:eastAsia="Arial" w:hAnsi="Arial" w:cs="Arial"/>
            <w:color w:val="808080"/>
            <w:sz w:val="28"/>
            <w:szCs w:val="28"/>
          </w:rPr>
          <w:t xml:space="preserve">com</w:t>
        </w:r>
      </w:ins>
      <w:r>
        <w:rPr>
          <w:rFonts w:ascii="Arial" w:eastAsia="Arial" w:hAnsi="Arial" w:cs="Arial"/>
          <w:sz w:val="28"/>
          <w:szCs w:val="28"/>
        </w:rPr>
        <w:t xml:space="preserve"> indenização por danos morais</w:t>
      </w:r>
      <w:ins w:id="1014" w:author="Assessor GDSXSR" w:date="2026-10-30T19:46:32Z">
        <w:r>
          <w:rPr>
            <w:rFonts w:ascii="Arial" w:eastAsia="Arial" w:hAnsi="Arial" w:cs="Arial"/>
            <w:color w:val="808080"/>
            <w:sz w:val="28"/>
            <w:szCs w:val="28"/>
          </w:rPr>
          <w:t xml:space="preserve"> proposta por consumidora pessoa natural contra FIDC Multisegmentos NPL Ipanema VI Responsabilidade Limitada, cessionária de crédito oriundo de contrato de venda financiada (R$ 46</w:t>
        </w:r>
      </w:ins>
      <w:r>
        <w:rPr>
          <w:rFonts w:ascii="Arial" w:eastAsia="Arial" w:hAnsi="Arial" w:cs="Arial"/>
          <w:sz w:val="28"/>
          <w:szCs w:val="28"/>
        </w:rPr>
        <w:t xml:space="preserve">.</w:t>
      </w:r>
      <w:ins w:id="1015" w:author="Assessor GDSXSR" w:date="2026-10-30T19:46:32Z">
        <w:r>
          <w:rPr>
            <w:rFonts w:ascii="Arial" w:eastAsia="Arial" w:hAnsi="Arial" w:cs="Arial"/>
            <w:color w:val="808080"/>
            <w:sz w:val="28"/>
            <w:szCs w:val="28"/>
          </w:rPr>
          <w:t xml:space="preserve">011,44).</w:t>
        </w:r>
        <w:commentRangeEnd w:id="5"/>
        <w:r>
          <w:rPr>
            <w:rStyle w:val="CommentReference"/>
            <w:color w:val="808080"/>
          </w:rPr>
          <w:commentReference w:id="5"/>
        </w:r>
      </w:ins>
    </w:p>
    <w:p>
      <w:pPr>
        <w:spacing w:after="0" w:line="360" w:lineRule="auto"/>
        <w:jc w:val="both"/>
        <w:rPr>
          <w:ins w:id="1018" w:author="Assessor GDSXSR" w:date="2026-10-30T19:46:32Z"/>
          <w:rFonts w:ascii="Arial" w:eastAsia="Arial" w:hAnsi="Arial" w:cs="Arial"/>
          <w:sz w:val="28"/>
          <w:szCs w:val="28"/>
        </w:rPr>
      </w:pPr>
      <w:ins w:id="1017" w:author="Assessor GDSXSR" w:date="2026-10-30T19:46:32Z">
        <w:r>
          <w:rPr>
            <w:rFonts w:ascii="Arial" w:eastAsia="Arial" w:hAnsi="Arial" w:cs="Arial"/>
            <w:color w:val="808080"/>
            <w:sz w:val="28"/>
            <w:szCs w:val="28"/>
          </w:rPr>
          <w:t xml:space="preserve">2. A sentença julgou improcedentes os pedidos de declaração de inexistência de débito, de exclusão da anotação e de indenização por danos morais.</w:t>
        </w:r>
      </w:ins>
    </w:p>
    <w:p>
      <w:pPr>
        <w:spacing w:after="0" w:line="360" w:lineRule="auto"/>
        <w:jc w:val="both"/>
        <w:rPr>
          <w:rFonts w:ascii="Arial" w:eastAsia="Arial" w:hAnsi="Arial" w:cs="Arial"/>
          <w:sz w:val="28"/>
          <w:szCs w:val="28"/>
        </w:rPr>
      </w:pPr>
      <w:ins w:id="1019" w:author="Assessor GDSXSR" w:date="2026-10-30T19:46:32Z">
        <w:r>
          <w:rPr>
            <w:rFonts w:ascii="Arial" w:hAnsi="Arial"/>
            <w:color w:val="808080"/>
            <w:sz w:val="28"/>
          </w:rPr>
          <w:t xml:space="preserve">3. A autora apelou, alegando falta de prova da contratação e da origem do débito, falha na prestação do serviço e dano moral.</w:t>
        </w:r>
      </w:ins>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1F3BD6FD" w14:textId="5717D4A7" w:rsidR="2C3A41C6" w:rsidRDefault="2C3A41C6" w:rsidP="519F5A7F">
      <w:pPr>
        <w:spacing w:after="0" w:line="360" w:lineRule="auto"/>
        <w:jc w:val="both"/>
      </w:pPr>
      <w:del w:id="1020" w:author="Assessor GDSXSR" w:date="2026-10-30T19:46:32Z">
        <w:r>
          <w:rPr>
            <w:rFonts w:ascii="Arial" w:eastAsia="Arial" w:hAnsi="Arial" w:cs="Arial"/>
            <w:sz w:val="28"/>
            <w:szCs w:val="28"/>
          </w:rPr>
          <w:delText xml:space="preserve">2</w:delText>
        </w:r>
      </w:del>
      <w:ins w:id="1021" w:author="Assessor GDSXSR" w:date="2026-10-30T19:46:32Z">
        <w:r>
          <w:rPr>
            <w:rFonts w:ascii="Arial" w:eastAsia="Arial" w:hAnsi="Arial" w:cs="Arial"/>
            <w:color w:val="808080"/>
            <w:sz w:val="28"/>
            <w:szCs w:val="28"/>
          </w:rPr>
          <w:t xml:space="preserve">4</w:t>
        </w:r>
      </w:ins>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Há </w:t>
      </w:r>
      <w:r>
        <w:rPr>
          <w:rFonts w:ascii="Arial" w:eastAsia="Arial" w:hAnsi="Arial" w:cs="Arial"/>
          <w:sz w:val="28"/>
          <w:szCs w:val="28"/>
        </w:rPr>
        <w:t xml:space="preserve">quatro</w:t>
      </w:r>
      <w:r>
        <w:rPr>
          <w:rFonts w:ascii="Arial" w:eastAsia="Arial" w:hAnsi="Arial" w:cs="Arial"/>
          <w:sz w:val="28"/>
          <w:szCs w:val="28"/>
        </w:rPr>
        <w:t xml:space="preserve"> questões em discussão</w:t>
      </w:r>
      <w:r>
        <w:rPr>
          <w:rFonts w:ascii="Arial" w:eastAsia="Arial" w:hAnsi="Arial" w:cs="Arial"/>
          <w:sz w:val="28"/>
          <w:szCs w:val="28"/>
        </w:rPr>
        <w:t xml:space="preserve">: (i) </w:t>
      </w:r>
      <w:r>
        <w:rPr>
          <w:rFonts w:ascii="Arial" w:eastAsia="Arial" w:hAnsi="Arial" w:cs="Arial"/>
          <w:sz w:val="28"/>
          <w:szCs w:val="28"/>
        </w:rPr>
        <w:t xml:space="preserve">de</w:t>
      </w:r>
      <w:r>
        <w:rPr>
          <w:rFonts w:ascii="Arial" w:eastAsia="Arial" w:hAnsi="Arial" w:cs="Arial"/>
          <w:sz w:val="28"/>
          <w:szCs w:val="28"/>
        </w:rPr>
        <w:t xml:space="preserve">finir </w:t>
      </w:r>
      <w:r>
        <w:rPr>
          <w:rFonts w:ascii="Arial" w:eastAsia="Arial" w:hAnsi="Arial" w:cs="Arial"/>
          <w:sz w:val="28"/>
          <w:szCs w:val="28"/>
        </w:rPr>
        <w:t xml:space="preserve">se</w:t>
      </w:r>
      <w:del w:id="1022" w:author="Assessor GDSXSR" w:date="2026-10-30T19:46:32Z">
        <w:r>
          <w:rPr>
            <w:rFonts w:ascii="Arial" w:eastAsia="Arial" w:hAnsi="Arial" w:cs="Arial"/>
            <w:sz w:val="28"/>
            <w:szCs w:val="28"/>
          </w:rPr>
          <w:delText xml:space="preserve">, impugnada a contratação em relação de consumo,</w:delText>
        </w:r>
      </w:del>
      <w:r>
        <w:rPr>
          <w:rFonts w:ascii="Arial" w:eastAsia="Arial" w:hAnsi="Arial" w:cs="Arial"/>
          <w:sz w:val="28"/>
          <w:szCs w:val="28"/>
        </w:rPr>
        <w:t xml:space="preserve"> o credor </w:t>
      </w:r>
      <w:del w:id="1023" w:author="Assessor GDSXSR" w:date="2026-10-30T19:46:32Z">
        <w:r>
          <w:rPr>
            <w:rFonts w:ascii="Arial" w:eastAsia="Arial" w:hAnsi="Arial" w:cs="Arial"/>
            <w:sz w:val="28"/>
            <w:szCs w:val="28"/>
          </w:rPr>
          <w:delText xml:space="preserve">se</w:delText>
        </w:r>
      </w:del>
      <w:ins w:id="1024" w:author="Assessor GDSXSR" w:date="2026-10-30T19:46:32Z">
        <w:r>
          <w:rPr>
            <w:rFonts w:ascii="Arial" w:eastAsia="Arial" w:hAnsi="Arial" w:cs="Arial"/>
            <w:color w:val="808080"/>
            <w:sz w:val="28"/>
            <w:szCs w:val="28"/>
          </w:rPr>
          <w:t xml:space="preserve">comprovou</w:t>
        </w:r>
      </w:ins>
      <w:r>
        <w:rPr>
          <w:rFonts w:ascii="Arial" w:eastAsia="Arial" w:hAnsi="Arial" w:cs="Arial"/>
          <w:sz w:val="28"/>
          <w:szCs w:val="28"/>
        </w:rPr>
        <w:t xml:space="preserve"> </w:t>
      </w:r>
      <w:del w:id="1025" w:author="Assessor GDSXSR" w:date="2026-10-30T19:46:32Z">
        <w:r>
          <w:rPr>
            <w:rFonts w:ascii="Arial" w:eastAsia="Arial" w:hAnsi="Arial" w:cs="Arial"/>
            <w:sz w:val="28"/>
            <w:szCs w:val="28"/>
          </w:rPr>
          <w:delText xml:space="preserve">desincumbiu do ônus de comprovar a existência do</w:delText>
        </w:r>
      </w:del>
      <w:ins w:id="1026" w:author="Assessor GDSXSR" w:date="2026-10-30T19:46:32Z">
        <w:r>
          <w:rPr>
            <w:rFonts w:ascii="Arial" w:eastAsia="Arial" w:hAnsi="Arial" w:cs="Arial"/>
            <w:color w:val="808080"/>
            <w:sz w:val="28"/>
            <w:szCs w:val="28"/>
          </w:rPr>
          <w:t xml:space="preserve">o</w:t>
        </w:r>
      </w:ins>
      <w:r>
        <w:rPr>
          <w:rFonts w:ascii="Arial" w:eastAsia="Arial" w:hAnsi="Arial" w:cs="Arial"/>
          <w:sz w:val="28"/>
          <w:szCs w:val="28"/>
        </w:rPr>
        <w:t xml:space="preserve"> vínculo e a origem do débito; (ii) </w:t>
      </w:r>
      <w:r>
        <w:rPr>
          <w:rFonts w:ascii="Arial" w:eastAsia="Arial" w:hAnsi="Arial" w:cs="Arial"/>
          <w:sz w:val="28"/>
          <w:szCs w:val="28"/>
        </w:rPr>
        <w:t xml:space="preserve">analisar </w:t>
      </w:r>
      <w:r>
        <w:rPr>
          <w:rFonts w:ascii="Arial" w:eastAsia="Arial" w:hAnsi="Arial" w:cs="Arial"/>
          <w:sz w:val="28"/>
          <w:szCs w:val="28"/>
        </w:rPr>
        <w:t xml:space="preserve">se a cessão de crédito</w:t>
      </w:r>
      <w:del w:id="1027" w:author="Assessor GDSXSR" w:date="2026-10-30T19:46:32Z">
        <w:r>
          <w:rPr>
            <w:rFonts w:ascii="Arial" w:eastAsia="Arial" w:hAnsi="Arial" w:cs="Arial"/>
            <w:sz w:val="28"/>
            <w:szCs w:val="28"/>
          </w:rPr>
          <w:delText xml:space="preserve">, comprovada por certidão de registro, vincula a consumidora à obrigação transferida ao cessionário e</w:delText>
        </w:r>
      </w:del>
      <w:r>
        <w:rPr>
          <w:rFonts w:ascii="Arial" w:eastAsia="Arial" w:hAnsi="Arial" w:cs="Arial"/>
          <w:sz w:val="28"/>
          <w:szCs w:val="28"/>
        </w:rPr>
        <w:t xml:space="preserve"> autoriza a cobrança; (iii) </w:t>
      </w:r>
      <w:r>
        <w:rPr>
          <w:rFonts w:ascii="Arial" w:eastAsia="Arial" w:hAnsi="Arial" w:cs="Arial"/>
          <w:sz w:val="28"/>
          <w:szCs w:val="28"/>
        </w:rPr>
        <w:t xml:space="preserve">saber </w:t>
      </w:r>
      <w:r>
        <w:rPr>
          <w:rFonts w:ascii="Arial" w:eastAsia="Arial" w:hAnsi="Arial" w:cs="Arial"/>
          <w:sz w:val="28"/>
          <w:szCs w:val="28"/>
        </w:rPr>
        <w:t xml:space="preserve">se a cobrança e a anotação </w:t>
      </w:r>
      <w:del w:id="1028" w:author="Assessor GDSXSR" w:date="2026-10-30T19:46:32Z">
        <w:r>
          <w:rPr>
            <w:rFonts w:ascii="Arial" w:eastAsia="Arial" w:hAnsi="Arial" w:cs="Arial"/>
            <w:sz w:val="28"/>
            <w:szCs w:val="28"/>
          </w:rPr>
          <w:delText xml:space="preserve">do débito em plataforma de crédito </w:delText>
        </w:r>
      </w:del>
      <w:r>
        <w:rPr>
          <w:rFonts w:ascii="Arial" w:eastAsia="Arial" w:hAnsi="Arial" w:cs="Arial"/>
          <w:sz w:val="28"/>
          <w:szCs w:val="28"/>
        </w:rPr>
        <w:t xml:space="preserve">configuram falha na prestação do serviço; e (iv) </w:t>
      </w:r>
      <w:r>
        <w:rPr>
          <w:rFonts w:ascii="Arial" w:eastAsia="Arial" w:hAnsi="Arial" w:cs="Arial"/>
          <w:sz w:val="28"/>
          <w:szCs w:val="28"/>
        </w:rPr>
        <w:t xml:space="preserve">verificar </w:t>
      </w:r>
      <w:r>
        <w:rPr>
          <w:rFonts w:ascii="Arial" w:eastAsia="Arial" w:hAnsi="Arial" w:cs="Arial"/>
          <w:sz w:val="28"/>
          <w:szCs w:val="28"/>
        </w:rPr>
        <w:t xml:space="preserve">se </w:t>
      </w:r>
      <w:del w:id="1029" w:author="Assessor GDSXSR" w:date="2026-10-30T19:46:32Z">
        <w:r>
          <w:rPr>
            <w:rFonts w:ascii="Arial" w:eastAsia="Arial" w:hAnsi="Arial" w:cs="Arial"/>
            <w:sz w:val="28"/>
            <w:szCs w:val="28"/>
          </w:rPr>
          <w:delText xml:space="preserve">estão presentes os pressupostos para a condenação ao pagamento de</w:delText>
        </w:r>
      </w:del>
      <w:ins w:id="1030" w:author="Assessor GDSXSR" w:date="2026-10-30T19:46:32Z">
        <w:r>
          <w:rPr>
            <w:rFonts w:ascii="Arial" w:eastAsia="Arial" w:hAnsi="Arial" w:cs="Arial"/>
            <w:color w:val="808080"/>
            <w:sz w:val="28"/>
            <w:szCs w:val="28"/>
          </w:rPr>
          <w:t xml:space="preserve">cabe</w:t>
        </w:r>
      </w:ins>
      <w:r>
        <w:rPr>
          <w:rFonts w:ascii="Arial" w:eastAsia="Arial" w:hAnsi="Arial" w:cs="Arial"/>
          <w:sz w:val="28"/>
          <w:szCs w:val="28"/>
        </w:rPr>
        <w:t xml:space="preserve"> indenização por danos morais.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2CE07B41" w14:textId="4845EA20" w:rsidR="30AB13F5" w:rsidRDefault="30AB13F5" w:rsidP="519F5A7F">
      <w:pPr>
        <w:spacing w:after="0" w:line="360" w:lineRule="auto"/>
        <w:jc w:val="both"/>
      </w:pPr>
      <w:del w:id="1031" w:author="Assessor GDSXSR" w:date="2026-10-30T19:46:32Z">
        <w:r>
          <w:rPr>
            <w:rFonts w:ascii="Arial" w:eastAsia="Arial" w:hAnsi="Arial" w:cs="Arial"/>
            <w:sz w:val="28"/>
            <w:szCs w:val="28"/>
          </w:rPr>
          <w:delText xml:space="preserve">3</w:delText>
        </w:r>
      </w:del>
      <w:ins w:id="1032" w:author="Assessor GDSXSR" w:date="2026-10-30T19:46:32Z">
        <w:r>
          <w:rPr>
            <w:rFonts w:ascii="Arial" w:eastAsia="Arial" w:hAnsi="Arial" w:cs="Arial"/>
            <w:color w:val="808080"/>
            <w:sz w:val="28"/>
            <w:szCs w:val="28"/>
          </w:rPr>
          <w:t xml:space="preserve">5</w:t>
        </w:r>
      </w:ins>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A</w:t>
      </w:r>
      <w:r>
        <w:rPr>
          <w:rFonts w:ascii="Arial" w:eastAsia="Arial" w:hAnsi="Arial" w:cs="Arial"/>
          <w:sz w:val="28"/>
          <w:szCs w:val="28"/>
        </w:rPr>
        <w:t xml:space="preserve"> inversão do ônus da prova </w:t>
      </w:r>
      <w:del w:id="1033" w:author="Assessor GDSXSR" w:date="2026-10-30T19:46:32Z">
        <w:r>
          <w:rPr>
            <w:rFonts w:ascii="Arial" w:eastAsia="Arial" w:hAnsi="Arial" w:cs="Arial"/>
            <w:sz w:val="28"/>
            <w:szCs w:val="28"/>
          </w:rPr>
          <w:delText xml:space="preserve">prevista no art. 6º, VIII, do CDC</w:delText>
        </w:r>
        <w:r>
          <w:rPr>
            <w:rFonts w:ascii="Arial" w:eastAsia="Arial" w:hAnsi="Arial" w:cs="Arial"/>
            <w:sz w:val="28"/>
            <w:szCs w:val="28"/>
          </w:rPr>
          <w:delText xml:space="preserve">,</w:delText>
        </w:r>
        <w:r>
          <w:rPr>
            <w:rFonts w:ascii="Arial" w:eastAsia="Arial" w:hAnsi="Arial" w:cs="Arial"/>
            <w:sz w:val="28"/>
            <w:szCs w:val="28"/>
          </w:rPr>
          <w:delText xml:space="preserve"> </w:delText>
        </w:r>
      </w:del>
      <w:r>
        <w:rPr>
          <w:rFonts w:ascii="Arial" w:eastAsia="Arial" w:hAnsi="Arial" w:cs="Arial"/>
          <w:sz w:val="28"/>
          <w:szCs w:val="28"/>
        </w:rPr>
        <w:t xml:space="preserve">não é automática e </w:t>
      </w:r>
      <w:del w:id="1034" w:author="Assessor GDSXSR" w:date="2026-10-30T19:46:32Z">
        <w:r>
          <w:rPr>
            <w:rFonts w:ascii="Arial" w:eastAsia="Arial" w:hAnsi="Arial" w:cs="Arial"/>
            <w:sz w:val="28"/>
            <w:szCs w:val="28"/>
          </w:rPr>
          <w:delText xml:space="preserve">mostra-se</w:delText>
        </w:r>
      </w:del>
      <w:ins w:id="1035" w:author="Assessor GDSXSR" w:date="2026-10-30T19:46:32Z">
        <w:r>
          <w:rPr>
            <w:rFonts w:ascii="Arial" w:eastAsia="Arial" w:hAnsi="Arial" w:cs="Arial"/>
            <w:color w:val="808080"/>
            <w:sz w:val="28"/>
            <w:szCs w:val="28"/>
          </w:rPr>
          <w:t xml:space="preserve">é</w:t>
        </w:r>
      </w:ins>
      <w:r>
        <w:rPr>
          <w:rFonts w:ascii="Arial" w:eastAsia="Arial" w:hAnsi="Arial" w:cs="Arial"/>
          <w:sz w:val="28"/>
          <w:szCs w:val="28"/>
        </w:rPr>
        <w:t xml:space="preserve"> desnecessária quando a controvérsia é </w:t>
      </w:r>
      <w:del w:id="1036" w:author="Assessor GDSXSR" w:date="2026-10-30T19:46:32Z">
        <w:r>
          <w:rPr>
            <w:rFonts w:ascii="Arial" w:eastAsia="Arial" w:hAnsi="Arial" w:cs="Arial"/>
            <w:sz w:val="28"/>
            <w:szCs w:val="28"/>
          </w:rPr>
          <w:delText xml:space="preserve">eminentemente </w:delText>
        </w:r>
      </w:del>
      <w:r>
        <w:rPr>
          <w:rFonts w:ascii="Arial" w:eastAsia="Arial" w:hAnsi="Arial" w:cs="Arial"/>
          <w:sz w:val="28"/>
          <w:szCs w:val="28"/>
        </w:rPr>
        <w:t xml:space="preserve">documental </w:t>
      </w:r>
      <w:del w:id="1037" w:author="Assessor GDSXSR" w:date="2026-10-30T19:46:32Z">
        <w:r>
          <w:rPr>
            <w:rFonts w:ascii="Arial" w:eastAsia="Arial" w:hAnsi="Arial" w:cs="Arial"/>
            <w:sz w:val="28"/>
            <w:szCs w:val="28"/>
          </w:rPr>
          <w:delText xml:space="preserve">e</w:delText>
        </w:r>
      </w:del>
      <w:ins w:id="1038" w:author="Assessor GDSXSR" w:date="2026-10-30T19:46:32Z">
        <w:r>
          <w:rPr>
            <w:rFonts w:ascii="Arial" w:eastAsia="Arial" w:hAnsi="Arial" w:cs="Arial"/>
            <w:color w:val="808080"/>
            <w:sz w:val="28"/>
            <w:szCs w:val="28"/>
          </w:rPr>
          <w:t xml:space="preserve">(CDC</w:t>
        </w:r>
      </w:ins>
      <w:r>
        <w:rPr>
          <w:rFonts w:ascii="Arial" w:eastAsia="Arial" w:hAnsi="Arial" w:cs="Arial"/>
          <w:sz w:val="28"/>
          <w:szCs w:val="28"/>
        </w:rPr>
        <w:t xml:space="preserve"> </w:t>
      </w:r>
      <w:del w:id="1039" w:author="Assessor GDSXSR" w:date="2026-10-30T19:46:32Z">
        <w:r>
          <w:rPr>
            <w:rFonts w:ascii="Arial" w:eastAsia="Arial" w:hAnsi="Arial" w:cs="Arial"/>
            <w:sz w:val="28"/>
            <w:szCs w:val="28"/>
          </w:rPr>
          <w:delText xml:space="preserve">a</w:delText>
        </w:r>
      </w:del>
      <w:ins w:id="1040" w:author="Assessor GDSXSR" w:date="2026-10-30T19:46:32Z">
        <w:r>
          <w:rPr>
            <w:rFonts w:ascii="Arial" w:eastAsia="Arial" w:hAnsi="Arial" w:cs="Arial"/>
            <w:color w:val="808080"/>
            <w:sz w:val="28"/>
            <w:szCs w:val="28"/>
          </w:rPr>
          <w:t xml:space="preserve">6º</w:t>
        </w:r>
      </w:ins>
      <w:r>
        <w:rPr>
          <w:rFonts w:ascii="Arial" w:eastAsia="Arial" w:hAnsi="Arial" w:cs="Arial"/>
          <w:sz w:val="28"/>
          <w:szCs w:val="28"/>
        </w:rPr>
        <w:t xml:space="preserve"> </w:t>
      </w:r>
      <w:del w:id="1041" w:author="Assessor GDSXSR" w:date="2026-10-30T19:46:32Z">
        <w:r>
          <w:rPr>
            <w:rFonts w:ascii="Arial" w:eastAsia="Arial" w:hAnsi="Arial" w:cs="Arial"/>
            <w:sz w:val="28"/>
            <w:szCs w:val="28"/>
          </w:rPr>
          <w:delText xml:space="preserve">prova já consta dos autos</w:delText>
        </w:r>
      </w:del>
      <w:ins w:id="1042" w:author="Assessor GDSXSR" w:date="2026-10-30T19:46:32Z">
        <w:r>
          <w:rPr>
            <w:rFonts w:ascii="Arial" w:eastAsia="Arial" w:hAnsi="Arial" w:cs="Arial"/>
            <w:color w:val="808080"/>
            <w:sz w:val="28"/>
            <w:szCs w:val="28"/>
          </w:rPr>
          <w:t xml:space="preserve">VIII)</w:t>
        </w:r>
      </w:ins>
      <w:r>
        <w:rPr>
          <w:rFonts w:ascii="Arial" w:eastAsia="Arial" w:hAnsi="Arial" w:cs="Arial"/>
          <w:sz w:val="28"/>
          <w:szCs w:val="28"/>
        </w:rPr>
        <w:t xml:space="preserve">. Negada a contratação, incumbe ao réu demonstrar </w:t>
      </w:r>
      <w:del w:id="1043" w:author="Assessor GDSXSR" w:date="2026-10-30T19:46:32Z">
        <w:r>
          <w:rPr>
            <w:rFonts w:ascii="Arial" w:eastAsia="Arial" w:hAnsi="Arial" w:cs="Arial"/>
            <w:sz w:val="28"/>
            <w:szCs w:val="28"/>
          </w:rPr>
          <w:delText xml:space="preserve">a existência do</w:delText>
        </w:r>
      </w:del>
      <w:ins w:id="1044" w:author="Assessor GDSXSR" w:date="2026-10-30T19:46:32Z">
        <w:r>
          <w:rPr>
            <w:rFonts w:ascii="Arial" w:eastAsia="Arial" w:hAnsi="Arial" w:cs="Arial"/>
            <w:color w:val="808080"/>
            <w:sz w:val="28"/>
            <w:szCs w:val="28"/>
          </w:rPr>
          <w:t xml:space="preserve">o</w:t>
        </w:r>
      </w:ins>
      <w:r>
        <w:rPr>
          <w:rFonts w:ascii="Arial" w:eastAsia="Arial" w:hAnsi="Arial" w:cs="Arial"/>
          <w:sz w:val="28"/>
          <w:szCs w:val="28"/>
        </w:rPr>
        <w:t xml:space="preserve"> vínculo e a origem do débito</w:t>
      </w:r>
      <w:del w:id="1045" w:author="Assessor GDSXSR" w:date="2026-10-30T19:46:32Z">
        <w:r>
          <w:rPr>
            <w:rFonts w:ascii="Arial" w:eastAsia="Arial" w:hAnsi="Arial" w:cs="Arial"/>
            <w:sz w:val="28"/>
            <w:szCs w:val="28"/>
          </w:rPr>
          <w:delText xml:space="preserve">,</w:delText>
        </w:r>
      </w:del>
      <w:r>
        <w:rPr>
          <w:rFonts w:ascii="Arial" w:eastAsia="Arial" w:hAnsi="Arial" w:cs="Arial"/>
          <w:sz w:val="28"/>
          <w:szCs w:val="28"/>
        </w:rPr>
        <w:t xml:space="preserve"> </w:t>
      </w:r>
      <w:del w:id="1046" w:author="Assessor GDSXSR" w:date="2026-10-30T19:46:32Z">
        <w:r>
          <w:rPr>
            <w:rFonts w:ascii="Arial" w:eastAsia="Arial" w:hAnsi="Arial" w:cs="Arial"/>
            <w:sz w:val="28"/>
            <w:szCs w:val="28"/>
          </w:rPr>
          <w:delText xml:space="preserve">nos termos do art.</w:delText>
        </w:r>
      </w:del>
      <w:ins w:id="1047" w:author="Assessor GDSXSR" w:date="2026-10-30T19:46:32Z">
        <w:r>
          <w:rPr>
            <w:rFonts w:ascii="Arial" w:eastAsia="Arial" w:hAnsi="Arial" w:cs="Arial"/>
            <w:color w:val="808080"/>
            <w:sz w:val="28"/>
            <w:szCs w:val="28"/>
          </w:rPr>
          <w:t xml:space="preserve">(CPC</w:t>
        </w:r>
      </w:ins>
      <w:r>
        <w:rPr>
          <w:rFonts w:ascii="Arial" w:eastAsia="Arial" w:hAnsi="Arial" w:cs="Arial"/>
          <w:sz w:val="28"/>
          <w:szCs w:val="28"/>
        </w:rPr>
        <w:t xml:space="preserve"> 373</w:t>
      </w:r>
      <w:del w:id="1048" w:author="Assessor GDSXSR" w:date="2026-10-30T19:46:32Z">
        <w:r>
          <w:rPr>
            <w:rFonts w:ascii="Arial" w:eastAsia="Arial" w:hAnsi="Arial" w:cs="Arial"/>
            <w:sz w:val="28"/>
            <w:szCs w:val="28"/>
          </w:rPr>
          <w:delText xml:space="preserve">,</w:delText>
        </w:r>
      </w:del>
      <w:r>
        <w:rPr>
          <w:rFonts w:ascii="Arial" w:eastAsia="Arial" w:hAnsi="Arial" w:cs="Arial"/>
          <w:sz w:val="28"/>
          <w:szCs w:val="28"/>
        </w:rPr>
        <w:t xml:space="preserve"> II</w:t>
      </w:r>
      <w:del w:id="1049" w:author="Assessor GDSXSR" w:date="2026-10-30T19:46:32Z">
        <w:r>
          <w:rPr>
            <w:rFonts w:ascii="Arial" w:eastAsia="Arial" w:hAnsi="Arial" w:cs="Arial"/>
            <w:sz w:val="28"/>
            <w:szCs w:val="28"/>
          </w:rPr>
          <w:delText xml:space="preserve">, do CPC</w:delText>
        </w:r>
      </w:del>
      <w:ins w:id="1050"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w:t>
      </w:r>
    </w:p>
    <w:p w14:paraId="032A3FD4" w14:textId="2E37B399" w:rsidR="1E063839" w:rsidRDefault="1E063839" w:rsidP="519F5A7F">
      <w:pPr>
        <w:spacing w:after="0" w:line="360" w:lineRule="auto"/>
        <w:jc w:val="both"/>
        <w:rPr>
          <w:rFonts w:ascii="Arial" w:eastAsia="Arial" w:hAnsi="Arial" w:cs="Arial"/>
          <w:sz w:val="28"/>
          <w:szCs w:val="28"/>
        </w:rPr>
      </w:pPr>
      <w:del w:id="1051" w:author="Assessor GDSXSR" w:date="2026-10-30T19:46:32Z">
        <w:r>
          <w:rPr>
            <w:rFonts w:ascii="Arial" w:eastAsia="Arial" w:hAnsi="Arial" w:cs="Arial"/>
            <w:sz w:val="28"/>
            <w:szCs w:val="28"/>
          </w:rPr>
          <w:delText xml:space="preserve">4</w:delText>
        </w:r>
      </w:del>
      <w:ins w:id="1052" w:author="Assessor GDSXSR" w:date="2026-10-30T19:46:32Z">
        <w:commentRangeStart w:id="6"/>
        <w:r>
          <w:rPr>
            <w:rFonts w:ascii="Arial" w:eastAsia="Arial" w:hAnsi="Arial" w:cs="Arial"/>
            <w:color w:val="808080"/>
            <w:sz w:val="28"/>
            <w:szCs w:val="28"/>
          </w:rPr>
          <w:t xml:space="preserve">6</w:t>
        </w:r>
      </w:ins>
      <w:r>
        <w:rPr>
          <w:rFonts w:ascii="Arial" w:eastAsia="Arial" w:hAnsi="Arial" w:cs="Arial"/>
          <w:sz w:val="28"/>
          <w:szCs w:val="28"/>
        </w:rPr>
        <w:t xml:space="preserve">. </w:t>
      </w:r>
      <w:r>
        <w:rPr>
          <w:rFonts w:ascii="Arial" w:eastAsia="Arial" w:hAnsi="Arial" w:cs="Arial"/>
          <w:sz w:val="28"/>
          <w:szCs w:val="28"/>
        </w:rPr>
        <w:t xml:space="preserve">Comprova a relação jurídica </w:t>
      </w:r>
      <w:del w:id="1053" w:author="Assessor GDSXSR" w:date="2026-10-30T19:46:32Z">
        <w:r>
          <w:rPr>
            <w:rFonts w:ascii="Arial" w:eastAsia="Arial" w:hAnsi="Arial" w:cs="Arial"/>
            <w:sz w:val="28"/>
            <w:szCs w:val="28"/>
          </w:rPr>
          <w:delText xml:space="preserve">a juntada de</w:delText>
        </w:r>
      </w:del>
      <w:ins w:id="1054" w:author="Assessor GDSXSR" w:date="2026-10-30T19:46:32Z">
        <w:r>
          <w:rPr>
            <w:rFonts w:ascii="Arial" w:eastAsia="Arial" w:hAnsi="Arial" w:cs="Arial"/>
            <w:color w:val="808080"/>
            <w:sz w:val="28"/>
            <w:szCs w:val="28"/>
          </w:rPr>
          <w:t xml:space="preserve">o</w:t>
        </w:r>
      </w:ins>
      <w:r>
        <w:rPr>
          <w:rFonts w:ascii="Arial" w:eastAsia="Arial" w:hAnsi="Arial" w:cs="Arial"/>
          <w:sz w:val="28"/>
          <w:szCs w:val="28"/>
        </w:rPr>
        <w:t xml:space="preserve"> contrato assinado com dados pessoais, endereço e documento de identificação coincidentes com os </w:t>
      </w:r>
      <w:del w:id="1055" w:author="Assessor GDSXSR" w:date="2026-10-30T19:46:32Z">
        <w:r>
          <w:rPr>
            <w:rFonts w:ascii="Arial" w:eastAsia="Arial" w:hAnsi="Arial" w:cs="Arial"/>
            <w:sz w:val="28"/>
            <w:szCs w:val="28"/>
          </w:rPr>
          <w:delText xml:space="preserve">apresentados pela</w:delText>
        </w:r>
      </w:del>
      <w:ins w:id="1056" w:author="Assessor GDSXSR" w:date="2026-10-30T19:46:32Z">
        <w:r>
          <w:rPr>
            <w:rFonts w:ascii="Arial" w:eastAsia="Arial" w:hAnsi="Arial" w:cs="Arial"/>
            <w:color w:val="808080"/>
            <w:sz w:val="28"/>
            <w:szCs w:val="28"/>
          </w:rPr>
          <w:t xml:space="preserve">da</w:t>
        </w:r>
      </w:ins>
      <w:r>
        <w:rPr>
          <w:rFonts w:ascii="Arial" w:eastAsia="Arial" w:hAnsi="Arial" w:cs="Arial"/>
          <w:sz w:val="28"/>
          <w:szCs w:val="28"/>
        </w:rPr>
        <w:t xml:space="preserve"> consumidora. </w:t>
      </w:r>
      <w:del w:id="1057" w:author="Assessor GDSXSR" w:date="2026-10-30T19:46:32Z">
        <w:r>
          <w:rPr>
            <w:rFonts w:ascii="Arial" w:eastAsia="Arial" w:hAnsi="Arial" w:cs="Arial"/>
            <w:sz w:val="28"/>
            <w:szCs w:val="28"/>
          </w:rPr>
          <w:delText xml:space="preserve">Ausente</w:delText>
        </w:r>
      </w:del>
      <w:ins w:id="1058" w:author="Assessor GDSXSR" w:date="2026-10-30T19:46:32Z">
        <w:r>
          <w:rPr>
            <w:rFonts w:ascii="Arial" w:eastAsia="Arial" w:hAnsi="Arial" w:cs="Arial"/>
            <w:color w:val="808080"/>
            <w:sz w:val="28"/>
            <w:szCs w:val="28"/>
          </w:rPr>
          <w:t xml:space="preserve">Sem</w:t>
        </w:r>
      </w:ins>
      <w:r>
        <w:rPr>
          <w:rFonts w:ascii="Arial" w:eastAsia="Arial" w:hAnsi="Arial" w:cs="Arial"/>
          <w:sz w:val="28"/>
          <w:szCs w:val="28"/>
        </w:rPr>
        <w:t xml:space="preserve"> impugnação específica da </w:t>
      </w:r>
      <w:del w:id="1059" w:author="Assessor GDSXSR" w:date="2026-10-30T19:46:32Z">
        <w:r>
          <w:rPr>
            <w:rFonts w:ascii="Arial" w:eastAsia="Arial" w:hAnsi="Arial" w:cs="Arial"/>
            <w:sz w:val="28"/>
            <w:szCs w:val="28"/>
          </w:rPr>
          <w:delText xml:space="preserve">autenticidade da </w:delText>
        </w:r>
      </w:del>
      <w:r>
        <w:rPr>
          <w:rFonts w:ascii="Arial" w:eastAsia="Arial" w:hAnsi="Arial" w:cs="Arial"/>
          <w:sz w:val="28"/>
          <w:szCs w:val="28"/>
        </w:rPr>
        <w:t xml:space="preserve">assinatura,</w:t>
      </w:r>
      <w:ins w:id="1060" w:author="Assessor GDSXSR" w:date="2026-10-30T19:46:32Z">
        <w:r>
          <w:rPr>
            <w:rFonts w:ascii="Arial" w:eastAsia="Arial" w:hAnsi="Arial" w:cs="Arial"/>
            <w:color w:val="808080"/>
            <w:sz w:val="28"/>
            <w:szCs w:val="28"/>
          </w:rPr>
          <w:t xml:space="preserve"> o ônus de demonstrá-la</w:t>
        </w:r>
      </w:ins>
      <w:r>
        <w:rPr>
          <w:rFonts w:ascii="Arial" w:eastAsia="Arial" w:hAnsi="Arial" w:cs="Arial"/>
          <w:sz w:val="28"/>
          <w:szCs w:val="28"/>
        </w:rPr>
        <w:t xml:space="preserve"> não se transfere ao </w:t>
      </w:r>
      <w:r>
        <w:rPr>
          <w:rFonts w:ascii="Arial" w:eastAsia="Arial" w:hAnsi="Arial" w:cs="Arial"/>
          <w:sz w:val="28"/>
          <w:szCs w:val="28"/>
        </w:rPr>
        <w:t xml:space="preserve">réu </w:t>
      </w:r>
      <w:del w:id="1061" w:author="Assessor GDSXSR" w:date="2026-10-30T19:46:32Z">
        <w:r>
          <w:rPr>
            <w:rFonts w:ascii="Arial" w:eastAsia="Arial" w:hAnsi="Arial" w:cs="Arial"/>
            <w:sz w:val="28"/>
            <w:szCs w:val="28"/>
          </w:rPr>
          <w:delText xml:space="preserve">o</w:delText>
        </w:r>
      </w:del>
      <w:ins w:id="1062" w:author="Assessor GDSXSR" w:date="2026-10-30T19:46:32Z">
        <w:r>
          <w:rPr>
            <w:rFonts w:ascii="Arial" w:eastAsia="Arial" w:hAnsi="Arial" w:cs="Arial"/>
            <w:color w:val="808080"/>
            <w:sz w:val="28"/>
            <w:szCs w:val="28"/>
          </w:rPr>
          <w:t xml:space="preserve">(Tema</w:t>
        </w:r>
      </w:ins>
      <w:r>
        <w:rPr>
          <w:rFonts w:ascii="Arial" w:eastAsia="Arial" w:hAnsi="Arial" w:cs="Arial"/>
          <w:sz w:val="28"/>
          <w:szCs w:val="28"/>
        </w:rPr>
        <w:t xml:space="preserve"> </w:t>
      </w:r>
      <w:del w:id="1063" w:author="Assessor GDSXSR" w:date="2026-10-30T19:46:32Z">
        <w:r>
          <w:rPr>
            <w:rFonts w:ascii="Arial" w:eastAsia="Arial" w:hAnsi="Arial" w:cs="Arial"/>
            <w:sz w:val="28"/>
            <w:szCs w:val="28"/>
          </w:rPr>
          <w:delText xml:space="preserve">ônus de demonstrá-la</w:delText>
        </w:r>
      </w:del>
      <w:ins w:id="1064" w:author="Assessor GDSXSR" w:date="2026-10-30T19:46:32Z">
        <w:r>
          <w:rPr>
            <w:rFonts w:ascii="Arial" w:eastAsia="Arial" w:hAnsi="Arial" w:cs="Arial"/>
            <w:color w:val="808080"/>
            <w:sz w:val="28"/>
            <w:szCs w:val="28"/>
          </w:rPr>
          <w:t xml:space="preserve">1</w:t>
        </w:r>
      </w:ins>
      <w:r>
        <w:rPr>
          <w:rFonts w:ascii="Arial" w:eastAsia="Arial" w:hAnsi="Arial" w:cs="Arial"/>
          <w:sz w:val="28"/>
          <w:szCs w:val="28"/>
        </w:rPr>
        <w:t xml:space="preserve">.</w:t>
      </w:r>
      <w:ins w:id="1065" w:author="Assessor GDSXSR" w:date="2026-10-30T19:46:32Z">
        <w:r>
          <w:rPr>
            <w:rFonts w:ascii="Arial" w:eastAsia="Arial" w:hAnsi="Arial" w:cs="Arial"/>
            <w:color w:val="808080"/>
            <w:sz w:val="28"/>
            <w:szCs w:val="28"/>
          </w:rPr>
          <w:t xml:space="preserve">061/STJ).</w:t>
        </w:r>
        <w:commentRangeEnd w:id="6"/>
        <w:r>
          <w:rPr>
            <w:rStyle w:val="CommentReference"/>
            <w:color w:val="808080"/>
          </w:rPr>
          <w:commentReference w:id="6"/>
        </w:r>
      </w:ins>
    </w:p>
    <w:p w14:paraId="131A7483" w14:textId="2A3F46D0" w:rsidR="5EC4DC5F" w:rsidRDefault="5EC4DC5F" w:rsidP="519F5A7F">
      <w:pPr>
        <w:spacing w:after="0" w:line="360" w:lineRule="auto"/>
        <w:jc w:val="both"/>
        <w:rPr>
          <w:rFonts w:ascii="Arial" w:eastAsia="Arial" w:hAnsi="Arial" w:cs="Arial"/>
          <w:sz w:val="28"/>
          <w:szCs w:val="28"/>
        </w:rPr>
      </w:pPr>
      <w:del w:id="1066" w:author="Assessor GDSXSR" w:date="2026-10-30T19:46:32Z">
        <w:r>
          <w:rPr>
            <w:rFonts w:ascii="Arial" w:eastAsia="Arial" w:hAnsi="Arial" w:cs="Arial"/>
            <w:sz w:val="28"/>
            <w:szCs w:val="28"/>
          </w:rPr>
          <w:delText xml:space="preserve">5</w:delText>
        </w:r>
      </w:del>
      <w:ins w:id="1067" w:author="Assessor GDSXSR" w:date="2026-10-30T19:46:32Z">
        <w:r>
          <w:rPr>
            <w:rFonts w:ascii="Arial" w:eastAsia="Arial" w:hAnsi="Arial" w:cs="Arial"/>
            <w:color w:val="808080"/>
            <w:sz w:val="28"/>
            <w:szCs w:val="28"/>
          </w:rPr>
          <w:t xml:space="preserve">7</w:t>
        </w:r>
      </w:ins>
      <w:r>
        <w:rPr>
          <w:rFonts w:ascii="Arial" w:eastAsia="Arial" w:hAnsi="Arial" w:cs="Arial"/>
          <w:sz w:val="28"/>
          <w:szCs w:val="28"/>
        </w:rPr>
        <w:t xml:space="preserve">. </w:t>
      </w:r>
      <w:r>
        <w:rPr>
          <w:rFonts w:ascii="Arial" w:eastAsia="Arial" w:hAnsi="Arial" w:cs="Arial"/>
          <w:sz w:val="28"/>
          <w:szCs w:val="28"/>
        </w:rPr>
        <w:t xml:space="preserve">A cessão de crédito comprovada por certidão de registro </w:t>
      </w:r>
      <w:del w:id="1068" w:author="Assessor GDSXSR" w:date="2026-10-30T19:46:32Z">
        <w:r>
          <w:rPr>
            <w:rFonts w:ascii="Arial" w:eastAsia="Arial" w:hAnsi="Arial" w:cs="Arial"/>
            <w:sz w:val="28"/>
            <w:szCs w:val="28"/>
          </w:rPr>
          <w:delText xml:space="preserve">que individualiza o devedor, o contrato e o valor cedido</w:delText>
        </w:r>
        <w:r>
          <w:rPr>
            <w:rFonts w:ascii="Arial" w:eastAsia="Arial" w:hAnsi="Arial" w:cs="Arial"/>
            <w:sz w:val="28"/>
            <w:szCs w:val="28"/>
          </w:rPr>
          <w:delText xml:space="preserve">,</w:delText>
        </w:r>
        <w:r>
          <w:rPr>
            <w:rFonts w:ascii="Arial" w:eastAsia="Arial" w:hAnsi="Arial" w:cs="Arial"/>
            <w:sz w:val="28"/>
            <w:szCs w:val="28"/>
          </w:rPr>
          <w:delText xml:space="preserve"> </w:delText>
        </w:r>
      </w:del>
      <w:r>
        <w:rPr>
          <w:rFonts w:ascii="Arial" w:eastAsia="Arial" w:hAnsi="Arial" w:cs="Arial"/>
          <w:sz w:val="28"/>
          <w:szCs w:val="28"/>
        </w:rPr>
        <w:t xml:space="preserve">é eficaz independentemente da anuência do devedor</w:t>
      </w:r>
      <w:del w:id="1069" w:author="Assessor GDSXSR" w:date="2026-10-30T19:46:32Z">
        <w:r>
          <w:rPr>
            <w:rFonts w:ascii="Arial" w:eastAsia="Arial" w:hAnsi="Arial" w:cs="Arial"/>
            <w:sz w:val="28"/>
            <w:szCs w:val="28"/>
          </w:rPr>
          <w:delText xml:space="preserve">.</w:delText>
        </w:r>
      </w:del>
      <w:ins w:id="1070"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 </w:t>
      </w:r>
      <w:del w:id="1071" w:author="Assessor GDSXSR" w:date="2026-10-30T19:46:32Z">
        <w:r>
          <w:rPr>
            <w:rFonts w:ascii="Arial" w:eastAsia="Arial" w:hAnsi="Arial" w:cs="Arial"/>
            <w:sz w:val="28"/>
            <w:szCs w:val="28"/>
          </w:rPr>
          <w:delText xml:space="preserve">A</w:delText>
        </w:r>
      </w:del>
      <w:ins w:id="1072" w:author="Assessor GDSXSR" w:date="2026-10-30T19:46:32Z">
        <w:r>
          <w:rPr>
            <w:rFonts w:ascii="Arial" w:eastAsia="Arial" w:hAnsi="Arial" w:cs="Arial"/>
            <w:color w:val="808080"/>
            <w:sz w:val="28"/>
            <w:szCs w:val="28"/>
          </w:rPr>
          <w:t xml:space="preserve">e</w:t>
        </w:r>
      </w:ins>
      <w:r>
        <w:rPr>
          <w:rFonts w:ascii="Arial" w:eastAsia="Arial" w:hAnsi="Arial" w:cs="Arial"/>
          <w:sz w:val="28"/>
          <w:szCs w:val="28"/>
        </w:rPr>
        <w:t xml:space="preserve"> </w:t>
      </w:r>
      <w:del w:id="1073" w:author="Assessor GDSXSR" w:date="2026-10-30T19:46:32Z">
        <w:r>
          <w:rPr>
            <w:rFonts w:ascii="Arial" w:eastAsia="Arial" w:hAnsi="Arial" w:cs="Arial"/>
            <w:sz w:val="28"/>
            <w:szCs w:val="28"/>
          </w:rPr>
          <w:delText xml:space="preserve">eventual</w:delText>
        </w:r>
      </w:del>
      <w:ins w:id="1074" w:author="Assessor GDSXSR" w:date="2026-10-30T19:46:32Z">
        <w:r>
          <w:rPr>
            <w:rFonts w:ascii="Arial" w:eastAsia="Arial" w:hAnsi="Arial" w:cs="Arial"/>
            <w:color w:val="808080"/>
            <w:sz w:val="28"/>
            <w:szCs w:val="28"/>
          </w:rPr>
          <w:t xml:space="preserve">a</w:t>
        </w:r>
      </w:ins>
      <w:r>
        <w:rPr>
          <w:rFonts w:ascii="Arial" w:eastAsia="Arial" w:hAnsi="Arial" w:cs="Arial"/>
          <w:sz w:val="28"/>
          <w:szCs w:val="28"/>
        </w:rPr>
        <w:t xml:space="preserve"> ausência de notificação não torna a dívida inexigível </w:t>
      </w:r>
      <w:del w:id="1075" w:author="Assessor GDSXSR" w:date="2026-10-30T19:46:32Z">
        <w:r>
          <w:rPr>
            <w:rFonts w:ascii="Arial" w:eastAsia="Arial" w:hAnsi="Arial" w:cs="Arial"/>
            <w:sz w:val="28"/>
            <w:szCs w:val="28"/>
          </w:rPr>
          <w:delText xml:space="preserve">nem</w:delText>
        </w:r>
      </w:del>
      <w:ins w:id="1076" w:author="Assessor GDSXSR" w:date="2026-10-30T19:46:32Z">
        <w:r>
          <w:rPr>
            <w:rFonts w:ascii="Arial" w:eastAsia="Arial" w:hAnsi="Arial" w:cs="Arial"/>
            <w:color w:val="808080"/>
            <w:sz w:val="28"/>
            <w:szCs w:val="28"/>
          </w:rPr>
          <w:t xml:space="preserve">(CC</w:t>
        </w:r>
      </w:ins>
      <w:r>
        <w:rPr>
          <w:rFonts w:ascii="Arial" w:eastAsia="Arial" w:hAnsi="Arial" w:cs="Arial"/>
          <w:sz w:val="28"/>
          <w:szCs w:val="28"/>
        </w:rPr>
        <w:t xml:space="preserve"> </w:t>
      </w:r>
      <w:del w:id="1077" w:author="Assessor GDSXSR" w:date="2026-10-30T19:46:32Z">
        <w:r>
          <w:rPr>
            <w:rFonts w:ascii="Arial" w:eastAsia="Arial" w:hAnsi="Arial" w:cs="Arial"/>
            <w:sz w:val="28"/>
            <w:szCs w:val="28"/>
          </w:rPr>
          <w:delText xml:space="preserve">impede</w:delText>
        </w:r>
      </w:del>
      <w:ins w:id="1078" w:author="Assessor GDSXSR" w:date="2026-10-30T19:46:32Z">
        <w:r>
          <w:rPr>
            <w:rFonts w:ascii="Arial" w:eastAsia="Arial" w:hAnsi="Arial" w:cs="Arial"/>
            <w:color w:val="808080"/>
            <w:sz w:val="28"/>
            <w:szCs w:val="28"/>
          </w:rPr>
          <w:t xml:space="preserve">286</w:t>
        </w:r>
      </w:ins>
      <w:r>
        <w:rPr>
          <w:rFonts w:ascii="Arial" w:eastAsia="Arial" w:hAnsi="Arial" w:cs="Arial"/>
          <w:sz w:val="28"/>
          <w:szCs w:val="28"/>
        </w:rPr>
        <w:t xml:space="preserve"> </w:t>
      </w:r>
      <w:del w:id="1079" w:author="Assessor GDSXSR" w:date="2026-10-30T19:46:32Z">
        <w:r>
          <w:rPr>
            <w:rFonts w:ascii="Arial" w:eastAsia="Arial" w:hAnsi="Arial" w:cs="Arial"/>
            <w:sz w:val="28"/>
            <w:szCs w:val="28"/>
          </w:rPr>
          <w:delText xml:space="preserve">o</w:delText>
        </w:r>
      </w:del>
      <w:ins w:id="1080" w:author="Assessor GDSXSR" w:date="2026-10-30T19:46:32Z">
        <w:r>
          <w:rPr>
            <w:rFonts w:ascii="Arial" w:eastAsia="Arial" w:hAnsi="Arial" w:cs="Arial"/>
            <w:color w:val="808080"/>
            <w:sz w:val="28"/>
            <w:szCs w:val="28"/>
          </w:rPr>
          <w:t xml:space="preserve">e</w:t>
        </w:r>
      </w:ins>
      <w:r>
        <w:rPr>
          <w:rFonts w:ascii="Arial" w:eastAsia="Arial" w:hAnsi="Arial" w:cs="Arial"/>
          <w:sz w:val="28"/>
          <w:szCs w:val="28"/>
        </w:rPr>
        <w:t xml:space="preserve"> </w:t>
      </w:r>
      <w:del w:id="1081" w:author="Assessor GDSXSR" w:date="2026-10-30T19:46:32Z">
        <w:r>
          <w:rPr>
            <w:rFonts w:ascii="Arial" w:eastAsia="Arial" w:hAnsi="Arial" w:cs="Arial"/>
            <w:sz w:val="28"/>
            <w:szCs w:val="28"/>
          </w:rPr>
          <w:delText xml:space="preserve">cessionário de praticar atos de conservação do crédito</w:delText>
        </w:r>
      </w:del>
      <w:ins w:id="1082" w:author="Assessor GDSXSR" w:date="2026-10-30T19:46:32Z">
        <w:r>
          <w:rPr>
            <w:rFonts w:ascii="Arial" w:eastAsia="Arial" w:hAnsi="Arial" w:cs="Arial"/>
            <w:color w:val="808080"/>
            <w:sz w:val="28"/>
            <w:szCs w:val="28"/>
          </w:rPr>
          <w:t xml:space="preserve">293)</w:t>
        </w:r>
      </w:ins>
      <w:r>
        <w:rPr>
          <w:rFonts w:ascii="Arial" w:eastAsia="Arial" w:hAnsi="Arial" w:cs="Arial"/>
          <w:sz w:val="28"/>
          <w:szCs w:val="28"/>
        </w:rPr>
        <w:t xml:space="preserve">.</w:t>
      </w:r>
    </w:p>
    <w:p w14:paraId="2EE7B445" w14:textId="1B370EF3" w:rsidR="355C4A2A" w:rsidRDefault="355C4A2A" w:rsidP="519F5A7F">
      <w:pPr>
        <w:spacing w:after="0" w:line="360" w:lineRule="auto"/>
        <w:jc w:val="both"/>
        <w:rPr>
          <w:rFonts w:ascii="Arial" w:eastAsia="Arial" w:hAnsi="Arial" w:cs="Arial"/>
          <w:sz w:val="28"/>
          <w:szCs w:val="28"/>
        </w:rPr>
      </w:pPr>
      <w:del w:id="1083" w:author="Assessor GDSXSR" w:date="2026-10-30T19:46:32Z">
        <w:r>
          <w:rPr>
            <w:rFonts w:ascii="Arial" w:eastAsia="Arial" w:hAnsi="Arial" w:cs="Arial"/>
            <w:sz w:val="28"/>
            <w:szCs w:val="28"/>
          </w:rPr>
          <w:delText xml:space="preserve">6</w:delText>
        </w:r>
      </w:del>
      <w:ins w:id="1084" w:author="Assessor GDSXSR" w:date="2026-10-30T19:46:32Z">
        <w:r>
          <w:rPr>
            <w:rFonts w:ascii="Arial" w:eastAsia="Arial" w:hAnsi="Arial" w:cs="Arial"/>
            <w:color w:val="808080"/>
            <w:sz w:val="28"/>
            <w:szCs w:val="28"/>
          </w:rPr>
          <w:t xml:space="preserve">8</w:t>
        </w:r>
      </w:ins>
      <w:r>
        <w:rPr>
          <w:rFonts w:ascii="Arial" w:eastAsia="Arial" w:hAnsi="Arial" w:cs="Arial"/>
          <w:sz w:val="28"/>
          <w:szCs w:val="28"/>
        </w:rPr>
        <w:t xml:space="preserve">. </w:t>
      </w:r>
      <w:del w:id="1085" w:author="Assessor GDSXSR" w:date="2026-10-30T19:46:32Z">
        <w:r>
          <w:rPr>
            <w:rFonts w:ascii="Arial" w:eastAsia="Arial" w:hAnsi="Arial" w:cs="Arial"/>
            <w:sz w:val="28"/>
            <w:szCs w:val="28"/>
          </w:rPr>
          <w:delText xml:space="preserve">Reconhecida</w:delText>
        </w:r>
      </w:del>
      <w:ins w:id="1086" w:author="Assessor GDSXSR" w:date="2026-10-30T19:46:32Z">
        <w:r>
          <w:rPr>
            <w:rFonts w:ascii="Arial" w:eastAsia="Arial" w:hAnsi="Arial" w:cs="Arial"/>
            <w:color w:val="808080"/>
            <w:sz w:val="28"/>
            <w:szCs w:val="28"/>
          </w:rPr>
          <w:t xml:space="preserve">Exigível</w:t>
        </w:r>
      </w:ins>
      <w:r>
        <w:rPr>
          <w:rFonts w:ascii="Arial" w:eastAsia="Arial" w:hAnsi="Arial" w:cs="Arial"/>
          <w:sz w:val="28"/>
          <w:szCs w:val="28"/>
        </w:rPr>
        <w:t xml:space="preserve"> </w:t>
      </w:r>
      <w:del w:id="1087" w:author="Assessor GDSXSR" w:date="2026-10-30T19:46:32Z">
        <w:r>
          <w:rPr>
            <w:rFonts w:ascii="Arial" w:eastAsia="Arial" w:hAnsi="Arial" w:cs="Arial"/>
            <w:sz w:val="28"/>
            <w:szCs w:val="28"/>
          </w:rPr>
          <w:delText xml:space="preserve">a exigibilidade do</w:delText>
        </w:r>
      </w:del>
      <w:ins w:id="1088" w:author="Assessor GDSXSR" w:date="2026-10-30T19:46:32Z">
        <w:r>
          <w:rPr>
            <w:rFonts w:ascii="Arial" w:eastAsia="Arial" w:hAnsi="Arial" w:cs="Arial"/>
            <w:color w:val="808080"/>
            <w:sz w:val="28"/>
            <w:szCs w:val="28"/>
          </w:rPr>
          <w:t xml:space="preserve">o</w:t>
        </w:r>
      </w:ins>
      <w:r>
        <w:rPr>
          <w:rFonts w:ascii="Arial" w:eastAsia="Arial" w:hAnsi="Arial" w:cs="Arial"/>
          <w:sz w:val="28"/>
          <w:szCs w:val="28"/>
        </w:rPr>
        <w:t xml:space="preserve"> débito, a cobrança e o registro</w:t>
      </w:r>
      <w:del w:id="1089" w:author="Assessor GDSXSR" w:date="2026-10-30T19:46:32Z">
        <w:r>
          <w:rPr>
            <w:rFonts w:ascii="Arial" w:eastAsia="Arial" w:hAnsi="Arial" w:cs="Arial"/>
            <w:sz w:val="28"/>
            <w:szCs w:val="28"/>
          </w:rPr>
          <w:delText xml:space="preserve"> correspondente</w:delText>
        </w:r>
      </w:del>
      <w:r>
        <w:rPr>
          <w:rFonts w:ascii="Arial" w:eastAsia="Arial" w:hAnsi="Arial" w:cs="Arial"/>
          <w:sz w:val="28"/>
          <w:szCs w:val="28"/>
        </w:rPr>
        <w:t xml:space="preserve"> constituem exercício regular de direito, o que afasta a falha na prestação do serviço e o dever de indenizar</w:t>
      </w:r>
      <w:ins w:id="1090" w:author="Assessor GDSXSR" w:date="2026-10-30T19:46:32Z">
        <w:r>
          <w:rPr>
            <w:rFonts w:ascii="Arial" w:eastAsia="Arial" w:hAnsi="Arial" w:cs="Arial"/>
            <w:color w:val="808080"/>
            <w:sz w:val="28"/>
            <w:szCs w:val="28"/>
          </w:rPr>
          <w:t xml:space="preserve"> (CC 188 I)</w:t>
        </w:r>
      </w:ins>
      <w:r>
        <w:rPr>
          <w:rFonts w:ascii="Arial" w:eastAsia="Arial" w:hAnsi="Arial" w:cs="Arial"/>
          <w:sz w:val="28"/>
          <w:szCs w:val="28"/>
        </w:rPr>
        <w:t xml:space="preserve">.</w:t>
      </w:r>
      <w:del w:id="1091" w:author="Assessor GDSXSR" w:date="2026-10-30T19:46:32Z">
        <w:r>
          <w:rPr>
            <w:rFonts w:ascii="Arial" w:eastAsia="Arial" w:hAnsi="Arial" w:cs="Arial"/>
            <w:sz w:val="28"/>
            <w:szCs w:val="28"/>
          </w:rPr>
          <w:delText xml:space="preserve"> </w:delText>
        </w:r>
      </w:del>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6EDEC3" w14:textId="268566AF" w:rsidR="3CAA4798" w:rsidRDefault="00733B70" w:rsidP="395F27C1">
      <w:pPr>
        <w:spacing w:after="0" w:line="360" w:lineRule="auto"/>
        <w:jc w:val="both"/>
      </w:pPr>
      <w:del w:id="1092" w:author="Assessor GDSXSR" w:date="2026-10-30T19:46:32Z">
        <w:r>
          <w:rPr>
            <w:rFonts w:ascii="Arial" w:hAnsi="Arial" w:cs="Arial"/>
            <w:sz w:val="28"/>
            <w:szCs w:val="28"/>
          </w:rPr>
          <w:delText xml:space="preserve">7</w:delText>
        </w:r>
      </w:del>
      <w:ins w:id="1093" w:author="Assessor GDSXSR" w:date="2026-10-30T19:46:32Z">
        <w:r>
          <w:rPr>
            <w:rFonts w:ascii="Arial" w:hAnsi="Arial" w:cs="Arial"/>
            <w:color w:val="808080"/>
            <w:sz w:val="28"/>
            <w:szCs w:val="28"/>
          </w:rPr>
          <w:t xml:space="preserve">9</w:t>
        </w:r>
      </w:ins>
      <w:r>
        <w:rPr>
          <w:rFonts w:ascii="Arial" w:hAnsi="Arial" w:cs="Arial"/>
          <w:sz w:val="28"/>
          <w:szCs w:val="28"/>
        </w:rPr>
        <w:t xml:space="preserve">. </w:t>
      </w:r>
      <w:r>
        <w:rPr>
          <w:rFonts w:ascii="Arial" w:hAnsi="Arial" w:cs="Arial"/>
          <w:sz w:val="28"/>
          <w:szCs w:val="28"/>
        </w:rPr>
        <w:t xml:space="preserve">Negou-se provimento ao apelo</w:t>
      </w:r>
      <w:r>
        <w:rPr>
          <w:rFonts w:ascii="Arial" w:hAnsi="Arial" w:cs="Arial"/>
          <w:sz w:val="28"/>
          <w:szCs w:val="28"/>
        </w:rPr>
        <w:t xml:space="preserve"> </w:t>
      </w:r>
      <w:r>
        <w:rPr>
          <w:rFonts w:ascii="Arial" w:hAnsi="Arial" w:cs="Arial"/>
          <w:sz w:val="28"/>
          <w:szCs w:val="28"/>
        </w:rPr>
        <w:t xml:space="preserve">da autora</w:t>
      </w:r>
      <w:r>
        <w:rPr>
          <w:rFonts w:ascii="Arial" w:eastAsia="Arial" w:hAnsi="Arial" w:cs="Arial"/>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607ED482" w:rsidR="00382DC8" w:rsidRPr="00382DC8" w:rsidRDefault="69D1277B" w:rsidP="519F5A7F">
      <w:pPr>
        <w:spacing w:after="0" w:line="360" w:lineRule="auto"/>
        <w:jc w:val="both"/>
        <w:rPr>
          <w:rFonts w:ascii="Arial" w:eastAsia="Arial" w:hAnsi="Arial" w:cs="Arial"/>
          <w:i/>
          <w:iCs/>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del w:id="1094" w:author="Assessor GDSXSR" w:date="2026-10-30T19:46:32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6º</w:t>
      </w:r>
      <w:del w:id="1095" w:author="Assessor GDSXSR" w:date="2026-10-30T19:46:32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VIII, </w:t>
      </w:r>
      <w:ins w:id="1096" w:author="Assessor GDSXSR" w:date="2026-10-30T19:46:32Z">
        <w:r>
          <w:rPr>
            <w:rFonts w:ascii="Arial" w:eastAsia="Arial" w:hAnsi="Arial" w:cs="Arial"/>
            <w:i w:val="0"/>
            <w:color w:val="808080"/>
            <w:sz w:val="26"/>
            <w:szCs w:val="26"/>
          </w:rPr>
          <w:t xml:space="preserve">14 </w:t>
        </w:r>
      </w:ins>
      <w:r>
        <w:rPr>
          <w:rFonts w:ascii="Arial" w:eastAsia="Arial" w:hAnsi="Arial" w:cs="Arial"/>
          <w:color w:val="000000" w:themeColor="text1"/>
          <w:sz w:val="26"/>
          <w:szCs w:val="26"/>
        </w:rPr>
        <w:t xml:space="preserve">e </w:t>
      </w:r>
      <w:del w:id="1097" w:author="Assessor GDSXSR" w:date="2026-10-30T19:46:32Z">
        <w:r>
          <w:rPr>
            <w:rFonts w:ascii="Arial" w:eastAsia="Arial" w:hAnsi="Arial" w:cs="Arial"/>
            <w:color w:val="000000" w:themeColor="text1"/>
            <w:sz w:val="26"/>
            <w:szCs w:val="26"/>
          </w:rPr>
          <w:delText xml:space="preserve">14</w:delText>
        </w:r>
      </w:del>
      <w:ins w:id="1098" w:author="Assessor GDSXSR" w:date="2026-10-30T19:46:32Z">
        <w:r>
          <w:rPr>
            <w:rFonts w:ascii="Arial" w:eastAsia="Arial" w:hAnsi="Arial" w:cs="Arial"/>
            <w:i w:val="0"/>
            <w:color w:val="808080"/>
            <w:sz w:val="26"/>
            <w:szCs w:val="26"/>
          </w:rPr>
          <w:t xml:space="preserve">43</w:t>
        </w:r>
      </w:ins>
      <w:r>
        <w:rPr>
          <w:rFonts w:ascii="Arial" w:eastAsia="Arial" w:hAnsi="Arial" w:cs="Arial"/>
          <w:color w:val="000000" w:themeColor="text1"/>
          <w:sz w:val="26"/>
          <w:szCs w:val="26"/>
        </w:rPr>
        <w:t xml:space="preserve">; CPC</w:t>
      </w:r>
      <w:ins w:id="1099" w:author="Assessor GDSXSR" w:date="2026-10-30T19:46:32Z">
        <w:r>
          <w:rPr>
            <w:rFonts w:ascii="Arial" w:eastAsia="Arial" w:hAnsi="Arial" w:cs="Arial"/>
            <w:i w:val="0"/>
            <w:color w:val="808080"/>
            <w:sz w:val="26"/>
            <w:szCs w:val="26"/>
          </w:rPr>
          <w:t xml:space="preserve"> 85 § 11</w:t>
        </w:r>
      </w:ins>
      <w:r>
        <w:rPr>
          <w:rFonts w:ascii="Arial" w:eastAsia="Arial" w:hAnsi="Arial" w:cs="Arial"/>
          <w:color w:val="000000" w:themeColor="text1"/>
          <w:sz w:val="26"/>
          <w:szCs w:val="26"/>
        </w:rPr>
        <w:t xml:space="preserve">, </w:t>
      </w:r>
      <w:del w:id="1100" w:author="Assessor GDSXSR" w:date="2026-10-30T19:46:32Z">
        <w:r>
          <w:rPr>
            <w:rFonts w:ascii="Arial" w:eastAsia="Arial" w:hAnsi="Arial" w:cs="Arial"/>
            <w:color w:val="000000" w:themeColor="text1"/>
            <w:sz w:val="26"/>
            <w:szCs w:val="26"/>
          </w:rPr>
          <w:delText xml:space="preserve">art.</w:delText>
        </w:r>
      </w:del>
      <w:ins w:id="1101" w:author="Assessor GDSXSR" w:date="2026-10-30T19:46:32Z">
        <w:r>
          <w:rPr>
            <w:rFonts w:ascii="Arial" w:eastAsia="Arial" w:hAnsi="Arial" w:cs="Arial"/>
            <w:i w:val="0"/>
            <w:color w:val="808080"/>
            <w:sz w:val="26"/>
            <w:szCs w:val="26"/>
          </w:rPr>
          <w:t xml:space="preserve">98 § 3º e</w:t>
        </w:r>
      </w:ins>
      <w:r>
        <w:rPr>
          <w:rFonts w:ascii="Arial" w:eastAsia="Arial" w:hAnsi="Arial" w:cs="Arial"/>
          <w:color w:val="000000" w:themeColor="text1"/>
          <w:sz w:val="26"/>
          <w:szCs w:val="26"/>
        </w:rPr>
        <w:t xml:space="preserve"> 373</w:t>
      </w:r>
      <w:del w:id="1102" w:author="Assessor GDSXSR" w:date="2026-10-30T19:46:32Z">
        <w:r>
          <w:rPr>
            <w:rFonts w:ascii="Arial" w:eastAsia="Arial" w:hAnsi="Arial" w:cs="Arial"/>
            <w:color w:val="000000" w:themeColor="text1"/>
            <w:sz w:val="26"/>
            <w:szCs w:val="26"/>
          </w:rPr>
          <w:delText xml:space="preserve">,</w:delText>
        </w:r>
      </w:del>
      <w:r>
        <w:rPr>
          <w:rFonts w:ascii="Arial" w:eastAsia="Arial" w:hAnsi="Arial" w:cs="Arial"/>
          <w:color w:val="000000" w:themeColor="text1"/>
          <w:sz w:val="26"/>
          <w:szCs w:val="26"/>
        </w:rPr>
        <w:t xml:space="preserve"> II; CC</w:t>
      </w:r>
      <w:ins w:id="1103" w:author="Assessor GDSXSR" w:date="2026-10-30T19:46:32Z">
        <w:r>
          <w:rPr>
            <w:rFonts w:ascii="Arial" w:eastAsia="Arial" w:hAnsi="Arial" w:cs="Arial"/>
            <w:i w:val="0"/>
            <w:color w:val="808080"/>
            <w:sz w:val="26"/>
            <w:szCs w:val="26"/>
          </w:rPr>
          <w:t xml:space="preserve"> 188 I</w:t>
        </w:r>
      </w:ins>
      <w:r>
        <w:rPr>
          <w:rFonts w:ascii="Arial" w:eastAsia="Arial" w:hAnsi="Arial" w:cs="Arial"/>
          <w:color w:val="000000" w:themeColor="text1"/>
          <w:sz w:val="26"/>
          <w:szCs w:val="26"/>
        </w:rPr>
        <w:t xml:space="preserve">, </w:t>
      </w:r>
      <w:del w:id="1104" w:author="Assessor GDSXSR" w:date="2026-10-30T19:46:32Z">
        <w:r>
          <w:rPr>
            <w:rFonts w:ascii="Arial" w:eastAsia="Arial" w:hAnsi="Arial" w:cs="Arial"/>
            <w:color w:val="000000" w:themeColor="text1"/>
            <w:sz w:val="26"/>
            <w:szCs w:val="26"/>
          </w:rPr>
          <w:delText xml:space="preserve">art</w:delText>
        </w:r>
      </w:del>
      <w:ins w:id="1105" w:author="Assessor GDSXSR" w:date="2026-10-30T19:46:32Z">
        <w:r>
          <w:rPr>
            <w:rFonts w:ascii="Arial" w:eastAsia="Arial" w:hAnsi="Arial" w:cs="Arial"/>
            <w:i w:val="0"/>
            <w:color w:val="808080"/>
            <w:sz w:val="26"/>
            <w:szCs w:val="26"/>
          </w:rPr>
          <w:t xml:space="preserve">286 e 293</w:t>
        </w:r>
      </w:ins>
      <w:r>
        <w:rPr>
          <w:rFonts w:ascii="Arial" w:eastAsia="Arial" w:hAnsi="Arial" w:cs="Arial"/>
          <w:color w:val="000000" w:themeColor="text1"/>
          <w:sz w:val="26"/>
          <w:szCs w:val="26"/>
        </w:rPr>
        <w:t xml:space="preserve">.</w:t>
      </w:r>
      <w:del w:id="1106" w:author="Assessor GDSXSR" w:date="2026-10-30T19:46:32Z">
        <w:r>
          <w:rPr>
            <w:rFonts w:ascii="Arial" w:eastAsia="Arial" w:hAnsi="Arial" w:cs="Arial"/>
            <w:color w:val="000000" w:themeColor="text1"/>
            <w:sz w:val="26"/>
            <w:szCs w:val="26"/>
          </w:rPr>
          <w:delText xml:space="preserve"> 188</w:delText>
        </w:r>
        <w:r>
          <w:rPr>
            <w:rFonts w:ascii="Arial" w:eastAsia="Arial" w:hAnsi="Arial" w:cs="Arial"/>
            <w:color w:val="000000" w:themeColor="text1"/>
            <w:sz w:val="26"/>
            <w:szCs w:val="26"/>
          </w:rPr>
          <w:delText xml:space="preserve">. </w:delText>
        </w:r>
      </w:del>
    </w:p>
    <w:p w14:paraId="43D43365" w14:textId="6CFA0BD5" w:rsidR="00886ABA" w:rsidRPr="00764A80" w:rsidRDefault="69D1277B" w:rsidP="519F5A7F">
      <w:pPr>
        <w:spacing w:after="0" w:line="360" w:lineRule="auto"/>
        <w:jc w:val="both"/>
        <w:rPr>
          <w:rFonts w:ascii="Arial" w:eastAsia="Arial" w:hAnsi="Arial" w:cs="Arial"/>
          <w:i/>
          <w:iCs/>
          <w:sz w:val="26"/>
          <w:szCs w:val="26"/>
        </w:rPr>
      </w:pPr>
      <w:commentRangeStart w:id="7"/>
      <w:r>
        <w:rPr>
          <w:rFonts w:ascii="Arial" w:eastAsia="Arial" w:hAnsi="Arial" w:cs="Arial"/>
          <w:i/>
          <w:iCs/>
          <w:color w:val="000000" w:themeColor="text1"/>
          <w:sz w:val="26"/>
          <w:szCs w:val="26"/>
        </w:rPr>
        <w:t xml:space="preserve">Jurisprudência relevante citada:</w:t>
      </w:r>
      <w:ins w:id="1107" w:author="Assessor GDSXSR" w:date="2026-10-30T19:46:32Z">
        <w:r>
          <w:rPr>
            <w:rFonts w:ascii="Arial" w:eastAsia="Arial" w:hAnsi="Arial" w:cs="Arial"/>
            <w:i w:val="0"/>
            <w:iCs/>
            <w:color w:val="808080"/>
            <w:sz w:val="26"/>
            <w:szCs w:val="26"/>
          </w:rPr>
          <w:t xml:space="preserve"> STJ, REsp nº 1.846.649/MA, Rel. Min. Marco Aurélio Bellizze, Segunda Seção, j. 24/11/2021, DJe 09/12/2021, Tema 1.061;</w:t>
        </w:r>
      </w:ins>
      <w:r>
        <w:rPr>
          <w:rFonts w:ascii="Arial" w:eastAsia="Arial" w:hAnsi="Arial" w:cs="Arial"/>
          <w:i/>
          <w:iCs/>
          <w:color w:val="000000" w:themeColor="text1"/>
          <w:sz w:val="26"/>
          <w:szCs w:val="26"/>
        </w:rPr>
        <w:t xml:space="preserve"> </w:t>
      </w:r>
      <w:r>
        <w:rPr>
          <w:rFonts w:ascii="Arial" w:eastAsia="Arial" w:hAnsi="Arial" w:cs="Arial"/>
          <w:color w:val="000000" w:themeColor="text1"/>
          <w:sz w:val="26"/>
          <w:szCs w:val="26"/>
        </w:rPr>
        <w:t xml:space="preserve">TJDFT, Acórdão 2168573,</w:t>
      </w:r>
      <w:del w:id="1108" w:author="Assessor GDSXSR" w:date="2026-10-30T19:46:32Z">
        <w:r>
          <w:rPr>
            <w:rFonts w:ascii="Arial" w:eastAsia="Arial" w:hAnsi="Arial" w:cs="Arial"/>
            <w:color w:val="000000" w:themeColor="text1"/>
            <w:sz w:val="26"/>
            <w:szCs w:val="26"/>
          </w:rPr>
          <w:delText xml:space="preserve"> </w:delText>
        </w:r>
        <w:r>
          <w:rPr>
            <w:rFonts w:ascii="Arial" w:eastAsia="Arial" w:hAnsi="Arial" w:cs="Arial"/>
            <w:color w:val="000000" w:themeColor="text1"/>
            <w:sz w:val="26"/>
            <w:szCs w:val="26"/>
          </w:rPr>
          <w:delText xml:space="preserve">APC</w:delText>
        </w:r>
      </w:del>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0712221-74.2025.8.07.0018, Rel. </w:t>
      </w:r>
      <w:del w:id="1109" w:author="Assessor GDSXSR" w:date="2026-10-30T19:46:32Z">
        <w:r>
          <w:rPr>
            <w:rFonts w:ascii="Arial" w:eastAsia="Arial" w:hAnsi="Arial" w:cs="Arial"/>
            <w:color w:val="000000" w:themeColor="text1"/>
            <w:sz w:val="26"/>
            <w:szCs w:val="26"/>
          </w:rPr>
          <w:delText xml:space="preserve">Des</w:delText>
        </w:r>
        <w:r>
          <w:rPr>
            <w:rFonts w:ascii="Arial" w:eastAsia="Arial" w:hAnsi="Arial" w:cs="Arial"/>
            <w:color w:val="000000" w:themeColor="text1"/>
            <w:sz w:val="26"/>
            <w:szCs w:val="26"/>
          </w:rPr>
          <w:delText xml:space="preserve">(</w:delText>
        </w:r>
        <w:r>
          <w:rPr>
            <w:rFonts w:ascii="Arial" w:eastAsia="Arial" w:hAnsi="Arial" w:cs="Arial"/>
            <w:color w:val="000000" w:themeColor="text1"/>
            <w:sz w:val="26"/>
            <w:szCs w:val="26"/>
          </w:rPr>
          <w:delText xml:space="preserve">a</w:delText>
        </w:r>
        <w:r>
          <w:rPr>
            <w:rFonts w:ascii="Arial" w:eastAsia="Arial" w:hAnsi="Arial" w:cs="Arial"/>
            <w:color w:val="000000" w:themeColor="text1"/>
            <w:sz w:val="26"/>
            <w:szCs w:val="26"/>
          </w:rPr>
          <w:delText xml:space="preserve">)</w:delText>
        </w:r>
      </w:del>
      <w:ins w:id="1110" w:author="Assessor GDSXSR" w:date="2026-10-30T19:46:32Z">
        <w:r>
          <w:rPr>
            <w:rFonts w:ascii="Arial" w:eastAsia="Arial" w:hAnsi="Arial" w:cs="Arial"/>
            <w:i w:val="0"/>
            <w:color w:val="808080"/>
            <w:sz w:val="26"/>
            <w:szCs w:val="26"/>
          </w:rPr>
          <w:t xml:space="preserve">Desª</w:t>
        </w:r>
      </w:ins>
      <w:r>
        <w:rPr>
          <w:rFonts w:ascii="Arial" w:eastAsia="Arial" w:hAnsi="Arial" w:cs="Arial"/>
          <w:color w:val="000000" w:themeColor="text1"/>
          <w:sz w:val="26"/>
          <w:szCs w:val="26"/>
        </w:rPr>
        <w:t xml:space="preserve">. Fátima Rafael, 7ª Turma Cível, j.</w:t>
      </w:r>
      <w:del w:id="1111" w:author="Assessor GDSXSR" w:date="2026-10-30T19:46:32Z">
        <w:r>
          <w:rPr>
            <w:rFonts w:ascii="Arial" w:eastAsia="Arial" w:hAnsi="Arial" w:cs="Arial"/>
            <w:color w:val="000000" w:themeColor="text1"/>
            <w:sz w:val="26"/>
            <w:szCs w:val="26"/>
          </w:rPr>
          <w:delText xml:space="preserve"> </w:delText>
        </w:r>
        <w:r>
          <w:rPr>
            <w:rFonts w:ascii="Arial" w:eastAsia="Arial" w:hAnsi="Arial" w:cs="Arial"/>
            <w:sz w:val="26"/>
            <w:szCs w:val="26"/>
          </w:rPr>
          <w:delText xml:space="preserve"> </w:delText>
        </w:r>
      </w:del>
      <w:ins w:id="1112" w:author="Assessor GDSXSR" w:date="2026-10-30T19:46:32Z">
        <w:r>
          <w:rPr>
            <w:rFonts w:ascii="Arial" w:eastAsia="Arial" w:hAnsi="Arial" w:cs="Arial"/>
            <w:i w:val="0"/>
            <w:color w:val="808080"/>
            <w:sz w:val="26"/>
            <w:szCs w:val="26"/>
          </w:rPr>
          <w:t xml:space="preserve"> </w:t>
        </w:r>
      </w:ins>
      <w:r>
        <w:rPr>
          <w:rFonts w:ascii="Arial" w:eastAsia="Arial" w:hAnsi="Arial" w:cs="Arial"/>
          <w:sz w:val="26"/>
          <w:szCs w:val="26"/>
        </w:rPr>
        <w:t xml:space="preserve">26/08/2026, DJe</w:t>
      </w:r>
      <w:del w:id="1113" w:author="Assessor GDSXSR" w:date="2026-10-30T19:46:32Z">
        <w:r>
          <w:rPr>
            <w:rFonts w:ascii="Arial" w:eastAsia="Arial" w:hAnsi="Arial" w:cs="Arial"/>
            <w:sz w:val="26"/>
            <w:szCs w:val="26"/>
          </w:rPr>
          <w:delText xml:space="preserve">:</w:delText>
        </w:r>
      </w:del>
      <w:r>
        <w:rPr>
          <w:rFonts w:ascii="Arial" w:eastAsia="Arial" w:hAnsi="Arial" w:cs="Arial"/>
          <w:sz w:val="26"/>
          <w:szCs w:val="26"/>
        </w:rPr>
        <w:t xml:space="preserve"> 17/09/2026.</w:t>
      </w:r>
      <w:commentRangeEnd w:id="7"/>
      <w:r>
        <w:rPr>
          <w:rStyle w:val="CommentReference"/>
        </w:rPr>
        <w:commentReference w:id="7"/>
      </w:r>
    </w:p>
    <w:p w14:paraId="24EBF270" w14:textId="3FA6A2BC" w:rsidR="00886ABA" w:rsidRDefault="00886ABA" w:rsidP="519F5A7F">
      <w:pPr>
        <w:spacing w:before="210" w:after="210" w:line="300" w:lineRule="auto"/>
        <w:rPr>
          <w:rFonts w:ascii="Segoe UI" w:eastAsia="Segoe UI" w:hAnsi="Segoe UI" w:cs="Segoe UI"/>
          <w:color w:val="464FEB"/>
          <w:sz w:val="21"/>
          <w:szCs w:val="21"/>
        </w:rPr>
      </w:pPr>
    </w:p>
    <w:p w14:paraId="5119E490" w14:textId="2BBA401E" w:rsidR="00886ABA" w:rsidRPr="00921FBA" w:rsidRDefault="73146226" w:rsidP="519F5A7F">
      <w:pPr>
        <w:pStyle w:val="Ttulo1"/>
        <w:spacing w:before="281" w:after="281" w:line="300" w:lineRule="auto"/>
        <w:rPr>
          <w:rFonts w:asciiTheme="minorHAnsi" w:eastAsia="Segoe UI" w:hAnsiTheme="minorHAnsi" w:cstheme="minorHAnsi"/>
          <w:bCs/>
          <w:color w:val="FF0000"/>
          <w:sz w:val="22"/>
          <w:szCs w:val="22"/>
        </w:rPr>
      </w:pPr>
      <w:r w:rsidRPr="00921FBA">
        <w:rPr>
          <w:rFonts w:asciiTheme="minorHAnsi" w:eastAsia="Segoe UI" w:hAnsiTheme="minorHAnsi" w:cstheme="minorHAnsi"/>
          <w:bCs/>
          <w:color w:val="FF0000"/>
          <w:sz w:val="22"/>
          <w:szCs w:val="22"/>
        </w:rPr>
        <w:t>RESUMO DA APELAÇÃO</w:t>
      </w:r>
    </w:p>
    <w:p w14:paraId="45B2A4F4" w14:textId="1AB3D43A" w:rsidR="00886ABA" w:rsidRPr="00921FBA" w:rsidRDefault="73146226" w:rsidP="519F5A7F">
      <w:pPr>
        <w:pStyle w:val="Ttulo2"/>
        <w:spacing w:before="261" w:after="261" w:line="300" w:lineRule="auto"/>
        <w:jc w:val="both"/>
        <w:rPr>
          <w:rFonts w:asciiTheme="minorHAnsi" w:eastAsia="Segoe UI" w:hAnsiTheme="minorHAnsi" w:cstheme="minorHAnsi"/>
          <w:b/>
          <w:bCs/>
          <w:color w:val="FF0000"/>
          <w:sz w:val="22"/>
          <w:szCs w:val="22"/>
        </w:rPr>
      </w:pPr>
      <w:r w:rsidRPr="00921FBA">
        <w:rPr>
          <w:rFonts w:asciiTheme="minorHAnsi" w:eastAsia="Segoe UI" w:hAnsiTheme="minorHAnsi" w:cstheme="minorHAnsi"/>
          <w:b/>
          <w:bCs/>
          <w:color w:val="FF0000"/>
          <w:sz w:val="22"/>
          <w:szCs w:val="22"/>
        </w:rPr>
        <w:t>I. RAZÕES RECURSAIS</w:t>
      </w:r>
    </w:p>
    <w:p w14:paraId="30464F16" w14:textId="1CCDAEF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Cabimento e tempestividade</w:t>
      </w:r>
    </w:p>
    <w:p w14:paraId="06A9727F" w14:textId="0FA426C7" w:rsidR="00886ABA" w:rsidRPr="00921FBA" w:rsidRDefault="73146226" w:rsidP="519F5A7F">
      <w:pPr>
        <w:pStyle w:val="PargrafodaLista"/>
        <w:numPr>
          <w:ilvl w:val="0"/>
          <w:numId w:val="12"/>
        </w:numPr>
        <w:spacing w:after="0" w:line="300" w:lineRule="auto"/>
        <w:jc w:val="both"/>
        <w:rPr>
          <w:rFonts w:eastAsia="Segoe UI" w:cstheme="minorHAnsi"/>
          <w:color w:val="FF0000"/>
        </w:rPr>
      </w:pPr>
      <w:r w:rsidRPr="00921FBA">
        <w:rPr>
          <w:rFonts w:eastAsia="Segoe UI" w:cstheme="minorHAnsi"/>
          <w:color w:val="FF0000"/>
        </w:rPr>
        <w:t xml:space="preserve">A apelação é cabível contra a sentença que resolveu o mérito e julgou improcedentes os pedidos, nos termos dos arts. 1.009 e 1.010 do Código de Processo Civil. Sustenta-se, ainda, a tempestividade do recurso, considerando a publicação da sentença em 19/08/2026 e o prazo de 15 dias úteis, bem como a dispensa de preparo em razão da gratuidade de justiça. </w:t>
      </w:r>
      <w:hyperlink r:id="rId15">
        <w:r w:rsidRPr="00921FBA">
          <w:rPr>
            <w:rStyle w:val="Hyperlink"/>
            <w:rFonts w:eastAsia="Segoe UI" w:cstheme="minorHAnsi"/>
            <w:color w:val="FF0000"/>
            <w:u w:val="none"/>
          </w:rPr>
          <w:t>[APC 0703514-37 | PDF]</w:t>
        </w:r>
      </w:hyperlink>
    </w:p>
    <w:p w14:paraId="3439FA03" w14:textId="3612629B"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Incidência do Código de Defesa do Consumidor e ônus da prova</w:t>
      </w:r>
    </w:p>
    <w:p w14:paraId="6A87D900" w14:textId="2DA0F38B" w:rsidR="00886ABA" w:rsidRPr="00921FBA" w:rsidRDefault="73146226" w:rsidP="519F5A7F">
      <w:pPr>
        <w:pStyle w:val="PargrafodaLista"/>
        <w:numPr>
          <w:ilvl w:val="0"/>
          <w:numId w:val="11"/>
        </w:numPr>
        <w:spacing w:after="0" w:line="300" w:lineRule="auto"/>
        <w:jc w:val="both"/>
        <w:rPr>
          <w:rFonts w:eastAsia="Segoe UI" w:cstheme="minorHAnsi"/>
          <w:color w:val="FF0000"/>
        </w:rPr>
      </w:pPr>
      <w:r w:rsidRPr="00921FBA">
        <w:rPr>
          <w:rFonts w:eastAsia="Segoe UI" w:cstheme="minorHAnsi"/>
          <w:color w:val="FF0000"/>
        </w:rPr>
        <w:t xml:space="preserve">A controvérsia decorre de atividade de crédito e cobrança e, por isso, está submetida às normas consumeristas. Diante da negativa de contratação, competia à apelada demonstrar a formação da relação jurídica e a origem do débito, conforme os arts. 6º, VIII, do Código de Defesa do Consumidor, e 373, II e § 1º, do Código de Processo Civil. A apelante argumenta que não lhe pode ser imposto o ônus de provar fato negativo, especialmente porque os documentos relativos à operação se encontram sob a disponibilidade da fornecedora. </w:t>
      </w:r>
      <w:hyperlink r:id="rId16">
        <w:r w:rsidRPr="00921FBA">
          <w:rPr>
            <w:rStyle w:val="Hyperlink"/>
            <w:rFonts w:eastAsia="Segoe UI" w:cstheme="minorHAnsi"/>
            <w:color w:val="FF0000"/>
            <w:u w:val="none"/>
          </w:rPr>
          <w:t>[APC 0703514-37 | PDF]</w:t>
        </w:r>
      </w:hyperlink>
    </w:p>
    <w:p w14:paraId="0BAD854B" w14:textId="4806788A"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Ausência de prova da contratação e insuficiência dos documentos unilaterais</w:t>
      </w:r>
    </w:p>
    <w:p w14:paraId="0838DD53" w14:textId="211A38EC" w:rsidR="00886ABA" w:rsidRPr="00921FBA" w:rsidRDefault="73146226" w:rsidP="519F5A7F">
      <w:pPr>
        <w:pStyle w:val="PargrafodaLista"/>
        <w:numPr>
          <w:ilvl w:val="0"/>
          <w:numId w:val="10"/>
        </w:numPr>
        <w:spacing w:after="0" w:line="300" w:lineRule="auto"/>
        <w:jc w:val="both"/>
        <w:rPr>
          <w:rFonts w:eastAsia="Segoe UI" w:cstheme="minorHAnsi"/>
          <w:color w:val="FF0000"/>
        </w:rPr>
      </w:pPr>
      <w:r w:rsidRPr="00921FBA">
        <w:rPr>
          <w:rFonts w:eastAsia="Segoe UI" w:cstheme="minorHAnsi"/>
          <w:color w:val="FF0000"/>
        </w:rPr>
        <w:t xml:space="preserve">A apelada não teria apresentado contrato individualizado, proposta, comprovação de aceite, dados de autenticação, prova de utilização do serviço ou documento que demonstrasse a origem discriminada dos valores cobrados. Telas sistêmicas, planilhas, extratos internos e faturas produzidas unilateralmente seriam insuficientes para comprovar a manifestação de vontade da consumidora e a efetiva constituição do débito. </w:t>
      </w:r>
      <w:hyperlink r:id="rId17">
        <w:r w:rsidRPr="00921FBA">
          <w:rPr>
            <w:rStyle w:val="Hyperlink"/>
            <w:rFonts w:eastAsia="Segoe UI" w:cstheme="minorHAnsi"/>
            <w:color w:val="FF0000"/>
            <w:u w:val="none"/>
          </w:rPr>
          <w:t>[APC 0703514-37 | PDF]</w:t>
        </w:r>
      </w:hyperlink>
    </w:p>
    <w:p w14:paraId="64E302C5" w14:textId="133FE47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Impugnação da contratação e dever de comprovação do vínculo</w:t>
      </w:r>
    </w:p>
    <w:p w14:paraId="7A9D27F2" w14:textId="1DB5EE3C" w:rsidR="00886ABA" w:rsidRPr="00921FBA" w:rsidRDefault="73146226" w:rsidP="519F5A7F">
      <w:pPr>
        <w:pStyle w:val="PargrafodaLista"/>
        <w:numPr>
          <w:ilvl w:val="0"/>
          <w:numId w:val="9"/>
        </w:numPr>
        <w:spacing w:after="0" w:line="300" w:lineRule="auto"/>
        <w:jc w:val="both"/>
        <w:rPr>
          <w:rFonts w:eastAsia="Segoe UI" w:cstheme="minorHAnsi"/>
          <w:color w:val="FF0000"/>
        </w:rPr>
      </w:pPr>
      <w:r w:rsidRPr="00921FBA">
        <w:rPr>
          <w:rFonts w:eastAsia="Segoe UI" w:cstheme="minorHAnsi"/>
          <w:color w:val="FF0000"/>
        </w:rPr>
        <w:lastRenderedPageBreak/>
        <w:t xml:space="preserve">A apelante invoca a orientação firmada no Tema 1.061 do Superior Tribunal de Justiça, segundo a qual, impugnada pelo consumidor a autenticidade de contrato bancário, incumbe ao fornecedor demonstrar a regularidade do instrumento mediante perícia ou outro meio de prova robusto. Argumenta que essa fundamentação é aplicável com maior intensidade ao caso, pois não teria sido apresentado sequer contrato individualizado relacionado aos valores cobrados. </w:t>
      </w:r>
      <w:hyperlink r:id="rId18">
        <w:r w:rsidRPr="00921FBA">
          <w:rPr>
            <w:rStyle w:val="Hyperlink"/>
            <w:rFonts w:eastAsia="Segoe UI" w:cstheme="minorHAnsi"/>
            <w:color w:val="FF0000"/>
            <w:u w:val="none"/>
          </w:rPr>
          <w:t>[APC 0703514-37 | PDF]</w:t>
        </w:r>
      </w:hyperlink>
    </w:p>
    <w:p w14:paraId="37825A82" w14:textId="6D8C1121"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Cessão de crédito e necessidade de comprovação do débito originário</w:t>
      </w:r>
    </w:p>
    <w:p w14:paraId="4D5CC659" w14:textId="7F15FFEC" w:rsidR="00886ABA" w:rsidRPr="00921FBA" w:rsidRDefault="73146226" w:rsidP="519F5A7F">
      <w:pPr>
        <w:pStyle w:val="PargrafodaLista"/>
        <w:numPr>
          <w:ilvl w:val="0"/>
          <w:numId w:val="8"/>
        </w:numPr>
        <w:spacing w:after="0" w:line="300" w:lineRule="auto"/>
        <w:jc w:val="both"/>
        <w:rPr>
          <w:rFonts w:eastAsia="Segoe UI" w:cstheme="minorHAnsi"/>
          <w:color w:val="FF0000"/>
        </w:rPr>
      </w:pPr>
      <w:r w:rsidRPr="00921FBA">
        <w:rPr>
          <w:rFonts w:eastAsia="Segoe UI" w:cstheme="minorHAnsi"/>
          <w:color w:val="FF0000"/>
        </w:rPr>
        <w:t xml:space="preserve">A demonstração da cessão de crédito não comprova, por si só, a existência e a exigibilidade da obrigação perante a consumidora. A cessão evidencia apenas o negócio celebrado entre cedente e cessionária, permanecendo indispensável a comprovação da contratação originária, da disponibilização do produto ou serviço, da titularidade do crédito e da correspondência entre a obrigação e a apelante. </w:t>
      </w:r>
      <w:hyperlink r:id="rId19">
        <w:r w:rsidRPr="00921FBA">
          <w:rPr>
            <w:rStyle w:val="Hyperlink"/>
            <w:rFonts w:eastAsia="Segoe UI" w:cstheme="minorHAnsi"/>
            <w:color w:val="FF0000"/>
            <w:u w:val="none"/>
          </w:rPr>
          <w:t>[APC 0703514-37 | PDF]</w:t>
        </w:r>
      </w:hyperlink>
    </w:p>
    <w:p w14:paraId="688E2546" w14:textId="6BC7668D"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Inexistência do débito</w:t>
      </w:r>
    </w:p>
    <w:p w14:paraId="2D7CB0C9" w14:textId="7FA1443C" w:rsidR="00886ABA" w:rsidRPr="00921FBA" w:rsidRDefault="73146226" w:rsidP="519F5A7F">
      <w:pPr>
        <w:pStyle w:val="PargrafodaLista"/>
        <w:numPr>
          <w:ilvl w:val="0"/>
          <w:numId w:val="7"/>
        </w:numPr>
        <w:spacing w:after="0" w:line="300" w:lineRule="auto"/>
        <w:jc w:val="both"/>
        <w:rPr>
          <w:rFonts w:eastAsia="Segoe UI" w:cstheme="minorHAnsi"/>
          <w:color w:val="FF0000"/>
        </w:rPr>
      </w:pPr>
      <w:r w:rsidRPr="00921FBA">
        <w:rPr>
          <w:rFonts w:eastAsia="Segoe UI" w:cstheme="minorHAnsi"/>
          <w:color w:val="FF0000"/>
        </w:rPr>
        <w:t xml:space="preserve">A ausência de prova segura e individualizada da contratação impediria o reconhecimento da exigibilidade dos valores atribuídos à apelante. Sustenta-se, assim, que devem ser declarados inexistentes os débitos questionados, com a cessação das cobranças e a exclusão definitiva das anotações e ofertas de negociação relacionadas às obrigações não comprovadas. </w:t>
      </w:r>
      <w:hyperlink r:id="rId20">
        <w:r w:rsidRPr="00921FBA">
          <w:rPr>
            <w:rStyle w:val="Hyperlink"/>
            <w:rFonts w:eastAsia="Segoe UI" w:cstheme="minorHAnsi"/>
            <w:color w:val="FF0000"/>
            <w:u w:val="none"/>
          </w:rPr>
          <w:t>[APC 0703514-37 | PDF]</w:t>
        </w:r>
      </w:hyperlink>
    </w:p>
    <w:p w14:paraId="4E656A4C" w14:textId="3BF13238"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Falha na prestação do serviço e responsabilidade objetiva</w:t>
      </w:r>
    </w:p>
    <w:p w14:paraId="2EBD7D2D" w14:textId="4C493B01" w:rsidR="00886ABA" w:rsidRPr="00921FBA" w:rsidRDefault="73146226" w:rsidP="519F5A7F">
      <w:pPr>
        <w:pStyle w:val="PargrafodaLista"/>
        <w:numPr>
          <w:ilvl w:val="0"/>
          <w:numId w:val="6"/>
        </w:numPr>
        <w:spacing w:after="0" w:line="300" w:lineRule="auto"/>
        <w:jc w:val="both"/>
        <w:rPr>
          <w:rFonts w:eastAsia="Segoe UI" w:cstheme="minorHAnsi"/>
          <w:color w:val="FF0000"/>
        </w:rPr>
      </w:pPr>
      <w:r w:rsidRPr="00921FBA">
        <w:rPr>
          <w:rFonts w:eastAsia="Segoe UI" w:cstheme="minorHAnsi"/>
          <w:color w:val="FF0000"/>
        </w:rPr>
        <w:t xml:space="preserve">A imputação e a cobrança de obrigação sem lastro contratual comprovado caracterizariam defeito na prestação do serviço. Com fundamento no art. 14 do Código de Defesa do Consumidor, a apelante sustenta a responsabilidade objetiva da apelada, que não teria demonstrado a inexistência do defeito nem culpa exclusiva da consumidora ou de terceiro. </w:t>
      </w:r>
      <w:hyperlink r:id="rId21">
        <w:r w:rsidRPr="00921FBA">
          <w:rPr>
            <w:rStyle w:val="Hyperlink"/>
            <w:rFonts w:eastAsia="Segoe UI" w:cstheme="minorHAnsi"/>
            <w:color w:val="FF0000"/>
            <w:u w:val="none"/>
          </w:rPr>
          <w:t>[APC 0703514-37 | PDF]</w:t>
        </w:r>
      </w:hyperlink>
    </w:p>
    <w:p w14:paraId="580B025F" w14:textId="599394A7"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Inexatidão das informações inseridas em ambiente de crédito</w:t>
      </w:r>
    </w:p>
    <w:p w14:paraId="5EACF11A" w14:textId="67CEC0D8" w:rsidR="00886ABA" w:rsidRPr="00921FBA" w:rsidRDefault="73146226" w:rsidP="519F5A7F">
      <w:pPr>
        <w:pStyle w:val="PargrafodaLista"/>
        <w:numPr>
          <w:ilvl w:val="0"/>
          <w:numId w:val="5"/>
        </w:numPr>
        <w:spacing w:after="0" w:line="300" w:lineRule="auto"/>
        <w:jc w:val="both"/>
        <w:rPr>
          <w:rFonts w:eastAsia="Segoe UI" w:cstheme="minorHAnsi"/>
          <w:color w:val="FF0000"/>
        </w:rPr>
      </w:pPr>
      <w:r w:rsidRPr="00921FBA">
        <w:rPr>
          <w:rFonts w:eastAsia="Segoe UI" w:cstheme="minorHAnsi"/>
          <w:color w:val="FF0000"/>
        </w:rPr>
        <w:t xml:space="preserve">A vinculação da consumidora a débito sem origem comprovada violaria o art. 43 do Código de Defesa do Consumidor, segundo o qual as informações mantidas em cadastros e bancos de dados devem ser objetivas, claras e verdadeiras. A apelante afirma que a ilicitude decorre da inserção ou manutenção de informação inexata, bem como da ausência de correção dos dados relacionados aos valores impugnados. </w:t>
      </w:r>
      <w:hyperlink r:id="rId22">
        <w:r w:rsidRPr="00921FBA">
          <w:rPr>
            <w:rStyle w:val="Hyperlink"/>
            <w:rFonts w:eastAsia="Segoe UI" w:cstheme="minorHAnsi"/>
            <w:color w:val="FF0000"/>
            <w:u w:val="none"/>
          </w:rPr>
          <w:t>[APC 0703514-37 | PDF]</w:t>
        </w:r>
      </w:hyperlink>
    </w:p>
    <w:p w14:paraId="04C4493E" w14:textId="65153F26"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Dano moral decorrente do conjunto das circunstâncias</w:t>
      </w:r>
    </w:p>
    <w:p w14:paraId="59BCDD75" w14:textId="7CD3F734" w:rsidR="00886ABA" w:rsidRPr="00921FBA" w:rsidRDefault="73146226" w:rsidP="519F5A7F">
      <w:pPr>
        <w:pStyle w:val="PargrafodaLista"/>
        <w:numPr>
          <w:ilvl w:val="0"/>
          <w:numId w:val="4"/>
        </w:numPr>
        <w:spacing w:after="0" w:line="300" w:lineRule="auto"/>
        <w:jc w:val="both"/>
        <w:rPr>
          <w:rFonts w:eastAsia="Segoe UI" w:cstheme="minorHAnsi"/>
          <w:color w:val="FF0000"/>
        </w:rPr>
      </w:pPr>
      <w:r w:rsidRPr="00921FBA">
        <w:rPr>
          <w:rFonts w:eastAsia="Segoe UI" w:cstheme="minorHAnsi"/>
          <w:color w:val="FF0000"/>
        </w:rPr>
        <w:t xml:space="preserve">A reparação extrapatrimonial não estaria fundamentada na simples existência de oferta na plataforma Serasa Limpa Nome, mas no conjunto formado pela imputação de dívida não contratada, insistência nas cobranças, manutenção da informação em ambiente </w:t>
      </w:r>
      <w:r w:rsidRPr="00921FBA">
        <w:rPr>
          <w:rFonts w:eastAsia="Segoe UI" w:cstheme="minorHAnsi"/>
          <w:color w:val="FF0000"/>
        </w:rPr>
        <w:lastRenderedPageBreak/>
        <w:t xml:space="preserve">relacionado à avaliação de crédito, possível repercussão no score e necessidade de ajuizamento da ação para afastar a cobrança. </w:t>
      </w:r>
      <w:hyperlink r:id="rId23">
        <w:r w:rsidRPr="00921FBA">
          <w:rPr>
            <w:rStyle w:val="Hyperlink"/>
            <w:rFonts w:eastAsia="Segoe UI" w:cstheme="minorHAnsi"/>
            <w:color w:val="FF0000"/>
            <w:u w:val="none"/>
          </w:rPr>
          <w:t>[APC 0703514-37 | PDF]</w:t>
        </w:r>
      </w:hyperlink>
    </w:p>
    <w:p w14:paraId="77910010" w14:textId="414C0D6A"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Distinção entre oferta legítima de negociação e cobrança de débito inexistente</w:t>
      </w:r>
    </w:p>
    <w:p w14:paraId="13A7C24D" w14:textId="6EB10D5D" w:rsidR="00886ABA" w:rsidRPr="00921FBA" w:rsidRDefault="73146226" w:rsidP="519F5A7F">
      <w:pPr>
        <w:pStyle w:val="PargrafodaLista"/>
        <w:numPr>
          <w:ilvl w:val="0"/>
          <w:numId w:val="3"/>
        </w:numPr>
        <w:spacing w:after="0" w:line="300" w:lineRule="auto"/>
        <w:jc w:val="both"/>
        <w:rPr>
          <w:rFonts w:eastAsia="Segoe UI" w:cstheme="minorHAnsi"/>
          <w:color w:val="FF0000"/>
        </w:rPr>
      </w:pPr>
      <w:r w:rsidRPr="00921FBA">
        <w:rPr>
          <w:rFonts w:eastAsia="Segoe UI" w:cstheme="minorHAnsi"/>
          <w:color w:val="FF0000"/>
        </w:rPr>
        <w:t xml:space="preserve">A apelante reconhece a existência de precedentes que afastam o dano moral quando a plataforma Serasa Limpa Nome apenas veicula dívida legítima, sem publicidade a terceiros ou repercussão no score. Defende, contudo, a distinção desses julgados, pois, no caso concreto, a contratação não teria sido comprovada e a informação indevida teria produzido ou seria apta a produzir efeitos na avaliação de crédito e no acesso da consumidora ao mercado. </w:t>
      </w:r>
      <w:hyperlink r:id="rId24">
        <w:r w:rsidRPr="00921FBA">
          <w:rPr>
            <w:rStyle w:val="Hyperlink"/>
            <w:rFonts w:eastAsia="Segoe UI" w:cstheme="minorHAnsi"/>
            <w:color w:val="FF0000"/>
            <w:u w:val="none"/>
          </w:rPr>
          <w:t>[APC 0703514-37 | PDF]</w:t>
        </w:r>
      </w:hyperlink>
    </w:p>
    <w:p w14:paraId="74CCD692" w14:textId="3030CF79" w:rsidR="00886ABA" w:rsidRPr="00921FBA" w:rsidRDefault="73146226" w:rsidP="519F5A7F">
      <w:pPr>
        <w:spacing w:before="210" w:after="210" w:line="300" w:lineRule="auto"/>
        <w:jc w:val="both"/>
        <w:rPr>
          <w:rFonts w:eastAsia="Segoe UI" w:cstheme="minorHAnsi"/>
          <w:b/>
          <w:bCs/>
          <w:color w:val="FF0000"/>
        </w:rPr>
      </w:pPr>
      <w:r w:rsidRPr="00921FBA">
        <w:rPr>
          <w:rFonts w:eastAsia="Segoe UI" w:cstheme="minorHAnsi"/>
          <w:b/>
          <w:bCs/>
          <w:color w:val="FF0000"/>
        </w:rPr>
        <w:t>Necessidade de reforma integral da sentença</w:t>
      </w:r>
    </w:p>
    <w:p w14:paraId="46BE7982" w14:textId="3C88100C" w:rsidR="00886ABA" w:rsidRPr="00921FBA" w:rsidRDefault="73146226" w:rsidP="519F5A7F">
      <w:pPr>
        <w:pStyle w:val="PargrafodaLista"/>
        <w:numPr>
          <w:ilvl w:val="0"/>
          <w:numId w:val="2"/>
        </w:numPr>
        <w:spacing w:after="0" w:line="300" w:lineRule="auto"/>
        <w:jc w:val="both"/>
        <w:rPr>
          <w:rFonts w:eastAsia="Segoe UI" w:cstheme="minorHAnsi"/>
          <w:color w:val="FF0000"/>
        </w:rPr>
      </w:pPr>
      <w:r w:rsidRPr="00921FBA">
        <w:rPr>
          <w:rFonts w:eastAsia="Segoe UI" w:cstheme="minorHAnsi"/>
          <w:color w:val="FF0000"/>
        </w:rPr>
        <w:t xml:space="preserve">A sentença teria aplicado inadequadamente as regras de distribuição do ônus probatório ao admitir a exigibilidade da dívida sem prova individualizada da contratação. Segundo a apelante, a ausência de contrato e de documentação externa idônea exige o reconhecimento da inexistência dos débitos, da falha na prestação do serviço e do dever de indenizar. </w:t>
      </w:r>
      <w:hyperlink r:id="rId25">
        <w:r w:rsidRPr="00921FBA">
          <w:rPr>
            <w:rStyle w:val="Hyperlink"/>
            <w:rFonts w:eastAsia="Segoe UI" w:cstheme="minorHAnsi"/>
            <w:color w:val="FF0000"/>
            <w:u w:val="none"/>
          </w:rPr>
          <w:t>[APC 0703514-37 | PDF]</w:t>
        </w:r>
      </w:hyperlink>
    </w:p>
    <w:p w14:paraId="673B5BF9" w14:textId="6BB19DE4" w:rsidR="00886ABA" w:rsidRPr="00921FBA" w:rsidRDefault="73146226" w:rsidP="519F5A7F">
      <w:pPr>
        <w:pStyle w:val="Ttulo2"/>
        <w:spacing w:before="261" w:after="261" w:line="300" w:lineRule="auto"/>
        <w:jc w:val="both"/>
        <w:rPr>
          <w:rFonts w:asciiTheme="minorHAnsi" w:eastAsia="Segoe UI" w:hAnsiTheme="minorHAnsi" w:cstheme="minorHAnsi"/>
          <w:b/>
          <w:bCs/>
          <w:color w:val="FF0000"/>
          <w:sz w:val="22"/>
          <w:szCs w:val="22"/>
        </w:rPr>
      </w:pPr>
      <w:r w:rsidRPr="00921FBA">
        <w:rPr>
          <w:rFonts w:asciiTheme="minorHAnsi" w:eastAsia="Segoe UI" w:hAnsiTheme="minorHAnsi" w:cstheme="minorHAnsi"/>
          <w:b/>
          <w:bCs/>
          <w:color w:val="FF0000"/>
          <w:sz w:val="22"/>
          <w:szCs w:val="22"/>
        </w:rPr>
        <w:t>II. PEDIDO</w:t>
      </w:r>
    </w:p>
    <w:p w14:paraId="1EEE46E6" w14:textId="115148F6" w:rsidR="00886ABA" w:rsidRPr="00921FBA" w:rsidRDefault="73146226" w:rsidP="519F5A7F">
      <w:pPr>
        <w:pStyle w:val="PargrafodaLista"/>
        <w:numPr>
          <w:ilvl w:val="0"/>
          <w:numId w:val="1"/>
        </w:numPr>
        <w:spacing w:after="0" w:line="300" w:lineRule="auto"/>
        <w:jc w:val="both"/>
        <w:rPr>
          <w:rFonts w:eastAsia="Segoe UI" w:cstheme="minorHAnsi"/>
          <w:color w:val="FF0000"/>
        </w:rPr>
      </w:pPr>
      <w:r w:rsidRPr="00921FBA">
        <w:rPr>
          <w:rFonts w:eastAsia="Segoe UI" w:cstheme="minorHAnsi"/>
          <w:color w:val="FF0000"/>
        </w:rPr>
        <w:t xml:space="preserve">Requer o conhecimento e o provimento da apelação para reformar integralmente a sentença, a fim de: declarar a inexistência dos débitos; determinar a exclusão definitiva das anotações, cobranças e ofertas de negociação, inclusive na plataforma Serasa Limpa Nome e em outras bases destinatárias das informações; condenar a apelada ao pagamento de indenização por danos morais, em valor a ser arbitrado pelo Tribunal; e inverter os ônus sucumbenciais, com condenação ao pagamento das custas e dos honorários advocatícios, inclusive os decorrentes do trabalho recursal. </w:t>
      </w:r>
      <w:hyperlink r:id="rId26">
        <w:r w:rsidRPr="00921FBA">
          <w:rPr>
            <w:rStyle w:val="Hyperlink"/>
            <w:rFonts w:eastAsia="Segoe UI" w:cstheme="minorHAnsi"/>
            <w:color w:val="FF0000"/>
            <w:u w:val="none"/>
          </w:rPr>
          <w:t>[APC 0703514-37 | PDF]</w:t>
        </w:r>
      </w:hyperlink>
    </w:p>
    <w:p w14:paraId="58E96891" w14:textId="3D7F3788" w:rsidR="00886ABA" w:rsidRPr="00921FBA" w:rsidRDefault="00886ABA" w:rsidP="00DB1301">
      <w:pPr>
        <w:spacing w:after="0" w:line="360" w:lineRule="auto"/>
        <w:rPr>
          <w:rFonts w:cstheme="minorHAnsi"/>
        </w:rPr>
      </w:pPr>
    </w:p>
    <w:p w14:paraId="09638EC5" w14:textId="0A339635" w:rsidR="008766F4" w:rsidRDefault="008766F4" w:rsidP="519F5A7F">
      <w:pPr>
        <w:spacing w:before="210" w:after="210" w:line="300" w:lineRule="auto"/>
        <w:rPr>
          <w:rFonts w:ascii="Segoe UI" w:eastAsia="Segoe UI" w:hAnsi="Segoe UI" w:cs="Segoe UI"/>
          <w:color w:val="FF0000"/>
          <w:sz w:val="21"/>
          <w:szCs w:val="21"/>
        </w:rPr>
      </w:pPr>
    </w:p>
    <w:p w14:paraId="4A8A55F6" w14:textId="77777777" w:rsidR="00921FBA" w:rsidRDefault="00921FBA" w:rsidP="519F5A7F">
      <w:pPr>
        <w:spacing w:before="210" w:after="210" w:line="300" w:lineRule="auto"/>
        <w:rPr>
          <w:rFonts w:ascii="Segoe UI" w:eastAsia="Segoe UI" w:hAnsi="Segoe UI" w:cs="Segoe UI"/>
          <w:color w:val="FF0000"/>
          <w:sz w:val="21"/>
          <w:szCs w:val="21"/>
        </w:rPr>
      </w:pPr>
    </w:p>
    <w:p w14:paraId="6F755D61" w14:textId="77777777" w:rsidR="00921FBA" w:rsidRDefault="00921FBA" w:rsidP="519F5A7F">
      <w:pPr>
        <w:spacing w:before="210" w:after="210" w:line="300" w:lineRule="auto"/>
        <w:rPr>
          <w:rFonts w:ascii="Segoe UI" w:eastAsia="Segoe UI" w:hAnsi="Segoe UI" w:cs="Segoe UI"/>
          <w:color w:val="FF0000"/>
          <w:sz w:val="21"/>
          <w:szCs w:val="21"/>
        </w:rPr>
      </w:pPr>
    </w:p>
    <w:p w14:paraId="166EA8EF" w14:textId="77777777" w:rsidR="00921FBA" w:rsidRDefault="00921FBA" w:rsidP="519F5A7F">
      <w:pPr>
        <w:spacing w:before="210" w:after="210" w:line="300" w:lineRule="auto"/>
        <w:rPr>
          <w:rFonts w:ascii="Segoe UI" w:eastAsia="Segoe UI" w:hAnsi="Segoe UI" w:cs="Segoe UI"/>
          <w:color w:val="FF0000"/>
          <w:sz w:val="21"/>
          <w:szCs w:val="21"/>
        </w:rPr>
      </w:pPr>
    </w:p>
    <w:p w14:paraId="5A7BA6A1" w14:textId="77777777" w:rsidR="00921FBA" w:rsidRPr="00947A5B" w:rsidRDefault="00921FBA" w:rsidP="519F5A7F">
      <w:pPr>
        <w:spacing w:before="210" w:after="210" w:line="300" w:lineRule="auto"/>
        <w:rPr>
          <w:rFonts w:ascii="Segoe UI" w:eastAsia="Segoe UI" w:hAnsi="Segoe UI" w:cs="Segoe UI"/>
          <w:color w:val="FF0000"/>
          <w:sz w:val="21"/>
          <w:szCs w:val="21"/>
        </w:rPr>
      </w:pPr>
    </w:p>
    <w:p w14:paraId="4660DF7A" w14:textId="79398D4B" w:rsidR="008766F4" w:rsidRPr="00947A5B" w:rsidRDefault="008766F4" w:rsidP="395F27C1">
      <w:pPr>
        <w:spacing w:after="0" w:line="240" w:lineRule="auto"/>
        <w:rPr>
          <w:b/>
          <w:bCs/>
          <w:color w:val="FF0000"/>
        </w:rPr>
      </w:pPr>
    </w:p>
    <w:p w14:paraId="27C08013" w14:textId="279B1497" w:rsidR="6FA9F512" w:rsidRPr="00AD7F36" w:rsidRDefault="6FA9F512" w:rsidP="70C49520">
      <w:pPr>
        <w:spacing w:after="0" w:line="240" w:lineRule="auto"/>
        <w:rPr>
          <w:color w:val="FF0000"/>
        </w:rPr>
      </w:pP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98B13D7" w14:textId="75BFFD8A" w:rsidR="00F63CDB" w:rsidRDefault="596B6427" w:rsidP="4107E398">
      <w:pPr>
        <w:spacing w:after="0" w:line="360" w:lineRule="auto"/>
        <w:ind w:left="2268" w:firstLine="1134"/>
        <w:jc w:val="both"/>
      </w:pPr>
      <w:r w:rsidRPr="519F5A7F">
        <w:rPr>
          <w:rFonts w:ascii="Arial" w:hAnsi="Arial" w:cs="Arial"/>
          <w:i/>
          <w:iCs/>
          <w:sz w:val="26"/>
          <w:szCs w:val="26"/>
        </w:rPr>
        <w:t>“</w:t>
      </w:r>
      <w:r w:rsidR="56FC3C38" w:rsidRPr="519F5A7F">
        <w:rPr>
          <w:rFonts w:ascii="Arial" w:eastAsia="Arial" w:hAnsi="Arial" w:cs="Arial"/>
          <w:i/>
          <w:iCs/>
          <w:sz w:val="26"/>
          <w:szCs w:val="26"/>
        </w:rPr>
        <w:t xml:space="preserve">Cuida-se de ação de conhecimento ajuizada por MARIZETE PEREIRA DE OLIVEIRA em face de FIDC MULTISEGMENTOS NPL IPANEMA VI RESPONSABILIDADE LIMITADA, ambas devidamente qualificadas nos autos. </w:t>
      </w:r>
    </w:p>
    <w:p w14:paraId="127042B0" w14:textId="5E2F3556"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Narra a parte autora que, ao consultar seu cadastro em plataforma de proteção ao crédito, identificou a existência de débito vinculado a contrato cuja contratação desconhece, no valor de R$ 471,44. Sustenta não ter celebrado o negócio jurídico que deu origem à cobrança, tampouco ter recebido comunicação acerca da alegada cessão do crédito ou da inclusão da obrigação em sistema de negociação de dívidas. Afirma que a restrição indevida ocasionou constrangimentos e prejuízos de ordem extrapatrimonial. Com esses fundamentos, requereu a concessão dos benefícios da justiça gratuita, a inversão do ônus da prova, a exibição da documentação comprobatória da origem da dívida, a declaração de inexistência do débito, a exclusão do apontamento restritivo e a condenação da requerida ao pagamento de indenização por danos morais, que quantifica em R$45.540,00. </w:t>
      </w:r>
    </w:p>
    <w:p w14:paraId="41F76C01" w14:textId="62871126"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Declínio da competência, id. 276262813. </w:t>
      </w:r>
    </w:p>
    <w:p w14:paraId="4A48B1C8" w14:textId="493A65B9"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A parte ré compareceu espontaneamente ao feito e apresentou contestação (id 270661916), acompanhada de documentos. Sustentou a </w:t>
      </w:r>
      <w:r w:rsidRPr="519F5A7F">
        <w:rPr>
          <w:rFonts w:ascii="Arial" w:eastAsia="Arial" w:hAnsi="Arial" w:cs="Arial"/>
          <w:i/>
          <w:iCs/>
          <w:sz w:val="26"/>
          <w:szCs w:val="26"/>
        </w:rPr>
        <w:lastRenderedPageBreak/>
        <w:t xml:space="preserve">regularidade da cobrança, argumentando que a dívida decorre de contrato firmado pela autora com pessoa jurídica cedente originária, posteriormente transferido à requerida por negócio jurídico válido. Aduziu a existência de documentação relativa à contratação e ao histórico da obrigação, bem como a ocorrência de pagamentos parciais, afastando a alegação de fraude. Defendeu a legitimidade da inscrição questionada, a inexistência de ato ilícito apto a ensejar reparação moral e pugnou pela improcedência dos pedidos. Requereu, ainda, a condenação da parte autora por litigância de má-fé. </w:t>
      </w:r>
    </w:p>
    <w:p w14:paraId="0FBE9EF2" w14:textId="215A0013" w:rsidR="00F63CDB" w:rsidRDefault="56FC3C38" w:rsidP="4107E398">
      <w:pPr>
        <w:spacing w:after="0" w:line="360" w:lineRule="auto"/>
        <w:ind w:left="2268" w:firstLine="1134"/>
        <w:jc w:val="both"/>
      </w:pPr>
      <w:r w:rsidRPr="519F5A7F">
        <w:rPr>
          <w:rFonts w:ascii="Arial" w:eastAsia="Arial" w:hAnsi="Arial" w:cs="Arial"/>
          <w:i/>
          <w:iCs/>
          <w:sz w:val="26"/>
          <w:szCs w:val="26"/>
        </w:rPr>
        <w:t xml:space="preserve">A parte autora apresentou réplica (ID 284742453), em que reafirmou a inexistência da contratação impugnada, reiterou os pedidos formulados na inicial e requereu a aplicação de multa por litigância de má-fé à parte ré. </w:t>
      </w:r>
    </w:p>
    <w:p w14:paraId="45F155FA" w14:textId="33CBAB77" w:rsidR="00F63CDB" w:rsidRDefault="090B5C2D" w:rsidP="4107E398">
      <w:pPr>
        <w:spacing w:after="0" w:line="360" w:lineRule="auto"/>
        <w:ind w:left="2268" w:firstLine="1134"/>
        <w:jc w:val="both"/>
      </w:pPr>
      <w:r w:rsidRPr="519F5A7F">
        <w:rPr>
          <w:rFonts w:ascii="Arial" w:eastAsia="Arial" w:hAnsi="Arial" w:cs="Arial"/>
          <w:i/>
          <w:iCs/>
          <w:sz w:val="26"/>
          <w:szCs w:val="26"/>
        </w:rPr>
        <w:t>V</w:t>
      </w:r>
      <w:r w:rsidR="56FC3C38" w:rsidRPr="519F5A7F">
        <w:rPr>
          <w:rFonts w:ascii="Arial" w:eastAsia="Arial" w:hAnsi="Arial" w:cs="Arial"/>
          <w:i/>
          <w:iCs/>
          <w:sz w:val="26"/>
          <w:szCs w:val="26"/>
        </w:rPr>
        <w:t xml:space="preserve">ieram os autos conclusos para sentença. </w:t>
      </w:r>
    </w:p>
    <w:p w14:paraId="2A1367AB" w14:textId="54B452E4" w:rsidR="00F63CDB" w:rsidRDefault="56FC3C38" w:rsidP="519F5A7F">
      <w:pPr>
        <w:spacing w:after="0" w:line="360" w:lineRule="auto"/>
        <w:ind w:left="2268" w:firstLine="1134"/>
        <w:jc w:val="both"/>
        <w:rPr>
          <w:rFonts w:ascii="Arial" w:hAnsi="Arial" w:cs="Arial"/>
          <w:i/>
          <w:iCs/>
          <w:sz w:val="26"/>
          <w:szCs w:val="26"/>
        </w:rPr>
      </w:pPr>
      <w:r>
        <w:rPr>
          <w:rFonts w:ascii="Arial" w:eastAsia="Arial" w:hAnsi="Arial" w:cs="Arial"/>
          <w:i/>
          <w:iCs/>
          <w:sz w:val="26"/>
          <w:szCs w:val="26"/>
        </w:rPr>
        <w:t xml:space="preserve">É o relatório</w:t>
      </w:r>
      <w:del w:id="1114" w:author="Assessor GDSXSR" w:date="2026-10-30T19:46:32Z">
        <w:r>
          <w:rPr>
            <w:rFonts w:ascii="Arial" w:eastAsia="Arial" w:hAnsi="Arial" w:cs="Arial"/>
            <w:i/>
            <w:iCs/>
            <w:sz w:val="26"/>
            <w:szCs w:val="26"/>
          </w:rPr>
          <w:delText xml:space="preserve">"</w:delText>
        </w:r>
      </w:del>
      <w:r>
        <w:rPr>
          <w:rFonts w:ascii="Arial" w:eastAsia="Arial" w:hAnsi="Arial" w:cs="Arial"/>
          <w:sz w:val="26"/>
          <w:szCs w:val="26"/>
        </w:rPr>
        <w:t xml:space="preserve">.</w:t>
      </w:r>
      <w:del w:id="1115" w:author="Assessor GDSXSR" w:date="2026-10-30T19:46:32Z">
        <w:r>
          <w:rPr>
            <w:rFonts w:ascii="Arial" w:eastAsia="Arial" w:hAnsi="Arial" w:cs="Arial"/>
            <w:sz w:val="26"/>
            <w:szCs w:val="26"/>
          </w:rPr>
          <w:delText xml:space="preserve"> </w:delText>
        </w:r>
        <w:r>
          <w:rPr>
            <w:rFonts w:ascii="Arial" w:hAnsi="Arial" w:cs="Arial"/>
            <w:i/>
            <w:iCs/>
            <w:sz w:val="26"/>
            <w:szCs w:val="26"/>
          </w:rPr>
          <w:delText xml:space="preserve"> </w:delText>
        </w:r>
      </w:del>
      <w:ins w:id="1116" w:author="Assessor GDSXSR" w:date="2026-10-30T19:46:32Z">
        <w:r>
          <w:rPr>
            <w:rFonts w:ascii="Arial" w:eastAsia="Arial" w:hAnsi="Arial" w:cs="Arial"/>
            <w:color w:val="808080"/>
            <w:sz w:val="26"/>
            <w:szCs w:val="26"/>
          </w:rPr>
          <w:t xml:space="preserve">” </w:t>
        </w:r>
      </w:ins>
      <w:r>
        <w:rPr>
          <w:rFonts w:ascii="Arial" w:hAnsi="Arial" w:cs="Arial"/>
          <w:i/>
          <w:iCs/>
          <w:sz w:val="26"/>
          <w:szCs w:val="26"/>
        </w:rPr>
        <w:t xml:space="preserve">(</w:t>
      </w:r>
      <w:r>
        <w:rPr>
          <w:rFonts w:ascii="Arial" w:hAnsi="Arial" w:cs="Arial"/>
          <w:i/>
          <w:iCs/>
          <w:sz w:val="26"/>
          <w:szCs w:val="26"/>
        </w:rPr>
        <w:t xml:space="preserve">ID </w:t>
      </w:r>
      <w:r>
        <w:rPr>
          <w:rFonts w:ascii="Arial" w:hAnsi="Arial" w:cs="Arial"/>
          <w:i/>
          <w:iCs/>
          <w:sz w:val="26"/>
          <w:szCs w:val="26"/>
        </w:rPr>
        <w:t xml:space="preserve">8</w:t>
      </w:r>
      <w:r>
        <w:rPr>
          <w:rFonts w:ascii="Arial" w:hAnsi="Arial" w:cs="Arial"/>
          <w:i/>
          <w:iCs/>
          <w:sz w:val="26"/>
          <w:szCs w:val="26"/>
        </w:rPr>
        <w:t xml:space="preserve">9</w:t>
      </w:r>
      <w:r>
        <w:rPr>
          <w:rFonts w:ascii="Arial" w:hAnsi="Arial" w:cs="Arial"/>
          <w:i/>
          <w:iCs/>
          <w:sz w:val="26"/>
          <w:szCs w:val="26"/>
        </w:rPr>
        <w:t xml:space="preserve">866233</w:t>
      </w:r>
      <w:r>
        <w:rPr>
          <w:rFonts w:ascii="Arial" w:hAnsi="Arial" w:cs="Arial"/>
          <w:i/>
          <w:iCs/>
          <w:sz w:val="26"/>
          <w:szCs w:val="26"/>
        </w:rPr>
        <w:t xml:space="preserve">)</w:t>
      </w:r>
      <w:ins w:id="1117" w:author="Assessor GDSXSR" w:date="2026-10-30T19:46:32Z">
        <w:r>
          <w:rPr>
            <w:rFonts w:ascii="Arial" w:hAnsi="Arial" w:cs="Arial"/>
            <w:i/>
            <w:iCs/>
            <w:color w:val="808080"/>
            <w:sz w:val="26"/>
            <w:szCs w:val="26"/>
          </w:rPr>
          <w:t xml:space="preserve">.</w:t>
        </w:r>
      </w:ins>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0579234" w:rsidR="0061262D" w:rsidRDefault="5A02C1C2" w:rsidP="00DB1301">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A </w:t>
      </w:r>
      <w:del w:id="1118" w:author="Assessor GDSXSR" w:date="2026-10-30T19:46:32Z">
        <w:r>
          <w:rPr>
            <w:rFonts w:ascii="Arial" w:hAnsi="Arial" w:cs="Arial"/>
            <w:sz w:val="28"/>
            <w:szCs w:val="28"/>
          </w:rPr>
          <w:delText xml:space="preserve">MM</w:delText>
        </w:r>
        <w:r>
          <w:rPr>
            <w:rFonts w:ascii="Arial" w:hAnsi="Arial" w:cs="Arial"/>
            <w:sz w:val="28"/>
            <w:szCs w:val="28"/>
          </w:rPr>
          <w:delText xml:space="preserve">ª</w:delText>
        </w:r>
      </w:del>
      <w:ins w:id="1119" w:author="Assessor GDSXSR" w:date="2026-10-30T19:46:32Z">
        <w:r>
          <w:rPr>
            <w:rFonts w:ascii="Arial" w:hAnsi="Arial" w:cs="Arial"/>
            <w:color w:val="808080"/>
            <w:sz w:val="28"/>
            <w:szCs w:val="28"/>
          </w:rPr>
          <w:t xml:space="preserve">MM</w:t>
        </w:r>
      </w:ins>
      <w:r>
        <w:rPr>
          <w:rFonts w:ascii="Arial" w:hAnsi="Arial" w:cs="Arial"/>
          <w:sz w:val="28"/>
          <w:szCs w:val="28"/>
        </w:rPr>
        <w:t xml:space="preserve">. Ju</w:t>
      </w:r>
      <w:r>
        <w:rPr>
          <w:rFonts w:ascii="Arial" w:hAnsi="Arial" w:cs="Arial"/>
          <w:sz w:val="28"/>
          <w:szCs w:val="28"/>
        </w:rPr>
        <w:t xml:space="preserve">íza</w:t>
      </w:r>
      <w:r>
        <w:rPr>
          <w:rFonts w:ascii="Arial" w:hAnsi="Arial" w:cs="Arial"/>
          <w:sz w:val="28"/>
          <w:szCs w:val="28"/>
        </w:rPr>
        <w:t xml:space="preserve"> sentenciante</w:t>
      </w:r>
      <w:r>
        <w:rPr>
          <w:rFonts w:ascii="Arial" w:hAnsi="Arial" w:cs="Arial"/>
          <w:sz w:val="28"/>
          <w:szCs w:val="28"/>
        </w:rPr>
        <w:t xml:space="preserve">, Dr</w:t>
      </w:r>
      <w:r>
        <w:rPr>
          <w:rFonts w:ascii="Arial" w:hAnsi="Arial" w:cs="Arial"/>
          <w:sz w:val="28"/>
          <w:szCs w:val="28"/>
        </w:rPr>
        <w:t xml:space="preserve">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Márcia Regina Araújo Lima</w:t>
      </w:r>
      <w:r>
        <w:rPr>
          <w:rFonts w:ascii="Arial" w:hAnsi="Arial" w:cs="Arial"/>
          <w:sz w:val="28"/>
          <w:szCs w:val="28"/>
        </w:rPr>
        <w:t xml:space="preserve">, da</w:t>
      </w:r>
      <w:r>
        <w:rPr>
          <w:rFonts w:ascii="Arial" w:hAnsi="Arial" w:cs="Arial"/>
          <w:sz w:val="28"/>
          <w:szCs w:val="28"/>
        </w:rPr>
        <w:t xml:space="preserve"> </w:t>
      </w:r>
      <w:r>
        <w:rPr>
          <w:rFonts w:ascii="Arial" w:hAnsi="Arial" w:cs="Arial"/>
          <w:sz w:val="28"/>
          <w:szCs w:val="28"/>
        </w:rPr>
        <w:t xml:space="preserve">2</w:t>
      </w:r>
      <w:r>
        <w:rPr>
          <w:rFonts w:ascii="Arial" w:hAnsi="Arial" w:cs="Arial"/>
          <w:sz w:val="28"/>
          <w:szCs w:val="28"/>
        </w:rPr>
        <w:t xml:space="preserve">ª </w:t>
      </w:r>
      <w:r>
        <w:rPr>
          <w:rFonts w:ascii="Arial" w:hAnsi="Arial" w:cs="Arial"/>
          <w:sz w:val="28"/>
          <w:szCs w:val="28"/>
        </w:rPr>
        <w:t xml:space="preserve">Vara Cível</w:t>
      </w:r>
      <w:r>
        <w:rPr>
          <w:rFonts w:ascii="Arial" w:hAnsi="Arial" w:cs="Arial"/>
          <w:sz w:val="28"/>
          <w:szCs w:val="28"/>
        </w:rPr>
        <w:t xml:space="preserve">, de Família e de Órfãos e Sucessões de </w:t>
      </w:r>
      <w:r>
        <w:rPr>
          <w:rFonts w:ascii="Arial" w:hAnsi="Arial" w:cs="Arial"/>
          <w:sz w:val="28"/>
          <w:szCs w:val="28"/>
        </w:rPr>
        <w:t xml:space="preserve">Brazlândia</w:t>
      </w:r>
      <w:r>
        <w:rPr>
          <w:rFonts w:ascii="Arial" w:hAnsi="Arial" w:cs="Arial"/>
          <w:sz w:val="28"/>
          <w:szCs w:val="28"/>
        </w:rPr>
        <w:t xml:space="preserve">, julgou no seguinte sentido:</w:t>
      </w:r>
      <w:commentRangeEnd w:id="8"/>
      <w:r>
        <w:rPr>
          <w:rStyle w:val="CommentReference"/>
        </w:rPr>
        <w:commentReference w:id="8"/>
      </w:r>
    </w:p>
    <w:p w14:paraId="12E5EEA8" w14:textId="77777777" w:rsidR="0061262D" w:rsidRDefault="0061262D" w:rsidP="00DB1301">
      <w:pPr>
        <w:spacing w:after="0" w:line="360" w:lineRule="auto"/>
        <w:ind w:firstLine="2268"/>
        <w:jc w:val="both"/>
        <w:rPr>
          <w:rFonts w:ascii="Arial" w:hAnsi="Arial" w:cs="Arial"/>
          <w:sz w:val="28"/>
          <w:szCs w:val="28"/>
        </w:rPr>
      </w:pPr>
    </w:p>
    <w:p w14:paraId="7806C745" w14:textId="549F34DE" w:rsidR="0006080C" w:rsidRPr="000A7009" w:rsidRDefault="1FAE50C6" w:rsidP="4107E398">
      <w:pPr>
        <w:spacing w:after="0" w:line="360" w:lineRule="auto"/>
        <w:ind w:left="2268" w:firstLine="1134"/>
        <w:jc w:val="both"/>
      </w:pPr>
      <w:commentRangeStart w:id="9"/>
      <w:r>
        <w:rPr>
          <w:rFonts w:ascii="Arial" w:hAnsi="Arial" w:cs="Arial"/>
          <w:i/>
          <w:iCs/>
          <w:sz w:val="26"/>
          <w:szCs w:val="26"/>
        </w:rPr>
        <w:t xml:space="preserve">“</w:t>
      </w:r>
      <w:r>
        <w:rPr>
          <w:rFonts w:ascii="Arial" w:eastAsia="Arial" w:hAnsi="Arial" w:cs="Arial"/>
          <w:i/>
          <w:iCs/>
          <w:sz w:val="26"/>
          <w:szCs w:val="26"/>
        </w:rPr>
        <w:t xml:space="preserve">Forte nesses fundamentos, resolvo o mérito, nos termos no art. 487, I, do CPC, e julgo improcedentes os pedidos iniciais. Condeno a parte autora ao pagamento das custas processuais e honorários advocatícios, que arbitro em dez por cento (10%) sobre o valor da causa, nos termos do art. 85, § 2º, do Código de Processo Civil. Suspensa a </w:t>
      </w:r>
      <w:r>
        <w:rPr>
          <w:rFonts w:ascii="Arial" w:eastAsia="Arial" w:hAnsi="Arial" w:cs="Arial"/>
          <w:i/>
          <w:iCs/>
          <w:sz w:val="26"/>
          <w:szCs w:val="26"/>
        </w:rPr>
        <w:t xml:space="preserve">exigibilidade por ser beneficiária da justiça gratuita, que ora defiro. Anote-se.</w:t>
      </w:r>
      <w:ins w:id="1120" w:author="Assessor GDSXSR" w:date="2026-10-30T19:46:32Z">
        <w:r>
          <w:rPr>
            <w:rFonts w:ascii="Arial" w:eastAsia="Arial" w:hAnsi="Arial" w:cs="Arial"/>
            <w:i/>
            <w:iCs/>
            <w:color w:val="808080"/>
            <w:sz w:val="26"/>
            <w:szCs w:val="26"/>
          </w:rPr>
          <w:t xml:space="preserve">”</w:t>
        </w:r>
      </w:ins>
      <w:r>
        <w:rPr>
          <w:rFonts w:ascii="Arial" w:eastAsia="Arial" w:hAnsi="Arial" w:cs="Arial"/>
          <w:i/>
          <w:iCs/>
          <w:sz w:val="26"/>
          <w:szCs w:val="26"/>
        </w:rPr>
        <w:t xml:space="preserve"> </w:t>
      </w:r>
      <w:ins w:id="1121" w:author="Assessor GDSXSR" w:date="2026-10-30T19:46:32Z">
        <w:r>
          <w:rPr>
            <w:rFonts w:ascii="Arial" w:eastAsia="Arial" w:hAnsi="Arial" w:cs="Arial"/>
            <w:i/>
            <w:iCs/>
            <w:color w:val="808080"/>
            <w:sz w:val="26"/>
            <w:szCs w:val="26"/>
          </w:rPr>
          <w:t xml:space="preserve">(ID 89866233).</w:t>
        </w:r>
        <w:commentRangeEnd w:id="9"/>
        <w:r>
          <w:rPr>
            <w:rStyle w:val="CommentReference"/>
            <w:color w:val="808080"/>
          </w:rPr>
          <w:commentReference w:id="9"/>
        </w:r>
      </w:ins>
    </w:p>
    <w:p w14:paraId="163354A9" w14:textId="743675F3" w:rsidR="0006080C" w:rsidRPr="000A7009" w:rsidRDefault="57B17D6A" w:rsidP="519F5A7F">
      <w:pPr>
        <w:spacing w:after="0" w:line="360" w:lineRule="auto"/>
        <w:ind w:left="2268" w:firstLine="1134"/>
        <w:jc w:val="both"/>
        <w:rPr>
          <w:del w:id="1125" w:author="Assessor GDSXSR" w:date="2026-10-30T19:46:32Z"/>
          <w:rFonts w:ascii="Arial" w:hAnsi="Arial" w:cs="Arial"/>
          <w:i/>
          <w:iCs/>
          <w:sz w:val="26"/>
          <w:szCs w:val="26"/>
        </w:rPr>
      </w:pPr>
      <w:del w:id="1122" w:author="Assessor GDSXSR" w:date="2026-10-30T19:46:32Z">
        <w:r w:rsidRPr="519F5A7F">
          <w:rPr>
            <w:rFonts w:ascii="Arial" w:eastAsia="Arial" w:hAnsi="Arial" w:cs="Arial"/>
            <w:i/>
            <w:iCs/>
            <w:sz w:val="26"/>
            <w:szCs w:val="26"/>
          </w:rPr>
          <w:delText>Ficam advertidas as partes, desde já, que a oposição de embargos de declaração manifestamente protelatórios, em especial os que visem unicamente a reanálise de provas e/ou o rejulgamento da causa e/ou arbitramento de honorários e/ou danos morais, será alvo de sanção, na forma do art. 1.026, § 2º do mesmo diploma, na esteira dos precedentes do Eg. TJDFT (Acórdãos 1165374, 1164817, 1159367, entre outros), haja vista o dever de cooperação e lealdade imposto a todos os atores processuais pelo art. 6º do CPC</w:delText>
        </w:r>
      </w:del>
      <w:del w:id="1123" w:author="Assessor GDSXSR" w:date="2026-10-30T19:46:32Z">
        <w:r w:rsidR="1FAE50C6" w:rsidRPr="519F5A7F">
          <w:rPr>
            <w:rFonts w:ascii="Arial" w:hAnsi="Arial" w:cs="Arial"/>
            <w:i/>
            <w:iCs/>
            <w:sz w:val="26"/>
            <w:szCs w:val="26"/>
          </w:rPr>
          <w:delText>”</w:delText>
        </w:r>
      </w:del>
      <w:del w:id="1124" w:author="Assessor GDSXSR" w:date="2026-10-30T19:46:32Z">
        <w:r w:rsidR="68DDA505" w:rsidRPr="519F5A7F">
          <w:rPr>
            <w:rFonts w:ascii="Arial" w:hAnsi="Arial" w:cs="Arial"/>
            <w:i/>
            <w:iCs/>
            <w:sz w:val="26"/>
            <w:szCs w:val="26"/>
          </w:rPr>
          <w:delText xml:space="preserve">. </w:delText>
        </w:r>
      </w:del>
    </w:p>
    <w:p w14:paraId="1971E262" w14:textId="44E38EF1" w:rsidR="4107E398" w:rsidRDefault="4107E398" w:rsidP="4107E398">
      <w:pPr>
        <w:pStyle w:val="PargrafodaLista"/>
        <w:spacing w:after="0" w:line="360" w:lineRule="auto"/>
        <w:ind w:left="0" w:firstLine="2268"/>
        <w:jc w:val="both"/>
        <w:rPr>
          <w:rFonts w:ascii="Arial" w:eastAsia="Arial" w:hAnsi="Arial" w:cs="Arial"/>
          <w:sz w:val="28"/>
          <w:szCs w:val="28"/>
        </w:rPr>
      </w:pPr>
    </w:p>
    <w:p w14:paraId="31869B6F" w14:textId="384098C6" w:rsidR="49A63435" w:rsidRDefault="49A63435" w:rsidP="519F5A7F">
      <w:pPr>
        <w:pStyle w:val="PargrafodaLista"/>
        <w:spacing w:after="0" w:line="360" w:lineRule="auto"/>
        <w:ind w:left="0" w:firstLine="2268"/>
        <w:jc w:val="both"/>
        <w:rPr>
          <w:rFonts w:ascii="Arial" w:eastAsia="Arial" w:hAnsi="Arial" w:cs="Arial"/>
          <w:sz w:val="28"/>
          <w:szCs w:val="28"/>
        </w:rPr>
      </w:pPr>
      <w:r>
        <w:rPr>
          <w:rFonts w:ascii="Arial" w:eastAsia="Arial" w:hAnsi="Arial" w:cs="Arial"/>
          <w:sz w:val="28"/>
          <w:szCs w:val="28"/>
        </w:rPr>
        <w:t xml:space="preserve">Apelo d</w:t>
      </w:r>
      <w:r>
        <w:rPr>
          <w:rFonts w:ascii="Arial" w:eastAsia="Arial" w:hAnsi="Arial" w:cs="Arial"/>
          <w:sz w:val="28"/>
          <w:szCs w:val="28"/>
        </w:rPr>
        <w:t xml:space="preserve">a</w:t>
      </w:r>
      <w:r>
        <w:rPr>
          <w:rFonts w:ascii="Arial" w:eastAsia="Arial" w:hAnsi="Arial" w:cs="Arial"/>
          <w:sz w:val="28"/>
          <w:szCs w:val="28"/>
        </w:rPr>
        <w:t xml:space="preserve"> autor</w:t>
      </w:r>
      <w:r>
        <w:rPr>
          <w:rFonts w:ascii="Arial" w:eastAsia="Arial" w:hAnsi="Arial" w:cs="Arial"/>
          <w:sz w:val="28"/>
          <w:szCs w:val="28"/>
        </w:rPr>
        <w:t xml:space="preserve">a</w:t>
      </w:r>
      <w:r>
        <w:rPr>
          <w:rFonts w:ascii="Arial" w:eastAsia="Arial" w:hAnsi="Arial" w:cs="Arial"/>
          <w:sz w:val="28"/>
          <w:szCs w:val="28"/>
        </w:rPr>
        <w:t xml:space="preserve">, </w:t>
      </w:r>
      <w:r>
        <w:rPr>
          <w:rFonts w:ascii="Arial" w:eastAsia="Arial" w:hAnsi="Arial" w:cs="Arial"/>
          <w:sz w:val="28"/>
          <w:szCs w:val="28"/>
        </w:rPr>
        <w:t xml:space="preserve">Mari</w:t>
      </w:r>
      <w:r>
        <w:rPr>
          <w:rFonts w:ascii="Arial" w:eastAsia="Arial" w:hAnsi="Arial" w:cs="Arial"/>
          <w:sz w:val="28"/>
          <w:szCs w:val="28"/>
        </w:rPr>
        <w:t xml:space="preserve">zete Pereira de Oliveira</w:t>
      </w:r>
      <w:r>
        <w:rPr>
          <w:rFonts w:ascii="Arial" w:eastAsia="Arial" w:hAnsi="Arial" w:cs="Arial"/>
          <w:sz w:val="28"/>
          <w:szCs w:val="28"/>
        </w:rPr>
        <w:t xml:space="preserve"> (ID 8</w:t>
      </w:r>
      <w:r>
        <w:rPr>
          <w:rFonts w:ascii="Arial" w:eastAsia="Arial" w:hAnsi="Arial" w:cs="Arial"/>
          <w:sz w:val="28"/>
          <w:szCs w:val="28"/>
        </w:rPr>
        <w:t xml:space="preserve">9</w:t>
      </w:r>
      <w:r>
        <w:rPr>
          <w:rFonts w:ascii="Arial" w:eastAsia="Arial" w:hAnsi="Arial" w:cs="Arial"/>
          <w:sz w:val="28"/>
          <w:szCs w:val="28"/>
        </w:rPr>
        <w:t xml:space="preserve">866236</w:t>
      </w:r>
      <w:r>
        <w:rPr>
          <w:rFonts w:ascii="Arial" w:eastAsia="Arial" w:hAnsi="Arial" w:cs="Arial"/>
          <w:sz w:val="28"/>
          <w:szCs w:val="28"/>
        </w:rPr>
        <w:t xml:space="preserve">), em que alega, em síntese, que: </w:t>
      </w:r>
      <w:r>
        <w:rPr>
          <w:rFonts w:ascii="Arial" w:eastAsia="Arial" w:hAnsi="Arial" w:cs="Arial"/>
          <w:b/>
          <w:bCs/>
          <w:sz w:val="28"/>
          <w:szCs w:val="28"/>
        </w:rPr>
        <w:t xml:space="preserve">1)</w:t>
      </w:r>
      <w:r>
        <w:rPr>
          <w:rFonts w:ascii="Arial" w:eastAsia="Arial" w:hAnsi="Arial" w:cs="Arial"/>
          <w:sz w:val="28"/>
          <w:szCs w:val="28"/>
        </w:rPr>
        <w:t xml:space="preserve"> </w:t>
      </w:r>
      <w:r>
        <w:rPr>
          <w:rFonts w:ascii="Arial" w:eastAsia="Arial" w:hAnsi="Arial" w:cs="Arial"/>
          <w:sz w:val="28"/>
          <w:szCs w:val="28"/>
        </w:rPr>
        <w:t xml:space="preserve">o</w:t>
      </w:r>
      <w:r>
        <w:rPr>
          <w:rFonts w:ascii="Arial" w:eastAsia="Arial" w:hAnsi="Arial" w:cs="Arial"/>
          <w:sz w:val="28"/>
          <w:szCs w:val="28"/>
        </w:rPr>
        <w:t xml:space="preserve"> apelad</w:t>
      </w:r>
      <w:r>
        <w:rPr>
          <w:rFonts w:ascii="Arial" w:eastAsia="Arial" w:hAnsi="Arial" w:cs="Arial"/>
          <w:sz w:val="28"/>
          <w:szCs w:val="28"/>
        </w:rPr>
        <w:t xml:space="preserve">o</w:t>
      </w:r>
      <w:r>
        <w:rPr>
          <w:rFonts w:ascii="Arial" w:eastAsia="Arial" w:hAnsi="Arial" w:cs="Arial"/>
          <w:sz w:val="28"/>
          <w:szCs w:val="28"/>
        </w:rPr>
        <w:t xml:space="preserve"> não</w:t>
      </w:r>
      <w:r>
        <w:rPr>
          <w:rFonts w:ascii="Arial" w:eastAsia="Arial" w:hAnsi="Arial" w:cs="Arial"/>
          <w:sz w:val="28"/>
          <w:szCs w:val="28"/>
        </w:rPr>
        <w:t xml:space="preserve"> se desincumbiu do ônus de</w:t>
      </w:r>
      <w:r>
        <w:rPr>
          <w:rFonts w:ascii="Arial" w:eastAsia="Arial" w:hAnsi="Arial" w:cs="Arial"/>
          <w:sz w:val="28"/>
          <w:szCs w:val="28"/>
        </w:rPr>
        <w:t xml:space="preserve"> comprov</w:t>
      </w:r>
      <w:r>
        <w:rPr>
          <w:rFonts w:ascii="Arial" w:eastAsia="Arial" w:hAnsi="Arial" w:cs="Arial"/>
          <w:sz w:val="28"/>
          <w:szCs w:val="28"/>
        </w:rPr>
        <w:t xml:space="preserve">ar</w:t>
      </w:r>
      <w:r>
        <w:rPr>
          <w:rFonts w:ascii="Arial" w:eastAsia="Arial" w:hAnsi="Arial" w:cs="Arial"/>
          <w:sz w:val="28"/>
          <w:szCs w:val="28"/>
        </w:rPr>
        <w:t xml:space="preserve"> a contratação </w:t>
      </w:r>
      <w:del w:id="1126" w:author="Assessor GDSXSR" w:date="2026-10-30T19:46:32Z">
        <w:r>
          <w:rPr>
            <w:rFonts w:ascii="Arial" w:eastAsia="Arial" w:hAnsi="Arial" w:cs="Arial"/>
            <w:sz w:val="28"/>
            <w:szCs w:val="28"/>
          </w:rPr>
          <w:delText xml:space="preserve">sequer</w:delText>
        </w:r>
      </w:del>
      <w:ins w:id="1127" w:author="Assessor GDSXSR" w:date="2026-10-30T19:46:32Z">
        <w:r>
          <w:rPr>
            <w:rFonts w:ascii="Arial" w:eastAsia="Arial" w:hAnsi="Arial" w:cs="Arial"/>
            <w:color w:val="808080"/>
            <w:sz w:val="28"/>
            <w:szCs w:val="28"/>
          </w:rPr>
          <w:t xml:space="preserve">nem</w:t>
        </w:r>
      </w:ins>
      <w:r>
        <w:rPr>
          <w:rFonts w:ascii="Arial" w:eastAsia="Arial" w:hAnsi="Arial" w:cs="Arial"/>
          <w:sz w:val="28"/>
          <w:szCs w:val="28"/>
        </w:rPr>
        <w:t xml:space="preserve"> a origem do débito, </w:t>
      </w:r>
      <w:r>
        <w:rPr>
          <w:rFonts w:ascii="Arial" w:eastAsia="Arial" w:hAnsi="Arial" w:cs="Arial"/>
          <w:sz w:val="28"/>
          <w:szCs w:val="28"/>
        </w:rPr>
        <w:t xml:space="preserve">pois as</w:t>
      </w:r>
      <w:r>
        <w:rPr>
          <w:rFonts w:ascii="Arial" w:eastAsia="Arial" w:hAnsi="Arial" w:cs="Arial"/>
          <w:sz w:val="28"/>
          <w:szCs w:val="28"/>
        </w:rPr>
        <w:t xml:space="preserve"> telas sistêmicas e o instrumento de cessão não </w:t>
      </w:r>
      <w:r>
        <w:rPr>
          <w:rFonts w:ascii="Arial" w:eastAsia="Arial" w:hAnsi="Arial" w:cs="Arial"/>
          <w:sz w:val="28"/>
          <w:szCs w:val="28"/>
        </w:rPr>
        <w:t xml:space="preserve">são suficientes para vinculá-la</w:t>
      </w:r>
      <w:r>
        <w:rPr>
          <w:rFonts w:ascii="Arial" w:eastAsia="Arial" w:hAnsi="Arial" w:cs="Arial"/>
          <w:sz w:val="28"/>
          <w:szCs w:val="28"/>
        </w:rPr>
        <w:t xml:space="preserve"> à obrigação; </w:t>
      </w:r>
      <w:r>
        <w:rPr>
          <w:rFonts w:ascii="Arial" w:eastAsia="Arial" w:hAnsi="Arial" w:cs="Arial"/>
          <w:b/>
          <w:bCs/>
          <w:sz w:val="28"/>
          <w:szCs w:val="28"/>
        </w:rPr>
        <w:t xml:space="preserve">2)</w:t>
      </w:r>
      <w:r>
        <w:rPr>
          <w:rFonts w:ascii="Arial" w:eastAsia="Arial" w:hAnsi="Arial" w:cs="Arial"/>
          <w:sz w:val="28"/>
          <w:szCs w:val="28"/>
        </w:rPr>
        <w:t xml:space="preserve"> negada a contratação, cabia </w:t>
      </w:r>
      <w:r>
        <w:rPr>
          <w:rFonts w:ascii="Arial" w:eastAsia="Arial" w:hAnsi="Arial" w:cs="Arial"/>
          <w:sz w:val="28"/>
          <w:szCs w:val="28"/>
        </w:rPr>
        <w:t xml:space="preserve">ao</w:t>
      </w:r>
      <w:r>
        <w:rPr>
          <w:rFonts w:ascii="Arial" w:eastAsia="Arial" w:hAnsi="Arial" w:cs="Arial"/>
          <w:sz w:val="28"/>
          <w:szCs w:val="28"/>
        </w:rPr>
        <w:t xml:space="preserve"> fornecedor comprovar a regularidade do vínculo; </w:t>
      </w:r>
      <w:r>
        <w:rPr>
          <w:rFonts w:ascii="Arial" w:eastAsia="Arial" w:hAnsi="Arial" w:cs="Arial"/>
          <w:sz w:val="28"/>
          <w:szCs w:val="28"/>
        </w:rPr>
        <w:t xml:space="preserve">e </w:t>
      </w:r>
      <w:r>
        <w:rPr>
          <w:rFonts w:ascii="Arial" w:eastAsia="Arial" w:hAnsi="Arial" w:cs="Arial"/>
          <w:b/>
          <w:bCs/>
          <w:sz w:val="28"/>
          <w:szCs w:val="28"/>
        </w:rPr>
        <w:t xml:space="preserve">3)</w:t>
      </w:r>
      <w:r>
        <w:rPr>
          <w:rFonts w:ascii="Arial" w:eastAsia="Arial" w:hAnsi="Arial" w:cs="Arial"/>
          <w:sz w:val="28"/>
          <w:szCs w:val="28"/>
        </w:rPr>
        <w:t xml:space="preserve"> a cobrança de dívida sem origem comprovada, com inserção em plataforma de crédito e repercussão no </w:t>
      </w:r>
      <w:r>
        <w:rPr>
          <w:rFonts w:ascii="Arial" w:eastAsia="Arial" w:hAnsi="Arial" w:cs="Arial"/>
          <w:i/>
          <w:iCs/>
          <w:sz w:val="28"/>
          <w:szCs w:val="28"/>
        </w:rPr>
        <w:t xml:space="preserve">score</w:t>
      </w:r>
      <w:r>
        <w:rPr>
          <w:rFonts w:ascii="Arial" w:eastAsia="Arial" w:hAnsi="Arial" w:cs="Arial"/>
          <w:sz w:val="28"/>
          <w:szCs w:val="28"/>
        </w:rPr>
        <w:t xml:space="preserve">, configura falha na prestação do serviço e dano moral indenizável.</w:t>
      </w:r>
    </w:p>
    <w:p w14:paraId="2BC1AEF8" w14:textId="78B22667" w:rsid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 </w:t>
      </w:r>
    </w:p>
    <w:p w14:paraId="16C70832" w14:textId="3C9E5D8D" w:rsidR="00BE29E8" w:rsidRPr="00BE29E8" w:rsidRDefault="49A63435" w:rsidP="00BE29E8">
      <w:pPr>
        <w:spacing w:after="0" w:line="360" w:lineRule="auto"/>
        <w:ind w:firstLine="2268"/>
        <w:jc w:val="both"/>
        <w:rPr>
          <w:rFonts w:ascii="Arial" w:hAnsi="Arial" w:cs="Arial"/>
          <w:sz w:val="28"/>
          <w:szCs w:val="28"/>
        </w:rPr>
      </w:pPr>
      <w:r w:rsidRPr="519F5A7F">
        <w:rPr>
          <w:rFonts w:ascii="Arial" w:hAnsi="Arial" w:cs="Arial"/>
          <w:sz w:val="28"/>
          <w:szCs w:val="28"/>
        </w:rPr>
        <w:t>Requer a reforma da r. sentença para</w:t>
      </w:r>
      <w:r w:rsidR="30DCA3BB" w:rsidRPr="519F5A7F">
        <w:rPr>
          <w:rFonts w:ascii="Arial" w:hAnsi="Arial" w:cs="Arial"/>
          <w:sz w:val="28"/>
          <w:szCs w:val="28"/>
        </w:rPr>
        <w:t xml:space="preserve"> </w:t>
      </w:r>
      <w:r w:rsidR="3235F2ED" w:rsidRPr="519F5A7F">
        <w:rPr>
          <w:rFonts w:ascii="Arial" w:hAnsi="Arial" w:cs="Arial"/>
          <w:sz w:val="28"/>
          <w:szCs w:val="28"/>
        </w:rPr>
        <w:t>julgar totalmente procedentes os pedidos iniciais</w:t>
      </w:r>
      <w:r w:rsidR="30DCA3BB" w:rsidRPr="519F5A7F">
        <w:rPr>
          <w:rFonts w:ascii="Arial" w:hAnsi="Arial" w:cs="Arial"/>
          <w:sz w:val="28"/>
          <w:szCs w:val="28"/>
        </w:rPr>
        <w:t xml:space="preserve">. </w:t>
      </w:r>
    </w:p>
    <w:p w14:paraId="5A305CFD" w14:textId="77777777" w:rsidR="00BE29E8" w:rsidRDefault="00BE29E8" w:rsidP="00882188">
      <w:pPr>
        <w:spacing w:after="0" w:line="360" w:lineRule="auto"/>
        <w:ind w:firstLine="2268"/>
        <w:jc w:val="both"/>
        <w:rPr>
          <w:rFonts w:ascii="Arial" w:hAnsi="Arial" w:cs="Arial"/>
          <w:sz w:val="28"/>
          <w:szCs w:val="28"/>
        </w:rPr>
      </w:pPr>
    </w:p>
    <w:p w14:paraId="50BDBC3B" w14:textId="7BE073C2" w:rsidR="763E3645" w:rsidRDefault="20DEC2E6" w:rsidP="519F5A7F">
      <w:pPr>
        <w:pStyle w:val="PargrafodaLista"/>
        <w:spacing w:after="0" w:line="360" w:lineRule="auto"/>
        <w:ind w:left="0" w:firstLine="2268"/>
        <w:jc w:val="both"/>
        <w:rPr>
          <w:rFonts w:ascii="Arial" w:eastAsia="Arial" w:hAnsi="Arial" w:cs="Arial"/>
          <w:sz w:val="28"/>
          <w:szCs w:val="28"/>
        </w:rPr>
      </w:pPr>
      <w:r w:rsidRPr="519F5A7F">
        <w:rPr>
          <w:rFonts w:ascii="Arial" w:eastAsia="Arial" w:hAnsi="Arial" w:cs="Arial"/>
          <w:sz w:val="28"/>
          <w:szCs w:val="28"/>
        </w:rPr>
        <w:t xml:space="preserve">Contrarrazões (ID </w:t>
      </w:r>
      <w:r w:rsidR="52545792" w:rsidRPr="519F5A7F">
        <w:rPr>
          <w:rFonts w:ascii="Arial" w:eastAsia="Arial" w:hAnsi="Arial" w:cs="Arial"/>
          <w:sz w:val="28"/>
          <w:szCs w:val="28"/>
        </w:rPr>
        <w:t>89866239</w:t>
      </w:r>
      <w:r w:rsidRPr="519F5A7F">
        <w:rPr>
          <w:rFonts w:ascii="Arial" w:eastAsia="Arial" w:hAnsi="Arial" w:cs="Arial"/>
          <w:sz w:val="28"/>
          <w:szCs w:val="28"/>
        </w:rPr>
        <w:t xml:space="preserve">), em que </w:t>
      </w:r>
      <w:r w:rsidR="613233CC" w:rsidRPr="519F5A7F">
        <w:rPr>
          <w:rFonts w:ascii="Arial" w:eastAsia="Arial" w:hAnsi="Arial" w:cs="Arial"/>
          <w:sz w:val="28"/>
          <w:szCs w:val="28"/>
        </w:rPr>
        <w:t>o</w:t>
      </w:r>
      <w:r w:rsidRPr="519F5A7F">
        <w:rPr>
          <w:rFonts w:ascii="Arial" w:eastAsia="Arial" w:hAnsi="Arial" w:cs="Arial"/>
          <w:sz w:val="28"/>
          <w:szCs w:val="28"/>
        </w:rPr>
        <w:t xml:space="preserve"> apelad</w:t>
      </w:r>
      <w:r w:rsidR="170A416C" w:rsidRPr="519F5A7F">
        <w:rPr>
          <w:rFonts w:ascii="Arial" w:eastAsia="Arial" w:hAnsi="Arial" w:cs="Arial"/>
          <w:sz w:val="28"/>
          <w:szCs w:val="28"/>
        </w:rPr>
        <w:t>o</w:t>
      </w:r>
      <w:r w:rsidRPr="519F5A7F">
        <w:rPr>
          <w:rFonts w:ascii="Arial" w:eastAsia="Arial" w:hAnsi="Arial" w:cs="Arial"/>
          <w:sz w:val="28"/>
          <w:szCs w:val="28"/>
        </w:rPr>
        <w:t>,</w:t>
      </w:r>
      <w:r w:rsidR="4DAB4A33" w:rsidRPr="519F5A7F">
        <w:rPr>
          <w:rFonts w:ascii="Arial" w:eastAsia="Arial" w:hAnsi="Arial" w:cs="Arial"/>
          <w:sz w:val="28"/>
          <w:szCs w:val="28"/>
        </w:rPr>
        <w:t xml:space="preserve"> FIDC Multisegmentos NPL Ipanema VI Responsabilidade Limitada</w:t>
      </w:r>
      <w:r w:rsidRPr="519F5A7F">
        <w:rPr>
          <w:rFonts w:ascii="Arial" w:eastAsia="Arial" w:hAnsi="Arial" w:cs="Arial"/>
          <w:sz w:val="28"/>
          <w:szCs w:val="28"/>
        </w:rPr>
        <w:t xml:space="preserve">, </w:t>
      </w:r>
      <w:r w:rsidR="5BEF5786" w:rsidRPr="519F5A7F">
        <w:rPr>
          <w:rFonts w:ascii="Arial" w:eastAsia="Arial" w:hAnsi="Arial" w:cs="Arial"/>
          <w:sz w:val="28"/>
          <w:szCs w:val="28"/>
        </w:rPr>
        <w:t>sus</w:t>
      </w:r>
      <w:r w:rsidR="0088597A">
        <w:rPr>
          <w:rFonts w:ascii="Arial" w:eastAsia="Arial" w:hAnsi="Arial" w:cs="Arial"/>
          <w:sz w:val="28"/>
          <w:szCs w:val="28"/>
        </w:rPr>
        <w:t>tenta</w:t>
      </w:r>
      <w:r w:rsidR="31D40184" w:rsidRPr="519F5A7F">
        <w:rPr>
          <w:rFonts w:ascii="Arial" w:eastAsia="Arial" w:hAnsi="Arial" w:cs="Arial"/>
          <w:sz w:val="28"/>
          <w:szCs w:val="28"/>
        </w:rPr>
        <w:t>,</w:t>
      </w:r>
      <w:r w:rsidR="5BEF5786" w:rsidRPr="519F5A7F">
        <w:rPr>
          <w:rFonts w:ascii="Arial" w:eastAsia="Arial" w:hAnsi="Arial" w:cs="Arial"/>
          <w:sz w:val="28"/>
          <w:szCs w:val="28"/>
        </w:rPr>
        <w:t xml:space="preserve"> </w:t>
      </w:r>
      <w:r w:rsidR="5FDC53D9" w:rsidRPr="519F5A7F">
        <w:rPr>
          <w:rFonts w:ascii="Arial" w:eastAsia="Arial" w:hAnsi="Arial" w:cs="Arial"/>
          <w:sz w:val="28"/>
          <w:szCs w:val="28"/>
        </w:rPr>
        <w:t>em síntese,</w:t>
      </w:r>
      <w:r w:rsidR="1ABEE0B5" w:rsidRPr="519F5A7F">
        <w:rPr>
          <w:rFonts w:ascii="Arial" w:eastAsia="Arial" w:hAnsi="Arial" w:cs="Arial"/>
          <w:sz w:val="28"/>
          <w:szCs w:val="28"/>
        </w:rPr>
        <w:t xml:space="preserve"> </w:t>
      </w:r>
      <w:r w:rsidR="7DBC2FB2" w:rsidRPr="519F5A7F">
        <w:rPr>
          <w:rFonts w:ascii="Arial" w:eastAsia="Arial" w:hAnsi="Arial" w:cs="Arial"/>
          <w:sz w:val="28"/>
          <w:szCs w:val="28"/>
        </w:rPr>
        <w:t>que</w:t>
      </w:r>
      <w:r w:rsidR="524567F8" w:rsidRPr="519F5A7F">
        <w:rPr>
          <w:rFonts w:ascii="Arial" w:eastAsia="Arial" w:hAnsi="Arial" w:cs="Arial"/>
          <w:sz w:val="28"/>
          <w:szCs w:val="28"/>
        </w:rPr>
        <w:t xml:space="preserve">: </w:t>
      </w:r>
      <w:r w:rsidR="524567F8" w:rsidRPr="519F5A7F">
        <w:rPr>
          <w:rFonts w:ascii="Arial" w:eastAsia="Arial" w:hAnsi="Arial" w:cs="Arial"/>
          <w:b/>
          <w:bCs/>
          <w:sz w:val="28"/>
          <w:szCs w:val="28"/>
        </w:rPr>
        <w:t>1)</w:t>
      </w:r>
      <w:r w:rsidR="524567F8" w:rsidRPr="519F5A7F">
        <w:rPr>
          <w:rFonts w:ascii="Arial" w:eastAsia="Arial" w:hAnsi="Arial" w:cs="Arial"/>
          <w:sz w:val="28"/>
          <w:szCs w:val="28"/>
        </w:rPr>
        <w:t xml:space="preserve"> </w:t>
      </w:r>
      <w:r w:rsidR="5738F284" w:rsidRPr="519F5A7F">
        <w:rPr>
          <w:rFonts w:ascii="Arial" w:eastAsia="Arial" w:hAnsi="Arial" w:cs="Arial"/>
          <w:sz w:val="28"/>
          <w:szCs w:val="28"/>
        </w:rPr>
        <w:t xml:space="preserve">a documentação juntada aos autos comprova a regularidade da contratação; </w:t>
      </w:r>
      <w:r w:rsidR="5738F284" w:rsidRPr="519F5A7F">
        <w:rPr>
          <w:rFonts w:ascii="Arial" w:eastAsia="Arial" w:hAnsi="Arial" w:cs="Arial"/>
          <w:b/>
          <w:bCs/>
          <w:sz w:val="28"/>
          <w:szCs w:val="28"/>
        </w:rPr>
        <w:t xml:space="preserve">2) </w:t>
      </w:r>
      <w:r w:rsidR="5738F284" w:rsidRPr="519F5A7F">
        <w:rPr>
          <w:rFonts w:ascii="Arial" w:eastAsia="Arial" w:hAnsi="Arial" w:cs="Arial"/>
          <w:sz w:val="28"/>
          <w:szCs w:val="28"/>
        </w:rPr>
        <w:t xml:space="preserve">a cessão do crédito foi </w:t>
      </w:r>
      <w:r w:rsidR="5738F284" w:rsidRPr="519F5A7F">
        <w:rPr>
          <w:rFonts w:ascii="Arial" w:eastAsia="Arial" w:hAnsi="Arial" w:cs="Arial"/>
          <w:sz w:val="28"/>
          <w:szCs w:val="28"/>
        </w:rPr>
        <w:lastRenderedPageBreak/>
        <w:t xml:space="preserve">regularmente demonstrada </w:t>
      </w:r>
      <w:r w:rsidR="0A2BE0D5" w:rsidRPr="519F5A7F">
        <w:rPr>
          <w:rFonts w:ascii="Arial" w:eastAsia="Arial" w:hAnsi="Arial" w:cs="Arial"/>
          <w:sz w:val="28"/>
          <w:szCs w:val="28"/>
        </w:rPr>
        <w:t>nos autos</w:t>
      </w:r>
      <w:r w:rsidR="5738F284" w:rsidRPr="519F5A7F">
        <w:rPr>
          <w:rFonts w:ascii="Arial" w:eastAsia="Arial" w:hAnsi="Arial" w:cs="Arial"/>
          <w:sz w:val="28"/>
          <w:szCs w:val="28"/>
        </w:rPr>
        <w:t xml:space="preserve">; </w:t>
      </w:r>
      <w:r w:rsidR="5738F284" w:rsidRPr="519F5A7F">
        <w:rPr>
          <w:rFonts w:ascii="Arial" w:eastAsia="Arial" w:hAnsi="Arial" w:cs="Arial"/>
          <w:b/>
          <w:bCs/>
          <w:sz w:val="28"/>
          <w:szCs w:val="28"/>
        </w:rPr>
        <w:t>3)</w:t>
      </w:r>
      <w:r w:rsidR="5738F284" w:rsidRPr="519F5A7F">
        <w:rPr>
          <w:rFonts w:ascii="Arial" w:eastAsia="Arial" w:hAnsi="Arial" w:cs="Arial"/>
          <w:sz w:val="28"/>
          <w:szCs w:val="28"/>
        </w:rPr>
        <w:t xml:space="preserve"> </w:t>
      </w:r>
      <w:r w:rsidR="536E9889" w:rsidRPr="519F5A7F">
        <w:rPr>
          <w:rFonts w:ascii="Arial" w:eastAsia="Arial" w:hAnsi="Arial" w:cs="Arial"/>
          <w:sz w:val="28"/>
          <w:szCs w:val="28"/>
        </w:rPr>
        <w:t>n</w:t>
      </w:r>
      <w:r w:rsidR="5738F284" w:rsidRPr="519F5A7F">
        <w:rPr>
          <w:rFonts w:ascii="Arial" w:eastAsia="Arial" w:hAnsi="Arial" w:cs="Arial"/>
          <w:sz w:val="28"/>
          <w:szCs w:val="28"/>
        </w:rPr>
        <w:t xml:space="preserve">ão houve falha na prestação do serviço, pois a inscrição do nome da autora em cadastro de inadimplentes decorreu do exercício regular do direito do credor diante da existência de dívida válida e inadimplida; </w:t>
      </w:r>
      <w:r w:rsidR="0088597A">
        <w:rPr>
          <w:rFonts w:ascii="Arial" w:eastAsia="Arial" w:hAnsi="Arial" w:cs="Arial"/>
          <w:sz w:val="28"/>
          <w:szCs w:val="28"/>
        </w:rPr>
        <w:t xml:space="preserve">e </w:t>
      </w:r>
      <w:r w:rsidR="5738F284" w:rsidRPr="519F5A7F">
        <w:rPr>
          <w:rFonts w:ascii="Arial" w:eastAsia="Arial" w:hAnsi="Arial" w:cs="Arial"/>
          <w:b/>
          <w:bCs/>
          <w:sz w:val="28"/>
          <w:szCs w:val="28"/>
        </w:rPr>
        <w:t>4)</w:t>
      </w:r>
      <w:r w:rsidR="4D3B8CEA" w:rsidRPr="519F5A7F">
        <w:rPr>
          <w:rFonts w:ascii="Arial" w:eastAsia="Arial" w:hAnsi="Arial" w:cs="Arial"/>
          <w:b/>
          <w:bCs/>
          <w:sz w:val="28"/>
          <w:szCs w:val="28"/>
        </w:rPr>
        <w:t xml:space="preserve"> </w:t>
      </w:r>
      <w:r w:rsidR="4D3B8CEA" w:rsidRPr="519F5A7F">
        <w:rPr>
          <w:rFonts w:ascii="Arial" w:eastAsia="Arial" w:hAnsi="Arial" w:cs="Arial"/>
          <w:sz w:val="28"/>
          <w:szCs w:val="28"/>
        </w:rPr>
        <w:t>ausente ato ilícito, é indevida a indenizaç</w:t>
      </w:r>
      <w:r w:rsidR="282BBE8F" w:rsidRPr="519F5A7F">
        <w:rPr>
          <w:rFonts w:ascii="Arial" w:eastAsia="Arial" w:hAnsi="Arial" w:cs="Arial"/>
          <w:sz w:val="28"/>
          <w:szCs w:val="28"/>
        </w:rPr>
        <w:t>ão</w:t>
      </w:r>
      <w:r w:rsidR="4D3B8CEA" w:rsidRPr="519F5A7F">
        <w:rPr>
          <w:rFonts w:ascii="Arial" w:eastAsia="Arial" w:hAnsi="Arial" w:cs="Arial"/>
          <w:sz w:val="28"/>
          <w:szCs w:val="28"/>
        </w:rPr>
        <w:t xml:space="preserve"> por</w:t>
      </w:r>
      <w:r w:rsidR="3484F7BA" w:rsidRPr="519F5A7F">
        <w:rPr>
          <w:rFonts w:ascii="Arial" w:eastAsia="Arial" w:hAnsi="Arial" w:cs="Arial"/>
          <w:sz w:val="28"/>
          <w:szCs w:val="28"/>
        </w:rPr>
        <w:t xml:space="preserve"> </w:t>
      </w:r>
      <w:r w:rsidR="5738F284" w:rsidRPr="519F5A7F">
        <w:rPr>
          <w:rFonts w:ascii="Arial" w:eastAsia="Arial" w:hAnsi="Arial" w:cs="Arial"/>
          <w:sz w:val="28"/>
          <w:szCs w:val="28"/>
        </w:rPr>
        <w:t>danos morais</w:t>
      </w:r>
      <w:r w:rsidR="7A956AC6" w:rsidRPr="519F5A7F">
        <w:rPr>
          <w:rFonts w:ascii="Arial" w:eastAsia="Arial" w:hAnsi="Arial" w:cs="Arial"/>
          <w:sz w:val="28"/>
          <w:szCs w:val="28"/>
        </w:rPr>
        <w:t xml:space="preserve">. </w:t>
      </w:r>
    </w:p>
    <w:p w14:paraId="4999A7C5" w14:textId="206A7C92" w:rsidR="763E3645" w:rsidRDefault="763E3645" w:rsidP="4107E398">
      <w:pPr>
        <w:pStyle w:val="PargrafodaLista"/>
        <w:spacing w:after="0" w:line="360" w:lineRule="auto"/>
        <w:ind w:left="0" w:firstLine="2268"/>
        <w:jc w:val="both"/>
        <w:rPr>
          <w:rFonts w:ascii="Arial" w:eastAsia="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1B65759D" w:rsidR="00355C73" w:rsidRDefault="772697D2" w:rsidP="00DB1301">
      <w:pPr>
        <w:spacing w:after="0" w:line="360" w:lineRule="auto"/>
        <w:ind w:firstLine="2268"/>
        <w:jc w:val="both"/>
        <w:rPr>
          <w:rFonts w:ascii="Arial" w:hAnsi="Arial" w:cs="Arial"/>
          <w:sz w:val="28"/>
          <w:szCs w:val="28"/>
        </w:rPr>
      </w:pPr>
      <w:r w:rsidRPr="519F5A7F">
        <w:rPr>
          <w:rFonts w:ascii="Arial" w:hAnsi="Arial" w:cs="Arial"/>
          <w:sz w:val="28"/>
          <w:szCs w:val="28"/>
        </w:rPr>
        <w:t xml:space="preserve">Ação ajuizada em </w:t>
      </w:r>
      <w:r w:rsidR="52A63A28" w:rsidRPr="519F5A7F">
        <w:rPr>
          <w:rFonts w:ascii="Arial" w:hAnsi="Arial" w:cs="Arial"/>
          <w:sz w:val="28"/>
          <w:szCs w:val="28"/>
        </w:rPr>
        <w:t>2</w:t>
      </w:r>
      <w:r w:rsidR="73259626" w:rsidRPr="519F5A7F">
        <w:rPr>
          <w:rFonts w:ascii="Arial" w:hAnsi="Arial" w:cs="Arial"/>
          <w:sz w:val="28"/>
          <w:szCs w:val="28"/>
        </w:rPr>
        <w:t>6</w:t>
      </w:r>
      <w:r w:rsidR="57C788B3" w:rsidRPr="519F5A7F">
        <w:rPr>
          <w:rFonts w:ascii="Arial" w:hAnsi="Arial" w:cs="Arial"/>
          <w:sz w:val="28"/>
          <w:szCs w:val="28"/>
        </w:rPr>
        <w:t>/</w:t>
      </w:r>
      <w:r w:rsidR="7093A51C" w:rsidRPr="519F5A7F">
        <w:rPr>
          <w:rFonts w:ascii="Arial" w:hAnsi="Arial" w:cs="Arial"/>
          <w:sz w:val="28"/>
          <w:szCs w:val="28"/>
        </w:rPr>
        <w:t>01</w:t>
      </w:r>
      <w:r w:rsidR="57C788B3" w:rsidRPr="519F5A7F">
        <w:rPr>
          <w:rFonts w:ascii="Arial" w:hAnsi="Arial" w:cs="Arial"/>
          <w:sz w:val="28"/>
          <w:szCs w:val="28"/>
        </w:rPr>
        <w:t>/202</w:t>
      </w:r>
      <w:r w:rsidR="37269329" w:rsidRPr="519F5A7F">
        <w:rPr>
          <w:rFonts w:ascii="Arial" w:hAnsi="Arial" w:cs="Arial"/>
          <w:sz w:val="28"/>
          <w:szCs w:val="28"/>
        </w:rPr>
        <w:t>6</w:t>
      </w:r>
      <w:r w:rsidRPr="519F5A7F">
        <w:rPr>
          <w:rFonts w:ascii="Arial" w:hAnsi="Arial" w:cs="Arial"/>
          <w:sz w:val="28"/>
          <w:szCs w:val="28"/>
        </w:rPr>
        <w:t xml:space="preserve">. Sentença proferida em </w:t>
      </w:r>
      <w:r w:rsidR="500364F3" w:rsidRPr="519F5A7F">
        <w:rPr>
          <w:rFonts w:ascii="Arial" w:hAnsi="Arial" w:cs="Arial"/>
          <w:sz w:val="28"/>
          <w:szCs w:val="28"/>
        </w:rPr>
        <w:t>13</w:t>
      </w:r>
      <w:r w:rsidR="57C788B3" w:rsidRPr="519F5A7F">
        <w:rPr>
          <w:rFonts w:ascii="Arial" w:hAnsi="Arial" w:cs="Arial"/>
          <w:sz w:val="28"/>
          <w:szCs w:val="28"/>
        </w:rPr>
        <w:t>/0</w:t>
      </w:r>
      <w:r w:rsidR="1E448F66" w:rsidRPr="519F5A7F">
        <w:rPr>
          <w:rFonts w:ascii="Arial" w:hAnsi="Arial" w:cs="Arial"/>
          <w:sz w:val="28"/>
          <w:szCs w:val="28"/>
        </w:rPr>
        <w:t>8</w:t>
      </w:r>
      <w:r w:rsidR="57C788B3" w:rsidRPr="519F5A7F">
        <w:rPr>
          <w:rFonts w:ascii="Arial" w:hAnsi="Arial" w:cs="Arial"/>
          <w:sz w:val="28"/>
          <w:szCs w:val="28"/>
        </w:rPr>
        <w:t>/2026</w:t>
      </w:r>
      <w:r w:rsidRPr="519F5A7F">
        <w:rPr>
          <w:rFonts w:ascii="Arial" w:hAnsi="Arial" w:cs="Arial"/>
          <w:sz w:val="28"/>
          <w:szCs w:val="28"/>
        </w:rPr>
        <w:t xml:space="preserve">. Apelo interposto em </w:t>
      </w:r>
      <w:r w:rsidR="28E77EB7" w:rsidRPr="519F5A7F">
        <w:rPr>
          <w:rFonts w:ascii="Arial" w:hAnsi="Arial" w:cs="Arial"/>
          <w:sz w:val="28"/>
          <w:szCs w:val="28"/>
        </w:rPr>
        <w:t>03</w:t>
      </w:r>
      <w:r w:rsidR="57C788B3" w:rsidRPr="519F5A7F">
        <w:rPr>
          <w:rFonts w:ascii="Arial" w:hAnsi="Arial" w:cs="Arial"/>
          <w:sz w:val="28"/>
          <w:szCs w:val="28"/>
        </w:rPr>
        <w:t>/0</w:t>
      </w:r>
      <w:r w:rsidR="2FF857E4" w:rsidRPr="519F5A7F">
        <w:rPr>
          <w:rFonts w:ascii="Arial" w:hAnsi="Arial" w:cs="Arial"/>
          <w:sz w:val="28"/>
          <w:szCs w:val="28"/>
        </w:rPr>
        <w:t>9</w:t>
      </w:r>
      <w:r w:rsidR="57C788B3" w:rsidRPr="519F5A7F">
        <w:rPr>
          <w:rFonts w:ascii="Arial" w:hAnsi="Arial" w:cs="Arial"/>
          <w:sz w:val="28"/>
          <w:szCs w:val="28"/>
        </w:rPr>
        <w:t>/2026</w:t>
      </w:r>
      <w:r w:rsidRPr="519F5A7F">
        <w:rPr>
          <w:rFonts w:ascii="Arial" w:hAnsi="Arial" w:cs="Arial"/>
          <w:sz w:val="28"/>
          <w:szCs w:val="28"/>
        </w:rPr>
        <w:t xml:space="preserve">. Valor da causa: </w:t>
      </w:r>
      <w:r w:rsidR="57C788B3" w:rsidRPr="519F5A7F">
        <w:rPr>
          <w:rFonts w:ascii="Arial" w:hAnsi="Arial" w:cs="Arial"/>
          <w:sz w:val="28"/>
          <w:szCs w:val="28"/>
        </w:rPr>
        <w:t xml:space="preserve">R$ </w:t>
      </w:r>
      <w:r w:rsidR="331EF1D7" w:rsidRPr="519F5A7F">
        <w:rPr>
          <w:rFonts w:ascii="Arial" w:hAnsi="Arial" w:cs="Arial"/>
          <w:sz w:val="28"/>
          <w:szCs w:val="28"/>
        </w:rPr>
        <w:t>46.011,44</w:t>
      </w:r>
      <w:r w:rsidRPr="519F5A7F">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72D3F412" w:rsidR="00355C73" w:rsidRPr="007E1C8C" w:rsidRDefault="772697D2" w:rsidP="00A72414">
      <w:pPr>
        <w:spacing w:after="0" w:line="360" w:lineRule="auto"/>
        <w:jc w:val="center"/>
        <w:rPr>
          <w:ins w:id="1128" w:author="Assessor GDSXSR" w:date="2026-10-30T19:46:32Z"/>
          <w:rFonts w:ascii="Arial" w:hAnsi="Arial" w:cs="Arial"/>
          <w:b/>
          <w:bCs/>
          <w:color w:val="000000" w:themeColor="text1"/>
          <w:sz w:val="28"/>
          <w:szCs w:val="28"/>
        </w:rPr>
      </w:pPr>
      <w:r w:rsidRPr="519F5A7F">
        <w:rPr>
          <w:rFonts w:ascii="Arial" w:hAnsi="Arial" w:cs="Arial"/>
          <w:b/>
          <w:bCs/>
          <w:color w:val="000000" w:themeColor="text1"/>
          <w:sz w:val="28"/>
          <w:szCs w:val="28"/>
        </w:rPr>
        <w:t>APELO D</w:t>
      </w:r>
      <w:r w:rsidR="46B2B93E" w:rsidRPr="519F5A7F">
        <w:rPr>
          <w:rFonts w:ascii="Arial" w:hAnsi="Arial" w:cs="Arial"/>
          <w:b/>
          <w:bCs/>
          <w:color w:val="000000" w:themeColor="text1"/>
          <w:sz w:val="28"/>
          <w:szCs w:val="28"/>
        </w:rPr>
        <w:t>A</w:t>
      </w:r>
      <w:r w:rsidRPr="519F5A7F">
        <w:rPr>
          <w:rFonts w:ascii="Arial" w:hAnsi="Arial" w:cs="Arial"/>
          <w:b/>
          <w:bCs/>
          <w:color w:val="000000" w:themeColor="text1"/>
          <w:sz w:val="28"/>
          <w:szCs w:val="28"/>
        </w:rPr>
        <w:t xml:space="preserve"> AUTOR</w:t>
      </w:r>
      <w:r w:rsidR="5E425BD2" w:rsidRPr="519F5A7F">
        <w:rPr>
          <w:rFonts w:ascii="Arial" w:hAnsi="Arial" w:cs="Arial"/>
          <w:b/>
          <w:bCs/>
          <w:color w:val="000000" w:themeColor="text1"/>
          <w:sz w:val="28"/>
          <w:szCs w:val="28"/>
        </w:rPr>
        <w:t>A</w:t>
      </w:r>
      <w:r w:rsidRPr="519F5A7F">
        <w:rPr>
          <w:rFonts w:ascii="Arial" w:hAnsi="Arial" w:cs="Arial"/>
          <w:b/>
          <w:bCs/>
          <w:color w:val="000000" w:themeColor="text1"/>
          <w:sz w:val="28"/>
          <w:szCs w:val="28"/>
        </w:rPr>
        <w:t xml:space="preserve">, </w:t>
      </w:r>
      <w:r w:rsidR="3C4F6A12" w:rsidRPr="519F5A7F">
        <w:rPr>
          <w:rFonts w:ascii="Arial" w:hAnsi="Arial" w:cs="Arial"/>
          <w:b/>
          <w:bCs/>
          <w:color w:val="000000" w:themeColor="text1"/>
          <w:sz w:val="28"/>
          <w:szCs w:val="28"/>
        </w:rPr>
        <w:t>MARI</w:t>
      </w:r>
      <w:r w:rsidR="12D79120" w:rsidRPr="519F5A7F">
        <w:rPr>
          <w:rFonts w:ascii="Arial" w:hAnsi="Arial" w:cs="Arial"/>
          <w:b/>
          <w:bCs/>
          <w:color w:val="000000" w:themeColor="text1"/>
          <w:sz w:val="28"/>
          <w:szCs w:val="28"/>
        </w:rPr>
        <w:t>ZETE</w:t>
      </w:r>
      <w:r w:rsidR="3C4F6A12" w:rsidRPr="519F5A7F">
        <w:rPr>
          <w:rFonts w:ascii="Arial" w:hAnsi="Arial" w:cs="Arial"/>
          <w:b/>
          <w:bCs/>
          <w:color w:val="000000" w:themeColor="text1"/>
          <w:sz w:val="28"/>
          <w:szCs w:val="28"/>
        </w:rPr>
        <w:t xml:space="preserve"> PEREIRA DE </w:t>
      </w:r>
      <w:r w:rsidR="5FE603F6" w:rsidRPr="519F5A7F">
        <w:rPr>
          <w:rFonts w:ascii="Arial" w:hAnsi="Arial" w:cs="Arial"/>
          <w:b/>
          <w:bCs/>
          <w:color w:val="000000" w:themeColor="text1"/>
          <w:sz w:val="28"/>
          <w:szCs w:val="28"/>
        </w:rPr>
        <w:t>OLIVEIRA</w:t>
      </w:r>
    </w:p>
    <w:p>
      <w:pPr>
        <w:spacing w:after="0" w:line="360" w:lineRule="auto"/>
        <w:jc w:val="center"/>
        <w:rPr>
          <w:ins w:id="1129" w:author="Assessor GDSXSR" w:date="2026-10-30T19:46:32Z"/>
          <w:rFonts w:ascii="Arial" w:hAnsi="Arial" w:cs="Arial"/>
          <w:b/>
          <w:bCs/>
          <w:color w:val="000000" w:themeColor="text1"/>
          <w:sz w:val="28"/>
          <w:szCs w:val="28"/>
        </w:rPr>
      </w:pPr>
    </w:p>
    <w:p>
      <w:pPr>
        <w:spacing w:after="0" w:line="360" w:lineRule="auto"/>
        <w:ind w:firstLine="2268"/>
        <w:jc w:val="both"/>
        <w:rPr>
          <w:rFonts w:ascii="Arial" w:hAnsi="Arial" w:cs="Arial"/>
          <w:b/>
          <w:bCs/>
          <w:color w:val="000000" w:themeColor="text1"/>
          <w:sz w:val="28"/>
          <w:szCs w:val="28"/>
        </w:rPr>
      </w:pPr>
      <w:ins w:id="1130" w:author="Assessor GDSXSR" w:date="2026-10-30T19:46:32Z">
        <w:commentRangeStart w:id="10"/>
        <w:r>
          <w:rPr>
            <w:rFonts w:ascii="Arial" w:hAnsi="Arial" w:cs="Arial"/>
            <w:b w:val="0"/>
            <w:bCs/>
            <w:color w:val="808080"/>
            <w:sz w:val="28"/>
            <w:szCs w:val="28"/>
          </w:rPr>
          <w:t xml:space="preserve">Presentes os pressupostos de admissibilidade, conheço do apelo interposto pela autora.</w:t>
        </w:r>
        <w:commentRangeEnd w:id="10"/>
        <w:r>
          <w:rPr>
            <w:rStyle w:val="CommentReference"/>
            <w:color w:val="808080"/>
          </w:rPr>
          <w:commentReference w:id="10"/>
        </w:r>
      </w:ins>
    </w:p>
    <w:p w14:paraId="5B5F0A2E" w14:textId="77777777" w:rsidR="00EB3378" w:rsidRPr="007E1C8C" w:rsidRDefault="00EB3378" w:rsidP="0088597A">
      <w:pPr>
        <w:spacing w:after="0" w:line="360" w:lineRule="auto"/>
        <w:jc w:val="both"/>
        <w:rPr>
          <w:rFonts w:ascii="Arial" w:hAnsi="Arial" w:cs="Arial"/>
          <w:color w:val="000000" w:themeColor="text1"/>
          <w:sz w:val="28"/>
          <w:szCs w:val="28"/>
        </w:rPr>
      </w:pPr>
    </w:p>
    <w:p w14:paraId="5431CCC9" w14:textId="617166AF" w:rsidR="00341D84" w:rsidRDefault="0A66A086" w:rsidP="00341D84">
      <w:pPr>
        <w:spacing w:after="0" w:line="360" w:lineRule="auto"/>
        <w:ind w:hanging="142"/>
        <w:jc w:val="center"/>
        <w:rPr>
          <w:rFonts w:ascii="Arial" w:hAnsi="Arial" w:cs="Arial"/>
          <w:sz w:val="28"/>
          <w:szCs w:val="28"/>
        </w:rPr>
      </w:pPr>
      <w:commentRangeStart w:id="11"/>
      <w:r>
        <w:rPr>
          <w:rFonts w:ascii="Arial" w:hAnsi="Arial" w:cs="Arial"/>
          <w:sz w:val="28"/>
          <w:szCs w:val="28"/>
          <w:highlight w:val="yellow"/>
          <w:rPrChange w:id="1134" w:author="Assessor GDSXSR" w:date="2026-10-30T19:46:32Z">
            <w:rPr>
              <w:rFonts w:ascii="Arial" w:hAnsi="Arial" w:cs="Arial"/>
              <w:sz w:val="28"/>
              <w:szCs w:val="28"/>
            </w:rPr>
          </w:rPrChange>
        </w:rPr>
        <w:t xml:space="preserve">DA </w:t>
      </w:r>
      <w:del w:id="1135" w:author="Assessor GDSXSR" w:date="2026-10-30T19:46:32Z">
        <w:r>
          <w:rPr>
            <w:rFonts w:ascii="Arial" w:hAnsi="Arial" w:cs="Arial"/>
            <w:sz w:val="28"/>
            <w:szCs w:val="28"/>
            <w:highlight w:val="yellow"/>
          </w:rPr>
          <w:delText xml:space="preserve">COMPROVAÇÃO</w:delText>
        </w:r>
      </w:del>
      <w:ins w:id="1136" w:author="Assessor GDSXSR" w:date="2026-10-30T19:46:32Z">
        <w:r>
          <w:rPr>
            <w:rFonts w:ascii="Arial" w:hAnsi="Arial" w:cs="Arial"/>
            <w:color w:val="808080"/>
            <w:sz w:val="28"/>
            <w:szCs w:val="28"/>
            <w:highlight w:val="yellow"/>
          </w:rPr>
          <w:t xml:space="preserve">REGULARIDADE</w:t>
        </w:r>
      </w:ins>
      <w:r>
        <w:rPr>
          <w:rFonts w:ascii="Arial" w:hAnsi="Arial" w:cs="Arial"/>
          <w:sz w:val="28"/>
          <w:szCs w:val="28"/>
          <w:highlight w:val="yellow"/>
          <w:rPrChange w:id="1137" w:author="Assessor GDSXSR" w:date="2026-10-30T19:46:32Z">
            <w:rPr>
              <w:rFonts w:ascii="Arial" w:hAnsi="Arial" w:cs="Arial"/>
              <w:sz w:val="28"/>
              <w:szCs w:val="28"/>
            </w:rPr>
          </w:rPrChange>
        </w:rPr>
        <w:t xml:space="preserve"> DA </w:t>
      </w:r>
      <w:del w:id="1138" w:author="Assessor GDSXSR" w:date="2026-10-30T19:46:32Z">
        <w:r>
          <w:rPr>
            <w:rFonts w:ascii="Arial" w:hAnsi="Arial" w:cs="Arial"/>
            <w:sz w:val="28"/>
            <w:szCs w:val="28"/>
            <w:highlight w:val="yellow"/>
          </w:rPr>
          <w:delText xml:space="preserve">RELAÇÃO JURÍDICA</w:delText>
        </w:r>
      </w:del>
      <w:ins w:id="1139" w:author="Assessor GDSXSR" w:date="2026-10-30T19:46:32Z">
        <w:r>
          <w:rPr>
            <w:rFonts w:ascii="Arial" w:hAnsi="Arial" w:cs="Arial"/>
            <w:color w:val="808080"/>
            <w:sz w:val="28"/>
            <w:szCs w:val="28"/>
            <w:highlight w:val="yellow"/>
          </w:rPr>
          <w:t xml:space="preserve">CONTRATAÇÃO</w:t>
        </w:r>
      </w:ins>
      <w:r>
        <w:rPr>
          <w:rFonts w:ascii="Arial" w:hAnsi="Arial" w:cs="Arial"/>
          <w:sz w:val="28"/>
          <w:szCs w:val="28"/>
          <w:highlight w:val="yellow"/>
          <w:rPrChange w:id="1140" w:author="Assessor GDSXSR" w:date="2026-10-30T19:46:32Z">
            <w:rPr>
              <w:rFonts w:ascii="Arial" w:hAnsi="Arial" w:cs="Arial"/>
              <w:sz w:val="28"/>
              <w:szCs w:val="28"/>
            </w:rPr>
          </w:rPrChange>
        </w:rPr>
        <w:t xml:space="preserve"> E</w:t>
      </w:r>
      <w:del w:id="1141" w:author="Assessor GDSXSR" w:date="2026-10-30T19:46:32Z">
        <w:r>
          <w:rPr>
            <w:rFonts w:ascii="Arial" w:hAnsi="Arial" w:cs="Arial"/>
            <w:sz w:val="28"/>
            <w:szCs w:val="28"/>
            <w:highlight w:val="yellow"/>
          </w:rPr>
          <w:delText xml:space="preserve"> DA REGULARIDADE</w:delText>
        </w:r>
      </w:del>
      <w:r>
        <w:rPr>
          <w:rFonts w:ascii="Arial" w:hAnsi="Arial" w:cs="Arial"/>
          <w:sz w:val="28"/>
          <w:szCs w:val="28"/>
          <w:highlight w:val="yellow"/>
          <w:rPrChange w:id="1142" w:author="Assessor GDSXSR" w:date="2026-10-30T19:46:32Z">
            <w:rPr>
              <w:rFonts w:ascii="Arial" w:hAnsi="Arial" w:cs="Arial"/>
              <w:sz w:val="28"/>
              <w:szCs w:val="28"/>
            </w:rPr>
          </w:rPrChange>
        </w:rPr>
        <w:t xml:space="preserve"> D</w:t>
      </w:r>
      <w:r>
        <w:rPr>
          <w:rFonts w:ascii="Arial" w:hAnsi="Arial" w:cs="Arial"/>
          <w:sz w:val="28"/>
          <w:szCs w:val="28"/>
          <w:highlight w:val="yellow"/>
          <w:rPrChange w:id="1143" w:author="Assessor GDSXSR" w:date="2026-10-30T19:46:32Z">
            <w:rPr>
              <w:rFonts w:ascii="Arial" w:hAnsi="Arial" w:cs="Arial"/>
              <w:sz w:val="28"/>
              <w:szCs w:val="28"/>
            </w:rPr>
          </w:rPrChange>
        </w:rPr>
        <w:t xml:space="preserve">A CESSÃO DE CRÉDITO</w:t>
      </w:r>
      <w:ins w:id="1144" w:author="Assessor GDSXSR" w:date="2026-10-30T19:46:32Z">
        <w:r>
          <w:rPr>
            <w:rFonts w:ascii="Arial" w:hAnsi="Arial" w:cs="Arial"/>
            <w:color w:val="808080"/>
            <w:sz w:val="28"/>
            <w:szCs w:val="28"/>
            <w:highlight w:val="yellow"/>
          </w:rPr>
          <w:t xml:space="preserve"> PARA A MANUTENÇÃO DA EXIGIBILIDADE DO DÉBITO</w:t>
        </w:r>
        <w:commentRangeEnd w:id="11"/>
        <w:r>
          <w:rPr>
            <w:rStyle w:val="CommentReference"/>
            <w:color w:val="808080"/>
          </w:rPr>
          <w:commentReference w:id="11"/>
        </w:r>
      </w:ins>
    </w:p>
    <w:p w14:paraId="158A262B" w14:textId="77777777" w:rsidR="00341D84" w:rsidRDefault="00341D84" w:rsidP="395F27C1">
      <w:pPr>
        <w:spacing w:after="0" w:line="360" w:lineRule="auto"/>
        <w:ind w:firstLine="2268"/>
        <w:jc w:val="both"/>
        <w:rPr>
          <w:rFonts w:ascii="Arial" w:eastAsia="Arial" w:hAnsi="Arial" w:cs="Arial"/>
          <w:sz w:val="28"/>
          <w:szCs w:val="28"/>
        </w:rPr>
      </w:pPr>
    </w:p>
    <w:p w14:paraId="39BC8E61" w14:textId="113DE5A4" w:rsidR="79959495" w:rsidRDefault="79959495" w:rsidP="519F5A7F">
      <w:pPr>
        <w:spacing w:after="0" w:line="360" w:lineRule="auto"/>
        <w:ind w:firstLine="2268"/>
        <w:jc w:val="both"/>
      </w:pPr>
      <w:commentRangeStart w:id="12"/>
      <w:r>
        <w:rPr>
          <w:rFonts w:ascii="Arial" w:eastAsia="Arial" w:hAnsi="Arial" w:cs="Arial"/>
          <w:color w:val="000000" w:themeColor="text1"/>
          <w:sz w:val="28"/>
          <w:szCs w:val="28"/>
        </w:rPr>
        <w:t xml:space="preserve">A</w:t>
      </w:r>
      <w:r>
        <w:rPr>
          <w:rFonts w:ascii="Arial" w:eastAsia="Arial" w:hAnsi="Arial" w:cs="Arial"/>
          <w:color w:val="000000" w:themeColor="text1"/>
          <w:sz w:val="28"/>
          <w:szCs w:val="28"/>
        </w:rPr>
        <w:t xml:space="preserve"> </w:t>
      </w:r>
      <w:ins w:id="1145" w:author="Assessor GDSXSR" w:date="2026-10-30T19:46:32Z">
        <w:r>
          <w:rPr>
            <w:rFonts w:ascii="Arial" w:eastAsia="Arial" w:hAnsi="Arial" w:cs="Arial"/>
            <w:color w:val="808080"/>
            <w:sz w:val="28"/>
            <w:szCs w:val="28"/>
          </w:rPr>
          <w:t xml:space="preserve">autora/</w:t>
        </w:r>
      </w:ins>
      <w:r>
        <w:rPr>
          <w:rFonts w:ascii="Arial" w:eastAsia="Arial" w:hAnsi="Arial" w:cs="Arial"/>
          <w:color w:val="000000" w:themeColor="text1"/>
          <w:sz w:val="28"/>
          <w:szCs w:val="28"/>
        </w:rPr>
        <w:t xml:space="preserve">apelante alega que</w:t>
      </w:r>
      <w:r>
        <w:rPr>
          <w:rFonts w:ascii="Arial" w:eastAsia="Arial" w:hAnsi="Arial" w:cs="Arial"/>
          <w:color w:val="000000" w:themeColor="text1"/>
          <w:sz w:val="28"/>
          <w:szCs w:val="28"/>
        </w:rPr>
        <w:t xml:space="preserve">:</w:t>
      </w:r>
      <w:r>
        <w:rPr>
          <w:rFonts w:ascii="Arial" w:eastAsia="Arial" w:hAnsi="Arial" w:cs="Arial"/>
          <w:color w:val="000000" w:themeColor="text1"/>
          <w:sz w:val="28"/>
          <w:szCs w:val="28"/>
        </w:rPr>
        <w:t xml:space="preserve"> </w:t>
      </w:r>
      <w:r>
        <w:rPr>
          <w:rFonts w:ascii="Arial" w:eastAsia="Arial" w:hAnsi="Arial" w:cs="Arial"/>
          <w:b/>
          <w:bCs/>
          <w:color w:val="000000" w:themeColor="text1"/>
          <w:sz w:val="28"/>
          <w:szCs w:val="28"/>
        </w:rPr>
        <w:t xml:space="preserve">1)</w:t>
      </w:r>
      <w:r>
        <w:rPr>
          <w:rFonts w:ascii="Arial" w:eastAsia="Arial" w:hAnsi="Arial" w:cs="Arial"/>
          <w:sz w:val="28"/>
          <w:szCs w:val="28"/>
        </w:rPr>
        <w:t xml:space="preserve"> </w:t>
      </w:r>
      <w:del w:id="1146" w:author="Assessor GDSXSR" w:date="2026-10-30T19:46:32Z">
        <w:r>
          <w:rPr>
            <w:rFonts w:ascii="Arial" w:eastAsia="Arial" w:hAnsi="Arial" w:cs="Arial"/>
            <w:sz w:val="28"/>
            <w:szCs w:val="28"/>
          </w:rPr>
          <w:delText xml:space="preserve">incidem as normas do Código de Defesa do Consumidor, </w:delText>
        </w:r>
      </w:del>
      <w:r>
        <w:rPr>
          <w:rFonts w:ascii="Arial" w:eastAsia="Arial" w:hAnsi="Arial" w:cs="Arial"/>
          <w:sz w:val="28"/>
          <w:szCs w:val="28"/>
        </w:rPr>
        <w:t xml:space="preserve">com</w:t>
      </w:r>
      <w:del w:id="1147" w:author="Assessor GDSXSR" w:date="2026-10-30T19:46:32Z">
        <w:r>
          <w:rPr>
            <w:rFonts w:ascii="Arial" w:eastAsia="Arial" w:hAnsi="Arial" w:cs="Arial"/>
            <w:sz w:val="28"/>
            <w:szCs w:val="28"/>
          </w:rPr>
          <w:delText xml:space="preserve"> a consequente distribuição do ônus probatório em favor da consumidora; </w:delText>
        </w:r>
        <w:r>
          <w:rPr>
            <w:rFonts w:ascii="Arial" w:eastAsia="Arial" w:hAnsi="Arial" w:cs="Arial"/>
            <w:b/>
            <w:bCs/>
            <w:sz w:val="28"/>
            <w:szCs w:val="28"/>
          </w:rPr>
          <w:delText xml:space="preserve">2)</w:delText>
        </w:r>
        <w:r>
          <w:rPr>
            <w:rFonts w:ascii="Arial" w:eastAsia="Arial" w:hAnsi="Arial" w:cs="Arial"/>
            <w:sz w:val="28"/>
            <w:szCs w:val="28"/>
          </w:rPr>
          <w:delText xml:space="preserve"> após</w:delText>
        </w:r>
      </w:del>
      <w:r>
        <w:rPr>
          <w:rFonts w:ascii="Arial" w:eastAsia="Arial" w:hAnsi="Arial" w:cs="Arial"/>
          <w:sz w:val="28"/>
          <w:szCs w:val="28"/>
        </w:rPr>
        <w:t xml:space="preserve"> a impugnação da contratação, incumbia ao apelado comprovar a origem e a regularidade do débito</w:t>
      </w:r>
      <w:del w:id="1148" w:author="Assessor GDSXSR" w:date="2026-10-30T19:46:32Z">
        <w:r>
          <w:rPr>
            <w:rFonts w:ascii="Arial" w:eastAsia="Arial" w:hAnsi="Arial" w:cs="Arial"/>
            <w:sz w:val="28"/>
            <w:szCs w:val="28"/>
          </w:rPr>
          <w:delText xml:space="preserve"> mediante documentação idônea</w:delText>
        </w:r>
      </w:del>
      <w:r>
        <w:rPr>
          <w:rFonts w:ascii="Arial" w:eastAsia="Arial" w:hAnsi="Arial" w:cs="Arial"/>
          <w:sz w:val="28"/>
          <w:szCs w:val="28"/>
        </w:rPr>
        <w:t xml:space="preserve">, não </w:t>
      </w:r>
      <w:del w:id="1149" w:author="Assessor GDSXSR" w:date="2026-10-30T19:46:32Z">
        <w:r>
          <w:rPr>
            <w:rFonts w:ascii="Arial" w:eastAsia="Arial" w:hAnsi="Arial" w:cs="Arial"/>
            <w:sz w:val="28"/>
            <w:szCs w:val="28"/>
          </w:rPr>
          <w:delText xml:space="preserve">sendo suficientes</w:delText>
        </w:r>
      </w:del>
      <w:ins w:id="1150" w:author="Assessor GDSXSR" w:date="2026-10-30T19:46:32Z">
        <w:r>
          <w:rPr>
            <w:rFonts w:ascii="Arial" w:eastAsia="Arial" w:hAnsi="Arial" w:cs="Arial"/>
            <w:color w:val="808080"/>
            <w:sz w:val="28"/>
            <w:szCs w:val="28"/>
          </w:rPr>
          <w:t xml:space="preserve">bastando</w:t>
        </w:r>
      </w:ins>
      <w:r>
        <w:rPr>
          <w:rFonts w:ascii="Arial" w:eastAsia="Arial" w:hAnsi="Arial" w:cs="Arial"/>
          <w:sz w:val="28"/>
          <w:szCs w:val="28"/>
        </w:rPr>
        <w:t xml:space="preserve"> telas sistêmicas, registros unilaterais ou instrumentos de cessão de crédito; </w:t>
      </w:r>
      <w:del w:id="1151" w:author="Assessor GDSXSR" w:date="2026-10-30T19:46:32Z">
        <w:r>
          <w:rPr>
            <w:rFonts w:ascii="Arial" w:eastAsia="Arial" w:hAnsi="Arial" w:cs="Arial"/>
            <w:b/>
            <w:bCs/>
            <w:sz w:val="28"/>
            <w:szCs w:val="28"/>
          </w:rPr>
          <w:delText xml:space="preserve">3</w:delText>
        </w:r>
      </w:del>
      <w:ins w:id="1152" w:author="Assessor GDSXSR" w:date="2026-10-30T19:46:32Z">
        <w:r>
          <w:rPr>
            <w:rFonts w:ascii="Arial" w:eastAsia="Arial" w:hAnsi="Arial" w:cs="Arial"/>
            <w:b/>
            <w:color w:val="808080"/>
            <w:sz w:val="28"/>
            <w:szCs w:val="28"/>
          </w:rPr>
          <w:t xml:space="preserve">2</w:t>
        </w:r>
      </w:ins>
      <w:r>
        <w:rPr>
          <w:rFonts w:ascii="Arial" w:eastAsia="Arial" w:hAnsi="Arial" w:cs="Arial"/>
          <w:b/>
          <w:bCs/>
          <w:sz w:val="28"/>
          <w:szCs w:val="28"/>
        </w:rPr>
        <w:t xml:space="preserve">)</w:t>
      </w:r>
      <w:r>
        <w:rPr>
          <w:rFonts w:ascii="Arial" w:eastAsia="Arial" w:hAnsi="Arial" w:cs="Arial"/>
          <w:sz w:val="28"/>
          <w:szCs w:val="28"/>
        </w:rPr>
        <w:t xml:space="preserve"> a cessão</w:t>
      </w:r>
      <w:del w:id="1153" w:author="Assessor GDSXSR" w:date="2026-10-30T19:46:32Z">
        <w:r>
          <w:rPr>
            <w:rFonts w:ascii="Arial" w:eastAsia="Arial" w:hAnsi="Arial" w:cs="Arial"/>
            <w:sz w:val="28"/>
            <w:szCs w:val="28"/>
          </w:rPr>
          <w:delText xml:space="preserve"> do crédito</w:delText>
        </w:r>
      </w:del>
      <w:r>
        <w:rPr>
          <w:rFonts w:ascii="Arial" w:eastAsia="Arial" w:hAnsi="Arial" w:cs="Arial"/>
          <w:sz w:val="28"/>
          <w:szCs w:val="28"/>
        </w:rPr>
        <w:t xml:space="preserve"> não supre a ausência de prova da contratação originária</w:t>
      </w:r>
      <w:del w:id="1154" w:author="Assessor GDSXSR" w:date="2026-10-30T19:46:32Z">
        <w:r>
          <w:rPr>
            <w:rFonts w:ascii="Arial" w:eastAsia="Arial" w:hAnsi="Arial" w:cs="Arial"/>
            <w:sz w:val="28"/>
            <w:szCs w:val="28"/>
          </w:rPr>
          <w:delText xml:space="preserve">, cabendo à cessionária demonstrar a existência, a titularidade e a exigibilidade da obrigação</w:delText>
        </w:r>
      </w:del>
      <w:r>
        <w:rPr>
          <w:rFonts w:ascii="Arial" w:eastAsia="Arial" w:hAnsi="Arial" w:cs="Arial"/>
          <w:sz w:val="28"/>
          <w:szCs w:val="28"/>
        </w:rPr>
        <w:t xml:space="preserve">; e</w:t>
      </w:r>
      <w:r>
        <w:rPr>
          <w:rFonts w:ascii="Arial" w:eastAsia="Arial" w:hAnsi="Arial" w:cs="Arial"/>
          <w:sz w:val="28"/>
          <w:szCs w:val="28"/>
        </w:rPr>
        <w:t xml:space="preserve"> </w:t>
      </w:r>
      <w:del w:id="1155" w:author="Assessor GDSXSR" w:date="2026-10-30T19:46:32Z">
        <w:r>
          <w:rPr>
            <w:rFonts w:ascii="Arial" w:eastAsia="Arial" w:hAnsi="Arial" w:cs="Arial"/>
            <w:b/>
            <w:bCs/>
            <w:sz w:val="28"/>
            <w:szCs w:val="28"/>
          </w:rPr>
          <w:delText xml:space="preserve">4</w:delText>
        </w:r>
      </w:del>
      <w:ins w:id="1156" w:author="Assessor GDSXSR" w:date="2026-10-30T19:46:32Z">
        <w:r>
          <w:rPr>
            <w:rFonts w:ascii="Arial" w:eastAsia="Arial" w:hAnsi="Arial" w:cs="Arial"/>
            <w:b/>
            <w:color w:val="808080"/>
            <w:sz w:val="28"/>
            <w:szCs w:val="28"/>
          </w:rPr>
          <w:t xml:space="preserve">3</w:t>
        </w:r>
      </w:ins>
      <w:r>
        <w:rPr>
          <w:rFonts w:ascii="Arial" w:eastAsia="Arial" w:hAnsi="Arial" w:cs="Arial"/>
          <w:b/>
          <w:bCs/>
          <w:sz w:val="28"/>
          <w:szCs w:val="28"/>
        </w:rPr>
        <w:t xml:space="preserve">)</w:t>
      </w:r>
      <w:r>
        <w:rPr>
          <w:rFonts w:ascii="Arial" w:eastAsia="Arial" w:hAnsi="Arial" w:cs="Arial"/>
          <w:sz w:val="28"/>
          <w:szCs w:val="28"/>
        </w:rPr>
        <w:t xml:space="preserve"> os débitos são inexigíveis</w:t>
      </w:r>
      <w:r>
        <w:rPr>
          <w:rFonts w:ascii="Arial" w:eastAsia="Arial" w:hAnsi="Arial" w:cs="Arial"/>
          <w:sz w:val="28"/>
          <w:szCs w:val="28"/>
        </w:rPr>
        <w:t xml:space="preserve">, pois </w:t>
      </w:r>
      <w:r>
        <w:rPr>
          <w:rFonts w:ascii="Arial" w:eastAsia="Arial" w:hAnsi="Arial" w:cs="Arial"/>
          <w:sz w:val="28"/>
          <w:szCs w:val="28"/>
        </w:rPr>
        <w:t xml:space="preserve">ausente prova da relação jurídica</w:t>
      </w:r>
      <w:r>
        <w:rPr>
          <w:rFonts w:ascii="Arial" w:eastAsia="Arial" w:hAnsi="Arial" w:cs="Arial"/>
          <w:sz w:val="28"/>
          <w:szCs w:val="28"/>
        </w:rPr>
        <w:t xml:space="preserve">.</w:t>
      </w:r>
      <w:commentRangeEnd w:id="12"/>
      <w:r>
        <w:rPr>
          <w:rStyle w:val="CommentReference"/>
        </w:rPr>
        <w:commentReference w:id="12"/>
      </w:r>
    </w:p>
    <w:p w14:paraId="3C2A6842" w14:textId="55D0BA26" w:rsidR="519F5A7F" w:rsidRDefault="519F5A7F" w:rsidP="519F5A7F">
      <w:pPr>
        <w:spacing w:after="0" w:line="360" w:lineRule="auto"/>
        <w:ind w:firstLine="2268"/>
        <w:jc w:val="both"/>
        <w:rPr>
          <w:rFonts w:ascii="Arial" w:eastAsia="Arial" w:hAnsi="Arial" w:cs="Arial"/>
          <w:sz w:val="28"/>
          <w:szCs w:val="28"/>
        </w:rPr>
      </w:pPr>
    </w:p>
    <w:p w14:paraId="63F29922" w14:textId="700573DF" w:rsidR="5C97912B" w:rsidRDefault="5C97912B" w:rsidP="519F5A7F">
      <w:pPr>
        <w:spacing w:after="0" w:line="360" w:lineRule="auto"/>
        <w:ind w:firstLine="2268"/>
        <w:jc w:val="both"/>
      </w:pPr>
      <w:r w:rsidRPr="519F5A7F">
        <w:rPr>
          <w:rFonts w:ascii="Arial" w:eastAsia="Arial" w:hAnsi="Arial" w:cs="Arial"/>
          <w:sz w:val="28"/>
          <w:szCs w:val="28"/>
          <w:highlight w:val="yellow"/>
          <w:rPrChange w:id="1157" w:author="Assessor GDSXSR" w:date="2026-10-30T19:46:32Z">
            <w:rPr>
              <w:rFonts w:ascii="Arial" w:eastAsia="Arial" w:hAnsi="Arial" w:cs="Arial"/>
              <w:sz w:val="28"/>
              <w:szCs w:val="28"/>
            </w:rPr>
          </w:rPrChange>
        </w:rPr>
        <w:t>Sem razão.</w:t>
      </w:r>
    </w:p>
    <w:p w14:paraId="1FD2A4F3" w14:textId="0F9CBB0C" w:rsidR="519F5A7F" w:rsidRDefault="519F5A7F" w:rsidP="519F5A7F">
      <w:pPr>
        <w:spacing w:after="0" w:line="360" w:lineRule="auto"/>
        <w:ind w:firstLine="2268"/>
        <w:jc w:val="both"/>
        <w:rPr>
          <w:rFonts w:ascii="Arial" w:eastAsia="Arial" w:hAnsi="Arial" w:cs="Arial"/>
          <w:sz w:val="28"/>
          <w:szCs w:val="28"/>
        </w:rPr>
      </w:pPr>
    </w:p>
    <w:p w14:paraId="410F681D" w14:textId="77777777" w:rsidR="009A5954" w:rsidRDefault="2C5B7E20" w:rsidP="519F5A7F">
      <w:pPr>
        <w:spacing w:after="0" w:line="360" w:lineRule="auto"/>
        <w:ind w:firstLine="2268"/>
        <w:jc w:val="both"/>
        <w:rPr>
          <w:rFonts w:ascii="Arial" w:eastAsia="Arial" w:hAnsi="Arial" w:cs="Arial"/>
          <w:sz w:val="28"/>
          <w:szCs w:val="28"/>
        </w:rPr>
      </w:pPr>
      <w:commentRangeStart w:id="13"/>
      <w:r>
        <w:rPr>
          <w:rFonts w:ascii="Arial" w:eastAsia="Arial" w:hAnsi="Arial" w:cs="Arial"/>
          <w:sz w:val="28"/>
          <w:szCs w:val="28"/>
        </w:rPr>
        <w:t xml:space="preserve">A relação jurídica </w:t>
      </w:r>
      <w:del w:id="1158" w:author="Assessor GDSXSR" w:date="2026-10-30T19:46:32Z">
        <w:r>
          <w:rPr>
            <w:rFonts w:ascii="Arial" w:eastAsia="Arial" w:hAnsi="Arial" w:cs="Arial"/>
            <w:sz w:val="28"/>
            <w:szCs w:val="28"/>
          </w:rPr>
          <w:delText xml:space="preserve">submete-se ao Código</w:delText>
        </w:r>
      </w:del>
      <w:ins w:id="1159" w:author="Assessor GDSXSR" w:date="2026-10-30T19:46:32Z">
        <w:r>
          <w:rPr>
            <w:rFonts w:ascii="Arial" w:eastAsia="Arial" w:hAnsi="Arial" w:cs="Arial"/>
            <w:color w:val="808080"/>
            <w:sz w:val="28"/>
            <w:szCs w:val="28"/>
          </w:rPr>
          <w:t xml:space="preserve">é</w:t>
        </w:r>
      </w:ins>
      <w:r>
        <w:rPr>
          <w:rFonts w:ascii="Arial" w:eastAsia="Arial" w:hAnsi="Arial" w:cs="Arial"/>
          <w:sz w:val="28"/>
          <w:szCs w:val="28"/>
        </w:rPr>
        <w:t xml:space="preserve"> de </w:t>
      </w:r>
      <w:del w:id="1160" w:author="Assessor GDSXSR" w:date="2026-10-30T19:46:32Z">
        <w:r>
          <w:rPr>
            <w:rFonts w:ascii="Arial" w:eastAsia="Arial" w:hAnsi="Arial" w:cs="Arial"/>
            <w:sz w:val="28"/>
            <w:szCs w:val="28"/>
          </w:rPr>
          <w:delText xml:space="preserve">Defesa do Consumidor</w:delText>
        </w:r>
      </w:del>
      <w:ins w:id="1161" w:author="Assessor GDSXSR" w:date="2026-10-30T19:46:32Z">
        <w:r>
          <w:rPr>
            <w:rFonts w:ascii="Arial" w:eastAsia="Arial" w:hAnsi="Arial" w:cs="Arial"/>
            <w:color w:val="808080"/>
            <w:sz w:val="28"/>
            <w:szCs w:val="28"/>
          </w:rPr>
          <w:t xml:space="preserve">consumo</w:t>
        </w:r>
      </w:ins>
      <w:r>
        <w:rPr>
          <w:rFonts w:ascii="Arial" w:eastAsia="Arial" w:hAnsi="Arial" w:cs="Arial"/>
          <w:sz w:val="28"/>
          <w:szCs w:val="28"/>
        </w:rPr>
        <w:t xml:space="preserve">, mas a inversão do ônus da prova </w:t>
      </w:r>
      <w:del w:id="1162" w:author="Assessor GDSXSR" w:date="2026-10-30T19:46:32Z">
        <w:r>
          <w:rPr>
            <w:rFonts w:ascii="Arial" w:eastAsia="Arial" w:hAnsi="Arial" w:cs="Arial"/>
            <w:sz w:val="28"/>
            <w:szCs w:val="28"/>
          </w:rPr>
          <w:delText xml:space="preserve">prevista no art. 6º, VIII, do CDC</w:delText>
        </w:r>
        <w:r>
          <w:rPr>
            <w:rFonts w:ascii="Arial" w:eastAsia="Arial" w:hAnsi="Arial" w:cs="Arial"/>
            <w:sz w:val="28"/>
            <w:szCs w:val="28"/>
          </w:rPr>
          <w:delText xml:space="preserve">,</w:delText>
        </w:r>
        <w:r>
          <w:rPr>
            <w:rFonts w:ascii="Arial" w:eastAsia="Arial" w:hAnsi="Arial" w:cs="Arial"/>
            <w:sz w:val="28"/>
            <w:szCs w:val="28"/>
          </w:rPr>
          <w:delText xml:space="preserve"> </w:delText>
        </w:r>
      </w:del>
      <w:r>
        <w:rPr>
          <w:rFonts w:ascii="Arial" w:eastAsia="Arial" w:hAnsi="Arial" w:cs="Arial"/>
          <w:sz w:val="28"/>
          <w:szCs w:val="28"/>
        </w:rPr>
        <w:t xml:space="preserve">não é automática</w:t>
      </w:r>
      <w:ins w:id="1163" w:author="Assessor GDSXSR" w:date="2026-10-30T19:46:32Z">
        <w:r>
          <w:rPr>
            <w:rFonts w:ascii="Arial" w:eastAsia="Arial" w:hAnsi="Arial" w:cs="Arial"/>
            <w:color w:val="808080"/>
            <w:sz w:val="28"/>
            <w:szCs w:val="28"/>
          </w:rPr>
          <w:t xml:space="preserve"> e foi corretamente afastada, porque a controvérsia é documental e a prova já estava nos autos (CDC 6º VIII)</w:t>
        </w:r>
      </w:ins>
      <w:r>
        <w:rPr>
          <w:rFonts w:ascii="Arial" w:eastAsia="Arial" w:hAnsi="Arial" w:cs="Arial"/>
          <w:sz w:val="28"/>
          <w:szCs w:val="28"/>
        </w:rPr>
        <w:t xml:space="preserve">.</w:t>
      </w:r>
      <w:commentRangeEnd w:id="13"/>
      <w:r>
        <w:rPr>
          <w:rStyle w:val="CommentReference"/>
        </w:rPr>
        <w:commentReference w:id="13"/>
      </w:r>
      <w:del w:id="1164" w:author="Assessor GDSXSR" w:date="2026-10-30T19:46:32Z">
        <w:r>
          <w:rPr>
            <w:rFonts w:ascii="Arial" w:eastAsia="Arial" w:hAnsi="Arial" w:cs="Arial"/>
            <w:sz w:val="28"/>
            <w:szCs w:val="28"/>
          </w:rPr>
          <w:delText xml:space="preserve"> </w:delText>
        </w:r>
      </w:del>
    </w:p>
    <w:p w14:paraId="0A060DCB" w14:textId="77777777" w:rsidR="009A5954" w:rsidRDefault="009A5954" w:rsidP="519F5A7F">
      <w:pPr>
        <w:spacing w:after="0" w:line="360" w:lineRule="auto"/>
        <w:ind w:firstLine="2268"/>
        <w:jc w:val="both"/>
        <w:rPr>
          <w:rFonts w:ascii="Arial" w:eastAsia="Arial" w:hAnsi="Arial" w:cs="Arial"/>
          <w:sz w:val="28"/>
          <w:szCs w:val="28"/>
        </w:rPr>
      </w:pPr>
    </w:p>
    <w:p w14:paraId="3ECC2746" w14:textId="0719F62F" w:rsidR="2C5B7E20" w:rsidRDefault="2C5B7E20" w:rsidP="519F5A7F">
      <w:pPr>
        <w:spacing w:after="0" w:line="360" w:lineRule="auto"/>
        <w:ind w:firstLine="2268"/>
        <w:jc w:val="both"/>
      </w:pPr>
      <w:del w:id="1167" w:author="Assessor GDSXSR" w:date="2026-10-30T19:46:32Z">
        <w:r>
          <w:rPr>
            <w:rFonts w:ascii="Arial" w:eastAsia="Arial" w:hAnsi="Arial" w:cs="Arial"/>
            <w:sz w:val="28"/>
            <w:szCs w:val="28"/>
          </w:rPr>
          <w:delText xml:space="preserve">No</w:delText>
        </w:r>
      </w:del>
      <w:ins w:id="1168" w:author="Assessor GDSXSR" w:date="2026-10-30T19:46:32Z">
        <w:commentRangeStart w:id="14"/>
        <w:r>
          <w:rPr>
            <w:rFonts w:ascii="Arial" w:eastAsia="Arial" w:hAnsi="Arial" w:cs="Arial"/>
            <w:color w:val="808080"/>
            <w:sz w:val="28"/>
            <w:szCs w:val="28"/>
          </w:rPr>
          <w:t xml:space="preserve">De</w:t>
        </w:r>
      </w:ins>
      <w:r>
        <w:rPr>
          <w:rFonts w:ascii="Arial" w:eastAsia="Arial" w:hAnsi="Arial" w:cs="Arial"/>
          <w:sz w:val="28"/>
          <w:szCs w:val="28"/>
        </w:rPr>
        <w:t xml:space="preserve"> </w:t>
      </w:r>
      <w:del w:id="1169" w:author="Assessor GDSXSR" w:date="2026-10-30T19:46:32Z">
        <w:r>
          <w:rPr>
            <w:rFonts w:ascii="Arial" w:eastAsia="Arial" w:hAnsi="Arial" w:cs="Arial"/>
            <w:sz w:val="28"/>
            <w:szCs w:val="28"/>
          </w:rPr>
          <w:delText xml:space="preserve">caso</w:delText>
        </w:r>
      </w:del>
      <w:ins w:id="1170" w:author="Assessor GDSXSR" w:date="2026-10-30T19:46:32Z">
        <w:r>
          <w:rPr>
            <w:rFonts w:ascii="Arial" w:eastAsia="Arial" w:hAnsi="Arial" w:cs="Arial"/>
            <w:color w:val="808080"/>
            <w:sz w:val="28"/>
            <w:szCs w:val="28"/>
          </w:rPr>
          <w:t xml:space="preserve">todo modo</w:t>
        </w:r>
      </w:ins>
      <w:r>
        <w:rPr>
          <w:rFonts w:ascii="Arial" w:eastAsia="Arial" w:hAnsi="Arial" w:cs="Arial"/>
          <w:sz w:val="28"/>
          <w:szCs w:val="28"/>
        </w:rPr>
        <w:t xml:space="preserve">,</w:t>
      </w:r>
      <w:del w:id="1171" w:author="Assessor GDSXSR" w:date="2026-10-30T19:46:32Z">
        <w:r>
          <w:rPr>
            <w:rFonts w:ascii="Arial" w:eastAsia="Arial" w:hAnsi="Arial" w:cs="Arial"/>
            <w:sz w:val="28"/>
            <w:szCs w:val="28"/>
          </w:rPr>
          <w:delText xml:space="preserve"> foi corretamente afastada, porque a controvérsia é eminentemente documental e a prova já estava nos autos. Além disso, </w:delText>
        </w:r>
        <w:r>
          <w:rPr>
            <w:rFonts w:ascii="Arial" w:eastAsia="Arial" w:hAnsi="Arial" w:cs="Arial"/>
            <w:sz w:val="28"/>
            <w:szCs w:val="28"/>
            <w:highlight w:val="yellow"/>
          </w:rPr>
          <w:delText xml:space="preserve">a inversão não teria efeito prático:</w:delText>
        </w:r>
      </w:del>
      <w:r>
        <w:rPr>
          <w:rFonts w:ascii="Arial" w:eastAsia="Arial" w:hAnsi="Arial" w:cs="Arial"/>
          <w:sz w:val="28"/>
          <w:szCs w:val="28"/>
          <w:highlight w:val="yellow"/>
          <w:rPrChange w:id="1172" w:author="Assessor GDSXSR" w:date="2026-10-30T19:46:32Z">
            <w:rPr>
              <w:rFonts w:ascii="Arial" w:eastAsia="Arial" w:hAnsi="Arial" w:cs="Arial"/>
              <w:sz w:val="28"/>
              <w:szCs w:val="28"/>
            </w:rPr>
          </w:rPrChange>
        </w:rPr>
        <w:t xml:space="preserve"> negada a contratação, cabia ao apelado comprovar </w:t>
      </w:r>
      <w:del w:id="1173" w:author="Assessor GDSXSR" w:date="2026-10-30T19:46:32Z">
        <w:r>
          <w:rPr>
            <w:rFonts w:ascii="Arial" w:eastAsia="Arial" w:hAnsi="Arial" w:cs="Arial"/>
            <w:sz w:val="28"/>
            <w:szCs w:val="28"/>
            <w:highlight w:val="yellow"/>
          </w:rPr>
          <w:delText xml:space="preserve">a existência do</w:delText>
        </w:r>
      </w:del>
      <w:ins w:id="1174" w:author="Assessor GDSXSR" w:date="2026-10-30T19:46:32Z">
        <w:r>
          <w:rPr>
            <w:rFonts w:ascii="Arial" w:eastAsia="Arial" w:hAnsi="Arial" w:cs="Arial"/>
            <w:color w:val="808080"/>
            <w:sz w:val="28"/>
            <w:szCs w:val="28"/>
            <w:highlight w:val="yellow"/>
          </w:rPr>
          <w:t xml:space="preserve">o</w:t>
        </w:r>
      </w:ins>
      <w:r>
        <w:rPr>
          <w:rFonts w:ascii="Arial" w:eastAsia="Arial" w:hAnsi="Arial" w:cs="Arial"/>
          <w:sz w:val="28"/>
          <w:szCs w:val="28"/>
          <w:highlight w:val="yellow"/>
          <w:rPrChange w:id="1175" w:author="Assessor GDSXSR" w:date="2026-10-30T19:46:32Z">
            <w:rPr>
              <w:rFonts w:ascii="Arial" w:eastAsia="Arial" w:hAnsi="Arial" w:cs="Arial"/>
              <w:sz w:val="28"/>
              <w:szCs w:val="28"/>
            </w:rPr>
          </w:rPrChange>
        </w:rPr>
        <w:t xml:space="preserve"> vínculo e a origem do débito, </w:t>
      </w:r>
      <w:r>
        <w:rPr>
          <w:rFonts w:ascii="Arial" w:eastAsia="Arial" w:hAnsi="Arial" w:cs="Arial"/>
          <w:sz w:val="28"/>
          <w:szCs w:val="28"/>
          <w:highlight w:val="yellow"/>
          <w:rPrChange w:id="1176" w:author="Assessor GDSXSR" w:date="2026-10-30T19:46:32Z">
            <w:rPr>
              <w:rFonts w:ascii="Arial" w:eastAsia="Arial" w:hAnsi="Arial" w:cs="Arial"/>
              <w:sz w:val="28"/>
              <w:szCs w:val="28"/>
            </w:rPr>
          </w:rPrChange>
        </w:rPr>
        <w:t xml:space="preserve">e desse ônus se desincumbiu por meio da documentação juntada com a contestação</w:t>
      </w:r>
      <w:ins w:id="1177" w:author="Assessor GDSXSR" w:date="2026-10-30T19:46:32Z">
        <w:r>
          <w:rPr>
            <w:rFonts w:ascii="Arial" w:eastAsia="Arial" w:hAnsi="Arial" w:cs="Arial"/>
            <w:color w:val="808080"/>
            <w:sz w:val="28"/>
            <w:szCs w:val="28"/>
            <w:highlight w:val="yellow"/>
          </w:rPr>
          <w:t xml:space="preserve"> (CPC 373 II)</w:t>
        </w:r>
      </w:ins>
      <w:r>
        <w:rPr>
          <w:rFonts w:ascii="Arial" w:eastAsia="Arial" w:hAnsi="Arial" w:cs="Arial"/>
          <w:sz w:val="28"/>
          <w:szCs w:val="28"/>
          <w:highlight w:val="yellow"/>
          <w:rPrChange w:id="1178" w:author="Assessor GDSXSR" w:date="2026-10-30T19:46:32Z">
            <w:rPr>
              <w:rFonts w:ascii="Arial" w:eastAsia="Arial" w:hAnsi="Arial" w:cs="Arial"/>
              <w:sz w:val="28"/>
              <w:szCs w:val="28"/>
            </w:rPr>
          </w:rPrChange>
        </w:rPr>
        <w:t xml:space="preserve">.</w:t>
      </w:r>
      <w:commentRangeEnd w:id="14"/>
      <w:r>
        <w:rPr>
          <w:rStyle w:val="CommentReference"/>
        </w:rPr>
        <w:commentReference w:id="14"/>
      </w:r>
      <w:del w:id="1179" w:author="Assessor GDSXSR" w:date="2026-10-30T19:46:32Z">
        <w:r>
          <w:rPr>
            <w:rFonts w:ascii="Arial" w:eastAsia="Arial" w:hAnsi="Arial" w:cs="Arial"/>
            <w:sz w:val="28"/>
            <w:szCs w:val="28"/>
          </w:rPr>
          <w:delText xml:space="preserve"> </w:delText>
        </w:r>
      </w:del>
    </w:p>
    <w:p w14:paraId="4AE849FB" w14:textId="2BDC6199" w:rsidR="519F5A7F" w:rsidRDefault="519F5A7F" w:rsidP="519F5A7F">
      <w:pPr>
        <w:spacing w:after="0" w:line="360" w:lineRule="auto"/>
        <w:ind w:firstLine="2268"/>
        <w:jc w:val="both"/>
        <w:rPr>
          <w:rFonts w:ascii="Arial" w:eastAsia="Arial" w:hAnsi="Arial" w:cs="Arial"/>
          <w:sz w:val="28"/>
          <w:szCs w:val="28"/>
        </w:rPr>
      </w:pPr>
    </w:p>
    <w:p w14:paraId="6E2A201F" w14:textId="637B0F52" w:rsidR="5C97912B" w:rsidRDefault="5C97912B" w:rsidP="519F5A7F">
      <w:pPr>
        <w:spacing w:after="0" w:line="360" w:lineRule="auto"/>
        <w:ind w:firstLine="2268"/>
        <w:jc w:val="both"/>
      </w:pPr>
      <w:commentRangeStart w:id="15"/>
      <w:r>
        <w:rPr>
          <w:rFonts w:ascii="Arial" w:eastAsia="Arial" w:hAnsi="Arial" w:cs="Arial"/>
          <w:sz w:val="28"/>
          <w:szCs w:val="28"/>
        </w:rPr>
        <w:t xml:space="preserve">O apelado juntou o contrato de venda financiada nº 2112960095016-0, assinado em 10/4/2021, </w:t>
      </w:r>
      <w:del w:id="1180" w:author="Assessor GDSXSR" w:date="2026-10-30T19:46:32Z">
        <w:r>
          <w:rPr>
            <w:rFonts w:ascii="Arial" w:eastAsia="Arial" w:hAnsi="Arial" w:cs="Arial"/>
            <w:sz w:val="28"/>
            <w:szCs w:val="28"/>
          </w:rPr>
          <w:delText xml:space="preserve">a ficha de aprovação de crédito e o demonstrativo do custo efetivo total</w:delText>
        </w:r>
        <w:r>
          <w:rPr>
            <w:rFonts w:ascii="Arial" w:eastAsia="Arial" w:hAnsi="Arial" w:cs="Arial"/>
            <w:sz w:val="28"/>
            <w:szCs w:val="28"/>
          </w:rPr>
          <w:delText xml:space="preserve"> (ID 89866219)</w:delText>
        </w:r>
        <w:r>
          <w:rPr>
            <w:rFonts w:ascii="Arial" w:eastAsia="Arial" w:hAnsi="Arial" w:cs="Arial"/>
            <w:sz w:val="28"/>
            <w:szCs w:val="28"/>
          </w:rPr>
          <w:delText xml:space="preserve">. O instrumento contém</w:delText>
        </w:r>
      </w:del>
      <w:ins w:id="1181" w:author="Assessor GDSXSR" w:date="2026-10-30T19:46:32Z">
        <w:r>
          <w:rPr>
            <w:rFonts w:ascii="Arial" w:eastAsia="Arial" w:hAnsi="Arial" w:cs="Arial"/>
            <w:color w:val="808080"/>
            <w:sz w:val="28"/>
            <w:szCs w:val="28"/>
          </w:rPr>
          <w:t xml:space="preserve">com</w:t>
        </w:r>
      </w:ins>
      <w:r>
        <w:rPr>
          <w:rFonts w:ascii="Arial" w:eastAsia="Arial" w:hAnsi="Arial" w:cs="Arial"/>
          <w:sz w:val="28"/>
          <w:szCs w:val="28"/>
        </w:rPr>
        <w:t xml:space="preserve"> os dados pessoais </w:t>
      </w:r>
      <w:del w:id="1182" w:author="Assessor GDSXSR" w:date="2026-10-30T19:46:32Z">
        <w:r>
          <w:rPr>
            <w:rFonts w:ascii="Arial" w:eastAsia="Arial" w:hAnsi="Arial" w:cs="Arial"/>
            <w:sz w:val="28"/>
            <w:szCs w:val="28"/>
          </w:rPr>
          <w:delText xml:space="preserve">da apelante </w:delText>
        </w:r>
      </w:del>
      <w:r>
        <w:rPr>
          <w:rFonts w:ascii="Arial" w:eastAsia="Arial" w:hAnsi="Arial" w:cs="Arial"/>
          <w:sz w:val="28"/>
          <w:szCs w:val="28"/>
        </w:rPr>
        <w:t xml:space="preserve">e o </w:t>
      </w:r>
      <w:del w:id="1183" w:author="Assessor GDSXSR" w:date="2026-10-30T19:46:32Z">
        <w:r>
          <w:rPr>
            <w:rFonts w:ascii="Arial" w:eastAsia="Arial" w:hAnsi="Arial" w:cs="Arial"/>
            <w:sz w:val="28"/>
            <w:szCs w:val="28"/>
          </w:rPr>
          <w:delText xml:space="preserve">mesmo </w:delText>
        </w:r>
      </w:del>
      <w:r>
        <w:rPr>
          <w:rFonts w:ascii="Arial" w:eastAsia="Arial" w:hAnsi="Arial" w:cs="Arial"/>
          <w:sz w:val="28"/>
          <w:szCs w:val="28"/>
        </w:rPr>
        <w:t xml:space="preserve">endereço </w:t>
      </w:r>
      <w:del w:id="1184" w:author="Assessor GDSXSR" w:date="2026-10-30T19:46:32Z">
        <w:r>
          <w:rPr>
            <w:rFonts w:ascii="Arial" w:eastAsia="Arial" w:hAnsi="Arial" w:cs="Arial"/>
            <w:sz w:val="28"/>
            <w:szCs w:val="28"/>
          </w:rPr>
          <w:delText xml:space="preserve">indicado</w:delText>
        </w:r>
      </w:del>
      <w:ins w:id="1185" w:author="Assessor GDSXSR" w:date="2026-10-30T19:46:32Z">
        <w:r>
          <w:rPr>
            <w:rFonts w:ascii="Arial" w:eastAsia="Arial" w:hAnsi="Arial" w:cs="Arial"/>
            <w:color w:val="808080"/>
            <w:sz w:val="28"/>
            <w:szCs w:val="28"/>
          </w:rPr>
          <w:t xml:space="preserve">da</w:t>
        </w:r>
      </w:ins>
      <w:r>
        <w:rPr>
          <w:rFonts w:ascii="Arial" w:eastAsia="Arial" w:hAnsi="Arial" w:cs="Arial"/>
          <w:sz w:val="28"/>
          <w:szCs w:val="28"/>
        </w:rPr>
        <w:t xml:space="preserve"> </w:t>
      </w:r>
      <w:del w:id="1186" w:author="Assessor GDSXSR" w:date="2026-10-30T19:46:32Z">
        <w:r>
          <w:rPr>
            <w:rFonts w:ascii="Arial" w:eastAsia="Arial" w:hAnsi="Arial" w:cs="Arial"/>
            <w:sz w:val="28"/>
            <w:szCs w:val="28"/>
          </w:rPr>
          <w:delText xml:space="preserve">no</w:delText>
        </w:r>
      </w:del>
      <w:ins w:id="1187" w:author="Assessor GDSXSR" w:date="2026-10-30T19:46:32Z">
        <w:r>
          <w:rPr>
            <w:rFonts w:ascii="Arial" w:eastAsia="Arial" w:hAnsi="Arial" w:cs="Arial"/>
            <w:color w:val="808080"/>
            <w:sz w:val="28"/>
            <w:szCs w:val="28"/>
          </w:rPr>
          <w:t xml:space="preserve">apelante, constantes do</w:t>
        </w:r>
      </w:ins>
      <w:r>
        <w:rPr>
          <w:rFonts w:ascii="Arial" w:eastAsia="Arial" w:hAnsi="Arial" w:cs="Arial"/>
          <w:sz w:val="28"/>
          <w:szCs w:val="28"/>
        </w:rPr>
        <w:t xml:space="preserve"> comprovante de residência</w:t>
      </w:r>
      <w:ins w:id="1188"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 e</w:t>
      </w:r>
      <w:del w:id="1189" w:author="Assessor GDSXSR" w:date="2026-10-30T19:46:32Z">
        <w:r>
          <w:rPr>
            <w:rFonts w:ascii="Arial" w:eastAsia="Arial" w:hAnsi="Arial" w:cs="Arial"/>
            <w:sz w:val="28"/>
            <w:szCs w:val="28"/>
          </w:rPr>
          <w:delText xml:space="preserve"> na procuração que acompanham a inicial. O</w:delText>
        </w:r>
      </w:del>
      <w:r>
        <w:rPr>
          <w:rFonts w:ascii="Arial" w:eastAsia="Arial" w:hAnsi="Arial" w:cs="Arial"/>
          <w:sz w:val="28"/>
          <w:szCs w:val="28"/>
        </w:rPr>
        <w:t xml:space="preserve"> documento de identificação </w:t>
      </w:r>
      <w:del w:id="1190" w:author="Assessor GDSXSR" w:date="2026-10-30T19:46:32Z">
        <w:r>
          <w:rPr>
            <w:rFonts w:ascii="Arial" w:eastAsia="Arial" w:hAnsi="Arial" w:cs="Arial"/>
            <w:sz w:val="28"/>
            <w:szCs w:val="28"/>
          </w:rPr>
          <w:delText xml:space="preserve">apresentado pelo credor é </w:delText>
        </w:r>
      </w:del>
      <w:r>
        <w:rPr>
          <w:rFonts w:ascii="Arial" w:eastAsia="Arial" w:hAnsi="Arial" w:cs="Arial"/>
          <w:sz w:val="28"/>
          <w:szCs w:val="28"/>
        </w:rPr>
        <w:t xml:space="preserve">idêntico ao </w:t>
      </w:r>
      <w:del w:id="1191" w:author="Assessor GDSXSR" w:date="2026-10-30T19:46:32Z">
        <w:r>
          <w:rPr>
            <w:rFonts w:ascii="Arial" w:eastAsia="Arial" w:hAnsi="Arial" w:cs="Arial"/>
            <w:sz w:val="28"/>
            <w:szCs w:val="28"/>
          </w:rPr>
          <w:delText xml:space="preserve">juntado</w:delText>
        </w:r>
      </w:del>
      <w:ins w:id="1192" w:author="Assessor GDSXSR" w:date="2026-10-30T19:46:32Z">
        <w:r>
          <w:rPr>
            <w:rFonts w:ascii="Arial" w:eastAsia="Arial" w:hAnsi="Arial" w:cs="Arial"/>
            <w:color w:val="808080"/>
            <w:sz w:val="28"/>
            <w:szCs w:val="28"/>
          </w:rPr>
          <w:t xml:space="preserve">da</w:t>
        </w:r>
      </w:ins>
      <w:r>
        <w:rPr>
          <w:rFonts w:ascii="Arial" w:eastAsia="Arial" w:hAnsi="Arial" w:cs="Arial"/>
          <w:sz w:val="28"/>
          <w:szCs w:val="28"/>
        </w:rPr>
        <w:t xml:space="preserve"> </w:t>
      </w:r>
      <w:del w:id="1193" w:author="Assessor GDSXSR" w:date="2026-10-30T19:46:32Z">
        <w:r>
          <w:rPr>
            <w:rFonts w:ascii="Arial" w:eastAsia="Arial" w:hAnsi="Arial" w:cs="Arial"/>
            <w:sz w:val="28"/>
            <w:szCs w:val="28"/>
          </w:rPr>
          <w:delText xml:space="preserve">pela própria autora</w:delText>
        </w:r>
      </w:del>
      <w:ins w:id="1194" w:author="Assessor GDSXSR" w:date="2026-10-30T19:46:32Z">
        <w:r>
          <w:rPr>
            <w:rFonts w:ascii="Arial" w:eastAsia="Arial" w:hAnsi="Arial" w:cs="Arial"/>
            <w:color w:val="808080"/>
            <w:sz w:val="28"/>
            <w:szCs w:val="28"/>
          </w:rPr>
          <w:t xml:space="preserve">inicial</w:t>
        </w:r>
      </w:ins>
      <w:r>
        <w:rPr>
          <w:rFonts w:ascii="Arial" w:eastAsia="Arial" w:hAnsi="Arial" w:cs="Arial"/>
          <w:sz w:val="28"/>
          <w:szCs w:val="28"/>
        </w:rPr>
        <w:t xml:space="preserve"> (</w:t>
      </w:r>
      <w:ins w:id="1195" w:author="Assessor GDSXSR" w:date="2026-10-30T19:46:32Z">
        <w:r>
          <w:rPr>
            <w:rFonts w:ascii="Arial" w:eastAsia="Arial" w:hAnsi="Arial" w:cs="Arial"/>
            <w:color w:val="808080"/>
            <w:sz w:val="28"/>
            <w:szCs w:val="28"/>
          </w:rPr>
          <w:t xml:space="preserve">ID 89866219, ID 89865953 e </w:t>
        </w:r>
      </w:ins>
      <w:r>
        <w:rPr>
          <w:rFonts w:ascii="Arial" w:eastAsia="Arial" w:hAnsi="Arial" w:cs="Arial"/>
          <w:sz w:val="28"/>
          <w:szCs w:val="28"/>
        </w:rPr>
        <w:t xml:space="preserve">ID 89865947)</w:t>
      </w:r>
      <w:r>
        <w:rPr>
          <w:rFonts w:ascii="Arial" w:eastAsia="Arial" w:hAnsi="Arial" w:cs="Arial"/>
          <w:sz w:val="28"/>
          <w:szCs w:val="28"/>
        </w:rPr>
        <w:t xml:space="preserve">.</w:t>
      </w:r>
      <w:commentRangeEnd w:id="15"/>
      <w:r>
        <w:rPr>
          <w:rStyle w:val="CommentReference"/>
        </w:rPr>
        <w:commentReference w:id="15"/>
      </w:r>
      <w:del w:id="1196" w:author="Assessor GDSXSR" w:date="2026-10-30T19:46:32Z">
        <w:r>
          <w:rPr>
            <w:rFonts w:ascii="Arial" w:eastAsia="Arial" w:hAnsi="Arial" w:cs="Arial"/>
            <w:sz w:val="28"/>
            <w:szCs w:val="28"/>
          </w:rPr>
          <w:delText xml:space="preserve">  </w:delText>
        </w:r>
      </w:del>
    </w:p>
    <w:p w14:paraId="202F1F4F" w14:textId="17CB521C" w:rsidR="519F5A7F" w:rsidRDefault="519F5A7F" w:rsidP="519F5A7F">
      <w:pPr>
        <w:spacing w:after="0" w:line="360" w:lineRule="auto"/>
        <w:ind w:firstLine="2268"/>
        <w:jc w:val="both"/>
        <w:rPr>
          <w:rFonts w:ascii="Arial" w:eastAsia="Arial" w:hAnsi="Arial" w:cs="Arial"/>
          <w:sz w:val="28"/>
          <w:szCs w:val="28"/>
        </w:rPr>
      </w:pPr>
    </w:p>
    <w:p>
      <w:pPr>
        <w:spacing w:after="0" w:line="360" w:lineRule="auto"/>
        <w:ind w:firstLine="2268"/>
        <w:jc w:val="both"/>
        <w:rPr>
          <w:ins w:id="1230" w:author="Assessor GDSXSR" w:date="2026-10-30T19:46:32Z"/>
        </w:rPr>
      </w:pPr>
      <w:del w:id="1200" w:author="Assessor GDSXSR" w:date="2026-10-30T19:46:32Z">
        <w:r>
          <w:rPr>
            <w:rFonts w:ascii="Arial" w:eastAsia="Arial" w:hAnsi="Arial" w:cs="Arial"/>
            <w:sz w:val="28"/>
            <w:szCs w:val="28"/>
          </w:rPr>
          <w:delText xml:space="preserve">Assim</w:delText>
        </w:r>
      </w:del>
      <w:ins w:id="1201" w:author="Assessor GDSXSR" w:date="2026-10-30T19:46:32Z">
        <w:r>
          <w:rPr>
            <w:rFonts w:ascii="Arial" w:eastAsia="Arial" w:hAnsi="Arial" w:cs="Arial"/>
            <w:color w:val="808080"/>
            <w:sz w:val="28"/>
            <w:szCs w:val="28"/>
          </w:rPr>
          <w:t xml:space="preserve">O contrato assinado consta dos autos</w:t>
        </w:r>
      </w:ins>
      <w:r>
        <w:rPr>
          <w:rFonts w:ascii="Arial" w:eastAsia="Arial" w:hAnsi="Arial" w:cs="Arial"/>
          <w:sz w:val="28"/>
          <w:szCs w:val="28"/>
        </w:rPr>
        <w:t xml:space="preserve">, </w:t>
      </w:r>
      <w:del w:id="1202" w:author="Assessor GDSXSR" w:date="2026-10-30T19:46:32Z">
        <w:r>
          <w:rPr>
            <w:rFonts w:ascii="Arial" w:eastAsia="Arial" w:hAnsi="Arial" w:cs="Arial"/>
            <w:sz w:val="28"/>
            <w:szCs w:val="28"/>
          </w:rPr>
          <w:delText xml:space="preserve">n</w:delText>
        </w:r>
        <w:r>
          <w:rPr>
            <w:rFonts w:ascii="Arial" w:eastAsia="Arial" w:hAnsi="Arial" w:cs="Arial"/>
            <w:sz w:val="28"/>
            <w:szCs w:val="28"/>
          </w:rPr>
          <w:delText xml:space="preserve">ão</w:delText>
        </w:r>
      </w:del>
      <w:ins w:id="1203" w:author="Assessor GDSXSR" w:date="2026-10-30T19:46:32Z">
        <w:r>
          <w:rPr>
            <w:rFonts w:ascii="Arial" w:eastAsia="Arial" w:hAnsi="Arial" w:cs="Arial"/>
            <w:color w:val="808080"/>
            <w:sz w:val="28"/>
            <w:szCs w:val="28"/>
          </w:rPr>
          <w:t xml:space="preserve">o</w:t>
        </w:r>
      </w:ins>
      <w:r>
        <w:rPr>
          <w:rFonts w:ascii="Arial" w:eastAsia="Arial" w:hAnsi="Arial" w:cs="Arial"/>
          <w:sz w:val="28"/>
          <w:szCs w:val="28"/>
        </w:rPr>
        <w:t xml:space="preserve"> </w:t>
      </w:r>
      <w:del w:id="1204" w:author="Assessor GDSXSR" w:date="2026-10-30T19:46:32Z">
        <w:r>
          <w:rPr>
            <w:rFonts w:ascii="Arial" w:eastAsia="Arial" w:hAnsi="Arial" w:cs="Arial"/>
            <w:sz w:val="28"/>
            <w:szCs w:val="28"/>
          </w:rPr>
          <w:delText xml:space="preserve">procede</w:delText>
        </w:r>
      </w:del>
      <w:ins w:id="1205" w:author="Assessor GDSXSR" w:date="2026-10-30T19:46:32Z">
        <w:r>
          <w:rPr>
            <w:rFonts w:ascii="Arial" w:eastAsia="Arial" w:hAnsi="Arial" w:cs="Arial"/>
            <w:color w:val="808080"/>
            <w:sz w:val="28"/>
            <w:szCs w:val="28"/>
          </w:rPr>
          <w:t xml:space="preserve">que afasta</w:t>
        </w:r>
      </w:ins>
      <w:r>
        <w:rPr>
          <w:rFonts w:ascii="Arial" w:eastAsia="Arial" w:hAnsi="Arial" w:cs="Arial"/>
          <w:sz w:val="28"/>
          <w:szCs w:val="28"/>
        </w:rPr>
        <w:t xml:space="preserve"> a </w:t>
      </w:r>
      <w:del w:id="1206" w:author="Assessor GDSXSR" w:date="2026-10-30T19:46:32Z">
        <w:r>
          <w:rPr>
            <w:rFonts w:ascii="Arial" w:eastAsia="Arial" w:hAnsi="Arial" w:cs="Arial"/>
            <w:sz w:val="28"/>
            <w:szCs w:val="28"/>
          </w:rPr>
          <w:delText xml:space="preserve">afirmação</w:delText>
        </w:r>
      </w:del>
      <w:ins w:id="1207" w:author="Assessor GDSXSR" w:date="2026-10-30T19:46:32Z">
        <w:r>
          <w:rPr>
            <w:rFonts w:ascii="Arial" w:eastAsia="Arial" w:hAnsi="Arial" w:cs="Arial"/>
            <w:color w:val="808080"/>
            <w:sz w:val="28"/>
            <w:szCs w:val="28"/>
          </w:rPr>
          <w:t xml:space="preserve">alegação</w:t>
        </w:r>
      </w:ins>
      <w:r>
        <w:rPr>
          <w:rFonts w:ascii="Arial" w:eastAsia="Arial" w:hAnsi="Arial" w:cs="Arial"/>
          <w:sz w:val="28"/>
          <w:szCs w:val="28"/>
        </w:rPr>
        <w:t xml:space="preserve"> de que a defesa se apoiou apenas em telas sistêmicas</w:t>
      </w:r>
      <w:del w:id="1208" w:author="Assessor GDSXSR" w:date="2026-10-30T19:46:32Z">
        <w:r>
          <w:rPr>
            <w:rFonts w:ascii="Arial" w:eastAsia="Arial" w:hAnsi="Arial" w:cs="Arial"/>
            <w:sz w:val="28"/>
            <w:szCs w:val="28"/>
          </w:rPr>
          <w:delText xml:space="preserve"> ou registros unilaterais</w:delText>
        </w:r>
      </w:del>
      <w:r>
        <w:rPr>
          <w:rFonts w:ascii="Arial" w:eastAsia="Arial" w:hAnsi="Arial" w:cs="Arial"/>
          <w:sz w:val="28"/>
          <w:szCs w:val="28"/>
        </w:rPr>
        <w:t xml:space="preserve">.</w:t>
      </w:r>
      <w:del w:id="1209" w:author="Assessor GDSXSR" w:date="2026-10-30T19:46:32Z">
        <w:r>
          <w:rPr>
            <w:rFonts w:ascii="Arial" w:eastAsia="Arial" w:hAnsi="Arial" w:cs="Arial"/>
            <w:sz w:val="28"/>
            <w:szCs w:val="28"/>
          </w:rPr>
          <w:delText xml:space="preserve"> O contrato assinado consta dos autos e foi expressamente examinado na sentença. </w:delText>
        </w:r>
      </w:del>
    </w:p>
    <w:p>
      <w:pPr>
        <w:spacing w:after="0" w:line="360" w:lineRule="auto"/>
        <w:ind w:firstLine="2268"/>
        <w:jc w:val="both"/>
        <w:rPr>
          <w:ins w:id="1231" w:author="Assessor GDSXSR" w:date="2026-10-30T19:46:32Z"/>
        </w:rPr>
      </w:pPr>
    </w:p>
    <w:p>
      <w:pPr>
        <w:spacing w:after="0" w:line="360" w:lineRule="auto"/>
        <w:ind w:firstLine="2268"/>
        <w:jc w:val="both"/>
        <w:rPr>
          <w:ins w:id="1232" w:author="Assessor GDSXSR" w:date="2026-10-30T19:46:32Z"/>
        </w:rPr>
      </w:pPr>
      <w:r>
        <w:rPr>
          <w:rFonts w:ascii="Arial" w:eastAsia="Arial" w:hAnsi="Arial" w:cs="Arial"/>
          <w:sz w:val="28"/>
          <w:szCs w:val="28"/>
          <w:highlight w:val="yellow"/>
          <w:rPrChange w:id="1210" w:author="Assessor GDSXSR" w:date="2026-10-30T19:46:32Z">
            <w:rPr>
              <w:rFonts w:ascii="Arial" w:eastAsia="Arial" w:hAnsi="Arial" w:cs="Arial"/>
              <w:sz w:val="28"/>
              <w:szCs w:val="28"/>
            </w:rPr>
          </w:rPrChange>
        </w:rPr>
        <w:t xml:space="preserve">A</w:t>
      </w:r>
      <w:r>
        <w:rPr>
          <w:rFonts w:ascii="Arial" w:eastAsia="Arial" w:hAnsi="Arial" w:cs="Arial"/>
          <w:sz w:val="28"/>
          <w:szCs w:val="28"/>
          <w:highlight w:val="yellow"/>
          <w:rPrChange w:id="1211" w:author="Assessor GDSXSR" w:date="2026-10-30T19:46:32Z">
            <w:rPr>
              <w:rFonts w:ascii="Arial" w:eastAsia="Arial" w:hAnsi="Arial" w:cs="Arial"/>
              <w:sz w:val="28"/>
              <w:szCs w:val="28"/>
            </w:rPr>
          </w:rPrChange>
        </w:rPr>
        <w:t xml:space="preserve"> apelante não impugnou especificamente </w:t>
      </w:r>
      <w:r>
        <w:rPr>
          <w:rFonts w:ascii="Arial" w:eastAsia="Arial" w:hAnsi="Arial" w:cs="Arial"/>
          <w:sz w:val="28"/>
          <w:szCs w:val="28"/>
          <w:highlight w:val="yellow"/>
          <w:rPrChange w:id="1212" w:author="Assessor GDSXSR" w:date="2026-10-30T19:46:32Z">
            <w:rPr>
              <w:rFonts w:ascii="Arial" w:eastAsia="Arial" w:hAnsi="Arial" w:cs="Arial"/>
              <w:sz w:val="28"/>
              <w:szCs w:val="28"/>
            </w:rPr>
          </w:rPrChange>
        </w:rPr>
        <w:t xml:space="preserve">a autenticidade da assinatura lançada no contrato, limitando-se a contestar genericamente os documentos apresentados.</w:t>
      </w:r>
    </w:p>
    <w:p>
      <w:pPr>
        <w:spacing w:after="0" w:line="360" w:lineRule="auto"/>
        <w:ind w:firstLine="2268"/>
        <w:jc w:val="both"/>
        <w:rPr>
          <w:ins w:id="1233" w:author="Assessor GDSXSR" w:date="2026-10-30T19:46:32Z"/>
        </w:rPr>
      </w:pPr>
    </w:p>
    <w:p w14:paraId="24F561CD" w14:textId="7CE8BEF9" w:rsidR="5C97912B" w:rsidRDefault="00F33384" w:rsidP="519F5A7F">
      <w:pPr>
        <w:spacing w:after="0" w:line="360" w:lineRule="auto"/>
        <w:ind w:firstLine="2268"/>
        <w:jc w:val="both"/>
        <w:rPr>
          <w:ins w:id="1234" w:author="Assessor GDSXSR" w:date="2026-10-30T19:46:32Z"/>
          <w:rFonts w:ascii="Arial" w:eastAsia="Arial" w:hAnsi="Arial" w:cs="Arial"/>
          <w:sz w:val="28"/>
          <w:szCs w:val="28"/>
        </w:rPr>
      </w:pPr>
      <w:ins w:id="1213" w:author="Assessor GDSXSR" w:date="2026-10-30T19:46:32Z">
        <w:commentRangeStart w:id="16"/>
        <w:r>
          <w:rPr>
            <w:rFonts w:ascii="Arial" w:eastAsia="Arial" w:hAnsi="Arial" w:cs="Arial"/>
            <w:color w:val="808080"/>
            <w:sz w:val="28"/>
            <w:szCs w:val="28"/>
          </w:rPr>
          <w:t xml:space="preserve">O</w:t>
        </w:r>
      </w:ins>
      <w:r>
        <w:rPr>
          <w:rFonts w:ascii="Arial" w:eastAsia="Arial" w:hAnsi="Arial" w:cs="Arial"/>
          <w:sz w:val="28"/>
          <w:szCs w:val="28"/>
        </w:rPr>
        <w:t xml:space="preserve"> </w:t>
      </w:r>
      <w:del w:id="1214" w:author="Assessor GDSXSR" w:date="2026-10-30T19:46:32Z">
        <w:r>
          <w:rPr>
            <w:rFonts w:ascii="Arial" w:eastAsia="Arial" w:hAnsi="Arial" w:cs="Arial"/>
            <w:sz w:val="28"/>
            <w:szCs w:val="28"/>
          </w:rPr>
          <w:delText xml:space="preserve">Por</w:delText>
        </w:r>
      </w:del>
      <w:ins w:id="1215" w:author="Assessor GDSXSR" w:date="2026-10-30T19:46:32Z">
        <w:r>
          <w:rPr>
            <w:rFonts w:ascii="Arial" w:eastAsia="Arial" w:hAnsi="Arial" w:cs="Arial"/>
            <w:color w:val="808080"/>
            <w:sz w:val="28"/>
            <w:szCs w:val="28"/>
          </w:rPr>
          <w:t xml:space="preserve">Tema</w:t>
        </w:r>
      </w:ins>
      <w:r>
        <w:rPr>
          <w:rFonts w:ascii="Arial" w:eastAsia="Arial" w:hAnsi="Arial" w:cs="Arial"/>
          <w:sz w:val="28"/>
          <w:szCs w:val="28"/>
        </w:rPr>
        <w:t xml:space="preserve"> </w:t>
      </w:r>
      <w:del w:id="1216" w:author="Assessor GDSXSR" w:date="2026-10-30T19:46:32Z">
        <w:r>
          <w:rPr>
            <w:rFonts w:ascii="Arial" w:eastAsia="Arial" w:hAnsi="Arial" w:cs="Arial"/>
            <w:sz w:val="28"/>
            <w:szCs w:val="28"/>
          </w:rPr>
          <w:delText xml:space="preserve">isso</w:delText>
        </w:r>
      </w:del>
      <w:ins w:id="1217" w:author="Assessor GDSXSR" w:date="2026-10-30T19:46:32Z">
        <w:r>
          <w:rPr>
            <w:rFonts w:ascii="Arial" w:eastAsia="Arial" w:hAnsi="Arial" w:cs="Arial"/>
            <w:color w:val="808080"/>
            <w:sz w:val="28"/>
            <w:szCs w:val="28"/>
          </w:rPr>
          <w:t xml:space="preserve">1.061/STJ</w:t>
        </w:r>
      </w:ins>
      <w:r>
        <w:rPr>
          <w:rFonts w:ascii="Arial" w:eastAsia="Arial" w:hAnsi="Arial" w:cs="Arial"/>
          <w:sz w:val="28"/>
          <w:szCs w:val="28"/>
        </w:rPr>
        <w:t xml:space="preserve">, </w:t>
      </w:r>
      <w:del w:id="1218" w:author="Assessor GDSXSR" w:date="2026-10-30T19:46:32Z">
        <w:r>
          <w:rPr>
            <w:rFonts w:ascii="Arial" w:eastAsia="Arial" w:hAnsi="Arial" w:cs="Arial"/>
            <w:sz w:val="28"/>
            <w:szCs w:val="28"/>
          </w:rPr>
          <w:delText xml:space="preserve">não</w:delText>
        </w:r>
      </w:del>
      <w:ins w:id="1219" w:author="Assessor GDSXSR" w:date="2026-10-30T19:46:32Z">
        <w:r>
          <w:rPr>
            <w:rFonts w:ascii="Arial" w:eastAsia="Arial" w:hAnsi="Arial" w:cs="Arial"/>
            <w:color w:val="808080"/>
            <w:sz w:val="28"/>
            <w:szCs w:val="28"/>
          </w:rPr>
          <w:t xml:space="preserve">invocado</w:t>
        </w:r>
      </w:ins>
      <w:r>
        <w:rPr>
          <w:rFonts w:ascii="Arial" w:eastAsia="Arial" w:hAnsi="Arial" w:cs="Arial"/>
          <w:sz w:val="28"/>
          <w:szCs w:val="28"/>
        </w:rPr>
        <w:t xml:space="preserve"> </w:t>
      </w:r>
      <w:del w:id="1220" w:author="Assessor GDSXSR" w:date="2026-10-30T19:46:32Z">
        <w:r>
          <w:rPr>
            <w:rFonts w:ascii="Arial" w:eastAsia="Arial" w:hAnsi="Arial" w:cs="Arial"/>
            <w:sz w:val="28"/>
            <w:szCs w:val="28"/>
          </w:rPr>
          <w:delText xml:space="preserve">se</w:delText>
        </w:r>
      </w:del>
      <w:ins w:id="1221" w:author="Assessor GDSXSR" w:date="2026-10-30T19:46:32Z">
        <w:r>
          <w:rPr>
            <w:rFonts w:ascii="Arial" w:eastAsia="Arial" w:hAnsi="Arial" w:cs="Arial"/>
            <w:color w:val="808080"/>
            <w:sz w:val="28"/>
            <w:szCs w:val="28"/>
          </w:rPr>
          <w:t xml:space="preserve">no</w:t>
        </w:r>
      </w:ins>
      <w:r>
        <w:rPr>
          <w:rFonts w:ascii="Arial" w:eastAsia="Arial" w:hAnsi="Arial" w:cs="Arial"/>
          <w:sz w:val="28"/>
          <w:szCs w:val="28"/>
        </w:rPr>
        <w:t xml:space="preserve"> </w:t>
      </w:r>
      <w:del w:id="1222" w:author="Assessor GDSXSR" w:date="2026-10-30T19:46:32Z">
        <w:r>
          <w:rPr>
            <w:rFonts w:ascii="Arial" w:eastAsia="Arial" w:hAnsi="Arial" w:cs="Arial"/>
            <w:sz w:val="28"/>
            <w:szCs w:val="28"/>
          </w:rPr>
          <w:delText xml:space="preserve">transfere</w:delText>
        </w:r>
      </w:del>
      <w:ins w:id="1223" w:author="Assessor GDSXSR" w:date="2026-10-30T19:46:32Z">
        <w:r>
          <w:rPr>
            <w:rFonts w:ascii="Arial" w:eastAsia="Arial" w:hAnsi="Arial" w:cs="Arial"/>
            <w:color w:val="808080"/>
            <w:sz w:val="28"/>
            <w:szCs w:val="28"/>
          </w:rPr>
          <w:t xml:space="preserve">apelo,</w:t>
        </w:r>
      </w:ins>
      <w:r>
        <w:rPr>
          <w:rFonts w:ascii="Arial" w:eastAsia="Arial" w:hAnsi="Arial" w:cs="Arial"/>
          <w:sz w:val="28"/>
          <w:szCs w:val="28"/>
        </w:rPr>
        <w:t xml:space="preserve"> </w:t>
      </w:r>
      <w:del w:id="1224" w:author="Assessor GDSXSR" w:date="2026-10-30T19:46:32Z">
        <w:r>
          <w:rPr>
            <w:rFonts w:ascii="Arial" w:eastAsia="Arial" w:hAnsi="Arial" w:cs="Arial"/>
            <w:sz w:val="28"/>
            <w:szCs w:val="28"/>
          </w:rPr>
          <w:delText xml:space="preserve">ao apelado o ônus de demonstrar</w:delText>
        </w:r>
      </w:del>
      <w:ins w:id="1225" w:author="Assessor GDSXSR" w:date="2026-10-30T19:46:32Z">
        <w:r>
          <w:rPr>
            <w:rFonts w:ascii="Arial" w:eastAsia="Arial" w:hAnsi="Arial" w:cs="Arial"/>
            <w:color w:val="808080"/>
            <w:sz w:val="28"/>
            <w:szCs w:val="28"/>
          </w:rPr>
          <w:t xml:space="preserve">fixou</w:t>
        </w:r>
      </w:ins>
      <w:r>
        <w:rPr>
          <w:rFonts w:ascii="Arial" w:eastAsia="Arial" w:hAnsi="Arial" w:cs="Arial"/>
          <w:sz w:val="28"/>
          <w:szCs w:val="28"/>
        </w:rPr>
        <w:t xml:space="preserve"> a </w:t>
      </w:r>
      <w:del w:id="1226" w:author="Assessor GDSXSR" w:date="2026-10-30T19:46:32Z">
        <w:r>
          <w:rPr>
            <w:rFonts w:ascii="Arial" w:eastAsia="Arial" w:hAnsi="Arial" w:cs="Arial"/>
            <w:sz w:val="28"/>
            <w:szCs w:val="28"/>
          </w:rPr>
          <w:delText xml:space="preserve">autenticidade</w:delText>
        </w:r>
      </w:del>
      <w:ins w:id="1227" w:author="Assessor GDSXSR" w:date="2026-10-30T19:46:32Z">
        <w:r>
          <w:rPr>
            <w:rFonts w:ascii="Arial" w:eastAsia="Arial" w:hAnsi="Arial" w:cs="Arial"/>
            <w:color w:val="808080"/>
            <w:sz w:val="28"/>
            <w:szCs w:val="28"/>
          </w:rPr>
          <w:t xml:space="preserve">seguinte</w:t>
        </w:r>
      </w:ins>
      <w:r>
        <w:rPr>
          <w:rFonts w:ascii="Arial" w:eastAsia="Arial" w:hAnsi="Arial" w:cs="Arial"/>
          <w:sz w:val="28"/>
          <w:szCs w:val="28"/>
        </w:rPr>
        <w:t xml:space="preserve"> </w:t>
      </w:r>
      <w:del w:id="1228" w:author="Assessor GDSXSR" w:date="2026-10-30T19:46:32Z">
        <w:r>
          <w:rPr>
            <w:rFonts w:ascii="Arial" w:eastAsia="Arial" w:hAnsi="Arial" w:cs="Arial"/>
            <w:sz w:val="28"/>
            <w:szCs w:val="28"/>
          </w:rPr>
          <w:delText xml:space="preserve">da firma. </w:delText>
        </w:r>
      </w:del>
      <w:ins w:id="1229" w:author="Assessor GDSXSR" w:date="2026-10-30T19:46:32Z">
        <w:r>
          <w:rPr>
            <w:rFonts w:ascii="Arial" w:eastAsia="Arial" w:hAnsi="Arial" w:cs="Arial"/>
            <w:color w:val="808080"/>
            <w:sz w:val="28"/>
            <w:szCs w:val="28"/>
          </w:rPr>
          <w:t xml:space="preserve">tese:</w:t>
        </w:r>
        <w:commentRangeEnd w:id="16"/>
        <w:r>
          <w:rPr>
            <w:rStyle w:val="CommentReference"/>
            <w:color w:val="808080"/>
          </w:rPr>
          <w:commentReference w:id="16"/>
        </w:r>
      </w:ins>
    </w:p>
    <w:p>
      <w:pPr>
        <w:spacing w:after="0" w:line="360" w:lineRule="auto"/>
        <w:ind w:firstLine="2268"/>
        <w:jc w:val="both"/>
        <w:rPr>
          <w:ins w:id="1235" w:author="Assessor GDSXSR" w:date="2026-10-30T19:46:32Z"/>
          <w:rFonts w:ascii="Arial" w:eastAsia="Arial" w:hAnsi="Arial" w:cs="Arial"/>
          <w:sz w:val="28"/>
          <w:szCs w:val="28"/>
        </w:rPr>
      </w:pPr>
    </w:p>
    <w:p>
      <w:pPr>
        <w:spacing w:after="0" w:line="360" w:lineRule="auto"/>
        <w:ind w:left="2268" w:firstLine="1134"/>
        <w:jc w:val="both"/>
        <w:rPr>
          <w:ins w:id="1237" w:author="Assessor GDSXSR" w:date="2026-10-30T19:46:32Z"/>
          <w:rFonts w:ascii="Arial" w:eastAsia="Arial" w:hAnsi="Arial" w:cs="Arial"/>
          <w:sz w:val="28"/>
          <w:szCs w:val="28"/>
        </w:rPr>
      </w:pPr>
      <w:ins w:id="1236" w:author="Assessor GDSXSR" w:date="2026-10-30T19:46:32Z">
        <w:r>
          <w:rPr>
            <w:rFonts w:ascii="Arial" w:eastAsia="Arial" w:hAnsi="Arial" w:cs="Arial"/>
            <w:b w:val="0"/>
            <w:i/>
            <w:color w:val="808080"/>
            <w:sz w:val="26"/>
            <w:szCs w:val="28"/>
          </w:rPr>
          <w:t xml:space="preserve">“Na hipótese em que o consumidor/autor impugnar a autenticidade da assinatura constante em contrato bancário juntado ao processo pela instituição financeira, caberá a esta o ônus de provar a autenticidade (CPC, arts. 6º, 369 e 429, II).” (REsp n. 1.846.649/MA, relator Ministro Marco Aurélio Bellizze, Segunda Seção, julgado em 24/11/2021, DJe de 9/12/2021.)</w:t>
        </w:r>
      </w:ins>
    </w:p>
    <w:p>
      <w:pPr>
        <w:spacing w:after="0" w:line="360" w:lineRule="auto"/>
        <w:ind w:left="2268" w:firstLine="1134"/>
        <w:jc w:val="both"/>
        <w:rPr>
          <w:ins w:id="1238" w:author="Assessor GDSXSR" w:date="2026-10-30T19:46:32Z"/>
          <w:rFonts w:ascii="Arial" w:eastAsia="Arial" w:hAnsi="Arial" w:cs="Arial"/>
          <w:sz w:val="28"/>
          <w:szCs w:val="28"/>
        </w:rPr>
      </w:pPr>
    </w:p>
    <w:p>
      <w:pPr>
        <w:spacing w:after="0" w:line="360" w:lineRule="auto"/>
        <w:ind w:firstLine="2268"/>
        <w:jc w:val="both"/>
        <w:rPr>
          <w:rFonts w:ascii="Arial" w:eastAsia="Arial" w:hAnsi="Arial" w:cs="Arial"/>
          <w:sz w:val="28"/>
          <w:szCs w:val="28"/>
        </w:rPr>
      </w:pPr>
      <w:ins w:id="1239" w:author="Assessor GDSXSR" w:date="2026-10-30T19:46:32Z">
        <w:r>
          <w:rPr>
            <w:rFonts w:ascii="Arial" w:hAnsi="Arial"/>
            <w:b w:val="0"/>
            <w:i w:val="0"/>
            <w:color w:val="808080"/>
            <w:sz w:val="28"/>
          </w:rPr>
          <w:t xml:space="preserve">Logo, a tese não incide, e o ônus de demonstrar a autenticidade não se transfere ao apelado.</w:t>
        </w:r>
      </w:ins>
    </w:p>
    <w:p w14:paraId="043CA38D" w14:textId="4CAC9176" w:rsidR="519F5A7F" w:rsidRDefault="519F5A7F" w:rsidP="519F5A7F">
      <w:pPr>
        <w:spacing w:after="0" w:line="360" w:lineRule="auto"/>
        <w:ind w:firstLine="2268"/>
        <w:jc w:val="both"/>
        <w:rPr>
          <w:rFonts w:ascii="Arial" w:eastAsia="Arial" w:hAnsi="Arial" w:cs="Arial"/>
          <w:sz w:val="28"/>
          <w:szCs w:val="28"/>
        </w:rPr>
      </w:pPr>
    </w:p>
    <w:p w14:paraId="0D027E34" w14:textId="0000B00D" w:rsidR="519F5A7F" w:rsidRDefault="519F5A7F" w:rsidP="519F5A7F">
      <w:pPr>
        <w:spacing w:after="0" w:line="360" w:lineRule="auto"/>
        <w:ind w:firstLine="2268"/>
        <w:jc w:val="both"/>
        <w:rPr>
          <w:rFonts w:ascii="Arial" w:eastAsia="Arial" w:hAnsi="Arial" w:cs="Arial"/>
          <w:sz w:val="28"/>
          <w:szCs w:val="28"/>
        </w:rPr>
      </w:pPr>
    </w:p>
    <w:p>
      <w:pPr>
        <w:spacing w:after="0" w:line="360" w:lineRule="auto"/>
        <w:ind w:firstLine="2268"/>
        <w:jc w:val="both"/>
        <w:rPr>
          <w:ins w:id="1267" w:author="Assessor GDSXSR" w:date="2026-10-30T19:46:32Z"/>
        </w:rPr>
      </w:pPr>
      <w:del w:id="1240" w:author="Assessor GDSXSR" w:date="2026-10-30T19:46:32Z">
        <w:r>
          <w:rPr>
            <w:rFonts w:ascii="Arial" w:eastAsia="Arial" w:hAnsi="Arial" w:cs="Arial"/>
            <w:sz w:val="28"/>
            <w:szCs w:val="28"/>
          </w:rPr>
          <w:delText xml:space="preserve">A</w:delText>
        </w:r>
        <w:r>
          <w:rPr>
            <w:rFonts w:ascii="Arial" w:eastAsia="Arial" w:hAnsi="Arial" w:cs="Arial"/>
            <w:sz w:val="28"/>
            <w:szCs w:val="28"/>
          </w:rPr>
          <w:delText xml:space="preserve">lém</w:delText>
        </w:r>
      </w:del>
      <w:ins w:id="1241" w:author="Assessor GDSXSR" w:date="2026-10-30T19:46:32Z">
        <w:r>
          <w:rPr>
            <w:rFonts w:ascii="Arial" w:eastAsia="Arial" w:hAnsi="Arial" w:cs="Arial"/>
            <w:color w:val="808080"/>
            <w:sz w:val="28"/>
            <w:szCs w:val="28"/>
          </w:rPr>
          <w:t xml:space="preserve">Por</w:t>
        </w:r>
      </w:ins>
      <w:r>
        <w:rPr>
          <w:rFonts w:ascii="Arial" w:eastAsia="Arial" w:hAnsi="Arial" w:cs="Arial"/>
          <w:sz w:val="28"/>
          <w:szCs w:val="28"/>
        </w:rPr>
        <w:t xml:space="preserve"> </w:t>
      </w:r>
      <w:del w:id="1242" w:author="Assessor GDSXSR" w:date="2026-10-30T19:46:32Z">
        <w:r>
          <w:rPr>
            <w:rFonts w:ascii="Arial" w:eastAsia="Arial" w:hAnsi="Arial" w:cs="Arial"/>
            <w:sz w:val="28"/>
            <w:szCs w:val="28"/>
          </w:rPr>
          <w:delText xml:space="preserve">disso</w:delText>
        </w:r>
      </w:del>
      <w:ins w:id="1243" w:author="Assessor GDSXSR" w:date="2026-10-30T19:46:32Z">
        <w:r>
          <w:rPr>
            <w:rFonts w:ascii="Arial" w:eastAsia="Arial" w:hAnsi="Arial" w:cs="Arial"/>
            <w:color w:val="808080"/>
            <w:sz w:val="28"/>
            <w:szCs w:val="28"/>
          </w:rPr>
          <w:t xml:space="preserve">outro lado</w:t>
        </w:r>
      </w:ins>
      <w:r>
        <w:rPr>
          <w:rFonts w:ascii="Arial" w:eastAsia="Arial" w:hAnsi="Arial" w:cs="Arial"/>
          <w:sz w:val="28"/>
          <w:szCs w:val="28"/>
        </w:rPr>
        <w:t xml:space="preserve">, a</w:t>
      </w:r>
      <w:r>
        <w:rPr>
          <w:rFonts w:ascii="Arial" w:eastAsia="Arial" w:hAnsi="Arial" w:cs="Arial"/>
          <w:sz w:val="28"/>
          <w:szCs w:val="28"/>
        </w:rPr>
        <w:t xml:space="preserve"> cessão de crédito </w:t>
      </w:r>
      <w:del w:id="1244" w:author="Assessor GDSXSR" w:date="2026-10-30T19:46:32Z">
        <w:r>
          <w:rPr>
            <w:rFonts w:ascii="Arial" w:eastAsia="Arial" w:hAnsi="Arial" w:cs="Arial"/>
            <w:sz w:val="28"/>
            <w:szCs w:val="28"/>
          </w:rPr>
          <w:delText xml:space="preserve">igualmente</w:delText>
        </w:r>
      </w:del>
      <w:ins w:id="1245" w:author="Assessor GDSXSR" w:date="2026-10-30T19:46:32Z">
        <w:r>
          <w:rPr>
            <w:rFonts w:ascii="Arial" w:eastAsia="Arial" w:hAnsi="Arial" w:cs="Arial"/>
            <w:color w:val="808080"/>
            <w:sz w:val="28"/>
            <w:szCs w:val="28"/>
          </w:rPr>
          <w:t xml:space="preserve">também</w:t>
        </w:r>
      </w:ins>
      <w:r>
        <w:rPr>
          <w:rFonts w:ascii="Arial" w:eastAsia="Arial" w:hAnsi="Arial" w:cs="Arial"/>
          <w:sz w:val="28"/>
          <w:szCs w:val="28"/>
        </w:rPr>
        <w:t xml:space="preserve"> está comprovada</w:t>
      </w:r>
      <w:del w:id="1246" w:author="Assessor GDSXSR" w:date="2026-10-30T19:46:32Z">
        <w:r>
          <w:rPr>
            <w:rFonts w:ascii="Arial" w:eastAsia="Arial" w:hAnsi="Arial" w:cs="Arial"/>
            <w:sz w:val="28"/>
            <w:szCs w:val="28"/>
          </w:rPr>
          <w:delText xml:space="preserve">.</w:delText>
        </w:r>
      </w:del>
      <w:r>
        <w:rPr>
          <w:rFonts w:ascii="Arial" w:eastAsia="Arial" w:hAnsi="Arial" w:cs="Arial"/>
          <w:sz w:val="28"/>
          <w:szCs w:val="28"/>
        </w:rPr>
        <w:t xml:space="preserve"> </w:t>
      </w:r>
      <w:del w:id="1247" w:author="Assessor GDSXSR" w:date="2026-10-30T19:46:32Z">
        <w:r>
          <w:rPr>
            <w:rFonts w:ascii="Arial" w:eastAsia="Arial" w:hAnsi="Arial" w:cs="Arial"/>
            <w:sz w:val="28"/>
            <w:szCs w:val="28"/>
          </w:rPr>
          <w:delText xml:space="preserve">A</w:delText>
        </w:r>
      </w:del>
      <w:ins w:id="1248" w:author="Assessor GDSXSR" w:date="2026-10-30T19:46:32Z">
        <w:r>
          <w:rPr>
            <w:rFonts w:ascii="Arial" w:eastAsia="Arial" w:hAnsi="Arial" w:cs="Arial"/>
            <w:color w:val="808080"/>
            <w:sz w:val="28"/>
            <w:szCs w:val="28"/>
          </w:rPr>
          <w:t xml:space="preserve">pela</w:t>
        </w:r>
      </w:ins>
      <w:r>
        <w:rPr>
          <w:rFonts w:ascii="Arial" w:eastAsia="Arial" w:hAnsi="Arial" w:cs="Arial"/>
          <w:sz w:val="28"/>
          <w:szCs w:val="28"/>
        </w:rPr>
        <w:t xml:space="preserve"> certidão </w:t>
      </w:r>
      <w:del w:id="1249" w:author="Assessor GDSXSR" w:date="2026-10-30T19:46:32Z">
        <w:r>
          <w:rPr>
            <w:rFonts w:ascii="Arial" w:eastAsia="Arial" w:hAnsi="Arial" w:cs="Arial"/>
            <w:sz w:val="28"/>
            <w:szCs w:val="28"/>
          </w:rPr>
          <w:delText xml:space="preserve">emitida pelo</w:delText>
        </w:r>
      </w:del>
      <w:ins w:id="1250" w:author="Assessor GDSXSR" w:date="2026-10-30T19:46:32Z">
        <w:r>
          <w:rPr>
            <w:rFonts w:ascii="Arial" w:eastAsia="Arial" w:hAnsi="Arial" w:cs="Arial"/>
            <w:color w:val="808080"/>
            <w:sz w:val="28"/>
            <w:szCs w:val="28"/>
          </w:rPr>
          <w:t xml:space="preserve">do</w:t>
        </w:r>
      </w:ins>
      <w:r>
        <w:rPr>
          <w:rFonts w:ascii="Arial" w:eastAsia="Arial" w:hAnsi="Arial" w:cs="Arial"/>
          <w:sz w:val="28"/>
          <w:szCs w:val="28"/>
        </w:rPr>
        <w:t xml:space="preserve"> 10º Oficial de Registro de Títulos e Documentos de São Paulo</w:t>
      </w:r>
      <w:ins w:id="1251" w:author="Assessor GDSXSR" w:date="2026-10-30T19:46:32Z">
        <w:r>
          <w:rPr>
            <w:rFonts w:ascii="Arial" w:eastAsia="Arial" w:hAnsi="Arial" w:cs="Arial"/>
            <w:color w:val="808080"/>
            <w:sz w:val="28"/>
            <w:szCs w:val="28"/>
          </w:rPr>
          <w:t xml:space="preserve">, que</w:t>
        </w:r>
      </w:ins>
      <w:r>
        <w:rPr>
          <w:rFonts w:ascii="Arial" w:eastAsia="Arial" w:hAnsi="Arial" w:cs="Arial"/>
          <w:sz w:val="28"/>
          <w:szCs w:val="28"/>
        </w:rPr>
        <w:t xml:space="preserve"> identifica o CPF da apelante, o</w:t>
      </w:r>
      <w:del w:id="1252" w:author="Assessor GDSXSR" w:date="2026-10-30T19:46:32Z">
        <w:r>
          <w:rPr>
            <w:rFonts w:ascii="Arial" w:eastAsia="Arial" w:hAnsi="Arial" w:cs="Arial"/>
            <w:sz w:val="28"/>
            <w:szCs w:val="28"/>
          </w:rPr>
          <w:delText xml:space="preserve"> número do</w:delText>
        </w:r>
      </w:del>
      <w:r>
        <w:rPr>
          <w:rFonts w:ascii="Arial" w:eastAsia="Arial" w:hAnsi="Arial" w:cs="Arial"/>
          <w:sz w:val="28"/>
          <w:szCs w:val="28"/>
        </w:rPr>
        <w:t xml:space="preserve"> contrato e o valor de R$ 471,44</w:t>
      </w:r>
      <w:r>
        <w:rPr>
          <w:rFonts w:ascii="Arial" w:eastAsia="Arial" w:hAnsi="Arial" w:cs="Arial"/>
          <w:sz w:val="28"/>
          <w:szCs w:val="28"/>
        </w:rPr>
        <w:t xml:space="preserve"> (ID 89866219)</w:t>
      </w:r>
      <w:r>
        <w:rPr>
          <w:rFonts w:ascii="Arial" w:eastAsia="Arial" w:hAnsi="Arial" w:cs="Arial"/>
          <w:sz w:val="28"/>
          <w:szCs w:val="28"/>
        </w:rPr>
        <w:t xml:space="preserve">.</w:t>
      </w:r>
      <w:del w:id="1253" w:author="Assessor GDSXSR" w:date="2026-10-30T19:46:32Z">
        <w:r>
          <w:rPr>
            <w:rFonts w:ascii="Arial" w:eastAsia="Arial" w:hAnsi="Arial" w:cs="Arial"/>
            <w:sz w:val="28"/>
            <w:szCs w:val="28"/>
          </w:rPr>
          <w:delText xml:space="preserve"> Com isso, a obrigação originária fica vinculada ao crédito transferido ao fundo cessionário. </w:delText>
        </w:r>
      </w:del>
    </w:p>
    <w:p>
      <w:pPr>
        <w:spacing w:after="0" w:line="360" w:lineRule="auto"/>
        <w:ind w:firstLine="2268"/>
        <w:jc w:val="both"/>
        <w:rPr>
          <w:ins w:id="1268" w:author="Assessor GDSXSR" w:date="2026-10-30T19:46:32Z"/>
        </w:rPr>
      </w:pPr>
    </w:p>
    <w:p w14:paraId="7EDD480E" w14:textId="690B5354" w:rsidR="5C97912B" w:rsidRDefault="5C97912B" w:rsidP="519F5A7F">
      <w:pPr>
        <w:spacing w:after="0" w:line="360" w:lineRule="auto"/>
        <w:ind w:firstLine="2268"/>
        <w:jc w:val="both"/>
        <w:rPr>
          <w:ins w:id="1269" w:author="Assessor GDSXSR" w:date="2026-10-30T19:46:32Z"/>
        </w:rPr>
      </w:pPr>
      <w:commentRangeStart w:id="17"/>
      <w:r>
        <w:rPr>
          <w:rFonts w:ascii="Arial" w:eastAsia="Arial" w:hAnsi="Arial" w:cs="Arial"/>
          <w:sz w:val="28"/>
          <w:szCs w:val="28"/>
        </w:rPr>
        <w:t xml:space="preserve">A cessão não depende da anuência do devedor</w:t>
      </w:r>
      <w:del w:id="1254" w:author="Assessor GDSXSR" w:date="2026-10-30T19:46:32Z">
        <w:r>
          <w:rPr>
            <w:rFonts w:ascii="Arial" w:eastAsia="Arial" w:hAnsi="Arial" w:cs="Arial"/>
            <w:sz w:val="28"/>
            <w:szCs w:val="28"/>
          </w:rPr>
          <w:delText xml:space="preserve"> (arts. 286</w:delText>
        </w:r>
      </w:del>
      <w:ins w:id="1255"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 e </w:t>
      </w:r>
      <w:del w:id="1256" w:author="Assessor GDSXSR" w:date="2026-10-30T19:46:32Z">
        <w:r>
          <w:rPr>
            <w:rFonts w:ascii="Arial" w:eastAsia="Arial" w:hAnsi="Arial" w:cs="Arial"/>
            <w:sz w:val="28"/>
            <w:szCs w:val="28"/>
          </w:rPr>
          <w:delText xml:space="preserve">293 do Código Civil). Eventual</w:delText>
        </w:r>
      </w:del>
      <w:ins w:id="1257" w:author="Assessor GDSXSR" w:date="2026-10-30T19:46:32Z">
        <w:r>
          <w:rPr>
            <w:rFonts w:ascii="Arial" w:eastAsia="Arial" w:hAnsi="Arial" w:cs="Arial"/>
            <w:color w:val="808080"/>
            <w:sz w:val="28"/>
            <w:szCs w:val="28"/>
          </w:rPr>
          <w:t xml:space="preserve">a</w:t>
        </w:r>
      </w:ins>
      <w:r>
        <w:rPr>
          <w:rFonts w:ascii="Arial" w:eastAsia="Arial" w:hAnsi="Arial" w:cs="Arial"/>
          <w:sz w:val="28"/>
          <w:szCs w:val="28"/>
        </w:rPr>
        <w:t xml:space="preserve"> ausência de notificação não torna a dívida inexigível nem impede o cessionário de praticar atos </w:t>
      </w:r>
      <w:del w:id="1258" w:author="Assessor GDSXSR" w:date="2026-10-30T19:46:32Z">
        <w:r>
          <w:rPr>
            <w:rFonts w:ascii="Arial" w:eastAsia="Arial" w:hAnsi="Arial" w:cs="Arial"/>
            <w:sz w:val="28"/>
            <w:szCs w:val="28"/>
          </w:rPr>
          <w:delText xml:space="preserve">de</w:delText>
        </w:r>
      </w:del>
      <w:ins w:id="1259" w:author="Assessor GDSXSR" w:date="2026-10-30T19:46:32Z">
        <w:r>
          <w:rPr>
            <w:rFonts w:ascii="Arial" w:eastAsia="Arial" w:hAnsi="Arial" w:cs="Arial"/>
            <w:color w:val="808080"/>
            <w:sz w:val="28"/>
            <w:szCs w:val="28"/>
          </w:rPr>
          <w:t xml:space="preserve">conservatórios</w:t>
        </w:r>
      </w:ins>
      <w:r>
        <w:rPr>
          <w:rFonts w:ascii="Arial" w:eastAsia="Arial" w:hAnsi="Arial" w:cs="Arial"/>
          <w:sz w:val="28"/>
          <w:szCs w:val="28"/>
        </w:rPr>
        <w:t xml:space="preserve"> </w:t>
      </w:r>
      <w:del w:id="1260" w:author="Assessor GDSXSR" w:date="2026-10-30T19:46:32Z">
        <w:r>
          <w:rPr>
            <w:rFonts w:ascii="Arial" w:eastAsia="Arial" w:hAnsi="Arial" w:cs="Arial"/>
            <w:sz w:val="28"/>
            <w:szCs w:val="28"/>
          </w:rPr>
          <w:delText xml:space="preserve">conservação</w:delText>
        </w:r>
      </w:del>
      <w:ins w:id="1261" w:author="Assessor GDSXSR" w:date="2026-10-30T19:46:32Z">
        <w:r>
          <w:rPr>
            <w:rFonts w:ascii="Arial" w:eastAsia="Arial" w:hAnsi="Arial" w:cs="Arial"/>
            <w:color w:val="808080"/>
            <w:sz w:val="28"/>
            <w:szCs w:val="28"/>
          </w:rPr>
          <w:t xml:space="preserve">(CC</w:t>
        </w:r>
      </w:ins>
      <w:r>
        <w:rPr>
          <w:rFonts w:ascii="Arial" w:eastAsia="Arial" w:hAnsi="Arial" w:cs="Arial"/>
          <w:sz w:val="28"/>
          <w:szCs w:val="28"/>
        </w:rPr>
        <w:t xml:space="preserve"> </w:t>
      </w:r>
      <w:del w:id="1262" w:author="Assessor GDSXSR" w:date="2026-10-30T19:46:32Z">
        <w:r>
          <w:rPr>
            <w:rFonts w:ascii="Arial" w:eastAsia="Arial" w:hAnsi="Arial" w:cs="Arial"/>
            <w:sz w:val="28"/>
            <w:szCs w:val="28"/>
          </w:rPr>
          <w:delText xml:space="preserve">do</w:delText>
        </w:r>
      </w:del>
      <w:ins w:id="1263" w:author="Assessor GDSXSR" w:date="2026-10-30T19:46:32Z">
        <w:r>
          <w:rPr>
            <w:rFonts w:ascii="Arial" w:eastAsia="Arial" w:hAnsi="Arial" w:cs="Arial"/>
            <w:color w:val="808080"/>
            <w:sz w:val="28"/>
            <w:szCs w:val="28"/>
          </w:rPr>
          <w:t xml:space="preserve">286</w:t>
        </w:r>
      </w:ins>
      <w:r>
        <w:rPr>
          <w:rFonts w:ascii="Arial" w:eastAsia="Arial" w:hAnsi="Arial" w:cs="Arial"/>
          <w:sz w:val="28"/>
          <w:szCs w:val="28"/>
        </w:rPr>
        <w:t xml:space="preserve"> </w:t>
      </w:r>
      <w:del w:id="1264" w:author="Assessor GDSXSR" w:date="2026-10-30T19:46:32Z">
        <w:r>
          <w:rPr>
            <w:rFonts w:ascii="Arial" w:eastAsia="Arial" w:hAnsi="Arial" w:cs="Arial"/>
            <w:sz w:val="28"/>
            <w:szCs w:val="28"/>
          </w:rPr>
          <w:delText xml:space="preserve">crédito.</w:delText>
        </w:r>
      </w:del>
      <w:ins w:id="1265" w:author="Assessor GDSXSR" w:date="2026-10-30T19:46:32Z">
        <w:r>
          <w:rPr>
            <w:rFonts w:ascii="Arial" w:eastAsia="Arial" w:hAnsi="Arial" w:cs="Arial"/>
            <w:color w:val="808080"/>
            <w:sz w:val="28"/>
            <w:szCs w:val="28"/>
          </w:rPr>
          <w:t xml:space="preserve">e</w:t>
        </w:r>
      </w:ins>
      <w:r>
        <w:rPr>
          <w:rFonts w:ascii="Arial" w:eastAsia="Arial" w:hAnsi="Arial" w:cs="Arial"/>
          <w:sz w:val="28"/>
          <w:szCs w:val="28"/>
        </w:rPr>
        <w:t xml:space="preserve"> </w:t>
      </w:r>
      <w:ins w:id="1266" w:author="Assessor GDSXSR" w:date="2026-10-30T19:46:32Z">
        <w:r>
          <w:rPr>
            <w:rFonts w:ascii="Arial" w:eastAsia="Arial" w:hAnsi="Arial" w:cs="Arial"/>
            <w:color w:val="808080"/>
            <w:sz w:val="28"/>
            <w:szCs w:val="28"/>
          </w:rPr>
          <w:t xml:space="preserve">293):</w:t>
        </w:r>
        <w:commentRangeEnd w:id="17"/>
        <w:r>
          <w:rPr>
            <w:rStyle w:val="CommentReference"/>
            <w:color w:val="808080"/>
          </w:rPr>
          <w:commentReference w:id="17"/>
        </w:r>
      </w:ins>
    </w:p>
    <w:p>
      <w:pPr>
        <w:spacing w:after="0" w:line="360" w:lineRule="auto"/>
        <w:ind w:firstLine="2268"/>
        <w:jc w:val="both"/>
        <w:rPr>
          <w:ins w:id="1270" w:author="Assessor GDSXSR" w:date="2026-10-30T19:46:32Z"/>
        </w:rPr>
      </w:pPr>
    </w:p>
    <w:p>
      <w:pPr>
        <w:spacing w:after="0" w:line="360" w:lineRule="auto"/>
        <w:ind w:left="2268" w:firstLine="0"/>
        <w:jc w:val="both"/>
        <w:rPr/>
      </w:pPr>
      <w:ins w:id="1271" w:author="Assessor GDSXSR" w:date="2026-10-30T19:46:32Z">
        <w:r>
          <w:rPr>
            <w:rFonts w:ascii="Arial" w:eastAsia="Arial" w:hAnsi="Arial" w:cs="Arial"/>
            <w:b w:val="0"/>
            <w:i/>
            <w:color w:val="808080"/>
            <w:sz w:val="26"/>
            <w:szCs w:val="28"/>
          </w:rPr>
          <w:t xml:space="preserve">“Art. 293. Independentemente do conhecimento da cessão pelo devedor, </w:t>
        </w:r>
        <w:r>
          <w:rPr>
            <w:rFonts w:ascii="Arial" w:eastAsia="Arial" w:hAnsi="Arial" w:cs="Arial"/>
            <w:b w:val="0"/>
            <w:i/>
            <w:color w:val="808080"/>
            <w:sz w:val="26"/>
            <w:szCs w:val="28"/>
            <w:u w:val="single"/>
          </w:rPr>
          <w:t xml:space="preserve">pode o cessionário exercer os atos conservatórios do direito cedido</w:t>
        </w:r>
        <w:r>
          <w:rPr>
            <w:rFonts w:ascii="Arial" w:eastAsia="Arial" w:hAnsi="Arial" w:cs="Arial"/>
            <w:b w:val="0"/>
            <w:i/>
            <w:color w:val="808080"/>
            <w:sz w:val="26"/>
            <w:szCs w:val="28"/>
          </w:rPr>
          <w:t xml:space="preserve">.” – Grifei</w:t>
        </w:r>
      </w:ins>
    </w:p>
    <w:p w14:paraId="51CF125C" w14:textId="314A42C1" w:rsidR="519F5A7F" w:rsidRDefault="519F5A7F" w:rsidP="519F5A7F">
      <w:pPr>
        <w:spacing w:after="0" w:line="360" w:lineRule="auto"/>
        <w:ind w:firstLine="2268"/>
        <w:jc w:val="both"/>
        <w:rPr>
          <w:rFonts w:ascii="Arial" w:eastAsia="Arial" w:hAnsi="Arial" w:cs="Arial"/>
          <w:sz w:val="28"/>
          <w:szCs w:val="28"/>
        </w:rPr>
      </w:pPr>
    </w:p>
    <w:p w14:paraId="391C19F2" w14:textId="6EAABD9C" w:rsidR="5C97912B" w:rsidRDefault="5C97912B" w:rsidP="519F5A7F">
      <w:pPr>
        <w:spacing w:after="0" w:line="360" w:lineRule="auto"/>
        <w:ind w:firstLine="2268"/>
        <w:jc w:val="both"/>
      </w:pPr>
      <w:r>
        <w:rPr>
          <w:rFonts w:ascii="Arial" w:eastAsia="Arial" w:hAnsi="Arial" w:cs="Arial"/>
          <w:sz w:val="28"/>
          <w:szCs w:val="28"/>
          <w:highlight w:val="yellow"/>
          <w:rPrChange w:id="1273" w:author="Assessor GDSXSR" w:date="2026-10-30T19:46:32Z">
            <w:rPr>
              <w:rFonts w:ascii="Arial" w:eastAsia="Arial" w:hAnsi="Arial" w:cs="Arial"/>
              <w:sz w:val="28"/>
              <w:szCs w:val="28"/>
            </w:rPr>
          </w:rPrChange>
        </w:rPr>
        <w:t xml:space="preserve">Comprovados a contratação, a cessão e o inadimplemento, o débito é exigível</w:t>
      </w:r>
      <w:del w:id="1274" w:author="Assessor GDSXSR" w:date="2026-10-30T19:46:32Z">
        <w:r>
          <w:rPr>
            <w:rFonts w:ascii="Arial" w:eastAsia="Arial" w:hAnsi="Arial" w:cs="Arial"/>
            <w:sz w:val="28"/>
            <w:szCs w:val="28"/>
            <w:highlight w:val="yellow"/>
          </w:rPr>
          <w:delText xml:space="preserve">,</w:delText>
        </w:r>
      </w:del>
      <w:r>
        <w:rPr>
          <w:rFonts w:ascii="Arial" w:eastAsia="Arial" w:hAnsi="Arial" w:cs="Arial"/>
          <w:sz w:val="28"/>
          <w:szCs w:val="28"/>
          <w:highlight w:val="yellow"/>
          <w:rPrChange w:id="1275" w:author="Assessor GDSXSR" w:date="2026-10-30T19:46:32Z">
            <w:rPr>
              <w:rFonts w:ascii="Arial" w:eastAsia="Arial" w:hAnsi="Arial" w:cs="Arial"/>
              <w:sz w:val="28"/>
              <w:szCs w:val="28"/>
            </w:rPr>
          </w:rPrChange>
        </w:rPr>
        <w:t xml:space="preserve"> e as anotações dele decorrentes não devem ser excluídas.</w:t>
      </w:r>
    </w:p>
    <w:p w14:paraId="32DB7593" w14:textId="67A3C2DE" w:rsidR="519F5A7F" w:rsidRDefault="519F5A7F" w:rsidP="519F5A7F">
      <w:pPr>
        <w:spacing w:after="0" w:line="360" w:lineRule="auto"/>
        <w:ind w:firstLine="2268"/>
        <w:jc w:val="both"/>
        <w:rPr>
          <w:rFonts w:ascii="Arial" w:eastAsia="Arial" w:hAnsi="Arial" w:cs="Arial"/>
          <w:sz w:val="28"/>
          <w:szCs w:val="28"/>
        </w:rPr>
      </w:pPr>
    </w:p>
    <w:p w14:paraId="527D2C09" w14:textId="57ECAA53" w:rsidR="1BBBC71A" w:rsidRDefault="1BBBC71A" w:rsidP="519F5A7F">
      <w:pPr>
        <w:spacing w:after="0" w:line="360" w:lineRule="auto"/>
        <w:ind w:firstLine="2268"/>
        <w:jc w:val="both"/>
      </w:pPr>
      <w:del w:id="1276" w:author="Assessor GDSXSR" w:date="2026-10-30T19:46:32Z">
        <w:r>
          <w:rPr>
            <w:rFonts w:ascii="Arial" w:eastAsia="Arial" w:hAnsi="Arial" w:cs="Arial"/>
            <w:sz w:val="28"/>
            <w:szCs w:val="28"/>
          </w:rPr>
          <w:delText xml:space="preserve">A</w:delText>
        </w:r>
      </w:del>
      <w:ins w:id="1277" w:author="Assessor GDSXSR" w:date="2026-10-30T19:46:32Z">
        <w:r>
          <w:rPr>
            <w:rFonts w:ascii="Arial" w:eastAsia="Arial" w:hAnsi="Arial" w:cs="Arial"/>
            <w:color w:val="808080"/>
            <w:sz w:val="28"/>
            <w:szCs w:val="28"/>
          </w:rPr>
          <w:t xml:space="preserve">Nesse</w:t>
        </w:r>
      </w:ins>
      <w:r>
        <w:rPr>
          <w:rFonts w:ascii="Arial" w:eastAsia="Arial" w:hAnsi="Arial" w:cs="Arial"/>
          <w:sz w:val="28"/>
          <w:szCs w:val="28"/>
        </w:rPr>
        <w:t xml:space="preserve"> </w:t>
      </w:r>
      <w:del w:id="1278" w:author="Assessor GDSXSR" w:date="2026-10-30T19:46:32Z">
        <w:r>
          <w:rPr>
            <w:rFonts w:ascii="Arial" w:eastAsia="Arial" w:hAnsi="Arial" w:cs="Arial"/>
            <w:sz w:val="28"/>
            <w:szCs w:val="28"/>
          </w:rPr>
          <w:delText xml:space="preserve">respeito, confira-se o seguinte julgado</w:delText>
        </w:r>
      </w:del>
      <w:ins w:id="1279" w:author="Assessor GDSXSR" w:date="2026-10-30T19:46:32Z">
        <w:r>
          <w:rPr>
            <w:rFonts w:ascii="Arial" w:eastAsia="Arial" w:hAnsi="Arial" w:cs="Arial"/>
            <w:color w:val="808080"/>
            <w:sz w:val="28"/>
            <w:szCs w:val="28"/>
          </w:rPr>
          <w:t xml:space="preserve">sentido</w:t>
        </w:r>
      </w:ins>
      <w:r>
        <w:rPr>
          <w:rFonts w:ascii="Arial" w:eastAsia="Arial" w:hAnsi="Arial" w:cs="Arial"/>
          <w:sz w:val="28"/>
          <w:szCs w:val="28"/>
        </w:rPr>
        <w:t xml:space="preserve">:</w:t>
      </w:r>
      <w:del w:id="1280" w:author="Assessor GDSXSR" w:date="2026-10-30T19:46:32Z">
        <w:r>
          <w:rPr>
            <w:rFonts w:ascii="Arial" w:eastAsia="Arial" w:hAnsi="Arial" w:cs="Arial"/>
            <w:sz w:val="28"/>
            <w:szCs w:val="28"/>
          </w:rPr>
          <w:delText xml:space="preserve"> </w:delText>
        </w:r>
      </w:del>
    </w:p>
    <w:p w14:paraId="62321FB5" w14:textId="431F1827" w:rsidR="519F5A7F" w:rsidRDefault="519F5A7F" w:rsidP="519F5A7F">
      <w:pPr>
        <w:spacing w:after="0" w:line="360" w:lineRule="auto"/>
        <w:ind w:firstLine="2268"/>
        <w:jc w:val="both"/>
        <w:rPr>
          <w:rFonts w:ascii="Arial" w:eastAsia="Arial" w:hAnsi="Arial" w:cs="Arial"/>
          <w:sz w:val="28"/>
          <w:szCs w:val="28"/>
        </w:rPr>
      </w:pPr>
    </w:p>
    <w:p w14:paraId="7499A9DF" w14:textId="268739F6" w:rsidR="1BBBC71A" w:rsidRDefault="1BBBC71A" w:rsidP="009479F9">
      <w:pPr>
        <w:spacing w:after="0" w:line="360" w:lineRule="auto"/>
        <w:ind w:left="2268"/>
        <w:jc w:val="both"/>
        <w:rPr>
          <w:del w:id="1284" w:author="Assessor GDSXSR" w:date="2026-10-30T19:46:32Z"/>
          <w:rFonts w:ascii="Arial" w:eastAsia="Arial" w:hAnsi="Arial" w:cs="Arial"/>
          <w:i/>
          <w:iCs/>
          <w:sz w:val="26"/>
          <w:szCs w:val="26"/>
        </w:rPr>
      </w:pPr>
      <w:del w:id="1281" w:author="Assessor GDSXSR" w:date="2026-10-30T19:46:32Z">
        <w:r w:rsidRPr="519F5A7F">
          <w:rPr>
            <w:rFonts w:ascii="Arial" w:eastAsia="Arial" w:hAnsi="Arial" w:cs="Arial"/>
            <w:i/>
            <w:iCs/>
            <w:sz w:val="26"/>
            <w:szCs w:val="26"/>
          </w:rPr>
          <w:delText>"(...)</w:delText>
        </w:r>
      </w:del>
      <w:del w:id="1282" w:author="Assessor GDSXSR" w:date="2026-10-30T19:46:32Z">
        <w:r w:rsidR="009479F9">
          <w:rPr>
            <w:rFonts w:ascii="Arial" w:eastAsia="Arial" w:hAnsi="Arial" w:cs="Arial"/>
            <w:i/>
            <w:iCs/>
            <w:sz w:val="26"/>
            <w:szCs w:val="26"/>
          </w:rPr>
          <w:delText xml:space="preserve"> </w:delText>
        </w:r>
      </w:del>
      <w:del w:id="1283" w:author="Assessor GDSXSR" w:date="2026-10-30T19:46:32Z">
        <w:r w:rsidRPr="519F5A7F">
          <w:rPr>
            <w:rFonts w:ascii="Arial" w:eastAsia="Arial" w:hAnsi="Arial" w:cs="Arial"/>
            <w:i/>
            <w:iCs/>
            <w:sz w:val="26"/>
            <w:szCs w:val="26"/>
          </w:rPr>
          <w:delText xml:space="preserve">8. A mera negativa genérica da contratação ou da existência da dívida não prevalece diante da prova documental produzida nos autos, especialmente quando proveniente da instituição financeira originária da operação e submetida ao contraditório. </w:delText>
        </w:r>
      </w:del>
    </w:p>
    <w:p w14:paraId="2CDB7CD5" w14:textId="316CFE29" w:rsidR="1BBBC71A" w:rsidRDefault="1BBBC71A" w:rsidP="519F5A7F">
      <w:pPr>
        <w:spacing w:after="0" w:line="360" w:lineRule="auto"/>
        <w:ind w:left="2268"/>
        <w:jc w:val="both"/>
        <w:rPr>
          <w:rFonts w:ascii="Arial" w:eastAsia="Arial" w:hAnsi="Arial" w:cs="Arial"/>
          <w:i/>
          <w:iCs/>
          <w:sz w:val="26"/>
          <w:szCs w:val="26"/>
        </w:rPr>
      </w:pPr>
      <w:ins w:id="1286" w:author="Assessor GDSXSR" w:date="2026-10-30T19:46:32Z">
        <w:commentRangeStart w:id="18"/>
        <w:r>
          <w:rPr>
            <w:rFonts w:ascii="Arial" w:eastAsia="Arial" w:hAnsi="Arial" w:cs="Arial"/>
            <w:i/>
            <w:iCs/>
            <w:color w:val="808080"/>
            <w:sz w:val="26"/>
            <w:szCs w:val="26"/>
          </w:rPr>
          <w:t xml:space="preserve">“(...) </w:t>
        </w:r>
      </w:ins>
      <w:r>
        <w:rPr>
          <w:rFonts w:ascii="Arial" w:eastAsia="Arial" w:hAnsi="Arial" w:cs="Arial"/>
          <w:i/>
          <w:iCs/>
          <w:sz w:val="26"/>
          <w:szCs w:val="26"/>
        </w:rPr>
        <w:t xml:space="preserve">9. </w:t>
      </w:r>
      <w:r>
        <w:rPr>
          <w:rFonts w:ascii="Arial" w:eastAsia="Arial" w:hAnsi="Arial" w:cs="Arial"/>
          <w:i/>
          <w:iCs/>
          <w:sz w:val="26"/>
          <w:szCs w:val="26"/>
          <w:u w:val="single"/>
          <w:rPrChange w:id="1287" w:author="Assessor GDSXSR" w:date="2026-10-30T19:46:32Z">
            <w:rPr>
              <w:rFonts w:ascii="Arial" w:eastAsia="Arial" w:hAnsi="Arial" w:cs="Arial"/>
              <w:i/>
              <w:iCs/>
              <w:sz w:val="26"/>
              <w:szCs w:val="26"/>
            </w:rPr>
          </w:rPrChange>
        </w:rPr>
        <w:t xml:space="preserve">A cessão de crédito constitui negócio jurídico válido e eficaz entre cedente e cessionário, independentemente da anuência do devedor</w:t>
      </w:r>
      <w:r>
        <w:rPr>
          <w:rFonts w:ascii="Arial" w:eastAsia="Arial" w:hAnsi="Arial" w:cs="Arial"/>
          <w:i/>
          <w:iCs/>
          <w:sz w:val="26"/>
          <w:szCs w:val="26"/>
        </w:rPr>
        <w:t xml:space="preserve">, nos termos do art. 286 do Código Civil. </w:t>
      </w:r>
      <w:commentRangeEnd w:id="18"/>
      <w:r>
        <w:rPr>
          <w:rStyle w:val="CommentReference"/>
        </w:rPr>
        <w:commentReference w:id="18"/>
      </w:r>
    </w:p>
    <w:p w14:paraId="7BB6742A" w14:textId="58EFE155" w:rsidR="1BBBC71A" w:rsidRDefault="1BBBC71A" w:rsidP="519F5A7F">
      <w:pPr>
        <w:spacing w:after="0" w:line="360" w:lineRule="auto"/>
        <w:ind w:left="2268"/>
        <w:jc w:val="both"/>
        <w:rPr>
          <w:rFonts w:ascii="Arial" w:eastAsia="Arial" w:hAnsi="Arial" w:cs="Arial"/>
          <w:i/>
          <w:iCs/>
          <w:sz w:val="26"/>
          <w:szCs w:val="26"/>
        </w:rPr>
      </w:pPr>
      <w:r>
        <w:rPr>
          <w:rFonts w:ascii="Arial" w:eastAsia="Arial" w:hAnsi="Arial" w:cs="Arial"/>
          <w:i/>
          <w:iCs/>
          <w:sz w:val="26"/>
          <w:szCs w:val="26"/>
        </w:rPr>
        <w:t xml:space="preserve">10. </w:t>
      </w:r>
      <w:r>
        <w:rPr>
          <w:rFonts w:ascii="Arial" w:eastAsia="Arial" w:hAnsi="Arial" w:cs="Arial"/>
          <w:i/>
          <w:iCs/>
          <w:sz w:val="26"/>
          <w:szCs w:val="26"/>
          <w:u w:val="single"/>
          <w:rPrChange w:id="1289" w:author="Assessor GDSXSR" w:date="2026-10-30T19:46:32Z">
            <w:rPr>
              <w:rFonts w:ascii="Arial" w:eastAsia="Arial" w:hAnsi="Arial" w:cs="Arial"/>
              <w:i/>
              <w:iCs/>
              <w:sz w:val="26"/>
              <w:szCs w:val="26"/>
            </w:rPr>
          </w:rPrChange>
        </w:rPr>
        <w:t xml:space="preserve">A ausência de notificação prevista no art. 290 do Código Civil não invalida a cessão de crédito nem compromete a legitimidade ativa do cessionário para promover a cobrança da obrigação</w:t>
      </w:r>
      <w:r>
        <w:rPr>
          <w:rFonts w:ascii="Arial" w:eastAsia="Arial" w:hAnsi="Arial" w:cs="Arial"/>
          <w:i/>
          <w:iCs/>
          <w:sz w:val="26"/>
          <w:szCs w:val="26"/>
        </w:rPr>
        <w:t xml:space="preserve">. </w:t>
      </w:r>
      <w:del w:id="1290" w:author="Assessor GDSXSR" w:date="2026-10-30T19:46:32Z">
        <w:r>
          <w:rPr>
            <w:rFonts w:ascii="Arial" w:eastAsia="Arial" w:hAnsi="Arial" w:cs="Arial"/>
            <w:i/>
            <w:iCs/>
            <w:sz w:val="26"/>
            <w:szCs w:val="26"/>
          </w:rPr>
          <w:delText xml:space="preserve">A comunicação ao </w:delText>
        </w:r>
        <w:r>
          <w:rPr>
            <w:rFonts w:ascii="Arial" w:eastAsia="Arial" w:hAnsi="Arial" w:cs="Arial"/>
            <w:i/>
            <w:iCs/>
            <w:sz w:val="26"/>
            <w:szCs w:val="26"/>
          </w:rPr>
          <w:delText xml:space="preserve">devedor destina-se exclusivamente a resguardar sua boa-fé quanto à pessoa legitimada para receber o pagamento, não constituindo requisito de validade ou eficácia do negócio jurídico entre as partes contratantes</w:delText>
        </w:r>
      </w:del>
      <w:ins w:id="1291" w:author="Assessor GDSXSR" w:date="2026-10-30T19:46:32Z">
        <w:r>
          <w:rPr>
            <w:rFonts w:ascii="Arial" w:eastAsia="Arial" w:hAnsi="Arial" w:cs="Arial"/>
            <w:i/>
            <w:iCs/>
            <w:color w:val="808080"/>
            <w:sz w:val="26"/>
            <w:szCs w:val="26"/>
          </w:rPr>
          <w:t xml:space="preserve">(</w:t>
        </w:r>
      </w:ins>
      <w:r>
        <w:rPr>
          <w:rFonts w:ascii="Arial" w:eastAsia="Arial" w:hAnsi="Arial" w:cs="Arial"/>
          <w:i/>
          <w:iCs/>
          <w:sz w:val="26"/>
          <w:szCs w:val="26"/>
        </w:rPr>
        <w:t xml:space="preserve">.</w:t>
      </w:r>
      <w:del w:id="1292" w:author="Assessor GDSXSR" w:date="2026-10-30T19:46:32Z">
        <w:r>
          <w:rPr>
            <w:rFonts w:ascii="Arial" w:eastAsia="Arial" w:hAnsi="Arial" w:cs="Arial"/>
            <w:i/>
            <w:iCs/>
            <w:sz w:val="26"/>
            <w:szCs w:val="26"/>
          </w:rPr>
          <w:delText xml:space="preserve"> </w:delText>
        </w:r>
      </w:del>
      <w:ins w:id="1293" w:author="Assessor GDSXSR" w:date="2026-10-30T19:46:32Z">
        <w:r>
          <w:rPr>
            <w:rFonts w:ascii="Arial" w:eastAsia="Arial" w:hAnsi="Arial" w:cs="Arial"/>
            <w:i/>
            <w:iCs/>
            <w:color w:val="808080"/>
            <w:sz w:val="26"/>
            <w:szCs w:val="26"/>
          </w:rPr>
          <w:t xml:space="preserve">..)</w:t>
        </w:r>
      </w:ins>
    </w:p>
    <w:p w14:paraId="3448CE5C" w14:textId="366EAE8F" w:rsidR="1BBBC71A" w:rsidRDefault="1BBBC71A" w:rsidP="519F5A7F">
      <w:pPr>
        <w:spacing w:after="0" w:line="360" w:lineRule="auto"/>
        <w:ind w:left="2268"/>
        <w:jc w:val="both"/>
        <w:rPr>
          <w:del w:id="1295" w:author="Assessor GDSXSR" w:date="2026-10-30T19:46:32Z"/>
          <w:rFonts w:ascii="Arial" w:eastAsia="Arial" w:hAnsi="Arial" w:cs="Arial"/>
          <w:i/>
          <w:iCs/>
          <w:sz w:val="26"/>
          <w:szCs w:val="26"/>
        </w:rPr>
      </w:pPr>
      <w:del w:id="1294" w:author="Assessor GDSXSR" w:date="2026-10-30T19:46:32Z">
        <w:r w:rsidRPr="519F5A7F">
          <w:rPr>
            <w:rFonts w:ascii="Arial" w:eastAsia="Arial" w:hAnsi="Arial" w:cs="Arial"/>
            <w:i/>
            <w:iCs/>
            <w:sz w:val="26"/>
            <w:szCs w:val="26"/>
          </w:rPr>
          <w:delText xml:space="preserve">11. Demonstradas a contratação, a constituição da dívida e a regular transferência do crédito, revela-se legítima a atuação da cessionária na cobrança da obrigação e na inscrição do nome do devedor nos cadastros de inadimplentes. </w:delText>
        </w:r>
      </w:del>
    </w:p>
    <w:p w14:paraId="5C264E97" w14:textId="73B0BFE3" w:rsidR="1BBBC71A" w:rsidRDefault="1BBBC71A" w:rsidP="519F5A7F">
      <w:pPr>
        <w:spacing w:after="0" w:line="360" w:lineRule="auto"/>
        <w:ind w:left="2268"/>
        <w:jc w:val="both"/>
        <w:rPr>
          <w:rFonts w:ascii="Arial" w:eastAsia="Arial" w:hAnsi="Arial" w:cs="Arial"/>
          <w:i/>
          <w:iCs/>
          <w:sz w:val="26"/>
          <w:szCs w:val="26"/>
        </w:rPr>
      </w:pPr>
      <w:r>
        <w:rPr>
          <w:rFonts w:ascii="Arial" w:eastAsia="Arial" w:hAnsi="Arial" w:cs="Arial"/>
          <w:i/>
          <w:iCs/>
          <w:sz w:val="26"/>
          <w:szCs w:val="26"/>
        </w:rPr>
        <w:t xml:space="preserve">12. A inscrição restritiva fundada em débito existente, exigível e regularmente cedido </w:t>
      </w:r>
      <w:r>
        <w:rPr>
          <w:rFonts w:ascii="Arial" w:eastAsia="Arial" w:hAnsi="Arial" w:cs="Arial"/>
          <w:i/>
          <w:iCs/>
          <w:sz w:val="26"/>
          <w:szCs w:val="26"/>
          <w:u w:val="single"/>
          <w:rPrChange w:id="1297" w:author="Assessor GDSXSR" w:date="2026-10-30T19:46:32Z">
            <w:rPr>
              <w:rFonts w:ascii="Arial" w:eastAsia="Arial" w:hAnsi="Arial" w:cs="Arial"/>
              <w:i/>
              <w:iCs/>
              <w:sz w:val="26"/>
              <w:szCs w:val="26"/>
            </w:rPr>
          </w:rPrChange>
        </w:rPr>
        <w:t xml:space="preserve">configura exercício regular de direito do credor, afastando a caracterização de ato ilícito</w:t>
      </w:r>
      <w:r>
        <w:rPr>
          <w:rFonts w:ascii="Arial" w:eastAsia="Arial" w:hAnsi="Arial" w:cs="Arial"/>
          <w:i/>
          <w:iCs/>
          <w:sz w:val="26"/>
          <w:szCs w:val="26"/>
        </w:rPr>
        <w:t xml:space="preserve">. </w:t>
      </w:r>
      <w:ins w:id="1298" w:author="Assessor GDSXSR" w:date="2026-10-30T19:46:32Z">
        <w:r>
          <w:rPr>
            <w:rFonts w:ascii="Arial" w:eastAsia="Arial" w:hAnsi="Arial" w:cs="Arial"/>
            <w:i/>
            <w:iCs/>
            <w:color w:val="808080"/>
            <w:sz w:val="26"/>
            <w:szCs w:val="26"/>
          </w:rPr>
          <w:t xml:space="preserve">(...)”</w:t>
        </w:r>
      </w:ins>
    </w:p>
    <w:p w14:paraId="13193F8D" w14:textId="75CCADA2" w:rsidR="1BBBC71A" w:rsidRDefault="1BBBC71A" w:rsidP="519F5A7F">
      <w:pPr>
        <w:spacing w:after="0" w:line="360" w:lineRule="auto"/>
        <w:ind w:left="2268"/>
        <w:jc w:val="both"/>
        <w:rPr>
          <w:del w:id="1300" w:author="Assessor GDSXSR" w:date="2026-10-30T19:46:32Z"/>
          <w:rFonts w:ascii="Arial" w:eastAsia="Arial" w:hAnsi="Arial" w:cs="Arial"/>
          <w:i/>
          <w:iCs/>
          <w:sz w:val="26"/>
          <w:szCs w:val="26"/>
        </w:rPr>
      </w:pPr>
      <w:del w:id="1299" w:author="Assessor GDSXSR" w:date="2026-10-30T19:46:32Z">
        <w:r w:rsidRPr="519F5A7F">
          <w:rPr>
            <w:rFonts w:ascii="Arial" w:eastAsia="Arial" w:hAnsi="Arial" w:cs="Arial"/>
            <w:i/>
            <w:iCs/>
            <w:sz w:val="26"/>
            <w:szCs w:val="26"/>
          </w:rPr>
          <w:delText xml:space="preserve">13. Reconhecida a regularidade da negativação, inexiste conduta ilícita apta a justificar a reparação civil. Ausente pressuposto indispensável da responsabilidade civil, não se configura o dever de indenizar por danos morais. </w:delText>
        </w:r>
      </w:del>
    </w:p>
    <w:p w14:paraId="1351184C" w14:textId="28321ECD" w:rsidR="1BBBC71A" w:rsidRDefault="1BBBC71A" w:rsidP="519F5A7F">
      <w:pPr>
        <w:spacing w:after="0" w:line="360" w:lineRule="auto"/>
        <w:ind w:left="2268"/>
        <w:jc w:val="both"/>
        <w:rPr>
          <w:del w:id="1302" w:author="Assessor GDSXSR" w:date="2026-10-30T19:46:32Z"/>
          <w:rFonts w:ascii="Arial" w:eastAsia="Arial" w:hAnsi="Arial" w:cs="Arial"/>
          <w:i/>
          <w:iCs/>
          <w:sz w:val="26"/>
          <w:szCs w:val="26"/>
        </w:rPr>
      </w:pPr>
      <w:del w:id="1301" w:author="Assessor GDSXSR" w:date="2026-10-30T19:46:32Z">
        <w:r w:rsidRPr="519F5A7F">
          <w:rPr>
            <w:rFonts w:ascii="Arial" w:eastAsia="Arial" w:hAnsi="Arial" w:cs="Arial"/>
            <w:i/>
            <w:iCs/>
            <w:sz w:val="26"/>
            <w:szCs w:val="26"/>
          </w:rPr>
          <w:delText xml:space="preserve">14. A sentença examinou adequadamente o conjunto probatório dos autos e aplicou corretamente a legislação de regência, inexistindo fundamento para sua reforma. </w:delText>
        </w:r>
      </w:del>
    </w:p>
    <w:p w14:paraId="637D8991" w14:textId="6771CF31" w:rsidR="1BBBC71A" w:rsidRDefault="1BBBC71A" w:rsidP="519F5A7F">
      <w:pPr>
        <w:spacing w:after="0" w:line="360" w:lineRule="auto"/>
        <w:ind w:left="2268"/>
        <w:jc w:val="both"/>
        <w:rPr>
          <w:del w:id="1304" w:author="Assessor GDSXSR" w:date="2026-10-30T19:46:32Z"/>
          <w:rFonts w:ascii="Arial" w:eastAsia="Arial" w:hAnsi="Arial" w:cs="Arial"/>
          <w:i/>
          <w:iCs/>
          <w:sz w:val="26"/>
          <w:szCs w:val="26"/>
        </w:rPr>
      </w:pPr>
      <w:del w:id="1303" w:author="Assessor GDSXSR" w:date="2026-10-30T19:46:32Z">
        <w:r w:rsidRPr="519F5A7F">
          <w:rPr>
            <w:rFonts w:ascii="Arial" w:eastAsia="Arial" w:hAnsi="Arial" w:cs="Arial"/>
            <w:i/>
            <w:iCs/>
            <w:sz w:val="26"/>
            <w:szCs w:val="26"/>
          </w:rPr>
          <w:delText xml:space="preserve">IV. DISPOSITIVO E TESES </w:delText>
        </w:r>
      </w:del>
    </w:p>
    <w:p w14:paraId="3C028038" w14:textId="17B24151" w:rsidR="1BBBC71A" w:rsidRDefault="1BBBC71A" w:rsidP="519F5A7F">
      <w:pPr>
        <w:spacing w:after="0" w:line="360" w:lineRule="auto"/>
        <w:ind w:left="2268"/>
        <w:jc w:val="both"/>
        <w:rPr>
          <w:del w:id="1306" w:author="Assessor GDSXSR" w:date="2026-10-30T19:46:32Z"/>
          <w:rFonts w:ascii="Arial" w:eastAsia="Arial" w:hAnsi="Arial" w:cs="Arial"/>
          <w:i/>
          <w:iCs/>
          <w:sz w:val="26"/>
          <w:szCs w:val="26"/>
        </w:rPr>
      </w:pPr>
      <w:del w:id="1305" w:author="Assessor GDSXSR" w:date="2026-10-30T19:46:32Z">
        <w:r w:rsidRPr="519F5A7F">
          <w:rPr>
            <w:rFonts w:ascii="Arial" w:eastAsia="Arial" w:hAnsi="Arial" w:cs="Arial"/>
            <w:i/>
            <w:iCs/>
            <w:sz w:val="26"/>
            <w:szCs w:val="26"/>
          </w:rPr>
          <w:delText xml:space="preserve">15. Apelação conhecida e desprovida. Unânime. </w:delText>
        </w:r>
      </w:del>
    </w:p>
    <w:p w14:paraId="1DCB8210" w14:textId="52E3D319" w:rsidR="1BBBC71A" w:rsidRDefault="009479F9" w:rsidP="519F5A7F">
      <w:pPr>
        <w:spacing w:after="0" w:line="360" w:lineRule="auto"/>
        <w:ind w:left="2268"/>
        <w:jc w:val="both"/>
        <w:rPr>
          <w:rFonts w:ascii="Arial" w:eastAsia="Arial" w:hAnsi="Arial" w:cs="Arial"/>
          <w:i/>
          <w:iCs/>
          <w:sz w:val="26"/>
          <w:szCs w:val="26"/>
        </w:rPr>
      </w:pPr>
      <w:del w:id="1307" w:author="Assessor GDSXSR" w:date="2026-10-30T19:46:32Z">
        <w:r>
          <w:rPr>
            <w:rFonts w:ascii="Arial" w:eastAsia="Arial" w:hAnsi="Arial" w:cs="Arial"/>
            <w:i/>
            <w:iCs/>
            <w:sz w:val="26"/>
            <w:szCs w:val="26"/>
          </w:rPr>
          <w:delText xml:space="preserve">(...)</w:delText>
        </w:r>
        <w:r>
          <w:rPr>
            <w:rFonts w:ascii="Arial" w:eastAsia="Arial" w:hAnsi="Arial" w:cs="Arial"/>
            <w:i/>
            <w:iCs/>
            <w:sz w:val="26"/>
            <w:szCs w:val="26"/>
          </w:rPr>
          <w:delText xml:space="preserve">". </w:delText>
        </w:r>
      </w:del>
      <w:r>
        <w:rPr>
          <w:rFonts w:ascii="Arial" w:eastAsia="Arial" w:hAnsi="Arial" w:cs="Arial"/>
          <w:i/>
          <w:iCs/>
          <w:sz w:val="26"/>
          <w:szCs w:val="26"/>
        </w:rPr>
        <w:t xml:space="preserve">(Acórdão 2168573, 0712221-74.2025.8.07.0018, Relator(a): FÁTIMA RAFAEL, 7ª TURMA CÍVEL, data de julgamento: 26/08/2026, publicado no DJe: 17/09/2026</w:t>
      </w:r>
      <w:ins w:id="1308" w:author="Assessor GDSXSR" w:date="2026-10-30T19:46:32Z">
        <w:r>
          <w:rPr>
            <w:rFonts w:ascii="Arial" w:eastAsia="Arial" w:hAnsi="Arial" w:cs="Arial"/>
            <w:i/>
            <w:iCs/>
            <w:color w:val="808080"/>
            <w:sz w:val="26"/>
            <w:szCs w:val="26"/>
          </w:rPr>
          <w:t xml:space="preserve">.</w:t>
        </w:r>
      </w:ins>
      <w:r>
        <w:rPr>
          <w:rFonts w:ascii="Arial" w:eastAsia="Arial" w:hAnsi="Arial" w:cs="Arial"/>
          <w:i/>
          <w:iCs/>
          <w:sz w:val="26"/>
          <w:szCs w:val="26"/>
        </w:rPr>
        <w:t xml:space="preserve">)</w:t>
      </w:r>
      <w:ins w:id="1309" w:author="Assessor GDSXSR" w:date="2026-10-30T19:46:32Z">
        <w:r>
          <w:rPr>
            <w:rFonts w:ascii="Arial" w:eastAsia="Arial" w:hAnsi="Arial" w:cs="Arial"/>
            <w:i/>
            <w:iCs/>
            <w:color w:val="808080"/>
            <w:sz w:val="26"/>
            <w:szCs w:val="26"/>
          </w:rPr>
          <w:t xml:space="preserve"> – Grifei</w:t>
        </w:r>
      </w:ins>
    </w:p>
    <w:p w14:paraId="78B6F661" w14:textId="389D9858" w:rsidR="395F27C1" w:rsidRDefault="395F27C1" w:rsidP="395F27C1">
      <w:pPr>
        <w:spacing w:after="0" w:line="360" w:lineRule="auto"/>
        <w:ind w:firstLine="2268"/>
        <w:jc w:val="both"/>
        <w:rPr>
          <w:rFonts w:ascii="Arial" w:eastAsia="Arial" w:hAnsi="Arial" w:cs="Arial"/>
          <w:sz w:val="28"/>
          <w:szCs w:val="28"/>
        </w:rPr>
      </w:pPr>
    </w:p>
    <w:p w14:paraId="20A96DE1" w14:textId="78B6DF22" w:rsidR="1B9BBE47" w:rsidRPr="009479F9" w:rsidRDefault="009479F9" w:rsidP="519F5A7F">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Change w:id="1314" w:author="Assessor GDSXSR" w:date="2026-10-30T19:46:32Z">
            <w:rPr>
              <w:rFonts w:ascii="Arial" w:eastAsia="Arial" w:hAnsi="Arial" w:cs="Arial"/>
              <w:sz w:val="28"/>
              <w:szCs w:val="28"/>
              <w:u w:val="single"/>
            </w:rPr>
          </w:rPrChange>
        </w:rPr>
        <w:t xml:space="preserve">Assim</w:t>
      </w:r>
      <w:r>
        <w:rPr>
          <w:rFonts w:ascii="Arial" w:eastAsia="Arial" w:hAnsi="Arial" w:cs="Arial"/>
          <w:sz w:val="28"/>
          <w:szCs w:val="28"/>
          <w:highlight w:val="yellow"/>
          <w:u w:val="single"/>
          <w:rPrChange w:id="1315" w:author="Assessor GDSXSR" w:date="2026-10-30T19:46:32Z">
            <w:rPr>
              <w:rFonts w:ascii="Arial" w:eastAsia="Arial" w:hAnsi="Arial" w:cs="Arial"/>
              <w:sz w:val="28"/>
              <w:szCs w:val="28"/>
              <w:u w:val="single"/>
            </w:rPr>
          </w:rPrChange>
        </w:rPr>
        <w:t xml:space="preserve">, </w:t>
      </w:r>
      <w:r>
        <w:rPr>
          <w:rFonts w:ascii="Arial" w:eastAsia="Arial" w:hAnsi="Arial" w:cs="Arial"/>
          <w:sz w:val="28"/>
          <w:szCs w:val="28"/>
          <w:highlight w:val="yellow"/>
          <w:u w:val="single"/>
          <w:rPrChange w:id="1316" w:author="Assessor GDSXSR" w:date="2026-10-30T19:46:32Z">
            <w:rPr>
              <w:rFonts w:ascii="Arial" w:eastAsia="Arial" w:hAnsi="Arial" w:cs="Arial"/>
              <w:sz w:val="28"/>
              <w:szCs w:val="28"/>
              <w:u w:val="single"/>
            </w:rPr>
          </w:rPrChange>
        </w:rPr>
        <w:t xml:space="preserve">nego</w:t>
      </w:r>
      <w:r>
        <w:rPr>
          <w:rFonts w:ascii="Arial" w:eastAsia="Arial" w:hAnsi="Arial" w:cs="Arial"/>
          <w:sz w:val="28"/>
          <w:szCs w:val="28"/>
          <w:highlight w:val="yellow"/>
          <w:u w:val="single"/>
          <w:rPrChange w:id="1317" w:author="Assessor GDSXSR" w:date="2026-10-30T19:46:32Z">
            <w:rPr>
              <w:rFonts w:ascii="Arial" w:eastAsia="Arial" w:hAnsi="Arial" w:cs="Arial"/>
              <w:sz w:val="28"/>
              <w:szCs w:val="28"/>
              <w:u w:val="single"/>
            </w:rPr>
          </w:rPrChange>
        </w:rPr>
        <w:t xml:space="preserve"> provimento ao apelo</w:t>
      </w:r>
      <w:ins w:id="1318" w:author="Assessor GDSXSR" w:date="2026-10-30T19:46:32Z">
        <w:r>
          <w:rPr>
            <w:rFonts w:ascii="Arial" w:eastAsia="Arial" w:hAnsi="Arial" w:cs="Arial"/>
            <w:color w:val="808080"/>
            <w:sz w:val="28"/>
            <w:szCs w:val="28"/>
            <w:highlight w:val="yellow"/>
            <w:u w:val="single"/>
          </w:rPr>
          <w:t xml:space="preserve">,</w:t>
        </w:r>
      </w:ins>
      <w:r>
        <w:rPr>
          <w:rFonts w:ascii="Arial" w:eastAsia="Arial" w:hAnsi="Arial" w:cs="Arial"/>
          <w:sz w:val="28"/>
          <w:szCs w:val="28"/>
          <w:highlight w:val="yellow"/>
          <w:u w:val="single"/>
          <w:rPrChange w:id="1319" w:author="Assessor GDSXSR" w:date="2026-10-30T19:46:32Z">
            <w:rPr>
              <w:rFonts w:ascii="Arial" w:eastAsia="Arial" w:hAnsi="Arial" w:cs="Arial"/>
              <w:sz w:val="28"/>
              <w:szCs w:val="28"/>
              <w:u w:val="single"/>
            </w:rPr>
          </w:rPrChange>
        </w:rPr>
        <w:t xml:space="preserve"> nesse ponto.</w:t>
      </w:r>
    </w:p>
    <w:p w14:paraId="3806ECDE" w14:textId="4824304C" w:rsidR="395F27C1" w:rsidRDefault="395F27C1" w:rsidP="395F27C1">
      <w:pPr>
        <w:spacing w:after="0" w:line="360" w:lineRule="auto"/>
        <w:ind w:firstLine="2268"/>
        <w:jc w:val="both"/>
        <w:rPr>
          <w:rFonts w:ascii="Arial" w:eastAsia="Arial" w:hAnsi="Arial" w:cs="Arial"/>
          <w:sz w:val="28"/>
          <w:szCs w:val="28"/>
        </w:rPr>
      </w:pPr>
    </w:p>
    <w:p w14:paraId="0A0A361B" w14:textId="1A9B1531" w:rsidR="4107E398" w:rsidRDefault="617EC578" w:rsidP="009479F9">
      <w:pPr>
        <w:spacing w:after="0" w:line="360" w:lineRule="auto"/>
        <w:jc w:val="center"/>
        <w:rPr>
          <w:rFonts w:ascii="Arial" w:eastAsia="Arial" w:hAnsi="Arial" w:cs="Arial"/>
          <w:sz w:val="28"/>
          <w:szCs w:val="28"/>
        </w:rPr>
      </w:pPr>
      <w:commentRangeStart w:id="19"/>
      <w:r>
        <w:rPr>
          <w:rFonts w:ascii="Arial" w:eastAsia="Arial" w:hAnsi="Arial" w:cs="Arial"/>
          <w:sz w:val="28"/>
          <w:szCs w:val="28"/>
          <w:highlight w:val="yellow"/>
          <w:rPrChange w:id="1322" w:author="Assessor GDSXSR" w:date="2026-10-30T19:46:32Z">
            <w:rPr>
              <w:rFonts w:ascii="Arial" w:eastAsia="Arial" w:hAnsi="Arial" w:cs="Arial"/>
              <w:sz w:val="28"/>
              <w:szCs w:val="28"/>
            </w:rPr>
          </w:rPrChange>
        </w:rPr>
        <w:t xml:space="preserve">DA </w:t>
      </w:r>
      <w:del w:id="1323" w:author="Assessor GDSXSR" w:date="2026-10-30T19:46:32Z">
        <w:r>
          <w:rPr>
            <w:rFonts w:ascii="Arial" w:eastAsia="Arial" w:hAnsi="Arial" w:cs="Arial"/>
            <w:sz w:val="28"/>
            <w:szCs w:val="28"/>
            <w:highlight w:val="yellow"/>
          </w:rPr>
          <w:delText xml:space="preserve">INEXISTÊNCIA</w:delText>
        </w:r>
      </w:del>
      <w:ins w:id="1324" w:author="Assessor GDSXSR" w:date="2026-10-30T19:46:32Z">
        <w:r>
          <w:rPr>
            <w:rFonts w:ascii="Arial" w:eastAsia="Arial" w:hAnsi="Arial" w:cs="Arial"/>
            <w:color w:val="808080"/>
            <w:sz w:val="28"/>
            <w:szCs w:val="28"/>
            <w:highlight w:val="yellow"/>
          </w:rPr>
          <w:t xml:space="preserve">MANUTENÇÃO DA IMPROCEDÊNCIA DO PEDIDO DE DANOS MORAIS POR AUSÊNCIA</w:t>
        </w:r>
      </w:ins>
      <w:r>
        <w:rPr>
          <w:rFonts w:ascii="Arial" w:eastAsia="Arial" w:hAnsi="Arial" w:cs="Arial"/>
          <w:sz w:val="28"/>
          <w:szCs w:val="28"/>
          <w:highlight w:val="yellow"/>
          <w:rPrChange w:id="1325" w:author="Assessor GDSXSR" w:date="2026-10-30T19:46:32Z">
            <w:rPr>
              <w:rFonts w:ascii="Arial" w:eastAsia="Arial" w:hAnsi="Arial" w:cs="Arial"/>
              <w:sz w:val="28"/>
              <w:szCs w:val="28"/>
            </w:rPr>
          </w:rPrChange>
        </w:rPr>
        <w:t xml:space="preserve"> DE FALHA NA PRESTAÇÃO DO SERVIÇO</w:t>
      </w:r>
      <w:commentRangeEnd w:id="19"/>
      <w:r>
        <w:rPr>
          <w:rStyle w:val="CommentReference"/>
        </w:rPr>
        <w:commentReference w:id="19"/>
      </w:r>
      <w:del w:id="1326" w:author="Assessor GDSXSR" w:date="2026-10-30T19:46:32Z">
        <w:r>
          <w:rPr>
            <w:rFonts w:ascii="Arial" w:eastAsia="Arial" w:hAnsi="Arial" w:cs="Arial"/>
            <w:sz w:val="28"/>
            <w:szCs w:val="28"/>
            <w:highlight w:val="yellow"/>
          </w:rPr>
          <w:delText xml:space="preserve"> E DA AUSÊNCIA DE DANOS MORAIS</w:delText>
        </w:r>
      </w:del>
    </w:p>
    <w:p w14:paraId="41C04459" w14:textId="5EA31E29" w:rsidR="61D520EB" w:rsidRDefault="61D520EB" w:rsidP="395F27C1">
      <w:pPr>
        <w:spacing w:after="0" w:line="360" w:lineRule="auto"/>
        <w:ind w:firstLine="2268"/>
        <w:jc w:val="both"/>
        <w:rPr>
          <w:rFonts w:ascii="Segoe UI" w:eastAsia="Segoe UI" w:hAnsi="Segoe UI" w:cs="Segoe UI"/>
          <w:sz w:val="21"/>
          <w:szCs w:val="21"/>
        </w:rPr>
      </w:pPr>
    </w:p>
    <w:p w14:paraId="3F6936B0" w14:textId="791B460A" w:rsidR="4107E398" w:rsidRDefault="0D21EBAF" w:rsidP="519F5A7F">
      <w:pPr>
        <w:spacing w:after="0" w:line="360" w:lineRule="auto"/>
        <w:ind w:firstLine="2268"/>
        <w:jc w:val="both"/>
      </w:pPr>
      <w:commentRangeStart w:id="20"/>
      <w:r>
        <w:rPr>
          <w:rFonts w:ascii="Arial" w:eastAsia="Arial" w:hAnsi="Arial" w:cs="Arial"/>
          <w:sz w:val="28"/>
          <w:szCs w:val="28"/>
        </w:rPr>
        <w:t xml:space="preserve">A </w:t>
      </w:r>
      <w:ins w:id="1327" w:author="Assessor GDSXSR" w:date="2026-10-30T19:46:32Z">
        <w:r>
          <w:rPr>
            <w:rFonts w:ascii="Arial" w:eastAsia="Arial" w:hAnsi="Arial" w:cs="Arial"/>
            <w:color w:val="808080"/>
            <w:sz w:val="28"/>
            <w:szCs w:val="28"/>
          </w:rPr>
          <w:t xml:space="preserve">autora/</w:t>
        </w:r>
      </w:ins>
      <w:r>
        <w:rPr>
          <w:rFonts w:ascii="Arial" w:eastAsia="Arial" w:hAnsi="Arial" w:cs="Arial"/>
          <w:sz w:val="28"/>
          <w:szCs w:val="28"/>
        </w:rPr>
        <w:t xml:space="preserve">apelante </w:t>
      </w:r>
      <w:del w:id="1328" w:author="Assessor GDSXSR" w:date="2026-10-30T19:46:32Z">
        <w:r>
          <w:rPr>
            <w:rFonts w:ascii="Arial" w:eastAsia="Arial" w:hAnsi="Arial" w:cs="Arial"/>
            <w:sz w:val="28"/>
            <w:szCs w:val="28"/>
          </w:rPr>
          <w:delText xml:space="preserve">sustenta, em síntese,</w:delText>
        </w:r>
      </w:del>
      <w:ins w:id="1329" w:author="Assessor GDSXSR" w:date="2026-10-30T19:46:32Z">
        <w:r>
          <w:rPr>
            <w:rFonts w:ascii="Arial" w:eastAsia="Arial" w:hAnsi="Arial" w:cs="Arial"/>
            <w:color w:val="808080"/>
            <w:sz w:val="28"/>
            <w:szCs w:val="28"/>
          </w:rPr>
          <w:t xml:space="preserve">alega</w:t>
        </w:r>
      </w:ins>
      <w:r>
        <w:rPr>
          <w:rFonts w:ascii="Arial" w:eastAsia="Arial" w:hAnsi="Arial" w:cs="Arial"/>
          <w:sz w:val="28"/>
          <w:szCs w:val="28"/>
        </w:rPr>
        <w:t xml:space="preserve"> que: </w:t>
      </w:r>
      <w:r>
        <w:rPr>
          <w:rFonts w:ascii="Arial" w:eastAsia="Arial" w:hAnsi="Arial" w:cs="Arial"/>
          <w:b/>
          <w:bCs/>
          <w:sz w:val="28"/>
          <w:szCs w:val="28"/>
        </w:rPr>
        <w:t xml:space="preserve">1)</w:t>
      </w:r>
      <w:r>
        <w:rPr>
          <w:rFonts w:ascii="Arial" w:eastAsia="Arial" w:hAnsi="Arial" w:cs="Arial"/>
          <w:sz w:val="28"/>
          <w:szCs w:val="28"/>
        </w:rPr>
        <w:t xml:space="preserve"> a </w:t>
      </w:r>
      <w:del w:id="1330" w:author="Assessor GDSXSR" w:date="2026-10-30T19:46:32Z">
        <w:r>
          <w:rPr>
            <w:rFonts w:ascii="Arial" w:eastAsia="Arial" w:hAnsi="Arial" w:cs="Arial"/>
            <w:sz w:val="28"/>
            <w:szCs w:val="28"/>
          </w:rPr>
          <w:delText xml:space="preserve">imputação de obrigação</w:delText>
        </w:r>
      </w:del>
      <w:ins w:id="1331" w:author="Assessor GDSXSR" w:date="2026-10-30T19:46:32Z">
        <w:r>
          <w:rPr>
            <w:rFonts w:ascii="Arial" w:eastAsia="Arial" w:hAnsi="Arial" w:cs="Arial"/>
            <w:color w:val="808080"/>
            <w:sz w:val="28"/>
            <w:szCs w:val="28"/>
          </w:rPr>
          <w:t xml:space="preserve">cobrança</w:t>
        </w:r>
      </w:ins>
      <w:r>
        <w:rPr>
          <w:rFonts w:ascii="Arial" w:eastAsia="Arial" w:hAnsi="Arial" w:cs="Arial"/>
          <w:sz w:val="28"/>
          <w:szCs w:val="28"/>
        </w:rPr>
        <w:t xml:space="preserve"> sem lastro contratual </w:t>
      </w:r>
      <w:del w:id="1332" w:author="Assessor GDSXSR" w:date="2026-10-30T19:46:32Z">
        <w:r>
          <w:rPr>
            <w:rFonts w:ascii="Arial" w:eastAsia="Arial" w:hAnsi="Arial" w:cs="Arial"/>
            <w:sz w:val="28"/>
            <w:szCs w:val="28"/>
          </w:rPr>
          <w:delText xml:space="preserve">comprovado caracteriza</w:delText>
        </w:r>
      </w:del>
      <w:ins w:id="1333" w:author="Assessor GDSXSR" w:date="2026-10-30T19:46:32Z">
        <w:r>
          <w:rPr>
            <w:rFonts w:ascii="Arial" w:eastAsia="Arial" w:hAnsi="Arial" w:cs="Arial"/>
            <w:color w:val="808080"/>
            <w:sz w:val="28"/>
            <w:szCs w:val="28"/>
          </w:rPr>
          <w:t xml:space="preserve">configura</w:t>
        </w:r>
      </w:ins>
      <w:r>
        <w:rPr>
          <w:rFonts w:ascii="Arial" w:eastAsia="Arial" w:hAnsi="Arial" w:cs="Arial"/>
          <w:sz w:val="28"/>
          <w:szCs w:val="28"/>
        </w:rPr>
        <w:t xml:space="preserve"> falha na prestação do serviço</w:t>
      </w:r>
      <w:del w:id="1334" w:author="Assessor GDSXSR" w:date="2026-10-30T19:46:32Z">
        <w:r>
          <w:rPr>
            <w:rFonts w:ascii="Arial" w:eastAsia="Arial" w:hAnsi="Arial" w:cs="Arial"/>
            <w:sz w:val="28"/>
            <w:szCs w:val="28"/>
          </w:rPr>
          <w:delText xml:space="preserve">,</w:delText>
        </w:r>
      </w:del>
      <w:r>
        <w:rPr>
          <w:rFonts w:ascii="Arial" w:eastAsia="Arial" w:hAnsi="Arial" w:cs="Arial"/>
          <w:sz w:val="28"/>
          <w:szCs w:val="28"/>
        </w:rPr>
        <w:t xml:space="preserve"> </w:t>
      </w:r>
      <w:del w:id="1335" w:author="Assessor GDSXSR" w:date="2026-10-30T19:46:32Z">
        <w:r>
          <w:rPr>
            <w:rFonts w:ascii="Arial" w:eastAsia="Arial" w:hAnsi="Arial" w:cs="Arial"/>
            <w:sz w:val="28"/>
            <w:szCs w:val="28"/>
          </w:rPr>
          <w:delText xml:space="preserve">a ensejar a responsabilidade objetiva prevista no art.</w:delText>
        </w:r>
      </w:del>
      <w:ins w:id="1336" w:author="Assessor GDSXSR" w:date="2026-10-30T19:46:32Z">
        <w:r>
          <w:rPr>
            <w:rFonts w:ascii="Arial" w:eastAsia="Arial" w:hAnsi="Arial" w:cs="Arial"/>
            <w:color w:val="808080"/>
            <w:sz w:val="28"/>
            <w:szCs w:val="28"/>
          </w:rPr>
          <w:t xml:space="preserve">(CDC</w:t>
        </w:r>
      </w:ins>
      <w:r>
        <w:rPr>
          <w:rFonts w:ascii="Arial" w:eastAsia="Arial" w:hAnsi="Arial" w:cs="Arial"/>
          <w:sz w:val="28"/>
          <w:szCs w:val="28"/>
        </w:rPr>
        <w:t xml:space="preserve"> 14</w:t>
      </w:r>
      <w:del w:id="1337" w:author="Assessor GDSXSR" w:date="2026-10-30T19:46:32Z">
        <w:r>
          <w:rPr>
            <w:rFonts w:ascii="Arial" w:eastAsia="Arial" w:hAnsi="Arial" w:cs="Arial"/>
            <w:sz w:val="28"/>
            <w:szCs w:val="28"/>
          </w:rPr>
          <w:delText xml:space="preserve">,</w:delText>
        </w:r>
        <w:r>
          <w:rPr>
            <w:rFonts w:ascii="Arial" w:eastAsia="Arial" w:hAnsi="Arial" w:cs="Arial"/>
            <w:sz w:val="28"/>
            <w:szCs w:val="28"/>
          </w:rPr>
          <w:delText xml:space="preserve"> do CDC</w:delText>
        </w:r>
      </w:del>
      <w:ins w:id="1338"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 </w:t>
      </w:r>
      <w:r>
        <w:rPr>
          <w:rFonts w:ascii="Arial" w:eastAsia="Arial" w:hAnsi="Arial" w:cs="Arial"/>
          <w:b/>
          <w:bCs/>
          <w:sz w:val="28"/>
          <w:szCs w:val="28"/>
        </w:rPr>
        <w:t xml:space="preserve">2)</w:t>
      </w:r>
      <w:r>
        <w:rPr>
          <w:rFonts w:ascii="Arial" w:eastAsia="Arial" w:hAnsi="Arial" w:cs="Arial"/>
          <w:sz w:val="28"/>
          <w:szCs w:val="28"/>
        </w:rPr>
        <w:t xml:space="preserve"> a inserção do débito em plataforma de negociação</w:t>
      </w:r>
      <w:del w:id="1339" w:author="Assessor GDSXSR" w:date="2026-10-30T19:46:32Z">
        <w:r>
          <w:rPr>
            <w:rFonts w:ascii="Arial" w:eastAsia="Arial" w:hAnsi="Arial" w:cs="Arial"/>
            <w:sz w:val="28"/>
            <w:szCs w:val="28"/>
          </w:rPr>
          <w:delText xml:space="preserve">, apta a influenciar a pontuação de crédito,</w:delText>
        </w:r>
      </w:del>
      <w:r>
        <w:rPr>
          <w:rFonts w:ascii="Arial" w:eastAsia="Arial" w:hAnsi="Arial" w:cs="Arial"/>
          <w:sz w:val="28"/>
          <w:szCs w:val="28"/>
        </w:rPr>
        <w:t xml:space="preserve"> viola o dever de veracidade das informações </w:t>
      </w:r>
      <w:del w:id="1340" w:author="Assessor GDSXSR" w:date="2026-10-30T19:46:32Z">
        <w:r>
          <w:rPr>
            <w:rFonts w:ascii="Arial" w:eastAsia="Arial" w:hAnsi="Arial" w:cs="Arial"/>
            <w:sz w:val="28"/>
            <w:szCs w:val="28"/>
          </w:rPr>
          <w:delText xml:space="preserve">cadastrais previsto no art.</w:delText>
        </w:r>
      </w:del>
      <w:ins w:id="1341" w:author="Assessor GDSXSR" w:date="2026-10-30T19:46:32Z">
        <w:r>
          <w:rPr>
            <w:rFonts w:ascii="Arial" w:eastAsia="Arial" w:hAnsi="Arial" w:cs="Arial"/>
            <w:color w:val="808080"/>
            <w:sz w:val="28"/>
            <w:szCs w:val="28"/>
          </w:rPr>
          <w:t xml:space="preserve">(CDC</w:t>
        </w:r>
      </w:ins>
      <w:r>
        <w:rPr>
          <w:rFonts w:ascii="Arial" w:eastAsia="Arial" w:hAnsi="Arial" w:cs="Arial"/>
          <w:sz w:val="28"/>
          <w:szCs w:val="28"/>
        </w:rPr>
        <w:t xml:space="preserve"> 43</w:t>
      </w:r>
      <w:del w:id="1342" w:author="Assessor GDSXSR" w:date="2026-10-30T19:46:32Z">
        <w:r>
          <w:rPr>
            <w:rFonts w:ascii="Arial" w:eastAsia="Arial" w:hAnsi="Arial" w:cs="Arial"/>
            <w:sz w:val="28"/>
            <w:szCs w:val="28"/>
          </w:rPr>
          <w:delText xml:space="preserve"> do CDC</w:delText>
        </w:r>
      </w:del>
      <w:ins w:id="1343" w:author="Assessor GDSXSR" w:date="2026-10-30T19:46:32Z">
        <w:r>
          <w:rPr>
            <w:rFonts w:ascii="Arial" w:eastAsia="Arial" w:hAnsi="Arial" w:cs="Arial"/>
            <w:color w:val="808080"/>
            <w:sz w:val="28"/>
            <w:szCs w:val="28"/>
          </w:rPr>
          <w:t xml:space="preserve">)</w:t>
        </w:r>
      </w:ins>
      <w:r>
        <w:rPr>
          <w:rFonts w:ascii="Arial" w:eastAsia="Arial" w:hAnsi="Arial" w:cs="Arial"/>
          <w:sz w:val="28"/>
          <w:szCs w:val="28"/>
        </w:rPr>
        <w:t xml:space="preserve">; e </w:t>
      </w:r>
      <w:r>
        <w:rPr>
          <w:rFonts w:ascii="Arial" w:eastAsia="Arial" w:hAnsi="Arial" w:cs="Arial"/>
          <w:b/>
          <w:bCs/>
          <w:sz w:val="28"/>
          <w:szCs w:val="28"/>
        </w:rPr>
        <w:t xml:space="preserve">3)</w:t>
      </w:r>
      <w:r>
        <w:rPr>
          <w:rFonts w:ascii="Arial" w:eastAsia="Arial" w:hAnsi="Arial" w:cs="Arial"/>
          <w:sz w:val="28"/>
          <w:szCs w:val="28"/>
        </w:rPr>
        <w:t xml:space="preserve"> o excesso de cobranças</w:t>
      </w:r>
      <w:del w:id="1344" w:author="Assessor GDSXSR" w:date="2026-10-30T19:46:32Z">
        <w:r>
          <w:rPr>
            <w:rFonts w:ascii="Arial" w:eastAsia="Arial" w:hAnsi="Arial" w:cs="Arial"/>
            <w:sz w:val="28"/>
            <w:szCs w:val="28"/>
          </w:rPr>
          <w:delText xml:space="preserve">,</w:delText>
        </w:r>
      </w:del>
      <w:ins w:id="1345" w:author="Assessor GDSXSR" w:date="2026-10-30T19:46:32Z">
        <w:r>
          <w:rPr>
            <w:rFonts w:ascii="Arial" w:eastAsia="Arial" w:hAnsi="Arial" w:cs="Arial"/>
            <w:color w:val="808080"/>
            <w:sz w:val="28"/>
            <w:szCs w:val="28"/>
          </w:rPr>
          <w:t xml:space="preserve"> e</w:t>
        </w:r>
      </w:ins>
      <w:r>
        <w:rPr>
          <w:rFonts w:ascii="Arial" w:eastAsia="Arial" w:hAnsi="Arial" w:cs="Arial"/>
          <w:sz w:val="28"/>
          <w:szCs w:val="28"/>
        </w:rPr>
        <w:t xml:space="preserve"> a repercussão no </w:t>
      </w:r>
      <w:r>
        <w:rPr>
          <w:rFonts w:ascii="Arial" w:eastAsia="Arial" w:hAnsi="Arial" w:cs="Arial"/>
          <w:i/>
          <w:iCs/>
          <w:sz w:val="28"/>
          <w:szCs w:val="28"/>
        </w:rPr>
        <w:t xml:space="preserve">score</w:t>
      </w:r>
      <w:del w:id="1346" w:author="Assessor GDSXSR" w:date="2026-10-30T19:46:32Z">
        <w:r>
          <w:rPr>
            <w:rFonts w:ascii="Arial" w:eastAsia="Arial" w:hAnsi="Arial" w:cs="Arial"/>
            <w:sz w:val="28"/>
            <w:szCs w:val="28"/>
          </w:rPr>
          <w:delText xml:space="preserve">, o impacto no acesso ao crédito e a necessidade de recorrer ao Poder Judiciário</w:delText>
        </w:r>
      </w:del>
      <w:r>
        <w:rPr>
          <w:rFonts w:ascii="Arial" w:eastAsia="Arial" w:hAnsi="Arial" w:cs="Arial"/>
          <w:sz w:val="28"/>
          <w:szCs w:val="28"/>
        </w:rPr>
        <w:t xml:space="preserve"> configuram dano moral</w:t>
      </w:r>
      <w:del w:id="1347" w:author="Assessor GDSXSR" w:date="2026-10-30T19:46:32Z">
        <w:r>
          <w:rPr>
            <w:rFonts w:ascii="Arial" w:eastAsia="Arial" w:hAnsi="Arial" w:cs="Arial"/>
            <w:sz w:val="28"/>
            <w:szCs w:val="28"/>
          </w:rPr>
          <w:delText xml:space="preserve"> indenizável</w:delText>
        </w:r>
      </w:del>
      <w:r>
        <w:rPr>
          <w:rFonts w:ascii="Arial" w:eastAsia="Arial" w:hAnsi="Arial" w:cs="Arial"/>
          <w:sz w:val="28"/>
          <w:szCs w:val="28"/>
        </w:rPr>
        <w:t xml:space="preserve">.</w:t>
      </w:r>
      <w:commentRangeEnd w:id="20"/>
      <w:r>
        <w:rPr>
          <w:rStyle w:val="CommentReference"/>
        </w:rPr>
        <w:commentReference w:id="20"/>
      </w:r>
    </w:p>
    <w:p w14:paraId="52DE8E9A" w14:textId="40FCA2D3" w:rsidR="4107E398" w:rsidRDefault="4107E398" w:rsidP="519F5A7F">
      <w:pPr>
        <w:spacing w:after="0" w:line="360" w:lineRule="auto"/>
        <w:ind w:firstLine="2268"/>
        <w:jc w:val="both"/>
        <w:rPr>
          <w:rFonts w:ascii="Arial" w:eastAsia="Arial" w:hAnsi="Arial" w:cs="Arial"/>
          <w:sz w:val="28"/>
          <w:szCs w:val="28"/>
        </w:rPr>
      </w:pPr>
    </w:p>
    <w:p w14:paraId="31923834" w14:textId="61B03569" w:rsidR="4107E398" w:rsidRDefault="0D21EBAF" w:rsidP="519F5A7F">
      <w:pPr>
        <w:spacing w:after="0" w:line="360" w:lineRule="auto"/>
        <w:ind w:firstLine="2268"/>
        <w:jc w:val="both"/>
      </w:pPr>
      <w:r w:rsidRPr="519F5A7F">
        <w:rPr>
          <w:rFonts w:ascii="Arial" w:eastAsia="Arial" w:hAnsi="Arial" w:cs="Arial"/>
          <w:sz w:val="28"/>
          <w:szCs w:val="28"/>
          <w:highlight w:val="yellow"/>
          <w:rPrChange w:id="1348" w:author="Assessor GDSXSR" w:date="2026-10-30T19:46:32Z">
            <w:rPr>
              <w:rFonts w:ascii="Arial" w:eastAsia="Arial" w:hAnsi="Arial" w:cs="Arial"/>
              <w:sz w:val="28"/>
              <w:szCs w:val="28"/>
            </w:rPr>
          </w:rPrChange>
        </w:rPr>
        <w:t>Sem razão.</w:t>
      </w:r>
    </w:p>
    <w:p w14:paraId="22F1634D" w14:textId="2F8BB9C7" w:rsidR="4107E398" w:rsidRDefault="4107E398" w:rsidP="519F5A7F">
      <w:pPr>
        <w:spacing w:after="0" w:line="360" w:lineRule="auto"/>
        <w:ind w:firstLine="2268"/>
        <w:jc w:val="both"/>
        <w:rPr>
          <w:rFonts w:ascii="Arial" w:eastAsia="Arial" w:hAnsi="Arial" w:cs="Arial"/>
          <w:sz w:val="28"/>
          <w:szCs w:val="28"/>
        </w:rPr>
      </w:pPr>
    </w:p>
    <w:p w14:paraId="4C3044F7" w14:textId="591340A8" w:rsidR="4107E398" w:rsidRDefault="0D21EBAF" w:rsidP="519F5A7F">
      <w:pPr>
        <w:spacing w:after="0" w:line="360" w:lineRule="auto"/>
        <w:ind w:firstLine="2268"/>
        <w:jc w:val="both"/>
        <w:rPr>
          <w:ins w:id="1355" w:author="Assessor GDSXSR" w:date="2026-10-30T19:46:32Z"/>
        </w:rPr>
      </w:pPr>
      <w:del w:id="1350" w:author="Assessor GDSXSR" w:date="2026-10-30T19:46:32Z">
        <w:r>
          <w:rPr>
            <w:rFonts w:ascii="Arial" w:eastAsia="Arial" w:hAnsi="Arial" w:cs="Arial"/>
            <w:sz w:val="28"/>
            <w:szCs w:val="28"/>
          </w:rPr>
          <w:delText xml:space="preserve">A responsabilidade objetiva do fornecedor pressupõe defeito na prestação do serviço, dano e nexo causal. </w:delText>
        </w:r>
      </w:del>
      <w:commentRangeStart w:id="21"/>
      <w:r>
        <w:rPr>
          <w:rFonts w:ascii="Arial" w:eastAsia="Arial" w:hAnsi="Arial" w:cs="Arial"/>
          <w:sz w:val="28"/>
          <w:szCs w:val="28"/>
          <w:highlight w:val="yellow"/>
          <w:rPrChange w:id="1351" w:author="Assessor GDSXSR" w:date="2026-10-30T19:46:32Z">
            <w:rPr>
              <w:rFonts w:ascii="Arial" w:eastAsia="Arial" w:hAnsi="Arial" w:cs="Arial"/>
              <w:sz w:val="28"/>
              <w:szCs w:val="28"/>
            </w:rPr>
          </w:rPrChange>
        </w:rPr>
        <w:t xml:space="preserve">Reconhecida a exigibilidade do débito, a cobrança e o registro correspondente constituem exercício regular de direito do credor</w:t>
      </w:r>
      <w:r>
        <w:rPr>
          <w:rFonts w:ascii="Arial" w:eastAsia="Arial" w:hAnsi="Arial" w:cs="Arial"/>
          <w:sz w:val="28"/>
          <w:szCs w:val="28"/>
        </w:rPr>
        <w:t xml:space="preserve">, </w:t>
      </w:r>
      <w:ins w:id="1352" w:author="Assessor GDSXSR" w:date="2026-10-30T19:46:32Z">
        <w:r>
          <w:rPr>
            <w:rFonts w:ascii="Arial" w:eastAsia="Arial" w:hAnsi="Arial" w:cs="Arial"/>
            <w:color w:val="808080"/>
            <w:sz w:val="28"/>
            <w:szCs w:val="28"/>
          </w:rPr>
          <w:t xml:space="preserve">que não é ato ilícito, </w:t>
        </w:r>
      </w:ins>
      <w:r>
        <w:rPr>
          <w:rFonts w:ascii="Arial" w:eastAsia="Arial" w:hAnsi="Arial" w:cs="Arial"/>
          <w:sz w:val="28"/>
          <w:szCs w:val="28"/>
        </w:rPr>
        <w:t xml:space="preserve">nos termos do art. 188, I, do </w:t>
      </w:r>
      <w:del w:id="1353" w:author="Assessor GDSXSR" w:date="2026-10-30T19:46:32Z">
        <w:r>
          <w:rPr>
            <w:rFonts w:ascii="Arial" w:eastAsia="Arial" w:hAnsi="Arial" w:cs="Arial"/>
            <w:sz w:val="28"/>
            <w:szCs w:val="28"/>
          </w:rPr>
          <w:delText xml:space="preserve">Código Civil. N</w:delText>
        </w:r>
        <w:r>
          <w:rPr>
            <w:rFonts w:ascii="Arial" w:eastAsia="Arial" w:hAnsi="Arial" w:cs="Arial"/>
            <w:sz w:val="28"/>
            <w:szCs w:val="28"/>
          </w:rPr>
          <w:delText xml:space="preserve">o caso, n</w:delText>
        </w:r>
        <w:r>
          <w:rPr>
            <w:rFonts w:ascii="Arial" w:eastAsia="Arial" w:hAnsi="Arial" w:cs="Arial"/>
            <w:sz w:val="28"/>
            <w:szCs w:val="28"/>
          </w:rPr>
          <w:delText xml:space="preserve">ão há falha na prestação do serviço nem informação cadastral inverídica.</w:delText>
        </w:r>
      </w:del>
      <w:ins w:id="1354" w:author="Assessor GDSXSR" w:date="2026-10-30T19:46:32Z">
        <w:r>
          <w:rPr>
            <w:rFonts w:ascii="Arial" w:eastAsia="Arial" w:hAnsi="Arial" w:cs="Arial"/>
            <w:color w:val="808080"/>
            <w:sz w:val="28"/>
            <w:szCs w:val="28"/>
          </w:rPr>
          <w:t xml:space="preserve">CC:</w:t>
        </w:r>
        <w:commentRangeEnd w:id="21"/>
        <w:r>
          <w:rPr>
            <w:rStyle w:val="CommentReference"/>
            <w:color w:val="808080"/>
          </w:rPr>
          <w:commentReference w:id="21"/>
        </w:r>
      </w:ins>
    </w:p>
    <w:p>
      <w:pPr>
        <w:spacing w:after="0" w:line="360" w:lineRule="auto"/>
        <w:ind w:firstLine="2268"/>
        <w:jc w:val="both"/>
        <w:rPr>
          <w:ins w:id="1356" w:author="Assessor GDSXSR" w:date="2026-10-30T19:46:32Z"/>
        </w:rPr>
      </w:pPr>
    </w:p>
    <w:p>
      <w:pPr>
        <w:spacing w:after="0" w:line="360" w:lineRule="auto"/>
        <w:ind w:left="2268" w:firstLine="0"/>
        <w:jc w:val="both"/>
        <w:rPr>
          <w:ins w:id="1358" w:author="Assessor GDSXSR" w:date="2026-10-30T19:46:32Z"/>
        </w:rPr>
      </w:pPr>
      <w:ins w:id="1357" w:author="Assessor GDSXSR" w:date="2026-10-30T19:46:32Z">
        <w:r>
          <w:rPr>
            <w:rFonts w:ascii="Arial" w:eastAsia="Arial" w:hAnsi="Arial" w:cs="Arial"/>
            <w:b w:val="0"/>
            <w:i/>
            <w:color w:val="808080"/>
            <w:sz w:val="26"/>
            <w:szCs w:val="28"/>
          </w:rPr>
          <w:t xml:space="preserve">“Art. 188. Não constituem atos ilícitos: I - os praticados em legítima defesa ou </w:t>
        </w:r>
        <w:r>
          <w:rPr>
            <w:rFonts w:ascii="Arial" w:eastAsia="Arial" w:hAnsi="Arial" w:cs="Arial"/>
            <w:b w:val="0"/>
            <w:i/>
            <w:color w:val="808080"/>
            <w:sz w:val="26"/>
            <w:szCs w:val="28"/>
            <w:u w:val="single"/>
          </w:rPr>
          <w:t xml:space="preserve">no exercício regular de um direito reconhecido</w:t>
        </w:r>
        <w:r>
          <w:rPr>
            <w:rFonts w:ascii="Arial" w:eastAsia="Arial" w:hAnsi="Arial" w:cs="Arial"/>
            <w:b w:val="0"/>
            <w:i/>
            <w:color w:val="808080"/>
            <w:sz w:val="26"/>
            <w:szCs w:val="28"/>
          </w:rPr>
          <w:t xml:space="preserve">;” – Grifei</w:t>
        </w:r>
      </w:ins>
    </w:p>
    <w:p>
      <w:pPr>
        <w:spacing w:after="0" w:line="360" w:lineRule="auto"/>
        <w:ind w:left="2268" w:firstLine="0"/>
        <w:jc w:val="both"/>
        <w:rPr>
          <w:ins w:id="1359" w:author="Assessor GDSXSR" w:date="2026-10-30T19:46:32Z"/>
        </w:rPr>
      </w:pPr>
    </w:p>
    <w:p>
      <w:pPr>
        <w:spacing w:after="0" w:line="360" w:lineRule="auto"/>
        <w:ind w:firstLine="2268"/>
        <w:jc w:val="both"/>
        <w:rPr/>
      </w:pPr>
      <w:ins w:id="1360" w:author="Assessor GDSXSR" w:date="2026-10-30T19:46:32Z">
        <w:r>
          <w:rPr>
            <w:rFonts w:ascii="Arial" w:hAnsi="Arial"/>
            <w:b w:val="0"/>
            <w:i w:val="0"/>
            <w:color w:val="808080"/>
            <w:sz w:val="28"/>
          </w:rPr>
          <w:t xml:space="preserve">No caso, não há falha na prestação do serviço nem informação cadastral inverídica (CDC 14).</w:t>
        </w:r>
      </w:ins>
    </w:p>
    <w:p w14:paraId="65FAAE99" w14:textId="5C5F9DFE" w:rsidR="4107E398" w:rsidRDefault="4107E398" w:rsidP="519F5A7F">
      <w:pPr>
        <w:spacing w:after="0" w:line="360" w:lineRule="auto"/>
        <w:ind w:firstLine="2268"/>
        <w:jc w:val="both"/>
        <w:rPr>
          <w:rFonts w:ascii="Arial" w:eastAsia="Arial" w:hAnsi="Arial" w:cs="Arial"/>
          <w:sz w:val="28"/>
          <w:szCs w:val="28"/>
        </w:rPr>
      </w:pPr>
    </w:p>
    <w:p>
      <w:pPr>
        <w:spacing w:after="0" w:line="360" w:lineRule="auto"/>
        <w:ind w:firstLine="2268"/>
        <w:jc w:val="both"/>
        <w:rPr>
          <w:ins w:id="1368" w:author="Assessor GDSXSR" w:date="2026-10-30T19:46:32Z"/>
        </w:rPr>
      </w:pPr>
      <w:r>
        <w:rPr>
          <w:rFonts w:ascii="Arial" w:eastAsia="Arial" w:hAnsi="Arial" w:cs="Arial"/>
          <w:sz w:val="28"/>
          <w:szCs w:val="28"/>
          <w:highlight w:val="yellow"/>
          <w:rPrChange w:id="1362" w:author="Assessor GDSXSR" w:date="2026-10-30T19:46:32Z">
            <w:rPr>
              <w:rFonts w:ascii="Arial" w:eastAsia="Arial" w:hAnsi="Arial" w:cs="Arial"/>
              <w:sz w:val="28"/>
              <w:szCs w:val="28"/>
            </w:rPr>
          </w:rPrChange>
        </w:rPr>
        <w:t xml:space="preserve">Ausente ato ilícito, não há como impor a condenação por danos morais.</w:t>
      </w:r>
      <w:r>
        <w:rPr>
          <w:rFonts w:ascii="Arial" w:eastAsia="Arial" w:hAnsi="Arial" w:cs="Arial"/>
          <w:sz w:val="28"/>
          <w:szCs w:val="28"/>
        </w:rPr>
        <w:t xml:space="preserve"> </w:t>
      </w:r>
      <w:r>
        <w:rPr>
          <w:rFonts w:ascii="Arial" w:eastAsia="Arial" w:hAnsi="Arial" w:cs="Arial"/>
          <w:sz w:val="28"/>
          <w:szCs w:val="28"/>
        </w:rPr>
        <w:t xml:space="preserve">Também</w:t>
      </w:r>
      <w:r>
        <w:rPr>
          <w:rFonts w:ascii="Arial" w:eastAsia="Arial" w:hAnsi="Arial" w:cs="Arial"/>
          <w:sz w:val="28"/>
          <w:szCs w:val="28"/>
        </w:rPr>
        <w:t xml:space="preserve"> não há prova do alegado excesso de cobranças nem de redução </w:t>
      </w:r>
      <w:del w:id="1363" w:author="Assessor GDSXSR" w:date="2026-10-30T19:46:32Z">
        <w:r>
          <w:rPr>
            <w:rFonts w:ascii="Arial" w:eastAsia="Arial" w:hAnsi="Arial" w:cs="Arial"/>
            <w:sz w:val="28"/>
            <w:szCs w:val="28"/>
          </w:rPr>
          <w:delText xml:space="preserve">concreta </w:delText>
        </w:r>
      </w:del>
      <w:r>
        <w:rPr>
          <w:rFonts w:ascii="Arial" w:eastAsia="Arial" w:hAnsi="Arial" w:cs="Arial"/>
          <w:sz w:val="28"/>
          <w:szCs w:val="28"/>
        </w:rPr>
        <w:t xml:space="preserve">da pontuação de crédito</w:t>
      </w:r>
      <w:del w:id="1364" w:author="Assessor GDSXSR" w:date="2026-10-30T19:46:32Z">
        <w:r>
          <w:rPr>
            <w:rFonts w:ascii="Arial" w:eastAsia="Arial" w:hAnsi="Arial" w:cs="Arial"/>
            <w:sz w:val="28"/>
            <w:szCs w:val="28"/>
          </w:rPr>
          <w:delText xml:space="preserve"> ou de restrição ao acesso ao crédito</w:delText>
        </w:r>
      </w:del>
      <w:r>
        <w:rPr>
          <w:rFonts w:ascii="Arial" w:eastAsia="Arial" w:hAnsi="Arial" w:cs="Arial"/>
          <w:sz w:val="28"/>
          <w:szCs w:val="28"/>
        </w:rPr>
        <w:t xml:space="preserve">.</w:t>
      </w:r>
      <w:del w:id="1365" w:author="Assessor GDSXSR" w:date="2026-10-30T19:46:32Z">
        <w:r>
          <w:rPr>
            <w:rFonts w:ascii="Arial" w:eastAsia="Arial" w:hAnsi="Arial" w:cs="Arial"/>
            <w:sz w:val="28"/>
            <w:szCs w:val="28"/>
          </w:rPr>
          <w:delText xml:space="preserve"> </w:delText>
        </w:r>
      </w:del>
    </w:p>
    <w:p>
      <w:pPr>
        <w:spacing w:after="0" w:line="360" w:lineRule="auto"/>
        <w:ind w:firstLine="2268"/>
        <w:jc w:val="both"/>
        <w:rPr>
          <w:ins w:id="1369" w:author="Assessor GDSXSR" w:date="2026-10-30T19:46:32Z"/>
        </w:rPr>
      </w:pPr>
    </w:p>
    <w:p w14:paraId="5FB5A49B" w14:textId="2B676F42" w:rsidR="4107E398" w:rsidRDefault="0D21EBAF" w:rsidP="519F5A7F">
      <w:pPr>
        <w:spacing w:after="0" w:line="360" w:lineRule="auto"/>
        <w:ind w:firstLine="2268"/>
        <w:jc w:val="both"/>
      </w:pPr>
      <w:r>
        <w:rPr>
          <w:rFonts w:ascii="Arial" w:eastAsia="Arial" w:hAnsi="Arial" w:cs="Arial"/>
          <w:sz w:val="28"/>
          <w:szCs w:val="28"/>
        </w:rPr>
        <w:t xml:space="preserve">Os precedentes citados </w:t>
      </w:r>
      <w:r>
        <w:rPr>
          <w:rFonts w:ascii="Arial" w:eastAsia="Arial" w:hAnsi="Arial" w:cs="Arial"/>
          <w:sz w:val="28"/>
          <w:szCs w:val="28"/>
        </w:rPr>
        <w:t xml:space="preserve">no recurso partem de premissa </w:t>
      </w:r>
      <w:del w:id="1366" w:author="Assessor GDSXSR" w:date="2026-10-30T19:46:32Z">
        <w:r>
          <w:rPr>
            <w:rFonts w:ascii="Arial" w:eastAsia="Arial" w:hAnsi="Arial" w:cs="Arial"/>
            <w:sz w:val="28"/>
            <w:szCs w:val="28"/>
          </w:rPr>
          <w:delText xml:space="preserve">fática </w:delText>
        </w:r>
      </w:del>
      <w:r>
        <w:rPr>
          <w:rFonts w:ascii="Arial" w:eastAsia="Arial" w:hAnsi="Arial" w:cs="Arial"/>
          <w:sz w:val="28"/>
          <w:szCs w:val="28"/>
        </w:rPr>
        <w:t xml:space="preserve">diversa</w:t>
      </w:r>
      <w:del w:id="1367" w:author="Assessor GDSXSR" w:date="2026-10-30T19:46:32Z">
        <w:r>
          <w:rPr>
            <w:rFonts w:ascii="Arial" w:eastAsia="Arial" w:hAnsi="Arial" w:cs="Arial"/>
            <w:sz w:val="28"/>
            <w:szCs w:val="28"/>
          </w:rPr>
          <w:delText xml:space="preserve">, qual seja</w:delText>
        </w:r>
      </w:del>
      <w:r>
        <w:rPr>
          <w:rFonts w:ascii="Arial" w:eastAsia="Arial" w:hAnsi="Arial" w:cs="Arial"/>
          <w:sz w:val="28"/>
          <w:szCs w:val="28"/>
        </w:rPr>
        <w:t xml:space="preserve">, a ausência de prova da contratação, o que não ocorre no caso.</w:t>
      </w:r>
    </w:p>
    <w:p w14:paraId="342CAD8D" w14:textId="2039CE36" w:rsidR="4107E398" w:rsidRDefault="4107E398" w:rsidP="519F5A7F">
      <w:pPr>
        <w:spacing w:after="0" w:line="360" w:lineRule="auto"/>
        <w:ind w:firstLine="2268"/>
        <w:jc w:val="both"/>
        <w:rPr>
          <w:rFonts w:ascii="Arial" w:eastAsia="Arial" w:hAnsi="Arial" w:cs="Arial"/>
          <w:sz w:val="28"/>
          <w:szCs w:val="28"/>
        </w:rPr>
      </w:pPr>
    </w:p>
    <w:p w14:paraId="33F4846B" w14:textId="7858BB22" w:rsidR="4107E398" w:rsidRDefault="0D21EBAF" w:rsidP="519F5A7F">
      <w:pPr>
        <w:spacing w:after="0" w:line="360" w:lineRule="auto"/>
        <w:ind w:firstLine="2268"/>
        <w:jc w:val="both"/>
        <w:rPr>
          <w:rFonts w:ascii="Arial" w:eastAsia="Arial" w:hAnsi="Arial" w:cs="Arial"/>
          <w:sz w:val="28"/>
          <w:szCs w:val="28"/>
        </w:rPr>
      </w:pPr>
      <w:r w:rsidRPr="519F5A7F">
        <w:rPr>
          <w:rFonts w:ascii="Arial" w:eastAsia="Arial" w:hAnsi="Arial" w:cs="Arial"/>
          <w:sz w:val="28"/>
          <w:szCs w:val="28"/>
        </w:rPr>
        <w:t>Mantém-se, portanto, a improcedência do pedido indenizatório</w:t>
      </w:r>
      <w:r w:rsidR="05F6760F" w:rsidRPr="519F5A7F">
        <w:rPr>
          <w:rFonts w:ascii="Arial" w:eastAsia="Arial" w:hAnsi="Arial" w:cs="Arial"/>
          <w:sz w:val="28"/>
          <w:szCs w:val="28"/>
        </w:rPr>
        <w:t>.</w:t>
      </w:r>
    </w:p>
    <w:p w14:paraId="38B60390" w14:textId="77777777" w:rsidR="00506A7D" w:rsidRDefault="00506A7D" w:rsidP="00BE2957">
      <w:pPr>
        <w:spacing w:after="0" w:line="360" w:lineRule="auto"/>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EA40FD1" w14:textId="7DBB7A54" w:rsidR="36FFE74C" w:rsidRPr="003448B4" w:rsidRDefault="5DFDDB44" w:rsidP="395F27C1">
      <w:pPr>
        <w:spacing w:after="0" w:line="360" w:lineRule="auto"/>
        <w:ind w:firstLine="2268"/>
        <w:jc w:val="both"/>
        <w:rPr>
          <w:rFonts w:ascii="Arial" w:hAnsi="Arial" w:cs="Arial"/>
          <w:sz w:val="28"/>
          <w:szCs w:val="28"/>
        </w:rPr>
      </w:pPr>
      <w:r w:rsidRPr="519F5A7F">
        <w:rPr>
          <w:rFonts w:ascii="Arial" w:hAnsi="Arial" w:cs="Arial"/>
          <w:sz w:val="28"/>
          <w:szCs w:val="28"/>
        </w:rPr>
        <w:t xml:space="preserve">Ante o exposto, </w:t>
      </w:r>
      <w:r w:rsidR="1B5C2A15" w:rsidRPr="519F5A7F">
        <w:rPr>
          <w:rFonts w:ascii="Arial" w:hAnsi="Arial" w:cs="Arial"/>
          <w:b/>
          <w:bCs/>
          <w:sz w:val="28"/>
          <w:szCs w:val="28"/>
        </w:rPr>
        <w:t>nego</w:t>
      </w:r>
      <w:r w:rsidR="77BA61DE" w:rsidRPr="519F5A7F">
        <w:rPr>
          <w:rFonts w:ascii="Arial" w:hAnsi="Arial" w:cs="Arial"/>
          <w:b/>
          <w:bCs/>
          <w:sz w:val="28"/>
          <w:szCs w:val="28"/>
        </w:rPr>
        <w:t xml:space="preserve"> provimento</w:t>
      </w:r>
      <w:r w:rsidR="77BA61DE" w:rsidRPr="519F5A7F">
        <w:rPr>
          <w:rFonts w:ascii="Arial" w:hAnsi="Arial" w:cs="Arial"/>
          <w:sz w:val="28"/>
          <w:szCs w:val="28"/>
        </w:rPr>
        <w:t xml:space="preserve"> </w:t>
      </w:r>
      <w:r w:rsidR="309CDF0F" w:rsidRPr="519F5A7F">
        <w:rPr>
          <w:rFonts w:ascii="Arial" w:hAnsi="Arial" w:cs="Arial"/>
          <w:sz w:val="28"/>
          <w:szCs w:val="28"/>
        </w:rPr>
        <w:t>ao apelo</w:t>
      </w:r>
      <w:r w:rsidR="1B376628" w:rsidRPr="519F5A7F">
        <w:rPr>
          <w:rFonts w:ascii="Arial" w:hAnsi="Arial" w:cs="Arial"/>
          <w:sz w:val="28"/>
          <w:szCs w:val="28"/>
        </w:rPr>
        <w:t xml:space="preserve"> da autora, Marizete Pereira de Oliveira</w:t>
      </w:r>
      <w:r w:rsidR="6A25D902" w:rsidRPr="519F5A7F">
        <w:rPr>
          <w:rFonts w:ascii="Arial" w:hAnsi="Arial" w:cs="Arial"/>
          <w:sz w:val="28"/>
          <w:szCs w:val="28"/>
        </w:rPr>
        <w:t xml:space="preserve">. </w:t>
      </w:r>
    </w:p>
    <w:p w14:paraId="3606F183" w14:textId="0487DD80" w:rsidR="70C49520" w:rsidRPr="003448B4" w:rsidRDefault="70C49520" w:rsidP="70C49520">
      <w:pPr>
        <w:spacing w:after="0" w:line="360" w:lineRule="auto"/>
        <w:ind w:firstLine="2268"/>
        <w:jc w:val="both"/>
        <w:rPr>
          <w:rFonts w:ascii="Arial" w:hAnsi="Arial" w:cs="Arial"/>
          <w:sz w:val="28"/>
          <w:szCs w:val="28"/>
        </w:rPr>
      </w:pPr>
    </w:p>
    <w:p w14:paraId="1C163D56" w14:textId="14E47664" w:rsidR="6FFDEF11" w:rsidRDefault="16EEE558" w:rsidP="395F27C1">
      <w:pPr>
        <w:spacing w:after="0" w:line="360" w:lineRule="auto"/>
        <w:ind w:firstLine="2268"/>
        <w:jc w:val="both"/>
      </w:pPr>
      <w:commentRangeStart w:id="22"/>
      <w:commentRangeStart w:id="23"/>
      <w:r>
        <w:rPr>
          <w:rFonts w:ascii="Arial" w:hAnsi="Arial" w:cs="Arial"/>
          <w:b/>
          <w:sz w:val="28"/>
          <w:szCs w:val="28"/>
          <w:rPrChange w:id="1371" w:author="Assessor GDSXSR" w:date="2026-10-30T19:46:32Z">
            <w:rPr>
              <w:rFonts w:ascii="Arial" w:hAnsi="Arial" w:cs="Arial"/>
              <w:sz w:val="28"/>
              <w:szCs w:val="28"/>
            </w:rPr>
          </w:rPrChange>
        </w:rPr>
        <w:t xml:space="preserve">Condeno</w:t>
      </w:r>
      <w:r>
        <w:rPr>
          <w:rFonts w:ascii="Arial" w:hAnsi="Arial" w:cs="Arial"/>
          <w:sz w:val="28"/>
          <w:szCs w:val="28"/>
        </w:rPr>
        <w:t xml:space="preserve"> a autora/apelante ao pagamento de honorários recursais</w:t>
      </w:r>
      <w:ins w:id="1372" w:author="Assessor GDSXSR" w:date="2026-10-30T19:46:32Z">
        <w:r>
          <w:rPr>
            <w:rFonts w:ascii="Arial" w:hAnsi="Arial" w:cs="Arial"/>
            <w:color w:val="808080"/>
            <w:sz w:val="28"/>
            <w:szCs w:val="28"/>
          </w:rPr>
          <w:t xml:space="preserve">,</w:t>
        </w:r>
      </w:ins>
      <w:r>
        <w:rPr>
          <w:rFonts w:ascii="Arial" w:hAnsi="Arial" w:cs="Arial"/>
          <w:sz w:val="28"/>
          <w:szCs w:val="28"/>
        </w:rPr>
        <w:t xml:space="preserve"> que fixo em 2% sobre o valor atualizado da causa (CPC</w:t>
      </w:r>
      <w:del w:id="1373" w:author="Assessor GDSXSR" w:date="2026-10-30T19:46:32Z">
        <w:r>
          <w:rPr>
            <w:rFonts w:ascii="Arial" w:hAnsi="Arial" w:cs="Arial"/>
            <w:sz w:val="28"/>
            <w:szCs w:val="28"/>
          </w:rPr>
          <w:delText xml:space="preserve">/2015</w:delText>
        </w:r>
      </w:del>
      <w:r>
        <w:rPr>
          <w:rFonts w:ascii="Arial" w:hAnsi="Arial" w:cs="Arial"/>
          <w:sz w:val="28"/>
          <w:szCs w:val="28"/>
        </w:rPr>
        <w:t xml:space="preserve"> 85 § 11)</w:t>
      </w:r>
      <w:r>
        <w:rPr>
          <w:rFonts w:ascii="Arial" w:hAnsi="Arial" w:cs="Arial"/>
          <w:sz w:val="28"/>
          <w:szCs w:val="28"/>
        </w:rPr>
        <w:t xml:space="preserve">, </w:t>
      </w:r>
      <w:r>
        <w:rPr>
          <w:rFonts w:ascii="Arial" w:hAnsi="Arial" w:cs="Arial"/>
          <w:sz w:val="28"/>
          <w:szCs w:val="28"/>
        </w:rPr>
        <w:t xml:space="preserve">acrescido da quantia fixada na r. sentença</w:t>
      </w:r>
      <w:ins w:id="1374" w:author="Assessor GDSXSR" w:date="2026-10-30T19:46:32Z">
        <w:r>
          <w:rPr>
            <w:rFonts w:ascii="Arial" w:hAnsi="Arial" w:cs="Arial"/>
            <w:color w:val="808080"/>
            <w:sz w:val="28"/>
            <w:szCs w:val="28"/>
          </w:rPr>
          <w:t xml:space="preserve">,</w:t>
        </w:r>
      </w:ins>
      <w:r>
        <w:rPr>
          <w:rFonts w:ascii="Arial" w:hAnsi="Arial" w:cs="Arial"/>
          <w:sz w:val="28"/>
          <w:szCs w:val="28"/>
        </w:rPr>
        <w:t xml:space="preserve"> </w:t>
      </w:r>
      <w:del w:id="1375" w:author="Assessor GDSXSR" w:date="2026-10-30T19:46:32Z">
        <w:r>
          <w:rPr>
            <w:rFonts w:ascii="Arial" w:hAnsi="Arial" w:cs="Arial"/>
            <w:sz w:val="28"/>
            <w:szCs w:val="28"/>
          </w:rPr>
          <w:delText xml:space="preserve">e</w:delText>
        </w:r>
      </w:del>
      <w:ins w:id="1376" w:author="Assessor GDSXSR" w:date="2026-10-30T19:46:32Z">
        <w:r>
          <w:rPr>
            <w:rFonts w:ascii="Arial" w:hAnsi="Arial" w:cs="Arial"/>
            <w:color w:val="808080"/>
            <w:sz w:val="28"/>
            <w:szCs w:val="28"/>
          </w:rPr>
          <w:t xml:space="preserve">com</w:t>
        </w:r>
      </w:ins>
      <w:r>
        <w:rPr>
          <w:rFonts w:ascii="Arial" w:hAnsi="Arial" w:cs="Arial"/>
          <w:sz w:val="28"/>
          <w:szCs w:val="28"/>
        </w:rPr>
        <w:t xml:space="preserve"> </w:t>
      </w:r>
      <w:del w:id="1377" w:author="Assessor GDSXSR" w:date="2026-10-30T19:46:32Z">
        <w:r>
          <w:rPr>
            <w:rFonts w:ascii="Arial" w:hAnsi="Arial" w:cs="Arial"/>
            <w:sz w:val="28"/>
            <w:szCs w:val="28"/>
          </w:rPr>
          <w:delText xml:space="preserve">suspensa</w:delText>
        </w:r>
      </w:del>
      <w:ins w:id="1378" w:author="Assessor GDSXSR" w:date="2026-10-30T19:46:32Z">
        <w:r>
          <w:rPr>
            <w:rFonts w:ascii="Arial" w:hAnsi="Arial" w:cs="Arial"/>
            <w:color w:val="808080"/>
            <w:sz w:val="28"/>
            <w:szCs w:val="28"/>
          </w:rPr>
          <w:t xml:space="preserve">suspensão</w:t>
        </w:r>
      </w:ins>
      <w:r>
        <w:rPr>
          <w:rFonts w:ascii="Arial" w:hAnsi="Arial" w:cs="Arial"/>
          <w:sz w:val="28"/>
          <w:szCs w:val="28"/>
        </w:rPr>
        <w:t xml:space="preserve"> </w:t>
      </w:r>
      <w:del w:id="1379" w:author="Assessor GDSXSR" w:date="2026-10-30T19:46:32Z">
        <w:r>
          <w:rPr>
            <w:rFonts w:ascii="Arial" w:hAnsi="Arial" w:cs="Arial"/>
            <w:sz w:val="28"/>
            <w:szCs w:val="28"/>
          </w:rPr>
          <w:delText xml:space="preserve">a </w:delText>
        </w:r>
        <w:r>
          <w:rPr>
            <w:rFonts w:ascii="Arial" w:hAnsi="Arial" w:cs="Arial"/>
            <w:sz w:val="28"/>
            <w:szCs w:val="28"/>
          </w:rPr>
          <w:delText xml:space="preserve">sua</w:delText>
        </w:r>
      </w:del>
      <w:ins w:id="1380" w:author="Assessor GDSXSR" w:date="2026-10-30T19:46:32Z">
        <w:r>
          <w:rPr>
            <w:rFonts w:ascii="Arial" w:hAnsi="Arial" w:cs="Arial"/>
            <w:color w:val="808080"/>
            <w:sz w:val="28"/>
            <w:szCs w:val="28"/>
          </w:rPr>
          <w:t xml:space="preserve">da</w:t>
        </w:r>
      </w:ins>
      <w:r>
        <w:rPr>
          <w:rFonts w:ascii="Arial" w:hAnsi="Arial" w:cs="Arial"/>
          <w:sz w:val="28"/>
          <w:szCs w:val="28"/>
        </w:rPr>
        <w:t xml:space="preserve"> </w:t>
      </w:r>
      <w:r>
        <w:rPr>
          <w:rFonts w:ascii="Arial" w:hAnsi="Arial" w:cs="Arial"/>
          <w:sz w:val="28"/>
          <w:szCs w:val="28"/>
        </w:rPr>
        <w:t xml:space="preserve">exigibilidade </w:t>
      </w:r>
      <w:del w:id="1381" w:author="Assessor GDSXSR" w:date="2026-10-30T19:46:32Z">
        <w:r>
          <w:rPr>
            <w:rFonts w:ascii="Arial" w:hAnsi="Arial" w:cs="Arial"/>
            <w:sz w:val="28"/>
            <w:szCs w:val="28"/>
          </w:rPr>
          <w:delText xml:space="preserve">por</w:delText>
        </w:r>
      </w:del>
      <w:ins w:id="1382" w:author="Assessor GDSXSR" w:date="2026-10-30T19:46:32Z">
        <w:r>
          <w:rPr>
            <w:rFonts w:ascii="Arial" w:hAnsi="Arial" w:cs="Arial"/>
            <w:color w:val="808080"/>
            <w:sz w:val="28"/>
            <w:szCs w:val="28"/>
          </w:rPr>
          <w:t xml:space="preserve">pela</w:t>
        </w:r>
      </w:ins>
      <w:r>
        <w:rPr>
          <w:rFonts w:ascii="Arial" w:hAnsi="Arial" w:cs="Arial"/>
          <w:sz w:val="28"/>
          <w:szCs w:val="28"/>
        </w:rPr>
        <w:t xml:space="preserve"> </w:t>
      </w:r>
      <w:del w:id="1383" w:author="Assessor GDSXSR" w:date="2026-10-30T19:46:32Z">
        <w:r>
          <w:rPr>
            <w:rFonts w:ascii="Arial" w:hAnsi="Arial" w:cs="Arial"/>
            <w:sz w:val="28"/>
            <w:szCs w:val="28"/>
          </w:rPr>
          <w:delText xml:space="preserve">se</w:delText>
        </w:r>
      </w:del>
      <w:ins w:id="1384" w:author="Assessor GDSXSR" w:date="2026-10-30T19:46:32Z">
        <w:r>
          <w:rPr>
            <w:rFonts w:ascii="Arial" w:hAnsi="Arial" w:cs="Arial"/>
            <w:color w:val="808080"/>
            <w:sz w:val="28"/>
            <w:szCs w:val="28"/>
          </w:rPr>
          <w:t xml:space="preserve">concessão</w:t>
        </w:r>
      </w:ins>
      <w:r>
        <w:rPr>
          <w:rFonts w:ascii="Arial" w:hAnsi="Arial" w:cs="Arial"/>
          <w:sz w:val="28"/>
          <w:szCs w:val="28"/>
        </w:rPr>
        <w:t xml:space="preserve"> </w:t>
      </w:r>
      <w:del w:id="1385" w:author="Assessor GDSXSR" w:date="2026-10-30T19:46:32Z">
        <w:r>
          <w:rPr>
            <w:rFonts w:ascii="Arial" w:hAnsi="Arial" w:cs="Arial"/>
            <w:sz w:val="28"/>
            <w:szCs w:val="28"/>
          </w:rPr>
          <w:delText xml:space="preserve">tratar</w:delText>
        </w:r>
      </w:del>
      <w:ins w:id="1386" w:author="Assessor GDSXSR" w:date="2026-10-30T19:46:32Z">
        <w:r>
          <w:rPr>
            <w:rFonts w:ascii="Arial" w:hAnsi="Arial" w:cs="Arial"/>
            <w:color w:val="808080"/>
            <w:sz w:val="28"/>
            <w:szCs w:val="28"/>
          </w:rPr>
          <w:t xml:space="preserve">da gratuidade</w:t>
        </w:r>
      </w:ins>
      <w:r>
        <w:rPr>
          <w:rFonts w:ascii="Arial" w:hAnsi="Arial" w:cs="Arial"/>
          <w:sz w:val="28"/>
          <w:szCs w:val="28"/>
        </w:rPr>
        <w:t xml:space="preserve"> de </w:t>
      </w:r>
      <w:del w:id="1387" w:author="Assessor GDSXSR" w:date="2026-10-30T19:46:32Z">
        <w:r>
          <w:rPr>
            <w:rFonts w:ascii="Arial" w:hAnsi="Arial" w:cs="Arial"/>
            <w:sz w:val="28"/>
            <w:szCs w:val="28"/>
          </w:rPr>
          <w:delText xml:space="preserve">parte beneficiária da </w:delText>
        </w:r>
      </w:del>
      <w:r>
        <w:rPr>
          <w:rFonts w:ascii="Arial" w:hAnsi="Arial" w:cs="Arial"/>
          <w:sz w:val="28"/>
          <w:szCs w:val="28"/>
        </w:rPr>
        <w:t xml:space="preserve">justiça</w:t>
      </w:r>
      <w:del w:id="1388" w:author="Assessor GDSXSR" w:date="2026-10-30T19:46:32Z">
        <w:r>
          <w:rPr>
            <w:rFonts w:ascii="Arial" w:hAnsi="Arial" w:cs="Arial"/>
            <w:sz w:val="28"/>
            <w:szCs w:val="28"/>
          </w:rPr>
          <w:delText xml:space="preserve"> gratuita</w:delText>
        </w:r>
      </w:del>
      <w:r>
        <w:rPr>
          <w:rFonts w:ascii="Arial" w:hAnsi="Arial" w:cs="Arial"/>
          <w:sz w:val="28"/>
          <w:szCs w:val="28"/>
        </w:rPr>
        <w:t xml:space="preserve"> (CPC</w:t>
      </w:r>
      <w:del w:id="1389" w:author="Assessor GDSXSR" w:date="2026-10-30T19:46:32Z">
        <w:r>
          <w:rPr>
            <w:rFonts w:ascii="Arial" w:hAnsi="Arial" w:cs="Arial"/>
            <w:sz w:val="28"/>
            <w:szCs w:val="28"/>
          </w:rPr>
          <w:delText xml:space="preserve">/2015</w:delText>
        </w:r>
      </w:del>
      <w:r>
        <w:rPr>
          <w:rFonts w:ascii="Arial" w:hAnsi="Arial" w:cs="Arial"/>
          <w:sz w:val="28"/>
          <w:szCs w:val="28"/>
        </w:rPr>
        <w:t xml:space="preserve"> 98 § 3</w:t>
      </w:r>
      <w:r>
        <w:rPr>
          <w:rFonts w:ascii="Arial" w:hAnsi="Arial" w:cs="Arial"/>
          <w:sz w:val="28"/>
          <w:szCs w:val="28"/>
        </w:rPr>
        <w:t xml:space="preserve">º).</w:t>
      </w:r>
      <w:commentRangeEnd w:id="23"/>
      <w:r>
        <w:rPr>
          <w:rStyle w:val="CommentReference"/>
        </w:rPr>
        <w:commentReference w:id="23"/>
      </w:r>
      <w:commentRangeEnd w:id="22"/>
      <w:r>
        <w:rPr>
          <w:rStyle w:val="CommentReference"/>
        </w:rPr>
        <w:commentReference w:id="22"/>
      </w:r>
      <w:del w:id="1390" w:author="Assessor GDSXSR" w:date="2026-10-30T19:46:32Z">
        <w:r>
          <w:rPr>
            <w:rFonts w:ascii="Arial" w:hAnsi="Arial" w:cs="Arial"/>
            <w:sz w:val="28"/>
            <w:szCs w:val="28"/>
          </w:rPr>
          <w:delText xml:space="preserve"> </w:delText>
        </w:r>
      </w:del>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61B0AAFC" w:rsidR="007E1C8C" w:rsidRDefault="007E1C8C" w:rsidP="004E4DFD">
      <w:pPr>
        <w:rPr>
          <w:rFonts w:ascii="Arial" w:hAnsi="Arial" w:cs="Arial"/>
          <w:sz w:val="28"/>
          <w:szCs w:val="28"/>
        </w:rPr>
      </w:pPr>
      <w:r w:rsidRPr="395F27C1">
        <w:rPr>
          <w:rFonts w:ascii="Arial" w:hAnsi="Arial" w:cs="Arial"/>
          <w:sz w:val="28"/>
          <w:szCs w:val="28"/>
        </w:rPr>
        <w:br w:type="page"/>
      </w:r>
    </w:p>
    <w:p w14:paraId="4762B468" w14:textId="19AE9D44" w:rsidR="052F37F6" w:rsidRPr="003A5A32" w:rsidRDefault="1BDDED44" w:rsidP="519F5A7F">
      <w:pPr>
        <w:jc w:val="both"/>
        <w:rPr>
          <w:rFonts w:eastAsia="Arial" w:cstheme="minorHAnsi"/>
          <w:color w:val="70AD47" w:themeColor="accent6"/>
        </w:rPr>
      </w:pPr>
      <w:r w:rsidRPr="003A5A32">
        <w:rPr>
          <w:rFonts w:eastAsia="Arial" w:cstheme="minorHAnsi"/>
          <w:color w:val="6FAC47"/>
        </w:rPr>
        <w:lastRenderedPageBreak/>
        <w:t xml:space="preserve">SENTENÇA </w:t>
      </w:r>
    </w:p>
    <w:p w14:paraId="441068D9" w14:textId="1DB8077F" w:rsidR="710C65DB" w:rsidRPr="003A5A32" w:rsidRDefault="710C65DB" w:rsidP="519F5A7F">
      <w:pPr>
        <w:jc w:val="both"/>
        <w:rPr>
          <w:rFonts w:cstheme="minorHAnsi"/>
        </w:rPr>
      </w:pPr>
      <w:r w:rsidRPr="003A5A32">
        <w:rPr>
          <w:rFonts w:eastAsia="Arial" w:cstheme="minorHAnsi"/>
          <w:color w:val="70AD47" w:themeColor="accent6"/>
        </w:rPr>
        <w:t xml:space="preserve">Cuida-se de ação de conhecimento ajuizada por MARIZETE PEREIRA DE OLIVEIRA em face de FIDC MULTISEGMENTOS NPL IPANEMA VI RESPONSABILIDADE LIMITADA, ambas devidamente qualificadas nos autos. </w:t>
      </w:r>
    </w:p>
    <w:p w14:paraId="468595B8" w14:textId="728574B1" w:rsidR="710C65DB" w:rsidRPr="003A5A32" w:rsidRDefault="710C65DB" w:rsidP="519F5A7F">
      <w:pPr>
        <w:jc w:val="both"/>
        <w:rPr>
          <w:rFonts w:cstheme="minorHAnsi"/>
        </w:rPr>
      </w:pPr>
      <w:r w:rsidRPr="003A5A32">
        <w:rPr>
          <w:rFonts w:eastAsia="Arial" w:cstheme="minorHAnsi"/>
          <w:color w:val="70AD47" w:themeColor="accent6"/>
        </w:rPr>
        <w:t>Narra a parte autora que, ao consultar seu cadastro em plataforma de proteção ao crédito, identificou a existência de débito vinculado a contrato cuja contratação desconhece, no valor de R$ 471,44. Sustenta não ter celebrado o negócio jurídico que deu origem à cobrança, tampouco ter recebido comunicação acerca da alegada cessão do crédito ou da inclusão da obrigação em sistema de negociação de dívidas. Afirma que a restrição indevida ocasionou constrangimentos e prejuízos de ordem extrapatrimonial. Com esses fundamentos, requereu a concessão dos benefícios da justiça gratuita, a inversão do ônus da prova, a exibição da documentação comprobatória da origem da dívida, a declaração de inexistência do débito, a exclusão do apontamento restritivo e a condenação da requerida ao pagamento de indenização por danos morais, que quantifica em R$45.540,00.</w:t>
      </w:r>
    </w:p>
    <w:p w14:paraId="68640CC9" w14:textId="54333259" w:rsidR="710C65DB" w:rsidRPr="003A5A32" w:rsidRDefault="710C65DB" w:rsidP="519F5A7F">
      <w:pPr>
        <w:jc w:val="both"/>
        <w:rPr>
          <w:rFonts w:cstheme="minorHAnsi"/>
        </w:rPr>
      </w:pPr>
      <w:r w:rsidRPr="003A5A32">
        <w:rPr>
          <w:rFonts w:eastAsia="Arial" w:cstheme="minorHAnsi"/>
          <w:color w:val="70AD47" w:themeColor="accent6"/>
        </w:rPr>
        <w:t xml:space="preserve"> Declínio da competência, id. 276262813. </w:t>
      </w:r>
    </w:p>
    <w:p w14:paraId="6A076B7F" w14:textId="13F06B61" w:rsidR="710C65DB" w:rsidRPr="003A5A32" w:rsidRDefault="710C65DB" w:rsidP="519F5A7F">
      <w:pPr>
        <w:jc w:val="both"/>
        <w:rPr>
          <w:rFonts w:cstheme="minorHAnsi"/>
        </w:rPr>
      </w:pPr>
      <w:r w:rsidRPr="003A5A32">
        <w:rPr>
          <w:rFonts w:eastAsia="Arial" w:cstheme="minorHAnsi"/>
          <w:color w:val="70AD47" w:themeColor="accent6"/>
        </w:rPr>
        <w:t xml:space="preserve">A parte ré compareceu espontaneamente ao feito e apresentou contestação (id 270661916), acompanhada de documentos. Sustentou a regularidade da cobrança, argumentando que a dívida decorre de contrato firmado pela autora com pessoa jurídica cedente originária, posteriormente transferido à requerida por negócio jurídico válido. Aduziu a existência de documentação relativa à contratação e ao histórico da obrigação, bem como a ocorrência de pagamentos parciais, afastando a alegação de fraude. Defendeu a legitimidade da inscrição questionada, a inexistência de ato ilícito apto a ensejar reparação moral e pugnou pela improcedência dos pedidos. Requereu, ainda, a condenação da parte autora por litigância de má-fé. </w:t>
      </w:r>
    </w:p>
    <w:p w14:paraId="537147F8" w14:textId="121D1340" w:rsidR="710C65DB" w:rsidRPr="003A5A32" w:rsidRDefault="710C65DB" w:rsidP="519F5A7F">
      <w:pPr>
        <w:jc w:val="both"/>
        <w:rPr>
          <w:rFonts w:cstheme="minorHAnsi"/>
        </w:rPr>
      </w:pPr>
      <w:r w:rsidRPr="003A5A32">
        <w:rPr>
          <w:rFonts w:eastAsia="Arial" w:cstheme="minorHAnsi"/>
          <w:color w:val="70AD47" w:themeColor="accent6"/>
        </w:rPr>
        <w:t xml:space="preserve">A parte autora apresentou réplica (ID 284742453), em que reafirmou a inexistência da contratação impugnada, reiterou os pedidos formulados na inicial e requereu a aplicação de multa por litigância de má-fé à parte ré. Vieram os autos conclusos para sentença. É o relatório. </w:t>
      </w:r>
    </w:p>
    <w:p w14:paraId="2482474B" w14:textId="78C59AB2"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 xml:space="preserve">Decido. </w:t>
      </w:r>
    </w:p>
    <w:p w14:paraId="3C7130E8" w14:textId="255FDF26" w:rsidR="710C65DB" w:rsidRPr="003A5A32" w:rsidRDefault="710C65DB" w:rsidP="519F5A7F">
      <w:pPr>
        <w:jc w:val="both"/>
        <w:rPr>
          <w:rFonts w:cstheme="minorHAnsi"/>
        </w:rPr>
      </w:pPr>
      <w:r w:rsidRPr="003A5A32">
        <w:rPr>
          <w:rFonts w:eastAsia="Arial" w:cstheme="minorHAnsi"/>
          <w:color w:val="70AD47" w:themeColor="accent6"/>
        </w:rPr>
        <w:t xml:space="preserve">O feito comporta julgamento antecipado, nos termos do art. 355, I, do Código de Processo Civil, porquanto a matéria controvertida é eminentemente documental e os elementos constantes dos autos são suficientes à formação do convencimento judicial. </w:t>
      </w:r>
    </w:p>
    <w:p w14:paraId="14F6A6F5" w14:textId="369583D2" w:rsidR="710C65DB" w:rsidRPr="003A5A32" w:rsidRDefault="710C65DB" w:rsidP="519F5A7F">
      <w:pPr>
        <w:jc w:val="both"/>
        <w:rPr>
          <w:rFonts w:cstheme="minorHAnsi"/>
        </w:rPr>
      </w:pPr>
      <w:r w:rsidRPr="003A5A32">
        <w:rPr>
          <w:rFonts w:eastAsia="Arial" w:cstheme="minorHAnsi"/>
          <w:color w:val="70AD47" w:themeColor="accent6"/>
        </w:rPr>
        <w:t>Ademais, as partes não postularam pela produção de outras provas.</w:t>
      </w:r>
    </w:p>
    <w:p w14:paraId="7D2BD6F7" w14:textId="2E1F614A" w:rsidR="710C65DB" w:rsidRPr="003A5A32" w:rsidRDefault="710C65DB" w:rsidP="519F5A7F">
      <w:pPr>
        <w:jc w:val="both"/>
        <w:rPr>
          <w:rFonts w:cstheme="minorHAnsi"/>
        </w:rPr>
      </w:pPr>
      <w:r w:rsidRPr="003A5A32">
        <w:rPr>
          <w:rFonts w:eastAsia="Arial" w:cstheme="minorHAnsi"/>
          <w:color w:val="70AD47" w:themeColor="accent6"/>
        </w:rPr>
        <w:t xml:space="preserve"> Presentes as condições da ação e os pressupostos processuais, sigo ao exame do mérito. </w:t>
      </w:r>
    </w:p>
    <w:p w14:paraId="295B5CE3" w14:textId="71CFBF90" w:rsidR="710C65DB" w:rsidRPr="003A5A32" w:rsidRDefault="710C65DB" w:rsidP="519F5A7F">
      <w:pPr>
        <w:jc w:val="both"/>
        <w:rPr>
          <w:rFonts w:cstheme="minorHAnsi"/>
        </w:rPr>
      </w:pPr>
      <w:r w:rsidRPr="003A5A32">
        <w:rPr>
          <w:rFonts w:eastAsia="Arial" w:cstheme="minorHAnsi"/>
          <w:color w:val="70AD47" w:themeColor="accent6"/>
        </w:rPr>
        <w:t xml:space="preserve">A relação jurídica estabelecida entre as partes é de consumo, visto que o requerido é fornecedor de serviços e produtos, cuja destinatária final é a requerente, nos termos dos artigos 2º e 3º do Código de Defesa do Consumidor (CDC). Contudo, não é o caso de inversão do ônus da prova, pois ela é eminentemente documental e já está carreada aos autos. Cumpre, desde logo, esclarecer que a responsabilidade da fornecedora é objetiva, ou seja, independe da demonstração do elemento culpa, a teor do que dispõe o artigo 14 do CDC, bastando a prova do dano e do respectivo nexo de causalidade, pela qual o fornecedor de serviços somente se exime do dever de indenizar se demonstrar a inexistência do defeito, a culpa exclusiva do </w:t>
      </w:r>
      <w:r w:rsidRPr="003A5A32">
        <w:rPr>
          <w:rFonts w:eastAsia="Arial" w:cstheme="minorHAnsi"/>
          <w:color w:val="70AD47" w:themeColor="accent6"/>
        </w:rPr>
        <w:lastRenderedPageBreak/>
        <w:t xml:space="preserve">consumidor ou de terceiros (art. 14, § 3º, do CDC) e, por construção doutrinária e jurisprudencial, nas hipóteses de força maior ou caso fortuito. </w:t>
      </w:r>
    </w:p>
    <w:p w14:paraId="72D5A1DC" w14:textId="3E0C97F6" w:rsidR="710C65DB" w:rsidRPr="003A5A32" w:rsidRDefault="710C65DB" w:rsidP="519F5A7F">
      <w:pPr>
        <w:jc w:val="both"/>
        <w:rPr>
          <w:rFonts w:cstheme="minorHAnsi"/>
        </w:rPr>
      </w:pPr>
      <w:r w:rsidRPr="003A5A32">
        <w:rPr>
          <w:rFonts w:eastAsia="Arial" w:cstheme="minorHAnsi"/>
          <w:color w:val="70AD47" w:themeColor="accent6"/>
        </w:rPr>
        <w:t xml:space="preserve">Tem-se ainda que é direito básico do consumidor a informação adequada e clara sobre os diferentes produtos e serviços, com especificação correta de quantidade, características, composição, qualidade e preço, bem como sobre os riscos que apresentem (art. 6º, III, CDC). </w:t>
      </w:r>
    </w:p>
    <w:p w14:paraId="679A32D1" w14:textId="2BD7F7B1" w:rsidR="710C65DB" w:rsidRPr="003A5A32" w:rsidRDefault="710C65DB" w:rsidP="519F5A7F">
      <w:pPr>
        <w:jc w:val="both"/>
        <w:rPr>
          <w:rFonts w:cstheme="minorHAnsi"/>
        </w:rPr>
      </w:pPr>
      <w:r w:rsidRPr="003A5A32">
        <w:rPr>
          <w:rFonts w:eastAsia="Arial" w:cstheme="minorHAnsi"/>
          <w:color w:val="70AD47" w:themeColor="accent6"/>
        </w:rPr>
        <w:t xml:space="preserve">Da análise das alegações trazidas pelas partes, em confronto com as provas documentais produzidas, verifica-se em id. 270661917 - Pág. 4, que a autora, ao contrário do que sustenta, assinou o contrato de venda financiada n. 2112960095016-0 em 10/4/2021. Do instrumento depreende-se que além de constar os dados pessoais da autora, há a informação do mesmo endereço residencial constante do comprovante de id. 263139965 e procuração de id. 263139954. A ré apresentou, ainda, cópia do documento de identificação, id. 270661917 - Pág. 6, idêntico ao juntado pela demandante ao id. 263139957. </w:t>
      </w:r>
    </w:p>
    <w:p w14:paraId="02C74ADF" w14:textId="26ABB416" w:rsidR="710C65DB" w:rsidRPr="003A5A32" w:rsidRDefault="710C65DB" w:rsidP="519F5A7F">
      <w:pPr>
        <w:jc w:val="both"/>
        <w:rPr>
          <w:rFonts w:cstheme="minorHAnsi"/>
        </w:rPr>
      </w:pPr>
      <w:r w:rsidRPr="003A5A32">
        <w:rPr>
          <w:rFonts w:eastAsia="Arial" w:cstheme="minorHAnsi"/>
          <w:color w:val="70AD47" w:themeColor="accent6"/>
        </w:rPr>
        <w:t xml:space="preserve">Outrossim, no contrato há informação clara, adequada e expressa acerca do valor do financiamento, da prestação, dos juros praticados e dos encargos da mora, a afastar a alegação de que houve desobediência ao dever de informação. </w:t>
      </w:r>
    </w:p>
    <w:p w14:paraId="4677D4D1" w14:textId="7A226EF2" w:rsidR="710C65DB" w:rsidRPr="003A5A32" w:rsidRDefault="710C65DB" w:rsidP="519F5A7F">
      <w:pPr>
        <w:jc w:val="both"/>
        <w:rPr>
          <w:rFonts w:cstheme="minorHAnsi"/>
        </w:rPr>
      </w:pPr>
      <w:r w:rsidRPr="003A5A32">
        <w:rPr>
          <w:rFonts w:eastAsia="Arial" w:cstheme="minorHAnsi"/>
          <w:color w:val="70AD47" w:themeColor="accent6"/>
        </w:rPr>
        <w:t xml:space="preserve">Some-se a isso o fato de que entre os documentos juntados consta informação de aquisição, em 10/04/2021, de aparelho telefônico e de chip de telefonia móvel vinculados ao referido contrato, bem como registros de pagamentos efetuados em datas posteriores. Além disso, a certidão expedida pelo 10º Oficial de Registro de Títulos e Documentos de São Paulo demonstra que o crédito referente ao contrato n.º 21129600950160 foi regularmente cedido à ré, consignando expressamente o CPF da autora e o valor correspondente ao débito posteriormente cobrado. </w:t>
      </w:r>
    </w:p>
    <w:p w14:paraId="7CDB79B7" w14:textId="339E99D1"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Portanto, está evidenciado que a autora celebrou o ajuste e tinha plena consciência da contratação do empréstimo, a afastar a alegação de inexistência do débito.</w:t>
      </w:r>
    </w:p>
    <w:p w14:paraId="007C3DC8" w14:textId="57CBCB99" w:rsidR="710C65DB" w:rsidRPr="003A5A32" w:rsidRDefault="710C65DB" w:rsidP="519F5A7F">
      <w:pPr>
        <w:jc w:val="both"/>
        <w:rPr>
          <w:rFonts w:cstheme="minorHAnsi"/>
        </w:rPr>
      </w:pPr>
      <w:r w:rsidRPr="003A5A32">
        <w:rPr>
          <w:rFonts w:eastAsia="Arial" w:cstheme="minorHAnsi"/>
          <w:color w:val="70AD47" w:themeColor="accent6"/>
        </w:rPr>
        <w:t>Desse modo, provada a contratação, não vejo presente o vício de informação caracterizador da falha na prestação do serviço do réu. Também não verifico vício de consentimento, vício social ou situação de vulnerabilidade excepcional que comprometa a validade do contrato, tampouco violação a direito da personalidade da autora, uma vez que a inclusão de seu nome no cadastro de inadimplentes, id. 263139968 - Pág. 4, se deu em exercício regular do direito.</w:t>
      </w:r>
    </w:p>
    <w:p w14:paraId="4DE66F25" w14:textId="69070B61" w:rsidR="710C65DB" w:rsidRPr="003A5A32" w:rsidRDefault="710C65DB" w:rsidP="519F5A7F">
      <w:pPr>
        <w:jc w:val="both"/>
        <w:rPr>
          <w:rFonts w:cstheme="minorHAnsi"/>
        </w:rPr>
      </w:pPr>
      <w:r w:rsidRPr="003A5A32">
        <w:rPr>
          <w:rFonts w:eastAsia="Arial" w:cstheme="minorHAnsi"/>
          <w:color w:val="70AD47" w:themeColor="accent6"/>
        </w:rPr>
        <w:t xml:space="preserve"> Registro, por oportuno, que a cessão do crédito pela credora originária não o invalida, sobretudo considerando que a autora não opôs qualquer exceção e que o seu conhecimento ou não acerca da transmissão da obrigação não impede o exercício de atos conservatórios de seu direito pelo cessionário, ora ré, conforme artigos 293 e 294 do CC. Neste cenário e sem mais delongas, de rigor a improcedência dos pedidos. Por fim, as litigantes pedem a condenação da parte adversa ao pagamento de multa por litigância de má-fé. </w:t>
      </w:r>
    </w:p>
    <w:p w14:paraId="76D6604C" w14:textId="66357EF4" w:rsidR="710C65DB" w:rsidRPr="003A5A32" w:rsidRDefault="710C65DB" w:rsidP="519F5A7F">
      <w:pPr>
        <w:jc w:val="both"/>
        <w:rPr>
          <w:rFonts w:cstheme="minorHAnsi"/>
        </w:rPr>
      </w:pPr>
      <w:r w:rsidRPr="003A5A32">
        <w:rPr>
          <w:rFonts w:eastAsia="Arial" w:cstheme="minorHAnsi"/>
          <w:color w:val="70AD47" w:themeColor="accent6"/>
        </w:rPr>
        <w:t xml:space="preserve">A aplicação de multa exige a constatação de uma das hipóteses previstas no art. 80 do CPC, devidamente acompanhada de suporte probatório capaz de mitigar a presunção de boa-fé das partes. </w:t>
      </w:r>
    </w:p>
    <w:p w14:paraId="598D6656" w14:textId="7E9C2A63" w:rsidR="710C65DB" w:rsidRPr="003A5A32" w:rsidRDefault="710C65DB" w:rsidP="519F5A7F">
      <w:pPr>
        <w:jc w:val="both"/>
        <w:rPr>
          <w:rFonts w:cstheme="minorHAnsi"/>
        </w:rPr>
      </w:pPr>
      <w:r w:rsidRPr="003A5A32">
        <w:rPr>
          <w:rFonts w:eastAsia="Arial" w:cstheme="minorHAnsi"/>
          <w:color w:val="70AD47" w:themeColor="accent6"/>
        </w:rPr>
        <w:t xml:space="preserve">No caso dos autos, entendo que não ficou demonstrada a má fé das litigantes não havendo que se falar em litigância má-fé. Forte nesses fundamentos, resolvo o mérito, nos termos no art. 487, I, do CPC, e julgo improcedentes os pedidos iniciais. Condeno a parte autora ao pagamento das custas processuais e honorários advocatícios, que arbitro em dez por cento (10%) sobre o valor da causa, nos termos do art. 85, § 2º, do Código de Processo Civil. </w:t>
      </w:r>
    </w:p>
    <w:p w14:paraId="299E5E07" w14:textId="0519DD6B" w:rsidR="710C65DB" w:rsidRPr="003A5A32" w:rsidRDefault="710C65DB" w:rsidP="519F5A7F">
      <w:pPr>
        <w:jc w:val="both"/>
        <w:rPr>
          <w:rFonts w:cstheme="minorHAnsi"/>
        </w:rPr>
      </w:pPr>
      <w:r w:rsidRPr="003A5A32">
        <w:rPr>
          <w:rFonts w:eastAsia="Arial" w:cstheme="minorHAnsi"/>
          <w:color w:val="70AD47" w:themeColor="accent6"/>
        </w:rPr>
        <w:lastRenderedPageBreak/>
        <w:t>Suspensa a exigibilidade por ser beneficiária da justiça gratuita, que ora defiro.</w:t>
      </w:r>
    </w:p>
    <w:p w14:paraId="36E99F08" w14:textId="6D26A9DA" w:rsidR="710C65DB" w:rsidRPr="003A5A32" w:rsidRDefault="710C65DB" w:rsidP="519F5A7F">
      <w:pPr>
        <w:jc w:val="both"/>
        <w:rPr>
          <w:rFonts w:cstheme="minorHAnsi"/>
        </w:rPr>
      </w:pPr>
      <w:r w:rsidRPr="003A5A32">
        <w:rPr>
          <w:rFonts w:eastAsia="Arial" w:cstheme="minorHAnsi"/>
          <w:color w:val="70AD47" w:themeColor="accent6"/>
        </w:rPr>
        <w:t xml:space="preserve"> Anote-se. </w:t>
      </w:r>
    </w:p>
    <w:p w14:paraId="642B1FD0" w14:textId="08EA0C98" w:rsidR="710C65DB" w:rsidRPr="003A5A32" w:rsidRDefault="710C65DB" w:rsidP="519F5A7F">
      <w:pPr>
        <w:jc w:val="both"/>
        <w:rPr>
          <w:rFonts w:cstheme="minorHAnsi"/>
        </w:rPr>
      </w:pPr>
      <w:r w:rsidRPr="003A5A32">
        <w:rPr>
          <w:rFonts w:eastAsia="Arial" w:cstheme="minorHAnsi"/>
          <w:color w:val="70AD47" w:themeColor="accent6"/>
        </w:rPr>
        <w:t xml:space="preserve">Ficam advertidas as partes, desde já, que a oposição de embargos de declaração manifestamente protelatórios, em especial os que visem unicamente a reanálise de provas e/ou o rejulgamento da causa e/ou arbitramento de honorários e/ou danos morais, será alvo de sanção, na forma do art. 1.026, § 2º do mesmo diploma, na esteira dos precedentes do Eg. TJDFT (Acórdãos 1165374, 1164817, 1159367, entre outros), haja vista o dever de cooperação e lealdade imposto a todos os atores processuais pelo art. 6º do CPC. </w:t>
      </w:r>
    </w:p>
    <w:p w14:paraId="6D3C6BF5" w14:textId="0E02511A" w:rsidR="710C65DB" w:rsidRPr="003A5A32" w:rsidRDefault="710C65DB" w:rsidP="519F5A7F">
      <w:pPr>
        <w:jc w:val="both"/>
        <w:rPr>
          <w:rFonts w:eastAsia="Arial" w:cstheme="minorHAnsi"/>
          <w:color w:val="70AD47" w:themeColor="accent6"/>
        </w:rPr>
      </w:pPr>
      <w:r w:rsidRPr="003A5A32">
        <w:rPr>
          <w:rFonts w:eastAsia="Arial" w:cstheme="minorHAnsi"/>
          <w:color w:val="70AD47" w:themeColor="accent6"/>
        </w:rPr>
        <w:t>Transitada em julgado e nada sendo requerido, arquivem-se com as cautelas de praxe. Sentença registrada nesta data. Publique-se. Intimem-se.</w:t>
      </w:r>
    </w:p>
    <w:sectPr w:rsidR="710C65DB" w:rsidRPr="003A5A32">
      <w:footerReference w:type="default" r:id="rId2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3"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4"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0" w:author="Lorena Cardoso Ávila Niemeyer - GDACA" w:date="1900-01-01T00:00:00Z" w:initials="LG">
    <w:p w14:paraId="2248E2D9" w14:textId="7F774080" w:rsidR="00000000" w:rsidRDefault="00000000">
      <w:r>
        <w:annotationRef/>
      </w:r>
      <w:r w:rsidRPr="6A2EF68C">
        <w:t>Conclusão: 25/09/2026</w:t>
      </w:r>
    </w:p>
    <w:p w14:paraId="44A1F7BB" w14:textId="755DF8D6" w:rsidR="00000000" w:rsidRDefault="00000000">
      <w:r w:rsidRPr="6571BF17">
        <w:t>Entrega: 6/10/2026</w:t>
      </w:r>
    </w:p>
    <w:p w14:paraId="53EFD686" w14:textId="5D89D0FA" w:rsidR="00000000" w:rsidRDefault="00000000">
      <w:r w:rsidRPr="6D48F432">
        <w:t>Certeza: 9</w:t>
      </w:r>
    </w:p>
  </w:comment>
  <w:comment w:id="1" w:author="Marcia Vilela Alves - GDACA" w:date="2026-10-08T14:41:00Z" w:initials="MV">
    <w:p w14:paraId="45BCC20D" w14:textId="77777777" w:rsidR="003A5A32" w:rsidRDefault="003A5A32" w:rsidP="003A5A32">
      <w:pPr>
        <w:pStyle w:val="Textodecomentrio"/>
      </w:pPr>
      <w:r>
        <w:rPr>
          <w:rStyle w:val="Refdecomentrio"/>
        </w:rPr>
        <w:annotationRef/>
      </w:r>
      <w:r>
        <w:t>Corrigido.</w:t>
      </w:r>
    </w:p>
  </w:comment>
  <w:comment w:id="5" w:author="Assessor GDSXSR" w:initials="AG" w:date="2026-10-30T19:46:32Z">
    <w:p>
      <w:pPr>
        <w:pStyle w:val="CommentText"/>
      </w:pPr>
      <w:r>
        <w:rPr>
          <w:rStyle w:val="CommentReference"/>
        </w:rPr>
        <w:annotationRef/>
      </w:r>
      <w:r>
        <w:t>ASSESSOR GDSXSR — Dividi o item 1 em ação (com as partes pelo nome da autuação, consumidora pessoa natural e valor da causa no fim), sentença (item 2) e apelo (item 3), e renumerei os itens seguintes (C-34, C-34A, C-3P b).</w:t>
      </w:r>
    </w:p>
  </w:comment>
  <w:comment w:id="6" w:author="Assessor GDSXSR" w:initials="AG" w:date="2026-10-30T19:46:32Z">
    <w:p>
      <w:pPr>
        <w:pStyle w:val="CommentText"/>
      </w:pPr>
      <w:r>
        <w:rPr>
          <w:rStyle w:val="CommentReference"/>
        </w:rPr>
        <w:annotationRef/>
      </w:r>
      <w:r>
        <w:t>ASSESSOR GDSXSR — Acrescentei a referência ao Tema 1.061/STJ, enfrentado no voto, e a forma compacta das normas nos itens 5, 7 e 8 (C-20, C-61).</w:t>
      </w:r>
    </w:p>
  </w:comment>
  <w:comment w:id="7" w:author="Assessor GDSXSR" w:initials="AG" w:date="2026-10-30T19:46:32Z">
    <w:p>
      <w:pPr>
        <w:pStyle w:val="CommentText"/>
      </w:pPr>
      <w:r>
        <w:rPr>
          <w:rStyle w:val="CommentReference"/>
        </w:rPr>
        <w:annotationRef/>
      </w:r>
      <w:r>
        <w:t>ASSESSOR GDSXSR — Pendência (C-52, C-72): o Acórdão 2168573 (7ª Turma Cível, Desª. Fátima Rafael) consta da minuta, mas não o localizei no iajus (busca por CNJ e por texto) nem na web (duas tentativas); mantive-o no corpo e na ementa porque a ementa transcrita não contraria o voto. Conferir número, data de julgamento e DJe no JurisDF. Reescrevi a identificação na forma de C-67 e incluí o Tema 1.061/STJ: o REsp 1.846.649/MA e o DJe de 09/12/2021 foram conferidos só em fonte secundária (informativos.trilhante.com.br), porque o portal do STJ não abriu; conferir o DJe no SCON.</w:t>
      </w:r>
    </w:p>
  </w:comment>
  <w:comment w:id="8" w:author="Assessor GDSXSR" w:initials="AG" w:date="2026-10-30T19:46:32Z">
    <w:p>
      <w:pPr>
        <w:pStyle w:val="CommentText"/>
      </w:pPr>
      <w:r>
        <w:rPr>
          <w:rStyle w:val="CommentReference"/>
        </w:rPr>
        <w:annotationRef/>
      </w:r>
      <w:r>
        <w:t>ASSESSOR GDSXSR — Troquei “MMª.” por “MM.” (fórmula do perfil APC). Nome da magistrada conferido nos autos de origem: sentença (ID 89866233) assinada eletronicamente por Márcia Regina Araújo Lima, Juíza de Direito Substituta, em 13/08/2026, 2ª Vara Cível, de Família e de Órfãos e Sucessões de Brazlândia (C-22).</w:t>
      </w:r>
    </w:p>
  </w:comment>
  <w:comment w:id="9" w:author="Assessor GDSXSR" w:initials="AG" w:date="2026-10-30T19:46:32Z">
    <w:p>
      <w:pPr>
        <w:pStyle w:val="CommentText"/>
      </w:pPr>
      <w:r>
        <w:rPr>
          <w:rStyle w:val="CommentReference"/>
        </w:rPr>
        <w:annotationRef/>
      </w:r>
      <w:r>
        <w:t>ASSESSOR GDSXSR — Ajustei o fecho das transcrições do relatório e do dispositivo da sentença (aspas e ID ao final) e suprimi a advertência sobre embargos de declaração, que não é dispositivo nem honorários (C-3N, C-02). A sentença completa permanece anexada ao final.</w:t>
      </w:r>
    </w:p>
  </w:comment>
  <w:comment w:id="10" w:author="Assessor GDSXSR" w:initials="AG" w:date="2026-10-30T19:46:32Z">
    <w:p>
      <w:pPr>
        <w:pStyle w:val="CommentText"/>
      </w:pPr>
      <w:r>
        <w:rPr>
          <w:rStyle w:val="CommentReference"/>
        </w:rPr>
        <w:annotationRef/>
      </w:r>
      <w:r>
        <w:t>ASSESSOR GDSXSR — Acrescentei a linha de admissibilidade logo depois do título do recurso (perfil APC). Conferi nos autos de origem: a sentença foi disponibilizada no DJEN em 18/08/2026 (certidão ID 89866235) e publicada em 19/08/2026; o apelo foi interposto em 03/09/2026, dentro de 15 dias úteis (CPC 1.003 § 5º). A gratuidade foi deferida na sentença (ID 89866233), o que dispensa o preparo.</w:t>
      </w:r>
    </w:p>
  </w:comment>
  <w:comment w:id="11" w:author="Assessor GDSXSR" w:initials="AG" w:date="2026-10-30T19:46:32Z">
    <w:p>
      <w:pPr>
        <w:pStyle w:val="CommentText"/>
      </w:pPr>
      <w:r>
        <w:rPr>
          <w:rStyle w:val="CommentReference"/>
        </w:rPr>
        <w:annotationRef/>
      </w:r>
      <w:r>
        <w:t>ASSESSOR GDSXSR — Alterei o título para dizer a decisão sobre o pedido de declaração de inexistência do débito, e não o assunto (C-3W b), e o realcei (C-42).</w:t>
      </w:r>
    </w:p>
  </w:comment>
  <w:comment w:id="12" w:author="Assessor GDSXSR" w:initials="AG" w:date="2026-10-30T19:46:32Z">
    <w:p>
      <w:pPr>
        <w:pStyle w:val="CommentText"/>
      </w:pPr>
      <w:r>
        <w:rPr>
          <w:rStyle w:val="CommentReference"/>
        </w:rPr>
        <w:annotationRef/>
      </w:r>
      <w:r>
        <w:t>ASSESSOR GDSXSR — Troquei “A apelante” por “A autora/apelante” (C-3W c) e condensei as alegações, fundindo as quatro em três e retirando o que o voto não enfrenta de forma autônoma (incidência do CDC), sem perder nenhuma tese do apelo (C-02, C-30).</w:t>
      </w:r>
    </w:p>
  </w:comment>
  <w:comment w:id="13" w:author="Assessor GDSXSR" w:initials="AG" w:date="2026-10-30T19:46:32Z">
    <w:p>
      <w:pPr>
        <w:pStyle w:val="CommentText"/>
      </w:pPr>
      <w:r>
        <w:rPr>
          <w:rStyle w:val="CommentReference"/>
        </w:rPr>
        <w:annotationRef/>
      </w:r>
      <w:r>
        <w:t>ASSESSOR GDSXSR — Texto literal (C-63) — CDC, art. 6º, VIII: “a facilitação da defesa de seus direitos, inclusive com a inversão do ônus da prova, a seu favor, no processo civil, quando, a critério do juiz, for verossímil a alegação ou quando for ele hipossuficiente, segundo as regras ordinárias de experiências;” (fonte: Planalto, via iajus). Fundi neste parágrafo a primeira frase do seguinte, para dizer que a inversão foi afastada (C-02, C-11).</w:t>
      </w:r>
    </w:p>
  </w:comment>
  <w:comment w:id="14" w:author="Assessor GDSXSR" w:initials="AG" w:date="2026-10-30T19:46:32Z">
    <w:p>
      <w:pPr>
        <w:pStyle w:val="CommentText"/>
      </w:pPr>
      <w:r>
        <w:rPr>
          <w:rStyle w:val="CommentReference"/>
        </w:rPr>
        <w:annotationRef/>
      </w:r>
      <w:r>
        <w:t>ASSESSOR GDSXSR — Troquei “Além disso” por “De todo modo,” (C-16, C-23). Texto literal (C-63) — CPC, art. 373: “O ônus da prova incumbe: (...) II - ao réu, quanto à existência de fato impeditivo, modificativo ou extintivo do direito do autor.” (fonte: Planalto, via iajus).</w:t>
      </w:r>
    </w:p>
  </w:comment>
  <w:comment w:id="15" w:author="Assessor GDSXSR" w:initials="AG" w:date="2026-10-30T19:46:32Z">
    <w:p>
      <w:pPr>
        <w:pStyle w:val="CommentText"/>
      </w:pPr>
      <w:r>
        <w:rPr>
          <w:rStyle w:val="CommentReference"/>
        </w:rPr>
        <w:annotationRef/>
      </w:r>
      <w:r>
        <w:t>ASSESSOR GDSXSR — Condensei em um período, com os IDs de 2º grau conferidos nos autos de origem: contrato e documentos da contestação (ID 89866219), comprovante de residência (ID 89865953), procuração (ID 89865946) e identidade (ID 89865947). A sentença os cita pelos IDs de 1º grau (263139965, 263139954). Ressalva: no OCR do contrato (ID 89866219, pág. 4) o logradouro aparece como “INCRA 3”, e no comprovante de residência como “Incra 7”; o CEP (72773-010) e a localidade (Brazlândia) coincidem e a sentença afirma que o endereço é o mesmo. Conferir a imagem do contrato.</w:t>
      </w:r>
    </w:p>
  </w:comment>
  <w:comment w:id="16" w:author="Assessor GDSXSR" w:initials="AG" w:date="2026-10-30T19:46:32Z">
    <w:p>
      <w:pPr>
        <w:pStyle w:val="CommentText"/>
      </w:pPr>
      <w:r>
        <w:rPr>
          <w:rStyle w:val="CommentReference"/>
        </w:rPr>
        <w:annotationRef/>
      </w:r>
      <w:r>
        <w:t>ASSESSOR GDSXSR — Enfrentei o Tema 1.061/STJ, invocado no apelo, com a tese literal (C-53, C-61) e extraí do parágrafo a consequência já afirmada na minuta. Tese integral conferida no iajus (STJ, Tema Repetitivo 1.061, vigente, julgado em 24/11/2021). Pendência (C-52): o REsp 1.846.649/MA e o DJe de 09/12/2021 vieram de fonte secundária (informativos.trilhante.com.br), pois o portal do STJ não abriu; conferir o DJe no SCON. Conferi nos autos de origem: o apelo (ID 89866236) invoca o Tema 1.061, e a réplica (ID 89866229) reafirma a inexistência da contratação e pede a juntada do contrato, sem impugnar especificamente a assinatura nem pedir perícia grafotécnica.</w:t>
      </w:r>
    </w:p>
  </w:comment>
  <w:comment w:id="17" w:author="Assessor GDSXSR" w:initials="AG" w:date="2026-10-30T19:46:32Z">
    <w:p>
      <w:pPr>
        <w:pStyle w:val="CommentText"/>
      </w:pPr>
      <w:r>
        <w:rPr>
          <w:rStyle w:val="CommentReference"/>
        </w:rPr>
        <w:annotationRef/>
      </w:r>
      <w:r>
        <w:t>ASSESSOR GDSXSR — Cindi o parágrafo, troquei “Além disso … igualmente” por “Por outro lado … também” (C-16, C-23) e condensei: a transcrição fica só com o art. 293 do CC, que fundamenta os atos conservatórios (C-66); o art. 286 vai ao comentário (C-63). Texto literal — CC, art. 286: “O credor pode ceder o seu crédito, se a isso não se opuser a natureza da obrigação, a lei, ou a convenção com o devedor; a cláusula proibitiva da cessão não poderá ser oposta ao cessionário de boa-fé, se não constar do instrumento da obrigação.” (fonte: Planalto, via iajus). Certidão conferida nos autos de origem (ID 89866219).</w:t>
      </w:r>
    </w:p>
  </w:comment>
  <w:comment w:id="18" w:author="Assessor GDSXSR" w:initials="AG" w:date="2026-10-30T19:46:32Z">
    <w:p>
      <w:pPr>
        <w:pStyle w:val="CommentText"/>
      </w:pPr>
      <w:r>
        <w:rPr>
          <w:rStyle w:val="CommentReference"/>
        </w:rPr>
        <w:annotationRef/>
      </w:r>
      <w:r>
        <w:t>ASSESSOR GDSXSR — Ajustei a transcrição da ementa (C-62) e a enxuguei (C-02): mantive os itens 9, 10 (primeira frase) e 12, que tratam da cessão, da ausência de notificação e do exercício regular de direito; suprimi os itens 8, 11, 13, a segunda frase do item 10, o item 14 e “IV. Dispositivo e teses”; trechos essenciais sublinhados, fecho com “(...)” e “– Grifei”. Troquei a introdução por “Nesse sentido:” (C-67). O acórdão é da 7ª Turma Cível; a pendência de conferência está no comentário da ementa (C-72).</w:t>
      </w:r>
    </w:p>
  </w:comment>
  <w:comment w:id="19" w:author="Assessor GDSXSR" w:initials="AG" w:date="2026-10-30T19:46:32Z">
    <w:p>
      <w:pPr>
        <w:pStyle w:val="CommentText"/>
      </w:pPr>
      <w:r>
        <w:rPr>
          <w:rStyle w:val="CommentReference"/>
        </w:rPr>
        <w:annotationRef/>
      </w:r>
      <w:r>
        <w:t>ASSESSOR GDSXSR — Alterei o título para dizer a decisão sobre o pedido de indenização (C-3W b), e o realcei (C-42).</w:t>
      </w:r>
    </w:p>
  </w:comment>
  <w:comment w:id="20" w:author="Assessor GDSXSR" w:initials="AG" w:date="2026-10-30T19:46:32Z">
    <w:p>
      <w:pPr>
        <w:pStyle w:val="CommentText"/>
      </w:pPr>
      <w:r>
        <w:rPr>
          <w:rStyle w:val="CommentReference"/>
        </w:rPr>
        <w:annotationRef/>
      </w:r>
      <w:r>
        <w:t>ASSESSOR GDSXSR — Troquei “A apelante sustenta, em síntese,” por “A autora/apelante alega” (C-3W c). Texto literal (C-63) — CDC, art. 14, caput: “O fornecedor de serviços responde, independentemente da existência de culpa, pela reparação dos danos causados aos consumidores por defeitos relativos à prestação dos serviços, bem como por informações insuficientes ou inadequadas sobre sua fruição e riscos.” CDC, art. 43, § 1º: “Os cadastros e dados de consumidores devem ser objetivos, claros, verdadeiros e em linguagem de fácil compreensão, não podendo conter informações negativas referentes a período superior a cinco anos.” (fonte: Planalto, via iajus).</w:t>
      </w:r>
    </w:p>
  </w:comment>
  <w:comment w:id="21" w:author="Assessor GDSXSR" w:initials="AG" w:date="2026-10-30T19:46:32Z">
    <w:p>
      <w:pPr>
        <w:pStyle w:val="CommentText"/>
      </w:pPr>
      <w:r>
        <w:rPr>
          <w:rStyle w:val="CommentReference"/>
        </w:rPr>
        <w:annotationRef/>
      </w:r>
      <w:r>
        <w:t>ASSESSOR GDSXSR — Condensei o parágrafo: suprimi a frase inicial sobre a responsabilidade objetiva, que o apelo já traz e que a referência ao CDC 14 na última frase supre, e juntei o caput e o inciso I do art. 188 do CC em um só bloco (C-02, C-66 a). Texto literal conferido no Planalto, via iajus.</w:t>
      </w:r>
    </w:p>
  </w:comment>
  <w:comment w:id="22" w:author="Assessor GDSXSR" w:initials="AG" w:date="2026-10-30T19:46:32Z">
    <w:p>
      <w:pPr>
        <w:pStyle w:val="CommentText"/>
      </w:pPr>
      <w:r>
        <w:rPr>
          <w:rStyle w:val="CommentReference"/>
        </w:rPr>
        <w:annotationRef/>
      </w:r>
      <w:r>
        <w:t>ASSESSOR GDSXSR — Ajustei a fórmula do dispositivo (C-20, C-51, perfil APC, n. 7). Valor atualizado da causa: R$ 46.011,44 na linha de dados do voto (2% = R$ 920,23, antes da atualização). R. sentença (ID 89866233): “Condeno a parte autora ao pagamento das custas processuais e honorários advocatícios, que arbitro em dez por cento (10%) sobre o valor da causa, nos termos do art. 85, § 2º, do Código de Processo Civil. Suspensa a exigibilidade por ser beneficiária da justiça gratuita, que ora defiro.” Somados (10% + 2%), os honorários ficam dentro do limite de 20% do CPC 85 § 11. O percentual de 2% é decisão do Relator.</w:t>
      </w:r>
    </w:p>
  </w:comment>
  <w:comment w:id="23" w:author="Assessor GDSXSR" w:initials="AG" w:date="2026-10-30T19:46:32Z">
    <w:p>
      <w:pPr>
        <w:pStyle w:val="CommentText"/>
      </w:pPr>
      <w:r>
        <w:rPr>
          <w:rStyle w:val="CommentReference"/>
        </w:rPr>
        <w:annotationRef/>
      </w:r>
      <w:r>
        <w:t>ASSESSOR GDSXSR —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via iajus).</w:t>
      </w:r>
    </w:p>
  </w:comment>
  <w:comment w:id="24" w:author="Assessor GDSXSR" w:initials="AG" w:date="2026-10-30T19:46:32Z">
    <w:p>
      <w:pPr>
        <w:pStyle w:val="CommentText"/>
      </w:pPr>
      <w:r>
        <w:rPr>
          <w:rStyle w:val="CommentReference"/>
        </w:rPr>
        <w:annotationRef/>
      </w:r>
      <w:r>
        <w:t>ASSESSOR GDSXSR — Alterações de forma em todo o documento: referências normativas na forma compacta (C-20); grafia e pontuação (C-28); realce amarelo nos subtítulos, vereditos e frases decisórias (C-42, C-43); cisão de parágrafos longos (C-11, C-12); transcrições de norma e de tese em Arial 13 itálico, recuo de 4 cm (C-40, C-41, C-66). Preservei a tabela de autuação, o cabeçalho, o resumo em vermelho (só conferi a grafia, C-39) e a sentença anexa (C-4, C-45). Não alterei fatos, pedidos, valores, datas nem o resultado (C-03). Conferi fatos, IDs, datas e o nome da magistrada contra os autos de origem (arquivo de 30/10/2026). Enxugamento pedido por Marcos (C-02): ementa −22% (507→397 palavras) e fundamentação do voto −35% (1.144→747 palavras, do título do apelo ao fim do capítulo 2) sobre a primeira revisão, sem tirar fato, pedido, valor, data nem resultado.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1"/>
  <w15:commentEx w15:paraId="6F2A39A2" w15:paraIdParent="448DA02E" w15:done="1"/>
  <w15:commentEx w15:paraId="6DED1F37" w15:paraIdParent="448DA02E" w15:done="1"/>
  <w15:commentEx w15:paraId="53EFD686" w15:done="0"/>
  <w15:commentEx w15:paraId="45BCC20D" w15:paraIdParent="53EFD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15686FF1" w16cex:dateUtc="2026-08-27T16:25:00Z"/>
  <w16cex:commentExtensible w16cex:durableId="0C9702B4" w16cex:dateUtc="2026-08-27T20:49:00Z"/>
  <w16cex:commentExtensible w16cex:durableId="1FC94512" w16cex:dateUtc="2026-09-22T19:05:00Z"/>
  <w16cex:commentExtensible w16cex:durableId="485B5A7A" w16cex:dateUtc="2026-10-08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6F2A39A2" w16cid:durableId="15686FF1"/>
  <w16cid:commentId w16cid:paraId="6DED1F37" w16cid:durableId="0C9702B4"/>
  <w16cid:commentId w16cid:paraId="53EFD686" w16cid:durableId="1FC94512"/>
  <w16cid:commentId w16cid:paraId="45BCC20D" w16cid:durableId="485B5A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3829A" w14:textId="77777777" w:rsidR="00425BA9" w:rsidRDefault="00425BA9" w:rsidP="003A42DE">
      <w:pPr>
        <w:spacing w:after="0" w:line="240" w:lineRule="auto"/>
      </w:pPr>
      <w:r>
        <w:separator/>
      </w:r>
    </w:p>
  </w:endnote>
  <w:endnote w:type="continuationSeparator" w:id="0">
    <w:p w14:paraId="514ACAC4" w14:textId="77777777" w:rsidR="00425BA9" w:rsidRDefault="00425BA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E5A03" w14:textId="77777777" w:rsidR="00425BA9" w:rsidRDefault="00425BA9" w:rsidP="003A42DE">
      <w:pPr>
        <w:spacing w:after="0" w:line="240" w:lineRule="auto"/>
      </w:pPr>
      <w:r>
        <w:separator/>
      </w:r>
    </w:p>
  </w:footnote>
  <w:footnote w:type="continuationSeparator" w:id="0">
    <w:p w14:paraId="18D00477" w14:textId="77777777" w:rsidR="00425BA9" w:rsidRDefault="00425BA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C7C82"/>
    <w:multiLevelType w:val="hybridMultilevel"/>
    <w:tmpl w:val="D7AA1032"/>
    <w:lvl w:ilvl="0" w:tplc="A30446DC">
      <w:start w:val="6"/>
      <w:numFmt w:val="decimal"/>
      <w:lvlText w:val="%1."/>
      <w:lvlJc w:val="left"/>
      <w:pPr>
        <w:ind w:left="720" w:hanging="360"/>
      </w:pPr>
    </w:lvl>
    <w:lvl w:ilvl="1" w:tplc="CDC81712">
      <w:start w:val="1"/>
      <w:numFmt w:val="lowerLetter"/>
      <w:lvlText w:val="%2."/>
      <w:lvlJc w:val="left"/>
      <w:pPr>
        <w:ind w:left="1440" w:hanging="360"/>
      </w:pPr>
    </w:lvl>
    <w:lvl w:ilvl="2" w:tplc="8FF08344">
      <w:start w:val="1"/>
      <w:numFmt w:val="lowerRoman"/>
      <w:lvlText w:val="%3."/>
      <w:lvlJc w:val="right"/>
      <w:pPr>
        <w:ind w:left="2160" w:hanging="180"/>
      </w:pPr>
    </w:lvl>
    <w:lvl w:ilvl="3" w:tplc="3C68CD30">
      <w:start w:val="1"/>
      <w:numFmt w:val="decimal"/>
      <w:lvlText w:val="%4."/>
      <w:lvlJc w:val="left"/>
      <w:pPr>
        <w:ind w:left="2880" w:hanging="360"/>
      </w:pPr>
    </w:lvl>
    <w:lvl w:ilvl="4" w:tplc="41722918">
      <w:start w:val="1"/>
      <w:numFmt w:val="lowerLetter"/>
      <w:lvlText w:val="%5."/>
      <w:lvlJc w:val="left"/>
      <w:pPr>
        <w:ind w:left="3600" w:hanging="360"/>
      </w:pPr>
    </w:lvl>
    <w:lvl w:ilvl="5" w:tplc="F9F26874">
      <w:start w:val="1"/>
      <w:numFmt w:val="lowerRoman"/>
      <w:lvlText w:val="%6."/>
      <w:lvlJc w:val="right"/>
      <w:pPr>
        <w:ind w:left="4320" w:hanging="180"/>
      </w:pPr>
    </w:lvl>
    <w:lvl w:ilvl="6" w:tplc="B4664104">
      <w:start w:val="1"/>
      <w:numFmt w:val="decimal"/>
      <w:lvlText w:val="%7."/>
      <w:lvlJc w:val="left"/>
      <w:pPr>
        <w:ind w:left="5040" w:hanging="360"/>
      </w:pPr>
    </w:lvl>
    <w:lvl w:ilvl="7" w:tplc="990A7B04">
      <w:start w:val="1"/>
      <w:numFmt w:val="lowerLetter"/>
      <w:lvlText w:val="%8."/>
      <w:lvlJc w:val="left"/>
      <w:pPr>
        <w:ind w:left="5760" w:hanging="360"/>
      </w:pPr>
    </w:lvl>
    <w:lvl w:ilvl="8" w:tplc="C826EA84">
      <w:start w:val="1"/>
      <w:numFmt w:val="lowerRoman"/>
      <w:lvlText w:val="%9."/>
      <w:lvlJc w:val="right"/>
      <w:pPr>
        <w:ind w:left="6480" w:hanging="180"/>
      </w:pPr>
    </w:lvl>
  </w:abstractNum>
  <w:abstractNum w:abstractNumId="1" w15:restartNumberingAfterBreak="0">
    <w:nsid w:val="17301F44"/>
    <w:multiLevelType w:val="hybridMultilevel"/>
    <w:tmpl w:val="CBCCEC54"/>
    <w:lvl w:ilvl="0" w:tplc="FECECFAC">
      <w:start w:val="1"/>
      <w:numFmt w:val="decimal"/>
      <w:lvlText w:val="%1."/>
      <w:lvlJc w:val="left"/>
      <w:pPr>
        <w:ind w:left="720" w:hanging="360"/>
      </w:pPr>
    </w:lvl>
    <w:lvl w:ilvl="1" w:tplc="9972397C">
      <w:start w:val="1"/>
      <w:numFmt w:val="lowerLetter"/>
      <w:lvlText w:val="%2."/>
      <w:lvlJc w:val="left"/>
      <w:pPr>
        <w:ind w:left="1440" w:hanging="360"/>
      </w:pPr>
    </w:lvl>
    <w:lvl w:ilvl="2" w:tplc="B016AD86">
      <w:start w:val="1"/>
      <w:numFmt w:val="lowerRoman"/>
      <w:lvlText w:val="%3."/>
      <w:lvlJc w:val="right"/>
      <w:pPr>
        <w:ind w:left="2160" w:hanging="180"/>
      </w:pPr>
    </w:lvl>
    <w:lvl w:ilvl="3" w:tplc="9C1EA4D8">
      <w:start w:val="1"/>
      <w:numFmt w:val="decimal"/>
      <w:lvlText w:val="%4."/>
      <w:lvlJc w:val="left"/>
      <w:pPr>
        <w:ind w:left="2880" w:hanging="360"/>
      </w:pPr>
    </w:lvl>
    <w:lvl w:ilvl="4" w:tplc="8EA85134">
      <w:start w:val="1"/>
      <w:numFmt w:val="lowerLetter"/>
      <w:lvlText w:val="%5."/>
      <w:lvlJc w:val="left"/>
      <w:pPr>
        <w:ind w:left="3600" w:hanging="360"/>
      </w:pPr>
    </w:lvl>
    <w:lvl w:ilvl="5" w:tplc="9840369A">
      <w:start w:val="1"/>
      <w:numFmt w:val="lowerRoman"/>
      <w:lvlText w:val="%6."/>
      <w:lvlJc w:val="right"/>
      <w:pPr>
        <w:ind w:left="4320" w:hanging="180"/>
      </w:pPr>
    </w:lvl>
    <w:lvl w:ilvl="6" w:tplc="28F80344">
      <w:start w:val="1"/>
      <w:numFmt w:val="decimal"/>
      <w:lvlText w:val="%7."/>
      <w:lvlJc w:val="left"/>
      <w:pPr>
        <w:ind w:left="5040" w:hanging="360"/>
      </w:pPr>
    </w:lvl>
    <w:lvl w:ilvl="7" w:tplc="C9320388">
      <w:start w:val="1"/>
      <w:numFmt w:val="lowerLetter"/>
      <w:lvlText w:val="%8."/>
      <w:lvlJc w:val="left"/>
      <w:pPr>
        <w:ind w:left="5760" w:hanging="360"/>
      </w:pPr>
    </w:lvl>
    <w:lvl w:ilvl="8" w:tplc="EEBE8706">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C9835D"/>
    <w:multiLevelType w:val="hybridMultilevel"/>
    <w:tmpl w:val="FBA8DF70"/>
    <w:lvl w:ilvl="0" w:tplc="81D6723E">
      <w:start w:val="1"/>
      <w:numFmt w:val="bullet"/>
      <w:lvlText w:val=""/>
      <w:lvlJc w:val="left"/>
      <w:pPr>
        <w:ind w:left="720" w:hanging="360"/>
      </w:pPr>
      <w:rPr>
        <w:rFonts w:ascii="Symbol" w:hAnsi="Symbol" w:hint="default"/>
      </w:rPr>
    </w:lvl>
    <w:lvl w:ilvl="1" w:tplc="4F0615C2">
      <w:start w:val="1"/>
      <w:numFmt w:val="bullet"/>
      <w:lvlText w:val="o"/>
      <w:lvlJc w:val="left"/>
      <w:pPr>
        <w:ind w:left="1440" w:hanging="360"/>
      </w:pPr>
      <w:rPr>
        <w:rFonts w:ascii="Courier New" w:hAnsi="Courier New" w:hint="default"/>
      </w:rPr>
    </w:lvl>
    <w:lvl w:ilvl="2" w:tplc="2D988692">
      <w:start w:val="1"/>
      <w:numFmt w:val="bullet"/>
      <w:lvlText w:val=""/>
      <w:lvlJc w:val="left"/>
      <w:pPr>
        <w:ind w:left="2160" w:hanging="360"/>
      </w:pPr>
      <w:rPr>
        <w:rFonts w:ascii="Wingdings" w:hAnsi="Wingdings" w:hint="default"/>
      </w:rPr>
    </w:lvl>
    <w:lvl w:ilvl="3" w:tplc="2F8EDB3E">
      <w:start w:val="1"/>
      <w:numFmt w:val="bullet"/>
      <w:lvlText w:val=""/>
      <w:lvlJc w:val="left"/>
      <w:pPr>
        <w:ind w:left="2880" w:hanging="360"/>
      </w:pPr>
      <w:rPr>
        <w:rFonts w:ascii="Symbol" w:hAnsi="Symbol" w:hint="default"/>
      </w:rPr>
    </w:lvl>
    <w:lvl w:ilvl="4" w:tplc="71B46190">
      <w:start w:val="1"/>
      <w:numFmt w:val="bullet"/>
      <w:lvlText w:val="o"/>
      <w:lvlJc w:val="left"/>
      <w:pPr>
        <w:ind w:left="3600" w:hanging="360"/>
      </w:pPr>
      <w:rPr>
        <w:rFonts w:ascii="Courier New" w:hAnsi="Courier New" w:hint="default"/>
      </w:rPr>
    </w:lvl>
    <w:lvl w:ilvl="5" w:tplc="2E70F8D8">
      <w:start w:val="1"/>
      <w:numFmt w:val="bullet"/>
      <w:lvlText w:val=""/>
      <w:lvlJc w:val="left"/>
      <w:pPr>
        <w:ind w:left="4320" w:hanging="360"/>
      </w:pPr>
      <w:rPr>
        <w:rFonts w:ascii="Wingdings" w:hAnsi="Wingdings" w:hint="default"/>
      </w:rPr>
    </w:lvl>
    <w:lvl w:ilvl="6" w:tplc="14EC1A98">
      <w:start w:val="1"/>
      <w:numFmt w:val="bullet"/>
      <w:lvlText w:val=""/>
      <w:lvlJc w:val="left"/>
      <w:pPr>
        <w:ind w:left="5040" w:hanging="360"/>
      </w:pPr>
      <w:rPr>
        <w:rFonts w:ascii="Symbol" w:hAnsi="Symbol" w:hint="default"/>
      </w:rPr>
    </w:lvl>
    <w:lvl w:ilvl="7" w:tplc="8B720BBC">
      <w:start w:val="1"/>
      <w:numFmt w:val="bullet"/>
      <w:lvlText w:val="o"/>
      <w:lvlJc w:val="left"/>
      <w:pPr>
        <w:ind w:left="5760" w:hanging="360"/>
      </w:pPr>
      <w:rPr>
        <w:rFonts w:ascii="Courier New" w:hAnsi="Courier New" w:hint="default"/>
      </w:rPr>
    </w:lvl>
    <w:lvl w:ilvl="8" w:tplc="96246B12">
      <w:start w:val="1"/>
      <w:numFmt w:val="bullet"/>
      <w:lvlText w:val=""/>
      <w:lvlJc w:val="left"/>
      <w:pPr>
        <w:ind w:left="6480" w:hanging="360"/>
      </w:pPr>
      <w:rPr>
        <w:rFonts w:ascii="Wingdings" w:hAnsi="Wingdings" w:hint="default"/>
      </w:r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7F3EC3"/>
    <w:multiLevelType w:val="hybridMultilevel"/>
    <w:tmpl w:val="B1F0B3A8"/>
    <w:lvl w:ilvl="0" w:tplc="E0E8AD6A">
      <w:start w:val="4"/>
      <w:numFmt w:val="decimal"/>
      <w:lvlText w:val="%1."/>
      <w:lvlJc w:val="left"/>
      <w:pPr>
        <w:ind w:left="720" w:hanging="360"/>
      </w:pPr>
    </w:lvl>
    <w:lvl w:ilvl="1" w:tplc="2668BA3E">
      <w:start w:val="1"/>
      <w:numFmt w:val="lowerLetter"/>
      <w:lvlText w:val="%2."/>
      <w:lvlJc w:val="left"/>
      <w:pPr>
        <w:ind w:left="1440" w:hanging="360"/>
      </w:pPr>
    </w:lvl>
    <w:lvl w:ilvl="2" w:tplc="8E04D024">
      <w:start w:val="1"/>
      <w:numFmt w:val="lowerRoman"/>
      <w:lvlText w:val="%3."/>
      <w:lvlJc w:val="right"/>
      <w:pPr>
        <w:ind w:left="2160" w:hanging="180"/>
      </w:pPr>
    </w:lvl>
    <w:lvl w:ilvl="3" w:tplc="A58A46DC">
      <w:start w:val="1"/>
      <w:numFmt w:val="decimal"/>
      <w:lvlText w:val="%4."/>
      <w:lvlJc w:val="left"/>
      <w:pPr>
        <w:ind w:left="2880" w:hanging="360"/>
      </w:pPr>
    </w:lvl>
    <w:lvl w:ilvl="4" w:tplc="EA20587E">
      <w:start w:val="1"/>
      <w:numFmt w:val="lowerLetter"/>
      <w:lvlText w:val="%5."/>
      <w:lvlJc w:val="left"/>
      <w:pPr>
        <w:ind w:left="3600" w:hanging="360"/>
      </w:pPr>
    </w:lvl>
    <w:lvl w:ilvl="5" w:tplc="6A7485B8">
      <w:start w:val="1"/>
      <w:numFmt w:val="lowerRoman"/>
      <w:lvlText w:val="%6."/>
      <w:lvlJc w:val="right"/>
      <w:pPr>
        <w:ind w:left="4320" w:hanging="180"/>
      </w:pPr>
    </w:lvl>
    <w:lvl w:ilvl="6" w:tplc="67129F3A">
      <w:start w:val="1"/>
      <w:numFmt w:val="decimal"/>
      <w:lvlText w:val="%7."/>
      <w:lvlJc w:val="left"/>
      <w:pPr>
        <w:ind w:left="5040" w:hanging="360"/>
      </w:pPr>
    </w:lvl>
    <w:lvl w:ilvl="7" w:tplc="DB04A266">
      <w:start w:val="1"/>
      <w:numFmt w:val="lowerLetter"/>
      <w:lvlText w:val="%8."/>
      <w:lvlJc w:val="left"/>
      <w:pPr>
        <w:ind w:left="5760" w:hanging="360"/>
      </w:pPr>
    </w:lvl>
    <w:lvl w:ilvl="8" w:tplc="8C16AE98">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D9E7CE9"/>
    <w:multiLevelType w:val="hybridMultilevel"/>
    <w:tmpl w:val="2CC03B54"/>
    <w:lvl w:ilvl="0" w:tplc="4EE4E776">
      <w:start w:val="1"/>
      <w:numFmt w:val="bullet"/>
      <w:lvlText w:val=""/>
      <w:lvlJc w:val="left"/>
      <w:pPr>
        <w:ind w:left="720" w:hanging="360"/>
      </w:pPr>
      <w:rPr>
        <w:rFonts w:ascii="Symbol" w:hAnsi="Symbol" w:hint="default"/>
      </w:rPr>
    </w:lvl>
    <w:lvl w:ilvl="1" w:tplc="4252B5EA">
      <w:start w:val="1"/>
      <w:numFmt w:val="bullet"/>
      <w:lvlText w:val="o"/>
      <w:lvlJc w:val="left"/>
      <w:pPr>
        <w:ind w:left="1440" w:hanging="360"/>
      </w:pPr>
      <w:rPr>
        <w:rFonts w:ascii="Courier New" w:hAnsi="Courier New" w:hint="default"/>
      </w:rPr>
    </w:lvl>
    <w:lvl w:ilvl="2" w:tplc="84566CF2">
      <w:start w:val="1"/>
      <w:numFmt w:val="bullet"/>
      <w:lvlText w:val=""/>
      <w:lvlJc w:val="left"/>
      <w:pPr>
        <w:ind w:left="2160" w:hanging="360"/>
      </w:pPr>
      <w:rPr>
        <w:rFonts w:ascii="Wingdings" w:hAnsi="Wingdings" w:hint="default"/>
      </w:rPr>
    </w:lvl>
    <w:lvl w:ilvl="3" w:tplc="18A6EC44">
      <w:start w:val="1"/>
      <w:numFmt w:val="bullet"/>
      <w:lvlText w:val=""/>
      <w:lvlJc w:val="left"/>
      <w:pPr>
        <w:ind w:left="2880" w:hanging="360"/>
      </w:pPr>
      <w:rPr>
        <w:rFonts w:ascii="Symbol" w:hAnsi="Symbol" w:hint="default"/>
      </w:rPr>
    </w:lvl>
    <w:lvl w:ilvl="4" w:tplc="B2A87670">
      <w:start w:val="1"/>
      <w:numFmt w:val="bullet"/>
      <w:lvlText w:val="o"/>
      <w:lvlJc w:val="left"/>
      <w:pPr>
        <w:ind w:left="3600" w:hanging="360"/>
      </w:pPr>
      <w:rPr>
        <w:rFonts w:ascii="Courier New" w:hAnsi="Courier New" w:hint="default"/>
      </w:rPr>
    </w:lvl>
    <w:lvl w:ilvl="5" w:tplc="1F50BD28">
      <w:start w:val="1"/>
      <w:numFmt w:val="bullet"/>
      <w:lvlText w:val=""/>
      <w:lvlJc w:val="left"/>
      <w:pPr>
        <w:ind w:left="4320" w:hanging="360"/>
      </w:pPr>
      <w:rPr>
        <w:rFonts w:ascii="Wingdings" w:hAnsi="Wingdings" w:hint="default"/>
      </w:rPr>
    </w:lvl>
    <w:lvl w:ilvl="6" w:tplc="40A67DFC">
      <w:start w:val="1"/>
      <w:numFmt w:val="bullet"/>
      <w:lvlText w:val=""/>
      <w:lvlJc w:val="left"/>
      <w:pPr>
        <w:ind w:left="5040" w:hanging="360"/>
      </w:pPr>
      <w:rPr>
        <w:rFonts w:ascii="Symbol" w:hAnsi="Symbol" w:hint="default"/>
      </w:rPr>
    </w:lvl>
    <w:lvl w:ilvl="7" w:tplc="C8E475E8">
      <w:start w:val="1"/>
      <w:numFmt w:val="bullet"/>
      <w:lvlText w:val="o"/>
      <w:lvlJc w:val="left"/>
      <w:pPr>
        <w:ind w:left="5760" w:hanging="360"/>
      </w:pPr>
      <w:rPr>
        <w:rFonts w:ascii="Courier New" w:hAnsi="Courier New" w:hint="default"/>
      </w:rPr>
    </w:lvl>
    <w:lvl w:ilvl="8" w:tplc="AFFAA16C">
      <w:start w:val="1"/>
      <w:numFmt w:val="bullet"/>
      <w:lvlText w:val=""/>
      <w:lvlJc w:val="left"/>
      <w:pPr>
        <w:ind w:left="6480" w:hanging="360"/>
      </w:pPr>
      <w:rPr>
        <w:rFonts w:ascii="Wingdings" w:hAnsi="Wingdings" w:hint="default"/>
      </w:rPr>
    </w:lvl>
  </w:abstractNum>
  <w:abstractNum w:abstractNumId="8"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C8AA7"/>
    <w:multiLevelType w:val="hybridMultilevel"/>
    <w:tmpl w:val="40F20526"/>
    <w:lvl w:ilvl="0" w:tplc="D87A39FC">
      <w:start w:val="7"/>
      <w:numFmt w:val="decimal"/>
      <w:lvlText w:val="%1."/>
      <w:lvlJc w:val="left"/>
      <w:pPr>
        <w:ind w:left="720" w:hanging="360"/>
      </w:pPr>
    </w:lvl>
    <w:lvl w:ilvl="1" w:tplc="C92E855A">
      <w:start w:val="1"/>
      <w:numFmt w:val="lowerLetter"/>
      <w:lvlText w:val="%2."/>
      <w:lvlJc w:val="left"/>
      <w:pPr>
        <w:ind w:left="1440" w:hanging="360"/>
      </w:pPr>
    </w:lvl>
    <w:lvl w:ilvl="2" w:tplc="58122062">
      <w:start w:val="1"/>
      <w:numFmt w:val="lowerRoman"/>
      <w:lvlText w:val="%3."/>
      <w:lvlJc w:val="right"/>
      <w:pPr>
        <w:ind w:left="2160" w:hanging="180"/>
      </w:pPr>
    </w:lvl>
    <w:lvl w:ilvl="3" w:tplc="C83E8FD2">
      <w:start w:val="1"/>
      <w:numFmt w:val="decimal"/>
      <w:lvlText w:val="%4."/>
      <w:lvlJc w:val="left"/>
      <w:pPr>
        <w:ind w:left="2880" w:hanging="360"/>
      </w:pPr>
    </w:lvl>
    <w:lvl w:ilvl="4" w:tplc="DA1A9D52">
      <w:start w:val="1"/>
      <w:numFmt w:val="lowerLetter"/>
      <w:lvlText w:val="%5."/>
      <w:lvlJc w:val="left"/>
      <w:pPr>
        <w:ind w:left="3600" w:hanging="360"/>
      </w:pPr>
    </w:lvl>
    <w:lvl w:ilvl="5" w:tplc="EE04AB3A">
      <w:start w:val="1"/>
      <w:numFmt w:val="lowerRoman"/>
      <w:lvlText w:val="%6."/>
      <w:lvlJc w:val="right"/>
      <w:pPr>
        <w:ind w:left="4320" w:hanging="180"/>
      </w:pPr>
    </w:lvl>
    <w:lvl w:ilvl="6" w:tplc="5622A646">
      <w:start w:val="1"/>
      <w:numFmt w:val="decimal"/>
      <w:lvlText w:val="%7."/>
      <w:lvlJc w:val="left"/>
      <w:pPr>
        <w:ind w:left="5040" w:hanging="360"/>
      </w:pPr>
    </w:lvl>
    <w:lvl w:ilvl="7" w:tplc="4BF09E1C">
      <w:start w:val="1"/>
      <w:numFmt w:val="lowerLetter"/>
      <w:lvlText w:val="%8."/>
      <w:lvlJc w:val="left"/>
      <w:pPr>
        <w:ind w:left="5760" w:hanging="360"/>
      </w:pPr>
    </w:lvl>
    <w:lvl w:ilvl="8" w:tplc="36D02344">
      <w:start w:val="1"/>
      <w:numFmt w:val="lowerRoman"/>
      <w:lvlText w:val="%9."/>
      <w:lvlJc w:val="right"/>
      <w:pPr>
        <w:ind w:left="6480" w:hanging="180"/>
      </w:pPr>
    </w:lvl>
  </w:abstractNum>
  <w:abstractNum w:abstractNumId="10" w15:restartNumberingAfterBreak="0">
    <w:nsid w:val="365C92D9"/>
    <w:multiLevelType w:val="hybridMultilevel"/>
    <w:tmpl w:val="FF284B62"/>
    <w:lvl w:ilvl="0" w:tplc="517435EC">
      <w:start w:val="8"/>
      <w:numFmt w:val="decimal"/>
      <w:lvlText w:val="%1."/>
      <w:lvlJc w:val="left"/>
      <w:pPr>
        <w:ind w:left="720" w:hanging="360"/>
      </w:pPr>
    </w:lvl>
    <w:lvl w:ilvl="1" w:tplc="FC76CAB0">
      <w:start w:val="1"/>
      <w:numFmt w:val="lowerLetter"/>
      <w:lvlText w:val="%2."/>
      <w:lvlJc w:val="left"/>
      <w:pPr>
        <w:ind w:left="1440" w:hanging="360"/>
      </w:pPr>
    </w:lvl>
    <w:lvl w:ilvl="2" w:tplc="727EED80">
      <w:start w:val="1"/>
      <w:numFmt w:val="lowerRoman"/>
      <w:lvlText w:val="%3."/>
      <w:lvlJc w:val="right"/>
      <w:pPr>
        <w:ind w:left="2160" w:hanging="180"/>
      </w:pPr>
    </w:lvl>
    <w:lvl w:ilvl="3" w:tplc="C5CCBD1C">
      <w:start w:val="1"/>
      <w:numFmt w:val="decimal"/>
      <w:lvlText w:val="%4."/>
      <w:lvlJc w:val="left"/>
      <w:pPr>
        <w:ind w:left="2880" w:hanging="360"/>
      </w:pPr>
    </w:lvl>
    <w:lvl w:ilvl="4" w:tplc="6CCE776C">
      <w:start w:val="1"/>
      <w:numFmt w:val="lowerLetter"/>
      <w:lvlText w:val="%5."/>
      <w:lvlJc w:val="left"/>
      <w:pPr>
        <w:ind w:left="3600" w:hanging="360"/>
      </w:pPr>
    </w:lvl>
    <w:lvl w:ilvl="5" w:tplc="E26042C2">
      <w:start w:val="1"/>
      <w:numFmt w:val="lowerRoman"/>
      <w:lvlText w:val="%6."/>
      <w:lvlJc w:val="right"/>
      <w:pPr>
        <w:ind w:left="4320" w:hanging="180"/>
      </w:pPr>
    </w:lvl>
    <w:lvl w:ilvl="6" w:tplc="9BF22016">
      <w:start w:val="1"/>
      <w:numFmt w:val="decimal"/>
      <w:lvlText w:val="%7."/>
      <w:lvlJc w:val="left"/>
      <w:pPr>
        <w:ind w:left="5040" w:hanging="360"/>
      </w:pPr>
    </w:lvl>
    <w:lvl w:ilvl="7" w:tplc="34CAA0A6">
      <w:start w:val="1"/>
      <w:numFmt w:val="lowerLetter"/>
      <w:lvlText w:val="%8."/>
      <w:lvlJc w:val="left"/>
      <w:pPr>
        <w:ind w:left="5760" w:hanging="360"/>
      </w:pPr>
    </w:lvl>
    <w:lvl w:ilvl="8" w:tplc="76DA200C">
      <w:start w:val="1"/>
      <w:numFmt w:val="lowerRoman"/>
      <w:lvlText w:val="%9."/>
      <w:lvlJc w:val="right"/>
      <w:pPr>
        <w:ind w:left="6480" w:hanging="180"/>
      </w:pPr>
    </w:lvl>
  </w:abstractNum>
  <w:abstractNum w:abstractNumId="11" w15:restartNumberingAfterBreak="0">
    <w:nsid w:val="378F3603"/>
    <w:multiLevelType w:val="hybridMultilevel"/>
    <w:tmpl w:val="E1B0971A"/>
    <w:lvl w:ilvl="0" w:tplc="65443E42">
      <w:start w:val="8"/>
      <w:numFmt w:val="decimal"/>
      <w:lvlText w:val="%1."/>
      <w:lvlJc w:val="left"/>
      <w:pPr>
        <w:ind w:left="720" w:hanging="360"/>
      </w:pPr>
    </w:lvl>
    <w:lvl w:ilvl="1" w:tplc="D52C9DE6">
      <w:start w:val="1"/>
      <w:numFmt w:val="lowerLetter"/>
      <w:lvlText w:val="%2."/>
      <w:lvlJc w:val="left"/>
      <w:pPr>
        <w:ind w:left="1440" w:hanging="360"/>
      </w:pPr>
    </w:lvl>
    <w:lvl w:ilvl="2" w:tplc="F0A23FF0">
      <w:start w:val="1"/>
      <w:numFmt w:val="lowerRoman"/>
      <w:lvlText w:val="%3."/>
      <w:lvlJc w:val="right"/>
      <w:pPr>
        <w:ind w:left="2160" w:hanging="180"/>
      </w:pPr>
    </w:lvl>
    <w:lvl w:ilvl="3" w:tplc="58CABEBC">
      <w:start w:val="1"/>
      <w:numFmt w:val="decimal"/>
      <w:lvlText w:val="%4."/>
      <w:lvlJc w:val="left"/>
      <w:pPr>
        <w:ind w:left="2880" w:hanging="360"/>
      </w:pPr>
    </w:lvl>
    <w:lvl w:ilvl="4" w:tplc="E98AFFD0">
      <w:start w:val="1"/>
      <w:numFmt w:val="lowerLetter"/>
      <w:lvlText w:val="%5."/>
      <w:lvlJc w:val="left"/>
      <w:pPr>
        <w:ind w:left="3600" w:hanging="360"/>
      </w:pPr>
    </w:lvl>
    <w:lvl w:ilvl="5" w:tplc="9D880B4E">
      <w:start w:val="1"/>
      <w:numFmt w:val="lowerRoman"/>
      <w:lvlText w:val="%6."/>
      <w:lvlJc w:val="right"/>
      <w:pPr>
        <w:ind w:left="4320" w:hanging="180"/>
      </w:pPr>
    </w:lvl>
    <w:lvl w:ilvl="6" w:tplc="F1BC3A98">
      <w:start w:val="1"/>
      <w:numFmt w:val="decimal"/>
      <w:lvlText w:val="%7."/>
      <w:lvlJc w:val="left"/>
      <w:pPr>
        <w:ind w:left="5040" w:hanging="360"/>
      </w:pPr>
    </w:lvl>
    <w:lvl w:ilvl="7" w:tplc="4EF6C790">
      <w:start w:val="1"/>
      <w:numFmt w:val="lowerLetter"/>
      <w:lvlText w:val="%8."/>
      <w:lvlJc w:val="left"/>
      <w:pPr>
        <w:ind w:left="5760" w:hanging="360"/>
      </w:pPr>
    </w:lvl>
    <w:lvl w:ilvl="8" w:tplc="51E2E052">
      <w:start w:val="1"/>
      <w:numFmt w:val="lowerRoman"/>
      <w:lvlText w:val="%9."/>
      <w:lvlJc w:val="right"/>
      <w:pPr>
        <w:ind w:left="6480" w:hanging="180"/>
      </w:pPr>
    </w:lvl>
  </w:abstractNum>
  <w:abstractNum w:abstractNumId="12" w15:restartNumberingAfterBreak="0">
    <w:nsid w:val="391192A7"/>
    <w:multiLevelType w:val="hybridMultilevel"/>
    <w:tmpl w:val="52A848BA"/>
    <w:lvl w:ilvl="0" w:tplc="6A166F5C">
      <w:start w:val="6"/>
      <w:numFmt w:val="decimal"/>
      <w:lvlText w:val="%1."/>
      <w:lvlJc w:val="left"/>
      <w:pPr>
        <w:ind w:left="720" w:hanging="360"/>
      </w:pPr>
    </w:lvl>
    <w:lvl w:ilvl="1" w:tplc="7C10CF3E">
      <w:start w:val="1"/>
      <w:numFmt w:val="lowerLetter"/>
      <w:lvlText w:val="%2."/>
      <w:lvlJc w:val="left"/>
      <w:pPr>
        <w:ind w:left="1440" w:hanging="360"/>
      </w:pPr>
    </w:lvl>
    <w:lvl w:ilvl="2" w:tplc="FF424368">
      <w:start w:val="1"/>
      <w:numFmt w:val="lowerRoman"/>
      <w:lvlText w:val="%3."/>
      <w:lvlJc w:val="right"/>
      <w:pPr>
        <w:ind w:left="2160" w:hanging="180"/>
      </w:pPr>
    </w:lvl>
    <w:lvl w:ilvl="3" w:tplc="3E269336">
      <w:start w:val="1"/>
      <w:numFmt w:val="decimal"/>
      <w:lvlText w:val="%4."/>
      <w:lvlJc w:val="left"/>
      <w:pPr>
        <w:ind w:left="2880" w:hanging="360"/>
      </w:pPr>
    </w:lvl>
    <w:lvl w:ilvl="4" w:tplc="F216B740">
      <w:start w:val="1"/>
      <w:numFmt w:val="lowerLetter"/>
      <w:lvlText w:val="%5."/>
      <w:lvlJc w:val="left"/>
      <w:pPr>
        <w:ind w:left="3600" w:hanging="360"/>
      </w:pPr>
    </w:lvl>
    <w:lvl w:ilvl="5" w:tplc="804452A2">
      <w:start w:val="1"/>
      <w:numFmt w:val="lowerRoman"/>
      <w:lvlText w:val="%6."/>
      <w:lvlJc w:val="right"/>
      <w:pPr>
        <w:ind w:left="4320" w:hanging="180"/>
      </w:pPr>
    </w:lvl>
    <w:lvl w:ilvl="6" w:tplc="A5FAE3F2">
      <w:start w:val="1"/>
      <w:numFmt w:val="decimal"/>
      <w:lvlText w:val="%7."/>
      <w:lvlJc w:val="left"/>
      <w:pPr>
        <w:ind w:left="5040" w:hanging="360"/>
      </w:pPr>
    </w:lvl>
    <w:lvl w:ilvl="7" w:tplc="649667B4">
      <w:start w:val="1"/>
      <w:numFmt w:val="lowerLetter"/>
      <w:lvlText w:val="%8."/>
      <w:lvlJc w:val="left"/>
      <w:pPr>
        <w:ind w:left="5760" w:hanging="360"/>
      </w:pPr>
    </w:lvl>
    <w:lvl w:ilvl="8" w:tplc="F93882EC">
      <w:start w:val="1"/>
      <w:numFmt w:val="lowerRoman"/>
      <w:lvlText w:val="%9."/>
      <w:lvlJc w:val="right"/>
      <w:pPr>
        <w:ind w:left="6480" w:hanging="180"/>
      </w:pPr>
    </w:lvl>
  </w:abstractNum>
  <w:abstractNum w:abstractNumId="13" w15:restartNumberingAfterBreak="0">
    <w:nsid w:val="3FA25B0D"/>
    <w:multiLevelType w:val="hybridMultilevel"/>
    <w:tmpl w:val="44A61092"/>
    <w:lvl w:ilvl="0" w:tplc="EC4C9F30">
      <w:start w:val="3"/>
      <w:numFmt w:val="decimal"/>
      <w:lvlText w:val="%1."/>
      <w:lvlJc w:val="left"/>
      <w:pPr>
        <w:ind w:left="720" w:hanging="360"/>
      </w:pPr>
    </w:lvl>
    <w:lvl w:ilvl="1" w:tplc="A1ACDEFE">
      <w:start w:val="1"/>
      <w:numFmt w:val="lowerLetter"/>
      <w:lvlText w:val="%2."/>
      <w:lvlJc w:val="left"/>
      <w:pPr>
        <w:ind w:left="1440" w:hanging="360"/>
      </w:pPr>
    </w:lvl>
    <w:lvl w:ilvl="2" w:tplc="42FE5CC4">
      <w:start w:val="1"/>
      <w:numFmt w:val="lowerRoman"/>
      <w:lvlText w:val="%3."/>
      <w:lvlJc w:val="right"/>
      <w:pPr>
        <w:ind w:left="2160" w:hanging="180"/>
      </w:pPr>
    </w:lvl>
    <w:lvl w:ilvl="3" w:tplc="56CA1376">
      <w:start w:val="1"/>
      <w:numFmt w:val="decimal"/>
      <w:lvlText w:val="%4."/>
      <w:lvlJc w:val="left"/>
      <w:pPr>
        <w:ind w:left="2880" w:hanging="360"/>
      </w:pPr>
    </w:lvl>
    <w:lvl w:ilvl="4" w:tplc="D5665BDE">
      <w:start w:val="1"/>
      <w:numFmt w:val="lowerLetter"/>
      <w:lvlText w:val="%5."/>
      <w:lvlJc w:val="left"/>
      <w:pPr>
        <w:ind w:left="3600" w:hanging="360"/>
      </w:pPr>
    </w:lvl>
    <w:lvl w:ilvl="5" w:tplc="BDCCE896">
      <w:start w:val="1"/>
      <w:numFmt w:val="lowerRoman"/>
      <w:lvlText w:val="%6."/>
      <w:lvlJc w:val="right"/>
      <w:pPr>
        <w:ind w:left="4320" w:hanging="180"/>
      </w:pPr>
    </w:lvl>
    <w:lvl w:ilvl="6" w:tplc="564E87E2">
      <w:start w:val="1"/>
      <w:numFmt w:val="decimal"/>
      <w:lvlText w:val="%7."/>
      <w:lvlJc w:val="left"/>
      <w:pPr>
        <w:ind w:left="5040" w:hanging="360"/>
      </w:pPr>
    </w:lvl>
    <w:lvl w:ilvl="7" w:tplc="53F2D92A">
      <w:start w:val="1"/>
      <w:numFmt w:val="lowerLetter"/>
      <w:lvlText w:val="%8."/>
      <w:lvlJc w:val="left"/>
      <w:pPr>
        <w:ind w:left="5760" w:hanging="360"/>
      </w:pPr>
    </w:lvl>
    <w:lvl w:ilvl="8" w:tplc="B89482D4">
      <w:start w:val="1"/>
      <w:numFmt w:val="lowerRoman"/>
      <w:lvlText w:val="%9."/>
      <w:lvlJc w:val="right"/>
      <w:pPr>
        <w:ind w:left="6480" w:hanging="180"/>
      </w:pPr>
    </w:lvl>
  </w:abstractNum>
  <w:abstractNum w:abstractNumId="14" w15:restartNumberingAfterBreak="0">
    <w:nsid w:val="474F503B"/>
    <w:multiLevelType w:val="hybridMultilevel"/>
    <w:tmpl w:val="52E0F0BC"/>
    <w:lvl w:ilvl="0" w:tplc="00D43044">
      <w:start w:val="9"/>
      <w:numFmt w:val="decimal"/>
      <w:lvlText w:val="%1."/>
      <w:lvlJc w:val="left"/>
      <w:pPr>
        <w:ind w:left="720" w:hanging="360"/>
      </w:pPr>
    </w:lvl>
    <w:lvl w:ilvl="1" w:tplc="E7F673E6">
      <w:start w:val="1"/>
      <w:numFmt w:val="lowerLetter"/>
      <w:lvlText w:val="%2."/>
      <w:lvlJc w:val="left"/>
      <w:pPr>
        <w:ind w:left="1440" w:hanging="360"/>
      </w:pPr>
    </w:lvl>
    <w:lvl w:ilvl="2" w:tplc="A31874B6">
      <w:start w:val="1"/>
      <w:numFmt w:val="lowerRoman"/>
      <w:lvlText w:val="%3."/>
      <w:lvlJc w:val="right"/>
      <w:pPr>
        <w:ind w:left="2160" w:hanging="180"/>
      </w:pPr>
    </w:lvl>
    <w:lvl w:ilvl="3" w:tplc="DDC09766">
      <w:start w:val="1"/>
      <w:numFmt w:val="decimal"/>
      <w:lvlText w:val="%4."/>
      <w:lvlJc w:val="left"/>
      <w:pPr>
        <w:ind w:left="2880" w:hanging="360"/>
      </w:pPr>
    </w:lvl>
    <w:lvl w:ilvl="4" w:tplc="D2581CD2">
      <w:start w:val="1"/>
      <w:numFmt w:val="lowerLetter"/>
      <w:lvlText w:val="%5."/>
      <w:lvlJc w:val="left"/>
      <w:pPr>
        <w:ind w:left="3600" w:hanging="360"/>
      </w:pPr>
    </w:lvl>
    <w:lvl w:ilvl="5" w:tplc="239EAC96">
      <w:start w:val="1"/>
      <w:numFmt w:val="lowerRoman"/>
      <w:lvlText w:val="%6."/>
      <w:lvlJc w:val="right"/>
      <w:pPr>
        <w:ind w:left="4320" w:hanging="180"/>
      </w:pPr>
    </w:lvl>
    <w:lvl w:ilvl="6" w:tplc="6270C69E">
      <w:start w:val="1"/>
      <w:numFmt w:val="decimal"/>
      <w:lvlText w:val="%7."/>
      <w:lvlJc w:val="left"/>
      <w:pPr>
        <w:ind w:left="5040" w:hanging="360"/>
      </w:pPr>
    </w:lvl>
    <w:lvl w:ilvl="7" w:tplc="1FEAC65A">
      <w:start w:val="1"/>
      <w:numFmt w:val="lowerLetter"/>
      <w:lvlText w:val="%8."/>
      <w:lvlJc w:val="left"/>
      <w:pPr>
        <w:ind w:left="5760" w:hanging="360"/>
      </w:pPr>
    </w:lvl>
    <w:lvl w:ilvl="8" w:tplc="FC4814CE">
      <w:start w:val="1"/>
      <w:numFmt w:val="lowerRoman"/>
      <w:lvlText w:val="%9."/>
      <w:lvlJc w:val="right"/>
      <w:pPr>
        <w:ind w:left="6480" w:hanging="180"/>
      </w:pPr>
    </w:lvl>
  </w:abstractNum>
  <w:abstractNum w:abstractNumId="15" w15:restartNumberingAfterBreak="0">
    <w:nsid w:val="49DBB422"/>
    <w:multiLevelType w:val="hybridMultilevel"/>
    <w:tmpl w:val="6ABE8C42"/>
    <w:lvl w:ilvl="0" w:tplc="26BA2956">
      <w:start w:val="1"/>
      <w:numFmt w:val="decimal"/>
      <w:lvlText w:val="%1."/>
      <w:lvlJc w:val="left"/>
      <w:pPr>
        <w:ind w:left="720" w:hanging="360"/>
      </w:pPr>
    </w:lvl>
    <w:lvl w:ilvl="1" w:tplc="2674AA28">
      <w:start w:val="1"/>
      <w:numFmt w:val="lowerLetter"/>
      <w:lvlText w:val="%2."/>
      <w:lvlJc w:val="left"/>
      <w:pPr>
        <w:ind w:left="1440" w:hanging="360"/>
      </w:pPr>
    </w:lvl>
    <w:lvl w:ilvl="2" w:tplc="35EE5A12">
      <w:start w:val="1"/>
      <w:numFmt w:val="lowerRoman"/>
      <w:lvlText w:val="%3."/>
      <w:lvlJc w:val="right"/>
      <w:pPr>
        <w:ind w:left="2160" w:hanging="180"/>
      </w:pPr>
    </w:lvl>
    <w:lvl w:ilvl="3" w:tplc="ED4E4C78">
      <w:start w:val="1"/>
      <w:numFmt w:val="decimal"/>
      <w:lvlText w:val="%4."/>
      <w:lvlJc w:val="left"/>
      <w:pPr>
        <w:ind w:left="2880" w:hanging="360"/>
      </w:pPr>
    </w:lvl>
    <w:lvl w:ilvl="4" w:tplc="FD869B3E">
      <w:start w:val="1"/>
      <w:numFmt w:val="lowerLetter"/>
      <w:lvlText w:val="%5."/>
      <w:lvlJc w:val="left"/>
      <w:pPr>
        <w:ind w:left="3600" w:hanging="360"/>
      </w:pPr>
    </w:lvl>
    <w:lvl w:ilvl="5" w:tplc="088E93DA">
      <w:start w:val="1"/>
      <w:numFmt w:val="lowerRoman"/>
      <w:lvlText w:val="%6."/>
      <w:lvlJc w:val="right"/>
      <w:pPr>
        <w:ind w:left="4320" w:hanging="180"/>
      </w:pPr>
    </w:lvl>
    <w:lvl w:ilvl="6" w:tplc="8190D116">
      <w:start w:val="1"/>
      <w:numFmt w:val="decimal"/>
      <w:lvlText w:val="%7."/>
      <w:lvlJc w:val="left"/>
      <w:pPr>
        <w:ind w:left="5040" w:hanging="360"/>
      </w:pPr>
    </w:lvl>
    <w:lvl w:ilvl="7" w:tplc="D8EED6FA">
      <w:start w:val="1"/>
      <w:numFmt w:val="lowerLetter"/>
      <w:lvlText w:val="%8."/>
      <w:lvlJc w:val="left"/>
      <w:pPr>
        <w:ind w:left="5760" w:hanging="360"/>
      </w:pPr>
    </w:lvl>
    <w:lvl w:ilvl="8" w:tplc="EE245A8C">
      <w:start w:val="1"/>
      <w:numFmt w:val="lowerRoman"/>
      <w:lvlText w:val="%9."/>
      <w:lvlJc w:val="right"/>
      <w:pPr>
        <w:ind w:left="6480" w:hanging="180"/>
      </w:pPr>
    </w:lvl>
  </w:abstractNum>
  <w:abstractNum w:abstractNumId="16" w15:restartNumberingAfterBreak="0">
    <w:nsid w:val="5B809874"/>
    <w:multiLevelType w:val="hybridMultilevel"/>
    <w:tmpl w:val="EA02EB9A"/>
    <w:lvl w:ilvl="0" w:tplc="27C033D4">
      <w:start w:val="1"/>
      <w:numFmt w:val="upperLetter"/>
      <w:lvlText w:val="%1)"/>
      <w:lvlJc w:val="left"/>
      <w:pPr>
        <w:ind w:left="3762" w:hanging="360"/>
      </w:pPr>
    </w:lvl>
    <w:lvl w:ilvl="1" w:tplc="D8BC3D10">
      <w:start w:val="1"/>
      <w:numFmt w:val="lowerLetter"/>
      <w:lvlText w:val="%2."/>
      <w:lvlJc w:val="left"/>
      <w:pPr>
        <w:ind w:left="4482" w:hanging="360"/>
      </w:pPr>
    </w:lvl>
    <w:lvl w:ilvl="2" w:tplc="E43A3324">
      <w:start w:val="1"/>
      <w:numFmt w:val="lowerRoman"/>
      <w:lvlText w:val="%3."/>
      <w:lvlJc w:val="right"/>
      <w:pPr>
        <w:ind w:left="5202" w:hanging="180"/>
      </w:pPr>
    </w:lvl>
    <w:lvl w:ilvl="3" w:tplc="654A51EA">
      <w:start w:val="1"/>
      <w:numFmt w:val="decimal"/>
      <w:lvlText w:val="%4."/>
      <w:lvlJc w:val="left"/>
      <w:pPr>
        <w:ind w:left="5922" w:hanging="360"/>
      </w:pPr>
    </w:lvl>
    <w:lvl w:ilvl="4" w:tplc="FB105300">
      <w:start w:val="1"/>
      <w:numFmt w:val="lowerLetter"/>
      <w:lvlText w:val="%5."/>
      <w:lvlJc w:val="left"/>
      <w:pPr>
        <w:ind w:left="6642" w:hanging="360"/>
      </w:pPr>
    </w:lvl>
    <w:lvl w:ilvl="5" w:tplc="C1C06E1A">
      <w:start w:val="1"/>
      <w:numFmt w:val="lowerRoman"/>
      <w:lvlText w:val="%6."/>
      <w:lvlJc w:val="right"/>
      <w:pPr>
        <w:ind w:left="7362" w:hanging="180"/>
      </w:pPr>
    </w:lvl>
    <w:lvl w:ilvl="6" w:tplc="470C1822">
      <w:start w:val="1"/>
      <w:numFmt w:val="decimal"/>
      <w:lvlText w:val="%7."/>
      <w:lvlJc w:val="left"/>
      <w:pPr>
        <w:ind w:left="8082" w:hanging="360"/>
      </w:pPr>
    </w:lvl>
    <w:lvl w:ilvl="7" w:tplc="58507E40">
      <w:start w:val="1"/>
      <w:numFmt w:val="lowerLetter"/>
      <w:lvlText w:val="%8."/>
      <w:lvlJc w:val="left"/>
      <w:pPr>
        <w:ind w:left="8802" w:hanging="360"/>
      </w:pPr>
    </w:lvl>
    <w:lvl w:ilvl="8" w:tplc="F460B756">
      <w:start w:val="1"/>
      <w:numFmt w:val="lowerRoman"/>
      <w:lvlText w:val="%9."/>
      <w:lvlJc w:val="right"/>
      <w:pPr>
        <w:ind w:left="9522" w:hanging="180"/>
      </w:pPr>
    </w:lvl>
  </w:abstractNum>
  <w:abstractNum w:abstractNumId="17"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1122A95"/>
    <w:multiLevelType w:val="hybridMultilevel"/>
    <w:tmpl w:val="F8D6AC82"/>
    <w:lvl w:ilvl="0" w:tplc="A85AF68C">
      <w:start w:val="9"/>
      <w:numFmt w:val="decimal"/>
      <w:lvlText w:val="%1."/>
      <w:lvlJc w:val="left"/>
      <w:pPr>
        <w:ind w:left="720" w:hanging="360"/>
      </w:pPr>
    </w:lvl>
    <w:lvl w:ilvl="1" w:tplc="DD3E1B4C">
      <w:start w:val="1"/>
      <w:numFmt w:val="lowerLetter"/>
      <w:lvlText w:val="%2."/>
      <w:lvlJc w:val="left"/>
      <w:pPr>
        <w:ind w:left="1440" w:hanging="360"/>
      </w:pPr>
    </w:lvl>
    <w:lvl w:ilvl="2" w:tplc="B978D91A">
      <w:start w:val="1"/>
      <w:numFmt w:val="lowerRoman"/>
      <w:lvlText w:val="%3."/>
      <w:lvlJc w:val="right"/>
      <w:pPr>
        <w:ind w:left="2160" w:hanging="180"/>
      </w:pPr>
    </w:lvl>
    <w:lvl w:ilvl="3" w:tplc="4ABC697E">
      <w:start w:val="1"/>
      <w:numFmt w:val="decimal"/>
      <w:lvlText w:val="%4."/>
      <w:lvlJc w:val="left"/>
      <w:pPr>
        <w:ind w:left="2880" w:hanging="360"/>
      </w:pPr>
    </w:lvl>
    <w:lvl w:ilvl="4" w:tplc="A768D236">
      <w:start w:val="1"/>
      <w:numFmt w:val="lowerLetter"/>
      <w:lvlText w:val="%5."/>
      <w:lvlJc w:val="left"/>
      <w:pPr>
        <w:ind w:left="3600" w:hanging="360"/>
      </w:pPr>
    </w:lvl>
    <w:lvl w:ilvl="5" w:tplc="0BA65820">
      <w:start w:val="1"/>
      <w:numFmt w:val="lowerRoman"/>
      <w:lvlText w:val="%6."/>
      <w:lvlJc w:val="right"/>
      <w:pPr>
        <w:ind w:left="4320" w:hanging="180"/>
      </w:pPr>
    </w:lvl>
    <w:lvl w:ilvl="6" w:tplc="1BACE65E">
      <w:start w:val="1"/>
      <w:numFmt w:val="decimal"/>
      <w:lvlText w:val="%7."/>
      <w:lvlJc w:val="left"/>
      <w:pPr>
        <w:ind w:left="5040" w:hanging="360"/>
      </w:pPr>
    </w:lvl>
    <w:lvl w:ilvl="7" w:tplc="5B9038B0">
      <w:start w:val="1"/>
      <w:numFmt w:val="lowerLetter"/>
      <w:lvlText w:val="%8."/>
      <w:lvlJc w:val="left"/>
      <w:pPr>
        <w:ind w:left="5760" w:hanging="360"/>
      </w:pPr>
    </w:lvl>
    <w:lvl w:ilvl="8" w:tplc="217290E4">
      <w:start w:val="1"/>
      <w:numFmt w:val="lowerRoman"/>
      <w:lvlText w:val="%9."/>
      <w:lvlJc w:val="right"/>
      <w:pPr>
        <w:ind w:left="6480" w:hanging="180"/>
      </w:pPr>
    </w:lvl>
  </w:abstractNum>
  <w:abstractNum w:abstractNumId="19" w15:restartNumberingAfterBreak="0">
    <w:nsid w:val="635EAD90"/>
    <w:multiLevelType w:val="hybridMultilevel"/>
    <w:tmpl w:val="3E8848CA"/>
    <w:lvl w:ilvl="0" w:tplc="DA4AC168">
      <w:start w:val="2"/>
      <w:numFmt w:val="decimal"/>
      <w:lvlText w:val="%1."/>
      <w:lvlJc w:val="left"/>
      <w:pPr>
        <w:ind w:left="720" w:hanging="360"/>
      </w:pPr>
    </w:lvl>
    <w:lvl w:ilvl="1" w:tplc="533EF8CE">
      <w:start w:val="1"/>
      <w:numFmt w:val="lowerLetter"/>
      <w:lvlText w:val="%2."/>
      <w:lvlJc w:val="left"/>
      <w:pPr>
        <w:ind w:left="1440" w:hanging="360"/>
      </w:pPr>
    </w:lvl>
    <w:lvl w:ilvl="2" w:tplc="B9D0E37C">
      <w:start w:val="1"/>
      <w:numFmt w:val="lowerRoman"/>
      <w:lvlText w:val="%3."/>
      <w:lvlJc w:val="right"/>
      <w:pPr>
        <w:ind w:left="2160" w:hanging="180"/>
      </w:pPr>
    </w:lvl>
    <w:lvl w:ilvl="3" w:tplc="A114ED14">
      <w:start w:val="1"/>
      <w:numFmt w:val="decimal"/>
      <w:lvlText w:val="%4."/>
      <w:lvlJc w:val="left"/>
      <w:pPr>
        <w:ind w:left="2880" w:hanging="360"/>
      </w:pPr>
    </w:lvl>
    <w:lvl w:ilvl="4" w:tplc="B5D2B6CA">
      <w:start w:val="1"/>
      <w:numFmt w:val="lowerLetter"/>
      <w:lvlText w:val="%5."/>
      <w:lvlJc w:val="left"/>
      <w:pPr>
        <w:ind w:left="3600" w:hanging="360"/>
      </w:pPr>
    </w:lvl>
    <w:lvl w:ilvl="5" w:tplc="0CBCC9D4">
      <w:start w:val="1"/>
      <w:numFmt w:val="lowerRoman"/>
      <w:lvlText w:val="%6."/>
      <w:lvlJc w:val="right"/>
      <w:pPr>
        <w:ind w:left="4320" w:hanging="180"/>
      </w:pPr>
    </w:lvl>
    <w:lvl w:ilvl="6" w:tplc="5456B734">
      <w:start w:val="1"/>
      <w:numFmt w:val="decimal"/>
      <w:lvlText w:val="%7."/>
      <w:lvlJc w:val="left"/>
      <w:pPr>
        <w:ind w:left="5040" w:hanging="360"/>
      </w:pPr>
    </w:lvl>
    <w:lvl w:ilvl="7" w:tplc="D640DAF8">
      <w:start w:val="1"/>
      <w:numFmt w:val="lowerLetter"/>
      <w:lvlText w:val="%8."/>
      <w:lvlJc w:val="left"/>
      <w:pPr>
        <w:ind w:left="5760" w:hanging="360"/>
      </w:pPr>
    </w:lvl>
    <w:lvl w:ilvl="8" w:tplc="0706D696">
      <w:start w:val="1"/>
      <w:numFmt w:val="lowerRoman"/>
      <w:lvlText w:val="%9."/>
      <w:lvlJc w:val="right"/>
      <w:pPr>
        <w:ind w:left="6480" w:hanging="180"/>
      </w:pPr>
    </w:lvl>
  </w:abstractNum>
  <w:abstractNum w:abstractNumId="20" w15:restartNumberingAfterBreak="0">
    <w:nsid w:val="662230B7"/>
    <w:multiLevelType w:val="hybridMultilevel"/>
    <w:tmpl w:val="CC00D26E"/>
    <w:lvl w:ilvl="0" w:tplc="7932E0CA">
      <w:start w:val="3"/>
      <w:numFmt w:val="decimal"/>
      <w:lvlText w:val="%1."/>
      <w:lvlJc w:val="left"/>
      <w:pPr>
        <w:ind w:left="720" w:hanging="360"/>
      </w:pPr>
    </w:lvl>
    <w:lvl w:ilvl="1" w:tplc="42CE3670">
      <w:start w:val="1"/>
      <w:numFmt w:val="lowerLetter"/>
      <w:lvlText w:val="%2."/>
      <w:lvlJc w:val="left"/>
      <w:pPr>
        <w:ind w:left="1440" w:hanging="360"/>
      </w:pPr>
    </w:lvl>
    <w:lvl w:ilvl="2" w:tplc="BE44F150">
      <w:start w:val="1"/>
      <w:numFmt w:val="lowerRoman"/>
      <w:lvlText w:val="%3."/>
      <w:lvlJc w:val="right"/>
      <w:pPr>
        <w:ind w:left="2160" w:hanging="180"/>
      </w:pPr>
    </w:lvl>
    <w:lvl w:ilvl="3" w:tplc="4F6434C6">
      <w:start w:val="1"/>
      <w:numFmt w:val="decimal"/>
      <w:lvlText w:val="%4."/>
      <w:lvlJc w:val="left"/>
      <w:pPr>
        <w:ind w:left="2880" w:hanging="360"/>
      </w:pPr>
    </w:lvl>
    <w:lvl w:ilvl="4" w:tplc="151C3942">
      <w:start w:val="1"/>
      <w:numFmt w:val="lowerLetter"/>
      <w:lvlText w:val="%5."/>
      <w:lvlJc w:val="left"/>
      <w:pPr>
        <w:ind w:left="3600" w:hanging="360"/>
      </w:pPr>
    </w:lvl>
    <w:lvl w:ilvl="5" w:tplc="FFB2E246">
      <w:start w:val="1"/>
      <w:numFmt w:val="lowerRoman"/>
      <w:lvlText w:val="%6."/>
      <w:lvlJc w:val="right"/>
      <w:pPr>
        <w:ind w:left="4320" w:hanging="180"/>
      </w:pPr>
    </w:lvl>
    <w:lvl w:ilvl="6" w:tplc="1D28FBDE">
      <w:start w:val="1"/>
      <w:numFmt w:val="decimal"/>
      <w:lvlText w:val="%7."/>
      <w:lvlJc w:val="left"/>
      <w:pPr>
        <w:ind w:left="5040" w:hanging="360"/>
      </w:pPr>
    </w:lvl>
    <w:lvl w:ilvl="7" w:tplc="391E98B8">
      <w:start w:val="1"/>
      <w:numFmt w:val="lowerLetter"/>
      <w:lvlText w:val="%8."/>
      <w:lvlJc w:val="left"/>
      <w:pPr>
        <w:ind w:left="5760" w:hanging="360"/>
      </w:pPr>
    </w:lvl>
    <w:lvl w:ilvl="8" w:tplc="49A0DD90">
      <w:start w:val="1"/>
      <w:numFmt w:val="lowerRoman"/>
      <w:lvlText w:val="%9."/>
      <w:lvlJc w:val="right"/>
      <w:pPr>
        <w:ind w:left="6480" w:hanging="180"/>
      </w:pPr>
    </w:lvl>
  </w:abstractNum>
  <w:abstractNum w:abstractNumId="21" w15:restartNumberingAfterBreak="0">
    <w:nsid w:val="6981388D"/>
    <w:multiLevelType w:val="hybridMultilevel"/>
    <w:tmpl w:val="B35ECC5A"/>
    <w:lvl w:ilvl="0" w:tplc="12E65872">
      <w:start w:val="5"/>
      <w:numFmt w:val="decimal"/>
      <w:lvlText w:val="%1."/>
      <w:lvlJc w:val="left"/>
      <w:pPr>
        <w:ind w:left="720" w:hanging="360"/>
      </w:pPr>
    </w:lvl>
    <w:lvl w:ilvl="1" w:tplc="9028B574">
      <w:start w:val="1"/>
      <w:numFmt w:val="lowerLetter"/>
      <w:lvlText w:val="%2."/>
      <w:lvlJc w:val="left"/>
      <w:pPr>
        <w:ind w:left="1440" w:hanging="360"/>
      </w:pPr>
    </w:lvl>
    <w:lvl w:ilvl="2" w:tplc="9C68B9A4">
      <w:start w:val="1"/>
      <w:numFmt w:val="lowerRoman"/>
      <w:lvlText w:val="%3."/>
      <w:lvlJc w:val="right"/>
      <w:pPr>
        <w:ind w:left="2160" w:hanging="180"/>
      </w:pPr>
    </w:lvl>
    <w:lvl w:ilvl="3" w:tplc="41F248A8">
      <w:start w:val="1"/>
      <w:numFmt w:val="decimal"/>
      <w:lvlText w:val="%4."/>
      <w:lvlJc w:val="left"/>
      <w:pPr>
        <w:ind w:left="2880" w:hanging="360"/>
      </w:pPr>
    </w:lvl>
    <w:lvl w:ilvl="4" w:tplc="B56EF47A">
      <w:start w:val="1"/>
      <w:numFmt w:val="lowerLetter"/>
      <w:lvlText w:val="%5."/>
      <w:lvlJc w:val="left"/>
      <w:pPr>
        <w:ind w:left="3600" w:hanging="360"/>
      </w:pPr>
    </w:lvl>
    <w:lvl w:ilvl="5" w:tplc="AB94DC3C">
      <w:start w:val="1"/>
      <w:numFmt w:val="lowerRoman"/>
      <w:lvlText w:val="%6."/>
      <w:lvlJc w:val="right"/>
      <w:pPr>
        <w:ind w:left="4320" w:hanging="180"/>
      </w:pPr>
    </w:lvl>
    <w:lvl w:ilvl="6" w:tplc="8B9431E4">
      <w:start w:val="1"/>
      <w:numFmt w:val="decimal"/>
      <w:lvlText w:val="%7."/>
      <w:lvlJc w:val="left"/>
      <w:pPr>
        <w:ind w:left="5040" w:hanging="360"/>
      </w:pPr>
    </w:lvl>
    <w:lvl w:ilvl="7" w:tplc="5972FBE6">
      <w:start w:val="1"/>
      <w:numFmt w:val="lowerLetter"/>
      <w:lvlText w:val="%8."/>
      <w:lvlJc w:val="left"/>
      <w:pPr>
        <w:ind w:left="5760" w:hanging="360"/>
      </w:pPr>
    </w:lvl>
    <w:lvl w:ilvl="8" w:tplc="4726FF9E">
      <w:start w:val="1"/>
      <w:numFmt w:val="lowerRoman"/>
      <w:lvlText w:val="%9."/>
      <w:lvlJc w:val="right"/>
      <w:pPr>
        <w:ind w:left="6480" w:hanging="180"/>
      </w:pPr>
    </w:lvl>
  </w:abstractNum>
  <w:abstractNum w:abstractNumId="22" w15:restartNumberingAfterBreak="0">
    <w:nsid w:val="6F06B9B8"/>
    <w:multiLevelType w:val="hybridMultilevel"/>
    <w:tmpl w:val="AD422A34"/>
    <w:lvl w:ilvl="0" w:tplc="9222C86A">
      <w:start w:val="11"/>
      <w:numFmt w:val="decimal"/>
      <w:lvlText w:val="%1."/>
      <w:lvlJc w:val="left"/>
      <w:pPr>
        <w:ind w:left="720" w:hanging="360"/>
      </w:pPr>
    </w:lvl>
    <w:lvl w:ilvl="1" w:tplc="3E2A3184">
      <w:start w:val="1"/>
      <w:numFmt w:val="lowerLetter"/>
      <w:lvlText w:val="%2."/>
      <w:lvlJc w:val="left"/>
      <w:pPr>
        <w:ind w:left="1440" w:hanging="360"/>
      </w:pPr>
    </w:lvl>
    <w:lvl w:ilvl="2" w:tplc="09DEE480">
      <w:start w:val="1"/>
      <w:numFmt w:val="lowerRoman"/>
      <w:lvlText w:val="%3."/>
      <w:lvlJc w:val="right"/>
      <w:pPr>
        <w:ind w:left="2160" w:hanging="180"/>
      </w:pPr>
    </w:lvl>
    <w:lvl w:ilvl="3" w:tplc="917E13FC">
      <w:start w:val="1"/>
      <w:numFmt w:val="decimal"/>
      <w:lvlText w:val="%4."/>
      <w:lvlJc w:val="left"/>
      <w:pPr>
        <w:ind w:left="2880" w:hanging="360"/>
      </w:pPr>
    </w:lvl>
    <w:lvl w:ilvl="4" w:tplc="0D76AB7A">
      <w:start w:val="1"/>
      <w:numFmt w:val="lowerLetter"/>
      <w:lvlText w:val="%5."/>
      <w:lvlJc w:val="left"/>
      <w:pPr>
        <w:ind w:left="3600" w:hanging="360"/>
      </w:pPr>
    </w:lvl>
    <w:lvl w:ilvl="5" w:tplc="1A1272A4">
      <w:start w:val="1"/>
      <w:numFmt w:val="lowerRoman"/>
      <w:lvlText w:val="%6."/>
      <w:lvlJc w:val="right"/>
      <w:pPr>
        <w:ind w:left="4320" w:hanging="180"/>
      </w:pPr>
    </w:lvl>
    <w:lvl w:ilvl="6" w:tplc="8F2CFE3A">
      <w:start w:val="1"/>
      <w:numFmt w:val="decimal"/>
      <w:lvlText w:val="%7."/>
      <w:lvlJc w:val="left"/>
      <w:pPr>
        <w:ind w:left="5040" w:hanging="360"/>
      </w:pPr>
    </w:lvl>
    <w:lvl w:ilvl="7" w:tplc="8BA00384">
      <w:start w:val="1"/>
      <w:numFmt w:val="lowerLetter"/>
      <w:lvlText w:val="%8."/>
      <w:lvlJc w:val="left"/>
      <w:pPr>
        <w:ind w:left="5760" w:hanging="360"/>
      </w:pPr>
    </w:lvl>
    <w:lvl w:ilvl="8" w:tplc="2CB6908C">
      <w:start w:val="1"/>
      <w:numFmt w:val="lowerRoman"/>
      <w:lvlText w:val="%9."/>
      <w:lvlJc w:val="right"/>
      <w:pPr>
        <w:ind w:left="6480" w:hanging="180"/>
      </w:pPr>
    </w:lvl>
  </w:abstractNum>
  <w:abstractNum w:abstractNumId="23" w15:restartNumberingAfterBreak="0">
    <w:nsid w:val="6F610025"/>
    <w:multiLevelType w:val="hybridMultilevel"/>
    <w:tmpl w:val="D7F8F730"/>
    <w:lvl w:ilvl="0" w:tplc="8646BF5C">
      <w:start w:val="10"/>
      <w:numFmt w:val="decimal"/>
      <w:lvlText w:val="%1."/>
      <w:lvlJc w:val="left"/>
      <w:pPr>
        <w:ind w:left="720" w:hanging="360"/>
      </w:pPr>
    </w:lvl>
    <w:lvl w:ilvl="1" w:tplc="D1763E66">
      <w:start w:val="1"/>
      <w:numFmt w:val="lowerLetter"/>
      <w:lvlText w:val="%2."/>
      <w:lvlJc w:val="left"/>
      <w:pPr>
        <w:ind w:left="1440" w:hanging="360"/>
      </w:pPr>
    </w:lvl>
    <w:lvl w:ilvl="2" w:tplc="5E8A44C6">
      <w:start w:val="1"/>
      <w:numFmt w:val="lowerRoman"/>
      <w:lvlText w:val="%3."/>
      <w:lvlJc w:val="right"/>
      <w:pPr>
        <w:ind w:left="2160" w:hanging="180"/>
      </w:pPr>
    </w:lvl>
    <w:lvl w:ilvl="3" w:tplc="E73A6430">
      <w:start w:val="1"/>
      <w:numFmt w:val="decimal"/>
      <w:lvlText w:val="%4."/>
      <w:lvlJc w:val="left"/>
      <w:pPr>
        <w:ind w:left="2880" w:hanging="360"/>
      </w:pPr>
    </w:lvl>
    <w:lvl w:ilvl="4" w:tplc="EFFE7F74">
      <w:start w:val="1"/>
      <w:numFmt w:val="lowerLetter"/>
      <w:lvlText w:val="%5."/>
      <w:lvlJc w:val="left"/>
      <w:pPr>
        <w:ind w:left="3600" w:hanging="360"/>
      </w:pPr>
    </w:lvl>
    <w:lvl w:ilvl="5" w:tplc="19E83602">
      <w:start w:val="1"/>
      <w:numFmt w:val="lowerRoman"/>
      <w:lvlText w:val="%6."/>
      <w:lvlJc w:val="right"/>
      <w:pPr>
        <w:ind w:left="4320" w:hanging="180"/>
      </w:pPr>
    </w:lvl>
    <w:lvl w:ilvl="6" w:tplc="62B4EADE">
      <w:start w:val="1"/>
      <w:numFmt w:val="decimal"/>
      <w:lvlText w:val="%7."/>
      <w:lvlJc w:val="left"/>
      <w:pPr>
        <w:ind w:left="5040" w:hanging="360"/>
      </w:pPr>
    </w:lvl>
    <w:lvl w:ilvl="7" w:tplc="CAF4B108">
      <w:start w:val="1"/>
      <w:numFmt w:val="lowerLetter"/>
      <w:lvlText w:val="%8."/>
      <w:lvlJc w:val="left"/>
      <w:pPr>
        <w:ind w:left="5760" w:hanging="360"/>
      </w:pPr>
    </w:lvl>
    <w:lvl w:ilvl="8" w:tplc="F5FEA24A">
      <w:start w:val="1"/>
      <w:numFmt w:val="lowerRoman"/>
      <w:lvlText w:val="%9."/>
      <w:lvlJc w:val="right"/>
      <w:pPr>
        <w:ind w:left="6480" w:hanging="180"/>
      </w:pPr>
    </w:lvl>
  </w:abstractNum>
  <w:abstractNum w:abstractNumId="24" w15:restartNumberingAfterBreak="0">
    <w:nsid w:val="78EE43AE"/>
    <w:multiLevelType w:val="hybridMultilevel"/>
    <w:tmpl w:val="68B44900"/>
    <w:lvl w:ilvl="0" w:tplc="DB46CEE8">
      <w:start w:val="2"/>
      <w:numFmt w:val="decimal"/>
      <w:lvlText w:val="%1."/>
      <w:lvlJc w:val="left"/>
      <w:pPr>
        <w:ind w:left="720" w:hanging="360"/>
      </w:pPr>
    </w:lvl>
    <w:lvl w:ilvl="1" w:tplc="515CBB60">
      <w:start w:val="1"/>
      <w:numFmt w:val="lowerLetter"/>
      <w:lvlText w:val="%2."/>
      <w:lvlJc w:val="left"/>
      <w:pPr>
        <w:ind w:left="1440" w:hanging="360"/>
      </w:pPr>
    </w:lvl>
    <w:lvl w:ilvl="2" w:tplc="CBA8A7F6">
      <w:start w:val="1"/>
      <w:numFmt w:val="lowerRoman"/>
      <w:lvlText w:val="%3."/>
      <w:lvlJc w:val="right"/>
      <w:pPr>
        <w:ind w:left="2160" w:hanging="180"/>
      </w:pPr>
    </w:lvl>
    <w:lvl w:ilvl="3" w:tplc="35C06392">
      <w:start w:val="1"/>
      <w:numFmt w:val="decimal"/>
      <w:lvlText w:val="%4."/>
      <w:lvlJc w:val="left"/>
      <w:pPr>
        <w:ind w:left="2880" w:hanging="360"/>
      </w:pPr>
    </w:lvl>
    <w:lvl w:ilvl="4" w:tplc="6DACE698">
      <w:start w:val="1"/>
      <w:numFmt w:val="lowerLetter"/>
      <w:lvlText w:val="%5."/>
      <w:lvlJc w:val="left"/>
      <w:pPr>
        <w:ind w:left="3600" w:hanging="360"/>
      </w:pPr>
    </w:lvl>
    <w:lvl w:ilvl="5" w:tplc="DD629226">
      <w:start w:val="1"/>
      <w:numFmt w:val="lowerRoman"/>
      <w:lvlText w:val="%6."/>
      <w:lvlJc w:val="right"/>
      <w:pPr>
        <w:ind w:left="4320" w:hanging="180"/>
      </w:pPr>
    </w:lvl>
    <w:lvl w:ilvl="6" w:tplc="40403FB4">
      <w:start w:val="1"/>
      <w:numFmt w:val="decimal"/>
      <w:lvlText w:val="%7."/>
      <w:lvlJc w:val="left"/>
      <w:pPr>
        <w:ind w:left="5040" w:hanging="360"/>
      </w:pPr>
    </w:lvl>
    <w:lvl w:ilvl="7" w:tplc="48204F6E">
      <w:start w:val="1"/>
      <w:numFmt w:val="lowerLetter"/>
      <w:lvlText w:val="%8."/>
      <w:lvlJc w:val="left"/>
      <w:pPr>
        <w:ind w:left="5760" w:hanging="360"/>
      </w:pPr>
    </w:lvl>
    <w:lvl w:ilvl="8" w:tplc="B622B9FC">
      <w:start w:val="1"/>
      <w:numFmt w:val="lowerRoman"/>
      <w:lvlText w:val="%9."/>
      <w:lvlJc w:val="right"/>
      <w:pPr>
        <w:ind w:left="6480" w:hanging="180"/>
      </w:pPr>
    </w:lvl>
  </w:abstractNum>
  <w:abstractNum w:abstractNumId="25" w15:restartNumberingAfterBreak="0">
    <w:nsid w:val="7F1AE68B"/>
    <w:multiLevelType w:val="hybridMultilevel"/>
    <w:tmpl w:val="0542174E"/>
    <w:lvl w:ilvl="0" w:tplc="63F2D8BC">
      <w:start w:val="12"/>
      <w:numFmt w:val="decimal"/>
      <w:lvlText w:val="%1."/>
      <w:lvlJc w:val="left"/>
      <w:pPr>
        <w:ind w:left="720" w:hanging="360"/>
      </w:pPr>
    </w:lvl>
    <w:lvl w:ilvl="1" w:tplc="327ADEC0">
      <w:start w:val="1"/>
      <w:numFmt w:val="lowerLetter"/>
      <w:lvlText w:val="%2."/>
      <w:lvlJc w:val="left"/>
      <w:pPr>
        <w:ind w:left="1440" w:hanging="360"/>
      </w:pPr>
    </w:lvl>
    <w:lvl w:ilvl="2" w:tplc="2E6C5EC8">
      <w:start w:val="1"/>
      <w:numFmt w:val="lowerRoman"/>
      <w:lvlText w:val="%3."/>
      <w:lvlJc w:val="right"/>
      <w:pPr>
        <w:ind w:left="2160" w:hanging="180"/>
      </w:pPr>
    </w:lvl>
    <w:lvl w:ilvl="3" w:tplc="98D6D172">
      <w:start w:val="1"/>
      <w:numFmt w:val="decimal"/>
      <w:lvlText w:val="%4."/>
      <w:lvlJc w:val="left"/>
      <w:pPr>
        <w:ind w:left="2880" w:hanging="360"/>
      </w:pPr>
    </w:lvl>
    <w:lvl w:ilvl="4" w:tplc="B1A46C5E">
      <w:start w:val="1"/>
      <w:numFmt w:val="lowerLetter"/>
      <w:lvlText w:val="%5."/>
      <w:lvlJc w:val="left"/>
      <w:pPr>
        <w:ind w:left="3600" w:hanging="360"/>
      </w:pPr>
    </w:lvl>
    <w:lvl w:ilvl="5" w:tplc="C0287254">
      <w:start w:val="1"/>
      <w:numFmt w:val="lowerRoman"/>
      <w:lvlText w:val="%6."/>
      <w:lvlJc w:val="right"/>
      <w:pPr>
        <w:ind w:left="4320" w:hanging="180"/>
      </w:pPr>
    </w:lvl>
    <w:lvl w:ilvl="6" w:tplc="91BC4AD0">
      <w:start w:val="1"/>
      <w:numFmt w:val="decimal"/>
      <w:lvlText w:val="%7."/>
      <w:lvlJc w:val="left"/>
      <w:pPr>
        <w:ind w:left="5040" w:hanging="360"/>
      </w:pPr>
    </w:lvl>
    <w:lvl w:ilvl="7" w:tplc="5FE2F9AC">
      <w:start w:val="1"/>
      <w:numFmt w:val="lowerLetter"/>
      <w:lvlText w:val="%8."/>
      <w:lvlJc w:val="left"/>
      <w:pPr>
        <w:ind w:left="5760" w:hanging="360"/>
      </w:pPr>
    </w:lvl>
    <w:lvl w:ilvl="8" w:tplc="CFC2DF42">
      <w:start w:val="1"/>
      <w:numFmt w:val="lowerRoman"/>
      <w:lvlText w:val="%9."/>
      <w:lvlJc w:val="right"/>
      <w:pPr>
        <w:ind w:left="6480" w:hanging="180"/>
      </w:pPr>
    </w:lvl>
  </w:abstractNum>
  <w:num w:numId="1" w16cid:durableId="1768690563">
    <w:abstractNumId w:val="25"/>
  </w:num>
  <w:num w:numId="2" w16cid:durableId="384451237">
    <w:abstractNumId w:val="22"/>
  </w:num>
  <w:num w:numId="3" w16cid:durableId="1941251881">
    <w:abstractNumId w:val="23"/>
  </w:num>
  <w:num w:numId="4" w16cid:durableId="1086531444">
    <w:abstractNumId w:val="14"/>
  </w:num>
  <w:num w:numId="5" w16cid:durableId="207567401">
    <w:abstractNumId w:val="10"/>
  </w:num>
  <w:num w:numId="6" w16cid:durableId="584001151">
    <w:abstractNumId w:val="9"/>
  </w:num>
  <w:num w:numId="7" w16cid:durableId="1150437508">
    <w:abstractNumId w:val="0"/>
  </w:num>
  <w:num w:numId="8" w16cid:durableId="323970570">
    <w:abstractNumId w:val="21"/>
  </w:num>
  <w:num w:numId="9" w16cid:durableId="1767384265">
    <w:abstractNumId w:val="5"/>
  </w:num>
  <w:num w:numId="10" w16cid:durableId="1151673618">
    <w:abstractNumId w:val="20"/>
  </w:num>
  <w:num w:numId="11" w16cid:durableId="200094528">
    <w:abstractNumId w:val="24"/>
  </w:num>
  <w:num w:numId="12" w16cid:durableId="1867675328">
    <w:abstractNumId w:val="1"/>
  </w:num>
  <w:num w:numId="13" w16cid:durableId="1848982874">
    <w:abstractNumId w:val="18"/>
  </w:num>
  <w:num w:numId="14" w16cid:durableId="365907940">
    <w:abstractNumId w:val="11"/>
  </w:num>
  <w:num w:numId="15" w16cid:durableId="390857252">
    <w:abstractNumId w:val="12"/>
  </w:num>
  <w:num w:numId="16" w16cid:durableId="1477722558">
    <w:abstractNumId w:val="13"/>
  </w:num>
  <w:num w:numId="17" w16cid:durableId="461117413">
    <w:abstractNumId w:val="19"/>
  </w:num>
  <w:num w:numId="18" w16cid:durableId="670524564">
    <w:abstractNumId w:val="15"/>
  </w:num>
  <w:num w:numId="19" w16cid:durableId="643318808">
    <w:abstractNumId w:val="7"/>
  </w:num>
  <w:num w:numId="20" w16cid:durableId="565795951">
    <w:abstractNumId w:val="3"/>
  </w:num>
  <w:num w:numId="21" w16cid:durableId="1064643707">
    <w:abstractNumId w:val="16"/>
  </w:num>
  <w:num w:numId="22" w16cid:durableId="1892040057">
    <w:abstractNumId w:val="4"/>
  </w:num>
  <w:num w:numId="23" w16cid:durableId="1365403601">
    <w:abstractNumId w:val="2"/>
  </w:num>
  <w:num w:numId="24" w16cid:durableId="1699744316">
    <w:abstractNumId w:val="17"/>
  </w:num>
  <w:num w:numId="25" w16cid:durableId="1036810075">
    <w:abstractNumId w:val="6"/>
  </w:num>
  <w:num w:numId="26" w16cid:durableId="188116707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Lorena Cardoso Ávila Niemeyer - GDACA">
    <w15:presenceInfo w15:providerId="AD" w15:userId="S::t319383@tjdft.jus.br::7c88176c-1282-4218-896b-4b7b926c4e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80C"/>
    <w:rsid w:val="000619E0"/>
    <w:rsid w:val="00064301"/>
    <w:rsid w:val="00076D7D"/>
    <w:rsid w:val="0009174A"/>
    <w:rsid w:val="00091ABC"/>
    <w:rsid w:val="00097BBF"/>
    <w:rsid w:val="000A7009"/>
    <w:rsid w:val="000B0FC6"/>
    <w:rsid w:val="000B1659"/>
    <w:rsid w:val="000B7AF7"/>
    <w:rsid w:val="000C6262"/>
    <w:rsid w:val="000D2E62"/>
    <w:rsid w:val="000D59B2"/>
    <w:rsid w:val="000F1358"/>
    <w:rsid w:val="000F1817"/>
    <w:rsid w:val="000F63FD"/>
    <w:rsid w:val="000F6570"/>
    <w:rsid w:val="001009CC"/>
    <w:rsid w:val="0011527A"/>
    <w:rsid w:val="00115458"/>
    <w:rsid w:val="00115569"/>
    <w:rsid w:val="00120BBB"/>
    <w:rsid w:val="00122133"/>
    <w:rsid w:val="00125329"/>
    <w:rsid w:val="00126195"/>
    <w:rsid w:val="00126492"/>
    <w:rsid w:val="00131A63"/>
    <w:rsid w:val="00137A7E"/>
    <w:rsid w:val="00145699"/>
    <w:rsid w:val="00151611"/>
    <w:rsid w:val="00155BC4"/>
    <w:rsid w:val="00157247"/>
    <w:rsid w:val="00161CD2"/>
    <w:rsid w:val="001676A4"/>
    <w:rsid w:val="00167F3A"/>
    <w:rsid w:val="001801E9"/>
    <w:rsid w:val="00183B77"/>
    <w:rsid w:val="001939F3"/>
    <w:rsid w:val="00197B9E"/>
    <w:rsid w:val="001A09B8"/>
    <w:rsid w:val="001C466B"/>
    <w:rsid w:val="001C5AFE"/>
    <w:rsid w:val="001D12A4"/>
    <w:rsid w:val="001D2162"/>
    <w:rsid w:val="001D422D"/>
    <w:rsid w:val="001E0D41"/>
    <w:rsid w:val="001E4974"/>
    <w:rsid w:val="001E7903"/>
    <w:rsid w:val="00203B1D"/>
    <w:rsid w:val="0020478E"/>
    <w:rsid w:val="00206304"/>
    <w:rsid w:val="00211D80"/>
    <w:rsid w:val="002126F1"/>
    <w:rsid w:val="0021526A"/>
    <w:rsid w:val="00232EEB"/>
    <w:rsid w:val="002437F6"/>
    <w:rsid w:val="00253451"/>
    <w:rsid w:val="00254E51"/>
    <w:rsid w:val="00261F8D"/>
    <w:rsid w:val="00264107"/>
    <w:rsid w:val="0026656C"/>
    <w:rsid w:val="0027049A"/>
    <w:rsid w:val="002714FE"/>
    <w:rsid w:val="00274644"/>
    <w:rsid w:val="00277029"/>
    <w:rsid w:val="0028300E"/>
    <w:rsid w:val="0028319F"/>
    <w:rsid w:val="002926F9"/>
    <w:rsid w:val="00292E82"/>
    <w:rsid w:val="002947D7"/>
    <w:rsid w:val="00296DAE"/>
    <w:rsid w:val="002A1E51"/>
    <w:rsid w:val="002A2038"/>
    <w:rsid w:val="002A3D11"/>
    <w:rsid w:val="002A4668"/>
    <w:rsid w:val="002A5205"/>
    <w:rsid w:val="002A61BE"/>
    <w:rsid w:val="002B1184"/>
    <w:rsid w:val="002B210E"/>
    <w:rsid w:val="002C2464"/>
    <w:rsid w:val="002C42D2"/>
    <w:rsid w:val="002C741B"/>
    <w:rsid w:val="002D127E"/>
    <w:rsid w:val="002D2D56"/>
    <w:rsid w:val="002D3FF3"/>
    <w:rsid w:val="002D6446"/>
    <w:rsid w:val="002F13AB"/>
    <w:rsid w:val="002F7666"/>
    <w:rsid w:val="00302029"/>
    <w:rsid w:val="00303FAE"/>
    <w:rsid w:val="00310161"/>
    <w:rsid w:val="0031063D"/>
    <w:rsid w:val="00312291"/>
    <w:rsid w:val="00316B1F"/>
    <w:rsid w:val="00321068"/>
    <w:rsid w:val="00321450"/>
    <w:rsid w:val="00323779"/>
    <w:rsid w:val="00323D27"/>
    <w:rsid w:val="0033735F"/>
    <w:rsid w:val="00341D84"/>
    <w:rsid w:val="0034247B"/>
    <w:rsid w:val="003432F8"/>
    <w:rsid w:val="003448B4"/>
    <w:rsid w:val="0034511C"/>
    <w:rsid w:val="00347818"/>
    <w:rsid w:val="00351653"/>
    <w:rsid w:val="003524E5"/>
    <w:rsid w:val="00352D66"/>
    <w:rsid w:val="00354AA2"/>
    <w:rsid w:val="00355C73"/>
    <w:rsid w:val="003624B4"/>
    <w:rsid w:val="003633D8"/>
    <w:rsid w:val="00370C48"/>
    <w:rsid w:val="003717FC"/>
    <w:rsid w:val="00373FFB"/>
    <w:rsid w:val="003749AB"/>
    <w:rsid w:val="00375F08"/>
    <w:rsid w:val="00382DC8"/>
    <w:rsid w:val="003915BA"/>
    <w:rsid w:val="0039446A"/>
    <w:rsid w:val="003A42DE"/>
    <w:rsid w:val="003A4E55"/>
    <w:rsid w:val="003A5A32"/>
    <w:rsid w:val="003A5C8E"/>
    <w:rsid w:val="003A650C"/>
    <w:rsid w:val="003B3398"/>
    <w:rsid w:val="003C14F3"/>
    <w:rsid w:val="003D11BE"/>
    <w:rsid w:val="003D3FEE"/>
    <w:rsid w:val="003E436D"/>
    <w:rsid w:val="0040257D"/>
    <w:rsid w:val="0041068A"/>
    <w:rsid w:val="00413928"/>
    <w:rsid w:val="00415CB2"/>
    <w:rsid w:val="00421372"/>
    <w:rsid w:val="00423538"/>
    <w:rsid w:val="00425BA9"/>
    <w:rsid w:val="0044529E"/>
    <w:rsid w:val="00445ED9"/>
    <w:rsid w:val="00451A6D"/>
    <w:rsid w:val="004556F2"/>
    <w:rsid w:val="00457502"/>
    <w:rsid w:val="00465A25"/>
    <w:rsid w:val="0047216B"/>
    <w:rsid w:val="004762F1"/>
    <w:rsid w:val="00480A33"/>
    <w:rsid w:val="00485185"/>
    <w:rsid w:val="00495EB5"/>
    <w:rsid w:val="00496EB5"/>
    <w:rsid w:val="004A02E8"/>
    <w:rsid w:val="004A039F"/>
    <w:rsid w:val="004B2A9C"/>
    <w:rsid w:val="004C0465"/>
    <w:rsid w:val="004C591E"/>
    <w:rsid w:val="004C7418"/>
    <w:rsid w:val="004E4DFD"/>
    <w:rsid w:val="004E5DC3"/>
    <w:rsid w:val="004F13B2"/>
    <w:rsid w:val="00506A7D"/>
    <w:rsid w:val="00506D76"/>
    <w:rsid w:val="005071AF"/>
    <w:rsid w:val="00511630"/>
    <w:rsid w:val="00517F10"/>
    <w:rsid w:val="00525FCB"/>
    <w:rsid w:val="00530C7C"/>
    <w:rsid w:val="00535322"/>
    <w:rsid w:val="005377A4"/>
    <w:rsid w:val="00550361"/>
    <w:rsid w:val="0055172B"/>
    <w:rsid w:val="00557342"/>
    <w:rsid w:val="00560427"/>
    <w:rsid w:val="005634C5"/>
    <w:rsid w:val="00573C5D"/>
    <w:rsid w:val="00576A45"/>
    <w:rsid w:val="0057726B"/>
    <w:rsid w:val="00586EB6"/>
    <w:rsid w:val="005925FC"/>
    <w:rsid w:val="005931BA"/>
    <w:rsid w:val="0059689A"/>
    <w:rsid w:val="00597864"/>
    <w:rsid w:val="005A0074"/>
    <w:rsid w:val="005A1443"/>
    <w:rsid w:val="005A1AD9"/>
    <w:rsid w:val="005B7851"/>
    <w:rsid w:val="005C0505"/>
    <w:rsid w:val="005C31C4"/>
    <w:rsid w:val="005C4BE1"/>
    <w:rsid w:val="005C69F8"/>
    <w:rsid w:val="005D305E"/>
    <w:rsid w:val="005D5744"/>
    <w:rsid w:val="005E3F4E"/>
    <w:rsid w:val="005E5A03"/>
    <w:rsid w:val="005E6B1B"/>
    <w:rsid w:val="005F6D8E"/>
    <w:rsid w:val="00601B09"/>
    <w:rsid w:val="0060333D"/>
    <w:rsid w:val="00611216"/>
    <w:rsid w:val="0061262D"/>
    <w:rsid w:val="00615051"/>
    <w:rsid w:val="006151F2"/>
    <w:rsid w:val="00617770"/>
    <w:rsid w:val="006226C6"/>
    <w:rsid w:val="00632EAA"/>
    <w:rsid w:val="00633703"/>
    <w:rsid w:val="0063376A"/>
    <w:rsid w:val="00635527"/>
    <w:rsid w:val="00641BB6"/>
    <w:rsid w:val="00661CF3"/>
    <w:rsid w:val="0066418B"/>
    <w:rsid w:val="006658A2"/>
    <w:rsid w:val="006658D5"/>
    <w:rsid w:val="00674B48"/>
    <w:rsid w:val="00674B97"/>
    <w:rsid w:val="00675CD2"/>
    <w:rsid w:val="00685581"/>
    <w:rsid w:val="006921E1"/>
    <w:rsid w:val="00693B0D"/>
    <w:rsid w:val="006A7431"/>
    <w:rsid w:val="006B2A89"/>
    <w:rsid w:val="006B555B"/>
    <w:rsid w:val="006C6E29"/>
    <w:rsid w:val="006D07B9"/>
    <w:rsid w:val="006D0993"/>
    <w:rsid w:val="006D3824"/>
    <w:rsid w:val="006D595E"/>
    <w:rsid w:val="006E5386"/>
    <w:rsid w:val="006E68A1"/>
    <w:rsid w:val="006F725D"/>
    <w:rsid w:val="00711FE9"/>
    <w:rsid w:val="00720064"/>
    <w:rsid w:val="00723A63"/>
    <w:rsid w:val="00723C0A"/>
    <w:rsid w:val="00726567"/>
    <w:rsid w:val="00730800"/>
    <w:rsid w:val="00733B70"/>
    <w:rsid w:val="00744B60"/>
    <w:rsid w:val="00744BDF"/>
    <w:rsid w:val="00745710"/>
    <w:rsid w:val="00747176"/>
    <w:rsid w:val="00751D58"/>
    <w:rsid w:val="00764A80"/>
    <w:rsid w:val="00765709"/>
    <w:rsid w:val="00770E7F"/>
    <w:rsid w:val="0077693D"/>
    <w:rsid w:val="0077719E"/>
    <w:rsid w:val="00782446"/>
    <w:rsid w:val="007844F9"/>
    <w:rsid w:val="00791D48"/>
    <w:rsid w:val="007A3F4D"/>
    <w:rsid w:val="007A6C2A"/>
    <w:rsid w:val="007B265E"/>
    <w:rsid w:val="007C0FEF"/>
    <w:rsid w:val="007C196D"/>
    <w:rsid w:val="007C4990"/>
    <w:rsid w:val="007C4A7E"/>
    <w:rsid w:val="007D00F1"/>
    <w:rsid w:val="007D27C7"/>
    <w:rsid w:val="007D3BA7"/>
    <w:rsid w:val="007D4432"/>
    <w:rsid w:val="007E1C8C"/>
    <w:rsid w:val="007E3BF9"/>
    <w:rsid w:val="007E53D9"/>
    <w:rsid w:val="007F0F43"/>
    <w:rsid w:val="007F4412"/>
    <w:rsid w:val="007F7839"/>
    <w:rsid w:val="00800051"/>
    <w:rsid w:val="00804386"/>
    <w:rsid w:val="008134CE"/>
    <w:rsid w:val="008151BB"/>
    <w:rsid w:val="008235A6"/>
    <w:rsid w:val="00825BFF"/>
    <w:rsid w:val="00841951"/>
    <w:rsid w:val="0085425F"/>
    <w:rsid w:val="0086390F"/>
    <w:rsid w:val="00873B75"/>
    <w:rsid w:val="008766F4"/>
    <w:rsid w:val="00877CCC"/>
    <w:rsid w:val="00877F2B"/>
    <w:rsid w:val="008809C2"/>
    <w:rsid w:val="00882188"/>
    <w:rsid w:val="0088597A"/>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911601"/>
    <w:rsid w:val="00921FBA"/>
    <w:rsid w:val="0092389C"/>
    <w:rsid w:val="0092538F"/>
    <w:rsid w:val="009300C5"/>
    <w:rsid w:val="00933600"/>
    <w:rsid w:val="00937017"/>
    <w:rsid w:val="0093754A"/>
    <w:rsid w:val="009431B2"/>
    <w:rsid w:val="00945DCA"/>
    <w:rsid w:val="00946FF7"/>
    <w:rsid w:val="009479F9"/>
    <w:rsid w:val="00947A5B"/>
    <w:rsid w:val="009506E0"/>
    <w:rsid w:val="00951CAD"/>
    <w:rsid w:val="00962A91"/>
    <w:rsid w:val="00966A46"/>
    <w:rsid w:val="0097075D"/>
    <w:rsid w:val="00972EF3"/>
    <w:rsid w:val="0097780C"/>
    <w:rsid w:val="0099680F"/>
    <w:rsid w:val="009A136D"/>
    <w:rsid w:val="009A37F4"/>
    <w:rsid w:val="009A5954"/>
    <w:rsid w:val="009B7D9D"/>
    <w:rsid w:val="009C1026"/>
    <w:rsid w:val="009C4045"/>
    <w:rsid w:val="009D0BA0"/>
    <w:rsid w:val="009D1137"/>
    <w:rsid w:val="009D548C"/>
    <w:rsid w:val="009E1D8D"/>
    <w:rsid w:val="009E3373"/>
    <w:rsid w:val="009E3BE9"/>
    <w:rsid w:val="009F11BA"/>
    <w:rsid w:val="009F2BB1"/>
    <w:rsid w:val="009F36E1"/>
    <w:rsid w:val="009F5582"/>
    <w:rsid w:val="009F684C"/>
    <w:rsid w:val="009F759D"/>
    <w:rsid w:val="00A0065C"/>
    <w:rsid w:val="00A03057"/>
    <w:rsid w:val="00A14A3F"/>
    <w:rsid w:val="00A2026D"/>
    <w:rsid w:val="00A2661C"/>
    <w:rsid w:val="00A27243"/>
    <w:rsid w:val="00A319B6"/>
    <w:rsid w:val="00A31C13"/>
    <w:rsid w:val="00A330C4"/>
    <w:rsid w:val="00A33CC1"/>
    <w:rsid w:val="00A3595E"/>
    <w:rsid w:val="00A44A87"/>
    <w:rsid w:val="00A47C66"/>
    <w:rsid w:val="00A60D9A"/>
    <w:rsid w:val="00A6481B"/>
    <w:rsid w:val="00A72414"/>
    <w:rsid w:val="00A773CE"/>
    <w:rsid w:val="00A80091"/>
    <w:rsid w:val="00A81072"/>
    <w:rsid w:val="00A8583D"/>
    <w:rsid w:val="00A87227"/>
    <w:rsid w:val="00A958AF"/>
    <w:rsid w:val="00A95AD1"/>
    <w:rsid w:val="00A96CB3"/>
    <w:rsid w:val="00A97525"/>
    <w:rsid w:val="00AA1C23"/>
    <w:rsid w:val="00AA26D9"/>
    <w:rsid w:val="00AA7E81"/>
    <w:rsid w:val="00AB1DE4"/>
    <w:rsid w:val="00AB7E65"/>
    <w:rsid w:val="00AC20E1"/>
    <w:rsid w:val="00AD11AD"/>
    <w:rsid w:val="00AD7F36"/>
    <w:rsid w:val="00AF1042"/>
    <w:rsid w:val="00AF1BFD"/>
    <w:rsid w:val="00AF2D56"/>
    <w:rsid w:val="00B04942"/>
    <w:rsid w:val="00B127BC"/>
    <w:rsid w:val="00B17310"/>
    <w:rsid w:val="00B30DAE"/>
    <w:rsid w:val="00B41866"/>
    <w:rsid w:val="00B52ED0"/>
    <w:rsid w:val="00B5663B"/>
    <w:rsid w:val="00B606B1"/>
    <w:rsid w:val="00B60851"/>
    <w:rsid w:val="00B73FAD"/>
    <w:rsid w:val="00B74FB6"/>
    <w:rsid w:val="00B75D6D"/>
    <w:rsid w:val="00B862AF"/>
    <w:rsid w:val="00B91D9B"/>
    <w:rsid w:val="00BA3360"/>
    <w:rsid w:val="00BA65D0"/>
    <w:rsid w:val="00BA700C"/>
    <w:rsid w:val="00BB2608"/>
    <w:rsid w:val="00BB6749"/>
    <w:rsid w:val="00BD0D73"/>
    <w:rsid w:val="00BE2957"/>
    <w:rsid w:val="00BE29E8"/>
    <w:rsid w:val="00BE75D7"/>
    <w:rsid w:val="00BF1494"/>
    <w:rsid w:val="00BF173F"/>
    <w:rsid w:val="00BF4903"/>
    <w:rsid w:val="00BF7139"/>
    <w:rsid w:val="00C01659"/>
    <w:rsid w:val="00C12218"/>
    <w:rsid w:val="00C12FE9"/>
    <w:rsid w:val="00C21B40"/>
    <w:rsid w:val="00C22469"/>
    <w:rsid w:val="00C249B8"/>
    <w:rsid w:val="00C27895"/>
    <w:rsid w:val="00C302CB"/>
    <w:rsid w:val="00C33B77"/>
    <w:rsid w:val="00C341CF"/>
    <w:rsid w:val="00C40A19"/>
    <w:rsid w:val="00C4378B"/>
    <w:rsid w:val="00C57E17"/>
    <w:rsid w:val="00C6664A"/>
    <w:rsid w:val="00C66B00"/>
    <w:rsid w:val="00C8058B"/>
    <w:rsid w:val="00C92C2F"/>
    <w:rsid w:val="00C94119"/>
    <w:rsid w:val="00CA324E"/>
    <w:rsid w:val="00CB0848"/>
    <w:rsid w:val="00CB25CC"/>
    <w:rsid w:val="00CB4E4C"/>
    <w:rsid w:val="00CB7FF8"/>
    <w:rsid w:val="00CC7150"/>
    <w:rsid w:val="00CE38A8"/>
    <w:rsid w:val="00CF0581"/>
    <w:rsid w:val="00CF247F"/>
    <w:rsid w:val="00D04BD8"/>
    <w:rsid w:val="00D07310"/>
    <w:rsid w:val="00D101EF"/>
    <w:rsid w:val="00D1067B"/>
    <w:rsid w:val="00D12D71"/>
    <w:rsid w:val="00D131A3"/>
    <w:rsid w:val="00D135AB"/>
    <w:rsid w:val="00D13B2F"/>
    <w:rsid w:val="00D14D52"/>
    <w:rsid w:val="00D15484"/>
    <w:rsid w:val="00D172D9"/>
    <w:rsid w:val="00D17E79"/>
    <w:rsid w:val="00D21983"/>
    <w:rsid w:val="00D34492"/>
    <w:rsid w:val="00D374CC"/>
    <w:rsid w:val="00D4104B"/>
    <w:rsid w:val="00D42B4A"/>
    <w:rsid w:val="00D42F3D"/>
    <w:rsid w:val="00D514EB"/>
    <w:rsid w:val="00D516B2"/>
    <w:rsid w:val="00D52E56"/>
    <w:rsid w:val="00D57E55"/>
    <w:rsid w:val="00D80EBC"/>
    <w:rsid w:val="00D8334B"/>
    <w:rsid w:val="00D84490"/>
    <w:rsid w:val="00D85E07"/>
    <w:rsid w:val="00DB1301"/>
    <w:rsid w:val="00DB342D"/>
    <w:rsid w:val="00DC425D"/>
    <w:rsid w:val="00DC71DB"/>
    <w:rsid w:val="00DEB51A"/>
    <w:rsid w:val="00DF0654"/>
    <w:rsid w:val="00DF2670"/>
    <w:rsid w:val="00DF2730"/>
    <w:rsid w:val="00DF3CF4"/>
    <w:rsid w:val="00E01BD3"/>
    <w:rsid w:val="00E07B96"/>
    <w:rsid w:val="00E211F5"/>
    <w:rsid w:val="00E25F23"/>
    <w:rsid w:val="00E26735"/>
    <w:rsid w:val="00E437CF"/>
    <w:rsid w:val="00E46FCB"/>
    <w:rsid w:val="00E53472"/>
    <w:rsid w:val="00E53CAF"/>
    <w:rsid w:val="00E54958"/>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7333"/>
    <w:rsid w:val="00EB3378"/>
    <w:rsid w:val="00EB3F6A"/>
    <w:rsid w:val="00EB54B5"/>
    <w:rsid w:val="00EC5732"/>
    <w:rsid w:val="00ED0A9E"/>
    <w:rsid w:val="00ED44BA"/>
    <w:rsid w:val="00ED5E8E"/>
    <w:rsid w:val="00EE027D"/>
    <w:rsid w:val="00EE37CB"/>
    <w:rsid w:val="00EE760E"/>
    <w:rsid w:val="00EF2715"/>
    <w:rsid w:val="00EF7F22"/>
    <w:rsid w:val="00F041BA"/>
    <w:rsid w:val="00F048BB"/>
    <w:rsid w:val="00F07B06"/>
    <w:rsid w:val="00F10D23"/>
    <w:rsid w:val="00F12768"/>
    <w:rsid w:val="00F13A75"/>
    <w:rsid w:val="00F143F5"/>
    <w:rsid w:val="00F1627D"/>
    <w:rsid w:val="00F20A80"/>
    <w:rsid w:val="00F2499A"/>
    <w:rsid w:val="00F3251E"/>
    <w:rsid w:val="00F32608"/>
    <w:rsid w:val="00F33384"/>
    <w:rsid w:val="00F3776A"/>
    <w:rsid w:val="00F43DDE"/>
    <w:rsid w:val="00F50BA6"/>
    <w:rsid w:val="00F51BA9"/>
    <w:rsid w:val="00F51F47"/>
    <w:rsid w:val="00F547F1"/>
    <w:rsid w:val="00F63CDB"/>
    <w:rsid w:val="00F66640"/>
    <w:rsid w:val="00F83757"/>
    <w:rsid w:val="00F84974"/>
    <w:rsid w:val="00F87022"/>
    <w:rsid w:val="00F90DC1"/>
    <w:rsid w:val="00F9351B"/>
    <w:rsid w:val="00FB5E6F"/>
    <w:rsid w:val="00FC0273"/>
    <w:rsid w:val="00FC0C0F"/>
    <w:rsid w:val="00FC2DF0"/>
    <w:rsid w:val="00FC613E"/>
    <w:rsid w:val="00FD3202"/>
    <w:rsid w:val="00FD5831"/>
    <w:rsid w:val="00FE78F9"/>
    <w:rsid w:val="00FF5783"/>
    <w:rsid w:val="00FF6C39"/>
    <w:rsid w:val="0100D07F"/>
    <w:rsid w:val="01185055"/>
    <w:rsid w:val="012B7E23"/>
    <w:rsid w:val="01427B94"/>
    <w:rsid w:val="0158BBC6"/>
    <w:rsid w:val="017AA79C"/>
    <w:rsid w:val="017FE440"/>
    <w:rsid w:val="019439D1"/>
    <w:rsid w:val="01A66EBB"/>
    <w:rsid w:val="01D42E1B"/>
    <w:rsid w:val="01D6EF40"/>
    <w:rsid w:val="01F39FBF"/>
    <w:rsid w:val="01F9FBFC"/>
    <w:rsid w:val="021027B2"/>
    <w:rsid w:val="022EAC11"/>
    <w:rsid w:val="023799ED"/>
    <w:rsid w:val="026738FE"/>
    <w:rsid w:val="026E497E"/>
    <w:rsid w:val="027F783F"/>
    <w:rsid w:val="029D1330"/>
    <w:rsid w:val="02B983DB"/>
    <w:rsid w:val="031F6722"/>
    <w:rsid w:val="03313658"/>
    <w:rsid w:val="0351A3E6"/>
    <w:rsid w:val="0368034F"/>
    <w:rsid w:val="036D5F26"/>
    <w:rsid w:val="0384EA32"/>
    <w:rsid w:val="03C37C58"/>
    <w:rsid w:val="03E4A558"/>
    <w:rsid w:val="0402DB69"/>
    <w:rsid w:val="0406F2B1"/>
    <w:rsid w:val="0414092D"/>
    <w:rsid w:val="04480511"/>
    <w:rsid w:val="044BECC1"/>
    <w:rsid w:val="044CBF24"/>
    <w:rsid w:val="047091A0"/>
    <w:rsid w:val="048DE1A7"/>
    <w:rsid w:val="04D8F212"/>
    <w:rsid w:val="04EB9BAA"/>
    <w:rsid w:val="04EEDBD3"/>
    <w:rsid w:val="0508B67A"/>
    <w:rsid w:val="051AD7F5"/>
    <w:rsid w:val="052F37F6"/>
    <w:rsid w:val="053C8DC2"/>
    <w:rsid w:val="058A8F54"/>
    <w:rsid w:val="058D4B33"/>
    <w:rsid w:val="05A4CF70"/>
    <w:rsid w:val="05BB4403"/>
    <w:rsid w:val="05C072E5"/>
    <w:rsid w:val="05C7D1D8"/>
    <w:rsid w:val="05F6760F"/>
    <w:rsid w:val="061EE5CE"/>
    <w:rsid w:val="063CC2AA"/>
    <w:rsid w:val="066636ED"/>
    <w:rsid w:val="067EAC20"/>
    <w:rsid w:val="06993E1E"/>
    <w:rsid w:val="06E0E38B"/>
    <w:rsid w:val="06F2FACD"/>
    <w:rsid w:val="071A89D1"/>
    <w:rsid w:val="0741BAA1"/>
    <w:rsid w:val="0786F68A"/>
    <w:rsid w:val="07B5615F"/>
    <w:rsid w:val="07BAB62F"/>
    <w:rsid w:val="08624999"/>
    <w:rsid w:val="086665B9"/>
    <w:rsid w:val="08BDBA2B"/>
    <w:rsid w:val="090B5C2D"/>
    <w:rsid w:val="09657076"/>
    <w:rsid w:val="09753969"/>
    <w:rsid w:val="0985865B"/>
    <w:rsid w:val="09A2E5F5"/>
    <w:rsid w:val="09BE0E12"/>
    <w:rsid w:val="09C75C80"/>
    <w:rsid w:val="09FA172E"/>
    <w:rsid w:val="0A05B141"/>
    <w:rsid w:val="0A299346"/>
    <w:rsid w:val="0A2BE0D5"/>
    <w:rsid w:val="0A2FD095"/>
    <w:rsid w:val="0A66A086"/>
    <w:rsid w:val="0A6F3137"/>
    <w:rsid w:val="0A795B63"/>
    <w:rsid w:val="0AB42EEB"/>
    <w:rsid w:val="0AB6A4C6"/>
    <w:rsid w:val="0ABF4AF9"/>
    <w:rsid w:val="0B1A798E"/>
    <w:rsid w:val="0B28BBE7"/>
    <w:rsid w:val="0B58DC3D"/>
    <w:rsid w:val="0B5BD10B"/>
    <w:rsid w:val="0B9098C3"/>
    <w:rsid w:val="0BA14591"/>
    <w:rsid w:val="0BF89FBD"/>
    <w:rsid w:val="0C283EE7"/>
    <w:rsid w:val="0C5C0DC5"/>
    <w:rsid w:val="0C6668D6"/>
    <w:rsid w:val="0C9DA02E"/>
    <w:rsid w:val="0CCD56F0"/>
    <w:rsid w:val="0CEE264F"/>
    <w:rsid w:val="0D003B5C"/>
    <w:rsid w:val="0D0B4392"/>
    <w:rsid w:val="0D144C7C"/>
    <w:rsid w:val="0D167788"/>
    <w:rsid w:val="0D21EBAF"/>
    <w:rsid w:val="0D2E90F1"/>
    <w:rsid w:val="0DC6F52C"/>
    <w:rsid w:val="0DD916FB"/>
    <w:rsid w:val="0DFBBC79"/>
    <w:rsid w:val="0E648BE7"/>
    <w:rsid w:val="0E6FA69D"/>
    <w:rsid w:val="0E7DFC3D"/>
    <w:rsid w:val="0E7F1BE3"/>
    <w:rsid w:val="0EAF1217"/>
    <w:rsid w:val="0EC60EE3"/>
    <w:rsid w:val="0EE44DC9"/>
    <w:rsid w:val="0F16BAD4"/>
    <w:rsid w:val="0F23C97B"/>
    <w:rsid w:val="0F49A558"/>
    <w:rsid w:val="0F4CCC86"/>
    <w:rsid w:val="0FAC6562"/>
    <w:rsid w:val="0FB87072"/>
    <w:rsid w:val="0FC9B72A"/>
    <w:rsid w:val="0FE0F17A"/>
    <w:rsid w:val="102DF4C8"/>
    <w:rsid w:val="107B7F85"/>
    <w:rsid w:val="10853884"/>
    <w:rsid w:val="10981890"/>
    <w:rsid w:val="10E575B9"/>
    <w:rsid w:val="10E89CE7"/>
    <w:rsid w:val="10F69169"/>
    <w:rsid w:val="11374258"/>
    <w:rsid w:val="1172D350"/>
    <w:rsid w:val="11C2DECB"/>
    <w:rsid w:val="124CCE39"/>
    <w:rsid w:val="124CF3B8"/>
    <w:rsid w:val="127E8418"/>
    <w:rsid w:val="1281461A"/>
    <w:rsid w:val="128ECFF4"/>
    <w:rsid w:val="12CC5A0F"/>
    <w:rsid w:val="12D79120"/>
    <w:rsid w:val="130F4BDF"/>
    <w:rsid w:val="133559C4"/>
    <w:rsid w:val="1383925A"/>
    <w:rsid w:val="13E3DDAA"/>
    <w:rsid w:val="13EA022D"/>
    <w:rsid w:val="140828BF"/>
    <w:rsid w:val="1424A5FA"/>
    <w:rsid w:val="14BCCAB4"/>
    <w:rsid w:val="14FA9F27"/>
    <w:rsid w:val="14FDEBA9"/>
    <w:rsid w:val="15075F5D"/>
    <w:rsid w:val="1522DC33"/>
    <w:rsid w:val="152D0FB1"/>
    <w:rsid w:val="1543F6B2"/>
    <w:rsid w:val="15773D19"/>
    <w:rsid w:val="159010E4"/>
    <w:rsid w:val="15D73D64"/>
    <w:rsid w:val="16025C95"/>
    <w:rsid w:val="161D075D"/>
    <w:rsid w:val="168415AC"/>
    <w:rsid w:val="1685D88B"/>
    <w:rsid w:val="16AFD0FD"/>
    <w:rsid w:val="16E4F0D0"/>
    <w:rsid w:val="16EEE558"/>
    <w:rsid w:val="170A416C"/>
    <w:rsid w:val="1754F7B4"/>
    <w:rsid w:val="17986102"/>
    <w:rsid w:val="17CD3CA6"/>
    <w:rsid w:val="183805E8"/>
    <w:rsid w:val="1844C5CA"/>
    <w:rsid w:val="18516F03"/>
    <w:rsid w:val="1893B674"/>
    <w:rsid w:val="18BBA766"/>
    <w:rsid w:val="1917B675"/>
    <w:rsid w:val="191E5EA9"/>
    <w:rsid w:val="19264329"/>
    <w:rsid w:val="193A31DE"/>
    <w:rsid w:val="194071AB"/>
    <w:rsid w:val="194ECACD"/>
    <w:rsid w:val="198F9282"/>
    <w:rsid w:val="19A63049"/>
    <w:rsid w:val="19BAB43C"/>
    <w:rsid w:val="19CA7B40"/>
    <w:rsid w:val="19E60D61"/>
    <w:rsid w:val="1A3663CD"/>
    <w:rsid w:val="1A909507"/>
    <w:rsid w:val="1ABEE0B5"/>
    <w:rsid w:val="1ACD5E34"/>
    <w:rsid w:val="1AE5284B"/>
    <w:rsid w:val="1AE5334B"/>
    <w:rsid w:val="1B195298"/>
    <w:rsid w:val="1B238F23"/>
    <w:rsid w:val="1B28D73C"/>
    <w:rsid w:val="1B376628"/>
    <w:rsid w:val="1B464FA5"/>
    <w:rsid w:val="1B5AA01F"/>
    <w:rsid w:val="1B5C2A15"/>
    <w:rsid w:val="1B5E27CF"/>
    <w:rsid w:val="1B6F770A"/>
    <w:rsid w:val="1B897297"/>
    <w:rsid w:val="1B9B6D17"/>
    <w:rsid w:val="1B9BBE47"/>
    <w:rsid w:val="1BBBC71A"/>
    <w:rsid w:val="1BCA8EF2"/>
    <w:rsid w:val="1BD880F9"/>
    <w:rsid w:val="1BDDED44"/>
    <w:rsid w:val="1C02C7B5"/>
    <w:rsid w:val="1D06F9D4"/>
    <w:rsid w:val="1D33E08F"/>
    <w:rsid w:val="1D5A6A85"/>
    <w:rsid w:val="1D73FD00"/>
    <w:rsid w:val="1D8A9227"/>
    <w:rsid w:val="1D8C05DE"/>
    <w:rsid w:val="1DCB177C"/>
    <w:rsid w:val="1DE275A0"/>
    <w:rsid w:val="1DEAD118"/>
    <w:rsid w:val="1E063839"/>
    <w:rsid w:val="1E3E6500"/>
    <w:rsid w:val="1E43E6BE"/>
    <w:rsid w:val="1E448F66"/>
    <w:rsid w:val="1E6FAA06"/>
    <w:rsid w:val="1F216BEC"/>
    <w:rsid w:val="1F6C716C"/>
    <w:rsid w:val="1FA11737"/>
    <w:rsid w:val="1FAE50C6"/>
    <w:rsid w:val="1FAFCC66"/>
    <w:rsid w:val="1FFBAAF2"/>
    <w:rsid w:val="201DB77B"/>
    <w:rsid w:val="2063DB3A"/>
    <w:rsid w:val="206D318E"/>
    <w:rsid w:val="2072CE43"/>
    <w:rsid w:val="208231D2"/>
    <w:rsid w:val="208CB201"/>
    <w:rsid w:val="20DEC2E6"/>
    <w:rsid w:val="20E4CE1C"/>
    <w:rsid w:val="20EF5200"/>
    <w:rsid w:val="20F9E2B3"/>
    <w:rsid w:val="21580751"/>
    <w:rsid w:val="21D3B298"/>
    <w:rsid w:val="21E019B6"/>
    <w:rsid w:val="21E19C5A"/>
    <w:rsid w:val="22173CF7"/>
    <w:rsid w:val="22242253"/>
    <w:rsid w:val="2259356D"/>
    <w:rsid w:val="22C20D48"/>
    <w:rsid w:val="22DE8FCF"/>
    <w:rsid w:val="22E0F60F"/>
    <w:rsid w:val="2322EF8D"/>
    <w:rsid w:val="232923D0"/>
    <w:rsid w:val="232A16D2"/>
    <w:rsid w:val="23459D0C"/>
    <w:rsid w:val="2353DEDA"/>
    <w:rsid w:val="23FB3667"/>
    <w:rsid w:val="242F8314"/>
    <w:rsid w:val="24589524"/>
    <w:rsid w:val="248F4127"/>
    <w:rsid w:val="249E222A"/>
    <w:rsid w:val="24A04EB5"/>
    <w:rsid w:val="2517EFA9"/>
    <w:rsid w:val="25194880"/>
    <w:rsid w:val="25359510"/>
    <w:rsid w:val="254F95E1"/>
    <w:rsid w:val="255BB07B"/>
    <w:rsid w:val="258BA988"/>
    <w:rsid w:val="25B8DE59"/>
    <w:rsid w:val="25EEC3D8"/>
    <w:rsid w:val="2666199A"/>
    <w:rsid w:val="2676AAA9"/>
    <w:rsid w:val="26A9A53C"/>
    <w:rsid w:val="26B76275"/>
    <w:rsid w:val="26C92518"/>
    <w:rsid w:val="274373CA"/>
    <w:rsid w:val="27623DE6"/>
    <w:rsid w:val="276C372C"/>
    <w:rsid w:val="27F746EB"/>
    <w:rsid w:val="2812645F"/>
    <w:rsid w:val="282BBE8F"/>
    <w:rsid w:val="282F3618"/>
    <w:rsid w:val="28790C6B"/>
    <w:rsid w:val="28E71FC8"/>
    <w:rsid w:val="28E77EB7"/>
    <w:rsid w:val="28F142CB"/>
    <w:rsid w:val="29097639"/>
    <w:rsid w:val="295CF05B"/>
    <w:rsid w:val="29747E1B"/>
    <w:rsid w:val="29A751EF"/>
    <w:rsid w:val="29C0A215"/>
    <w:rsid w:val="29DE0BD1"/>
    <w:rsid w:val="29FC1AE8"/>
    <w:rsid w:val="2A3E8B89"/>
    <w:rsid w:val="2A569C3D"/>
    <w:rsid w:val="2A8636D9"/>
    <w:rsid w:val="2AC218B2"/>
    <w:rsid w:val="2AE1B6B7"/>
    <w:rsid w:val="2AE79E71"/>
    <w:rsid w:val="2AF5D78B"/>
    <w:rsid w:val="2AFC5081"/>
    <w:rsid w:val="2B178A91"/>
    <w:rsid w:val="2B355BBD"/>
    <w:rsid w:val="2B68E605"/>
    <w:rsid w:val="2B6E0D0F"/>
    <w:rsid w:val="2BDF0338"/>
    <w:rsid w:val="2BE602A9"/>
    <w:rsid w:val="2C3A41C6"/>
    <w:rsid w:val="2C5B7E20"/>
    <w:rsid w:val="2C70F80B"/>
    <w:rsid w:val="2D0497CD"/>
    <w:rsid w:val="2D14C99E"/>
    <w:rsid w:val="2D3C5061"/>
    <w:rsid w:val="2D5163A9"/>
    <w:rsid w:val="2D634B57"/>
    <w:rsid w:val="2D710E78"/>
    <w:rsid w:val="2D8E2BB1"/>
    <w:rsid w:val="2DA777C0"/>
    <w:rsid w:val="2DBE6963"/>
    <w:rsid w:val="2DD61D48"/>
    <w:rsid w:val="2E9247A0"/>
    <w:rsid w:val="2F0DA918"/>
    <w:rsid w:val="2F1C19A9"/>
    <w:rsid w:val="2FED670D"/>
    <w:rsid w:val="2FF06A0A"/>
    <w:rsid w:val="2FF857E4"/>
    <w:rsid w:val="303ED86D"/>
    <w:rsid w:val="30508782"/>
    <w:rsid w:val="30587508"/>
    <w:rsid w:val="3066990F"/>
    <w:rsid w:val="306CBB0C"/>
    <w:rsid w:val="309CDF0F"/>
    <w:rsid w:val="30AB13F5"/>
    <w:rsid w:val="30D29592"/>
    <w:rsid w:val="30DCA3BB"/>
    <w:rsid w:val="3134721D"/>
    <w:rsid w:val="3142213D"/>
    <w:rsid w:val="31B58E38"/>
    <w:rsid w:val="31CA4217"/>
    <w:rsid w:val="31D40184"/>
    <w:rsid w:val="31EC57E3"/>
    <w:rsid w:val="31F7CFFF"/>
    <w:rsid w:val="320C6379"/>
    <w:rsid w:val="3230DC1B"/>
    <w:rsid w:val="3235F2ED"/>
    <w:rsid w:val="32857CBF"/>
    <w:rsid w:val="328E40CA"/>
    <w:rsid w:val="32C4B53E"/>
    <w:rsid w:val="32C8CE10"/>
    <w:rsid w:val="32D70703"/>
    <w:rsid w:val="32FC08E3"/>
    <w:rsid w:val="331EF1D7"/>
    <w:rsid w:val="3342D66F"/>
    <w:rsid w:val="335E63AF"/>
    <w:rsid w:val="337E8983"/>
    <w:rsid w:val="33A53F7A"/>
    <w:rsid w:val="34215FC4"/>
    <w:rsid w:val="3424CE4D"/>
    <w:rsid w:val="343FED40"/>
    <w:rsid w:val="347E6566"/>
    <w:rsid w:val="3484F7BA"/>
    <w:rsid w:val="348DB4EB"/>
    <w:rsid w:val="355C4A2A"/>
    <w:rsid w:val="35842FDE"/>
    <w:rsid w:val="35AC4F25"/>
    <w:rsid w:val="35B742E8"/>
    <w:rsid w:val="35F86392"/>
    <w:rsid w:val="3601BA69"/>
    <w:rsid w:val="3661AE91"/>
    <w:rsid w:val="367267F9"/>
    <w:rsid w:val="36931632"/>
    <w:rsid w:val="36CA94C4"/>
    <w:rsid w:val="36D73EC6"/>
    <w:rsid w:val="36FFE74C"/>
    <w:rsid w:val="370C73D9"/>
    <w:rsid w:val="37236F33"/>
    <w:rsid w:val="37269329"/>
    <w:rsid w:val="372DCAE4"/>
    <w:rsid w:val="37408DCC"/>
    <w:rsid w:val="3746131F"/>
    <w:rsid w:val="3757F389"/>
    <w:rsid w:val="377F2E11"/>
    <w:rsid w:val="381123D8"/>
    <w:rsid w:val="38AD93E7"/>
    <w:rsid w:val="38C95781"/>
    <w:rsid w:val="38CC1809"/>
    <w:rsid w:val="38EEAB87"/>
    <w:rsid w:val="3929AA94"/>
    <w:rsid w:val="394220A7"/>
    <w:rsid w:val="395F27C1"/>
    <w:rsid w:val="39A20E84"/>
    <w:rsid w:val="39AE4A8D"/>
    <w:rsid w:val="39DE7DFA"/>
    <w:rsid w:val="39F0F8E7"/>
    <w:rsid w:val="39FF574E"/>
    <w:rsid w:val="3A017A19"/>
    <w:rsid w:val="3A024394"/>
    <w:rsid w:val="3A077D38"/>
    <w:rsid w:val="3A5589BD"/>
    <w:rsid w:val="3A8F7D11"/>
    <w:rsid w:val="3AAF41C4"/>
    <w:rsid w:val="3AC3763D"/>
    <w:rsid w:val="3AD2045E"/>
    <w:rsid w:val="3AE42F36"/>
    <w:rsid w:val="3AFFC993"/>
    <w:rsid w:val="3B040AF5"/>
    <w:rsid w:val="3B861E53"/>
    <w:rsid w:val="3BB47562"/>
    <w:rsid w:val="3BBEDFF9"/>
    <w:rsid w:val="3C4F6A12"/>
    <w:rsid w:val="3C505AD0"/>
    <w:rsid w:val="3C5D9607"/>
    <w:rsid w:val="3C8720CF"/>
    <w:rsid w:val="3C8C6A60"/>
    <w:rsid w:val="3CAA4798"/>
    <w:rsid w:val="3D189580"/>
    <w:rsid w:val="3D1A2DB7"/>
    <w:rsid w:val="3D4C00F3"/>
    <w:rsid w:val="3DB16259"/>
    <w:rsid w:val="3E1D029A"/>
    <w:rsid w:val="3E47E6A4"/>
    <w:rsid w:val="3E8E47B4"/>
    <w:rsid w:val="3EE3824D"/>
    <w:rsid w:val="3EFCA0CA"/>
    <w:rsid w:val="3F248071"/>
    <w:rsid w:val="3F2CDD4C"/>
    <w:rsid w:val="3F3BF9B3"/>
    <w:rsid w:val="3FAF9970"/>
    <w:rsid w:val="3FBD6A61"/>
    <w:rsid w:val="3FD06354"/>
    <w:rsid w:val="3FFE3DCC"/>
    <w:rsid w:val="40690886"/>
    <w:rsid w:val="40700CFE"/>
    <w:rsid w:val="408AFC7B"/>
    <w:rsid w:val="40CBECDF"/>
    <w:rsid w:val="40F74117"/>
    <w:rsid w:val="4107E398"/>
    <w:rsid w:val="413FE707"/>
    <w:rsid w:val="41551D36"/>
    <w:rsid w:val="41E1021E"/>
    <w:rsid w:val="41EF68E5"/>
    <w:rsid w:val="420D9061"/>
    <w:rsid w:val="4228454C"/>
    <w:rsid w:val="424E4D8B"/>
    <w:rsid w:val="424F7C06"/>
    <w:rsid w:val="42624BFE"/>
    <w:rsid w:val="42870D7F"/>
    <w:rsid w:val="42A053F3"/>
    <w:rsid w:val="42EA6893"/>
    <w:rsid w:val="42F63EA0"/>
    <w:rsid w:val="42FE33E0"/>
    <w:rsid w:val="4350DFD4"/>
    <w:rsid w:val="4380C41B"/>
    <w:rsid w:val="43A63994"/>
    <w:rsid w:val="43A67A0B"/>
    <w:rsid w:val="43FEC96E"/>
    <w:rsid w:val="44147B60"/>
    <w:rsid w:val="44688134"/>
    <w:rsid w:val="44A44C56"/>
    <w:rsid w:val="44FCB3A5"/>
    <w:rsid w:val="452D5179"/>
    <w:rsid w:val="457B5DF7"/>
    <w:rsid w:val="45C446DF"/>
    <w:rsid w:val="45CC8256"/>
    <w:rsid w:val="45D7D81A"/>
    <w:rsid w:val="45EE95F0"/>
    <w:rsid w:val="4614B705"/>
    <w:rsid w:val="46223337"/>
    <w:rsid w:val="462332F6"/>
    <w:rsid w:val="463AD933"/>
    <w:rsid w:val="469F3217"/>
    <w:rsid w:val="46A53D34"/>
    <w:rsid w:val="46B2B93E"/>
    <w:rsid w:val="46C7D927"/>
    <w:rsid w:val="46DE1ACD"/>
    <w:rsid w:val="47054480"/>
    <w:rsid w:val="474B3D0C"/>
    <w:rsid w:val="4750BB53"/>
    <w:rsid w:val="476E6FF3"/>
    <w:rsid w:val="478DCF51"/>
    <w:rsid w:val="479CD3D3"/>
    <w:rsid w:val="47A76BB4"/>
    <w:rsid w:val="47DE1E5A"/>
    <w:rsid w:val="48312832"/>
    <w:rsid w:val="483F857C"/>
    <w:rsid w:val="489D04DF"/>
    <w:rsid w:val="48A6571F"/>
    <w:rsid w:val="48C9C523"/>
    <w:rsid w:val="491A323B"/>
    <w:rsid w:val="49420DA2"/>
    <w:rsid w:val="49620232"/>
    <w:rsid w:val="4962903A"/>
    <w:rsid w:val="49A63435"/>
    <w:rsid w:val="49AAD572"/>
    <w:rsid w:val="49B41FB8"/>
    <w:rsid w:val="4A4C83B2"/>
    <w:rsid w:val="4A704416"/>
    <w:rsid w:val="4AF457DF"/>
    <w:rsid w:val="4B099D2F"/>
    <w:rsid w:val="4B409B22"/>
    <w:rsid w:val="4B760A45"/>
    <w:rsid w:val="4BBCB2D9"/>
    <w:rsid w:val="4C005EAE"/>
    <w:rsid w:val="4C1D102B"/>
    <w:rsid w:val="4C203680"/>
    <w:rsid w:val="4C4ABC7A"/>
    <w:rsid w:val="4C57F236"/>
    <w:rsid w:val="4C800CD7"/>
    <w:rsid w:val="4C86EF0E"/>
    <w:rsid w:val="4C951EB8"/>
    <w:rsid w:val="4CD075CC"/>
    <w:rsid w:val="4D11A94B"/>
    <w:rsid w:val="4D3433F4"/>
    <w:rsid w:val="4D3B8CEA"/>
    <w:rsid w:val="4D45AE2A"/>
    <w:rsid w:val="4DA783A9"/>
    <w:rsid w:val="4DAB4A33"/>
    <w:rsid w:val="4DFFA0BF"/>
    <w:rsid w:val="4E48676A"/>
    <w:rsid w:val="4EB5970F"/>
    <w:rsid w:val="4EC67C5E"/>
    <w:rsid w:val="4EC7DD80"/>
    <w:rsid w:val="4EDC7F81"/>
    <w:rsid w:val="4F3537B0"/>
    <w:rsid w:val="4F3CC75C"/>
    <w:rsid w:val="4FC3D44F"/>
    <w:rsid w:val="4FE32128"/>
    <w:rsid w:val="5001B09C"/>
    <w:rsid w:val="500364F3"/>
    <w:rsid w:val="5066E2E2"/>
    <w:rsid w:val="50B4E88D"/>
    <w:rsid w:val="50FC7D60"/>
    <w:rsid w:val="513659F0"/>
    <w:rsid w:val="513CCE8C"/>
    <w:rsid w:val="515B94DB"/>
    <w:rsid w:val="515F5732"/>
    <w:rsid w:val="517F6EC5"/>
    <w:rsid w:val="519F5A7F"/>
    <w:rsid w:val="51F12441"/>
    <w:rsid w:val="521012C2"/>
    <w:rsid w:val="5212BFAD"/>
    <w:rsid w:val="522BA889"/>
    <w:rsid w:val="524567F8"/>
    <w:rsid w:val="52545792"/>
    <w:rsid w:val="5299D440"/>
    <w:rsid w:val="52A63A28"/>
    <w:rsid w:val="52E52664"/>
    <w:rsid w:val="52F125E8"/>
    <w:rsid w:val="53565BE8"/>
    <w:rsid w:val="536D684C"/>
    <w:rsid w:val="536E9889"/>
    <w:rsid w:val="53A37578"/>
    <w:rsid w:val="53B47776"/>
    <w:rsid w:val="5438D9F1"/>
    <w:rsid w:val="54AAEF1D"/>
    <w:rsid w:val="54B6A0B3"/>
    <w:rsid w:val="54BF30C3"/>
    <w:rsid w:val="5544E31A"/>
    <w:rsid w:val="5598BF39"/>
    <w:rsid w:val="559A2722"/>
    <w:rsid w:val="559D2FF8"/>
    <w:rsid w:val="55BCD03E"/>
    <w:rsid w:val="55D40C5F"/>
    <w:rsid w:val="55D91614"/>
    <w:rsid w:val="562B41D7"/>
    <w:rsid w:val="562B9355"/>
    <w:rsid w:val="5653283A"/>
    <w:rsid w:val="56788C01"/>
    <w:rsid w:val="56A6ED43"/>
    <w:rsid w:val="56AB9FAA"/>
    <w:rsid w:val="56C4067D"/>
    <w:rsid w:val="56C5E14A"/>
    <w:rsid w:val="56E18DA1"/>
    <w:rsid w:val="56FC3C38"/>
    <w:rsid w:val="57021A49"/>
    <w:rsid w:val="5723DA39"/>
    <w:rsid w:val="5738F284"/>
    <w:rsid w:val="574B2252"/>
    <w:rsid w:val="57505687"/>
    <w:rsid w:val="57608C97"/>
    <w:rsid w:val="5774762B"/>
    <w:rsid w:val="57B17D6A"/>
    <w:rsid w:val="57B66383"/>
    <w:rsid w:val="57C788B3"/>
    <w:rsid w:val="57EB3703"/>
    <w:rsid w:val="58084F37"/>
    <w:rsid w:val="5855F7C1"/>
    <w:rsid w:val="585BDF78"/>
    <w:rsid w:val="5889AF6F"/>
    <w:rsid w:val="588CA27D"/>
    <w:rsid w:val="5890099B"/>
    <w:rsid w:val="58A2373F"/>
    <w:rsid w:val="58BC1B45"/>
    <w:rsid w:val="58C60D3E"/>
    <w:rsid w:val="595140BA"/>
    <w:rsid w:val="596B6427"/>
    <w:rsid w:val="597FCE7B"/>
    <w:rsid w:val="59A6EE5B"/>
    <w:rsid w:val="59D35182"/>
    <w:rsid w:val="59E80FB2"/>
    <w:rsid w:val="5A011E5E"/>
    <w:rsid w:val="5A02C1C2"/>
    <w:rsid w:val="5A0DF086"/>
    <w:rsid w:val="5A8EEF6C"/>
    <w:rsid w:val="5AB31943"/>
    <w:rsid w:val="5B0EBBAC"/>
    <w:rsid w:val="5B188E3D"/>
    <w:rsid w:val="5BE9CD78"/>
    <w:rsid w:val="5BEB51D7"/>
    <w:rsid w:val="5BEF5786"/>
    <w:rsid w:val="5BF9174C"/>
    <w:rsid w:val="5C0A4B1B"/>
    <w:rsid w:val="5C68DB32"/>
    <w:rsid w:val="5C97912B"/>
    <w:rsid w:val="5CA9B414"/>
    <w:rsid w:val="5CDA3688"/>
    <w:rsid w:val="5CDBBDAC"/>
    <w:rsid w:val="5D151945"/>
    <w:rsid w:val="5D21D29C"/>
    <w:rsid w:val="5D37D7FE"/>
    <w:rsid w:val="5D3DA593"/>
    <w:rsid w:val="5D6083BC"/>
    <w:rsid w:val="5D7B9C4D"/>
    <w:rsid w:val="5D9A3FCD"/>
    <w:rsid w:val="5DC7BB1E"/>
    <w:rsid w:val="5DE49326"/>
    <w:rsid w:val="5DFDDB44"/>
    <w:rsid w:val="5E27D90B"/>
    <w:rsid w:val="5E425BD2"/>
    <w:rsid w:val="5E6879DC"/>
    <w:rsid w:val="5E8B84B5"/>
    <w:rsid w:val="5EC4DC5F"/>
    <w:rsid w:val="5ECD0133"/>
    <w:rsid w:val="5EE13CAF"/>
    <w:rsid w:val="5F1409FE"/>
    <w:rsid w:val="5F39FFA5"/>
    <w:rsid w:val="5F8EDD3B"/>
    <w:rsid w:val="5FBFB26D"/>
    <w:rsid w:val="5FDC53D9"/>
    <w:rsid w:val="5FE33DFE"/>
    <w:rsid w:val="5FE603F6"/>
    <w:rsid w:val="600B56EE"/>
    <w:rsid w:val="606F78C0"/>
    <w:rsid w:val="6079F161"/>
    <w:rsid w:val="60987A23"/>
    <w:rsid w:val="60D463FF"/>
    <w:rsid w:val="60D920B7"/>
    <w:rsid w:val="60EC9E2B"/>
    <w:rsid w:val="6126517A"/>
    <w:rsid w:val="612F02EE"/>
    <w:rsid w:val="613233CC"/>
    <w:rsid w:val="6146CCD8"/>
    <w:rsid w:val="61757AFC"/>
    <w:rsid w:val="617B9D2E"/>
    <w:rsid w:val="617EC578"/>
    <w:rsid w:val="61D520EB"/>
    <w:rsid w:val="61E6BA91"/>
    <w:rsid w:val="61E996B3"/>
    <w:rsid w:val="6207C558"/>
    <w:rsid w:val="620B4921"/>
    <w:rsid w:val="622B1087"/>
    <w:rsid w:val="62535658"/>
    <w:rsid w:val="62AAAE4B"/>
    <w:rsid w:val="62C261FF"/>
    <w:rsid w:val="62C2836A"/>
    <w:rsid w:val="62E85CED"/>
    <w:rsid w:val="63342658"/>
    <w:rsid w:val="636D861B"/>
    <w:rsid w:val="63C11CD1"/>
    <w:rsid w:val="63C2EF9E"/>
    <w:rsid w:val="63CADAAF"/>
    <w:rsid w:val="63EC5803"/>
    <w:rsid w:val="64290493"/>
    <w:rsid w:val="643043B2"/>
    <w:rsid w:val="644BFBB9"/>
    <w:rsid w:val="6465318A"/>
    <w:rsid w:val="6466E740"/>
    <w:rsid w:val="64971A8F"/>
    <w:rsid w:val="64A3B59A"/>
    <w:rsid w:val="64A42216"/>
    <w:rsid w:val="64BEBE7C"/>
    <w:rsid w:val="64C0E052"/>
    <w:rsid w:val="64C7DFA6"/>
    <w:rsid w:val="64E63EB0"/>
    <w:rsid w:val="6542E9E3"/>
    <w:rsid w:val="657343BD"/>
    <w:rsid w:val="65C26DF6"/>
    <w:rsid w:val="65F20F86"/>
    <w:rsid w:val="65FD33D0"/>
    <w:rsid w:val="666768FE"/>
    <w:rsid w:val="666FB38E"/>
    <w:rsid w:val="668CD0A2"/>
    <w:rsid w:val="66A65482"/>
    <w:rsid w:val="66ADA113"/>
    <w:rsid w:val="66E8C549"/>
    <w:rsid w:val="66ECFEBC"/>
    <w:rsid w:val="67519E2B"/>
    <w:rsid w:val="675A84C2"/>
    <w:rsid w:val="677A64F8"/>
    <w:rsid w:val="67CD610C"/>
    <w:rsid w:val="6874C696"/>
    <w:rsid w:val="68CC3E5F"/>
    <w:rsid w:val="68DDA505"/>
    <w:rsid w:val="69504D67"/>
    <w:rsid w:val="696A82DD"/>
    <w:rsid w:val="6992F2E6"/>
    <w:rsid w:val="69BE8AD7"/>
    <w:rsid w:val="69D1277B"/>
    <w:rsid w:val="6A117113"/>
    <w:rsid w:val="6A1CED46"/>
    <w:rsid w:val="6A2193CD"/>
    <w:rsid w:val="6A25D902"/>
    <w:rsid w:val="6A6F928C"/>
    <w:rsid w:val="6A9BD73A"/>
    <w:rsid w:val="6AF4B7AD"/>
    <w:rsid w:val="6B272F3F"/>
    <w:rsid w:val="6B8A3170"/>
    <w:rsid w:val="6BAD9403"/>
    <w:rsid w:val="6BB8BDA7"/>
    <w:rsid w:val="6BBC8CB7"/>
    <w:rsid w:val="6BC51F58"/>
    <w:rsid w:val="6C299A10"/>
    <w:rsid w:val="6C53CF78"/>
    <w:rsid w:val="6C628D9A"/>
    <w:rsid w:val="6C83761F"/>
    <w:rsid w:val="6C8C31DD"/>
    <w:rsid w:val="6CAA19FA"/>
    <w:rsid w:val="6D09AFC2"/>
    <w:rsid w:val="6D3C941D"/>
    <w:rsid w:val="6D53E1DA"/>
    <w:rsid w:val="6D66799A"/>
    <w:rsid w:val="6DAC4D93"/>
    <w:rsid w:val="6DF4BDEC"/>
    <w:rsid w:val="6E29E015"/>
    <w:rsid w:val="6E776DB3"/>
    <w:rsid w:val="6EA8014D"/>
    <w:rsid w:val="6EE9C512"/>
    <w:rsid w:val="6F26FED9"/>
    <w:rsid w:val="6F633D70"/>
    <w:rsid w:val="6F6F6E1D"/>
    <w:rsid w:val="6F9330D1"/>
    <w:rsid w:val="6F97FBD0"/>
    <w:rsid w:val="6FA9F512"/>
    <w:rsid w:val="6FB44F01"/>
    <w:rsid w:val="6FD12438"/>
    <w:rsid w:val="6FD762B6"/>
    <w:rsid w:val="6FFDEF11"/>
    <w:rsid w:val="7012052D"/>
    <w:rsid w:val="70125987"/>
    <w:rsid w:val="70226657"/>
    <w:rsid w:val="7093A51C"/>
    <w:rsid w:val="70BC1230"/>
    <w:rsid w:val="70C49520"/>
    <w:rsid w:val="70E37023"/>
    <w:rsid w:val="710C65DB"/>
    <w:rsid w:val="710EEACD"/>
    <w:rsid w:val="7115A6D9"/>
    <w:rsid w:val="712DA350"/>
    <w:rsid w:val="7153BFE0"/>
    <w:rsid w:val="71625D91"/>
    <w:rsid w:val="7170D29C"/>
    <w:rsid w:val="7183310D"/>
    <w:rsid w:val="71C312BA"/>
    <w:rsid w:val="71E77B4D"/>
    <w:rsid w:val="72010F21"/>
    <w:rsid w:val="7203AB01"/>
    <w:rsid w:val="720A263D"/>
    <w:rsid w:val="722458E0"/>
    <w:rsid w:val="729E41CF"/>
    <w:rsid w:val="72E05235"/>
    <w:rsid w:val="7306BEE6"/>
    <w:rsid w:val="73146226"/>
    <w:rsid w:val="73259626"/>
    <w:rsid w:val="73A11397"/>
    <w:rsid w:val="73ECAFCB"/>
    <w:rsid w:val="73EF20FB"/>
    <w:rsid w:val="741007C0"/>
    <w:rsid w:val="745870DC"/>
    <w:rsid w:val="74A21AA9"/>
    <w:rsid w:val="74A6FEA9"/>
    <w:rsid w:val="74A8135C"/>
    <w:rsid w:val="74B1F543"/>
    <w:rsid w:val="74B6442D"/>
    <w:rsid w:val="74B9330C"/>
    <w:rsid w:val="74C3606D"/>
    <w:rsid w:val="74C82F84"/>
    <w:rsid w:val="75186F02"/>
    <w:rsid w:val="751EFAC2"/>
    <w:rsid w:val="752194A3"/>
    <w:rsid w:val="7557E461"/>
    <w:rsid w:val="756F79F5"/>
    <w:rsid w:val="7584E77C"/>
    <w:rsid w:val="75A5566E"/>
    <w:rsid w:val="7631349C"/>
    <w:rsid w:val="763E3645"/>
    <w:rsid w:val="76C76A18"/>
    <w:rsid w:val="76D2C7C4"/>
    <w:rsid w:val="772697D2"/>
    <w:rsid w:val="772D2BEE"/>
    <w:rsid w:val="77539296"/>
    <w:rsid w:val="7766C009"/>
    <w:rsid w:val="77706FDB"/>
    <w:rsid w:val="7774B114"/>
    <w:rsid w:val="7796DD45"/>
    <w:rsid w:val="77B6480F"/>
    <w:rsid w:val="77BA61DE"/>
    <w:rsid w:val="78A94A9F"/>
    <w:rsid w:val="78DA8EF2"/>
    <w:rsid w:val="78DE7EF9"/>
    <w:rsid w:val="7945D1AE"/>
    <w:rsid w:val="79959495"/>
    <w:rsid w:val="79A33FB1"/>
    <w:rsid w:val="79A6ABFC"/>
    <w:rsid w:val="79CCBABA"/>
    <w:rsid w:val="7A4471FC"/>
    <w:rsid w:val="7A7156FE"/>
    <w:rsid w:val="7A779A47"/>
    <w:rsid w:val="7A956AC6"/>
    <w:rsid w:val="7AED6781"/>
    <w:rsid w:val="7AFA900C"/>
    <w:rsid w:val="7B2A75A5"/>
    <w:rsid w:val="7B4F852D"/>
    <w:rsid w:val="7C0D5C19"/>
    <w:rsid w:val="7C0E8D77"/>
    <w:rsid w:val="7C1049F3"/>
    <w:rsid w:val="7C40FFF3"/>
    <w:rsid w:val="7D03CCE3"/>
    <w:rsid w:val="7D137662"/>
    <w:rsid w:val="7D445159"/>
    <w:rsid w:val="7D4894CF"/>
    <w:rsid w:val="7DAFE1BE"/>
    <w:rsid w:val="7DBC2FB2"/>
    <w:rsid w:val="7DC177A1"/>
    <w:rsid w:val="7DCF9433"/>
    <w:rsid w:val="7E272F86"/>
    <w:rsid w:val="7E65F309"/>
    <w:rsid w:val="7E669E2E"/>
    <w:rsid w:val="7EB7EB29"/>
    <w:rsid w:val="7EB9D008"/>
    <w:rsid w:val="7EBA4C75"/>
    <w:rsid w:val="7EF3FF0F"/>
    <w:rsid w:val="7F023EFE"/>
    <w:rsid w:val="7F36A8BB"/>
    <w:rsid w:val="7F719085"/>
    <w:rsid w:val="7F7ED9B8"/>
    <w:rsid w:val="7FDC98BF"/>
    <w:rsid w:val="7FED249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E6C96769-729B-4F57-9902-A03B4A15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tjdf-my.sharepoint.com/personal/t319383_tjdft_jus_br/Documents/Arquivos%20de%20Microsoft%20Copilot%20Chat/APC%200703514-37.pdf" TargetMode="External"/><Relationship Id="rId26" Type="http://schemas.openxmlformats.org/officeDocument/2006/relationships/hyperlink" Target="https://tjdf-my.sharepoint.com/personal/t319383_tjdft_jus_br/Documents/Arquivos%20de%20Microsoft%20Copilot%20Chat/APC%200703514-37.pdf" TargetMode="External"/><Relationship Id="rId3" Type="http://schemas.openxmlformats.org/officeDocument/2006/relationships/customXml" Target="../customXml/item3.xml"/><Relationship Id="rId21" Type="http://schemas.openxmlformats.org/officeDocument/2006/relationships/hyperlink" Target="https://tjdf-my.sharepoint.com/personal/t319383_tjdft_jus_br/Documents/Arquivos%20de%20Microsoft%20Copilot%20Chat/APC%200703514-37.pdf"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tjdf-my.sharepoint.com/personal/t319383_tjdft_jus_br/Documents/Arquivos%20de%20Microsoft%20Copilot%20Chat/APC%200703514-37.pdf" TargetMode="External"/><Relationship Id="rId25" Type="http://schemas.openxmlformats.org/officeDocument/2006/relationships/hyperlink" Target="https://tjdf-my.sharepoint.com/personal/t319383_tjdft_jus_br/Documents/Arquivos%20de%20Microsoft%20Copilot%20Chat/APC%200703514-37.pdf" TargetMode="External"/><Relationship Id="rId2" Type="http://schemas.openxmlformats.org/officeDocument/2006/relationships/customXml" Target="../customXml/item2.xml"/><Relationship Id="rId16" Type="http://schemas.openxmlformats.org/officeDocument/2006/relationships/hyperlink" Target="https://tjdf-my.sharepoint.com/personal/t319383_tjdft_jus_br/Documents/Arquivos%20de%20Microsoft%20Copilot%20Chat/APC%200703514-37.pdf" TargetMode="External"/><Relationship Id="rId20" Type="http://schemas.openxmlformats.org/officeDocument/2006/relationships/hyperlink" Target="https://tjdf-my.sharepoint.com/personal/t319383_tjdft_jus_br/Documents/Arquivos%20de%20Microsoft%20Copilot%20Chat/APC%200703514-37.pdf"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tjdf-my.sharepoint.com/personal/t319383_tjdft_jus_br/Documents/Arquivos%20de%20Microsoft%20Copilot%20Chat/APC%200703514-37.pdf" TargetMode="External"/><Relationship Id="rId5" Type="http://schemas.openxmlformats.org/officeDocument/2006/relationships/styles" Target="styles.xml"/><Relationship Id="rId15" Type="http://schemas.openxmlformats.org/officeDocument/2006/relationships/hyperlink" Target="https://tjdf-my.sharepoint.com/personal/t319383_tjdft_jus_br/Documents/Arquivos%20de%20Microsoft%20Copilot%20Chat/APC%200703514-37.pdf" TargetMode="External"/><Relationship Id="rId23" Type="http://schemas.openxmlformats.org/officeDocument/2006/relationships/hyperlink" Target="https://tjdf-my.sharepoint.com/personal/t319383_tjdft_jus_br/Documents/Arquivos%20de%20Microsoft%20Copilot%20Chat/APC%200703514-37.pdf"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tjdf-my.sharepoint.com/personal/t319383_tjdft_jus_br/Documents/Arquivos%20de%20Microsoft%20Copilot%20Chat/APC%200703514-37.pdf"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tjdf-my.sharepoint.com/personal/t319383_tjdft_jus_br/Documents/Arquivos%20de%20Microsoft%20Copilot%20Chat/APC%200703514-37.pdf"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36BAB"/>
    <w:rsid w:val="00046837"/>
    <w:rsid w:val="000C6262"/>
    <w:rsid w:val="0012395D"/>
    <w:rsid w:val="001E2AC0"/>
    <w:rsid w:val="00211D80"/>
    <w:rsid w:val="00277029"/>
    <w:rsid w:val="002F13AB"/>
    <w:rsid w:val="003169B4"/>
    <w:rsid w:val="00354CBB"/>
    <w:rsid w:val="003B38E0"/>
    <w:rsid w:val="0040257D"/>
    <w:rsid w:val="004214D0"/>
    <w:rsid w:val="00465A25"/>
    <w:rsid w:val="004C591E"/>
    <w:rsid w:val="004F13B2"/>
    <w:rsid w:val="00617896"/>
    <w:rsid w:val="00730800"/>
    <w:rsid w:val="007425D5"/>
    <w:rsid w:val="0077693D"/>
    <w:rsid w:val="007D5396"/>
    <w:rsid w:val="007E53D9"/>
    <w:rsid w:val="007E66CB"/>
    <w:rsid w:val="008C4978"/>
    <w:rsid w:val="00962A91"/>
    <w:rsid w:val="009A37F4"/>
    <w:rsid w:val="00B744B9"/>
    <w:rsid w:val="00B91D9B"/>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EF394E89-7CF8-4162-BE08-D8B51FF79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4618</Words>
  <Characters>24938</Characters>
  <Application>Microsoft Office Word</Application>
  <DocSecurity>0</DocSecurity>
  <Lines>207</Lines>
  <Paragraphs>58</Paragraphs>
  <ScaleCrop>false</ScaleCrop>
  <Company/>
  <LinksUpToDate>false</LinksUpToDate>
  <CharactersWithSpaces>29498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110</cp:revision>
  <dcterms:created xsi:type="dcterms:W3CDTF">2026-08-27T16:27:00Z</dcterms:created>
  <dcterms:modified xsi:type="dcterms:W3CDTF">2026-10-08T17:41:00Z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