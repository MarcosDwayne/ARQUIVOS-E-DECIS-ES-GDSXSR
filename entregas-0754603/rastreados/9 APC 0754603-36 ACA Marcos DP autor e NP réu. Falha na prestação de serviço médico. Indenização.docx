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826C" w14:textId="77777777" w:rsidR="00F11F45" w:rsidRDefault="00F11F45"/>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00DF4ACA" w:rsidRPr="62C261FF">
              <w:rPr>
                <w:rStyle w:val="CommentReference"/>
                <w:rFonts w:ascii="Calibri" w:hAnsi="Calibri" w:cs="Calibri"/>
                <w:color w:val="595959" w:themeColor="text1" w:themeTint="A6"/>
                <w:sz w:val="20"/>
                <w:szCs w:val="20"/>
              </w:rPr>
              <w:commentReference w:id="1"/>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145D51"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DC4BB4">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4F8A0AC" w:rsidR="00770E7F" w:rsidRPr="009F36E1" w:rsidRDefault="00431397" w:rsidP="00DC4BB4">
            <w:pPr>
              <w:ind w:right="-675"/>
              <w:rPr>
                <w:rFonts w:ascii="Arial" w:hAnsi="Arial" w:cs="Arial"/>
                <w:sz w:val="28"/>
                <w:szCs w:val="28"/>
              </w:rPr>
            </w:pPr>
            <w:r w:rsidRPr="00431397">
              <w:rPr>
                <w:rFonts w:ascii="Arial" w:hAnsi="Arial" w:cs="Arial"/>
                <w:sz w:val="28"/>
                <w:szCs w:val="28"/>
              </w:rPr>
              <w:t>0754603-36.2025.8.07.0001</w:t>
            </w:r>
          </w:p>
        </w:tc>
      </w:tr>
      <w:tr w:rsidR="0041160C" w:rsidRPr="009F36E1" w14:paraId="48ED7BFE" w14:textId="77777777" w:rsidTr="21E019B6">
        <w:trPr>
          <w:cantSplit/>
          <w:trHeight w:val="397"/>
        </w:trPr>
        <w:tc>
          <w:tcPr>
            <w:tcW w:w="3686" w:type="dxa"/>
            <w:vAlign w:val="center"/>
          </w:tcPr>
          <w:p w14:paraId="272F493B" w14:textId="4405955C" w:rsidR="0041160C" w:rsidRPr="00F63CDB" w:rsidRDefault="0041160C" w:rsidP="0041160C">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B9296C70E59447BD98329FD33BBC97F4"/>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eastAsia="Times New Roman" w:hAnsi="Arial"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14:paraId="5C191C1F" w14:textId="5EAC383E" w:rsidR="0041160C" w:rsidRPr="009F36E1" w:rsidRDefault="0041160C" w:rsidP="0041160C">
            <w:pPr>
              <w:rPr>
                <w:rFonts w:ascii="Arial" w:hAnsi="Arial" w:cs="Arial"/>
                <w:sz w:val="28"/>
                <w:szCs w:val="28"/>
              </w:rPr>
            </w:pPr>
            <w:r w:rsidRPr="009F36E1">
              <w:rPr>
                <w:rFonts w:ascii="Arial" w:hAnsi="Arial" w:cs="Arial"/>
                <w:sz w:val="28"/>
                <w:szCs w:val="28"/>
              </w:rPr>
              <w:t>:</w:t>
            </w:r>
          </w:p>
        </w:tc>
        <w:tc>
          <w:tcPr>
            <w:tcW w:w="4590" w:type="dxa"/>
            <w:vAlign w:val="center"/>
          </w:tcPr>
          <w:p w14:paraId="6FE149F6" w14:textId="77777777" w:rsidR="0041160C" w:rsidRDefault="0041160C" w:rsidP="0041160C">
            <w:pPr>
              <w:rPr>
                <w:rFonts w:ascii="Arial" w:hAnsi="Arial" w:cs="Arial"/>
                <w:sz w:val="28"/>
                <w:szCs w:val="28"/>
              </w:rPr>
            </w:pPr>
            <w:r w:rsidRPr="00BF7772">
              <w:rPr>
                <w:rFonts w:ascii="Arial" w:hAnsi="Arial" w:cs="Arial"/>
                <w:sz w:val="28"/>
                <w:szCs w:val="28"/>
              </w:rPr>
              <w:t>MARIANA OLIVEIRA DE QUEIROZ</w:t>
            </w:r>
            <w:r>
              <w:rPr>
                <w:rFonts w:ascii="Arial" w:hAnsi="Arial" w:cs="Arial"/>
                <w:sz w:val="28"/>
                <w:szCs w:val="28"/>
              </w:rPr>
              <w:t xml:space="preserve"> E </w:t>
            </w:r>
          </w:p>
          <w:p w14:paraId="4A58BA3C" w14:textId="3E6CD2D7" w:rsidR="0041160C" w:rsidRPr="009F36E1" w:rsidRDefault="0041160C" w:rsidP="0041160C">
            <w:pPr>
              <w:rPr>
                <w:rFonts w:ascii="Arial" w:hAnsi="Arial" w:cs="Arial"/>
                <w:sz w:val="28"/>
                <w:szCs w:val="28"/>
              </w:rPr>
            </w:pPr>
            <w:r w:rsidRPr="00BF7772">
              <w:rPr>
                <w:rFonts w:ascii="Arial" w:hAnsi="Arial" w:cs="Arial"/>
                <w:sz w:val="28"/>
                <w:szCs w:val="28"/>
              </w:rPr>
              <w:t>COMPLEXO HOSPITALAR UBERLANDIA S.A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145D5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C3047CD" w:rsidR="00770E7F" w:rsidRPr="009F36E1" w:rsidRDefault="00BF7772" w:rsidP="00DC4BB4">
            <w:pPr>
              <w:ind w:right="-74"/>
              <w:rPr>
                <w:rFonts w:ascii="Arial" w:hAnsi="Arial" w:cs="Arial"/>
                <w:sz w:val="28"/>
                <w:szCs w:val="28"/>
              </w:rPr>
            </w:pPr>
            <w:r>
              <w:rPr>
                <w:rFonts w:ascii="Arial" w:hAnsi="Arial" w:cs="Arial"/>
                <w:sz w:val="28"/>
                <w:szCs w:val="28"/>
              </w:rPr>
              <w:t>OS MESMOS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791" w:author="Assessor GDSXSR" w:date="2026-10-31T19:46:16Z">
          <w:pPr>
            <w:spacing w:after="0" w:line="360" w:lineRule="auto"/>
            <w:jc w:val="center"/>
          </w:pPr>
        </w:pPrChange>
      </w:pPr>
      <w:commentRangeStart w:id="2"/>
      <w:r w:rsidRPr="45CC8256">
        <w:rPr>
          <w:rFonts w:ascii="Arial" w:hAnsi="Arial" w:cs="Arial"/>
          <w:b/>
          <w:bCs/>
          <w:sz w:val="28"/>
          <w:szCs w:val="28"/>
        </w:rPr>
        <w:t>EMENTA</w:t>
      </w:r>
      <w:commentRangeEnd w:id="2"/>
      <w:r>
        <w:rPr>
          <w:rStyle w:val="CommentReference"/>
        </w:rPr>
        <w:commentReference w:id="2"/>
      </w:r>
    </w:p>
    <w:p w14:paraId="06BF179A" w14:textId="77777777" w:rsidR="00886ABA" w:rsidRDefault="00886ABA" w:rsidP="00886ABA">
      <w:pPr>
        <w:spacing w:after="0" w:line="360" w:lineRule="auto"/>
        <w:jc w:val="both"/>
        <w:rPr>
          <w:rFonts w:ascii="Arial" w:hAnsi="Arial" w:cs="Arial"/>
          <w:sz w:val="28"/>
          <w:szCs w:val="28"/>
        </w:rPr>
      </w:pPr>
    </w:p>
    <w:p w14:paraId="6BF92DBC" w14:textId="200D50FE" w:rsidR="00886ABA" w:rsidRDefault="3BB4E629" w:rsidP="00886ABA">
      <w:pPr>
        <w:spacing w:after="0" w:line="360" w:lineRule="auto"/>
        <w:jc w:val="both"/>
        <w:rPr>
          <w:rFonts w:ascii="Arial" w:hAnsi="Arial" w:cs="Arial"/>
          <w:sz w:val="28"/>
          <w:szCs w:val="28"/>
        </w:rPr>
      </w:pPr>
      <w:r>
        <w:rPr>
          <w:rFonts w:ascii="Arial" w:hAnsi="Arial" w:cs="Arial"/>
          <w:sz w:val="28"/>
          <w:szCs w:val="28"/>
        </w:rPr>
        <w:t xml:space="preserve">APELAÇ</w:t>
      </w:r>
      <w:r>
        <w:rPr>
          <w:rFonts w:ascii="Arial" w:hAnsi="Arial" w:cs="Arial"/>
          <w:sz w:val="28"/>
          <w:szCs w:val="28"/>
        </w:rPr>
        <w:t xml:space="preserve">ÃO</w:t>
      </w:r>
      <w:r>
        <w:rPr>
          <w:rFonts w:ascii="Arial" w:hAnsi="Arial" w:cs="Arial"/>
          <w:sz w:val="28"/>
          <w:szCs w:val="28"/>
        </w:rPr>
        <w:t xml:space="preserve"> CÍVE</w:t>
      </w:r>
      <w:r>
        <w:rPr>
          <w:rFonts w:ascii="Arial" w:hAnsi="Arial" w:cs="Arial"/>
          <w:sz w:val="28"/>
          <w:szCs w:val="28"/>
        </w:rPr>
        <w:t xml:space="preserve">L</w:t>
      </w:r>
      <w:r>
        <w:rPr>
          <w:rFonts w:ascii="Arial" w:hAnsi="Arial" w:cs="Arial"/>
          <w:sz w:val="28"/>
          <w:szCs w:val="28"/>
        </w:rPr>
        <w:t xml:space="preserve">. DIREITO DO CONSUMIDOR</w:t>
      </w:r>
      <w:r>
        <w:rPr>
          <w:rFonts w:ascii="Arial" w:hAnsi="Arial" w:cs="Arial"/>
          <w:sz w:val="28"/>
          <w:szCs w:val="28"/>
        </w:rPr>
        <w:t xml:space="preserve">. REPARAÇÃO </w:t>
      </w:r>
      <w:r>
        <w:rPr>
          <w:rFonts w:ascii="Arial" w:hAnsi="Arial" w:cs="Arial"/>
          <w:sz w:val="28"/>
          <w:szCs w:val="28"/>
        </w:rPr>
        <w:t xml:space="preserve">DE DANOS.</w:t>
      </w:r>
      <w:r>
        <w:rPr>
          <w:rFonts w:ascii="Arial" w:hAnsi="Arial" w:cs="Arial"/>
          <w:sz w:val="28"/>
          <w:szCs w:val="28"/>
        </w:rPr>
        <w:t xml:space="preserve"> </w:t>
      </w:r>
      <w:r>
        <w:rPr>
          <w:rFonts w:ascii="Arial" w:hAnsi="Arial" w:cs="Arial"/>
          <w:sz w:val="28"/>
          <w:szCs w:val="28"/>
        </w:rPr>
        <w:t xml:space="preserve">RESPONSABILIDADE CIVIL. </w:t>
      </w:r>
      <w:r>
        <w:rPr>
          <w:rFonts w:ascii="Arial" w:hAnsi="Arial" w:cs="Arial"/>
          <w:sz w:val="28"/>
          <w:szCs w:val="28"/>
        </w:rPr>
        <w:t xml:space="preserve">SERVIÇO HOSPITALAR. </w:t>
      </w:r>
      <w:r>
        <w:rPr>
          <w:rFonts w:ascii="Arial" w:hAnsi="Arial" w:cs="Arial"/>
          <w:sz w:val="28"/>
          <w:szCs w:val="28"/>
        </w:rPr>
        <w:t xml:space="preserve">ASSISTÊNCIA PÓS-OPERATÓRIA DEFICIENTE. </w:t>
      </w:r>
      <w:del w:id="1007" w:author="Assessor GDSXSR" w:date="2026-10-31T19:46:16Z">
        <w:r>
          <w:rPr>
            <w:rFonts w:ascii="Arial" w:hAnsi="Arial" w:cs="Arial"/>
            <w:sz w:val="28"/>
            <w:szCs w:val="28"/>
          </w:rPr>
          <w:delText xml:space="preserve">PRINCÍPIO DA </w:delText>
        </w:r>
      </w:del>
      <w:r>
        <w:rPr>
          <w:rFonts w:ascii="Arial" w:hAnsi="Arial" w:cs="Arial"/>
          <w:sz w:val="28"/>
          <w:szCs w:val="28"/>
        </w:rPr>
        <w:t xml:space="preserve">DIALETICID</w:t>
      </w:r>
      <w:r>
        <w:rPr>
          <w:rFonts w:ascii="Arial" w:hAnsi="Arial" w:cs="Arial"/>
          <w:sz w:val="28"/>
          <w:szCs w:val="28"/>
        </w:rPr>
        <w:t xml:space="preserve">ADE</w:t>
      </w:r>
      <w:r>
        <w:rPr>
          <w:rFonts w:ascii="Arial" w:hAnsi="Arial" w:cs="Arial"/>
          <w:sz w:val="28"/>
          <w:szCs w:val="28"/>
        </w:rPr>
        <w:t xml:space="preserve"> RECURSAL</w:t>
      </w:r>
      <w:del w:id="1008" w:author="Assessor GDSXSR" w:date="2026-10-31T19:46:16Z">
        <w:r>
          <w:rPr>
            <w:rFonts w:ascii="Arial" w:hAnsi="Arial" w:cs="Arial"/>
            <w:sz w:val="28"/>
            <w:szCs w:val="28"/>
          </w:rPr>
          <w:delText xml:space="preserve">.</w:delText>
        </w:r>
      </w:del>
      <w:r>
        <w:rPr>
          <w:rFonts w:ascii="Arial" w:hAnsi="Arial" w:cs="Arial"/>
          <w:sz w:val="28"/>
          <w:szCs w:val="28"/>
        </w:rPr>
        <w:t xml:space="preserve"> OBSERV</w:t>
      </w:r>
      <w:r>
        <w:rPr>
          <w:rFonts w:ascii="Arial" w:hAnsi="Arial" w:cs="Arial"/>
          <w:sz w:val="28"/>
          <w:szCs w:val="28"/>
        </w:rPr>
        <w:t xml:space="preserve">ADA</w:t>
      </w:r>
      <w:r>
        <w:rPr>
          <w:rFonts w:ascii="Arial" w:hAnsi="Arial" w:cs="Arial"/>
          <w:sz w:val="28"/>
          <w:szCs w:val="28"/>
        </w:rPr>
        <w:t xml:space="preserve">. </w:t>
      </w:r>
      <w:r>
        <w:rPr>
          <w:rFonts w:ascii="Arial" w:hAnsi="Arial" w:cs="Arial"/>
          <w:sz w:val="28"/>
          <w:szCs w:val="28"/>
        </w:rPr>
        <w:t xml:space="preserve">CERCEAMENTO DE DEFESA NÃO CONFIGURADO.</w:t>
      </w:r>
      <w:r>
        <w:rPr>
          <w:rFonts w:ascii="Arial" w:hAnsi="Arial" w:cs="Arial"/>
          <w:sz w:val="28"/>
          <w:szCs w:val="28"/>
        </w:rPr>
        <w:t xml:space="preserve"> </w:t>
      </w:r>
      <w:r>
        <w:rPr>
          <w:rFonts w:ascii="Arial" w:hAnsi="Arial" w:cs="Arial"/>
          <w:sz w:val="28"/>
          <w:szCs w:val="28"/>
        </w:rPr>
        <w:t xml:space="preserve">FALHA NA PRESTAÇÃO DO SERVIÇO. DANO MORAL</w:t>
      </w:r>
      <w:r>
        <w:rPr>
          <w:rFonts w:ascii="Arial" w:hAnsi="Arial" w:cs="Arial"/>
          <w:sz w:val="28"/>
          <w:szCs w:val="28"/>
        </w:rPr>
        <w:t xml:space="preserve"> CONFIGURADO</w:t>
      </w:r>
      <w:r>
        <w:rPr>
          <w:rFonts w:ascii="Arial" w:hAnsi="Arial" w:cs="Arial"/>
          <w:sz w:val="28"/>
          <w:szCs w:val="28"/>
        </w:rPr>
        <w:t xml:space="preserve">. </w:t>
      </w:r>
      <w:del w:id="1009" w:author="Assessor GDSXSR" w:date="2026-10-31T19:46:16Z">
        <w:r>
          <w:rPr>
            <w:rFonts w:ascii="Arial" w:hAnsi="Arial" w:cs="Arial"/>
            <w:i/>
            <w:iCs/>
            <w:sz w:val="28"/>
            <w:szCs w:val="28"/>
          </w:rPr>
          <w:delText xml:space="preserve">QUANTUM</w:delText>
        </w:r>
      </w:del>
      <w:ins w:id="1010" w:author="Assessor GDSXSR" w:date="2026-10-31T19:46:16Z">
        <w:r>
          <w:rPr>
            <w:rFonts w:ascii="Arial" w:hAnsi="Arial" w:cs="Arial"/>
            <w:color w:val="808080"/>
            <w:sz w:val="28"/>
            <w:szCs w:val="28"/>
          </w:rPr>
          <w:t xml:space="preserve">VALOR</w:t>
        </w:r>
      </w:ins>
      <w:r>
        <w:rPr>
          <w:rFonts w:ascii="Arial" w:hAnsi="Arial" w:cs="Arial"/>
          <w:i/>
          <w:iCs/>
          <w:sz w:val="28"/>
          <w:szCs w:val="28"/>
        </w:rPr>
        <w:t xml:space="preserve"> </w:t>
      </w:r>
      <w:del w:id="1011" w:author="Assessor GDSXSR" w:date="2026-10-31T19:46:16Z">
        <w:r>
          <w:rPr>
            <w:rFonts w:ascii="Arial" w:hAnsi="Arial" w:cs="Arial"/>
            <w:sz w:val="28"/>
            <w:szCs w:val="28"/>
          </w:rPr>
          <w:delText xml:space="preserve">INDENIZA</w:delText>
        </w:r>
        <w:r>
          <w:rPr>
            <w:rFonts w:ascii="Arial" w:hAnsi="Arial" w:cs="Arial"/>
            <w:sz w:val="28"/>
            <w:szCs w:val="28"/>
          </w:rPr>
          <w:delText xml:space="preserve">TÓRIO</w:delText>
        </w:r>
        <w:r>
          <w:rPr>
            <w:rFonts w:ascii="Arial" w:hAnsi="Arial" w:cs="Arial"/>
            <w:sz w:val="28"/>
            <w:szCs w:val="28"/>
          </w:rPr>
          <w:delText xml:space="preserve">.</w:delText>
        </w:r>
      </w:del>
      <w:ins w:id="1012" w:author="Assessor GDSXSR" w:date="2026-10-31T19:46:16Z">
        <w:r>
          <w:rPr>
            <w:rFonts w:ascii="Arial" w:hAnsi="Arial" w:cs="Arial"/>
            <w:color w:val="808080"/>
            <w:sz w:val="28"/>
            <w:szCs w:val="28"/>
          </w:rPr>
          <w:t xml:space="preserve">DA</w:t>
        </w:r>
      </w:ins>
      <w:r>
        <w:rPr>
          <w:rFonts w:ascii="Arial" w:hAnsi="Arial" w:cs="Arial"/>
          <w:sz w:val="28"/>
          <w:szCs w:val="28"/>
        </w:rPr>
        <w:t xml:space="preserve"> </w:t>
      </w:r>
      <w:del w:id="1013" w:author="Assessor GDSXSR" w:date="2026-10-31T19:46:16Z">
        <w:r>
          <w:rPr>
            <w:rFonts w:ascii="Arial" w:hAnsi="Arial" w:cs="Arial"/>
            <w:sz w:val="28"/>
            <w:szCs w:val="28"/>
          </w:rPr>
          <w:delText xml:space="preserve">PROPORCIONALIDADE</w:delText>
        </w:r>
      </w:del>
      <w:ins w:id="1014" w:author="Assessor GDSXSR" w:date="2026-10-31T19:46:16Z">
        <w:r>
          <w:rPr>
            <w:rFonts w:ascii="Arial" w:hAnsi="Arial" w:cs="Arial"/>
            <w:color w:val="808080"/>
            <w:sz w:val="28"/>
            <w:szCs w:val="28"/>
          </w:rPr>
          <w:t xml:space="preserve">INDENIZAÇÃO</w:t>
        </w:r>
      </w:ins>
      <w:r>
        <w:rPr>
          <w:rFonts w:ascii="Arial" w:hAnsi="Arial" w:cs="Arial"/>
          <w:sz w:val="28"/>
          <w:szCs w:val="28"/>
        </w:rPr>
        <w:t xml:space="preserve"> </w:t>
      </w:r>
      <w:del w:id="1015" w:author="Assessor GDSXSR" w:date="2026-10-31T19:46:16Z">
        <w:r>
          <w:rPr>
            <w:rFonts w:ascii="Arial" w:hAnsi="Arial" w:cs="Arial"/>
            <w:sz w:val="28"/>
            <w:szCs w:val="28"/>
          </w:rPr>
          <w:delText xml:space="preserve">E RAZOABILIDADE.</w:delText>
        </w:r>
        <w:r>
          <w:rPr>
            <w:rFonts w:ascii="Arial" w:hAnsi="Arial" w:cs="Arial"/>
            <w:sz w:val="28"/>
            <w:szCs w:val="28"/>
          </w:rPr>
          <w:delText xml:space="preserve"> </w:delText>
        </w:r>
        <w:r>
          <w:rPr>
            <w:rFonts w:ascii="Arial" w:hAnsi="Arial" w:cs="Arial"/>
            <w:sz w:val="28"/>
            <w:szCs w:val="28"/>
          </w:rPr>
          <w:delText xml:space="preserve">REDUÇÃO. INVIABILIDADE</w:delText>
        </w:r>
      </w:del>
      <w:ins w:id="1016" w:author="Assessor GDSXSR" w:date="2026-10-31T19:46:16Z">
        <w:r>
          <w:rPr>
            <w:rFonts w:ascii="Arial" w:hAnsi="Arial" w:cs="Arial"/>
            <w:color w:val="808080"/>
            <w:sz w:val="28"/>
            <w:szCs w:val="28"/>
          </w:rPr>
          <w:t xml:space="preserve">MANTIDO</w:t>
        </w:r>
      </w:ins>
      <w:r>
        <w:rPr>
          <w:rFonts w:ascii="Arial" w:hAnsi="Arial" w:cs="Arial"/>
          <w:sz w:val="28"/>
          <w:szCs w:val="28"/>
        </w:rPr>
        <w:t xml:space="preserve">. SUCUMBÊNCIA RECÍPROCA AFASTADA.</w:t>
      </w:r>
      <w:r>
        <w:rPr>
          <w:rFonts w:ascii="Arial" w:hAnsi="Arial" w:cs="Arial"/>
          <w:sz w:val="28"/>
          <w:szCs w:val="28"/>
        </w:rPr>
        <w:t xml:space="preserve"> RECURSO</w:t>
      </w:r>
      <w:r>
        <w:rPr>
          <w:rFonts w:ascii="Arial" w:hAnsi="Arial" w:cs="Arial"/>
          <w:sz w:val="28"/>
          <w:szCs w:val="28"/>
        </w:rPr>
        <w:t xml:space="preserve"> DO RÉU NÃO PROVIDO. </w:t>
      </w:r>
      <w:r>
        <w:rPr>
          <w:rFonts w:ascii="Arial" w:hAnsi="Arial" w:cs="Arial"/>
          <w:sz w:val="28"/>
          <w:szCs w:val="28"/>
        </w:rPr>
        <w:t xml:space="preserve">RECURSO</w:t>
      </w:r>
      <w:r>
        <w:rPr>
          <w:rFonts w:ascii="Arial" w:hAnsi="Arial" w:cs="Arial"/>
          <w:sz w:val="28"/>
          <w:szCs w:val="28"/>
        </w:rPr>
        <w:t xml:space="preserve"> DA AUTORA PROVIDO</w:t>
      </w:r>
      <w:r>
        <w:rPr>
          <w:rFonts w:ascii="Arial" w:hAnsi="Arial" w:cs="Arial"/>
          <w:sz w:val="28"/>
          <w:szCs w:val="28"/>
        </w:rPr>
        <w:t xml:space="preserve">.</w:t>
      </w:r>
      <w:del w:id="1017" w:author="Assessor GDSXSR" w:date="2026-10-31T19:46:16Z">
        <w:r>
          <w:rPr>
            <w:rFonts w:ascii="Arial" w:hAnsi="Arial" w:cs="Arial"/>
            <w:sz w:val="28"/>
            <w:szCs w:val="28"/>
          </w:rPr>
          <w:delText xml:space="preserve"> </w:delText>
        </w:r>
        <w:r>
          <w:rPr>
            <w:rFonts w:ascii="Arial" w:hAnsi="Arial" w:cs="Arial"/>
            <w:sz w:val="28"/>
            <w:szCs w:val="28"/>
          </w:rPr>
          <w:delText xml:space="preserve"> </w:delText>
        </w:r>
      </w:del>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727BF9A8" w:rsidR="00886ABA" w:rsidRDefault="00886ABA"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de reparação de danos proposta por pessoa natural contra Complexo Hospitalar Uberlândia S.A., </w:t>
      </w:r>
      <w:del w:id="1018" w:author="Assessor GDSXSR" w:date="2026-10-31T19:46:16Z">
        <w:r>
          <w:rPr>
            <w:rFonts w:ascii="Arial" w:hAnsi="Arial" w:cs="Arial"/>
            <w:sz w:val="28"/>
            <w:szCs w:val="28"/>
          </w:rPr>
          <w:delText xml:space="preserve">na qual se pleiteou indenização por danos morais de R$ 20.000,00 </w:delText>
        </w:r>
      </w:del>
      <w:r>
        <w:rPr>
          <w:rFonts w:ascii="Arial" w:hAnsi="Arial" w:cs="Arial"/>
          <w:sz w:val="28"/>
          <w:szCs w:val="28"/>
        </w:rPr>
        <w:t xml:space="preserve">em razão de </w:t>
      </w:r>
      <w:del w:id="1019" w:author="Assessor GDSXSR" w:date="2026-10-31T19:46:16Z">
        <w:r>
          <w:rPr>
            <w:rFonts w:ascii="Arial" w:hAnsi="Arial" w:cs="Arial"/>
            <w:sz w:val="28"/>
            <w:szCs w:val="28"/>
          </w:rPr>
          <w:delText xml:space="preserve">falha</w:delText>
        </w:r>
      </w:del>
      <w:ins w:id="1020" w:author="Assessor GDSXSR" w:date="2026-10-31T19:46:16Z">
        <w:r>
          <w:rPr>
            <w:rFonts w:ascii="Arial" w:hAnsi="Arial" w:cs="Arial"/>
            <w:color w:val="808080"/>
            <w:sz w:val="28"/>
            <w:szCs w:val="28"/>
          </w:rPr>
          <w:t xml:space="preserve">demora</w:t>
        </w:r>
      </w:ins>
      <w:r>
        <w:rPr>
          <w:rFonts w:ascii="Arial" w:hAnsi="Arial" w:cs="Arial"/>
          <w:sz w:val="28"/>
          <w:szCs w:val="28"/>
        </w:rPr>
        <w:t xml:space="preserve"> na </w:t>
      </w:r>
      <w:del w:id="1021" w:author="Assessor GDSXSR" w:date="2026-10-31T19:46:16Z">
        <w:r>
          <w:rPr>
            <w:rFonts w:ascii="Arial" w:hAnsi="Arial" w:cs="Arial"/>
            <w:sz w:val="28"/>
            <w:szCs w:val="28"/>
          </w:rPr>
          <w:delText xml:space="preserve">assistência</w:delText>
        </w:r>
      </w:del>
      <w:ins w:id="1022" w:author="Assessor GDSXSR" w:date="2026-10-31T19:46:16Z">
        <w:r>
          <w:rPr>
            <w:rFonts w:ascii="Arial" w:hAnsi="Arial" w:cs="Arial"/>
            <w:color w:val="808080"/>
            <w:sz w:val="28"/>
            <w:szCs w:val="28"/>
          </w:rPr>
          <w:t xml:space="preserve">administração</w:t>
        </w:r>
      </w:ins>
      <w:r>
        <w:rPr>
          <w:rFonts w:ascii="Arial" w:hAnsi="Arial" w:cs="Arial"/>
          <w:sz w:val="28"/>
          <w:szCs w:val="28"/>
        </w:rPr>
        <w:t xml:space="preserve"> </w:t>
      </w:r>
      <w:del w:id="1023" w:author="Assessor GDSXSR" w:date="2026-10-31T19:46:16Z">
        <w:r>
          <w:rPr>
            <w:rFonts w:ascii="Arial" w:hAnsi="Arial" w:cs="Arial"/>
            <w:sz w:val="28"/>
            <w:szCs w:val="28"/>
          </w:rPr>
          <w:delText xml:space="preserve">hospitalar</w:delText>
        </w:r>
      </w:del>
      <w:ins w:id="1024" w:author="Assessor GDSXSR" w:date="2026-10-31T19:46:16Z">
        <w:r>
          <w:rPr>
            <w:rFonts w:ascii="Arial" w:hAnsi="Arial" w:cs="Arial"/>
            <w:color w:val="808080"/>
            <w:sz w:val="28"/>
            <w:szCs w:val="28"/>
          </w:rPr>
          <w:t xml:space="preserve">de</w:t>
        </w:r>
      </w:ins>
      <w:r>
        <w:rPr>
          <w:rFonts w:ascii="Arial" w:hAnsi="Arial" w:cs="Arial"/>
          <w:sz w:val="28"/>
          <w:szCs w:val="28"/>
        </w:rPr>
        <w:t xml:space="preserve"> </w:t>
      </w:r>
      <w:del w:id="1025" w:author="Assessor GDSXSR" w:date="2026-10-31T19:46:16Z">
        <w:r>
          <w:rPr>
            <w:rFonts w:ascii="Arial" w:hAnsi="Arial" w:cs="Arial"/>
            <w:sz w:val="28"/>
            <w:szCs w:val="28"/>
          </w:rPr>
          <w:delText xml:space="preserve">após</w:delText>
        </w:r>
      </w:del>
      <w:ins w:id="1026" w:author="Assessor GDSXSR" w:date="2026-10-31T19:46:16Z">
        <w:r>
          <w:rPr>
            <w:rFonts w:ascii="Arial" w:hAnsi="Arial" w:cs="Arial"/>
            <w:color w:val="808080"/>
            <w:sz w:val="28"/>
            <w:szCs w:val="28"/>
          </w:rPr>
          <w:t xml:space="preserve">analgésicos</w:t>
        </w:r>
      </w:ins>
      <w:r>
        <w:rPr>
          <w:rFonts w:ascii="Arial" w:hAnsi="Arial" w:cs="Arial"/>
          <w:sz w:val="28"/>
          <w:szCs w:val="28"/>
        </w:rPr>
        <w:t xml:space="preserve"> </w:t>
      </w:r>
      <w:del w:id="1027" w:author="Assessor GDSXSR" w:date="2026-10-31T19:46:16Z">
        <w:r>
          <w:rPr>
            <w:rFonts w:ascii="Arial" w:hAnsi="Arial" w:cs="Arial"/>
            <w:sz w:val="28"/>
            <w:szCs w:val="28"/>
          </w:rPr>
          <w:delText xml:space="preserve">cirurgia</w:delText>
        </w:r>
      </w:del>
      <w:ins w:id="1028" w:author="Assessor GDSXSR" w:date="2026-10-31T19:46:16Z">
        <w:r>
          <w:rPr>
            <w:rFonts w:ascii="Arial" w:hAnsi="Arial" w:cs="Arial"/>
            <w:color w:val="808080"/>
            <w:sz w:val="28"/>
            <w:szCs w:val="28"/>
          </w:rPr>
          <w:t xml:space="preserve">e de defeito no ar-condicionado do quarto no pós-operatório</w:t>
        </w:r>
      </w:ins>
      <w:r>
        <w:rPr>
          <w:rFonts w:ascii="Arial" w:hAnsi="Arial" w:cs="Arial"/>
          <w:sz w:val="28"/>
          <w:szCs w:val="28"/>
        </w:rPr>
        <w:t xml:space="preserve"> de tireoidectomia parcial realizada em 06/12/2023</w:t>
      </w:r>
      <w:ins w:id="1029" w:author="Assessor GDSXSR" w:date="2026-10-31T19:46:16Z">
        <w:r>
          <w:rPr>
            <w:rFonts w:ascii="Arial" w:hAnsi="Arial" w:cs="Arial"/>
            <w:color w:val="808080"/>
            <w:sz w:val="28"/>
            <w:szCs w:val="28"/>
          </w:rPr>
          <w:t xml:space="preserve"> (R$ 20.000</w:t>
        </w:r>
      </w:ins>
      <w:r>
        <w:rPr>
          <w:rFonts w:ascii="Arial" w:hAnsi="Arial" w:cs="Arial"/>
          <w:sz w:val="28"/>
          <w:szCs w:val="28"/>
        </w:rPr>
        <w:t xml:space="preserve">,</w:t>
      </w:r>
      <w:del w:id="1030" w:author="Assessor GDSXSR" w:date="2026-10-31T19:46:16Z">
        <w:r>
          <w:rPr>
            <w:rFonts w:ascii="Arial" w:hAnsi="Arial" w:cs="Arial"/>
            <w:sz w:val="28"/>
            <w:szCs w:val="28"/>
          </w:rPr>
          <w:delText xml:space="preserve"> consistente na demora na administração de analgésicos e na permanência em quarto com aparelho de ar-condicionado sem funcionamento</w:delText>
        </w:r>
      </w:del>
      <w:ins w:id="1031" w:author="Assessor GDSXSR" w:date="2026-10-31T19:46:16Z">
        <w:r>
          <w:rPr>
            <w:rFonts w:ascii="Arial" w:hAnsi="Arial" w:cs="Arial"/>
            <w:color w:val="808080"/>
            <w:sz w:val="28"/>
            <w:szCs w:val="28"/>
          </w:rPr>
          <w:t xml:space="preserve">00)</w:t>
        </w:r>
      </w:ins>
      <w:r>
        <w:rPr>
          <w:rFonts w:ascii="Arial" w:hAnsi="Arial" w:cs="Arial"/>
          <w:sz w:val="28"/>
          <w:szCs w:val="28"/>
        </w:rPr>
        <w:t xml:space="preserve">.</w:t>
      </w:r>
    </w:p>
    <w:p w14:paraId="7A5E7795" w14:textId="41E728B4"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A sentença julgou parcialmente procedente o pedido e condenou o réu ao pagamento de R$ 8.000,00 por danos morais, com </w:t>
      </w:r>
      <w:del w:id="1032" w:author="Assessor GDSXSR" w:date="2026-10-31T19:46:16Z">
        <w:r>
          <w:rPr>
            <w:rFonts w:ascii="Arial" w:hAnsi="Arial" w:cs="Arial"/>
            <w:sz w:val="28"/>
            <w:szCs w:val="28"/>
          </w:rPr>
          <w:delText xml:space="preserve">correção monetária desde o arbitramento e </w:delText>
        </w:r>
      </w:del>
      <w:r>
        <w:rPr>
          <w:rFonts w:ascii="Arial" w:hAnsi="Arial" w:cs="Arial"/>
          <w:sz w:val="28"/>
          <w:szCs w:val="28"/>
        </w:rPr>
        <w:t xml:space="preserve">juros de mora desde o evento danoso</w:t>
      </w:r>
      <w:del w:id="1033" w:author="Assessor GDSXSR" w:date="2026-10-31T19:46:16Z">
        <w:r>
          <w:rPr>
            <w:rFonts w:ascii="Arial" w:hAnsi="Arial" w:cs="Arial"/>
            <w:sz w:val="28"/>
            <w:szCs w:val="28"/>
          </w:rPr>
          <w:delText xml:space="preserve">.</w:delText>
        </w:r>
      </w:del>
      <w:ins w:id="1034"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035" w:author="Assessor GDSXSR" w:date="2026-10-31T19:46:16Z">
        <w:r>
          <w:rPr>
            <w:rFonts w:ascii="Arial" w:hAnsi="Arial" w:cs="Arial"/>
            <w:sz w:val="28"/>
            <w:szCs w:val="28"/>
          </w:rPr>
          <w:delText xml:space="preserve">Distribuiu</w:delText>
        </w:r>
      </w:del>
      <w:ins w:id="1036" w:author="Assessor GDSXSR" w:date="2026-10-31T19:46:16Z">
        <w:r>
          <w:rPr>
            <w:rFonts w:ascii="Arial" w:hAnsi="Arial" w:cs="Arial"/>
            <w:color w:val="808080"/>
            <w:sz w:val="28"/>
            <w:szCs w:val="28"/>
          </w:rPr>
          <w:t xml:space="preserve">correção</w:t>
        </w:r>
      </w:ins>
      <w:r>
        <w:rPr>
          <w:rFonts w:ascii="Arial" w:hAnsi="Arial" w:cs="Arial"/>
          <w:sz w:val="28"/>
          <w:szCs w:val="28"/>
        </w:rPr>
        <w:t xml:space="preserve"> </w:t>
      </w:r>
      <w:del w:id="1037" w:author="Assessor GDSXSR" w:date="2026-10-31T19:46:16Z">
        <w:r>
          <w:rPr>
            <w:rFonts w:ascii="Arial" w:hAnsi="Arial" w:cs="Arial"/>
            <w:sz w:val="28"/>
            <w:szCs w:val="28"/>
          </w:rPr>
          <w:delText xml:space="preserve">as</w:delText>
        </w:r>
      </w:del>
      <w:ins w:id="1038" w:author="Assessor GDSXSR" w:date="2026-10-31T19:46:16Z">
        <w:r>
          <w:rPr>
            <w:rFonts w:ascii="Arial" w:hAnsi="Arial" w:cs="Arial"/>
            <w:color w:val="808080"/>
            <w:sz w:val="28"/>
            <w:szCs w:val="28"/>
          </w:rPr>
          <w:t xml:space="preserve">monetária desde o arbitramento e distribuição das</w:t>
        </w:r>
      </w:ins>
      <w:r>
        <w:rPr>
          <w:rFonts w:ascii="Arial" w:hAnsi="Arial" w:cs="Arial"/>
          <w:sz w:val="28"/>
          <w:szCs w:val="28"/>
        </w:rPr>
        <w:t xml:space="preserve"> custas e </w:t>
      </w:r>
      <w:del w:id="1039" w:author="Assessor GDSXSR" w:date="2026-10-31T19:46:16Z">
        <w:r>
          <w:rPr>
            <w:rFonts w:ascii="Arial" w:hAnsi="Arial" w:cs="Arial"/>
            <w:sz w:val="28"/>
            <w:szCs w:val="28"/>
          </w:rPr>
          <w:delText xml:space="preserve">os</w:delText>
        </w:r>
      </w:del>
      <w:ins w:id="1040" w:author="Assessor GDSXSR" w:date="2026-10-31T19:46:16Z">
        <w:r>
          <w:rPr>
            <w:rFonts w:ascii="Arial" w:hAnsi="Arial" w:cs="Arial"/>
            <w:color w:val="808080"/>
            <w:sz w:val="28"/>
            <w:szCs w:val="28"/>
          </w:rPr>
          <w:t xml:space="preserve">dos</w:t>
        </w:r>
      </w:ins>
      <w:r>
        <w:rPr>
          <w:rFonts w:ascii="Arial" w:hAnsi="Arial" w:cs="Arial"/>
          <w:sz w:val="28"/>
          <w:szCs w:val="28"/>
        </w:rPr>
        <w:t xml:space="preserve"> honorários </w:t>
      </w:r>
      <w:del w:id="1041" w:author="Assessor GDSXSR" w:date="2026-10-31T19:46:16Z">
        <w:r>
          <w:rPr>
            <w:rFonts w:ascii="Arial" w:hAnsi="Arial" w:cs="Arial"/>
            <w:sz w:val="28"/>
            <w:szCs w:val="28"/>
          </w:rPr>
          <w:delText xml:space="preserve">advocatícios, fixados em </w:delText>
        </w:r>
      </w:del>
      <w:ins w:id="1042" w:author="Assessor GDSXSR" w:date="2026-10-31T19:46:16Z">
        <w:r>
          <w:rPr>
            <w:rFonts w:ascii="Arial" w:hAnsi="Arial" w:cs="Arial"/>
            <w:color w:val="808080"/>
            <w:sz w:val="28"/>
            <w:szCs w:val="28"/>
          </w:rPr>
          <w:t xml:space="preserve">(</w:t>
        </w:r>
      </w:ins>
      <w:r>
        <w:rPr>
          <w:rFonts w:ascii="Arial" w:hAnsi="Arial" w:cs="Arial"/>
          <w:sz w:val="28"/>
          <w:szCs w:val="28"/>
        </w:rPr>
        <w:t xml:space="preserve">10% sobre a condenação</w:t>
      </w:r>
      <w:del w:id="1043" w:author="Assessor GDSXSR" w:date="2026-10-31T19:46:16Z">
        <w:r>
          <w:rPr>
            <w:rFonts w:ascii="Arial" w:hAnsi="Arial" w:cs="Arial"/>
            <w:sz w:val="28"/>
            <w:szCs w:val="28"/>
          </w:rPr>
          <w:delText xml:space="preserve">,</w:delText>
        </w:r>
      </w:del>
      <w:ins w:id="1044" w:author="Assessor GDSXSR" w:date="2026-10-31T19:46:16Z">
        <w:r>
          <w:rPr>
            <w:rFonts w:ascii="Arial" w:hAnsi="Arial" w:cs="Arial"/>
            <w:color w:val="808080"/>
            <w:sz w:val="28"/>
            <w:szCs w:val="28"/>
          </w:rPr>
          <w:t xml:space="preserve">)</w:t>
        </w:r>
      </w:ins>
      <w:r>
        <w:rPr>
          <w:rFonts w:ascii="Arial" w:hAnsi="Arial" w:cs="Arial"/>
          <w:sz w:val="28"/>
          <w:szCs w:val="28"/>
        </w:rPr>
        <w:t xml:space="preserve"> na proporção de 70% para o réu e 30% para a autora. Os embargos de declaração foram </w:t>
      </w:r>
      <w:del w:id="1045" w:author="Assessor GDSXSR" w:date="2026-10-31T19:46:16Z">
        <w:r>
          <w:rPr>
            <w:rFonts w:ascii="Arial" w:hAnsi="Arial" w:cs="Arial"/>
            <w:sz w:val="28"/>
            <w:szCs w:val="28"/>
          </w:rPr>
          <w:delText xml:space="preserve">parcialmente</w:delText>
        </w:r>
      </w:del>
      <w:ins w:id="1046" w:author="Assessor GDSXSR" w:date="2026-10-31T19:46:16Z">
        <w:r>
          <w:rPr>
            <w:rFonts w:ascii="Arial" w:hAnsi="Arial" w:cs="Arial"/>
            <w:color w:val="808080"/>
            <w:sz w:val="28"/>
            <w:szCs w:val="28"/>
          </w:rPr>
          <w:t xml:space="preserve">acolhidos</w:t>
        </w:r>
      </w:ins>
      <w:r>
        <w:rPr>
          <w:rFonts w:ascii="Arial" w:hAnsi="Arial" w:cs="Arial"/>
          <w:sz w:val="28"/>
          <w:szCs w:val="28"/>
        </w:rPr>
        <w:t xml:space="preserve"> </w:t>
      </w:r>
      <w:del w:id="1047" w:author="Assessor GDSXSR" w:date="2026-10-31T19:46:16Z">
        <w:r>
          <w:rPr>
            <w:rFonts w:ascii="Arial" w:hAnsi="Arial" w:cs="Arial"/>
            <w:sz w:val="28"/>
            <w:szCs w:val="28"/>
          </w:rPr>
          <w:delText xml:space="preserve">acolhidos</w:delText>
        </w:r>
      </w:del>
      <w:ins w:id="1048" w:author="Assessor GDSXSR" w:date="2026-10-31T19:46:16Z">
        <w:r>
          <w:rPr>
            <w:rFonts w:ascii="Arial" w:hAnsi="Arial" w:cs="Arial"/>
            <w:color w:val="808080"/>
            <w:sz w:val="28"/>
            <w:szCs w:val="28"/>
          </w:rPr>
          <w:t xml:space="preserve">em parte</w:t>
        </w:r>
      </w:ins>
      <w:r>
        <w:rPr>
          <w:rFonts w:ascii="Arial" w:hAnsi="Arial" w:cs="Arial"/>
          <w:sz w:val="28"/>
          <w:szCs w:val="28"/>
        </w:rPr>
        <w:t xml:space="preserve"> para declarar incompensáveis os honorários</w:t>
      </w:r>
      <w:del w:id="1049" w:author="Assessor GDSXSR" w:date="2026-10-31T19:46:16Z">
        <w:r>
          <w:rPr>
            <w:rFonts w:ascii="Arial" w:hAnsi="Arial" w:cs="Arial"/>
            <w:sz w:val="28"/>
            <w:szCs w:val="28"/>
          </w:rPr>
          <w:delText xml:space="preserve">, sem alterar a distribuição da sucumbência</w:delText>
        </w:r>
      </w:del>
      <w:r>
        <w:rPr>
          <w:rFonts w:ascii="Arial" w:hAnsi="Arial" w:cs="Arial"/>
          <w:sz w:val="28"/>
          <w:szCs w:val="28"/>
        </w:rPr>
        <w:t xml:space="preserve">.</w:t>
      </w:r>
    </w:p>
    <w:p w14:paraId="3CC7FA98" w14:textId="168B8D6E"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O réu apelou</w:t>
      </w:r>
      <w:del w:id="1050" w:author="Assessor GDSXSR" w:date="2026-10-31T19:46:16Z">
        <w:r>
          <w:rPr>
            <w:rFonts w:ascii="Arial" w:hAnsi="Arial" w:cs="Arial"/>
            <w:sz w:val="28"/>
            <w:szCs w:val="28"/>
          </w:rPr>
          <w:delText xml:space="preserve">,</w:delText>
        </w:r>
      </w:del>
      <w:r>
        <w:rPr>
          <w:rFonts w:ascii="Arial" w:hAnsi="Arial" w:cs="Arial"/>
          <w:sz w:val="28"/>
          <w:szCs w:val="28"/>
        </w:rPr>
        <w:t xml:space="preserve"> arguindo nulidade</w:t>
      </w:r>
      <w:del w:id="1051" w:author="Assessor GDSXSR" w:date="2026-10-31T19:46:16Z">
        <w:r>
          <w:rPr>
            <w:rFonts w:ascii="Arial" w:hAnsi="Arial" w:cs="Arial"/>
            <w:sz w:val="28"/>
            <w:szCs w:val="28"/>
          </w:rPr>
          <w:delText xml:space="preserve"> da sentença</w:delText>
        </w:r>
      </w:del>
      <w:r>
        <w:rPr>
          <w:rFonts w:ascii="Arial" w:hAnsi="Arial" w:cs="Arial"/>
          <w:sz w:val="28"/>
          <w:szCs w:val="28"/>
        </w:rPr>
        <w:t xml:space="preserve"> por cerceamento de defesa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ante o</w:t>
      </w:r>
      <w:r>
        <w:rPr>
          <w:rFonts w:ascii="Arial" w:hAnsi="Arial" w:cs="Arial"/>
          <w:sz w:val="28"/>
          <w:szCs w:val="28"/>
        </w:rPr>
        <w:t xml:space="preserve"> indeferimento da prova pericial</w:t>
      </w:r>
      <w:del w:id="1052" w:author="Assessor GDSXSR" w:date="2026-10-31T19:46:16Z">
        <w:r>
          <w:rPr>
            <w:rFonts w:ascii="Arial" w:hAnsi="Arial" w:cs="Arial"/>
            <w:sz w:val="28"/>
            <w:szCs w:val="28"/>
          </w:rPr>
          <w:delText xml:space="preserve">.</w:delText>
        </w:r>
      </w:del>
      <w:ins w:id="1053"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054" w:author="Assessor GDSXSR" w:date="2026-10-31T19:46:16Z">
        <w:r>
          <w:rPr>
            <w:rFonts w:ascii="Arial" w:hAnsi="Arial" w:cs="Arial"/>
            <w:sz w:val="28"/>
            <w:szCs w:val="28"/>
          </w:rPr>
          <w:delText xml:space="preserve">No mérito,</w:delText>
        </w:r>
      </w:del>
      <w:ins w:id="1055" w:author="Assessor GDSXSR" w:date="2026-10-31T19:46:16Z">
        <w:r>
          <w:rPr>
            <w:rFonts w:ascii="Arial" w:hAnsi="Arial" w:cs="Arial"/>
            <w:color w:val="808080"/>
            <w:sz w:val="28"/>
            <w:szCs w:val="28"/>
          </w:rPr>
          <w:t xml:space="preserve">e</w:t>
        </w:r>
      </w:ins>
      <w:r>
        <w:rPr>
          <w:rFonts w:ascii="Arial" w:hAnsi="Arial" w:cs="Arial"/>
          <w:sz w:val="28"/>
          <w:szCs w:val="28"/>
        </w:rPr>
        <w:t xml:space="preserve"> sustentou ausência de falha do serviço e de dano moral</w:t>
      </w:r>
      <w:r>
        <w:rPr>
          <w:rFonts w:ascii="Arial" w:hAnsi="Arial" w:cs="Arial"/>
          <w:sz w:val="28"/>
          <w:szCs w:val="28"/>
        </w:rPr>
        <w:t xml:space="preserve">. </w:t>
      </w:r>
      <w:del w:id="1056" w:author="Assessor GDSXSR" w:date="2026-10-31T19:46:16Z">
        <w:r>
          <w:rPr>
            <w:rFonts w:ascii="Arial" w:hAnsi="Arial" w:cs="Arial"/>
            <w:sz w:val="28"/>
            <w:szCs w:val="28"/>
          </w:rPr>
          <w:delText xml:space="preserve">Requer </w:delText>
        </w:r>
        <w:r>
          <w:rPr>
            <w:rFonts w:ascii="Arial" w:hAnsi="Arial" w:cs="Arial"/>
            <w:sz w:val="28"/>
            <w:szCs w:val="28"/>
          </w:rPr>
          <w:delText xml:space="preserve">a improcedência do pedido</w:delText>
        </w:r>
        <w:r>
          <w:rPr>
            <w:rFonts w:ascii="Arial" w:hAnsi="Arial" w:cs="Arial"/>
            <w:sz w:val="28"/>
            <w:szCs w:val="28"/>
          </w:rPr>
          <w:delText xml:space="preserve"> e</w:delText>
        </w:r>
      </w:del>
      <w:ins w:id="1057" w:author="Assessor GDSXSR" w:date="2026-10-31T19:46:16Z">
        <w:r>
          <w:rPr>
            <w:rFonts w:ascii="Arial" w:hAnsi="Arial" w:cs="Arial"/>
            <w:color w:val="808080"/>
            <w:sz w:val="28"/>
            <w:szCs w:val="28"/>
          </w:rPr>
          <w:t xml:space="preserve">Subsidiariamente</w:t>
        </w:r>
      </w:ins>
      <w:r>
        <w:rPr>
          <w:rFonts w:ascii="Arial" w:hAnsi="Arial" w:cs="Arial"/>
          <w:sz w:val="28"/>
          <w:szCs w:val="28"/>
        </w:rPr>
        <w:t xml:space="preserve">, </w:t>
      </w:r>
      <w:del w:id="1058" w:author="Assessor GDSXSR" w:date="2026-10-31T19:46:16Z">
        <w:r>
          <w:rPr>
            <w:rFonts w:ascii="Arial" w:hAnsi="Arial" w:cs="Arial"/>
            <w:sz w:val="28"/>
            <w:szCs w:val="28"/>
          </w:rPr>
          <w:delText xml:space="preserve">subsidiariamente,</w:delText>
        </w:r>
      </w:del>
      <w:ins w:id="1059" w:author="Assessor GDSXSR" w:date="2026-10-31T19:46:16Z">
        <w:r>
          <w:rPr>
            <w:rFonts w:ascii="Arial" w:hAnsi="Arial" w:cs="Arial"/>
            <w:color w:val="808080"/>
            <w:sz w:val="28"/>
            <w:szCs w:val="28"/>
          </w:rPr>
          <w:t xml:space="preserve">requer</w:t>
        </w:r>
      </w:ins>
      <w:r>
        <w:rPr>
          <w:rFonts w:ascii="Arial" w:hAnsi="Arial" w:cs="Arial"/>
          <w:sz w:val="28"/>
          <w:szCs w:val="28"/>
        </w:rPr>
        <w:t xml:space="preserve"> </w:t>
      </w:r>
      <w:r>
        <w:rPr>
          <w:rFonts w:ascii="Arial" w:hAnsi="Arial" w:cs="Arial"/>
          <w:sz w:val="28"/>
          <w:szCs w:val="28"/>
        </w:rPr>
        <w:t xml:space="preserve">a </w:t>
      </w:r>
      <w:r>
        <w:rPr>
          <w:rFonts w:ascii="Arial" w:hAnsi="Arial" w:cs="Arial"/>
          <w:sz w:val="28"/>
          <w:szCs w:val="28"/>
        </w:rPr>
        <w:t xml:space="preserve">redução da indenização para R$ 500,00</w:t>
      </w:r>
      <w:del w:id="1060" w:author="Assessor GDSXSR" w:date="2026-10-31T19:46:16Z">
        <w:r>
          <w:rPr>
            <w:rFonts w:ascii="Arial" w:hAnsi="Arial" w:cs="Arial"/>
            <w:sz w:val="28"/>
            <w:szCs w:val="28"/>
          </w:rPr>
          <w:delText xml:space="preserve"> ou outro valor moderado</w:delText>
        </w:r>
      </w:del>
      <w:r>
        <w:rPr>
          <w:rFonts w:ascii="Arial" w:hAnsi="Arial" w:cs="Arial"/>
          <w:sz w:val="28"/>
          <w:szCs w:val="28"/>
        </w:rPr>
        <w:t xml:space="preserve">. </w:t>
      </w:r>
      <w:del w:id="1061" w:author="Assessor GDSXSR" w:date="2026-10-31T19:46:16Z">
        <w:r>
          <w:rPr>
            <w:rFonts w:ascii="Arial" w:hAnsi="Arial" w:cs="Arial"/>
            <w:sz w:val="28"/>
            <w:szCs w:val="28"/>
          </w:rPr>
          <w:delText xml:space="preserve">Por sua vez, a</w:delText>
        </w:r>
      </w:del>
      <w:ins w:id="1062" w:author="Assessor GDSXSR" w:date="2026-10-31T19:46:16Z">
        <w:r>
          <w:rPr>
            <w:rFonts w:ascii="Arial" w:hAnsi="Arial" w:cs="Arial"/>
            <w:color w:val="808080"/>
            <w:sz w:val="28"/>
            <w:szCs w:val="28"/>
          </w:rPr>
          <w:t xml:space="preserve">A</w:t>
        </w:r>
      </w:ins>
      <w:r>
        <w:rPr>
          <w:rFonts w:ascii="Arial" w:hAnsi="Arial" w:cs="Arial"/>
          <w:sz w:val="28"/>
          <w:szCs w:val="28"/>
        </w:rPr>
        <w:t xml:space="preserve"> autora apelou para afastar a sucumbência recíproca</w:t>
      </w:r>
      <w:del w:id="1063" w:author="Assessor GDSXSR" w:date="2026-10-31T19:46:16Z">
        <w:r>
          <w:rPr>
            <w:rFonts w:ascii="Arial" w:hAnsi="Arial" w:cs="Arial"/>
            <w:sz w:val="28"/>
            <w:szCs w:val="28"/>
          </w:rPr>
          <w:delText xml:space="preserve"> e atribuir integralmente ao réu o pagamento das custas processuais e dos honorários advocatícios</w:delText>
        </w:r>
      </w:del>
      <w:r>
        <w:rPr>
          <w:rFonts w:ascii="Arial" w:hAnsi="Arial" w:cs="Arial"/>
          <w:sz w:val="28"/>
          <w:szCs w:val="28"/>
        </w:rPr>
        <w:t xml:space="preserve">, </w:t>
      </w:r>
      <w:del w:id="1064" w:author="Assessor GDSXSR" w:date="2026-10-31T19:46:16Z">
        <w:r>
          <w:rPr>
            <w:rFonts w:ascii="Arial" w:hAnsi="Arial" w:cs="Arial"/>
            <w:sz w:val="28"/>
            <w:szCs w:val="28"/>
          </w:rPr>
          <w:delText xml:space="preserve">sob o fundamento de que</w:delText>
        </w:r>
      </w:del>
      <w:ins w:id="1065" w:author="Assessor GDSXSR" w:date="2026-10-31T19:46:16Z">
        <w:r>
          <w:rPr>
            <w:rFonts w:ascii="Arial" w:hAnsi="Arial" w:cs="Arial"/>
            <w:color w:val="808080"/>
            <w:sz w:val="28"/>
            <w:szCs w:val="28"/>
          </w:rPr>
          <w:t xml:space="preserve">pois</w:t>
        </w:r>
      </w:ins>
      <w:r>
        <w:rPr>
          <w:rFonts w:ascii="Arial" w:hAnsi="Arial" w:cs="Arial"/>
          <w:sz w:val="28"/>
          <w:szCs w:val="28"/>
        </w:rPr>
        <w:t xml:space="preserve"> a condenação em valor inferior </w:t>
      </w:r>
      <w:r>
        <w:rPr>
          <w:rFonts w:ascii="Arial" w:hAnsi="Arial" w:cs="Arial"/>
          <w:sz w:val="28"/>
          <w:szCs w:val="28"/>
        </w:rPr>
        <w:t xml:space="preserve">ao</w:t>
      </w:r>
      <w:r>
        <w:rPr>
          <w:rFonts w:ascii="Arial" w:hAnsi="Arial" w:cs="Arial"/>
          <w:sz w:val="28"/>
          <w:szCs w:val="28"/>
        </w:rPr>
        <w:t xml:space="preserve"> postulado não caracteriza decaimento parcial</w:t>
      </w:r>
      <w:del w:id="1066" w:author="Assessor GDSXSR" w:date="2026-10-31T19:46:16Z">
        <w:r>
          <w:rPr>
            <w:rFonts w:ascii="Arial" w:hAnsi="Arial" w:cs="Arial"/>
            <w:sz w:val="28"/>
            <w:szCs w:val="28"/>
          </w:rPr>
          <w:delText xml:space="preserve"> em ação indenizatória por dano moral</w:delText>
        </w:r>
      </w:del>
      <w:r>
        <w:rPr>
          <w:rFonts w:ascii="Arial" w:hAnsi="Arial" w:cs="Arial"/>
          <w:sz w:val="28"/>
          <w:szCs w:val="28"/>
        </w:rPr>
        <w:t xml:space="preserve">.</w:t>
      </w:r>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1D1CEB8D" w14:textId="44BF56B0" w:rsidR="005F7BBF" w:rsidRPr="005F7BBF" w:rsidRDefault="00511630" w:rsidP="005F7BBF">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w:t>
      </w:r>
      <w:del w:id="1067" w:author="Assessor GDSXSR" w:date="2026-10-31T19:46:16Z">
        <w:r>
          <w:rPr>
            <w:rFonts w:ascii="Arial" w:hAnsi="Arial" w:cs="Arial"/>
            <w:sz w:val="28"/>
            <w:szCs w:val="28"/>
          </w:rPr>
          <w:delText xml:space="preserve">verificar</w:delText>
        </w:r>
      </w:del>
      <w:ins w:id="1068" w:author="Assessor GDSXSR" w:date="2026-10-31T19:46:16Z">
        <w:r>
          <w:rPr>
            <w:rFonts w:ascii="Arial" w:hAnsi="Arial" w:cs="Arial"/>
            <w:color w:val="808080"/>
            <w:sz w:val="28"/>
            <w:szCs w:val="28"/>
          </w:rPr>
          <w:t xml:space="preserve">saber</w:t>
        </w:r>
      </w:ins>
      <w:r>
        <w:rPr>
          <w:rFonts w:ascii="Arial" w:hAnsi="Arial" w:cs="Arial"/>
          <w:sz w:val="28"/>
          <w:szCs w:val="28"/>
        </w:rPr>
        <w:t xml:space="preserve"> </w:t>
      </w:r>
      <w:r>
        <w:rPr>
          <w:rFonts w:ascii="Arial" w:hAnsi="Arial" w:cs="Arial"/>
          <w:sz w:val="28"/>
          <w:szCs w:val="28"/>
        </w:rPr>
        <w:t xml:space="preserve">se o apelo do réu observou o princípio da dialeticidade; (ii) saber se o indeferimento da prova pericial configurou cerceamento de defesa; (iii) </w:t>
      </w:r>
      <w:r>
        <w:rPr>
          <w:rFonts w:ascii="Arial" w:hAnsi="Arial" w:cs="Arial"/>
          <w:sz w:val="28"/>
          <w:szCs w:val="28"/>
        </w:rPr>
        <w:t xml:space="preserve">analisar </w:t>
      </w:r>
      <w:r>
        <w:rPr>
          <w:rFonts w:ascii="Arial" w:hAnsi="Arial" w:cs="Arial"/>
          <w:sz w:val="28"/>
          <w:szCs w:val="28"/>
        </w:rPr>
        <w:t xml:space="preserve">se a demora na assistência pós-operatória e o </w:t>
      </w:r>
      <w:del w:id="1069" w:author="Assessor GDSXSR" w:date="2026-10-31T19:46:16Z">
        <w:r>
          <w:rPr>
            <w:rFonts w:ascii="Arial" w:hAnsi="Arial" w:cs="Arial"/>
            <w:sz w:val="28"/>
            <w:szCs w:val="28"/>
          </w:rPr>
          <w:delText xml:space="preserve">problema</w:delText>
        </w:r>
      </w:del>
      <w:ins w:id="1070" w:author="Assessor GDSXSR" w:date="2026-10-31T19:46:16Z">
        <w:r>
          <w:rPr>
            <w:rFonts w:ascii="Arial" w:hAnsi="Arial" w:cs="Arial"/>
            <w:color w:val="808080"/>
            <w:sz w:val="28"/>
            <w:szCs w:val="28"/>
          </w:rPr>
          <w:t xml:space="preserve">defeito</w:t>
        </w:r>
      </w:ins>
      <w:r>
        <w:rPr>
          <w:rFonts w:ascii="Arial" w:hAnsi="Arial" w:cs="Arial"/>
          <w:sz w:val="28"/>
          <w:szCs w:val="28"/>
        </w:rPr>
        <w:t xml:space="preserve"> no</w:t>
      </w:r>
      <w:del w:id="1071" w:author="Assessor GDSXSR" w:date="2026-10-31T19:46:16Z">
        <w:r>
          <w:rPr>
            <w:rFonts w:ascii="Arial" w:hAnsi="Arial" w:cs="Arial"/>
            <w:sz w:val="28"/>
            <w:szCs w:val="28"/>
          </w:rPr>
          <w:delText xml:space="preserve"> aparelho de</w:delText>
        </w:r>
      </w:del>
      <w:r>
        <w:rPr>
          <w:rFonts w:ascii="Arial" w:hAnsi="Arial" w:cs="Arial"/>
          <w:sz w:val="28"/>
          <w:szCs w:val="28"/>
        </w:rPr>
        <w:t xml:space="preserve"> ar-condicionado </w:t>
      </w:r>
      <w:del w:id="1072" w:author="Assessor GDSXSR" w:date="2026-10-31T19:46:16Z">
        <w:r>
          <w:rPr>
            <w:rFonts w:ascii="Arial" w:hAnsi="Arial" w:cs="Arial"/>
            <w:sz w:val="28"/>
            <w:szCs w:val="28"/>
          </w:rPr>
          <w:delText xml:space="preserve">caracterizaram</w:delText>
        </w:r>
      </w:del>
      <w:ins w:id="1073" w:author="Assessor GDSXSR" w:date="2026-10-31T19:46:16Z">
        <w:r>
          <w:rPr>
            <w:rFonts w:ascii="Arial" w:hAnsi="Arial" w:cs="Arial"/>
            <w:color w:val="808080"/>
            <w:sz w:val="28"/>
            <w:szCs w:val="28"/>
          </w:rPr>
          <w:t xml:space="preserve">caracterizam</w:t>
        </w:r>
      </w:ins>
      <w:r>
        <w:rPr>
          <w:rFonts w:ascii="Arial" w:hAnsi="Arial" w:cs="Arial"/>
          <w:sz w:val="28"/>
          <w:szCs w:val="28"/>
        </w:rPr>
        <w:t xml:space="preserve"> falha do serviço </w:t>
      </w:r>
      <w:del w:id="1074" w:author="Assessor GDSXSR" w:date="2026-10-31T19:46:16Z">
        <w:r>
          <w:rPr>
            <w:rFonts w:ascii="Arial" w:hAnsi="Arial" w:cs="Arial"/>
            <w:sz w:val="28"/>
            <w:szCs w:val="28"/>
          </w:rPr>
          <w:delText xml:space="preserve">hospitalar </w:delText>
        </w:r>
      </w:del>
      <w:r>
        <w:rPr>
          <w:rFonts w:ascii="Arial" w:hAnsi="Arial" w:cs="Arial"/>
          <w:sz w:val="28"/>
          <w:szCs w:val="28"/>
        </w:rPr>
        <w:t xml:space="preserve">e</w:t>
      </w:r>
      <w:del w:id="1075" w:author="Assessor GDSXSR" w:date="2026-10-31T19:46:16Z">
        <w:r>
          <w:rPr>
            <w:rFonts w:ascii="Arial" w:hAnsi="Arial" w:cs="Arial"/>
            <w:sz w:val="28"/>
            <w:szCs w:val="28"/>
          </w:rPr>
          <w:delText xml:space="preserve"> </w:delText>
        </w:r>
        <w:r>
          <w:rPr>
            <w:rFonts w:ascii="Arial" w:hAnsi="Arial" w:cs="Arial"/>
            <w:sz w:val="28"/>
            <w:szCs w:val="28"/>
          </w:rPr>
          <w:delText xml:space="preserve">configura</w:delText>
        </w:r>
      </w:del>
      <w:r>
        <w:rPr>
          <w:rFonts w:ascii="Arial" w:hAnsi="Arial" w:cs="Arial"/>
          <w:sz w:val="28"/>
          <w:szCs w:val="28"/>
        </w:rPr>
        <w:t xml:space="preserve"> </w:t>
      </w:r>
      <w:r>
        <w:rPr>
          <w:rFonts w:ascii="Arial" w:hAnsi="Arial" w:cs="Arial"/>
          <w:sz w:val="28"/>
          <w:szCs w:val="28"/>
        </w:rPr>
        <w:t xml:space="preserve">dano moral</w:t>
      </w:r>
      <w:del w:id="1076" w:author="Assessor GDSXSR" w:date="2026-10-31T19:46:16Z">
        <w:r>
          <w:rPr>
            <w:rFonts w:ascii="Arial" w:hAnsi="Arial" w:cs="Arial"/>
            <w:sz w:val="28"/>
            <w:szCs w:val="28"/>
          </w:rPr>
          <w:delText xml:space="preserve"> indenizável</w:delText>
        </w:r>
      </w:del>
      <w:r>
        <w:rPr>
          <w:rFonts w:ascii="Arial" w:hAnsi="Arial" w:cs="Arial"/>
          <w:sz w:val="28"/>
          <w:szCs w:val="28"/>
        </w:rPr>
        <w:t xml:space="preserve">; (iv) </w:t>
      </w:r>
      <w:r>
        <w:rPr>
          <w:rFonts w:ascii="Arial" w:hAnsi="Arial" w:cs="Arial"/>
          <w:sz w:val="28"/>
          <w:szCs w:val="28"/>
        </w:rPr>
        <w:t xml:space="preserve">averiguar </w:t>
      </w:r>
      <w:r>
        <w:rPr>
          <w:rFonts w:ascii="Arial" w:hAnsi="Arial" w:cs="Arial"/>
          <w:sz w:val="28"/>
          <w:szCs w:val="28"/>
        </w:rPr>
        <w:t xml:space="preserve">se a indenização</w:t>
      </w:r>
      <w:del w:id="1077" w:author="Assessor GDSXSR" w:date="2026-10-31T19:46:16Z">
        <w:r>
          <w:rPr>
            <w:rFonts w:ascii="Arial" w:hAnsi="Arial" w:cs="Arial"/>
            <w:sz w:val="28"/>
            <w:szCs w:val="28"/>
          </w:rPr>
          <w:delText xml:space="preserve"> de </w:delText>
        </w:r>
        <w:r>
          <w:rPr>
            <w:rFonts w:ascii="Arial" w:hAnsi="Arial" w:cs="Arial"/>
            <w:sz w:val="28"/>
            <w:szCs w:val="28"/>
          </w:rPr>
          <w:delText xml:space="preserve">fixada</w:delText>
        </w:r>
      </w:del>
      <w:r>
        <w:rPr>
          <w:rFonts w:ascii="Arial" w:hAnsi="Arial" w:cs="Arial"/>
          <w:sz w:val="28"/>
          <w:szCs w:val="28"/>
        </w:rPr>
        <w:t xml:space="preserve"> comporta redução; e (v) </w:t>
      </w:r>
      <w:r>
        <w:rPr>
          <w:rFonts w:ascii="Arial" w:hAnsi="Arial" w:cs="Arial"/>
          <w:sz w:val="28"/>
          <w:szCs w:val="28"/>
        </w:rPr>
        <w:t xml:space="preserve">definir </w:t>
      </w:r>
      <w:r>
        <w:rPr>
          <w:rFonts w:ascii="Arial" w:hAnsi="Arial" w:cs="Arial"/>
          <w:sz w:val="28"/>
          <w:szCs w:val="28"/>
        </w:rPr>
        <w:t xml:space="preserve">se o arbitramento </w:t>
      </w:r>
      <w:del w:id="1078" w:author="Assessor GDSXSR" w:date="2026-10-31T19:46:16Z">
        <w:r>
          <w:rPr>
            <w:rFonts w:ascii="Arial" w:hAnsi="Arial" w:cs="Arial"/>
            <w:sz w:val="28"/>
            <w:szCs w:val="28"/>
          </w:rPr>
          <w:delText xml:space="preserve">da reparação </w:delText>
        </w:r>
      </w:del>
      <w:r>
        <w:rPr>
          <w:rFonts w:ascii="Arial" w:hAnsi="Arial" w:cs="Arial"/>
          <w:sz w:val="28"/>
          <w:szCs w:val="28"/>
        </w:rPr>
        <w:t xml:space="preserve">em valor inferior</w:t>
      </w:r>
      <w:ins w:id="1079" w:author="Assessor GDSXSR" w:date="2026-10-31T19:46:16Z">
        <w:r>
          <w:rPr>
            <w:rFonts w:ascii="Arial" w:hAnsi="Arial" w:cs="Arial"/>
            <w:color w:val="808080"/>
            <w:sz w:val="28"/>
            <w:szCs w:val="28"/>
          </w:rPr>
          <w:t xml:space="preserve"> ao</w:t>
        </w:r>
      </w:ins>
      <w:r>
        <w:rPr>
          <w:rFonts w:ascii="Arial" w:hAnsi="Arial" w:cs="Arial"/>
          <w:sz w:val="28"/>
          <w:szCs w:val="28"/>
        </w:rPr>
        <w:t xml:space="preserve"> postulado gera sucumbência recíproca.</w:t>
      </w:r>
    </w:p>
    <w:p w14:paraId="507C7D8D" w14:textId="77777777" w:rsidR="003A6964" w:rsidRDefault="00886ABA" w:rsidP="003A6964">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4F114004" w14:textId="739DA55B" w:rsidR="002055E2" w:rsidRPr="002055E2" w:rsidRDefault="00511630" w:rsidP="003A6964">
      <w:pPr>
        <w:spacing w:after="0" w:line="360" w:lineRule="auto"/>
        <w:jc w:val="both"/>
        <w:rPr>
          <w:rFonts w:ascii="Arial" w:eastAsia="Times New Roman" w:hAnsi="Arial" w:cs="Arial"/>
          <w:sz w:val="28"/>
          <w:szCs w:val="28"/>
          <w:lang w:eastAsia="pt-BR"/>
        </w:rPr>
      </w:pPr>
      <w:r>
        <w:rPr>
          <w:rFonts w:ascii="Arial" w:hAnsi="Arial" w:cs="Arial"/>
          <w:sz w:val="28"/>
          <w:szCs w:val="28"/>
        </w:rPr>
        <w:t xml:space="preserve">5</w:t>
      </w:r>
      <w:r>
        <w:rPr>
          <w:rFonts w:ascii="Arial" w:hAnsi="Arial" w:cs="Arial"/>
          <w:sz w:val="28"/>
          <w:szCs w:val="28"/>
        </w:rPr>
        <w:t xml:space="preserve">.</w:t>
      </w:r>
      <w:r>
        <w:rPr>
          <w:rFonts w:ascii="Arial" w:eastAsia="Times New Roman" w:hAnsi="Arial" w:cs="Arial"/>
          <w:sz w:val="28"/>
          <w:szCs w:val="28"/>
          <w:lang w:eastAsia="pt-BR"/>
        </w:rPr>
        <w:t xml:space="preserve"> </w:t>
      </w:r>
      <w:del w:id="1080" w:author="Assessor GDSXSR" w:date="2026-10-31T19:46:16Z">
        <w:r>
          <w:rPr>
            <w:rFonts w:ascii="Arial" w:eastAsia="Times New Roman" w:hAnsi="Arial" w:cs="Arial"/>
            <w:sz w:val="28"/>
            <w:szCs w:val="28"/>
            <w:lang w:eastAsia="pt-BR"/>
          </w:rPr>
          <w:delText xml:space="preserve">Inexiste</w:delText>
        </w:r>
      </w:del>
      <w:ins w:id="1081" w:author="Assessor GDSXSR" w:date="2026-10-31T19:46:16Z">
        <w:r>
          <w:rPr>
            <w:rFonts w:ascii="Arial" w:eastAsia="Times New Roman" w:hAnsi="Arial" w:cs="Arial"/>
            <w:color w:val="808080"/>
            <w:sz w:val="28"/>
            <w:szCs w:val="28"/>
            <w:lang w:eastAsia="pt-BR"/>
          </w:rPr>
          <w:t xml:space="preserve">Não há</w:t>
        </w:r>
      </w:ins>
      <w:r>
        <w:rPr>
          <w:rFonts w:ascii="Arial" w:eastAsia="Times New Roman" w:hAnsi="Arial" w:cs="Arial"/>
          <w:sz w:val="28"/>
          <w:szCs w:val="28"/>
          <w:lang w:eastAsia="pt-BR"/>
        </w:rPr>
        <w:t xml:space="preserve"> ofensa </w:t>
      </w:r>
      <w:del w:id="1082" w:author="Assessor GDSXSR" w:date="2026-10-31T19:46:16Z">
        <w:r>
          <w:rPr>
            <w:rFonts w:ascii="Arial" w:eastAsia="Times New Roman" w:hAnsi="Arial" w:cs="Arial"/>
            <w:sz w:val="28"/>
            <w:szCs w:val="28"/>
            <w:lang w:eastAsia="pt-BR"/>
          </w:rPr>
          <w:delText xml:space="preserve">ao princípio da</w:delText>
        </w:r>
      </w:del>
      <w:ins w:id="1083" w:author="Assessor GDSXSR" w:date="2026-10-31T19:46:16Z">
        <w:r>
          <w:rPr>
            <w:rFonts w:ascii="Arial" w:eastAsia="Times New Roman" w:hAnsi="Arial" w:cs="Arial"/>
            <w:color w:val="808080"/>
            <w:sz w:val="28"/>
            <w:szCs w:val="28"/>
            <w:lang w:eastAsia="pt-BR"/>
          </w:rPr>
          <w:t xml:space="preserve">à</w:t>
        </w:r>
      </w:ins>
      <w:r>
        <w:rPr>
          <w:rFonts w:ascii="Arial" w:eastAsia="Times New Roman" w:hAnsi="Arial" w:cs="Arial"/>
          <w:sz w:val="28"/>
          <w:szCs w:val="28"/>
          <w:lang w:eastAsia="pt-BR"/>
        </w:rPr>
        <w:t xml:space="preserve"> dialeticidade </w:t>
      </w:r>
      <w:del w:id="1084" w:author="Assessor GDSXSR" w:date="2026-10-31T19:46:16Z">
        <w:r>
          <w:rPr>
            <w:rFonts w:ascii="Arial" w:eastAsia="Times New Roman" w:hAnsi="Arial" w:cs="Arial"/>
            <w:sz w:val="28"/>
            <w:szCs w:val="28"/>
            <w:lang w:eastAsia="pt-BR"/>
          </w:rPr>
          <w:delText xml:space="preserve">recursal, haja vista que</w:delText>
        </w:r>
      </w:del>
      <w:ins w:id="1085" w:author="Assessor GDSXSR" w:date="2026-10-31T19:46:16Z">
        <w:r>
          <w:rPr>
            <w:rFonts w:ascii="Arial" w:eastAsia="Times New Roman" w:hAnsi="Arial" w:cs="Arial"/>
            <w:color w:val="808080"/>
            <w:sz w:val="28"/>
            <w:szCs w:val="28"/>
            <w:lang w:eastAsia="pt-BR"/>
          </w:rPr>
          <w:t xml:space="preserve">quando</w:t>
        </w:r>
      </w:ins>
      <w:r>
        <w:rPr>
          <w:rFonts w:ascii="Arial" w:eastAsia="Times New Roman" w:hAnsi="Arial" w:cs="Arial"/>
          <w:sz w:val="28"/>
          <w:szCs w:val="28"/>
          <w:lang w:eastAsia="pt-BR"/>
        </w:rPr>
        <w:t xml:space="preserve"> o apelo</w:t>
      </w:r>
      <w:del w:id="1086" w:author="Assessor GDSXSR" w:date="2026-10-31T19:46:16Z">
        <w:r>
          <w:rPr>
            <w:rFonts w:ascii="Arial" w:eastAsia="Times New Roman" w:hAnsi="Arial" w:cs="Arial"/>
            <w:sz w:val="28"/>
            <w:szCs w:val="28"/>
            <w:lang w:eastAsia="pt-BR"/>
          </w:rPr>
          <w:delText xml:space="preserve"> do réu</w:delText>
        </w:r>
      </w:del>
      <w:r>
        <w:rPr>
          <w:rFonts w:ascii="Arial" w:eastAsia="Times New Roman" w:hAnsi="Arial" w:cs="Arial"/>
          <w:sz w:val="28"/>
          <w:szCs w:val="28"/>
          <w:lang w:eastAsia="pt-BR"/>
        </w:rPr>
        <w:t xml:space="preserve"> impugna os fundamentos da sentença e </w:t>
      </w:r>
      <w:del w:id="1087" w:author="Assessor GDSXSR" w:date="2026-10-31T19:46:16Z">
        <w:r>
          <w:rPr>
            <w:rFonts w:ascii="Arial" w:eastAsia="Times New Roman" w:hAnsi="Arial" w:cs="Arial"/>
            <w:sz w:val="28"/>
            <w:szCs w:val="28"/>
            <w:lang w:eastAsia="pt-BR"/>
          </w:rPr>
          <w:delText xml:space="preserve">apresenta razões suficientes para delimitar</w:delText>
        </w:r>
      </w:del>
      <w:ins w:id="1088" w:author="Assessor GDSXSR" w:date="2026-10-31T19:46:16Z">
        <w:r>
          <w:rPr>
            <w:rFonts w:ascii="Arial" w:eastAsia="Times New Roman" w:hAnsi="Arial" w:cs="Arial"/>
            <w:color w:val="808080"/>
            <w:sz w:val="28"/>
            <w:szCs w:val="28"/>
            <w:lang w:eastAsia="pt-BR"/>
          </w:rPr>
          <w:t xml:space="preserve">delimita</w:t>
        </w:r>
      </w:ins>
      <w:r>
        <w:rPr>
          <w:rFonts w:ascii="Arial" w:eastAsia="Times New Roman" w:hAnsi="Arial" w:cs="Arial"/>
          <w:sz w:val="28"/>
          <w:szCs w:val="28"/>
          <w:lang w:eastAsia="pt-BR"/>
        </w:rPr>
        <w:t xml:space="preserve"> a controvérsia </w:t>
      </w:r>
      <w:del w:id="1089" w:author="Assessor GDSXSR" w:date="2026-10-31T19:46:16Z">
        <w:r>
          <w:rPr>
            <w:rFonts w:ascii="Arial" w:eastAsia="Times New Roman" w:hAnsi="Arial" w:cs="Arial"/>
            <w:sz w:val="28"/>
            <w:szCs w:val="28"/>
            <w:lang w:eastAsia="pt-BR"/>
          </w:rPr>
          <w:delText xml:space="preserve">submetida</w:delText>
        </w:r>
      </w:del>
      <w:ins w:id="1090" w:author="Assessor GDSXSR" w:date="2026-10-31T19:46:16Z">
        <w:r>
          <w:rPr>
            <w:rFonts w:ascii="Arial" w:eastAsia="Times New Roman" w:hAnsi="Arial" w:cs="Arial"/>
            <w:color w:val="808080"/>
            <w:sz w:val="28"/>
            <w:szCs w:val="28"/>
            <w:lang w:eastAsia="pt-BR"/>
          </w:rPr>
          <w:t xml:space="preserve">(CPC</w:t>
        </w:r>
      </w:ins>
      <w:r>
        <w:rPr>
          <w:rFonts w:ascii="Arial" w:eastAsia="Times New Roman" w:hAnsi="Arial" w:cs="Arial"/>
          <w:sz w:val="28"/>
          <w:szCs w:val="28"/>
          <w:lang w:eastAsia="pt-BR"/>
        </w:rPr>
        <w:t xml:space="preserve"> </w:t>
      </w:r>
      <w:del w:id="1091" w:author="Assessor GDSXSR" w:date="2026-10-31T19:46:16Z">
        <w:r>
          <w:rPr>
            <w:rFonts w:ascii="Arial" w:eastAsia="Times New Roman" w:hAnsi="Arial" w:cs="Arial"/>
            <w:sz w:val="28"/>
            <w:szCs w:val="28"/>
            <w:lang w:eastAsia="pt-BR"/>
          </w:rPr>
          <w:delText xml:space="preserve">à</w:delText>
        </w:r>
      </w:del>
      <w:ins w:id="1092" w:author="Assessor GDSXSR" w:date="2026-10-31T19:46:16Z">
        <w:r>
          <w:rPr>
            <w:rFonts w:ascii="Arial" w:eastAsia="Times New Roman" w:hAnsi="Arial" w:cs="Arial"/>
            <w:color w:val="808080"/>
            <w:sz w:val="28"/>
            <w:szCs w:val="28"/>
            <w:lang w:eastAsia="pt-BR"/>
          </w:rPr>
          <w:t xml:space="preserve">1.010</w:t>
        </w:r>
      </w:ins>
      <w:r>
        <w:rPr>
          <w:rFonts w:ascii="Arial" w:eastAsia="Times New Roman" w:hAnsi="Arial" w:cs="Arial"/>
          <w:sz w:val="28"/>
          <w:szCs w:val="28"/>
          <w:lang w:eastAsia="pt-BR"/>
        </w:rPr>
        <w:t xml:space="preserve"> </w:t>
      </w:r>
      <w:del w:id="1093" w:author="Assessor GDSXSR" w:date="2026-10-31T19:46:16Z">
        <w:r>
          <w:rPr>
            <w:rFonts w:ascii="Arial" w:eastAsia="Times New Roman" w:hAnsi="Arial" w:cs="Arial"/>
            <w:sz w:val="28"/>
            <w:szCs w:val="28"/>
            <w:lang w:eastAsia="pt-BR"/>
          </w:rPr>
          <w:delText xml:space="preserve">apreciação</w:delText>
        </w:r>
      </w:del>
      <w:ins w:id="1094" w:author="Assessor GDSXSR" w:date="2026-10-31T19:46:16Z">
        <w:r>
          <w:rPr>
            <w:rFonts w:ascii="Arial" w:eastAsia="Times New Roman" w:hAnsi="Arial" w:cs="Arial"/>
            <w:color w:val="808080"/>
            <w:sz w:val="28"/>
            <w:szCs w:val="28"/>
            <w:lang w:eastAsia="pt-BR"/>
          </w:rPr>
          <w:t xml:space="preserve">II</w:t>
        </w:r>
      </w:ins>
      <w:r>
        <w:rPr>
          <w:rFonts w:ascii="Arial" w:eastAsia="Times New Roman" w:hAnsi="Arial" w:cs="Arial"/>
          <w:sz w:val="28"/>
          <w:szCs w:val="28"/>
          <w:lang w:eastAsia="pt-BR"/>
        </w:rPr>
        <w:t xml:space="preserve"> </w:t>
      </w:r>
      <w:del w:id="1095" w:author="Assessor GDSXSR" w:date="2026-10-31T19:46:16Z">
        <w:r>
          <w:rPr>
            <w:rFonts w:ascii="Arial" w:eastAsia="Times New Roman" w:hAnsi="Arial" w:cs="Arial"/>
            <w:sz w:val="28"/>
            <w:szCs w:val="28"/>
            <w:lang w:eastAsia="pt-BR"/>
          </w:rPr>
          <w:delText xml:space="preserve">deste</w:delText>
        </w:r>
      </w:del>
      <w:ins w:id="1096" w:author="Assessor GDSXSR" w:date="2026-10-31T19:46:16Z">
        <w:r>
          <w:rPr>
            <w:rFonts w:ascii="Arial" w:eastAsia="Times New Roman" w:hAnsi="Arial" w:cs="Arial"/>
            <w:color w:val="808080"/>
            <w:sz w:val="28"/>
            <w:szCs w:val="28"/>
            <w:lang w:eastAsia="pt-BR"/>
          </w:rPr>
          <w:t xml:space="preserve">e</w:t>
        </w:r>
      </w:ins>
      <w:r>
        <w:rPr>
          <w:rFonts w:ascii="Arial" w:eastAsia="Times New Roman" w:hAnsi="Arial" w:cs="Arial"/>
          <w:sz w:val="28"/>
          <w:szCs w:val="28"/>
          <w:lang w:eastAsia="pt-BR"/>
        </w:rPr>
        <w:t xml:space="preserve"> </w:t>
      </w:r>
      <w:del w:id="1097" w:author="Assessor GDSXSR" w:date="2026-10-31T19:46:16Z">
        <w:r>
          <w:rPr>
            <w:rFonts w:ascii="Arial" w:eastAsia="Times New Roman" w:hAnsi="Arial" w:cs="Arial"/>
            <w:sz w:val="28"/>
            <w:szCs w:val="28"/>
            <w:lang w:eastAsia="pt-BR"/>
          </w:rPr>
          <w:delText xml:space="preserve">egrégio Tribunal</w:delText>
        </w:r>
      </w:del>
      <w:ins w:id="1098" w:author="Assessor GDSXSR" w:date="2026-10-31T19:46:16Z">
        <w:r>
          <w:rPr>
            <w:rFonts w:ascii="Arial" w:eastAsia="Times New Roman" w:hAnsi="Arial" w:cs="Arial"/>
            <w:color w:val="808080"/>
            <w:sz w:val="28"/>
            <w:szCs w:val="28"/>
            <w:lang w:eastAsia="pt-BR"/>
          </w:rPr>
          <w:t xml:space="preserve">III)</w:t>
        </w:r>
      </w:ins>
      <w:r>
        <w:rPr>
          <w:rFonts w:ascii="Arial" w:eastAsia="Times New Roman" w:hAnsi="Arial" w:cs="Arial"/>
          <w:sz w:val="28"/>
          <w:szCs w:val="28"/>
          <w:lang w:eastAsia="pt-BR"/>
        </w:rPr>
        <w:t xml:space="preserve">.</w:t>
      </w:r>
      <w:del w:id="1099" w:author="Assessor GDSXSR" w:date="2026-10-31T19:46:16Z">
        <w:r>
          <w:rPr>
            <w:rFonts w:ascii="Arial" w:eastAsia="Times New Roman" w:hAnsi="Arial" w:cs="Arial"/>
            <w:sz w:val="28"/>
            <w:szCs w:val="28"/>
            <w:lang w:eastAsia="pt-BR"/>
          </w:rPr>
          <w:delText xml:space="preserve"> </w:delText>
        </w:r>
      </w:del>
    </w:p>
    <w:p w14:paraId="35561626" w14:textId="369EFB88" w:rsidR="003A6964" w:rsidRDefault="00511630" w:rsidP="003A6964">
      <w:pPr>
        <w:spacing w:after="0" w:line="360" w:lineRule="auto"/>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Segoe UI" w:eastAsia="Times New Roman" w:hAnsi="Segoe UI" w:cs="Segoe UI"/>
          <w:sz w:val="21"/>
          <w:szCs w:val="21"/>
          <w:lang w:eastAsia="pt-BR"/>
        </w:rPr>
        <w:t xml:space="preserve"> </w:t>
      </w:r>
      <w:r>
        <w:rPr>
          <w:rFonts w:ascii="Arial" w:hAnsi="Arial" w:cs="Arial"/>
          <w:sz w:val="28"/>
          <w:szCs w:val="28"/>
        </w:rPr>
        <w:t xml:space="preserve">O indeferimento da prova pericial não configura cerceamento de defesa quando a controvérsia</w:t>
      </w:r>
      <w:ins w:id="1100"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101" w:author="Assessor GDSXSR" w:date="2026-10-31T19:46:16Z">
        <w:r>
          <w:rPr>
            <w:rFonts w:ascii="Arial" w:hAnsi="Arial" w:cs="Arial"/>
            <w:sz w:val="28"/>
            <w:szCs w:val="28"/>
          </w:rPr>
          <w:delText xml:space="preserve">não</w:delText>
        </w:r>
      </w:del>
      <w:ins w:id="1102" w:author="Assessor GDSXSR" w:date="2026-10-31T19:46:16Z">
        <w:r>
          <w:rPr>
            <w:rFonts w:ascii="Arial" w:hAnsi="Arial" w:cs="Arial"/>
            <w:color w:val="808080"/>
            <w:sz w:val="28"/>
            <w:szCs w:val="28"/>
          </w:rPr>
          <w:t xml:space="preserve">sobre</w:t>
        </w:r>
      </w:ins>
      <w:r>
        <w:rPr>
          <w:rFonts w:ascii="Arial" w:hAnsi="Arial" w:cs="Arial"/>
          <w:sz w:val="28"/>
          <w:szCs w:val="28"/>
        </w:rPr>
        <w:t xml:space="preserve"> </w:t>
      </w:r>
      <w:del w:id="1103" w:author="Assessor GDSXSR" w:date="2026-10-31T19:46:16Z">
        <w:r>
          <w:rPr>
            <w:rFonts w:ascii="Arial" w:hAnsi="Arial" w:cs="Arial"/>
            <w:sz w:val="28"/>
            <w:szCs w:val="28"/>
          </w:rPr>
          <w:delText xml:space="preserve">exige</w:delText>
        </w:r>
      </w:del>
      <w:ins w:id="1104" w:author="Assessor GDSXSR" w:date="2026-10-31T19:46:16Z">
        <w:r>
          <w:rPr>
            <w:rFonts w:ascii="Arial" w:hAnsi="Arial" w:cs="Arial"/>
            <w:color w:val="808080"/>
            <w:sz w:val="28"/>
            <w:szCs w:val="28"/>
          </w:rPr>
          <w:t xml:space="preserve">a</w:t>
        </w:r>
      </w:ins>
      <w:r>
        <w:rPr>
          <w:rFonts w:ascii="Arial" w:hAnsi="Arial" w:cs="Arial"/>
          <w:sz w:val="28"/>
          <w:szCs w:val="28"/>
        </w:rPr>
        <w:t xml:space="preserve"> </w:t>
      </w:r>
      <w:del w:id="1105" w:author="Assessor GDSXSR" w:date="2026-10-31T19:46:16Z">
        <w:r>
          <w:rPr>
            <w:rFonts w:ascii="Arial" w:hAnsi="Arial" w:cs="Arial"/>
            <w:sz w:val="28"/>
            <w:szCs w:val="28"/>
          </w:rPr>
          <w:delText xml:space="preserve">conhecimento</w:delText>
        </w:r>
      </w:del>
      <w:ins w:id="1106" w:author="Assessor GDSXSR" w:date="2026-10-31T19:46:16Z">
        <w:r>
          <w:rPr>
            <w:rFonts w:ascii="Arial" w:hAnsi="Arial" w:cs="Arial"/>
            <w:color w:val="808080"/>
            <w:sz w:val="28"/>
            <w:szCs w:val="28"/>
          </w:rPr>
          <w:t xml:space="preserve">adequação</w:t>
        </w:r>
      </w:ins>
      <w:r>
        <w:rPr>
          <w:rFonts w:ascii="Arial" w:hAnsi="Arial" w:cs="Arial"/>
          <w:sz w:val="28"/>
          <w:szCs w:val="28"/>
        </w:rPr>
        <w:t xml:space="preserve"> </w:t>
      </w:r>
      <w:del w:id="1107" w:author="Assessor GDSXSR" w:date="2026-10-31T19:46:16Z">
        <w:r>
          <w:rPr>
            <w:rFonts w:ascii="Arial" w:hAnsi="Arial" w:cs="Arial"/>
            <w:sz w:val="28"/>
            <w:szCs w:val="28"/>
          </w:rPr>
          <w:delText xml:space="preserve">técnico</w:delText>
        </w:r>
      </w:del>
      <w:ins w:id="1108" w:author="Assessor GDSXSR" w:date="2026-10-31T19:46:16Z">
        <w:r>
          <w:rPr>
            <w:rFonts w:ascii="Arial" w:hAnsi="Arial" w:cs="Arial"/>
            <w:color w:val="808080"/>
            <w:sz w:val="28"/>
            <w:szCs w:val="28"/>
          </w:rPr>
          <w:t xml:space="preserve">da</w:t>
        </w:r>
      </w:ins>
      <w:r>
        <w:rPr>
          <w:rFonts w:ascii="Arial" w:hAnsi="Arial" w:cs="Arial"/>
          <w:sz w:val="28"/>
          <w:szCs w:val="28"/>
        </w:rPr>
        <w:t xml:space="preserve"> </w:t>
      </w:r>
      <w:del w:id="1109" w:author="Assessor GDSXSR" w:date="2026-10-31T19:46:16Z">
        <w:r>
          <w:rPr>
            <w:rFonts w:ascii="Arial" w:hAnsi="Arial" w:cs="Arial"/>
            <w:sz w:val="28"/>
            <w:szCs w:val="28"/>
          </w:rPr>
          <w:delText xml:space="preserve">especializado</w:delText>
        </w:r>
      </w:del>
      <w:ins w:id="1110" w:author="Assessor GDSXSR" w:date="2026-10-31T19:46:16Z">
        <w:r>
          <w:rPr>
            <w:rFonts w:ascii="Arial" w:hAnsi="Arial" w:cs="Arial"/>
            <w:color w:val="808080"/>
            <w:sz w:val="28"/>
            <w:szCs w:val="28"/>
          </w:rPr>
          <w:t xml:space="preserve">assistência</w:t>
        </w:r>
      </w:ins>
      <w:r>
        <w:rPr>
          <w:rFonts w:ascii="Arial" w:hAnsi="Arial" w:cs="Arial"/>
          <w:sz w:val="28"/>
          <w:szCs w:val="28"/>
        </w:rPr>
        <w:t xml:space="preserve"> </w:t>
      </w:r>
      <w:del w:id="1111" w:author="Assessor GDSXSR" w:date="2026-10-31T19:46:16Z">
        <w:r>
          <w:rPr>
            <w:rFonts w:ascii="Arial" w:hAnsi="Arial" w:cs="Arial"/>
            <w:sz w:val="28"/>
            <w:szCs w:val="28"/>
          </w:rPr>
          <w:delText xml:space="preserve">e</w:delText>
        </w:r>
      </w:del>
      <w:ins w:id="1112" w:author="Assessor GDSXSR" w:date="2026-10-31T19:46:16Z">
        <w:r>
          <w:rPr>
            <w:rFonts w:ascii="Arial" w:hAnsi="Arial" w:cs="Arial"/>
            <w:color w:val="808080"/>
            <w:sz w:val="28"/>
            <w:szCs w:val="28"/>
          </w:rPr>
          <w:t xml:space="preserve">pós-operatória,</w:t>
        </w:r>
      </w:ins>
      <w:r>
        <w:rPr>
          <w:rFonts w:ascii="Arial" w:hAnsi="Arial" w:cs="Arial"/>
          <w:sz w:val="28"/>
          <w:szCs w:val="28"/>
        </w:rPr>
        <w:t xml:space="preserve"> pode ser </w:t>
      </w:r>
      <w:del w:id="1113" w:author="Assessor GDSXSR" w:date="2026-10-31T19:46:16Z">
        <w:r>
          <w:rPr>
            <w:rFonts w:ascii="Arial" w:hAnsi="Arial" w:cs="Arial"/>
            <w:sz w:val="28"/>
            <w:szCs w:val="28"/>
          </w:rPr>
          <w:delText xml:space="preserve">solucionada</w:delText>
        </w:r>
      </w:del>
      <w:ins w:id="1114" w:author="Assessor GDSXSR" w:date="2026-10-31T19:46:16Z">
        <w:r>
          <w:rPr>
            <w:rFonts w:ascii="Arial" w:hAnsi="Arial" w:cs="Arial"/>
            <w:color w:val="808080"/>
            <w:sz w:val="28"/>
            <w:szCs w:val="28"/>
          </w:rPr>
          <w:t xml:space="preserve">resolvida</w:t>
        </w:r>
      </w:ins>
      <w:r>
        <w:rPr>
          <w:rFonts w:ascii="Arial" w:hAnsi="Arial" w:cs="Arial"/>
          <w:sz w:val="28"/>
          <w:szCs w:val="28"/>
        </w:rPr>
        <w:t xml:space="preserve"> por prova documental</w:t>
      </w:r>
      <w:ins w:id="1115" w:author="Assessor GDSXSR" w:date="2026-10-31T19:46:16Z">
        <w:r>
          <w:rPr>
            <w:rFonts w:ascii="Arial" w:hAnsi="Arial" w:cs="Arial"/>
            <w:color w:val="808080"/>
            <w:sz w:val="28"/>
            <w:szCs w:val="28"/>
          </w:rPr>
          <w:t xml:space="preserve"> (CPC 370 e 371)</w:t>
        </w:r>
      </w:ins>
      <w:r>
        <w:rPr>
          <w:rFonts w:ascii="Arial" w:hAnsi="Arial" w:cs="Arial"/>
          <w:sz w:val="28"/>
          <w:szCs w:val="28"/>
        </w:rPr>
        <w:t xml:space="preserve">.</w:t>
      </w:r>
      <w:del w:id="1116" w:author="Assessor GDSXSR" w:date="2026-10-31T19:46:16Z">
        <w:r>
          <w:rPr>
            <w:rFonts w:ascii="Arial" w:hAnsi="Arial" w:cs="Arial"/>
            <w:sz w:val="28"/>
            <w:szCs w:val="28"/>
          </w:rPr>
          <w:delText xml:space="preserve"> </w:delText>
        </w:r>
      </w:del>
    </w:p>
    <w:p w14:paraId="5D59DB34" w14:textId="1123027F" w:rsidR="003A6964" w:rsidRDefault="003A6964" w:rsidP="003A6964">
      <w:pPr>
        <w:spacing w:after="0" w:line="360" w:lineRule="auto"/>
        <w:jc w:val="both"/>
        <w:rPr>
          <w:rFonts w:ascii="Arial" w:hAnsi="Arial" w:cs="Arial"/>
          <w:sz w:val="28"/>
          <w:szCs w:val="28"/>
        </w:rPr>
      </w:pPr>
      <w:r>
        <w:rPr>
          <w:rFonts w:ascii="Arial" w:hAnsi="Arial" w:cs="Arial"/>
          <w:sz w:val="28"/>
          <w:szCs w:val="28"/>
        </w:rPr>
        <w:t xml:space="preserve">7</w:t>
      </w:r>
      <w:del w:id="1117" w:author="Assessor GDSXSR" w:date="2026-10-31T19:46:16Z">
        <w:r>
          <w:rPr>
            <w:rFonts w:ascii="Arial" w:hAnsi="Arial" w:cs="Arial"/>
            <w:sz w:val="28"/>
            <w:szCs w:val="28"/>
          </w:rPr>
          <w:delText xml:space="preserve">. </w:delText>
        </w:r>
        <w:r>
          <w:rPr>
            <w:rFonts w:ascii="Arial" w:hAnsi="Arial" w:cs="Arial"/>
            <w:sz w:val="28"/>
            <w:szCs w:val="28"/>
          </w:rPr>
          <w:delText xml:space="preserve">A relação entre paciente e estabelecimento hospitalar submete-se ao Código de Defesa do Consumidor</w:delText>
        </w:r>
      </w:del>
      <w:r>
        <w:rPr>
          <w:rFonts w:ascii="Arial" w:hAnsi="Arial" w:cs="Arial"/>
          <w:sz w:val="28"/>
          <w:szCs w:val="28"/>
        </w:rPr>
        <w:t xml:space="preserve">. A responsabilidade do hospital por defeitos </w:t>
      </w:r>
      <w:del w:id="1118" w:author="Assessor GDSXSR" w:date="2026-10-31T19:46:16Z">
        <w:r>
          <w:rPr>
            <w:rFonts w:ascii="Arial" w:hAnsi="Arial" w:cs="Arial"/>
            <w:sz w:val="28"/>
            <w:szCs w:val="28"/>
          </w:rPr>
          <w:delText xml:space="preserve">relacionados à estrutura e aos</w:delText>
        </w:r>
      </w:del>
      <w:ins w:id="1119" w:author="Assessor GDSXSR" w:date="2026-10-31T19:46:16Z">
        <w:r>
          <w:rPr>
            <w:rFonts w:ascii="Arial" w:hAnsi="Arial" w:cs="Arial"/>
            <w:color w:val="808080"/>
            <w:sz w:val="28"/>
            <w:szCs w:val="28"/>
          </w:rPr>
          <w:t xml:space="preserve">nos</w:t>
        </w:r>
      </w:ins>
      <w:r>
        <w:rPr>
          <w:rFonts w:ascii="Arial" w:hAnsi="Arial" w:cs="Arial"/>
          <w:sz w:val="28"/>
          <w:szCs w:val="28"/>
        </w:rPr>
        <w:t xml:space="preserve"> serviços</w:t>
      </w:r>
      <w:del w:id="1120" w:author="Assessor GDSXSR" w:date="2026-10-31T19:46:16Z">
        <w:r>
          <w:rPr>
            <w:rFonts w:ascii="Arial" w:hAnsi="Arial" w:cs="Arial"/>
            <w:sz w:val="28"/>
            <w:szCs w:val="28"/>
          </w:rPr>
          <w:delText xml:space="preserve"> próprios</w:delText>
        </w:r>
      </w:del>
      <w:r>
        <w:rPr>
          <w:rFonts w:ascii="Arial" w:hAnsi="Arial" w:cs="Arial"/>
          <w:sz w:val="28"/>
          <w:szCs w:val="28"/>
        </w:rPr>
        <w:t xml:space="preserve"> de internação, acomodação e enfermagem é objetiva e exige a demonstração do defeito</w:t>
      </w:r>
      <w:del w:id="1121" w:author="Assessor GDSXSR" w:date="2026-10-31T19:46:16Z">
        <w:r>
          <w:rPr>
            <w:rFonts w:ascii="Arial" w:hAnsi="Arial" w:cs="Arial"/>
            <w:sz w:val="28"/>
            <w:szCs w:val="28"/>
          </w:rPr>
          <w:delText xml:space="preserve"> do serviço</w:delText>
        </w:r>
      </w:del>
      <w:r>
        <w:rPr>
          <w:rFonts w:ascii="Arial" w:hAnsi="Arial" w:cs="Arial"/>
          <w:sz w:val="28"/>
          <w:szCs w:val="28"/>
        </w:rPr>
        <w:t xml:space="preserve">, do dano e do nexo causal</w:t>
      </w:r>
      <w:ins w:id="1122" w:author="Assessor GDSXSR" w:date="2026-10-31T19:46:16Z">
        <w:r>
          <w:rPr>
            <w:rFonts w:ascii="Arial" w:hAnsi="Arial" w:cs="Arial"/>
            <w:color w:val="808080"/>
            <w:sz w:val="28"/>
            <w:szCs w:val="28"/>
          </w:rPr>
          <w:t xml:space="preserve"> (CDC 14)</w:t>
        </w:r>
      </w:ins>
      <w:r>
        <w:rPr>
          <w:rFonts w:ascii="Arial" w:hAnsi="Arial" w:cs="Arial"/>
          <w:sz w:val="28"/>
          <w:szCs w:val="28"/>
        </w:rPr>
        <w:t xml:space="preserve">.</w:t>
      </w:r>
    </w:p>
    <w:p w14:paraId="58FE39F5" w14:textId="7054E915" w:rsid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8</w:t>
      </w:r>
      <w:del w:id="1123" w:author="Assessor GDSXSR" w:date="2026-10-31T19:46:16Z">
        <w:r>
          <w:rPr>
            <w:rFonts w:ascii="Arial" w:hAnsi="Arial" w:cs="Arial"/>
            <w:sz w:val="28"/>
            <w:szCs w:val="28"/>
          </w:rPr>
          <w:delText xml:space="preserve">.</w:delText>
        </w:r>
        <w:r>
          <w:rPr>
            <w:rFonts w:ascii="Segoe UI" w:eastAsia="Times New Roman" w:hAnsi="Segoe UI" w:cs="Segoe UI"/>
            <w:sz w:val="21"/>
            <w:szCs w:val="21"/>
            <w:lang w:eastAsia="pt-BR"/>
          </w:rPr>
          <w:delText xml:space="preserve"> </w:delText>
        </w:r>
        <w:r>
          <w:rPr>
            <w:rFonts w:ascii="Arial" w:hAnsi="Arial" w:cs="Arial"/>
            <w:sz w:val="28"/>
            <w:szCs w:val="28"/>
          </w:rPr>
          <w:delText xml:space="preserve">Os registros hospitalares evidenciam intercorrências relacionadas à assistência pós-operatória e às condições da acomodação, que exigiram a intervenção da coordenação do setor e a transferência da paciente para outro quarto</w:delText>
        </w:r>
      </w:del>
      <w:r>
        <w:rPr>
          <w:rFonts w:ascii="Arial" w:hAnsi="Arial" w:cs="Arial"/>
          <w:sz w:val="28"/>
          <w:szCs w:val="28"/>
        </w:rPr>
        <w:t xml:space="preserve">. Deferida a inversão do ônus da prova, o hospital </w:t>
      </w:r>
      <w:ins w:id="1124" w:author="Assessor GDSXSR" w:date="2026-10-31T19:46:16Z">
        <w:r>
          <w:rPr>
            <w:rFonts w:ascii="Arial" w:hAnsi="Arial" w:cs="Arial"/>
            <w:color w:val="808080"/>
            <w:sz w:val="28"/>
            <w:szCs w:val="28"/>
          </w:rPr>
          <w:t xml:space="preserve">que </w:t>
        </w:r>
      </w:ins>
      <w:r>
        <w:rPr>
          <w:rFonts w:ascii="Arial" w:hAnsi="Arial" w:cs="Arial"/>
          <w:sz w:val="28"/>
          <w:szCs w:val="28"/>
        </w:rPr>
        <w:t xml:space="preserve">não </w:t>
      </w:r>
      <w:del w:id="1125" w:author="Assessor GDSXSR" w:date="2026-10-31T19:46:16Z">
        <w:r>
          <w:rPr>
            <w:rFonts w:ascii="Arial" w:hAnsi="Arial" w:cs="Arial"/>
            <w:sz w:val="28"/>
            <w:szCs w:val="28"/>
          </w:rPr>
          <w:delText xml:space="preserve">demonstrou ter adotado</w:delText>
        </w:r>
      </w:del>
      <w:ins w:id="1126" w:author="Assessor GDSXSR" w:date="2026-10-31T19:46:16Z">
        <w:r>
          <w:rPr>
            <w:rFonts w:ascii="Arial" w:hAnsi="Arial" w:cs="Arial"/>
            <w:color w:val="808080"/>
            <w:sz w:val="28"/>
            <w:szCs w:val="28"/>
          </w:rPr>
          <w:t xml:space="preserve">demonstra</w:t>
        </w:r>
      </w:ins>
      <w:r>
        <w:rPr>
          <w:rFonts w:ascii="Arial" w:hAnsi="Arial" w:cs="Arial"/>
          <w:sz w:val="28"/>
          <w:szCs w:val="28"/>
        </w:rPr>
        <w:t xml:space="preserve"> resposta adequada e tempestiva às reclamações </w:t>
      </w:r>
      <w:del w:id="1127" w:author="Assessor GDSXSR" w:date="2026-10-31T19:46:16Z">
        <w:r>
          <w:rPr>
            <w:rFonts w:ascii="Arial" w:hAnsi="Arial" w:cs="Arial"/>
            <w:sz w:val="28"/>
            <w:szCs w:val="28"/>
          </w:rPr>
          <w:delText xml:space="preserve">apresentadas</w:delText>
        </w:r>
      </w:del>
      <w:ins w:id="1128" w:author="Assessor GDSXSR" w:date="2026-10-31T19:46:16Z">
        <w:r>
          <w:rPr>
            <w:rFonts w:ascii="Arial" w:hAnsi="Arial" w:cs="Arial"/>
            <w:color w:val="808080"/>
            <w:sz w:val="28"/>
            <w:szCs w:val="28"/>
          </w:rPr>
          <w:t xml:space="preserve">da paciente no pós-operatório</w:t>
        </w:r>
      </w:ins>
      <w:r>
        <w:rPr>
          <w:rFonts w:ascii="Arial" w:hAnsi="Arial" w:cs="Arial"/>
          <w:sz w:val="28"/>
          <w:szCs w:val="28"/>
        </w:rPr>
        <w:t xml:space="preserve">, </w:t>
      </w:r>
      <w:del w:id="1129" w:author="Assessor GDSXSR" w:date="2026-10-31T19:46:16Z">
        <w:r>
          <w:rPr>
            <w:rFonts w:ascii="Arial" w:hAnsi="Arial" w:cs="Arial"/>
            <w:sz w:val="28"/>
            <w:szCs w:val="28"/>
          </w:rPr>
          <w:delText xml:space="preserve">circunstância</w:delText>
        </w:r>
      </w:del>
      <w:ins w:id="1130" w:author="Assessor GDSXSR" w:date="2026-10-31T19:46:16Z">
        <w:r>
          <w:rPr>
            <w:rFonts w:ascii="Arial" w:hAnsi="Arial" w:cs="Arial"/>
            <w:color w:val="808080"/>
            <w:sz w:val="28"/>
            <w:szCs w:val="28"/>
          </w:rPr>
          <w:t xml:space="preserve">nem</w:t>
        </w:r>
      </w:ins>
      <w:r>
        <w:rPr>
          <w:rFonts w:ascii="Arial" w:hAnsi="Arial" w:cs="Arial"/>
          <w:sz w:val="28"/>
          <w:szCs w:val="28"/>
        </w:rPr>
        <w:t xml:space="preserve"> </w:t>
      </w:r>
      <w:del w:id="1131" w:author="Assessor GDSXSR" w:date="2026-10-31T19:46:16Z">
        <w:r>
          <w:rPr>
            <w:rFonts w:ascii="Arial" w:hAnsi="Arial" w:cs="Arial"/>
            <w:sz w:val="28"/>
            <w:szCs w:val="28"/>
          </w:rPr>
          <w:delText xml:space="preserve">que</w:delText>
        </w:r>
      </w:del>
      <w:ins w:id="1132" w:author="Assessor GDSXSR" w:date="2026-10-31T19:46:16Z">
        <w:r>
          <w:rPr>
            <w:rFonts w:ascii="Arial" w:hAnsi="Arial" w:cs="Arial"/>
            <w:color w:val="808080"/>
            <w:sz w:val="28"/>
            <w:szCs w:val="28"/>
          </w:rPr>
          <w:t xml:space="preserve">apresenta</w:t>
        </w:r>
      </w:ins>
      <w:r>
        <w:rPr>
          <w:rFonts w:ascii="Arial" w:hAnsi="Arial" w:cs="Arial"/>
          <w:sz w:val="28"/>
          <w:szCs w:val="28"/>
        </w:rPr>
        <w:t xml:space="preserve"> </w:t>
      </w:r>
      <w:del w:id="1133" w:author="Assessor GDSXSR" w:date="2026-10-31T19:46:16Z">
        <w:r>
          <w:rPr>
            <w:rFonts w:ascii="Arial" w:hAnsi="Arial" w:cs="Arial"/>
            <w:sz w:val="28"/>
            <w:szCs w:val="28"/>
          </w:rPr>
          <w:delText xml:space="preserve">caracteriza</w:delText>
        </w:r>
      </w:del>
      <w:ins w:id="1134" w:author="Assessor GDSXSR" w:date="2026-10-31T19:46:16Z">
        <w:r>
          <w:rPr>
            <w:rFonts w:ascii="Arial" w:hAnsi="Arial" w:cs="Arial"/>
            <w:color w:val="808080"/>
            <w:sz w:val="28"/>
            <w:szCs w:val="28"/>
          </w:rPr>
          <w:t xml:space="preserve">os registros assistenciais determinados, responde pelo</w:t>
        </w:r>
      </w:ins>
      <w:r>
        <w:rPr>
          <w:rFonts w:ascii="Arial" w:hAnsi="Arial" w:cs="Arial"/>
          <w:sz w:val="28"/>
          <w:szCs w:val="28"/>
        </w:rPr>
        <w:t xml:space="preserve"> defeito</w:t>
      </w:r>
      <w:del w:id="1135" w:author="Assessor GDSXSR" w:date="2026-10-31T19:46:16Z">
        <w:r>
          <w:rPr>
            <w:rFonts w:ascii="Arial" w:hAnsi="Arial" w:cs="Arial"/>
            <w:sz w:val="28"/>
            <w:szCs w:val="28"/>
          </w:rPr>
          <w:delText xml:space="preserve"> na prestação</w:delText>
        </w:r>
      </w:del>
      <w:r>
        <w:rPr>
          <w:rFonts w:ascii="Arial" w:hAnsi="Arial" w:cs="Arial"/>
          <w:sz w:val="28"/>
          <w:szCs w:val="28"/>
        </w:rPr>
        <w:t xml:space="preserve"> do serviço.</w:t>
      </w:r>
    </w:p>
    <w:p w14:paraId="262E8190" w14:textId="63F8CBE6"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9</w:t>
      </w:r>
      <w:r>
        <w:rPr>
          <w:rFonts w:ascii="Arial" w:hAnsi="Arial" w:cs="Arial"/>
          <w:b/>
          <w:bCs/>
          <w:sz w:val="28"/>
          <w:szCs w:val="28"/>
        </w:rPr>
        <w:t xml:space="preserve">.</w:t>
      </w:r>
      <w:r>
        <w:rPr>
          <w:rFonts w:ascii="Arial" w:hAnsi="Arial" w:cs="Arial"/>
          <w:sz w:val="28"/>
          <w:szCs w:val="28"/>
        </w:rPr>
        <w:t xml:space="preserve"> A assistência pós-operatória deficiente,</w:t>
      </w:r>
      <w:del w:id="1136" w:author="Assessor GDSXSR" w:date="2026-10-31T19:46:16Z">
        <w:r>
          <w:rPr>
            <w:rFonts w:ascii="Arial" w:hAnsi="Arial" w:cs="Arial"/>
            <w:sz w:val="28"/>
            <w:szCs w:val="28"/>
          </w:rPr>
          <w:delText xml:space="preserve"> prestada</w:delText>
        </w:r>
      </w:del>
      <w:r>
        <w:rPr>
          <w:rFonts w:ascii="Arial" w:hAnsi="Arial" w:cs="Arial"/>
          <w:sz w:val="28"/>
          <w:szCs w:val="28"/>
        </w:rPr>
        <w:t xml:space="preserve"> em momento de particular vulnerabilidade da paciente, ultrapassa os transtornos ordinários da internação e configura dano moral</w:t>
      </w:r>
      <w:del w:id="1137" w:author="Assessor GDSXSR" w:date="2026-10-31T19:46:16Z">
        <w:r>
          <w:rPr>
            <w:rFonts w:ascii="Arial" w:hAnsi="Arial" w:cs="Arial"/>
            <w:sz w:val="28"/>
            <w:szCs w:val="28"/>
          </w:rPr>
          <w:delText xml:space="preserve">.</w:delText>
        </w:r>
      </w:del>
      <w:ins w:id="1138"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139" w:author="Assessor GDSXSR" w:date="2026-10-31T19:46:16Z">
        <w:r>
          <w:rPr>
            <w:rFonts w:ascii="Arial" w:hAnsi="Arial" w:cs="Arial"/>
            <w:sz w:val="28"/>
            <w:szCs w:val="28"/>
          </w:rPr>
          <w:delText xml:space="preserve">A</w:delText>
        </w:r>
      </w:del>
      <w:ins w:id="1140" w:author="Assessor GDSXSR" w:date="2026-10-31T19:46:16Z">
        <w:r>
          <w:rPr>
            <w:rFonts w:ascii="Arial" w:hAnsi="Arial" w:cs="Arial"/>
            <w:color w:val="808080"/>
            <w:sz w:val="28"/>
            <w:szCs w:val="28"/>
          </w:rPr>
          <w:t xml:space="preserve">a</w:t>
        </w:r>
      </w:ins>
      <w:r>
        <w:rPr>
          <w:rFonts w:ascii="Arial" w:hAnsi="Arial" w:cs="Arial"/>
          <w:sz w:val="28"/>
          <w:szCs w:val="28"/>
        </w:rPr>
        <w:t xml:space="preserve"> ausência de </w:t>
      </w:r>
      <w:del w:id="1141" w:author="Assessor GDSXSR" w:date="2026-10-31T19:46:16Z">
        <w:r>
          <w:rPr>
            <w:rFonts w:ascii="Arial" w:hAnsi="Arial" w:cs="Arial"/>
            <w:sz w:val="28"/>
            <w:szCs w:val="28"/>
          </w:rPr>
          <w:delText xml:space="preserve">agravamento clínico ou de </w:delText>
        </w:r>
      </w:del>
      <w:r>
        <w:rPr>
          <w:rFonts w:ascii="Arial" w:hAnsi="Arial" w:cs="Arial"/>
          <w:sz w:val="28"/>
          <w:szCs w:val="28"/>
        </w:rPr>
        <w:t xml:space="preserve">sequelas</w:t>
      </w:r>
      <w:del w:id="1142" w:author="Assessor GDSXSR" w:date="2026-10-31T19:46:16Z">
        <w:r>
          <w:rPr>
            <w:rFonts w:ascii="Arial" w:hAnsi="Arial" w:cs="Arial"/>
            <w:sz w:val="28"/>
            <w:szCs w:val="28"/>
          </w:rPr>
          <w:delText xml:space="preserve"> permanentes</w:delText>
        </w:r>
      </w:del>
      <w:r>
        <w:rPr>
          <w:rFonts w:ascii="Arial" w:hAnsi="Arial" w:cs="Arial"/>
          <w:sz w:val="28"/>
          <w:szCs w:val="28"/>
        </w:rPr>
        <w:t xml:space="preserve"> repercute apenas na extensão da reparação.</w:t>
      </w:r>
    </w:p>
    <w:p w14:paraId="16812327" w14:textId="57A4D60C"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10</w:t>
      </w:r>
      <w:r>
        <w:rPr>
          <w:rFonts w:ascii="Arial" w:hAnsi="Arial" w:cs="Arial"/>
          <w:b/>
          <w:bCs/>
          <w:sz w:val="28"/>
          <w:szCs w:val="28"/>
        </w:rPr>
        <w:t xml:space="preserve">.</w:t>
      </w:r>
      <w:r>
        <w:rPr>
          <w:rFonts w:ascii="Arial" w:hAnsi="Arial" w:cs="Arial"/>
          <w:sz w:val="28"/>
          <w:szCs w:val="28"/>
        </w:rPr>
        <w:t xml:space="preserve"> A indenização de R$ 8.000,00 é proporcional à gravidade do defeito </w:t>
      </w:r>
      <w:del w:id="1143" w:author="Assessor GDSXSR" w:date="2026-10-31T19:46:16Z">
        <w:r>
          <w:rPr>
            <w:rFonts w:ascii="Arial" w:hAnsi="Arial" w:cs="Arial"/>
            <w:sz w:val="28"/>
            <w:szCs w:val="28"/>
          </w:rPr>
          <w:delText xml:space="preserve">do serviço </w:delText>
        </w:r>
      </w:del>
      <w:r>
        <w:rPr>
          <w:rFonts w:ascii="Arial" w:hAnsi="Arial" w:cs="Arial"/>
          <w:sz w:val="28"/>
          <w:szCs w:val="28"/>
        </w:rPr>
        <w:t xml:space="preserve">e à extensão do dano</w:t>
      </w:r>
      <w:del w:id="1144" w:author="Assessor GDSXSR" w:date="2026-10-31T19:46:16Z">
        <w:r>
          <w:rPr>
            <w:rFonts w:ascii="Arial" w:hAnsi="Arial" w:cs="Arial"/>
            <w:sz w:val="28"/>
            <w:szCs w:val="28"/>
          </w:rPr>
          <w:delText xml:space="preserve">.</w:delText>
        </w:r>
      </w:del>
      <w:ins w:id="1145"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146" w:author="Assessor GDSXSR" w:date="2026-10-31T19:46:16Z">
        <w:r>
          <w:rPr>
            <w:rFonts w:ascii="Arial" w:hAnsi="Arial" w:cs="Arial"/>
            <w:sz w:val="28"/>
            <w:szCs w:val="28"/>
          </w:rPr>
          <w:delText xml:space="preserve">A</w:delText>
        </w:r>
      </w:del>
      <w:ins w:id="1147" w:author="Assessor GDSXSR" w:date="2026-10-31T19:46:16Z">
        <w:r>
          <w:rPr>
            <w:rFonts w:ascii="Arial" w:hAnsi="Arial" w:cs="Arial"/>
            <w:color w:val="808080"/>
            <w:sz w:val="28"/>
            <w:szCs w:val="28"/>
          </w:rPr>
          <w:t xml:space="preserve">e sua</w:t>
        </w:r>
      </w:ins>
      <w:r>
        <w:rPr>
          <w:rFonts w:ascii="Arial" w:hAnsi="Arial" w:cs="Arial"/>
          <w:sz w:val="28"/>
          <w:szCs w:val="28"/>
        </w:rPr>
        <w:t xml:space="preserve"> redução para R$ 500,00</w:t>
      </w:r>
      <w:del w:id="1148" w:author="Assessor GDSXSR" w:date="2026-10-31T19:46:16Z">
        <w:r>
          <w:rPr>
            <w:rFonts w:ascii="Arial" w:hAnsi="Arial" w:cs="Arial"/>
            <w:sz w:val="28"/>
            <w:szCs w:val="28"/>
          </w:rPr>
          <w:delText xml:space="preserve"> ou para outro valor substancialmente inferior desconsideraria as circunstâncias concretas da lesão e</w:delText>
        </w:r>
      </w:del>
      <w:r>
        <w:rPr>
          <w:rFonts w:ascii="Arial" w:hAnsi="Arial" w:cs="Arial"/>
          <w:sz w:val="28"/>
          <w:szCs w:val="28"/>
        </w:rPr>
        <w:t xml:space="preserve"> esvaziaria a finalidade reparatória da condenação.</w:t>
      </w:r>
    </w:p>
    <w:p w14:paraId="1FCE9E2E" w14:textId="019C9D01"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11.</w:t>
      </w:r>
      <w:r>
        <w:rPr>
          <w:rFonts w:ascii="Arial" w:hAnsi="Arial" w:cs="Arial"/>
          <w:sz w:val="28"/>
          <w:szCs w:val="28"/>
        </w:rPr>
        <w:t xml:space="preserve"> A condenação por dano moral em valor inferior ao postulado não implica sucumbência recíproca</w:t>
      </w:r>
      <w:del w:id="1149" w:author="Assessor GDSXSR" w:date="2026-10-31T19:46:16Z">
        <w:r>
          <w:rPr>
            <w:rFonts w:ascii="Arial" w:hAnsi="Arial" w:cs="Arial"/>
            <w:sz w:val="28"/>
            <w:szCs w:val="28"/>
          </w:rPr>
          <w:delText xml:space="preserve">.</w:delText>
        </w:r>
      </w:del>
      <w:ins w:id="1150"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151" w:author="Assessor GDSXSR" w:date="2026-10-31T19:46:16Z">
        <w:r>
          <w:rPr>
            <w:rFonts w:ascii="Arial" w:hAnsi="Arial" w:cs="Arial"/>
            <w:sz w:val="28"/>
            <w:szCs w:val="28"/>
          </w:rPr>
          <w:delText xml:space="preserve">Acolhido o pedido indenizatório,</w:delText>
        </w:r>
      </w:del>
      <w:ins w:id="1152" w:author="Assessor GDSXSR" w:date="2026-10-31T19:46:16Z">
        <w:r>
          <w:rPr>
            <w:rFonts w:ascii="Arial" w:hAnsi="Arial" w:cs="Arial"/>
            <w:color w:val="808080"/>
            <w:sz w:val="28"/>
            <w:szCs w:val="28"/>
          </w:rPr>
          <w:t xml:space="preserve">e</w:t>
        </w:r>
      </w:ins>
      <w:r>
        <w:rPr>
          <w:rFonts w:ascii="Arial" w:hAnsi="Arial" w:cs="Arial"/>
          <w:sz w:val="28"/>
          <w:szCs w:val="28"/>
        </w:rPr>
        <w:t xml:space="preserve"> o réu responde integralmente pelos ônus sucumbenciais</w:t>
      </w:r>
      <w:del w:id="1153" w:author="Assessor GDSXSR" w:date="2026-10-31T19:46:16Z">
        <w:r>
          <w:rPr>
            <w:rFonts w:ascii="Arial" w:hAnsi="Arial" w:cs="Arial"/>
            <w:sz w:val="28"/>
            <w:szCs w:val="28"/>
          </w:rPr>
          <w:delText xml:space="preserve">,</w:delText>
        </w:r>
      </w:del>
      <w:r>
        <w:rPr>
          <w:rFonts w:ascii="Arial" w:hAnsi="Arial" w:cs="Arial"/>
          <w:sz w:val="28"/>
          <w:szCs w:val="28"/>
        </w:rPr>
        <w:t xml:space="preserve"> </w:t>
      </w:r>
      <w:del w:id="1154" w:author="Assessor GDSXSR" w:date="2026-10-31T19:46:16Z">
        <w:r>
          <w:rPr>
            <w:rFonts w:ascii="Arial" w:hAnsi="Arial" w:cs="Arial"/>
            <w:sz w:val="28"/>
            <w:szCs w:val="28"/>
          </w:rPr>
          <w:delText xml:space="preserve">nos termos </w:delText>
        </w:r>
        <w:r>
          <w:rPr>
            <w:rFonts w:ascii="Arial" w:hAnsi="Arial" w:cs="Arial"/>
            <w:sz w:val="28"/>
            <w:szCs w:val="28"/>
          </w:rPr>
          <w:delText xml:space="preserve">do Enunciado </w:delText>
        </w:r>
        <w:r>
          <w:rPr>
            <w:rFonts w:ascii="Arial" w:hAnsi="Arial" w:cs="Arial"/>
            <w:sz w:val="28"/>
            <w:szCs w:val="28"/>
          </w:rPr>
          <w:delText xml:space="preserve">nº</w:delText>
        </w:r>
      </w:del>
      <w:ins w:id="1155" w:author="Assessor GDSXSR" w:date="2026-10-31T19:46:16Z">
        <w:r>
          <w:rPr>
            <w:rFonts w:ascii="Arial" w:hAnsi="Arial" w:cs="Arial"/>
            <w:color w:val="808080"/>
            <w:sz w:val="28"/>
            <w:szCs w:val="28"/>
          </w:rPr>
          <w:t xml:space="preserve">(Súmula</w:t>
        </w:r>
      </w:ins>
      <w:r>
        <w:rPr>
          <w:rFonts w:ascii="Arial" w:hAnsi="Arial" w:cs="Arial"/>
          <w:sz w:val="28"/>
          <w:szCs w:val="28"/>
        </w:rPr>
        <w:t xml:space="preserve"> </w:t>
      </w:r>
      <w:r>
        <w:rPr>
          <w:rFonts w:ascii="Arial" w:hAnsi="Arial" w:cs="Arial"/>
          <w:sz w:val="28"/>
          <w:szCs w:val="28"/>
        </w:rPr>
        <w:t xml:space="preserve">326</w:t>
      </w:r>
      <w:del w:id="1156" w:author="Assessor GDSXSR" w:date="2026-10-31T19:46:16Z">
        <w:r>
          <w:rPr>
            <w:rFonts w:ascii="Arial" w:hAnsi="Arial" w:cs="Arial"/>
            <w:sz w:val="28"/>
            <w:szCs w:val="28"/>
          </w:rPr>
          <w:delText xml:space="preserve"> de </w:delText>
        </w:r>
        <w:r>
          <w:rPr>
            <w:rFonts w:ascii="Arial" w:hAnsi="Arial" w:cs="Arial"/>
            <w:sz w:val="28"/>
            <w:szCs w:val="28"/>
          </w:rPr>
          <w:delText xml:space="preserve">Súmula </w:delText>
        </w:r>
        <w:r>
          <w:rPr>
            <w:rFonts w:ascii="Arial" w:hAnsi="Arial" w:cs="Arial"/>
            <w:sz w:val="28"/>
            <w:szCs w:val="28"/>
          </w:rPr>
          <w:delText xml:space="preserve">do Superior Tribunal de Justiça</w:delText>
        </w:r>
      </w:del>
      <w:ins w:id="1157" w:author="Assessor GDSXSR" w:date="2026-10-31T19:46:16Z">
        <w:r>
          <w:rPr>
            <w:rFonts w:ascii="Arial" w:hAnsi="Arial" w:cs="Arial"/>
            <w:color w:val="808080"/>
            <w:sz w:val="28"/>
            <w:szCs w:val="28"/>
          </w:rPr>
          <w:t xml:space="preserve">/STJ)</w:t>
        </w:r>
      </w:ins>
      <w:r>
        <w:rPr>
          <w:rFonts w:ascii="Arial" w:hAnsi="Arial" w:cs="Arial"/>
          <w:sz w:val="28"/>
          <w:szCs w:val="28"/>
        </w:rPr>
        <w:t xml:space="preserve">.</w:t>
      </w:r>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8548F91" w:rsidR="00886ABA" w:rsidRPr="00D535A0" w:rsidRDefault="00BC0E38" w:rsidP="00886ABA">
      <w:pPr>
        <w:spacing w:after="0" w:line="360" w:lineRule="auto"/>
        <w:jc w:val="both"/>
        <w:rPr>
          <w:rFonts w:ascii="Arial" w:hAnsi="Arial" w:cs="Arial"/>
          <w:sz w:val="28"/>
          <w:szCs w:val="28"/>
        </w:rPr>
      </w:pPr>
      <w:r>
        <w:rPr>
          <w:rFonts w:ascii="Arial" w:hAnsi="Arial" w:cs="Arial"/>
          <w:sz w:val="28"/>
          <w:szCs w:val="28"/>
        </w:rPr>
        <w:t xml:space="preserve">12.</w:t>
      </w:r>
      <w:r>
        <w:rPr>
          <w:rFonts w:ascii="Segoe UI" w:eastAsia="Times New Roman" w:hAnsi="Segoe UI" w:cs="Segoe UI"/>
          <w:b/>
          <w:bCs/>
          <w:sz w:val="21"/>
          <w:szCs w:val="21"/>
          <w:lang w:eastAsia="pt-BR"/>
        </w:rPr>
        <w:t xml:space="preserve"> </w:t>
      </w:r>
      <w:r>
        <w:rPr>
          <w:rFonts w:ascii="Arial" w:hAnsi="Arial" w:cs="Arial"/>
          <w:sz w:val="28"/>
          <w:szCs w:val="28"/>
        </w:rPr>
        <w:t xml:space="preserve">Rejeitaram-se as preliminares de </w:t>
      </w:r>
      <w:del w:id="1158" w:author="Assessor GDSXSR" w:date="2026-10-31T19:46:16Z">
        <w:r>
          <w:rPr>
            <w:rFonts w:ascii="Arial" w:hAnsi="Arial" w:cs="Arial"/>
            <w:sz w:val="28"/>
            <w:szCs w:val="28"/>
          </w:rPr>
          <w:delText xml:space="preserve">não conhecimento do </w:delText>
        </w:r>
        <w:r>
          <w:rPr>
            <w:rFonts w:ascii="Arial" w:hAnsi="Arial" w:cs="Arial"/>
            <w:sz w:val="28"/>
            <w:szCs w:val="28"/>
          </w:rPr>
          <w:delText xml:space="preserve">apelo </w:delText>
        </w:r>
        <w:r>
          <w:rPr>
            <w:rFonts w:ascii="Arial" w:hAnsi="Arial" w:cs="Arial"/>
            <w:sz w:val="28"/>
            <w:szCs w:val="28"/>
          </w:rPr>
          <w:delText xml:space="preserve">por </w:delText>
        </w:r>
      </w:del>
      <w:r>
        <w:rPr>
          <w:rFonts w:ascii="Arial" w:hAnsi="Arial" w:cs="Arial"/>
          <w:sz w:val="28"/>
          <w:szCs w:val="28"/>
        </w:rPr>
        <w:t xml:space="preserve">ofensa </w:t>
      </w:r>
      <w:del w:id="1159" w:author="Assessor GDSXSR" w:date="2026-10-31T19:46:16Z">
        <w:r>
          <w:rPr>
            <w:rFonts w:ascii="Arial" w:hAnsi="Arial" w:cs="Arial"/>
            <w:sz w:val="28"/>
            <w:szCs w:val="28"/>
          </w:rPr>
          <w:delText xml:space="preserve">ao princípio da</w:delText>
        </w:r>
      </w:del>
      <w:ins w:id="1160" w:author="Assessor GDSXSR" w:date="2026-10-31T19:46:16Z">
        <w:r>
          <w:rPr>
            <w:rFonts w:ascii="Arial" w:hAnsi="Arial" w:cs="Arial"/>
            <w:color w:val="808080"/>
            <w:sz w:val="28"/>
            <w:szCs w:val="28"/>
          </w:rPr>
          <w:t xml:space="preserve">à</w:t>
        </w:r>
      </w:ins>
      <w:r>
        <w:rPr>
          <w:rFonts w:ascii="Arial" w:hAnsi="Arial" w:cs="Arial"/>
          <w:sz w:val="28"/>
          <w:szCs w:val="28"/>
        </w:rPr>
        <w:t xml:space="preserve"> dialeticidade e de</w:t>
      </w:r>
      <w:del w:id="1161" w:author="Assessor GDSXSR" w:date="2026-10-31T19:46:16Z">
        <w:r>
          <w:rPr>
            <w:rFonts w:ascii="Arial" w:hAnsi="Arial" w:cs="Arial"/>
            <w:sz w:val="28"/>
            <w:szCs w:val="28"/>
          </w:rPr>
          <w:delText xml:space="preserve"> nulidade da sentença por</w:delText>
        </w:r>
      </w:del>
      <w:r>
        <w:rPr>
          <w:rFonts w:ascii="Arial" w:hAnsi="Arial" w:cs="Arial"/>
          <w:sz w:val="28"/>
          <w:szCs w:val="28"/>
        </w:rPr>
        <w:t xml:space="preserve"> cerceamento de defesa</w:t>
      </w:r>
      <w:r>
        <w:rPr>
          <w:rFonts w:ascii="Arial" w:hAnsi="Arial" w:cs="Arial"/>
          <w:sz w:val="28"/>
          <w:szCs w:val="28"/>
        </w:rPr>
        <w:t xml:space="preserve"> e, no mérito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negou-se provimento ao apelo do réu</w:t>
      </w:r>
      <w:r>
        <w:rPr>
          <w:rFonts w:ascii="Arial" w:hAnsi="Arial" w:cs="Arial"/>
          <w:sz w:val="28"/>
          <w:szCs w:val="28"/>
        </w:rPr>
        <w:t xml:space="preserve">.</w:t>
      </w:r>
      <w:del w:id="1162" w:author="Assessor GDSXSR" w:date="2026-10-31T19:46:16Z">
        <w:r>
          <w:rPr>
            <w:rFonts w:ascii="Arial" w:hAnsi="Arial" w:cs="Arial"/>
            <w:sz w:val="28"/>
            <w:szCs w:val="28"/>
          </w:rPr>
          <w:delText xml:space="preserve"> </w:delText>
        </w:r>
        <w:r>
          <w:rPr>
            <w:rFonts w:ascii="Arial" w:hAnsi="Arial" w:cs="Arial"/>
            <w:sz w:val="28"/>
            <w:szCs w:val="28"/>
          </w:rPr>
          <w:delText xml:space="preserve"> </w:delText>
        </w:r>
      </w:del>
      <w:ins w:id="1163" w:author="Assessor GDSXSR" w:date="2026-10-31T19:46:16Z">
        <w:r>
          <w:rPr>
            <w:rFonts w:ascii="Arial" w:hAnsi="Arial" w:cs="Arial"/>
            <w:color w:val="808080"/>
            <w:sz w:val="28"/>
            <w:szCs w:val="28"/>
          </w:rPr>
          <w:t xml:space="preserve"> </w:t>
        </w:r>
      </w:ins>
      <w:r>
        <w:rPr>
          <w:rFonts w:ascii="Arial" w:hAnsi="Arial" w:cs="Arial"/>
          <w:sz w:val="28"/>
          <w:szCs w:val="28"/>
        </w:rPr>
        <w:t xml:space="preserve">D</w:t>
      </w:r>
      <w:r>
        <w:rPr>
          <w:rFonts w:ascii="Arial" w:hAnsi="Arial" w:cs="Arial"/>
          <w:sz w:val="28"/>
          <w:szCs w:val="28"/>
        </w:rPr>
        <w:t xml:space="preserve">eu-se provimento ao apelo da autora para afastar a sucumbência recíproca e atribuir integralmente ao réu </w:t>
      </w:r>
      <w:del w:id="1164" w:author="Assessor GDSXSR" w:date="2026-10-31T19:46:16Z">
        <w:r>
          <w:rPr>
            <w:rFonts w:ascii="Arial" w:hAnsi="Arial" w:cs="Arial"/>
            <w:sz w:val="28"/>
            <w:szCs w:val="28"/>
          </w:rPr>
          <w:delText xml:space="preserve">o pagamento das</w:delText>
        </w:r>
      </w:del>
      <w:ins w:id="1165" w:author="Assessor GDSXSR" w:date="2026-10-31T19:46:16Z">
        <w:r>
          <w:rPr>
            <w:rFonts w:ascii="Arial" w:hAnsi="Arial" w:cs="Arial"/>
            <w:color w:val="808080"/>
            <w:sz w:val="28"/>
            <w:szCs w:val="28"/>
          </w:rPr>
          <w:t xml:space="preserve">as</w:t>
        </w:r>
      </w:ins>
      <w:r>
        <w:rPr>
          <w:rFonts w:ascii="Arial" w:hAnsi="Arial" w:cs="Arial"/>
          <w:sz w:val="28"/>
          <w:szCs w:val="28"/>
        </w:rPr>
        <w:t xml:space="preserve"> custas </w:t>
      </w:r>
      <w:del w:id="1166" w:author="Assessor GDSXSR" w:date="2026-10-31T19:46:16Z">
        <w:r>
          <w:rPr>
            <w:rFonts w:ascii="Arial" w:hAnsi="Arial" w:cs="Arial"/>
            <w:sz w:val="28"/>
            <w:szCs w:val="28"/>
          </w:rPr>
          <w:delText xml:space="preserve">processuais </w:delText>
        </w:r>
      </w:del>
      <w:r>
        <w:rPr>
          <w:rFonts w:ascii="Arial" w:hAnsi="Arial" w:cs="Arial"/>
          <w:sz w:val="28"/>
          <w:szCs w:val="28"/>
        </w:rPr>
        <w:t xml:space="preserve">e </w:t>
      </w:r>
      <w:del w:id="1167" w:author="Assessor GDSXSR" w:date="2026-10-31T19:46:16Z">
        <w:r>
          <w:rPr>
            <w:rFonts w:ascii="Arial" w:hAnsi="Arial" w:cs="Arial"/>
            <w:sz w:val="28"/>
            <w:szCs w:val="28"/>
          </w:rPr>
          <w:delText xml:space="preserve">dos</w:delText>
        </w:r>
      </w:del>
      <w:ins w:id="1168" w:author="Assessor GDSXSR" w:date="2026-10-31T19:46:16Z">
        <w:r>
          <w:rPr>
            <w:rFonts w:ascii="Arial" w:hAnsi="Arial" w:cs="Arial"/>
            <w:color w:val="808080"/>
            <w:sz w:val="28"/>
            <w:szCs w:val="28"/>
          </w:rPr>
          <w:t xml:space="preserve">os</w:t>
        </w:r>
      </w:ins>
      <w:r>
        <w:rPr>
          <w:rFonts w:ascii="Arial" w:hAnsi="Arial" w:cs="Arial"/>
          <w:sz w:val="28"/>
          <w:szCs w:val="28"/>
        </w:rPr>
        <w:t xml:space="preserve"> honorários</w:t>
      </w:r>
      <w:del w:id="1169" w:author="Assessor GDSXSR" w:date="2026-10-31T19:46:16Z">
        <w:r>
          <w:rPr>
            <w:rFonts w:ascii="Arial" w:hAnsi="Arial" w:cs="Arial"/>
            <w:sz w:val="28"/>
            <w:szCs w:val="28"/>
          </w:rPr>
          <w:delText xml:space="preserve"> advocatícios</w:delText>
        </w:r>
      </w:del>
      <w:r>
        <w:rPr>
          <w:rFonts w:ascii="Arial" w:hAnsi="Arial" w:cs="Arial"/>
          <w:sz w:val="28"/>
          <w:szCs w:val="28"/>
        </w:rPr>
        <w:t xml:space="preserve">, nos moldes da r. sentença</w:t>
      </w:r>
      <w:r>
        <w:rPr>
          <w:rFonts w:ascii="Arial" w:hAnsi="Arial" w:cs="Arial"/>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03C6823C" w14:textId="4C63C811" w:rsidR="001B0F25" w:rsidRPr="00D535A0" w:rsidRDefault="00886ABA" w:rsidP="001B0F25">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del w:id="1170" w:author="Assessor GDSXSR" w:date="2026-10-31T19:46:16Z">
        <w:r>
          <w:rPr>
            <w:rFonts w:ascii="Arial" w:eastAsia="Arial" w:hAnsi="Arial" w:cs="Arial"/>
            <w:color w:val="000000" w:themeColor="text1"/>
            <w:sz w:val="26"/>
            <w:szCs w:val="26"/>
          </w:rPr>
          <w:delText xml:space="preserve">, arts. 6º, VIII, e</w:delText>
        </w:r>
      </w:del>
      <w:r>
        <w:rPr>
          <w:rFonts w:ascii="Arial" w:eastAsia="Arial" w:hAnsi="Arial" w:cs="Arial"/>
          <w:color w:val="000000" w:themeColor="text1"/>
          <w:sz w:val="26"/>
          <w:szCs w:val="26"/>
        </w:rPr>
        <w:t xml:space="preserve"> 14; CPC</w:t>
      </w:r>
      <w:del w:id="1171" w:author="Assessor GDSXSR" w:date="2026-10-31T19:46:16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85</w:t>
      </w:r>
      <w:del w:id="1172" w:author="Assessor GDSXSR" w:date="2026-10-31T19:46:16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 11</w:t>
      </w:r>
      <w:del w:id="1173" w:author="Assessor GDSXSR" w:date="2026-10-31T19:46:16Z">
        <w:r>
          <w:rPr>
            <w:rFonts w:ascii="Arial" w:eastAsia="Arial" w:hAnsi="Arial" w:cs="Arial"/>
            <w:color w:val="000000" w:themeColor="text1"/>
            <w:sz w:val="26"/>
            <w:szCs w:val="26"/>
          </w:rPr>
          <w:delText xml:space="preserve">, 86</w:delText>
        </w:r>
      </w:del>
      <w:r>
        <w:rPr>
          <w:rFonts w:ascii="Arial" w:eastAsia="Arial" w:hAnsi="Arial" w:cs="Arial"/>
          <w:color w:val="000000" w:themeColor="text1"/>
          <w:sz w:val="26"/>
          <w:szCs w:val="26"/>
        </w:rPr>
        <w:t xml:space="preserve">, 370, 371 e 1.010</w:t>
      </w:r>
      <w:del w:id="1174" w:author="Assessor GDSXSR" w:date="2026-10-31T19:46:16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II e III.</w:t>
      </w:r>
    </w:p>
    <w:p w14:paraId="72E7BBD5" w14:textId="1E9F391E" w:rsidR="001B0F25" w:rsidRPr="001B0F25" w:rsidRDefault="00886ABA" w:rsidP="001B0F25">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STJ, </w:t>
      </w:r>
      <w:del w:id="1175" w:author="Assessor GDSXSR" w:date="2026-10-31T19:46:16Z">
        <w:r>
          <w:rPr>
            <w:rFonts w:ascii="Arial" w:eastAsia="Arial" w:hAnsi="Arial" w:cs="Arial"/>
            <w:color w:val="000000" w:themeColor="text1"/>
            <w:sz w:val="26"/>
            <w:szCs w:val="26"/>
          </w:rPr>
          <w:delText xml:space="preserve">Enunciado</w:delText>
        </w:r>
      </w:del>
      <w:ins w:id="1176" w:author="Assessor GDSXSR" w:date="2026-10-31T19:46:16Z">
        <w:r>
          <w:rPr>
            <w:rFonts w:ascii="Arial" w:eastAsia="Arial" w:hAnsi="Arial" w:cs="Arial"/>
            <w:color w:val="808080"/>
            <w:sz w:val="26"/>
            <w:szCs w:val="26"/>
          </w:rPr>
          <w:t xml:space="preserve">Súmula</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nº </w:t>
      </w:r>
      <w:r>
        <w:rPr>
          <w:rFonts w:ascii="Arial" w:eastAsia="Arial" w:hAnsi="Arial" w:cs="Arial"/>
          <w:color w:val="000000" w:themeColor="text1"/>
          <w:sz w:val="26"/>
          <w:szCs w:val="26"/>
        </w:rPr>
        <w:t xml:space="preserve">326</w:t>
      </w:r>
      <w:r>
        <w:rPr>
          <w:rFonts w:ascii="Arial" w:eastAsia="Arial" w:hAnsi="Arial" w:cs="Arial"/>
          <w:color w:val="000000" w:themeColor="text1"/>
          <w:sz w:val="26"/>
          <w:szCs w:val="26"/>
        </w:rPr>
        <w:t xml:space="preserve">; </w:t>
      </w:r>
      <w:del w:id="1177" w:author="Assessor GDSXSR" w:date="2026-10-31T19:46:16Z">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w:t>
      </w:r>
      <w:del w:id="1178" w:author="Assessor GDSXSR" w:date="2026-10-31T19:46:16Z">
        <w:r>
          <w:rPr>
            <w:rFonts w:ascii="Arial" w:eastAsia="Arial" w:hAnsi="Arial" w:cs="Arial"/>
            <w:color w:val="000000" w:themeColor="text1"/>
            <w:sz w:val="26"/>
            <w:szCs w:val="26"/>
          </w:rPr>
          <w:delText xml:space="preserve">2.146.051</w:delText>
        </w:r>
      </w:del>
      <w:ins w:id="1179" w:author="Assessor GDSXSR" w:date="2026-10-31T19:46:16Z">
        <w:r>
          <w:rPr>
            <w:rFonts w:ascii="Arial" w:eastAsia="Arial" w:hAnsi="Arial" w:cs="Arial"/>
            <w:color w:val="808080"/>
            <w:sz w:val="26"/>
            <w:szCs w:val="26"/>
          </w:rPr>
          <w:t xml:space="preserve">2146051</w:t>
        </w:r>
      </w:ins>
      <w:r>
        <w:rPr>
          <w:rFonts w:ascii="Arial" w:eastAsia="Arial" w:hAnsi="Arial" w:cs="Arial"/>
          <w:color w:val="000000" w:themeColor="text1"/>
          <w:sz w:val="26"/>
          <w:szCs w:val="26"/>
        </w:rPr>
        <w:t xml:space="preserve">,</w:t>
      </w:r>
      <w:del w:id="1180" w:author="Assessor GDSXSR" w:date="2026-10-31T19:46:16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APC</w:delText>
        </w:r>
      </w:del>
      <w:r>
        <w:rPr>
          <w:rFonts w:ascii="Arial" w:eastAsia="Arial" w:hAnsi="Arial" w:cs="Arial"/>
          <w:color w:val="000000" w:themeColor="text1"/>
          <w:sz w:val="26"/>
          <w:szCs w:val="26"/>
        </w:rPr>
        <w:t xml:space="preserve"> 0701222-28.2026.8.07.0018, Rel. Des. Robson Teixeira de Freitas, 8ª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09/07/2026, DJe 14/07/2026; </w:t>
      </w:r>
      <w:del w:id="1181" w:author="Assessor GDSXSR" w:date="2026-10-31T19:46:16Z">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w:t>
      </w:r>
      <w:del w:id="1182" w:author="Assessor GDSXSR" w:date="2026-10-31T19:46:16Z">
        <w:r>
          <w:rPr>
            <w:rFonts w:ascii="Arial" w:eastAsia="Arial" w:hAnsi="Arial" w:cs="Arial"/>
            <w:color w:val="000000" w:themeColor="text1"/>
            <w:sz w:val="26"/>
            <w:szCs w:val="26"/>
          </w:rPr>
          <w:delText xml:space="preserve">2.152.753</w:delText>
        </w:r>
      </w:del>
      <w:ins w:id="1183" w:author="Assessor GDSXSR" w:date="2026-10-31T19:46:16Z">
        <w:r>
          <w:rPr>
            <w:rFonts w:ascii="Arial" w:eastAsia="Arial" w:hAnsi="Arial" w:cs="Arial"/>
            <w:color w:val="808080"/>
            <w:sz w:val="26"/>
            <w:szCs w:val="26"/>
          </w:rPr>
          <w:t xml:space="preserve">2152753</w:t>
        </w:r>
      </w:ins>
      <w:r>
        <w:rPr>
          <w:rFonts w:ascii="Arial" w:eastAsia="Arial" w:hAnsi="Arial" w:cs="Arial"/>
          <w:color w:val="000000" w:themeColor="text1"/>
          <w:sz w:val="26"/>
          <w:szCs w:val="26"/>
        </w:rPr>
        <w:t xml:space="preserve">,</w:t>
      </w:r>
      <w:del w:id="1184" w:author="Assessor GDSXSR" w:date="2026-10-31T19:46:16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APC</w:delText>
        </w:r>
      </w:del>
      <w:r>
        <w:rPr>
          <w:rFonts w:ascii="Arial" w:eastAsia="Arial" w:hAnsi="Arial" w:cs="Arial"/>
          <w:color w:val="000000" w:themeColor="text1"/>
          <w:sz w:val="26"/>
          <w:szCs w:val="26"/>
        </w:rPr>
        <w:t xml:space="preserve"> 0748793-51.2023.8.07.0001, Rel. Des. João Egmont, 2ª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15/07/2026, DJe 31/07/2026.</w:t>
      </w:r>
    </w:p>
    <w:p w14:paraId="43D43365" w14:textId="3F1DC620" w:rsidR="00886ABA" w:rsidRDefault="00886ABA" w:rsidP="00886ABA">
      <w:pPr>
        <w:spacing w:after="0" w:line="360" w:lineRule="auto"/>
        <w:jc w:val="both"/>
        <w:rPr>
          <w:rFonts w:ascii="Arial" w:eastAsia="Arial" w:hAnsi="Arial" w:cs="Arial"/>
          <w:i/>
          <w:iCs/>
          <w:color w:val="000000" w:themeColor="text1"/>
          <w:sz w:val="26"/>
          <w:szCs w:val="26"/>
        </w:rPr>
      </w:pPr>
    </w:p>
    <w:p w14:paraId="39B39D57" w14:textId="77777777" w:rsidR="005F7BBF" w:rsidRDefault="005F7BBF" w:rsidP="006D3DAA">
      <w:pPr>
        <w:spacing w:after="0" w:line="360" w:lineRule="auto"/>
        <w:rPr>
          <w:rFonts w:ascii="Arial" w:hAnsi="Arial" w:cs="Arial"/>
          <w:sz w:val="28"/>
          <w:szCs w:val="28"/>
        </w:rPr>
      </w:pPr>
    </w:p>
    <w:p w14:paraId="5803F920" w14:textId="77777777" w:rsidR="005F7BBF" w:rsidRDefault="005F7BBF" w:rsidP="006D3DAA">
      <w:pPr>
        <w:spacing w:after="0" w:line="360" w:lineRule="auto"/>
        <w:rPr>
          <w:rFonts w:ascii="Arial" w:hAnsi="Arial" w:cs="Arial"/>
          <w:sz w:val="28"/>
          <w:szCs w:val="28"/>
        </w:rPr>
      </w:pPr>
    </w:p>
    <w:p w14:paraId="423AE336"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RESUMO DA SENTENÇA</w:t>
      </w:r>
    </w:p>
    <w:p w14:paraId="682B6190"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I. RAZÕES DE DECIDIR</w:t>
      </w:r>
    </w:p>
    <w:p w14:paraId="78C7EDF8"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Aplicação do Código de Defesa do Consumidor e responsabilidade objetiva</w:t>
      </w:r>
    </w:p>
    <w:p w14:paraId="09FE5FE1"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O juízo reconheceu a existência de relação de consumo entre Mariana Oliveira de Queiroz e Complexo Hospitalar Uberlândia S.A., aplicando os arts. 2º, 3º e 14 do Código de Defesa do Consumidor. Assentou que a responsabilidade do hospital é objetiva, condicionada à demonstração do defeito na prestação do serviço, do dano e do nexo causal.</w:t>
      </w:r>
    </w:p>
    <w:p w14:paraId="216B26B5"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Questões processuais anteriormente decididas</w:t>
      </w:r>
    </w:p>
    <w:p w14:paraId="021E4346" w14:textId="5A4669DF"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preliminar de incompetência territorial suscitada pela parte ré foi considerada superada, pois havia sido rejeitada na decisão saneadora com fundamento no art. 101, I, do CDC. Também foi mantida a gratuidade da justiça concedida à autora, por inexistirem elementos capazes de justificar sua revogação. </w:t>
      </w:r>
    </w:p>
    <w:p w14:paraId="508E0F5B"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Inversão do ônus da prova</w:t>
      </w:r>
    </w:p>
    <w:p w14:paraId="62433D76" w14:textId="23051710"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Em razão da inversão do ônus da prova anteriormente deferida, cabia ao hospital demonstrar a regularidade e a adequação dos serviços prestados durante o período pós-operatório. A ré, entretanto, não produziu prova robusta capaz de afastar as alegações relativas às condições inadequadas do quarto e à demora na administração da medicação analgésica. </w:t>
      </w:r>
    </w:p>
    <w:p w14:paraId="305D2A57"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Falha na assistência pós-operatória</w:t>
      </w:r>
    </w:p>
    <w:p w14:paraId="50B454CC"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O prontuário médico confirmou a existência de prescrição de medicamentos analgésicos, evidenciando a necessidade de controle da dor. A documentação em vídeo indicou que, por volta das 20h30, a autora precisou deixar o leito pós-operatório e dirigir-se pessoalmente ao posto de atendimento para solicitar assistência.</w:t>
      </w:r>
    </w:p>
    <w:p w14:paraId="2258B064"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color w:val="FF0000"/>
        </w:rPr>
        <w:t xml:space="preserve">2.O prontuário registrou, às 21h, que a paciente se encontrava “super nervosa” em razão do problema no ar-condicionado e da ausência de medicação. A transferência para outro quarto ocorreu somente às 22h30, aproximadamente duas horas após a reclamação pessoal e uma hora e meia depois do registro da situação no prontuário. </w:t>
      </w:r>
    </w:p>
    <w:p w14:paraId="31E00298"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color w:val="FF0000"/>
        </w:rPr>
        <w:t xml:space="preserve">3.O juízo considerou que esse lapso temporal demonstrou demora substancial na solução dos problemas relatados. Destacou que, em ambiente hospitalar e especialmente durante o pós-operatório, o serviço deve ser prestado de forma eficiente, contínua e adequada, sendo inadmissível a permanência prolongada do paciente em situação de dor e em acomodação imprópria. </w:t>
      </w:r>
    </w:p>
    <w:p w14:paraId="4F9E5A0E"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Configuração do dano moral</w:t>
      </w:r>
    </w:p>
    <w:p w14:paraId="3CC864A4" w14:textId="7885BD80"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As circunstâncias reconhecidas ultrapassaram o mero aborrecimento e caracterizaram falha na prestação do serviço hospitalar. O dano moral foi considerado decorrente da própria situação vivenciada, dispensando prova específica do abalo, nos termos dos arts. 186 e 927 do Código Civil, combinados com o art. 14 do CDC. </w:t>
      </w:r>
    </w:p>
    <w:p w14:paraId="4145D8AA"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Fixação do valor da indenização</w:t>
      </w:r>
    </w:p>
    <w:p w14:paraId="569AE102" w14:textId="77777777" w:rsidR="00A72B1A" w:rsidRPr="00D535A0" w:rsidRDefault="00A72B1A"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Para o arbitramento da indenização, o juízo considerou a extensão do dano, as consequências objetivamente verificáveis, as circunstâncias do fato, a capacidade econômica das partes e a necessidade de evitar tanto o enriquecimento sem causa quanto uma repercussão patrimonial desproporcional. </w:t>
      </w:r>
    </w:p>
    <w:p w14:paraId="774D3817" w14:textId="4A1B457F" w:rsidR="00A72B1A" w:rsidRPr="00D535A0" w:rsidRDefault="00A72B1A" w:rsidP="00484139">
      <w:pPr>
        <w:spacing w:after="0" w:line="360" w:lineRule="auto"/>
        <w:jc w:val="both"/>
        <w:rPr>
          <w:rFonts w:cstheme="minorHAnsi"/>
          <w:color w:val="FF0000"/>
        </w:rPr>
      </w:pPr>
      <w:r w:rsidRPr="00D535A0">
        <w:rPr>
          <w:rFonts w:cstheme="minorHAnsi"/>
          <w:color w:val="FF0000"/>
        </w:rPr>
        <w:t xml:space="preserve">2.A indenização foi fixada em R$ 8.000,00, levando-se em conta a gravidade moderada da conduta, a inexistência de consequências clínicas mais severas e as funções compensatória e pedagógica da reparação, à luz dos critérios de razoabilidade e proporcionalidade. </w:t>
      </w:r>
    </w:p>
    <w:p w14:paraId="34D031F3"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II. DISPOSITIVO DA SENTENÇA</w:t>
      </w:r>
    </w:p>
    <w:p w14:paraId="64C17D82" w14:textId="77777777" w:rsidR="00A72B1A" w:rsidRPr="00D535A0" w:rsidRDefault="00A72B1A"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Os pedidos formulados por Mariana Oliveira de Queiroz contra Complexo Hospitalar Uberlândia S.A. foram julgados </w:t>
      </w:r>
      <w:r w:rsidRPr="00D535A0">
        <w:rPr>
          <w:rFonts w:cstheme="minorHAnsi"/>
          <w:b/>
          <w:bCs/>
          <w:color w:val="FF0000"/>
        </w:rPr>
        <w:t>parcialmente procedentes</w:t>
      </w:r>
      <w:r w:rsidRPr="00D535A0">
        <w:rPr>
          <w:rFonts w:cstheme="minorHAnsi"/>
          <w:color w:val="FF0000"/>
        </w:rPr>
        <w:t xml:space="preserve">, com resolução do mérito, nos termos do art. 487, I, do CPC, para condenar a parte ré ao pagamento de R$ 8.000,00 a título de danos morais, acrescidos de correção monetária a partir da data da sentença e juros de mora desde o evento danoso. </w:t>
      </w:r>
    </w:p>
    <w:p w14:paraId="294E30EF" w14:textId="7F3AEED2" w:rsidR="00A72B1A" w:rsidRPr="00D535A0" w:rsidRDefault="00A72B1A" w:rsidP="00484139">
      <w:pPr>
        <w:spacing w:after="0" w:line="360" w:lineRule="auto"/>
        <w:jc w:val="both"/>
        <w:rPr>
          <w:rFonts w:cstheme="minorHAnsi"/>
          <w:color w:val="FF0000"/>
        </w:rPr>
      </w:pPr>
      <w:r w:rsidRPr="00D535A0">
        <w:rPr>
          <w:rFonts w:cstheme="minorHAnsi"/>
          <w:color w:val="FF0000"/>
        </w:rPr>
        <w:t>2.Em virtude da sucumbência recíproca, as custas processuais e os honorários advocatícios, estes fixados em 10% sobre o valor da condenação, foram distribuídos na proporção de 70% para a ré e 30% para a autora, com suspensão da exigibilidade em relação à autora, beneficiária da gratuidade da justiça</w:t>
      </w:r>
    </w:p>
    <w:p w14:paraId="0939E563" w14:textId="77777777" w:rsidR="002D44DC" w:rsidRPr="00D535A0" w:rsidRDefault="002D44DC" w:rsidP="00484139">
      <w:pPr>
        <w:spacing w:after="0" w:line="360" w:lineRule="auto"/>
        <w:jc w:val="both"/>
        <w:rPr>
          <w:rFonts w:cstheme="minorHAnsi"/>
          <w:color w:val="FF0000"/>
        </w:rPr>
      </w:pPr>
    </w:p>
    <w:p w14:paraId="48A5D19F" w14:textId="2C68A5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RESUMO DA APELAÇÃO DO RÉU</w:t>
      </w:r>
    </w:p>
    <w:p w14:paraId="1C67A23F"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 RAZÕES RECURSAIS</w:t>
      </w:r>
    </w:p>
    <w:p w14:paraId="5CA6A0F1"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Admissibilidade recursal</w:t>
      </w:r>
    </w:p>
    <w:p w14:paraId="6B44D2A2" w14:textId="3FD0FF34"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 Complexo Hospitalar Uberlândia S.A. sustenta que a apelação é própria, tempestiva e está devidamente preparada. Afirma que a sentença foi disponibilizada em 18/06/2026, publicada em 19/06/2026, e que o recurso foi interposto dentro do prazo legal, com a juntada da guia e do comprovante de pagamento do preparo, nos termos dos arts. 1.003 e 1.007 do CPC. </w:t>
      </w:r>
    </w:p>
    <w:p w14:paraId="6C94F5B0"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Preliminar de nulidade da sentença por cerceamento de defesa</w:t>
      </w:r>
    </w:p>
    <w:p w14:paraId="72C28618"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alega a nulidade da sentença porque requereu, desde a contestação, a produção de prova pericial destinada a examinar questões técnicas relacionadas à adequação das condutas assistenciais, aos protocolos de analgesia, ao fluxo de administração dos medicamentos e à existência de nexo causal entre o atendimento hospitalar e os danos narrados por Mariana Oliveira de Queiroz. Apesar da especificidade do requerimento, a perícia foi indeferida sob o fundamento de que a controvérsia poderia ser solucionada mediante prova documental. </w:t>
      </w:r>
    </w:p>
    <w:p w14:paraId="1AB7D592"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2.Argumenta que a sentença incorreu em contradição procedimental, pois dispensou a prova pericial, mas reconheceu a falha na prestação do serviço a partir de conclusões que, segundo a recorrente, dependeriam de conhecimento técnico-científico. A decisão teria realizado valoração técnica sobre a adequação do manejo da dor, o tempo de administração da medicação, a assistência pós-operatória, a repercussão clínica do desconforto térmico e a regularidade dos protocolos hospitalares sem permitir a produção da prova requerida. </w:t>
      </w:r>
    </w:p>
    <w:p w14:paraId="07494E79"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3.Defende que a controvérsia não era exclusivamente documental, pois exigia a apuração de questões como a adequação da analgesia ao quadro clínico da paciente, a necessidade de reavaliação médica para reforço da medicação, a compatibilidade do intervalo registrado com a rotina e a segurança hospitalares, a existência de repercussão clínica decorrente do problema ambiental e a caracterização técnica de defeito na prestação do serviço.</w:t>
      </w:r>
    </w:p>
    <w:p w14:paraId="79253D72"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4.Sustenta que houve violação aos arts. 369, 370, 371 e 464 do CPC, bem como ao contraditório substancial, à ampla defesa e ao devido processo legal. O prejuízo decorreria do fato de o hospital ter sido impedido de produzir o meio de prova que reputava mais adequado e, posteriormente, ter sido condenado justamente porque não apresentou prova robusta da regularidade do atendimento, em contexto de inversão do ônus da prova. </w:t>
      </w:r>
    </w:p>
    <w:p w14:paraId="5D742D64" w14:textId="7CBAC0B8"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5.Com fundamento em precedentes do Tribunal de Justiça do Distrito Federal e dos Territórios e do Superior Tribunal de Justiça, a apelante afirma que se configura cerceamento de defesa quando a prova oportunamente requerida é indeferida e, em seguida, sobrevém julgamento desfavorável motivado pela insuficiência probatória. Por isso, requer a cassação da sentença e o retorno dos autos à origem para reabertura da instrução, realização de perícia e eventual complementação probatória. </w:t>
      </w:r>
    </w:p>
    <w:p w14:paraId="704B4C5F"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Ausência de falha na prestação do serviço</w:t>
      </w:r>
    </w:p>
    <w:p w14:paraId="64644C04"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Caso ultrapassada a preliminar, a apelante sustenta que a responsabilidade objetiva prevista no CDC não dispensa a demonstração do defeito do serviço, do dano e do nexo causal. A mera existência de desconforto ou insatisfação não seria suficiente para caracterizar prestação inadequada, ineficiente ou insegura em grau juridicamente relevante. </w:t>
      </w:r>
    </w:p>
    <w:p w14:paraId="4120D2CD"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2.Afirma que a cirurgia foi realizada como esperado e que não houve alegação ou comprovação de erro cirúrgico, agravamento clínico objetivo, intercorrência grave, sequela, reinternação, infecção, lesão permanente ou prejuízo terapêutico. A controvérsia estaria limitada ao desconforto térmico no quarto e ao tempo de administração de analgésico durante o pós-operatório imediato. </w:t>
      </w:r>
    </w:p>
    <w:p w14:paraId="3D19DD78" w14:textId="66FC70FA"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3.Ressalta que a própria sentença reconheceu a inexistência de consequências clínicas mais graves. Na perspectiva da recorrente, a ausência de repercussão clínica objetiva, de sequela e de prova técnica do manejo inadequado impediria que os desconfortos experimentados fossem automaticamente qualificados como defeito indenizável do serviço. </w:t>
      </w:r>
    </w:p>
    <w:p w14:paraId="237A646D"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Necessidade de avaliação técnica do manejo analgésico</w:t>
      </w:r>
    </w:p>
    <w:p w14:paraId="708E6FE4"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argumenta que a administração de analgésicos em ambiente hospitalar não pode ser determinada exclusivamente pela manifestação subjetiva da paciente ou de seu acompanhante. O reforço da medicação dependeria de avaliação médica ou do protocolo assistencial, considerando o procedimento realizado, os medicamentos já ministrados, o intervalo seguro entre as doses, os riscos de interação, o nível de sedação, os sinais vitais e o quadro clínico global. </w:t>
      </w:r>
    </w:p>
    <w:p w14:paraId="2F9D9D77"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2.Sustenta que o pedido de medicamento “mais forte” não demonstra, isoladamente, que essa medicação fosse tecnicamente indicada, nem que o seu fornecimento não imediato configurasse negligência. A dor pós-operatória seria um evento esperado e não constituiria, por si só, indício de má prestação do serviço. </w:t>
      </w:r>
    </w:p>
    <w:p w14:paraId="22BEA67B" w14:textId="2551745F"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3.Alega que a sentença substituiu a necessária avaliação técnico-pericial por uma percepção intuitiva sobre a dor e presumiu a inadequação do fluxo de analgesia. Sem prova especializada quanto à intempestividade da medicação ou ao descumprimento dos protocolos assistenciais, não seria possível reconhecer a falha hospitalar. </w:t>
      </w:r>
    </w:p>
    <w:p w14:paraId="08B77F5B"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Intercorrência com o ar-condicionado</w:t>
      </w:r>
    </w:p>
    <w:p w14:paraId="4234DD0B"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Quanto ao problema no ar-condicionado, a recorrente sustenta que se tratou de intercorrência pontual, posteriormente solucionada mediante transferência da paciente para outro quarto. O intervalo aproximado de uma hora e meia entre o registro do problema e a mudança de acomodação não configuraria automaticamente falha indenizável, especialmente diante da necessidade de observância dos procedimentos de disponibilidade, preparação, higienização e ocupação dos leitos. </w:t>
      </w:r>
    </w:p>
    <w:p w14:paraId="38BA60DE" w14:textId="19E82C51"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2.Defende que a sentença adotou um parâmetro abstrato de eficiência máxima, sem demonstrar por que o intervalo verificado seria juridicamente intolerável ou teria exposto a paciente a risco concreto, dano físico ou comprometimento do tratamento. O desconforto térmico, embora indesejável, não se confundiria necessariamente com dano moral. </w:t>
      </w:r>
    </w:p>
    <w:p w14:paraId="6F981B71"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Inexistência de dano moral indenizável</w:t>
      </w:r>
    </w:p>
    <w:p w14:paraId="40CE7B8D" w14:textId="77777777"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afirma que a sentença transformou intercorrências transitórias do pós-operatório em responsabilidade civil e aplicou indevidamente a concepção de dano moral presumido. Argumenta que não houve erro no procedimento principal, agravamento clínico, sequela, prolongamento do tratamento, violação grave de direito da personalidade ou demonstração técnica de inadequação da assistência. </w:t>
      </w:r>
    </w:p>
    <w:p w14:paraId="54EC9426" w14:textId="77777777"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2.Sustenta que a responsabilidade civil não alcança todo dissabor, incômodo, frustração ou desconforto vivenciado no ambiente hospitalar, sendo necessária a ocorrência de lesão extrapatrimonial juridicamente qualificada. As circunstâncias narradas revelariam, quando muito, dor momentaneamente não controlada, insatisfação com o tempo de atendimento e desconforto ambiental solucionado pela troca de quarto. </w:t>
      </w:r>
    </w:p>
    <w:p w14:paraId="0C0DA1B9" w14:textId="35DBD058"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3.Afirma que a indenização não poderia decorrer automaticamente de uma experiência subjetivamente desagradável. Na ausência de abalo anormal, consequência clínica relevante ou lesão duradoura, os fatos permaneceriam no campo dos aborrecimentos e das vicissitudes inerentes à realidade hospitalar, razão pela qual o pedido indenizatório deveria ser julgado improcedente. </w:t>
      </w:r>
    </w:p>
    <w:p w14:paraId="6F0A5FF4"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Redução subsidiária do valor da indenização</w:t>
      </w:r>
    </w:p>
    <w:p w14:paraId="4A90B5D2" w14:textId="77777777"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Subsidiariamente, caso mantida a condenação, a apelante sustenta que o valor de R$ 8.000,00 é excessivo. Destaca que a sentença classificou a conduta como de gravidade moderada e reconheceu a ausência de consequências clínicas mais graves, de sequela ou de repercussão objetiva relevante. </w:t>
      </w:r>
    </w:p>
    <w:p w14:paraId="603976C7" w14:textId="4C4E83C7"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2.Com fundamento nos princípios da razoabilidade, proporcionalidade, moderação e vedação ao enriquecimento sem causa, requer a redução da indenização para R$ 500,00 ou para outro valor simbólico e moderado que o Tribunal considere adequado. </w:t>
      </w:r>
    </w:p>
    <w:p w14:paraId="4AE82269"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Ônus sucumbenciais</w:t>
      </w:r>
    </w:p>
    <w:p w14:paraId="55D6E3AC" w14:textId="42CFF7CB"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recorrente sustenta que, reconhecida a improcedência dos pedidos iniciais, os ônus sucumbenciais devem ser invertidos. Requer que Mariana Oliveira de Queiroz seja condenada ao pagamento das custas e dos honorários advocatícios, fixados sobre o proveito econômico obtido ou sobre o valor da causa, com incidência dos honorários recursais previstos no art. 85, § 11, do CPC. </w:t>
      </w:r>
    </w:p>
    <w:p w14:paraId="73CB25E8"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II. PEDIDO</w:t>
      </w:r>
    </w:p>
    <w:p w14:paraId="1EE83D88" w14:textId="3BBA10E0"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 Complexo Hospitalar Uberlândia S.A. requer o conhecimento e o provimento da apelação para: </w:t>
      </w:r>
      <w:r w:rsidRPr="00D535A0">
        <w:rPr>
          <w:rFonts w:cstheme="minorHAnsi"/>
          <w:b/>
          <w:bCs/>
          <w:color w:val="FF0000"/>
        </w:rPr>
        <w:t>a)</w:t>
      </w:r>
      <w:r w:rsidRPr="00D535A0">
        <w:rPr>
          <w:rFonts w:cstheme="minorHAnsi"/>
          <w:color w:val="FF0000"/>
        </w:rPr>
        <w:t xml:space="preserve"> preliminarmente, reconhecer a nulidade da sentença por cerceamento de defesa, cassando-a e determinando o retorno dos autos à origem para reabertura da instrução e realização de prova pericial; </w:t>
      </w:r>
      <w:r w:rsidRPr="00D535A0">
        <w:rPr>
          <w:rFonts w:cstheme="minorHAnsi"/>
          <w:b/>
          <w:bCs/>
          <w:color w:val="FF0000"/>
        </w:rPr>
        <w:t>b)</w:t>
      </w:r>
      <w:r w:rsidRPr="00D535A0">
        <w:rPr>
          <w:rFonts w:cstheme="minorHAnsi"/>
          <w:color w:val="FF0000"/>
        </w:rPr>
        <w:t xml:space="preserve"> superada a preliminar, reformar integralmente a sentença e julgar improcedente o pedido de indenização por danos morais; </w:t>
      </w:r>
      <w:r w:rsidRPr="00D535A0">
        <w:rPr>
          <w:rFonts w:cstheme="minorHAnsi"/>
          <w:b/>
          <w:bCs/>
          <w:color w:val="FF0000"/>
        </w:rPr>
        <w:t>c)</w:t>
      </w:r>
      <w:r w:rsidRPr="00D535A0">
        <w:rPr>
          <w:rFonts w:cstheme="minorHAnsi"/>
          <w:color w:val="FF0000"/>
        </w:rPr>
        <w:t xml:space="preserve"> subsidiariamente, reduzir substancialmente a indenização, indicada no recurso em R$ 500,00 ou em outro valor simbólico e moderado; e </w:t>
      </w:r>
      <w:r w:rsidRPr="00D535A0">
        <w:rPr>
          <w:rFonts w:cstheme="minorHAnsi"/>
          <w:b/>
          <w:bCs/>
          <w:color w:val="FF0000"/>
        </w:rPr>
        <w:t>d)</w:t>
      </w:r>
      <w:r w:rsidRPr="00D535A0">
        <w:rPr>
          <w:rFonts w:cstheme="minorHAnsi"/>
          <w:color w:val="FF0000"/>
        </w:rPr>
        <w:t xml:space="preserve"> inverter os ônus sucumbenciais, com condenação da apelada ao pagamento das custas e dos honorários advocatícios. </w:t>
      </w:r>
    </w:p>
    <w:p w14:paraId="5350F300" w14:textId="77777777" w:rsidR="00886ABA" w:rsidRPr="00D535A0" w:rsidRDefault="00886ABA" w:rsidP="00484139">
      <w:pPr>
        <w:spacing w:after="0" w:line="360" w:lineRule="auto"/>
        <w:jc w:val="both"/>
        <w:rPr>
          <w:rFonts w:cstheme="minorHAnsi"/>
        </w:rPr>
      </w:pPr>
    </w:p>
    <w:p w14:paraId="6FA9351F" w14:textId="77777777" w:rsidR="00A72B1A" w:rsidRPr="00D535A0" w:rsidRDefault="00A72B1A" w:rsidP="00484139">
      <w:pPr>
        <w:spacing w:after="0" w:line="360" w:lineRule="auto"/>
        <w:jc w:val="both"/>
        <w:outlineLvl w:val="0"/>
        <w:rPr>
          <w:del w:id="1792" w:author="Assessor GDSXSR" w:date="2026-10-31T19:46:16Z"/>
          <w:rFonts w:cstheme="minorHAnsi"/>
          <w:b/>
          <w:bCs/>
        </w:rPr>
      </w:pPr>
    </w:p>
    <w:p w14:paraId="2D35CC20" w14:textId="77777777" w:rsidR="00A72B1A" w:rsidRDefault="00A72B1A" w:rsidP="00484139">
      <w:pPr>
        <w:spacing w:after="0" w:line="360" w:lineRule="auto"/>
        <w:jc w:val="both"/>
        <w:outlineLvl w:val="0"/>
        <w:rPr>
          <w:del w:id="1793" w:author="Assessor GDSXSR" w:date="2026-10-31T19:46:16Z"/>
          <w:rFonts w:ascii="Arial" w:hAnsi="Arial" w:cs="Arial"/>
          <w:b/>
          <w:bCs/>
        </w:rPr>
      </w:pPr>
    </w:p>
    <w:p w14:paraId="790CED57" w14:textId="77777777" w:rsidR="00A72B1A" w:rsidRDefault="00A72B1A" w:rsidP="00484139">
      <w:pPr>
        <w:spacing w:after="0" w:line="360" w:lineRule="auto"/>
        <w:jc w:val="both"/>
        <w:outlineLvl w:val="0"/>
        <w:rPr>
          <w:del w:id="1794" w:author="Assessor GDSXSR" w:date="2026-10-31T19:46:16Z"/>
          <w:rFonts w:ascii="Arial" w:hAnsi="Arial" w:cs="Arial"/>
          <w:b/>
          <w:bCs/>
        </w:rPr>
      </w:pPr>
    </w:p>
    <w:p w14:paraId="25B262BC" w14:textId="77777777" w:rsidR="00D535A0" w:rsidRDefault="00D535A0" w:rsidP="00484139">
      <w:pPr>
        <w:spacing w:after="0" w:line="360" w:lineRule="auto"/>
        <w:jc w:val="both"/>
        <w:outlineLvl w:val="0"/>
        <w:rPr>
          <w:del w:id="1795" w:author="Assessor GDSXSR" w:date="2026-10-31T19:46:16Z"/>
          <w:rFonts w:ascii="Arial" w:hAnsi="Arial" w:cs="Arial"/>
          <w:b/>
          <w:bCs/>
        </w:rPr>
      </w:pPr>
    </w:p>
    <w:p w14:paraId="77BF41F9" w14:textId="77777777" w:rsidR="00D535A0" w:rsidRDefault="00D535A0" w:rsidP="00484139">
      <w:pPr>
        <w:spacing w:after="0" w:line="360" w:lineRule="auto"/>
        <w:jc w:val="both"/>
        <w:outlineLvl w:val="0"/>
        <w:rPr>
          <w:del w:id="1796" w:author="Assessor GDSXSR" w:date="2026-10-31T19:46:16Z"/>
          <w:rFonts w:ascii="Arial" w:hAnsi="Arial" w:cs="Arial"/>
          <w:b/>
          <w:bCs/>
        </w:rPr>
      </w:pPr>
    </w:p>
    <w:p w14:paraId="391C1C20" w14:textId="77777777" w:rsidR="00A72B1A" w:rsidRDefault="00A72B1A" w:rsidP="00355C73">
      <w:pPr>
        <w:spacing w:after="0" w:line="360" w:lineRule="auto"/>
        <w:jc w:val="center"/>
        <w:outlineLvl w:val="0"/>
        <w:rPr>
          <w:del w:id="1797" w:author="Assessor GDSXSR" w:date="2026-10-31T19:46:16Z"/>
          <w:rFonts w:ascii="Arial" w:hAnsi="Arial" w:cs="Arial"/>
          <w:b/>
          <w:bCs/>
        </w:rPr>
      </w:pPr>
    </w:p>
    <w:p w14:paraId="06F23FE0" w14:textId="77777777" w:rsidR="00A72B1A" w:rsidRPr="00D535A0" w:rsidRDefault="00A72B1A" w:rsidP="00355C73">
      <w:pPr>
        <w:spacing w:after="0" w:line="360" w:lineRule="auto"/>
        <w:jc w:val="center"/>
        <w:outlineLvl w:val="0"/>
        <w:rPr>
          <w:del w:id="1798" w:author="Assessor GDSXSR" w:date="2026-10-31T19:46:16Z"/>
          <w:rFonts w:ascii="Arial" w:hAnsi="Arial" w:cs="Arial"/>
          <w:b/>
          <w:bCs/>
          <w:sz w:val="28"/>
          <w:szCs w:val="28"/>
        </w:rPr>
      </w:pPr>
    </w:p>
    <w:p w14:paraId="63358632" w14:textId="066FB7FE" w:rsidR="00DB1301" w:rsidRPr="00D535A0" w:rsidRDefault="00F63CDB" w:rsidP="00355C73">
      <w:pPr>
        <w:pageBreakBefore/>
        <w:spacing w:after="0" w:line="360" w:lineRule="auto"/>
        <w:jc w:val="center"/>
        <w:outlineLvl w:val="0"/>
        <w:rPr>
          <w:rFonts w:ascii="Arial" w:hAnsi="Arial" w:cs="Arial"/>
          <w:b/>
          <w:bCs/>
          <w:sz w:val="28"/>
          <w:szCs w:val="28"/>
        </w:rPr>
      </w:pPr>
      <w:r w:rsidRPr="00D535A0">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845B716" w14:textId="7F52DE38" w:rsidR="00BF7772" w:rsidRPr="00BF7772" w:rsidRDefault="00F63CDB" w:rsidP="00BF7772">
      <w:pPr>
        <w:spacing w:after="0" w:line="360" w:lineRule="auto"/>
        <w:ind w:left="2268" w:firstLine="1134"/>
        <w:jc w:val="both"/>
        <w:rPr>
          <w:rFonts w:ascii="Arial" w:hAnsi="Arial" w:cs="Arial"/>
          <w:sz w:val="26"/>
          <w:szCs w:val="26"/>
        </w:rPr>
      </w:pPr>
      <w:r w:rsidRPr="000A7009">
        <w:rPr>
          <w:rFonts w:ascii="Arial" w:hAnsi="Arial" w:cs="Arial"/>
          <w:sz w:val="26"/>
          <w:szCs w:val="26"/>
        </w:rPr>
        <w:t>“</w:t>
      </w:r>
      <w:r w:rsidR="00BF7772" w:rsidRPr="00BF7772">
        <w:rPr>
          <w:rFonts w:ascii="Arial" w:hAnsi="Arial" w:cs="Arial"/>
          <w:i/>
          <w:iCs/>
          <w:sz w:val="26"/>
          <w:szCs w:val="26"/>
        </w:rPr>
        <w:t>Trata-se de ação de reparação de danos ajuizada por MARIANA OLIVEIRA DE QUEIROZ em face de COMPLEXO HOSPITALAR UBERLÂNDIA S.A.</w:t>
      </w:r>
    </w:p>
    <w:p w14:paraId="258DC326"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autora narra que foi submetida a cirurgia de tireoidectomia parcial em 06/12/2023 nas dependências da ré, procedimento que, segundo relata, transcorreu inicialmente sem intercorrências (ID 253144561).</w:t>
      </w:r>
    </w:p>
    <w:p w14:paraId="4A8461E5"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Alega que possui histórico de queimaduras desde a infância, o que lhe confere maior sensibilidade cutânea e maior necessidade de cuidados no pós-operatório, agravados pelo fato de se tratar de segunda cirurgia na mesma região (ID 253144561).</w:t>
      </w:r>
    </w:p>
    <w:p w14:paraId="53AC66E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Sustenta que, ao ser encaminhada ao quarto após o procedimento, constatou que o ar-condicionado não funcionava, permanecendo por horas em ambiente com temperatura elevada, o que intensificou seu desconforto físico e sofrimento (ID 253144561).</w:t>
      </w:r>
    </w:p>
    <w:p w14:paraId="17F4AE85"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Afirma que, além disso, houve demora significativa na administração de medicamentos analgésicos, embora houvesse prescrição médica prévia, permanecendo por longo período em dor intensa, circunstância que a levou a se deslocar até o posto de enfermagem para solicitar providências (ID 253144561).</w:t>
      </w:r>
    </w:p>
    <w:p w14:paraId="20D7EECC"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Aduz que tais fatos caracterizam falha na prestação de serviços hospitalares, ensejando reparação por danos morais, com fundamento nos arts. 186 e 927 do Código Civil e nos arts. 6º, 14 e 20 do Código de Defesa do Consumidor (ID 253144561).</w:t>
      </w:r>
    </w:p>
    <w:p w14:paraId="16F0D0B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Ao final, requer a condenação da ré ao pagamento de indenização por danos morais no valor de R$ 20.000,00, aplicação do CDC, inversão do ônus da prova e concessão da gratuidade de justiça (ID 253144561).</w:t>
      </w:r>
    </w:p>
    <w:p w14:paraId="2F83D6B2"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inicial foi instruída com documentos, inclusive prontuário médico (ID 253144567).</w:t>
      </w:r>
    </w:p>
    <w:p w14:paraId="6FD038D0"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Foi determinada a complementação documental para análise da gratuidade (ID 253371750), tendo a autora juntado documentos comprobatórios (IDs 256290497, 256290508, 256290509 e 258709880).</w:t>
      </w:r>
    </w:p>
    <w:p w14:paraId="22206EB6"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Sobreveio decisão deferindo a gratuidade da justiça (ID 259413691) e determinando a citação da parte ré.</w:t>
      </w:r>
    </w:p>
    <w:p w14:paraId="51440C5D"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parte ré foi regularmente citada (IDs 259745338 e 261375930).</w:t>
      </w:r>
    </w:p>
    <w:p w14:paraId="3A9B3A3B"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Apresentou contestação tempestiva, na qual, preliminarmente, arguiu incompetência territorial do juízo e requereu revogação da justiça gratuita (ID 265147923).</w:t>
      </w:r>
    </w:p>
    <w:p w14:paraId="7015B93B"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No mérito, sustentou a inexistência de falha na prestação do serviço, alegando que a cirurgia foi realizada com êxito, que a assistência prestada observou protocolos médicos e que eventual desconforto relatado não ultrapassa mero aborrecimento, inexistindo dano moral indenizável (ID 265147923).</w:t>
      </w:r>
    </w:p>
    <w:p w14:paraId="0C6FF76F"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Impugnou, ainda, o pedido de inversão do ônus da prova e requereu, subsidiariamente, a redução do valor da indenização (ID 265147923).</w:t>
      </w:r>
    </w:p>
    <w:p w14:paraId="3E741F7C"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autora apresentou réplica, impugnando as manifestações defensivas.</w:t>
      </w:r>
    </w:p>
    <w:p w14:paraId="07E8C0CD"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Sobreveio decisão saneadora que rejeitou a preliminar de incompetência territorial, manteve a gratuidade da justiça e deferiu a inversão do ônus da prova, delimitando como controvérsia a existência de falha na prestação do serviço e dano moral (ID 270372650).</w:t>
      </w:r>
    </w:p>
    <w:p w14:paraId="0739296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Foi oportunizada às partes a especificação de provas.</w:t>
      </w:r>
    </w:p>
    <w:p w14:paraId="36F61F59"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parte ré requereu prova pericial (ID 273013131), a qual foi indeferida por decisão que entendeu suficiente a prova documental existente nos autos (ID 275507299).</w:t>
      </w:r>
    </w:p>
    <w:p w14:paraId="1B1D6563"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Determinou-se, ainda, a juntada de documentos complementares pela ré, especialmente registros internos de atendimento.</w:t>
      </w:r>
    </w:p>
    <w:p w14:paraId="65335A89" w14:textId="5CE66FD7" w:rsidR="00BF7772" w:rsidRPr="00BF7772" w:rsidRDefault="00BF7772" w:rsidP="004E2978">
      <w:pPr>
        <w:spacing w:after="0" w:line="360" w:lineRule="auto"/>
        <w:ind w:left="2268" w:firstLine="1134"/>
        <w:jc w:val="both"/>
        <w:rPr>
          <w:rFonts w:ascii="Arial" w:hAnsi="Arial" w:cs="Arial"/>
          <w:sz w:val="26"/>
          <w:szCs w:val="26"/>
        </w:rPr>
      </w:pPr>
      <w:r w:rsidRPr="00BF7772">
        <w:rPr>
          <w:rFonts w:ascii="Arial" w:hAnsi="Arial" w:cs="Arial"/>
          <w:i/>
          <w:iCs/>
          <w:sz w:val="26"/>
          <w:szCs w:val="26"/>
        </w:rPr>
        <w:t>Não há notícia de produção de prova oral.</w:t>
      </w:r>
      <w:r w:rsidR="004E2978">
        <w:rPr>
          <w:rFonts w:ascii="Arial" w:hAnsi="Arial" w:cs="Arial"/>
          <w:sz w:val="26"/>
          <w:szCs w:val="26"/>
        </w:rPr>
        <w:t xml:space="preserve"> (</w:t>
      </w:r>
      <w:r w:rsidR="004E2978">
        <w:rPr>
          <w:rFonts w:ascii="Arial" w:hAnsi="Arial" w:cs="Arial"/>
          <w:i/>
          <w:iCs/>
          <w:sz w:val="26"/>
          <w:szCs w:val="26"/>
        </w:rPr>
        <w:t>…).</w:t>
      </w:r>
      <w:r w:rsidRPr="00BF7772">
        <w:rPr>
          <w:rFonts w:ascii="Arial" w:hAnsi="Arial" w:cs="Arial"/>
          <w:sz w:val="26"/>
          <w:szCs w:val="26"/>
        </w:rPr>
        <w:t xml:space="preserve">” </w:t>
      </w:r>
      <w:r w:rsidRPr="00B70A64">
        <w:rPr>
          <w:rFonts w:ascii="Arial" w:hAnsi="Arial" w:cs="Arial"/>
          <w:i/>
          <w:iCs/>
          <w:sz w:val="26"/>
          <w:szCs w:val="26"/>
        </w:rPr>
        <w:t>(ID</w:t>
      </w:r>
      <w:r w:rsidR="001E2201" w:rsidRPr="00B70A64">
        <w:rPr>
          <w:rFonts w:ascii="Arial" w:hAnsi="Arial" w:cs="Arial"/>
          <w:i/>
          <w:iCs/>
          <w:sz w:val="26"/>
          <w:szCs w:val="26"/>
        </w:rPr>
        <w:t xml:space="preserve"> 89325404</w:t>
      </w:r>
      <w:r w:rsidRPr="00B70A64">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51B1070B" w14:textId="51A03CFA" w:rsidR="00BF7772" w:rsidRPr="00BF7772" w:rsidRDefault="00BF7772" w:rsidP="00BF7772">
      <w:pPr>
        <w:spacing w:after="0" w:line="360" w:lineRule="auto"/>
        <w:ind w:firstLine="2268"/>
        <w:jc w:val="both"/>
        <w:rPr>
          <w:rFonts w:ascii="Arial" w:hAnsi="Arial" w:cs="Arial"/>
          <w:sz w:val="28"/>
          <w:szCs w:val="28"/>
        </w:rPr>
      </w:pPr>
      <w:r w:rsidRPr="00BF7772">
        <w:rPr>
          <w:rFonts w:ascii="Arial" w:hAnsi="Arial" w:cs="Arial"/>
          <w:sz w:val="28"/>
          <w:szCs w:val="28"/>
        </w:rPr>
        <w:t>O MM. Juiz sentenciante, Dr. L</w:t>
      </w:r>
      <w:r>
        <w:rPr>
          <w:rFonts w:ascii="Arial" w:hAnsi="Arial" w:cs="Arial"/>
          <w:sz w:val="28"/>
          <w:szCs w:val="28"/>
        </w:rPr>
        <w:t>eandro Borges de Figueiredo</w:t>
      </w:r>
      <w:r w:rsidRPr="00BF7772">
        <w:rPr>
          <w:rFonts w:ascii="Arial" w:hAnsi="Arial" w:cs="Arial"/>
          <w:sz w:val="28"/>
          <w:szCs w:val="28"/>
        </w:rPr>
        <w:t>, da 8ª Vara Cível de Brasília,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65AD1203" w14:textId="17A8E0C2" w:rsidR="00BF7772" w:rsidRPr="00BF7772" w:rsidRDefault="0006080C" w:rsidP="00BF7772">
      <w:pPr>
        <w:spacing w:after="0" w:line="360" w:lineRule="auto"/>
        <w:ind w:left="2268" w:firstLine="1134"/>
        <w:jc w:val="both"/>
        <w:rPr>
          <w:rFonts w:ascii="Arial" w:hAnsi="Arial" w:cs="Arial"/>
          <w:sz w:val="26"/>
          <w:szCs w:val="26"/>
        </w:rPr>
      </w:pPr>
      <w:r w:rsidRPr="000A7009">
        <w:rPr>
          <w:rFonts w:ascii="Arial" w:hAnsi="Arial" w:cs="Arial"/>
          <w:sz w:val="26"/>
          <w:szCs w:val="26"/>
        </w:rPr>
        <w:t>“</w:t>
      </w:r>
      <w:r w:rsidR="00BF7772" w:rsidRPr="00BF7772">
        <w:rPr>
          <w:rFonts w:ascii="Arial" w:hAnsi="Arial" w:cs="Arial"/>
          <w:i/>
          <w:iCs/>
          <w:sz w:val="26"/>
          <w:szCs w:val="26"/>
        </w:rPr>
        <w:t>Ante o exposto, JULGO PARCIALMENTE PROCEDENTES os pedidos formulados por MARIANA OLIVEIRA DE QUEIROZ em face de COMPLEXO HOSPITALAR UBERLÂNDIA S.A., com resolução de mérito, nos termos do art. 487, I, do CPC, para CONDENAR a parte ré ao pagamento de indenização por danos morais no valor de R$ 8.000,00 (oito mil reais), acrescido de correção monetária a partir desta data e juros de mora desde o evento danoso.</w:t>
      </w:r>
    </w:p>
    <w:p w14:paraId="3B98F19B" w14:textId="5C06065D"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Ante a sucumbência recíproca, condeno as partes ao pagamento proporcional das custas e honorários advocatícios, que fixo em 10% sobre o valor da condenação, na proporção de 70% para a ré e 30% para a autora, compensáveis nos termos do art. 85, §14, do CPC, observada a suspensão da exigibilidade quanto à autora (art. 98, §3º, CPC)</w:t>
      </w:r>
      <w:r>
        <w:rPr>
          <w:rFonts w:ascii="Arial" w:hAnsi="Arial" w:cs="Arial"/>
          <w:i/>
          <w:iCs/>
          <w:sz w:val="26"/>
          <w:szCs w:val="26"/>
        </w:rPr>
        <w:t>. (...)”</w:t>
      </w:r>
    </w:p>
    <w:p w14:paraId="41F018EC" w14:textId="77777777" w:rsidR="0061262D" w:rsidRDefault="0061262D" w:rsidP="00DB1301">
      <w:pPr>
        <w:spacing w:after="0" w:line="360" w:lineRule="auto"/>
        <w:ind w:firstLine="2268"/>
        <w:jc w:val="both"/>
        <w:rPr>
          <w:rFonts w:ascii="Arial" w:hAnsi="Arial" w:cs="Arial"/>
          <w:sz w:val="28"/>
          <w:szCs w:val="28"/>
        </w:rPr>
      </w:pPr>
    </w:p>
    <w:p w14:paraId="6327A11F" w14:textId="3AC3BA5D" w:rsidR="00BF7772" w:rsidRDefault="00BF7772" w:rsidP="00BF7772">
      <w:pPr>
        <w:spacing w:after="0" w:line="360" w:lineRule="auto"/>
        <w:ind w:firstLine="2268"/>
        <w:jc w:val="both"/>
        <w:rPr>
          <w:rFonts w:ascii="Arial" w:hAnsi="Arial" w:cs="Arial"/>
          <w:sz w:val="28"/>
          <w:szCs w:val="28"/>
        </w:rPr>
      </w:pPr>
      <w:commentRangeStart w:id="3"/>
      <w:r>
        <w:rPr>
          <w:rFonts w:ascii="Arial" w:hAnsi="Arial" w:cs="Arial"/>
          <w:sz w:val="28"/>
          <w:szCs w:val="28"/>
        </w:rPr>
        <w:t xml:space="preserve">A autora opôs embargos de declaração (</w:t>
      </w:r>
      <w:del w:id="1002" w:author="Assessor GDSXSR" w:date="2026-10-31T19:46:16Z">
        <w:r>
          <w:rPr>
            <w:rFonts w:ascii="Arial" w:hAnsi="Arial" w:cs="Arial"/>
            <w:sz w:val="28"/>
            <w:szCs w:val="28"/>
          </w:rPr>
          <w:delText xml:space="preserve">ID</w:delText>
        </w:r>
        <w:r>
          <w:rPr>
            <w:rFonts w:ascii="Arial" w:hAnsi="Arial" w:cs="Arial"/>
            <w:sz w:val="28"/>
            <w:szCs w:val="28"/>
          </w:rPr>
          <w:delText xml:space="preserve">89325405</w:delText>
        </w:r>
      </w:del>
      <w:ins w:id="1003" w:author="Assessor GDSXSR" w:date="2026-10-31T19:46:16Z">
        <w:r>
          <w:rPr>
            <w:rFonts w:ascii="Arial" w:hAnsi="Arial" w:cs="Arial"/>
            <w:color w:val="808080"/>
            <w:sz w:val="28"/>
            <w:szCs w:val="28"/>
          </w:rPr>
          <w:t xml:space="preserve">ID 89325405</w:t>
        </w:r>
      </w:ins>
      <w:r>
        <w:rPr>
          <w:rFonts w:ascii="Arial" w:hAnsi="Arial" w:cs="Arial"/>
          <w:sz w:val="28"/>
          <w:szCs w:val="28"/>
        </w:rPr>
        <w:t xml:space="preserve">), </w:t>
      </w:r>
      <w:r>
        <w:rPr>
          <w:rFonts w:ascii="Arial" w:hAnsi="Arial" w:cs="Arial"/>
          <w:sz w:val="28"/>
          <w:szCs w:val="28"/>
        </w:rPr>
        <w:t xml:space="preserve">os quais foram parcialmente </w:t>
      </w:r>
      <w:r>
        <w:rPr>
          <w:rFonts w:ascii="Arial" w:hAnsi="Arial" w:cs="Arial"/>
          <w:sz w:val="28"/>
          <w:szCs w:val="28"/>
        </w:rPr>
        <w:t xml:space="preserve">acolhidos</w:t>
      </w:r>
      <w:r>
        <w:rPr>
          <w:rFonts w:ascii="Arial" w:hAnsi="Arial" w:cs="Arial"/>
          <w:sz w:val="28"/>
          <w:szCs w:val="28"/>
        </w:rPr>
        <w:t xml:space="preserve"> apenas para corrigir erro material no dispositivo da sentença e consignar que os honorários advocatícios são </w:t>
      </w:r>
      <w:r>
        <w:rPr>
          <w:rFonts w:ascii="Arial" w:hAnsi="Arial" w:cs="Arial"/>
          <w:sz w:val="28"/>
          <w:szCs w:val="28"/>
        </w:rPr>
        <w:t xml:space="preserve">incompensáveis,</w:t>
      </w:r>
      <w:r>
        <w:rPr>
          <w:rFonts w:ascii="Arial" w:hAnsi="Arial" w:cs="Arial"/>
          <w:sz w:val="28"/>
          <w:szCs w:val="28"/>
        </w:rPr>
        <w:t xml:space="preserve"> mantida a distribuição dos ônus sucumbenciais na proporção de 70% para a ré e 30% para a autora (ID</w:t>
      </w:r>
      <w:r>
        <w:rPr>
          <w:rFonts w:ascii="Arial" w:hAnsi="Arial" w:cs="Arial"/>
          <w:sz w:val="28"/>
          <w:szCs w:val="28"/>
        </w:rPr>
        <w:t xml:space="preserve"> </w:t>
      </w:r>
      <w:r>
        <w:rPr>
          <w:rFonts w:ascii="Arial" w:hAnsi="Arial" w:cs="Arial"/>
          <w:sz w:val="28"/>
          <w:szCs w:val="28"/>
        </w:rPr>
        <w:t xml:space="preserve">89325514</w:t>
      </w:r>
      <w:r>
        <w:rPr>
          <w:rFonts w:ascii="Arial" w:hAnsi="Arial" w:cs="Arial"/>
          <w:sz w:val="28"/>
          <w:szCs w:val="28"/>
        </w:rPr>
        <w:t xml:space="preserve">).</w:t>
      </w:r>
      <w:commentRangeEnd w:id="3"/>
      <w:r>
        <w:rPr>
          <w:rStyle w:val="CommentReference"/>
        </w:rPr>
        <w:commentReference w:id="3"/>
      </w:r>
    </w:p>
    <w:p w14:paraId="1205F184" w14:textId="77777777" w:rsidR="001E2201" w:rsidRDefault="001E2201" w:rsidP="00E00A28">
      <w:pPr>
        <w:spacing w:after="0" w:line="360" w:lineRule="auto"/>
        <w:ind w:firstLine="2268"/>
        <w:jc w:val="both"/>
        <w:rPr>
          <w:rFonts w:ascii="Arial" w:hAnsi="Arial" w:cs="Arial"/>
          <w:sz w:val="28"/>
          <w:szCs w:val="28"/>
        </w:rPr>
      </w:pPr>
    </w:p>
    <w:p w14:paraId="4C8A303F" w14:textId="77777777"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Apelo do réu, Complexo Hospitalar Uberlândia S.A. (ID 89325510), em que alega, em síntese, que: </w:t>
      </w:r>
      <w:r w:rsidRPr="00C96471">
        <w:rPr>
          <w:rFonts w:ascii="Arial" w:hAnsi="Arial" w:cs="Arial"/>
          <w:b/>
          <w:bCs/>
          <w:sz w:val="28"/>
          <w:szCs w:val="28"/>
        </w:rPr>
        <w:t>1)</w:t>
      </w:r>
      <w:r w:rsidRPr="00C96471">
        <w:rPr>
          <w:rFonts w:ascii="Arial" w:hAnsi="Arial" w:cs="Arial"/>
          <w:sz w:val="28"/>
          <w:szCs w:val="28"/>
        </w:rPr>
        <w:t xml:space="preserve"> houve cerceamento de defesa em razão do indeferimento da prova pericial; </w:t>
      </w:r>
      <w:r w:rsidRPr="00C96471">
        <w:rPr>
          <w:rFonts w:ascii="Arial" w:hAnsi="Arial" w:cs="Arial"/>
          <w:b/>
          <w:bCs/>
          <w:sz w:val="28"/>
          <w:szCs w:val="28"/>
        </w:rPr>
        <w:t>2)</w:t>
      </w:r>
      <w:r w:rsidRPr="00C96471">
        <w:rPr>
          <w:rFonts w:ascii="Arial" w:hAnsi="Arial" w:cs="Arial"/>
          <w:sz w:val="28"/>
          <w:szCs w:val="28"/>
        </w:rPr>
        <w:t xml:space="preserve"> não ficou comprovada falha na prestação do serviço hospitalar; </w:t>
      </w:r>
      <w:r w:rsidRPr="00C96471">
        <w:rPr>
          <w:rFonts w:ascii="Arial" w:hAnsi="Arial" w:cs="Arial"/>
          <w:b/>
          <w:bCs/>
          <w:sz w:val="28"/>
          <w:szCs w:val="28"/>
        </w:rPr>
        <w:t>3)</w:t>
      </w:r>
      <w:r w:rsidRPr="00C96471">
        <w:rPr>
          <w:rFonts w:ascii="Arial" w:hAnsi="Arial" w:cs="Arial"/>
          <w:sz w:val="28"/>
          <w:szCs w:val="28"/>
        </w:rPr>
        <w:t xml:space="preserve"> os fatos narrados não configuram dano moral indenizável; e </w:t>
      </w:r>
      <w:r w:rsidRPr="00C96471">
        <w:rPr>
          <w:rFonts w:ascii="Arial" w:hAnsi="Arial" w:cs="Arial"/>
          <w:b/>
          <w:bCs/>
          <w:sz w:val="28"/>
          <w:szCs w:val="28"/>
        </w:rPr>
        <w:t>4)</w:t>
      </w:r>
      <w:r w:rsidRPr="00C96471">
        <w:rPr>
          <w:rFonts w:ascii="Arial" w:hAnsi="Arial" w:cs="Arial"/>
          <w:sz w:val="28"/>
          <w:szCs w:val="28"/>
        </w:rPr>
        <w:t xml:space="preserve"> subsidiariamente, a indenização de R$ 8.000,00 deve ser reduzida.</w:t>
      </w:r>
    </w:p>
    <w:p w14:paraId="41752023" w14:textId="77777777" w:rsidR="00C96471" w:rsidRDefault="00C96471" w:rsidP="00C96471">
      <w:pPr>
        <w:spacing w:after="0" w:line="360" w:lineRule="auto"/>
        <w:ind w:firstLine="2268"/>
        <w:jc w:val="both"/>
        <w:rPr>
          <w:rFonts w:ascii="Arial" w:hAnsi="Arial" w:cs="Arial"/>
          <w:sz w:val="28"/>
          <w:szCs w:val="28"/>
        </w:rPr>
      </w:pPr>
    </w:p>
    <w:p w14:paraId="6C69C8E3" w14:textId="16E3EFD9"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Requer, preliminarmente, a cassação da sentença para reabertura da instrução e realização de prova pericial. No mérito, pede a improcedência dos pedidos iniciais ou, subsidiariamente, a redução da indenização e a redistribuição dos ônus sucumbenciais.</w:t>
      </w:r>
    </w:p>
    <w:p w14:paraId="5F7BBE81" w14:textId="77777777" w:rsidR="00C96471" w:rsidRDefault="00C96471" w:rsidP="00C96471">
      <w:pPr>
        <w:spacing w:after="0" w:line="360" w:lineRule="auto"/>
        <w:ind w:firstLine="2268"/>
        <w:jc w:val="both"/>
        <w:rPr>
          <w:rFonts w:ascii="Arial" w:hAnsi="Arial" w:cs="Arial"/>
          <w:sz w:val="28"/>
          <w:szCs w:val="28"/>
        </w:rPr>
      </w:pPr>
    </w:p>
    <w:p w14:paraId="065AAF9F" w14:textId="77777777" w:rsidR="00484139" w:rsidRPr="00484139" w:rsidRDefault="00484139" w:rsidP="00484139">
      <w:pPr>
        <w:spacing w:after="0" w:line="360" w:lineRule="auto"/>
        <w:ind w:firstLine="2268"/>
        <w:jc w:val="both"/>
        <w:rPr>
          <w:rFonts w:ascii="Arial" w:hAnsi="Arial" w:cs="Arial"/>
          <w:sz w:val="28"/>
          <w:szCs w:val="28"/>
        </w:rPr>
      </w:pPr>
      <w:r w:rsidRPr="00484139">
        <w:rPr>
          <w:rFonts w:ascii="Arial" w:hAnsi="Arial" w:cs="Arial"/>
          <w:sz w:val="28"/>
          <w:szCs w:val="28"/>
        </w:rPr>
        <w:t xml:space="preserve">Contrarrazões da autora (ID 89325517), em que alega que: </w:t>
      </w:r>
      <w:r w:rsidRPr="00BC77F2">
        <w:rPr>
          <w:rFonts w:ascii="Arial" w:hAnsi="Arial" w:cs="Arial"/>
          <w:b/>
          <w:bCs/>
          <w:sz w:val="28"/>
          <w:szCs w:val="28"/>
        </w:rPr>
        <w:t>1)</w:t>
      </w:r>
      <w:r w:rsidRPr="00484139">
        <w:rPr>
          <w:rFonts w:ascii="Arial" w:hAnsi="Arial" w:cs="Arial"/>
          <w:sz w:val="28"/>
          <w:szCs w:val="28"/>
        </w:rPr>
        <w:t xml:space="preserve"> o apelo não impugna especificamente os fundamentos da sentença; </w:t>
      </w:r>
      <w:r w:rsidRPr="00BC77F2">
        <w:rPr>
          <w:rFonts w:ascii="Arial" w:hAnsi="Arial" w:cs="Arial"/>
          <w:b/>
          <w:bCs/>
          <w:sz w:val="28"/>
          <w:szCs w:val="28"/>
        </w:rPr>
        <w:t>2)</w:t>
      </w:r>
      <w:r w:rsidRPr="00484139">
        <w:rPr>
          <w:rFonts w:ascii="Arial" w:hAnsi="Arial" w:cs="Arial"/>
          <w:sz w:val="28"/>
          <w:szCs w:val="28"/>
        </w:rPr>
        <w:t xml:space="preserve"> não houve cerceamento de defesa; </w:t>
      </w:r>
      <w:r w:rsidRPr="00BC77F2">
        <w:rPr>
          <w:rFonts w:ascii="Arial" w:hAnsi="Arial" w:cs="Arial"/>
          <w:b/>
          <w:bCs/>
          <w:sz w:val="28"/>
          <w:szCs w:val="28"/>
        </w:rPr>
        <w:t>3)</w:t>
      </w:r>
      <w:r w:rsidRPr="00484139">
        <w:rPr>
          <w:rFonts w:ascii="Arial" w:hAnsi="Arial" w:cs="Arial"/>
          <w:sz w:val="28"/>
          <w:szCs w:val="28"/>
        </w:rPr>
        <w:t xml:space="preserve"> ficou configurada a falha na prestação do serviço hospitalar; </w:t>
      </w:r>
      <w:r w:rsidRPr="00BC77F2">
        <w:rPr>
          <w:rFonts w:ascii="Arial" w:hAnsi="Arial" w:cs="Arial"/>
          <w:b/>
          <w:bCs/>
          <w:sz w:val="28"/>
          <w:szCs w:val="28"/>
        </w:rPr>
        <w:t>4)</w:t>
      </w:r>
      <w:r w:rsidRPr="00484139">
        <w:rPr>
          <w:rFonts w:ascii="Arial" w:hAnsi="Arial" w:cs="Arial"/>
          <w:sz w:val="28"/>
          <w:szCs w:val="28"/>
        </w:rPr>
        <w:t xml:space="preserve"> o dano moral está caracterizado; e </w:t>
      </w:r>
      <w:r w:rsidRPr="00BC77F2">
        <w:rPr>
          <w:rFonts w:ascii="Arial" w:hAnsi="Arial" w:cs="Arial"/>
          <w:b/>
          <w:bCs/>
          <w:sz w:val="28"/>
          <w:szCs w:val="28"/>
        </w:rPr>
        <w:t>5)</w:t>
      </w:r>
      <w:r w:rsidRPr="00484139">
        <w:rPr>
          <w:rFonts w:ascii="Arial" w:hAnsi="Arial" w:cs="Arial"/>
          <w:sz w:val="28"/>
          <w:szCs w:val="28"/>
        </w:rPr>
        <w:t xml:space="preserve"> a indenização de R$ 8.000,00 deve ser mantida.</w:t>
      </w:r>
    </w:p>
    <w:p w14:paraId="547933C6" w14:textId="77777777" w:rsidR="00C96471" w:rsidRDefault="00C96471" w:rsidP="00C96471">
      <w:pPr>
        <w:spacing w:after="0" w:line="360" w:lineRule="auto"/>
        <w:ind w:firstLine="2268"/>
        <w:jc w:val="both"/>
        <w:rPr>
          <w:rFonts w:ascii="Arial" w:hAnsi="Arial" w:cs="Arial"/>
          <w:sz w:val="28"/>
          <w:szCs w:val="28"/>
        </w:rPr>
      </w:pPr>
    </w:p>
    <w:p w14:paraId="41B4EA26" w14:textId="3B3EE5A4"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Apelo da autora, Mariana Oliveira de Queiroz (ID 89325516), em que alega, em síntese, que: </w:t>
      </w:r>
      <w:r w:rsidRPr="00430C2E">
        <w:rPr>
          <w:rFonts w:ascii="Arial" w:hAnsi="Arial" w:cs="Arial"/>
          <w:b/>
          <w:bCs/>
          <w:sz w:val="28"/>
          <w:szCs w:val="28"/>
        </w:rPr>
        <w:t>1)</w:t>
      </w:r>
      <w:r w:rsidRPr="00C96471">
        <w:rPr>
          <w:rFonts w:ascii="Arial" w:hAnsi="Arial" w:cs="Arial"/>
          <w:sz w:val="28"/>
          <w:szCs w:val="28"/>
        </w:rPr>
        <w:t xml:space="preserve"> obteve ê</w:t>
      </w:r>
      <w:r>
        <w:rPr>
          <w:rFonts w:ascii="Arial" w:hAnsi="Arial" w:cs="Arial"/>
          <w:sz w:val="28"/>
          <w:szCs w:val="28"/>
        </w:rPr>
        <w:t>x</w:t>
      </w:r>
      <w:r w:rsidRPr="00C96471">
        <w:rPr>
          <w:rFonts w:ascii="Arial" w:hAnsi="Arial" w:cs="Arial"/>
          <w:sz w:val="28"/>
          <w:szCs w:val="28"/>
        </w:rPr>
        <w:t xml:space="preserve">ito quanto ao pedido de indenização por danos morais; e </w:t>
      </w:r>
      <w:r w:rsidRPr="00430C2E">
        <w:rPr>
          <w:rFonts w:ascii="Arial" w:hAnsi="Arial" w:cs="Arial"/>
          <w:b/>
          <w:bCs/>
          <w:sz w:val="28"/>
          <w:szCs w:val="28"/>
        </w:rPr>
        <w:t>2)</w:t>
      </w:r>
      <w:r w:rsidRPr="00C96471">
        <w:rPr>
          <w:rFonts w:ascii="Arial" w:hAnsi="Arial" w:cs="Arial"/>
          <w:sz w:val="28"/>
          <w:szCs w:val="28"/>
        </w:rPr>
        <w:t xml:space="preserve"> a fixação da indenização em valor inferior ao pretendido não implica sucumbência recíproca, nos termos da Súmula 326 do Superior Tribunal de Justiça.</w:t>
      </w:r>
    </w:p>
    <w:p w14:paraId="2604FDE7" w14:textId="77777777" w:rsidR="00C96471" w:rsidRDefault="00C96471" w:rsidP="00C96471">
      <w:pPr>
        <w:spacing w:after="0" w:line="360" w:lineRule="auto"/>
        <w:ind w:firstLine="2268"/>
        <w:jc w:val="both"/>
        <w:rPr>
          <w:rFonts w:ascii="Arial" w:hAnsi="Arial" w:cs="Arial"/>
          <w:sz w:val="28"/>
          <w:szCs w:val="28"/>
        </w:rPr>
      </w:pPr>
    </w:p>
    <w:p w14:paraId="1CC7476E" w14:textId="48C41922"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Requer o afastamento da sucumbência recíproca e a condenação integral do réu ao pagamento das custas processuais e dos honorários advocatícios.</w:t>
      </w:r>
    </w:p>
    <w:p w14:paraId="4E8A14E7" w14:textId="77777777" w:rsidR="00C96471" w:rsidRDefault="00C96471" w:rsidP="00C96471">
      <w:pPr>
        <w:spacing w:after="0" w:line="360" w:lineRule="auto"/>
        <w:ind w:firstLine="2268"/>
        <w:jc w:val="both"/>
        <w:rPr>
          <w:rFonts w:ascii="Arial" w:hAnsi="Arial" w:cs="Arial"/>
          <w:sz w:val="28"/>
          <w:szCs w:val="28"/>
        </w:rPr>
      </w:pPr>
    </w:p>
    <w:p w14:paraId="240C012F" w14:textId="288D4483"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Contrarrazões do réu (ID 89325521), em que sustenta: </w:t>
      </w:r>
      <w:r w:rsidRPr="00C96471">
        <w:rPr>
          <w:rFonts w:ascii="Arial" w:hAnsi="Arial" w:cs="Arial"/>
          <w:b/>
          <w:bCs/>
          <w:sz w:val="28"/>
          <w:szCs w:val="28"/>
        </w:rPr>
        <w:t>1)</w:t>
      </w:r>
      <w:r w:rsidRPr="00C96471">
        <w:rPr>
          <w:rFonts w:ascii="Arial" w:hAnsi="Arial" w:cs="Arial"/>
          <w:sz w:val="28"/>
          <w:szCs w:val="28"/>
        </w:rPr>
        <w:t xml:space="preserve"> a prejudicialidade do recurso da autora em caso de acolhimento do apelo do hospital; e </w:t>
      </w:r>
      <w:r w:rsidRPr="00C96471">
        <w:rPr>
          <w:rFonts w:ascii="Arial" w:hAnsi="Arial" w:cs="Arial"/>
          <w:b/>
          <w:bCs/>
          <w:sz w:val="28"/>
          <w:szCs w:val="28"/>
        </w:rPr>
        <w:t>2)</w:t>
      </w:r>
      <w:r w:rsidRPr="00C96471">
        <w:rPr>
          <w:rFonts w:ascii="Arial" w:hAnsi="Arial" w:cs="Arial"/>
          <w:sz w:val="28"/>
          <w:szCs w:val="28"/>
        </w:rPr>
        <w:t xml:space="preserve"> a manutenção da distribuição proporcional dos ônus sucumbenciais.</w:t>
      </w:r>
    </w:p>
    <w:p w14:paraId="110B92F3" w14:textId="77777777" w:rsidR="00C96471" w:rsidRDefault="00C96471" w:rsidP="00C96471">
      <w:pPr>
        <w:spacing w:after="0" w:line="360" w:lineRule="auto"/>
        <w:ind w:firstLine="2268"/>
        <w:jc w:val="both"/>
        <w:rPr>
          <w:rFonts w:ascii="Arial" w:hAnsi="Arial" w:cs="Arial"/>
          <w:sz w:val="28"/>
          <w:szCs w:val="28"/>
        </w:rPr>
      </w:pPr>
    </w:p>
    <w:p w14:paraId="7B9620B7" w14:textId="2250CE6B" w:rsidR="00C96471" w:rsidRPr="00C96471" w:rsidRDefault="00C96471" w:rsidP="00C96471">
      <w:pPr>
        <w:spacing w:after="0" w:line="360" w:lineRule="auto"/>
        <w:ind w:firstLine="2268"/>
        <w:jc w:val="both"/>
        <w:rPr>
          <w:del w:id="1005" w:author="Assessor GDSXSR" w:date="2026-10-31T19:46:16Z"/>
          <w:rFonts w:ascii="Arial" w:hAnsi="Arial" w:cs="Arial"/>
          <w:sz w:val="28"/>
          <w:szCs w:val="28"/>
        </w:rPr>
      </w:pPr>
      <w:del w:id="1004" w:author="Assessor GDSXSR" w:date="2026-10-31T19:46:16Z">
        <w:r w:rsidRPr="00C96471">
          <w:rPr>
            <w:rFonts w:ascii="Arial" w:hAnsi="Arial" w:cs="Arial"/>
            <w:sz w:val="28"/>
            <w:szCs w:val="28"/>
          </w:rPr>
          <w:delText>Após o julgamento dos embargos de declaração, o réu ratificou integralmente o recurso de apelação anteriormente interposto (ID 289734305).</w:delText>
        </w:r>
      </w:del>
    </w:p>
    <w:p w14:paraId="7B51F197" w14:textId="77777777" w:rsidR="00F4164F" w:rsidRDefault="00F4164F" w:rsidP="00E00A28">
      <w:pPr>
        <w:spacing w:after="0" w:line="360" w:lineRule="auto"/>
        <w:ind w:firstLine="2268"/>
        <w:jc w:val="both"/>
        <w:rPr>
          <w:del w:id="1006" w:author="Assessor GDSXSR" w:date="2026-10-31T19:46:16Z"/>
          <w:rFonts w:ascii="Arial" w:hAnsi="Arial" w:cs="Arial"/>
          <w:sz w:val="28"/>
          <w:szCs w:val="28"/>
        </w:rPr>
      </w:pPr>
    </w:p>
    <w:p w14:paraId="4EDBCE7A" w14:textId="444B1D49" w:rsidR="00E00A28" w:rsidRPr="00E00A28" w:rsidRDefault="00E00A28" w:rsidP="00E00A28">
      <w:pPr>
        <w:spacing w:after="0" w:line="360" w:lineRule="auto"/>
        <w:ind w:firstLine="2268"/>
        <w:jc w:val="both"/>
        <w:rPr>
          <w:rFonts w:ascii="Arial" w:hAnsi="Arial" w:cs="Arial"/>
          <w:sz w:val="28"/>
          <w:szCs w:val="28"/>
        </w:rPr>
      </w:pPr>
      <w:commentRangeStart w:id="4"/>
      <w:r w:rsidRPr="00E00A28">
        <w:rPr>
          <w:rFonts w:ascii="Arial" w:hAnsi="Arial" w:cs="Arial"/>
          <w:sz w:val="28"/>
          <w:szCs w:val="28"/>
        </w:rPr>
        <w:t xml:space="preserve">O réu ratificou integralmente o recurso de apelação anteriormente interposto, após o julgamento dos embargos de </w:t>
      </w:r>
      <w:r w:rsidRPr="00C96471">
        <w:rPr>
          <w:rFonts w:ascii="Arial" w:hAnsi="Arial" w:cs="Arial"/>
          <w:sz w:val="28"/>
          <w:szCs w:val="28"/>
        </w:rPr>
        <w:t>declaração (ID</w:t>
      </w:r>
      <w:r w:rsidR="00C96471" w:rsidRPr="00C96471">
        <w:rPr>
          <w:rFonts w:ascii="Arial" w:hAnsi="Arial" w:cs="Arial"/>
          <w:sz w:val="28"/>
          <w:szCs w:val="28"/>
        </w:rPr>
        <w:t xml:space="preserve"> 89325522</w:t>
      </w:r>
      <w:r w:rsidRPr="00C96471">
        <w:rPr>
          <w:rFonts w:ascii="Arial" w:hAnsi="Arial" w:cs="Arial"/>
          <w:sz w:val="28"/>
          <w:szCs w:val="28"/>
        </w:rPr>
        <w:t>).</w:t>
      </w:r>
      <w:commentRangeEnd w:id="4"/>
      <w:r>
        <w:rPr>
          <w:rStyle w:val="CommentReference"/>
        </w:rPr>
        <w:commentReference w:id="4"/>
      </w:r>
    </w:p>
    <w:p w14:paraId="6DD009C2" w14:textId="77777777" w:rsidR="00E00A28" w:rsidRPr="00BF7772" w:rsidRDefault="00E00A28" w:rsidP="00BF7772">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9A3A2A7" w14:textId="77777777" w:rsidR="00E00A28" w:rsidRPr="00536552" w:rsidRDefault="00E00A28" w:rsidP="00E00A28">
      <w:pPr>
        <w:spacing w:after="0" w:line="360" w:lineRule="auto"/>
        <w:ind w:firstLine="2268"/>
        <w:jc w:val="both"/>
        <w:rPr>
          <w:rFonts w:ascii="Arial" w:hAnsi="Arial" w:cs="Arial"/>
          <w:sz w:val="28"/>
          <w:szCs w:val="28"/>
        </w:rPr>
      </w:pPr>
      <w:r w:rsidRPr="00536552">
        <w:rPr>
          <w:rFonts w:ascii="Arial" w:hAnsi="Arial" w:cs="Arial"/>
          <w:sz w:val="28"/>
          <w:szCs w:val="28"/>
        </w:rPr>
        <w:t>Ação ajuizada em 11/10/2025. Sentença proferida em 17/06/2026. Embargos de declaração parcialmente acolhidos em 13/07/2026. Apelo do réu interposto em 08/07/2026 e ratificado em 04/09/2026. Apelo da autora interposto em 17/07/2026. Valor da causa: R$ 20.000,00.</w:t>
      </w:r>
    </w:p>
    <w:p w14:paraId="78BD58A4" w14:textId="77777777" w:rsidR="00987E80" w:rsidRDefault="00987E80" w:rsidP="00E00A28">
      <w:pPr>
        <w:spacing w:after="0" w:line="360" w:lineRule="auto"/>
        <w:ind w:firstLine="2268"/>
        <w:jc w:val="both"/>
        <w:rPr>
          <w:rFonts w:ascii="Arial" w:hAnsi="Arial" w:cs="Arial"/>
          <w:sz w:val="28"/>
          <w:szCs w:val="28"/>
          <w:u w:val="single"/>
        </w:rPr>
      </w:pPr>
    </w:p>
    <w:p w14:paraId="488D7D44" w14:textId="7EBE5654" w:rsidR="00987E80" w:rsidRPr="00763ECC" w:rsidRDefault="00763ECC" w:rsidP="00E00A28">
      <w:pPr>
        <w:spacing w:after="0" w:line="360" w:lineRule="auto"/>
        <w:ind w:firstLine="2268"/>
        <w:jc w:val="both"/>
        <w:rPr>
          <w:del w:id="1605" w:author="Assessor GDSXSR" w:date="2026-10-31T19:46:16Z"/>
          <w:rFonts w:ascii="Arial" w:hAnsi="Arial" w:cs="Arial"/>
          <w:sz w:val="28"/>
          <w:szCs w:val="28"/>
        </w:rPr>
      </w:pPr>
      <w:del w:id="1600" w:author="Assessor GDSXSR" w:date="2026-10-31T19:46:16Z">
        <w:r w:rsidRPr="00763ECC">
          <w:rPr>
            <w:rFonts w:ascii="Arial" w:hAnsi="Arial" w:cs="Arial"/>
            <w:sz w:val="28"/>
            <w:szCs w:val="28"/>
          </w:rPr>
          <w:delText>Examino inicialmente o apelo do réu, porque seu acolhimento tornaria prejudicado o exame do apelo d</w:delText>
        </w:r>
      </w:del>
      <w:del w:id="1601" w:author="Assessor GDSXSR" w:date="2026-10-31T19:46:16Z">
        <w:r w:rsidR="008300D0">
          <w:rPr>
            <w:rFonts w:ascii="Arial" w:hAnsi="Arial" w:cs="Arial"/>
            <w:sz w:val="28"/>
            <w:szCs w:val="28"/>
          </w:rPr>
          <w:delText>a</w:delText>
        </w:r>
      </w:del>
      <w:del w:id="1602" w:author="Assessor GDSXSR" w:date="2026-10-31T19:46:16Z">
        <w:r w:rsidRPr="00763ECC">
          <w:rPr>
            <w:rFonts w:ascii="Arial" w:hAnsi="Arial" w:cs="Arial"/>
            <w:sz w:val="28"/>
            <w:szCs w:val="28"/>
          </w:rPr>
          <w:delText xml:space="preserve"> autor</w:delText>
        </w:r>
      </w:del>
      <w:del w:id="1603" w:author="Assessor GDSXSR" w:date="2026-10-31T19:46:16Z">
        <w:r w:rsidR="008300D0">
          <w:rPr>
            <w:rFonts w:ascii="Arial" w:hAnsi="Arial" w:cs="Arial"/>
            <w:sz w:val="28"/>
            <w:szCs w:val="28"/>
          </w:rPr>
          <w:delText>a</w:delText>
        </w:r>
      </w:del>
      <w:del w:id="1604" w:author="Assessor GDSXSR" w:date="2026-10-31T19:46:16Z">
        <w:r w:rsidRPr="00763ECC">
          <w:rPr>
            <w:rFonts w:ascii="Arial" w:hAnsi="Arial" w:cs="Arial"/>
            <w:sz w:val="28"/>
            <w:szCs w:val="28"/>
          </w:rPr>
          <w:delText>.</w:delText>
        </w:r>
      </w:del>
    </w:p>
    <w:p w14:paraId="25A3D21D" w14:textId="77777777" w:rsidR="00E00A28" w:rsidRDefault="00E00A28" w:rsidP="00A72414">
      <w:pPr>
        <w:spacing w:after="0" w:line="360" w:lineRule="auto"/>
        <w:jc w:val="center"/>
        <w:rPr>
          <w:del w:id="1606" w:author="Assessor GDSXSR" w:date="2026-10-31T19:46:16Z"/>
          <w:rFonts w:ascii="Arial" w:hAnsi="Arial" w:cs="Arial"/>
          <w:b/>
          <w:bCs/>
          <w:color w:val="000000" w:themeColor="text1"/>
          <w:sz w:val="28"/>
          <w:szCs w:val="28"/>
        </w:rPr>
      </w:pPr>
    </w:p>
    <w:p w14:paraId="187A5EFC" w14:textId="6E054ACA" w:rsidR="00A72414" w:rsidRPr="00A70267" w:rsidRDefault="0094137D" w:rsidP="00A70267">
      <w:pPr>
        <w:spacing w:after="0" w:line="360" w:lineRule="auto"/>
        <w:jc w:val="center"/>
        <w:rPr>
          <w:rFonts w:ascii="Arial" w:hAnsi="Arial" w:cs="Arial"/>
          <w:b/>
          <w:bCs/>
          <w:color w:val="000000" w:themeColor="text1"/>
          <w:sz w:val="28"/>
          <w:szCs w:val="28"/>
        </w:rPr>
      </w:pPr>
      <w:r w:rsidRPr="0094137D">
        <w:rPr>
          <w:rFonts w:ascii="Arial" w:hAnsi="Arial" w:cs="Arial"/>
          <w:b/>
          <w:bCs/>
          <w:color w:val="000000" w:themeColor="text1"/>
          <w:sz w:val="28"/>
          <w:szCs w:val="28"/>
        </w:rPr>
        <w:t>APELO DO RÉU, COMPLEXO HOSPITALAR UBERLÂNDIA S.A.</w:t>
      </w:r>
    </w:p>
    <w:p w14:paraId="6DD4E06C" w14:textId="77777777" w:rsidR="00A72414" w:rsidRDefault="00A72414" w:rsidP="00DB1301">
      <w:pPr>
        <w:spacing w:after="0" w:line="360" w:lineRule="auto"/>
        <w:ind w:firstLine="2268"/>
        <w:jc w:val="both"/>
        <w:rPr>
          <w:rFonts w:ascii="Arial" w:hAnsi="Arial" w:cs="Arial"/>
          <w:sz w:val="28"/>
          <w:szCs w:val="28"/>
        </w:rPr>
      </w:pPr>
    </w:p>
    <w:p w14:paraId="4D87688E" w14:textId="5ABFF87E" w:rsidR="0094137D" w:rsidRPr="0094137D" w:rsidRDefault="0094137D" w:rsidP="0094137D">
      <w:pPr>
        <w:spacing w:after="0" w:line="360" w:lineRule="auto"/>
        <w:ind w:hanging="142"/>
        <w:jc w:val="center"/>
        <w:rPr>
          <w:rFonts w:ascii="Arial" w:hAnsi="Arial" w:cs="Arial"/>
          <w:sz w:val="28"/>
          <w:szCs w:val="28"/>
        </w:rPr>
      </w:pPr>
      <w:r w:rsidRPr="0094137D">
        <w:rPr>
          <w:rFonts w:ascii="Arial" w:hAnsi="Arial" w:cs="Arial"/>
          <w:sz w:val="28"/>
          <w:szCs w:val="28"/>
          <w:highlight w:val="yellow"/>
          <w:rPrChange w:id="1660" w:author="Assessor GDSXSR" w:date="2026-10-31T19:46:16Z">
            <w:rPr>
              <w:rFonts w:ascii="Arial" w:hAnsi="Arial" w:cs="Arial"/>
              <w:sz w:val="28"/>
              <w:szCs w:val="28"/>
            </w:rPr>
          </w:rPrChange>
        </w:rPr>
        <w:t xml:space="preserve">DA </w:t>
      </w:r>
      <w:r w:rsidR="00CD536E">
        <w:rPr>
          <w:rFonts w:ascii="Arial" w:hAnsi="Arial" w:cs="Arial"/>
          <w:sz w:val="28"/>
          <w:szCs w:val="28"/>
          <w:highlight w:val="yellow"/>
          <w:rPrChange w:id="1661" w:author="Assessor GDSXSR" w:date="2026-10-31T19:46:16Z">
            <w:rPr>
              <w:rFonts w:ascii="Arial" w:hAnsi="Arial" w:cs="Arial"/>
              <w:sz w:val="28"/>
              <w:szCs w:val="28"/>
            </w:rPr>
          </w:rPrChange>
        </w:rPr>
        <w:t>REJEIÇÃO DA PRELIMINAR DE OFENSA</w:t>
      </w:r>
      <w:r w:rsidRPr="0094137D">
        <w:rPr>
          <w:rFonts w:ascii="Arial" w:hAnsi="Arial" w:cs="Arial"/>
          <w:sz w:val="28"/>
          <w:szCs w:val="28"/>
          <w:highlight w:val="yellow"/>
          <w:rPrChange w:id="1662" w:author="Assessor GDSXSR" w:date="2026-10-31T19:46:16Z">
            <w:rPr>
              <w:rFonts w:ascii="Arial" w:hAnsi="Arial" w:cs="Arial"/>
              <w:sz w:val="28"/>
              <w:szCs w:val="28"/>
            </w:rPr>
          </w:rPrChange>
        </w:rPr>
        <w:t xml:space="preserve"> AO PRINCÍPIO DA DIALETICIDADE</w:t>
      </w:r>
      <w:r w:rsidR="00CD536E">
        <w:rPr>
          <w:rFonts w:ascii="Arial" w:hAnsi="Arial" w:cs="Arial"/>
          <w:sz w:val="28"/>
          <w:szCs w:val="28"/>
          <w:highlight w:val="yellow"/>
          <w:rPrChange w:id="1663" w:author="Assessor GDSXSR" w:date="2026-10-31T19:46:16Z">
            <w:rPr>
              <w:rFonts w:ascii="Arial" w:hAnsi="Arial" w:cs="Arial"/>
              <w:sz w:val="28"/>
              <w:szCs w:val="28"/>
            </w:rPr>
          </w:rPrChange>
        </w:rPr>
        <w:t xml:space="preserve"> RECURSAL</w:t>
      </w:r>
    </w:p>
    <w:p w14:paraId="143DFC13" w14:textId="77777777" w:rsidR="00A72414" w:rsidRDefault="00A72414" w:rsidP="00DB1301">
      <w:pPr>
        <w:spacing w:after="0" w:line="360" w:lineRule="auto"/>
        <w:ind w:firstLine="2268"/>
        <w:jc w:val="both"/>
        <w:rPr>
          <w:rFonts w:ascii="Arial" w:hAnsi="Arial" w:cs="Arial"/>
          <w:sz w:val="28"/>
          <w:szCs w:val="28"/>
        </w:rPr>
      </w:pPr>
    </w:p>
    <w:p w14:paraId="220B100B" w14:textId="42362394" w:rsidR="0094137D" w:rsidRPr="0094137D" w:rsidRDefault="0094137D" w:rsidP="009413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 contrarrazões, a autora/apelada, M</w:t>
      </w:r>
      <w:r>
        <w:rPr>
          <w:rFonts w:ascii="Arial" w:hAnsi="Arial" w:cs="Arial"/>
          <w:color w:val="000000" w:themeColor="text1"/>
          <w:sz w:val="28"/>
          <w:szCs w:val="28"/>
        </w:rPr>
        <w:t xml:space="preserve">ariana Oliveira de Queiroz</w:t>
      </w:r>
      <w:r>
        <w:rPr>
          <w:rFonts w:ascii="Arial" w:hAnsi="Arial" w:cs="Arial"/>
          <w:color w:val="000000" w:themeColor="text1"/>
          <w:sz w:val="28"/>
          <w:szCs w:val="28"/>
        </w:rPr>
        <w:t xml:space="preserve">, suscita preliminar de não conhecimento do recurso, </w:t>
      </w:r>
      <w:del w:id="1185" w:author="Assessor GDSXSR" w:date="2026-10-31T19:46:16Z">
        <w:r>
          <w:rPr>
            <w:rFonts w:ascii="Arial" w:hAnsi="Arial" w:cs="Arial"/>
            <w:color w:val="000000" w:themeColor="text1"/>
            <w:sz w:val="28"/>
            <w:szCs w:val="28"/>
          </w:rPr>
          <w:delText xml:space="preserve">ao</w:delText>
        </w:r>
      </w:del>
      <w:ins w:id="1186" w:author="Assessor GDSXSR" w:date="2026-10-31T19:46:16Z">
        <w:r>
          <w:rPr>
            <w:rFonts w:ascii="Arial" w:hAnsi="Arial" w:cs="Arial"/>
            <w:color w:val="808080"/>
            <w:sz w:val="28"/>
            <w:szCs w:val="28"/>
          </w:rPr>
          <w:t xml:space="preserve">por</w:t>
        </w:r>
      </w:ins>
      <w:r>
        <w:rPr>
          <w:rFonts w:ascii="Arial" w:hAnsi="Arial" w:cs="Arial"/>
          <w:color w:val="000000" w:themeColor="text1"/>
          <w:sz w:val="28"/>
          <w:szCs w:val="28"/>
        </w:rPr>
        <w:t xml:space="preserve"> </w:t>
      </w:r>
      <w:del w:id="1187" w:author="Assessor GDSXSR" w:date="2026-10-31T19:46:16Z">
        <w:r>
          <w:rPr>
            <w:rFonts w:ascii="Arial" w:hAnsi="Arial" w:cs="Arial"/>
            <w:color w:val="000000" w:themeColor="text1"/>
            <w:sz w:val="28"/>
            <w:szCs w:val="28"/>
          </w:rPr>
          <w:delText xml:space="preserve">argumento</w:delText>
        </w:r>
      </w:del>
      <w:ins w:id="1188" w:author="Assessor GDSXSR" w:date="2026-10-31T19:46:16Z">
        <w:r>
          <w:rPr>
            <w:rFonts w:ascii="Arial" w:hAnsi="Arial" w:cs="Arial"/>
            <w:color w:val="808080"/>
            <w:sz w:val="28"/>
            <w:szCs w:val="28"/>
          </w:rPr>
          <w:t xml:space="preserve">falta</w:t>
        </w:r>
      </w:ins>
      <w:r>
        <w:rPr>
          <w:rFonts w:ascii="Arial" w:hAnsi="Arial" w:cs="Arial"/>
          <w:color w:val="000000" w:themeColor="text1"/>
          <w:sz w:val="28"/>
          <w:szCs w:val="28"/>
        </w:rPr>
        <w:t xml:space="preserve"> de </w:t>
      </w:r>
      <w:del w:id="1189" w:author="Assessor GDSXSR" w:date="2026-10-31T19:46:16Z">
        <w:r>
          <w:rPr>
            <w:rFonts w:ascii="Arial" w:hAnsi="Arial" w:cs="Arial"/>
            <w:color w:val="000000" w:themeColor="text1"/>
            <w:sz w:val="28"/>
            <w:szCs w:val="28"/>
          </w:rPr>
          <w:delText xml:space="preserve">que</w:delText>
        </w:r>
      </w:del>
      <w:ins w:id="1190" w:author="Assessor GDSXSR" w:date="2026-10-31T19:46:16Z">
        <w:r>
          <w:rPr>
            <w:rFonts w:ascii="Arial" w:hAnsi="Arial" w:cs="Arial"/>
            <w:color w:val="808080"/>
            <w:sz w:val="28"/>
            <w:szCs w:val="28"/>
          </w:rPr>
          <w:t xml:space="preserve">impugnação</w:t>
        </w:r>
      </w:ins>
      <w:r>
        <w:rPr>
          <w:rFonts w:ascii="Arial" w:hAnsi="Arial" w:cs="Arial"/>
          <w:color w:val="000000" w:themeColor="text1"/>
          <w:sz w:val="28"/>
          <w:szCs w:val="28"/>
        </w:rPr>
        <w:t xml:space="preserve"> </w:t>
      </w:r>
      <w:del w:id="1191" w:author="Assessor GDSXSR" w:date="2026-10-31T19:46:16Z">
        <w:r>
          <w:rPr>
            <w:rFonts w:ascii="Arial" w:hAnsi="Arial" w:cs="Arial"/>
            <w:color w:val="000000" w:themeColor="text1"/>
            <w:sz w:val="28"/>
            <w:szCs w:val="28"/>
          </w:rPr>
          <w:delText xml:space="preserve">o réu não impugnou especificamente os fundamentos</w:delText>
        </w:r>
      </w:del>
      <w:ins w:id="1192" w:author="Assessor GDSXSR" w:date="2026-10-31T19:46:16Z">
        <w:r>
          <w:rPr>
            <w:rFonts w:ascii="Arial" w:hAnsi="Arial" w:cs="Arial"/>
            <w:color w:val="808080"/>
            <w:sz w:val="28"/>
            <w:szCs w:val="28"/>
          </w:rPr>
          <w:t xml:space="preserve">específica</w:t>
        </w:r>
      </w:ins>
      <w:r>
        <w:rPr>
          <w:rFonts w:ascii="Arial" w:hAnsi="Arial" w:cs="Arial"/>
          <w:color w:val="000000" w:themeColor="text1"/>
          <w:sz w:val="28"/>
          <w:szCs w:val="28"/>
        </w:rPr>
        <w:t xml:space="preserve"> da sentença.</w:t>
      </w:r>
    </w:p>
    <w:p w14:paraId="6BAEB51F" w14:textId="77777777" w:rsidR="0094137D" w:rsidRDefault="0094137D" w:rsidP="0094137D">
      <w:pPr>
        <w:spacing w:after="0" w:line="360" w:lineRule="auto"/>
        <w:ind w:firstLine="2268"/>
        <w:jc w:val="both"/>
        <w:rPr>
          <w:rFonts w:ascii="Arial" w:hAnsi="Arial" w:cs="Arial"/>
          <w:color w:val="000000" w:themeColor="text1"/>
          <w:sz w:val="28"/>
          <w:szCs w:val="28"/>
        </w:rPr>
      </w:pPr>
    </w:p>
    <w:p w14:paraId="1D7339A9" w14:textId="4D4503C7" w:rsidR="0094137D" w:rsidRPr="0094137D" w:rsidRDefault="0094137D" w:rsidP="0094137D">
      <w:pPr>
        <w:spacing w:after="0" w:line="360" w:lineRule="auto"/>
        <w:ind w:firstLine="2268"/>
        <w:jc w:val="both"/>
        <w:rPr>
          <w:rFonts w:ascii="Arial" w:hAnsi="Arial" w:cs="Arial"/>
          <w:color w:val="000000" w:themeColor="text1"/>
          <w:sz w:val="28"/>
          <w:szCs w:val="28"/>
        </w:rPr>
      </w:pPr>
      <w:r w:rsidRPr="0094137D">
        <w:rPr>
          <w:rFonts w:ascii="Arial" w:hAnsi="Arial" w:cs="Arial"/>
          <w:color w:val="000000" w:themeColor="text1"/>
          <w:sz w:val="28"/>
          <w:szCs w:val="28"/>
          <w:highlight w:val="yellow"/>
          <w:rPrChange w:id="1680" w:author="Assessor GDSXSR" w:date="2026-10-31T19:46:16Z">
            <w:rPr>
              <w:rFonts w:ascii="Arial" w:hAnsi="Arial" w:cs="Arial"/>
              <w:color w:val="000000" w:themeColor="text1"/>
              <w:sz w:val="28"/>
              <w:szCs w:val="28"/>
            </w:rPr>
          </w:rPrChange>
        </w:rPr>
        <w:t>Sem razão</w:t>
      </w:r>
      <w:r>
        <w:rPr>
          <w:rFonts w:ascii="Arial" w:hAnsi="Arial" w:cs="Arial"/>
          <w:color w:val="000000" w:themeColor="text1"/>
          <w:sz w:val="28"/>
          <w:szCs w:val="28"/>
          <w:highlight w:val="yellow"/>
          <w:rPrChange w:id="1681" w:author="Assessor GDSXSR" w:date="2026-10-31T19:46:16Z">
            <w:rPr>
              <w:rFonts w:ascii="Arial" w:hAnsi="Arial" w:cs="Arial"/>
              <w:color w:val="000000" w:themeColor="text1"/>
              <w:sz w:val="28"/>
              <w:szCs w:val="28"/>
            </w:rPr>
          </w:rPrChange>
        </w:rPr>
        <w:t>.</w:t>
      </w:r>
      <w:r w:rsidRPr="0094137D">
        <w:rPr>
          <w:rFonts w:ascii="Arial" w:hAnsi="Arial" w:cs="Arial"/>
          <w:color w:val="000000" w:themeColor="text1"/>
          <w:sz w:val="28"/>
          <w:szCs w:val="28"/>
          <w:highlight w:val="yellow"/>
          <w:rPrChange w:id="1682" w:author="Assessor GDSXSR" w:date="2026-10-31T19:46:16Z">
            <w:rPr>
              <w:rFonts w:ascii="Arial" w:hAnsi="Arial" w:cs="Arial"/>
              <w:color w:val="000000" w:themeColor="text1"/>
              <w:sz w:val="28"/>
              <w:szCs w:val="28"/>
            </w:rPr>
          </w:rPrChange>
        </w:rPr>
        <w:t xml:space="preserve"> </w:t>
      </w:r>
    </w:p>
    <w:p w14:paraId="011CE9E1" w14:textId="77777777" w:rsidR="0094137D" w:rsidRDefault="0094137D" w:rsidP="0094137D">
      <w:pPr>
        <w:spacing w:after="0" w:line="360" w:lineRule="auto"/>
        <w:ind w:firstLine="2268"/>
        <w:jc w:val="both"/>
        <w:rPr>
          <w:rFonts w:ascii="Arial" w:hAnsi="Arial" w:cs="Arial"/>
          <w:color w:val="000000" w:themeColor="text1"/>
          <w:sz w:val="28"/>
          <w:szCs w:val="28"/>
        </w:rPr>
      </w:pPr>
    </w:p>
    <w:p w14:paraId="6877BCB1" w14:textId="39C97867" w:rsidR="0094137D" w:rsidRPr="0094137D" w:rsidRDefault="0094137D" w:rsidP="0094137D">
      <w:pPr>
        <w:spacing w:after="0" w:line="360" w:lineRule="auto"/>
        <w:ind w:firstLine="2268"/>
        <w:jc w:val="both"/>
        <w:rPr>
          <w:rFonts w:ascii="Arial" w:hAnsi="Arial" w:cs="Arial"/>
          <w:color w:val="000000" w:themeColor="text1"/>
          <w:sz w:val="28"/>
          <w:szCs w:val="28"/>
        </w:rPr>
      </w:pPr>
      <w:commentRangeStart w:id="5"/>
      <w:r w:rsidRPr="0094137D">
        <w:rPr>
          <w:rFonts w:ascii="Arial" w:hAnsi="Arial" w:cs="Arial"/>
          <w:color w:val="000000" w:themeColor="text1"/>
          <w:sz w:val="28"/>
          <w:szCs w:val="28"/>
        </w:rPr>
        <w:t>O princípio da dialeticidade exige que o recorrente apresente fundamentos de fato e de direito aptos a demonstrar o desacerto da decisão impugnada (CPC 1.010 II e III).</w:t>
      </w:r>
      <w:commentRangeEnd w:id="5"/>
      <w:r>
        <w:rPr>
          <w:rStyle w:val="CommentReference"/>
        </w:rPr>
        <w:commentReference w:id="5"/>
      </w:r>
    </w:p>
    <w:p w14:paraId="361E15BC" w14:textId="77777777" w:rsidR="00937A0A" w:rsidRDefault="00937A0A" w:rsidP="0094137D">
      <w:pPr>
        <w:spacing w:after="0" w:line="360" w:lineRule="auto"/>
        <w:ind w:firstLine="2268"/>
        <w:jc w:val="both"/>
        <w:rPr>
          <w:rFonts w:ascii="Arial" w:hAnsi="Arial" w:cs="Arial"/>
          <w:color w:val="000000" w:themeColor="text1"/>
          <w:sz w:val="28"/>
          <w:szCs w:val="28"/>
        </w:rPr>
      </w:pPr>
    </w:p>
    <w:p w14:paraId="548ECA43" w14:textId="2E5CB87B" w:rsidR="0094137D" w:rsidRPr="0094137D" w:rsidRDefault="0094137D" w:rsidP="009413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695" w:author="Assessor GDSXSR" w:date="2026-10-31T19:46:16Z">
            <w:rPr>
              <w:rFonts w:ascii="Arial" w:hAnsi="Arial" w:cs="Arial"/>
              <w:color w:val="000000" w:themeColor="text1"/>
              <w:sz w:val="28"/>
              <w:szCs w:val="28"/>
            </w:rPr>
          </w:rPrChange>
        </w:rPr>
        <w:t xml:space="preserve">No caso, o réu/apelante </w:t>
      </w:r>
      <w:del w:id="1193" w:author="Assessor GDSXSR" w:date="2026-10-31T19:46:16Z">
        <w:r>
          <w:rPr>
            <w:rFonts w:ascii="Arial" w:hAnsi="Arial" w:cs="Arial"/>
            <w:color w:val="000000" w:themeColor="text1"/>
            <w:sz w:val="28"/>
            <w:szCs w:val="28"/>
          </w:rPr>
          <w:delText xml:space="preserve">contrapôs-se</w:delText>
        </w:r>
      </w:del>
      <w:ins w:id="1194" w:author="Assessor GDSXSR" w:date="2026-10-31T19:46:16Z">
        <w:r>
          <w:rPr>
            <w:rFonts w:ascii="Arial" w:hAnsi="Arial" w:cs="Arial"/>
            <w:color w:val="808080"/>
            <w:sz w:val="28"/>
            <w:szCs w:val="28"/>
            <w:highlight w:val="yellow"/>
          </w:rPr>
          <w:t xml:space="preserve">impugnou</w:t>
        </w:r>
      </w:ins>
      <w:r>
        <w:rPr>
          <w:rFonts w:ascii="Arial" w:hAnsi="Arial" w:cs="Arial"/>
          <w:color w:val="000000" w:themeColor="text1"/>
          <w:sz w:val="28"/>
          <w:szCs w:val="28"/>
          <w:highlight w:val="yellow"/>
          <w:rPrChange w:id="1696" w:author="Assessor GDSXSR" w:date="2026-10-31T19:46:16Z">
            <w:rPr>
              <w:rFonts w:ascii="Arial" w:hAnsi="Arial" w:cs="Arial"/>
              <w:color w:val="000000" w:themeColor="text1"/>
              <w:sz w:val="28"/>
              <w:szCs w:val="28"/>
            </w:rPr>
          </w:rPrChange>
        </w:rPr>
        <w:t xml:space="preserve"> </w:t>
      </w:r>
      <w:del w:id="1195" w:author="Assessor GDSXSR" w:date="2026-10-31T19:46:16Z">
        <w:r>
          <w:rPr>
            <w:rFonts w:ascii="Arial" w:hAnsi="Arial" w:cs="Arial"/>
            <w:color w:val="000000" w:themeColor="text1"/>
            <w:sz w:val="28"/>
            <w:szCs w:val="28"/>
          </w:rPr>
          <w:delText xml:space="preserve">aos</w:delText>
        </w:r>
      </w:del>
      <w:ins w:id="1196" w:author="Assessor GDSXSR" w:date="2026-10-31T19:46:16Z">
        <w:r>
          <w:rPr>
            <w:rFonts w:ascii="Arial" w:hAnsi="Arial" w:cs="Arial"/>
            <w:color w:val="808080"/>
            <w:sz w:val="28"/>
            <w:szCs w:val="28"/>
            <w:highlight w:val="yellow"/>
          </w:rPr>
          <w:t xml:space="preserve">os</w:t>
        </w:r>
      </w:ins>
      <w:r>
        <w:rPr>
          <w:rFonts w:ascii="Arial" w:hAnsi="Arial" w:cs="Arial"/>
          <w:color w:val="000000" w:themeColor="text1"/>
          <w:sz w:val="28"/>
          <w:szCs w:val="28"/>
          <w:highlight w:val="yellow"/>
          <w:rPrChange w:id="1697" w:author="Assessor GDSXSR" w:date="2026-10-31T19:46:16Z">
            <w:rPr>
              <w:rFonts w:ascii="Arial" w:hAnsi="Arial" w:cs="Arial"/>
              <w:color w:val="000000" w:themeColor="text1"/>
              <w:sz w:val="28"/>
              <w:szCs w:val="28"/>
            </w:rPr>
          </w:rPrChange>
        </w:rPr>
        <w:t xml:space="preserve"> fundamentos</w:t>
      </w:r>
      <w:del w:id="1197" w:author="Assessor GDSXSR" w:date="2026-10-31T19:46:16Z">
        <w:r>
          <w:rPr>
            <w:rFonts w:ascii="Arial" w:hAnsi="Arial" w:cs="Arial"/>
            <w:color w:val="000000" w:themeColor="text1"/>
            <w:sz w:val="28"/>
            <w:szCs w:val="28"/>
          </w:rPr>
          <w:delText xml:space="preserve"> determinantes</w:delText>
        </w:r>
      </w:del>
      <w:r>
        <w:rPr>
          <w:rFonts w:ascii="Arial" w:hAnsi="Arial" w:cs="Arial"/>
          <w:color w:val="000000" w:themeColor="text1"/>
          <w:sz w:val="28"/>
          <w:szCs w:val="28"/>
          <w:highlight w:val="yellow"/>
          <w:rPrChange w:id="1698" w:author="Assessor GDSXSR" w:date="2026-10-31T19:46:16Z">
            <w:rPr>
              <w:rFonts w:ascii="Arial" w:hAnsi="Arial" w:cs="Arial"/>
              <w:color w:val="000000" w:themeColor="text1"/>
              <w:sz w:val="28"/>
              <w:szCs w:val="28"/>
            </w:rPr>
          </w:rPrChange>
        </w:rPr>
        <w:t xml:space="preserve"> da sentença</w:t>
      </w:r>
      <w:del w:id="1198" w:author="Assessor GDSXSR" w:date="2026-10-31T19:46:16Z">
        <w:r>
          <w:rPr>
            <w:rFonts w:ascii="Arial" w:hAnsi="Arial" w:cs="Arial"/>
            <w:color w:val="000000" w:themeColor="text1"/>
            <w:sz w:val="28"/>
            <w:szCs w:val="28"/>
          </w:rPr>
          <w:delText xml:space="preserve">.</w:delText>
        </w:r>
      </w:del>
      <w:ins w:id="1199" w:author="Assessor GDSXSR" w:date="2026-10-31T19:46:16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699" w:author="Assessor GDSXSR" w:date="2026-10-31T19:46:16Z">
            <w:rPr>
              <w:rFonts w:ascii="Arial" w:hAnsi="Arial" w:cs="Arial"/>
              <w:color w:val="000000" w:themeColor="text1"/>
              <w:sz w:val="28"/>
              <w:szCs w:val="28"/>
            </w:rPr>
          </w:rPrChange>
        </w:rPr>
        <w:t xml:space="preserve"> </w:t>
      </w:r>
      <w:del w:id="1200" w:author="Assessor GDSXSR" w:date="2026-10-31T19:46:16Z">
        <w:r>
          <w:rPr>
            <w:rFonts w:ascii="Arial" w:hAnsi="Arial" w:cs="Arial"/>
            <w:color w:val="000000" w:themeColor="text1"/>
            <w:sz w:val="28"/>
            <w:szCs w:val="28"/>
          </w:rPr>
          <w:delText xml:space="preserve">Sustentou, preliminarmente,</w:delText>
        </w:r>
      </w:del>
      <w:ins w:id="1201" w:author="Assessor GDSXSR" w:date="2026-10-31T19:46:16Z">
        <w:r>
          <w:rPr>
            <w:rFonts w:ascii="Arial" w:hAnsi="Arial" w:cs="Arial"/>
            <w:color w:val="808080"/>
            <w:sz w:val="28"/>
            <w:szCs w:val="28"/>
            <w:highlight w:val="yellow"/>
          </w:rPr>
          <w:t xml:space="preserve">sustentou</w:t>
        </w:r>
      </w:ins>
      <w:r>
        <w:rPr>
          <w:rFonts w:ascii="Arial" w:hAnsi="Arial" w:cs="Arial"/>
          <w:color w:val="000000" w:themeColor="text1"/>
          <w:sz w:val="28"/>
          <w:szCs w:val="28"/>
          <w:highlight w:val="yellow"/>
          <w:rPrChange w:id="1700" w:author="Assessor GDSXSR" w:date="2026-10-31T19:46:16Z">
            <w:rPr>
              <w:rFonts w:ascii="Arial" w:hAnsi="Arial" w:cs="Arial"/>
              <w:color w:val="000000" w:themeColor="text1"/>
              <w:sz w:val="28"/>
              <w:szCs w:val="28"/>
            </w:rPr>
          </w:rPrChange>
        </w:rPr>
        <w:t xml:space="preserve"> que o indeferimento da </w:t>
      </w:r>
      <w:del w:id="1202" w:author="Assessor GDSXSR" w:date="2026-10-31T19:46:16Z">
        <w:r>
          <w:rPr>
            <w:rFonts w:ascii="Arial" w:hAnsi="Arial" w:cs="Arial"/>
            <w:color w:val="000000" w:themeColor="text1"/>
            <w:sz w:val="28"/>
            <w:szCs w:val="28"/>
          </w:rPr>
          <w:delText xml:space="preserve">prova</w:delText>
        </w:r>
      </w:del>
      <w:ins w:id="1203" w:author="Assessor GDSXSR" w:date="2026-10-31T19:46:16Z">
        <w:r>
          <w:rPr>
            <w:rFonts w:ascii="Arial" w:hAnsi="Arial" w:cs="Arial"/>
            <w:color w:val="808080"/>
            <w:sz w:val="28"/>
            <w:szCs w:val="28"/>
            <w:highlight w:val="yellow"/>
          </w:rPr>
          <w:t xml:space="preserve">perícia</w:t>
        </w:r>
      </w:ins>
      <w:r>
        <w:rPr>
          <w:rFonts w:ascii="Arial" w:hAnsi="Arial" w:cs="Arial"/>
          <w:color w:val="000000" w:themeColor="text1"/>
          <w:sz w:val="28"/>
          <w:szCs w:val="28"/>
          <w:highlight w:val="yellow"/>
          <w:rPrChange w:id="1701" w:author="Assessor GDSXSR" w:date="2026-10-31T19:46:16Z">
            <w:rPr>
              <w:rFonts w:ascii="Arial" w:hAnsi="Arial" w:cs="Arial"/>
              <w:color w:val="000000" w:themeColor="text1"/>
              <w:sz w:val="28"/>
              <w:szCs w:val="28"/>
            </w:rPr>
          </w:rPrChange>
        </w:rPr>
        <w:t xml:space="preserve"> </w:t>
      </w:r>
      <w:del w:id="1204" w:author="Assessor GDSXSR" w:date="2026-10-31T19:46:16Z">
        <w:r>
          <w:rPr>
            <w:rFonts w:ascii="Arial" w:hAnsi="Arial" w:cs="Arial"/>
            <w:color w:val="000000" w:themeColor="text1"/>
            <w:sz w:val="28"/>
            <w:szCs w:val="28"/>
          </w:rPr>
          <w:delText xml:space="preserve">pericial lhe</w:delText>
        </w:r>
      </w:del>
      <w:ins w:id="1205" w:author="Assessor GDSXSR" w:date="2026-10-31T19:46:16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702" w:author="Assessor GDSXSR" w:date="2026-10-31T19:46:16Z">
            <w:rPr>
              <w:rFonts w:ascii="Arial" w:hAnsi="Arial" w:cs="Arial"/>
              <w:color w:val="000000" w:themeColor="text1"/>
              <w:sz w:val="28"/>
              <w:szCs w:val="28"/>
            </w:rPr>
          </w:rPrChange>
        </w:rPr>
        <w:t xml:space="preserve"> impediu</w:t>
      </w:r>
      <w:ins w:id="1206" w:author="Assessor GDSXSR" w:date="2026-10-31T19:46:16Z">
        <w:r>
          <w:rPr>
            <w:rFonts w:ascii="Arial" w:hAnsi="Arial" w:cs="Arial"/>
            <w:color w:val="808080"/>
            <w:sz w:val="28"/>
            <w:szCs w:val="28"/>
            <w:highlight w:val="yellow"/>
          </w:rPr>
          <w:t xml:space="preserve"> de</w:t>
        </w:r>
      </w:ins>
      <w:r>
        <w:rPr>
          <w:rFonts w:ascii="Arial" w:hAnsi="Arial" w:cs="Arial"/>
          <w:color w:val="000000" w:themeColor="text1"/>
          <w:sz w:val="28"/>
          <w:szCs w:val="28"/>
          <w:highlight w:val="yellow"/>
          <w:rPrChange w:id="1703" w:author="Assessor GDSXSR" w:date="2026-10-31T19:46:16Z">
            <w:rPr>
              <w:rFonts w:ascii="Arial" w:hAnsi="Arial" w:cs="Arial"/>
              <w:color w:val="000000" w:themeColor="text1"/>
              <w:sz w:val="28"/>
              <w:szCs w:val="28"/>
            </w:rPr>
          </w:rPrChange>
        </w:rPr>
        <w:t xml:space="preserve"> demonstrar a regularidade </w:t>
      </w:r>
      <w:del w:id="1207" w:author="Assessor GDSXSR" w:date="2026-10-31T19:46:16Z">
        <w:r>
          <w:rPr>
            <w:rFonts w:ascii="Arial" w:hAnsi="Arial" w:cs="Arial"/>
            <w:color w:val="000000" w:themeColor="text1"/>
            <w:sz w:val="28"/>
            <w:szCs w:val="28"/>
          </w:rPr>
          <w:delText xml:space="preserve">dos</w:delText>
        </w:r>
      </w:del>
      <w:ins w:id="1208" w:author="Assessor GDSXSR" w:date="2026-10-31T19:46:16Z">
        <w:r>
          <w:rPr>
            <w:rFonts w:ascii="Arial" w:hAnsi="Arial" w:cs="Arial"/>
            <w:color w:val="808080"/>
            <w:sz w:val="28"/>
            <w:szCs w:val="28"/>
            <w:highlight w:val="yellow"/>
          </w:rPr>
          <w:t xml:space="preserve">do</w:t>
        </w:r>
      </w:ins>
      <w:r>
        <w:rPr>
          <w:rFonts w:ascii="Arial" w:hAnsi="Arial" w:cs="Arial"/>
          <w:color w:val="000000" w:themeColor="text1"/>
          <w:sz w:val="28"/>
          <w:szCs w:val="28"/>
          <w:highlight w:val="yellow"/>
          <w:rPrChange w:id="1704" w:author="Assessor GDSXSR" w:date="2026-10-31T19:46:16Z">
            <w:rPr>
              <w:rFonts w:ascii="Arial" w:hAnsi="Arial" w:cs="Arial"/>
              <w:color w:val="000000" w:themeColor="text1"/>
              <w:sz w:val="28"/>
              <w:szCs w:val="28"/>
            </w:rPr>
          </w:rPrChange>
        </w:rPr>
        <w:t xml:space="preserve"> </w:t>
      </w:r>
      <w:del w:id="1209" w:author="Assessor GDSXSR" w:date="2026-10-31T19:46:16Z">
        <w:r>
          <w:rPr>
            <w:rFonts w:ascii="Arial" w:hAnsi="Arial" w:cs="Arial"/>
            <w:color w:val="000000" w:themeColor="text1"/>
            <w:sz w:val="28"/>
            <w:szCs w:val="28"/>
          </w:rPr>
          <w:delText xml:space="preserve">protocolos hospitalares</w:delText>
        </w:r>
      </w:del>
      <w:ins w:id="1210" w:author="Assessor GDSXSR" w:date="2026-10-31T19:46:16Z">
        <w:r>
          <w:rPr>
            <w:rFonts w:ascii="Arial" w:hAnsi="Arial" w:cs="Arial"/>
            <w:color w:val="808080"/>
            <w:sz w:val="28"/>
            <w:szCs w:val="28"/>
            <w:highlight w:val="yellow"/>
          </w:rPr>
          <w:t xml:space="preserve">atendimento</w:t>
        </w:r>
      </w:ins>
      <w:r>
        <w:rPr>
          <w:rFonts w:ascii="Arial" w:hAnsi="Arial" w:cs="Arial"/>
          <w:color w:val="000000" w:themeColor="text1"/>
          <w:sz w:val="28"/>
          <w:szCs w:val="28"/>
          <w:highlight w:val="yellow"/>
          <w:rPrChange w:id="1705" w:author="Assessor GDSXSR" w:date="2026-10-31T19:46:16Z">
            <w:rPr>
              <w:rFonts w:ascii="Arial" w:hAnsi="Arial" w:cs="Arial"/>
              <w:color w:val="000000" w:themeColor="text1"/>
              <w:sz w:val="28"/>
              <w:szCs w:val="28"/>
            </w:rPr>
          </w:rPrChange>
        </w:rPr>
        <w:t xml:space="preserve"> e </w:t>
      </w:r>
      <w:del w:id="1211" w:author="Assessor GDSXSR" w:date="2026-10-31T19:46:16Z">
        <w:r>
          <w:rPr>
            <w:rFonts w:ascii="Arial" w:hAnsi="Arial" w:cs="Arial"/>
            <w:color w:val="000000" w:themeColor="text1"/>
            <w:sz w:val="28"/>
            <w:szCs w:val="28"/>
          </w:rPr>
          <w:delText xml:space="preserve">do</w:delText>
        </w:r>
      </w:del>
      <w:ins w:id="1212" w:author="Assessor GDSXSR" w:date="2026-10-31T19:46:16Z">
        <w:r>
          <w:rPr>
            <w:rFonts w:ascii="Arial" w:hAnsi="Arial" w:cs="Arial"/>
            <w:color w:val="808080"/>
            <w:sz w:val="28"/>
            <w:szCs w:val="28"/>
            <w:highlight w:val="yellow"/>
          </w:rPr>
          <w:t xml:space="preserve">questionou</w:t>
        </w:r>
      </w:ins>
      <w:r>
        <w:rPr>
          <w:rFonts w:ascii="Arial" w:hAnsi="Arial" w:cs="Arial"/>
          <w:color w:val="000000" w:themeColor="text1"/>
          <w:sz w:val="28"/>
          <w:szCs w:val="28"/>
          <w:highlight w:val="yellow"/>
          <w:rPrChange w:id="1706" w:author="Assessor GDSXSR" w:date="2026-10-31T19:46:16Z">
            <w:rPr>
              <w:rFonts w:ascii="Arial" w:hAnsi="Arial" w:cs="Arial"/>
              <w:color w:val="000000" w:themeColor="text1"/>
              <w:sz w:val="28"/>
              <w:szCs w:val="28"/>
            </w:rPr>
          </w:rPrChange>
        </w:rPr>
        <w:t xml:space="preserve"> </w:t>
      </w:r>
      <w:del w:id="1213" w:author="Assessor GDSXSR" w:date="2026-10-31T19:46:16Z">
        <w:r>
          <w:rPr>
            <w:rFonts w:ascii="Arial" w:hAnsi="Arial" w:cs="Arial"/>
            <w:color w:val="000000" w:themeColor="text1"/>
            <w:sz w:val="28"/>
            <w:szCs w:val="28"/>
          </w:rPr>
          <w:delText xml:space="preserve">manejo analgésico. No mérito, impugnou o reconhecimento da</w:delText>
        </w:r>
      </w:del>
      <w:ins w:id="1214" w:author="Assessor GDSXSR" w:date="2026-10-31T19:46:16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707" w:author="Assessor GDSXSR" w:date="2026-10-31T19:46:16Z">
            <w:rPr>
              <w:rFonts w:ascii="Arial" w:hAnsi="Arial" w:cs="Arial"/>
              <w:color w:val="000000" w:themeColor="text1"/>
              <w:sz w:val="28"/>
              <w:szCs w:val="28"/>
            </w:rPr>
          </w:rPrChange>
        </w:rPr>
        <w:t xml:space="preserve"> falha</w:t>
      </w:r>
      <w:del w:id="1215" w:author="Assessor GDSXSR" w:date="2026-10-31T19:46:16Z">
        <w:r>
          <w:rPr>
            <w:rFonts w:ascii="Arial" w:hAnsi="Arial" w:cs="Arial"/>
            <w:color w:val="000000" w:themeColor="text1"/>
            <w:sz w:val="28"/>
            <w:szCs w:val="28"/>
          </w:rPr>
          <w:delText xml:space="preserve"> na prestação</w:delText>
        </w:r>
      </w:del>
      <w:r>
        <w:rPr>
          <w:rFonts w:ascii="Arial" w:hAnsi="Arial" w:cs="Arial"/>
          <w:color w:val="000000" w:themeColor="text1"/>
          <w:sz w:val="28"/>
          <w:szCs w:val="28"/>
          <w:highlight w:val="yellow"/>
          <w:rPrChange w:id="1708" w:author="Assessor GDSXSR" w:date="2026-10-31T19:46:16Z">
            <w:rPr>
              <w:rFonts w:ascii="Arial" w:hAnsi="Arial" w:cs="Arial"/>
              <w:color w:val="000000" w:themeColor="text1"/>
              <w:sz w:val="28"/>
              <w:szCs w:val="28"/>
            </w:rPr>
          </w:rPrChange>
        </w:rPr>
        <w:t xml:space="preserve"> do serviço, </w:t>
      </w:r>
      <w:del w:id="1216" w:author="Assessor GDSXSR" w:date="2026-10-31T19:46:16Z">
        <w:r>
          <w:rPr>
            <w:rFonts w:ascii="Arial" w:hAnsi="Arial" w:cs="Arial"/>
            <w:color w:val="000000" w:themeColor="text1"/>
            <w:sz w:val="28"/>
            <w:szCs w:val="28"/>
          </w:rPr>
          <w:delText xml:space="preserve">a configuração do</w:delText>
        </w:r>
      </w:del>
      <w:ins w:id="1217" w:author="Assessor GDSXSR" w:date="2026-10-31T19:46:16Z">
        <w:r>
          <w:rPr>
            <w:rFonts w:ascii="Arial" w:hAnsi="Arial" w:cs="Arial"/>
            <w:color w:val="808080"/>
            <w:sz w:val="28"/>
            <w:szCs w:val="28"/>
            <w:highlight w:val="yellow"/>
          </w:rPr>
          <w:t xml:space="preserve">o</w:t>
        </w:r>
      </w:ins>
      <w:r>
        <w:rPr>
          <w:rFonts w:ascii="Arial" w:hAnsi="Arial" w:cs="Arial"/>
          <w:color w:val="000000" w:themeColor="text1"/>
          <w:sz w:val="28"/>
          <w:szCs w:val="28"/>
          <w:highlight w:val="yellow"/>
          <w:rPrChange w:id="1709" w:author="Assessor GDSXSR" w:date="2026-10-31T19:46:16Z">
            <w:rPr>
              <w:rFonts w:ascii="Arial" w:hAnsi="Arial" w:cs="Arial"/>
              <w:color w:val="000000" w:themeColor="text1"/>
              <w:sz w:val="28"/>
              <w:szCs w:val="28"/>
            </w:rPr>
          </w:rPrChange>
        </w:rPr>
        <w:t xml:space="preserve"> dano moral e o valor da indenização.</w:t>
      </w:r>
    </w:p>
    <w:p w14:paraId="1CC24F3B" w14:textId="77777777" w:rsidR="0094137D" w:rsidRDefault="0094137D" w:rsidP="0094137D">
      <w:pPr>
        <w:spacing w:after="0" w:line="360" w:lineRule="auto"/>
        <w:ind w:firstLine="2268"/>
        <w:jc w:val="both"/>
        <w:rPr>
          <w:rFonts w:ascii="Arial" w:hAnsi="Arial" w:cs="Arial"/>
          <w:color w:val="000000" w:themeColor="text1"/>
          <w:sz w:val="28"/>
          <w:szCs w:val="28"/>
        </w:rPr>
      </w:pPr>
    </w:p>
    <w:p w14:paraId="19538F9C" w14:textId="77777777" w:rsidR="001E6C10" w:rsidRPr="001E6C10" w:rsidRDefault="001E6C10" w:rsidP="001E6C10">
      <w:pPr>
        <w:spacing w:after="0" w:line="360" w:lineRule="auto"/>
        <w:ind w:firstLine="2268"/>
        <w:jc w:val="both"/>
        <w:rPr>
          <w:del w:id="1608" w:author="Assessor GDSXSR" w:date="2026-10-31T19:46:16Z"/>
          <w:rFonts w:ascii="Arial" w:hAnsi="Arial" w:cs="Arial"/>
          <w:color w:val="000000" w:themeColor="text1"/>
          <w:sz w:val="28"/>
          <w:szCs w:val="28"/>
        </w:rPr>
      </w:pPr>
      <w:del w:id="1607" w:author="Assessor GDSXSR" w:date="2026-10-31T19:46:16Z">
        <w:r w:rsidRPr="001E6C10">
          <w:rPr>
            <w:rFonts w:ascii="Arial" w:hAnsi="Arial" w:cs="Arial"/>
            <w:color w:val="000000" w:themeColor="text1"/>
            <w:sz w:val="28"/>
            <w:szCs w:val="28"/>
          </w:rPr>
          <w:delText>As razões recursais permitem identificar as matérias impugnadas e a pretensão de reforma, além de terem possibilitado à autora o exercício do contraditório mediante a apresentação de contrarrazões específicas.</w:delText>
        </w:r>
      </w:del>
    </w:p>
    <w:p w14:paraId="20E2E87B" w14:textId="77777777" w:rsidR="0094137D" w:rsidRDefault="0094137D" w:rsidP="0094137D">
      <w:pPr>
        <w:spacing w:after="0" w:line="360" w:lineRule="auto"/>
        <w:ind w:firstLine="2268"/>
        <w:jc w:val="both"/>
        <w:rPr>
          <w:del w:id="1609" w:author="Assessor GDSXSR" w:date="2026-10-31T19:46:16Z"/>
          <w:rFonts w:ascii="Arial" w:hAnsi="Arial" w:cs="Arial"/>
          <w:color w:val="000000" w:themeColor="text1"/>
          <w:sz w:val="28"/>
          <w:szCs w:val="28"/>
        </w:rPr>
      </w:pPr>
    </w:p>
    <w:p w14:paraId="32F4A9D1" w14:textId="3BFD6B6F" w:rsidR="0094137D" w:rsidRDefault="0094137D" w:rsidP="0094137D">
      <w:pPr>
        <w:spacing w:after="0" w:line="360" w:lineRule="auto"/>
        <w:ind w:firstLine="2268"/>
        <w:jc w:val="both"/>
        <w:rPr>
          <w:rFonts w:ascii="Arial" w:hAnsi="Arial" w:cs="Arial"/>
          <w:color w:val="000000" w:themeColor="text1"/>
          <w:sz w:val="28"/>
          <w:szCs w:val="28"/>
          <w:u w:val="single"/>
        </w:rPr>
      </w:pPr>
      <w:r w:rsidRPr="007A7DE0">
        <w:rPr>
          <w:rFonts w:ascii="Arial" w:hAnsi="Arial" w:cs="Arial"/>
          <w:color w:val="000000" w:themeColor="text1"/>
          <w:sz w:val="28"/>
          <w:szCs w:val="28"/>
          <w:highlight w:val="yellow"/>
          <w:u w:val="single"/>
          <w:rPrChange w:id="1687" w:author="Assessor GDSXSR" w:date="2026-10-31T19:46:16Z">
            <w:rPr>
              <w:rFonts w:ascii="Arial" w:hAnsi="Arial" w:cs="Arial"/>
              <w:color w:val="000000" w:themeColor="text1"/>
              <w:sz w:val="28"/>
              <w:szCs w:val="28"/>
              <w:u w:val="single"/>
            </w:rPr>
          </w:rPrChange>
        </w:rPr>
        <w:t>Assim, rejeito</w:t>
      </w:r>
      <w:r w:rsidRPr="0094137D">
        <w:rPr>
          <w:rFonts w:ascii="Arial" w:hAnsi="Arial" w:cs="Arial"/>
          <w:color w:val="000000" w:themeColor="text1"/>
          <w:sz w:val="28"/>
          <w:szCs w:val="28"/>
          <w:highlight w:val="yellow"/>
          <w:u w:val="single"/>
          <w:rPrChange w:id="1688" w:author="Assessor GDSXSR" w:date="2026-10-31T19:46:16Z">
            <w:rPr>
              <w:rFonts w:ascii="Arial" w:hAnsi="Arial" w:cs="Arial"/>
              <w:color w:val="000000" w:themeColor="text1"/>
              <w:sz w:val="28"/>
              <w:szCs w:val="28"/>
              <w:u w:val="single"/>
            </w:rPr>
          </w:rPrChange>
        </w:rPr>
        <w:t xml:space="preserve"> a preliminar de não conhecimento do recurso por ofensa ao princípio da dialeticidade.</w:t>
      </w:r>
    </w:p>
    <w:p w14:paraId="26994C3D" w14:textId="77777777" w:rsidR="008032EF" w:rsidRDefault="008032EF" w:rsidP="0094137D">
      <w:pPr>
        <w:spacing w:after="0" w:line="360" w:lineRule="auto"/>
        <w:ind w:firstLine="2268"/>
        <w:jc w:val="both"/>
        <w:rPr>
          <w:rFonts w:ascii="Arial" w:hAnsi="Arial" w:cs="Arial"/>
          <w:color w:val="000000" w:themeColor="text1"/>
          <w:sz w:val="28"/>
          <w:szCs w:val="28"/>
          <w:u w:val="single"/>
        </w:rPr>
      </w:pPr>
    </w:p>
    <w:p w14:paraId="5FF58032" w14:textId="5D6C8778" w:rsidR="008032EF" w:rsidRPr="00FA71F7" w:rsidRDefault="008032EF" w:rsidP="008A26ED">
      <w:pPr>
        <w:spacing w:after="0" w:line="360" w:lineRule="auto"/>
        <w:ind w:firstLine="2268"/>
        <w:jc w:val="both"/>
        <w:rPr>
          <w:rFonts w:ascii="Arial" w:hAnsi="Arial" w:cs="Arial"/>
          <w:color w:val="000000" w:themeColor="text1"/>
          <w:sz w:val="28"/>
          <w:szCs w:val="28"/>
        </w:rPr>
      </w:pPr>
      <w:r w:rsidRPr="00FA71F7">
        <w:rPr>
          <w:rFonts w:ascii="Arial" w:hAnsi="Arial" w:cs="Arial"/>
          <w:color w:val="000000" w:themeColor="text1"/>
          <w:sz w:val="28"/>
          <w:szCs w:val="28"/>
        </w:rPr>
        <w:t>Presentes os pressupostos de admissibilidade, conheço do apelo</w:t>
      </w:r>
      <w:r w:rsidR="007A7DE0">
        <w:rPr>
          <w:rFonts w:ascii="Arial" w:hAnsi="Arial" w:cs="Arial"/>
          <w:color w:val="000000" w:themeColor="text1"/>
          <w:sz w:val="28"/>
          <w:szCs w:val="28"/>
        </w:rPr>
        <w:t xml:space="preserve"> do réu</w:t>
      </w:r>
      <w:r w:rsidRPr="00FA71F7">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7B7D561C" w14:textId="57552281" w:rsidR="00186B63" w:rsidRPr="00186B63" w:rsidRDefault="00186B63" w:rsidP="00186B63">
      <w:pPr>
        <w:spacing w:after="0" w:line="360" w:lineRule="auto"/>
        <w:jc w:val="center"/>
        <w:rPr>
          <w:rFonts w:ascii="Arial" w:hAnsi="Arial" w:cs="Arial"/>
          <w:sz w:val="28"/>
          <w:szCs w:val="28"/>
        </w:rPr>
      </w:pPr>
      <w:r>
        <w:rPr>
          <w:rFonts w:ascii="Arial" w:hAnsi="Arial" w:cs="Arial"/>
          <w:sz w:val="28"/>
          <w:szCs w:val="28"/>
          <w:highlight w:val="yellow"/>
          <w:rPrChange w:id="1664" w:author="Assessor GDSXSR" w:date="2026-10-31T19:46:16Z">
            <w:rPr>
              <w:rFonts w:ascii="Arial" w:hAnsi="Arial" w:cs="Arial"/>
              <w:sz w:val="28"/>
              <w:szCs w:val="28"/>
            </w:rPr>
          </w:rPrChange>
        </w:rPr>
        <w:t xml:space="preserve">DA REJEIÇÃO </w:t>
      </w:r>
      <w:r>
        <w:rPr>
          <w:rFonts w:ascii="Arial" w:hAnsi="Arial" w:cs="Arial"/>
          <w:sz w:val="28"/>
          <w:szCs w:val="28"/>
          <w:highlight w:val="yellow"/>
          <w:rPrChange w:id="1665" w:author="Assessor GDSXSR" w:date="2026-10-31T19:46:16Z">
            <w:rPr>
              <w:rFonts w:ascii="Arial" w:hAnsi="Arial" w:cs="Arial"/>
              <w:sz w:val="28"/>
              <w:szCs w:val="28"/>
            </w:rPr>
          </w:rPrChange>
        </w:rPr>
        <w:t xml:space="preserve">DA</w:t>
      </w:r>
      <w:r>
        <w:rPr>
          <w:rFonts w:ascii="Arial" w:hAnsi="Arial" w:cs="Arial"/>
          <w:sz w:val="28"/>
          <w:szCs w:val="28"/>
          <w:highlight w:val="yellow"/>
          <w:rPrChange w:id="1666" w:author="Assessor GDSXSR" w:date="2026-10-31T19:46:16Z">
            <w:rPr>
              <w:rFonts w:ascii="Arial" w:hAnsi="Arial" w:cs="Arial"/>
              <w:sz w:val="28"/>
              <w:szCs w:val="28"/>
            </w:rPr>
          </w:rPrChange>
        </w:rPr>
        <w:t xml:space="preserve"> </w:t>
      </w:r>
      <w:r>
        <w:rPr>
          <w:rFonts w:ascii="Arial" w:hAnsi="Arial" w:cs="Arial"/>
          <w:sz w:val="28"/>
          <w:szCs w:val="28"/>
          <w:highlight w:val="yellow"/>
          <w:rPrChange w:id="1667" w:author="Assessor GDSXSR" w:date="2026-10-31T19:46:16Z">
            <w:rPr>
              <w:rFonts w:ascii="Arial" w:hAnsi="Arial" w:cs="Arial"/>
              <w:sz w:val="28"/>
              <w:szCs w:val="28"/>
            </w:rPr>
          </w:rPrChange>
        </w:rPr>
        <w:t xml:space="preserve">PRELIMINAR</w:t>
      </w:r>
      <w:r>
        <w:rPr>
          <w:rFonts w:ascii="Arial" w:hAnsi="Arial" w:cs="Arial"/>
          <w:sz w:val="28"/>
          <w:szCs w:val="28"/>
          <w:highlight w:val="yellow"/>
          <w:rPrChange w:id="1668" w:author="Assessor GDSXSR" w:date="2026-10-31T19:46:16Z">
            <w:rPr>
              <w:rFonts w:ascii="Arial" w:hAnsi="Arial" w:cs="Arial"/>
              <w:sz w:val="28"/>
              <w:szCs w:val="28"/>
            </w:rPr>
          </w:rPrChange>
        </w:rPr>
        <w:t xml:space="preserve"> </w:t>
      </w:r>
      <w:del w:id="1218" w:author="Assessor GDSXSR" w:date="2026-10-31T19:46:16Z">
        <w:r>
          <w:rPr>
            <w:rFonts w:ascii="Arial" w:hAnsi="Arial" w:cs="Arial"/>
            <w:sz w:val="28"/>
            <w:szCs w:val="28"/>
          </w:rPr>
          <w:delText xml:space="preserve">E </w:delText>
        </w:r>
      </w:del>
      <w:r>
        <w:rPr>
          <w:rFonts w:ascii="Arial" w:hAnsi="Arial" w:cs="Arial"/>
          <w:sz w:val="28"/>
          <w:szCs w:val="28"/>
          <w:highlight w:val="yellow"/>
          <w:rPrChange w:id="1669" w:author="Assessor GDSXSR" w:date="2026-10-31T19:46:16Z">
            <w:rPr>
              <w:rFonts w:ascii="Arial" w:hAnsi="Arial" w:cs="Arial"/>
              <w:sz w:val="28"/>
              <w:szCs w:val="28"/>
            </w:rPr>
          </w:rPrChange>
        </w:rPr>
        <w:t xml:space="preserve">DE CERCEAMENTO DE DEFESA</w:t>
      </w:r>
    </w:p>
    <w:p w14:paraId="125D7792" w14:textId="77777777" w:rsidR="00186B63" w:rsidRPr="00186B63" w:rsidRDefault="00186B63" w:rsidP="00186B63">
      <w:pPr>
        <w:spacing w:after="0" w:line="360" w:lineRule="auto"/>
        <w:jc w:val="center"/>
        <w:rPr>
          <w:rFonts w:ascii="Arial" w:hAnsi="Arial" w:cs="Arial"/>
          <w:sz w:val="28"/>
          <w:szCs w:val="28"/>
        </w:rPr>
      </w:pPr>
      <w:r w:rsidRPr="00186B63">
        <w:rPr>
          <w:rFonts w:ascii="Arial" w:hAnsi="Arial" w:cs="Arial"/>
          <w:sz w:val="28"/>
          <w:szCs w:val="28"/>
        </w:rPr>
        <w:t> </w:t>
      </w:r>
    </w:p>
    <w:p w14:paraId="5798555D" w14:textId="5C0DE44E" w:rsidR="00437379" w:rsidRDefault="00437379" w:rsidP="0043737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réu/apelante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suscita preliminar de nulidade da sentença por cerceamento de defesa. Alega que: </w:t>
      </w:r>
      <w:r>
        <w:rPr>
          <w:rFonts w:ascii="Arial" w:hAnsi="Arial" w:cs="Arial"/>
          <w:b/>
          <w:bCs/>
          <w:color w:val="000000" w:themeColor="text1"/>
          <w:sz w:val="28"/>
          <w:szCs w:val="28"/>
          <w:rPrChange w:id="1785" w:author="Assessor GDSXSR" w:date="2026-10-31T19:46:16Z">
            <w:rPr>
              <w:rFonts w:ascii="Arial" w:hAnsi="Arial" w:cs="Arial"/>
              <w:b/>
              <w:bCs/>
              <w:color w:val="000000" w:themeColor="text1"/>
              <w:sz w:val="28"/>
              <w:szCs w:val="28"/>
            </w:rPr>
          </w:rPrChange>
        </w:rPr>
        <w:t xml:space="preserve">1)</w:t>
      </w:r>
      <w:r>
        <w:rPr>
          <w:rFonts w:ascii="Arial" w:hAnsi="Arial" w:cs="Arial"/>
          <w:color w:val="000000" w:themeColor="text1"/>
          <w:sz w:val="28"/>
          <w:szCs w:val="28"/>
        </w:rPr>
        <w:t xml:space="preserve"> requereu </w:t>
      </w:r>
      <w:del w:id="1219" w:author="Assessor GDSXSR" w:date="2026-10-31T19:46:16Z">
        <w:r>
          <w:rPr>
            <w:rFonts w:ascii="Arial" w:hAnsi="Arial" w:cs="Arial"/>
            <w:color w:val="000000" w:themeColor="text1"/>
            <w:sz w:val="28"/>
            <w:szCs w:val="28"/>
          </w:rPr>
          <w:delText xml:space="preserve">oportunamente a produção de </w:delText>
        </w:r>
      </w:del>
      <w:r>
        <w:rPr>
          <w:rFonts w:ascii="Arial" w:hAnsi="Arial" w:cs="Arial"/>
          <w:color w:val="000000" w:themeColor="text1"/>
          <w:sz w:val="28"/>
          <w:szCs w:val="28"/>
        </w:rPr>
        <w:t xml:space="preserve">prova pericial para examinar a adequação das condutas assistenciais</w:t>
      </w:r>
      <w:del w:id="1220" w:author="Assessor GDSXSR" w:date="2026-10-31T19:46:16Z">
        <w:r>
          <w:rPr>
            <w:rFonts w:ascii="Arial" w:hAnsi="Arial" w:cs="Arial"/>
            <w:color w:val="000000" w:themeColor="text1"/>
            <w:sz w:val="28"/>
            <w:szCs w:val="28"/>
          </w:rPr>
          <w:delText xml:space="preserve">, dos protocolos de analgesia</w:delText>
        </w:r>
      </w:del>
      <w:r>
        <w:rPr>
          <w:rFonts w:ascii="Arial" w:hAnsi="Arial" w:cs="Arial"/>
          <w:color w:val="000000" w:themeColor="text1"/>
          <w:sz w:val="28"/>
          <w:szCs w:val="28"/>
        </w:rPr>
        <w:t xml:space="preserve"> e </w:t>
      </w:r>
      <w:del w:id="1221" w:author="Assessor GDSXSR" w:date="2026-10-31T19:46:16Z">
        <w:r>
          <w:rPr>
            <w:rFonts w:ascii="Arial" w:hAnsi="Arial" w:cs="Arial"/>
            <w:color w:val="000000" w:themeColor="text1"/>
            <w:sz w:val="28"/>
            <w:szCs w:val="28"/>
          </w:rPr>
          <w:delText xml:space="preserve">do fluxo de administração de medicamentos; </w:delText>
        </w:r>
        <w:r>
          <w:rPr>
            <w:rFonts w:ascii="Arial" w:hAnsi="Arial" w:cs="Arial"/>
            <w:b/>
            <w:bCs/>
            <w:color w:val="000000" w:themeColor="text1"/>
            <w:sz w:val="28"/>
            <w:szCs w:val="28"/>
          </w:rPr>
          <w:delText xml:space="preserve">2)</w:delText>
        </w:r>
        <w:r>
          <w:rPr>
            <w:rFonts w:ascii="Arial" w:hAnsi="Arial" w:cs="Arial"/>
            <w:color w:val="000000" w:themeColor="text1"/>
            <w:sz w:val="28"/>
            <w:szCs w:val="28"/>
          </w:rPr>
          <w:delText xml:space="preserve"> a prova técnica também seria necessária para verificar a existência de</w:delText>
        </w:r>
      </w:del>
      <w:ins w:id="1222" w:author="Assessor GDSXSR" w:date="2026-10-31T19:46:16Z">
        <w:r>
          <w:rPr>
            <w:rFonts w:ascii="Arial" w:hAnsi="Arial" w:cs="Arial"/>
            <w:color w:val="808080"/>
            <w:sz w:val="28"/>
            <w:szCs w:val="28"/>
          </w:rPr>
          <w:t xml:space="preserve">o</w:t>
        </w:r>
      </w:ins>
      <w:r>
        <w:rPr>
          <w:rFonts w:ascii="Arial" w:hAnsi="Arial" w:cs="Arial"/>
          <w:color w:val="000000" w:themeColor="text1"/>
          <w:sz w:val="28"/>
          <w:szCs w:val="28"/>
        </w:rPr>
        <w:t xml:space="preserve"> nexo causal</w:t>
      </w:r>
      <w:del w:id="1223" w:author="Assessor GDSXSR" w:date="2026-10-31T19:46:16Z">
        <w:r>
          <w:rPr>
            <w:rFonts w:ascii="Arial" w:hAnsi="Arial" w:cs="Arial"/>
            <w:color w:val="000000" w:themeColor="text1"/>
            <w:sz w:val="28"/>
            <w:szCs w:val="28"/>
          </w:rPr>
          <w:delText xml:space="preserve"> entre o atendimento prestado e os danos alegados</w:delText>
        </w:r>
      </w:del>
      <w:r>
        <w:rPr>
          <w:rFonts w:ascii="Arial" w:hAnsi="Arial" w:cs="Arial"/>
          <w:color w:val="000000" w:themeColor="text1"/>
          <w:sz w:val="28"/>
          <w:szCs w:val="28"/>
        </w:rPr>
        <w:t xml:space="preserve">; </w:t>
      </w:r>
      <w:del w:id="1224" w:author="Assessor GDSXSR" w:date="2026-10-31T19:46:16Z">
        <w:r>
          <w:rPr>
            <w:rFonts w:ascii="Arial" w:hAnsi="Arial" w:cs="Arial"/>
            <w:b/>
            <w:bCs/>
            <w:color w:val="000000" w:themeColor="text1"/>
            <w:sz w:val="28"/>
            <w:szCs w:val="28"/>
          </w:rPr>
          <w:delText xml:space="preserve">3</w:delText>
        </w:r>
      </w:del>
      <w:ins w:id="1225" w:author="Assessor GDSXSR" w:date="2026-10-31T19:46:16Z">
        <w:r>
          <w:rPr>
            <w:rFonts w:ascii="Arial" w:hAnsi="Arial" w:cs="Arial"/>
            <w:b/>
            <w:bCs/>
            <w:color w:val="808080"/>
            <w:sz w:val="28"/>
            <w:szCs w:val="28"/>
          </w:rPr>
          <w:t xml:space="preserve">2</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 Juízo </w:t>
      </w:r>
      <w:ins w:id="1226" w:author="Assessor GDSXSR" w:date="2026-10-31T19:46:16Z">
        <w:r>
          <w:rPr>
            <w:rFonts w:ascii="Arial" w:hAnsi="Arial" w:cs="Arial"/>
            <w:color w:val="808080"/>
            <w:sz w:val="28"/>
            <w:szCs w:val="28"/>
          </w:rPr>
          <w:t xml:space="preserve">a </w:t>
        </w:r>
      </w:ins>
      <w:r>
        <w:rPr>
          <w:rFonts w:ascii="Arial" w:hAnsi="Arial" w:cs="Arial"/>
          <w:color w:val="000000" w:themeColor="text1"/>
          <w:sz w:val="28"/>
          <w:szCs w:val="28"/>
        </w:rPr>
        <w:t xml:space="preserve">indeferiu </w:t>
      </w:r>
      <w:del w:id="1227" w:author="Assessor GDSXSR" w:date="2026-10-31T19:46:16Z">
        <w:r>
          <w:rPr>
            <w:rFonts w:ascii="Arial" w:hAnsi="Arial" w:cs="Arial"/>
            <w:color w:val="000000" w:themeColor="text1"/>
            <w:sz w:val="28"/>
            <w:szCs w:val="28"/>
          </w:rPr>
          <w:delText xml:space="preserve">a</w:delText>
        </w:r>
      </w:del>
      <w:ins w:id="1228" w:author="Assessor GDSXSR" w:date="2026-10-31T19:46:16Z">
        <w:r>
          <w:rPr>
            <w:rFonts w:ascii="Arial" w:hAnsi="Arial" w:cs="Arial"/>
            <w:color w:val="808080"/>
            <w:sz w:val="28"/>
            <w:szCs w:val="28"/>
          </w:rPr>
          <w:t xml:space="preserve">por</w:t>
        </w:r>
      </w:ins>
      <w:r>
        <w:rPr>
          <w:rFonts w:ascii="Arial" w:hAnsi="Arial" w:cs="Arial"/>
          <w:color w:val="000000" w:themeColor="text1"/>
          <w:sz w:val="28"/>
          <w:szCs w:val="28"/>
        </w:rPr>
        <w:t xml:space="preserve"> </w:t>
      </w:r>
      <w:del w:id="1229" w:author="Assessor GDSXSR" w:date="2026-10-31T19:46:16Z">
        <w:r>
          <w:rPr>
            <w:rFonts w:ascii="Arial" w:hAnsi="Arial" w:cs="Arial"/>
            <w:color w:val="000000" w:themeColor="text1"/>
            <w:sz w:val="28"/>
            <w:szCs w:val="28"/>
          </w:rPr>
          <w:delText xml:space="preserve">perícia</w:delText>
        </w:r>
      </w:del>
      <w:ins w:id="1230" w:author="Assessor GDSXSR" w:date="2026-10-31T19:46:16Z">
        <w:r>
          <w:rPr>
            <w:rFonts w:ascii="Arial" w:hAnsi="Arial" w:cs="Arial"/>
            <w:color w:val="808080"/>
            <w:sz w:val="28"/>
            <w:szCs w:val="28"/>
          </w:rPr>
          <w:t xml:space="preserve">entender</w:t>
        </w:r>
      </w:ins>
      <w:r>
        <w:rPr>
          <w:rFonts w:ascii="Arial" w:hAnsi="Arial" w:cs="Arial"/>
          <w:color w:val="000000" w:themeColor="text1"/>
          <w:sz w:val="28"/>
          <w:szCs w:val="28"/>
        </w:rPr>
        <w:t xml:space="preserve"> </w:t>
      </w:r>
      <w:del w:id="1231" w:author="Assessor GDSXSR" w:date="2026-10-31T19:46:16Z">
        <w:r>
          <w:rPr>
            <w:rFonts w:ascii="Arial" w:hAnsi="Arial" w:cs="Arial"/>
            <w:color w:val="000000" w:themeColor="text1"/>
            <w:sz w:val="28"/>
            <w:szCs w:val="28"/>
          </w:rPr>
          <w:delText xml:space="preserve">sob o fundamento de que</w:delText>
        </w:r>
      </w:del>
      <w:ins w:id="1232" w:author="Assessor GDSXSR" w:date="2026-10-31T19:46:16Z">
        <w:r>
          <w:rPr>
            <w:rFonts w:ascii="Arial" w:hAnsi="Arial" w:cs="Arial"/>
            <w:color w:val="808080"/>
            <w:sz w:val="28"/>
            <w:szCs w:val="28"/>
          </w:rPr>
          <w:t xml:space="preserve">suficiente</w:t>
        </w:r>
      </w:ins>
      <w:r>
        <w:rPr>
          <w:rFonts w:ascii="Arial" w:hAnsi="Arial" w:cs="Arial"/>
          <w:color w:val="000000" w:themeColor="text1"/>
          <w:sz w:val="28"/>
          <w:szCs w:val="28"/>
        </w:rPr>
        <w:t xml:space="preserve"> a</w:t>
      </w:r>
      <w:del w:id="1233" w:author="Assessor GDSXSR" w:date="2026-10-31T19:46:16Z">
        <w:r>
          <w:rPr>
            <w:rFonts w:ascii="Arial" w:hAnsi="Arial" w:cs="Arial"/>
            <w:color w:val="000000" w:themeColor="text1"/>
            <w:sz w:val="28"/>
            <w:szCs w:val="28"/>
          </w:rPr>
          <w:delText xml:space="preserve"> controvérsia poderia ser solucionada pela</w:delText>
        </w:r>
      </w:del>
      <w:r>
        <w:rPr>
          <w:rFonts w:ascii="Arial" w:hAnsi="Arial" w:cs="Arial"/>
          <w:color w:val="000000" w:themeColor="text1"/>
          <w:sz w:val="28"/>
          <w:szCs w:val="28"/>
        </w:rPr>
        <w:t xml:space="preserve"> prova documental; </w:t>
      </w:r>
      <w:del w:id="1234" w:author="Assessor GDSXSR" w:date="2026-10-31T19:46:16Z">
        <w:r>
          <w:rPr>
            <w:rFonts w:ascii="Arial" w:hAnsi="Arial" w:cs="Arial"/>
            <w:b/>
            <w:bCs/>
            <w:color w:val="000000" w:themeColor="text1"/>
            <w:sz w:val="28"/>
            <w:szCs w:val="28"/>
          </w:rPr>
          <w:delText xml:space="preserve">4</w:delText>
        </w:r>
      </w:del>
      <w:ins w:id="1235" w:author="Assessor GDSXSR" w:date="2026-10-31T19:46:16Z">
        <w:r>
          <w:rPr>
            <w:rFonts w:ascii="Arial" w:hAnsi="Arial" w:cs="Arial"/>
            <w:color w:val="808080"/>
            <w:sz w:val="28"/>
            <w:szCs w:val="28"/>
          </w:rPr>
          <w:t xml:space="preserve">e </w:t>
        </w:r>
        <w:r>
          <w:rPr>
            <w:rFonts w:ascii="Arial" w:hAnsi="Arial" w:cs="Arial"/>
            <w:b/>
            <w:bCs/>
            <w:color w:val="808080"/>
            <w:sz w:val="28"/>
            <w:szCs w:val="28"/>
          </w:rPr>
          <w:t xml:space="preserve">3</w:t>
        </w:r>
      </w:ins>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a sentença, contraditoriamente, reconheceu a falha</w:t>
      </w:r>
      <w:del w:id="1236" w:author="Assessor GDSXSR" w:date="2026-10-31T19:46:16Z">
        <w:r>
          <w:rPr>
            <w:rFonts w:ascii="Arial" w:hAnsi="Arial" w:cs="Arial"/>
            <w:color w:val="000000" w:themeColor="text1"/>
            <w:sz w:val="28"/>
            <w:szCs w:val="28"/>
          </w:rPr>
          <w:delText xml:space="preserve"> na prestação</w:delText>
        </w:r>
      </w:del>
      <w:r>
        <w:rPr>
          <w:rFonts w:ascii="Arial" w:hAnsi="Arial" w:cs="Arial"/>
          <w:color w:val="000000" w:themeColor="text1"/>
          <w:sz w:val="28"/>
          <w:szCs w:val="28"/>
        </w:rPr>
        <w:t xml:space="preserve"> do serviço com base em avaliação técnica dos registros hospitalares</w:t>
      </w:r>
      <w:del w:id="1237" w:author="Assessor GDSXSR" w:date="2026-10-31T19:46:16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238" w:author="Assessor GDSXSR" w:date="2026-10-31T19:46:16Z">
        <w:r>
          <w:rPr>
            <w:rFonts w:ascii="Arial" w:hAnsi="Arial" w:cs="Arial"/>
            <w:color w:val="000000" w:themeColor="text1"/>
            <w:sz w:val="28"/>
            <w:szCs w:val="28"/>
          </w:rPr>
          <w:delText xml:space="preserve">e</w:delText>
        </w:r>
      </w:del>
      <w:ins w:id="1239" w:author="Assessor GDSXSR" w:date="2026-10-31T19:46:16Z">
        <w:r>
          <w:rPr>
            <w:rFonts w:ascii="Arial" w:hAnsi="Arial" w:cs="Arial"/>
            <w:color w:val="808080"/>
            <w:sz w:val="28"/>
            <w:szCs w:val="28"/>
          </w:rPr>
          <w:t xml:space="preserve">(ID</w:t>
        </w:r>
      </w:ins>
      <w:r>
        <w:rPr>
          <w:rFonts w:ascii="Arial" w:hAnsi="Arial" w:cs="Arial"/>
          <w:color w:val="000000" w:themeColor="text1"/>
          <w:sz w:val="28"/>
          <w:szCs w:val="28"/>
        </w:rPr>
        <w:t xml:space="preserve"> </w:t>
      </w:r>
      <w:del w:id="1240" w:author="Assessor GDSXSR" w:date="2026-10-31T19:46:16Z">
        <w:r>
          <w:rPr>
            <w:rFonts w:ascii="Arial" w:hAnsi="Arial" w:cs="Arial"/>
            <w:b/>
            <w:bCs/>
            <w:color w:val="000000" w:themeColor="text1"/>
            <w:sz w:val="28"/>
            <w:szCs w:val="28"/>
          </w:rPr>
          <w:delText xml:space="preserve">5</w:delText>
        </w:r>
      </w:del>
      <w:ins w:id="1241" w:author="Assessor GDSXSR" w:date="2026-10-31T19:46:16Z">
        <w:r>
          <w:rPr>
            <w:rFonts w:ascii="Arial" w:hAnsi="Arial" w:cs="Arial"/>
            <w:color w:val="808080"/>
            <w:sz w:val="28"/>
            <w:szCs w:val="28"/>
          </w:rPr>
          <w:t xml:space="preserve">89325510</w:t>
        </w:r>
      </w:ins>
      <w:r>
        <w:rPr>
          <w:rFonts w:ascii="Arial" w:hAnsi="Arial" w:cs="Arial"/>
          <w:b/>
          <w:bCs/>
          <w:color w:val="000000" w:themeColor="text1"/>
          <w:sz w:val="28"/>
          <w:szCs w:val="28"/>
        </w:rPr>
        <w:t xml:space="preserve">)</w:t>
      </w:r>
      <w:del w:id="1242" w:author="Assessor GDSXSR" w:date="2026-10-31T19:46:16Z">
        <w:r>
          <w:rPr>
            <w:rFonts w:ascii="Arial" w:hAnsi="Arial" w:cs="Arial"/>
            <w:color w:val="000000" w:themeColor="text1"/>
            <w:sz w:val="28"/>
            <w:szCs w:val="28"/>
          </w:rPr>
          <w:delText xml:space="preserve"> o indeferimento da perícia impediu a demonstração da regularidade do atendimento e dos protocolos adotados pelo hospital, circunstância que teria acarretado prejuízo à defesa</w:delText>
        </w:r>
      </w:del>
      <w:r>
        <w:rPr>
          <w:rFonts w:ascii="Arial" w:hAnsi="Arial" w:cs="Arial"/>
          <w:color w:val="000000" w:themeColor="text1"/>
          <w:sz w:val="28"/>
          <w:szCs w:val="28"/>
        </w:rPr>
        <w:t xml:space="preserve">.</w:t>
      </w:r>
    </w:p>
    <w:p w14:paraId="7BEDAFA7" w14:textId="77777777" w:rsidR="00437379" w:rsidRDefault="00437379" w:rsidP="00437379">
      <w:pPr>
        <w:spacing w:after="0" w:line="360" w:lineRule="auto"/>
        <w:ind w:firstLine="2268"/>
        <w:jc w:val="both"/>
        <w:rPr>
          <w:rFonts w:ascii="Arial" w:hAnsi="Arial" w:cs="Arial"/>
          <w:color w:val="000000" w:themeColor="text1"/>
          <w:sz w:val="28"/>
          <w:szCs w:val="28"/>
        </w:rPr>
      </w:pPr>
    </w:p>
    <w:p w14:paraId="3A9C3B7B" w14:textId="0D5E7651" w:rsidR="00437379" w:rsidRPr="00437379" w:rsidRDefault="00437379" w:rsidP="0043737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683" w:author="Assessor GDSXSR" w:date="2026-10-31T19:46:16Z">
            <w:rPr>
              <w:rFonts w:ascii="Arial" w:hAnsi="Arial" w:cs="Arial"/>
              <w:color w:val="000000" w:themeColor="text1"/>
              <w:sz w:val="28"/>
              <w:szCs w:val="28"/>
            </w:rPr>
          </w:rPrChange>
        </w:rPr>
        <w:t xml:space="preserve">Sem razão. </w:t>
      </w:r>
    </w:p>
    <w:p w14:paraId="761E2CE5" w14:textId="77777777" w:rsidR="00437379" w:rsidRDefault="00437379" w:rsidP="00437379">
      <w:pPr>
        <w:spacing w:after="0" w:line="360" w:lineRule="auto"/>
        <w:ind w:firstLine="2268"/>
        <w:jc w:val="both"/>
        <w:rPr>
          <w:rFonts w:ascii="Arial" w:hAnsi="Arial" w:cs="Arial"/>
          <w:sz w:val="28"/>
          <w:szCs w:val="28"/>
        </w:rPr>
      </w:pPr>
    </w:p>
    <w:p w14:paraId="34815BB9" w14:textId="77777777"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No caso, a controvérsia não </w:t>
      </w:r>
      <w:del w:id="1243" w:author="Assessor GDSXSR" w:date="2026-10-31T19:46:16Z">
        <w:r>
          <w:rPr>
            <w:rFonts w:ascii="Arial" w:hAnsi="Arial" w:cs="Arial"/>
            <w:sz w:val="28"/>
            <w:szCs w:val="28"/>
          </w:rPr>
          <w:delText xml:space="preserve">diz</w:delText>
        </w:r>
      </w:del>
      <w:ins w:id="1244" w:author="Assessor GDSXSR" w:date="2026-10-31T19:46:16Z">
        <w:r>
          <w:rPr>
            <w:rFonts w:ascii="Arial" w:hAnsi="Arial" w:cs="Arial"/>
            <w:color w:val="808080"/>
            <w:sz w:val="28"/>
            <w:szCs w:val="28"/>
          </w:rPr>
          <w:t xml:space="preserve">envolve</w:t>
        </w:r>
      </w:ins>
      <w:r>
        <w:rPr>
          <w:rFonts w:ascii="Arial" w:hAnsi="Arial" w:cs="Arial"/>
          <w:sz w:val="28"/>
          <w:szCs w:val="28"/>
        </w:rPr>
        <w:t xml:space="preserve"> </w:t>
      </w:r>
      <w:del w:id="1245" w:author="Assessor GDSXSR" w:date="2026-10-31T19:46:16Z">
        <w:r>
          <w:rPr>
            <w:rFonts w:ascii="Arial" w:hAnsi="Arial" w:cs="Arial"/>
            <w:sz w:val="28"/>
            <w:szCs w:val="28"/>
          </w:rPr>
          <w:delText xml:space="preserve">respeito à</w:delText>
        </w:r>
      </w:del>
      <w:ins w:id="1246" w:author="Assessor GDSXSR" w:date="2026-10-31T19:46:16Z">
        <w:r>
          <w:rPr>
            <w:rFonts w:ascii="Arial" w:hAnsi="Arial" w:cs="Arial"/>
            <w:color w:val="808080"/>
            <w:sz w:val="28"/>
            <w:szCs w:val="28"/>
          </w:rPr>
          <w:t xml:space="preserve">a</w:t>
        </w:r>
      </w:ins>
      <w:r>
        <w:rPr>
          <w:rFonts w:ascii="Arial" w:hAnsi="Arial" w:cs="Arial"/>
          <w:sz w:val="28"/>
          <w:szCs w:val="28"/>
        </w:rPr>
        <w:t xml:space="preserve"> correção técnica da cirurgia</w:t>
      </w:r>
      <w:del w:id="1247" w:author="Assessor GDSXSR" w:date="2026-10-31T19:46:16Z">
        <w:r>
          <w:rPr>
            <w:rFonts w:ascii="Arial" w:hAnsi="Arial" w:cs="Arial"/>
            <w:sz w:val="28"/>
            <w:szCs w:val="28"/>
          </w:rPr>
          <w:delText xml:space="preserve">,</w:delText>
        </w:r>
      </w:del>
      <w:r>
        <w:rPr>
          <w:rFonts w:ascii="Arial" w:hAnsi="Arial" w:cs="Arial"/>
          <w:sz w:val="28"/>
          <w:szCs w:val="28"/>
        </w:rPr>
        <w:t xml:space="preserve"> </w:t>
      </w:r>
      <w:del w:id="1248" w:author="Assessor GDSXSR" w:date="2026-10-31T19:46:16Z">
        <w:r>
          <w:rPr>
            <w:rFonts w:ascii="Arial" w:hAnsi="Arial" w:cs="Arial"/>
            <w:sz w:val="28"/>
            <w:szCs w:val="28"/>
          </w:rPr>
          <w:delText xml:space="preserve">à escolha do medicamento, à dosagem prescrita ou à ocorrência de</w:delText>
        </w:r>
      </w:del>
      <w:ins w:id="1249" w:author="Assessor GDSXSR" w:date="2026-10-31T19:46:16Z">
        <w:r>
          <w:rPr>
            <w:rFonts w:ascii="Arial" w:hAnsi="Arial" w:cs="Arial"/>
            <w:color w:val="808080"/>
            <w:sz w:val="28"/>
            <w:szCs w:val="28"/>
          </w:rPr>
          <w:t xml:space="preserve">nem</w:t>
        </w:r>
      </w:ins>
      <w:r>
        <w:rPr>
          <w:rFonts w:ascii="Arial" w:hAnsi="Arial" w:cs="Arial"/>
          <w:sz w:val="28"/>
          <w:szCs w:val="28"/>
        </w:rPr>
        <w:t xml:space="preserve"> erro médico</w:t>
      </w:r>
      <w:del w:id="1250" w:author="Assessor GDSXSR" w:date="2026-10-31T19:46:16Z">
        <w:r>
          <w:rPr>
            <w:rFonts w:ascii="Arial" w:hAnsi="Arial" w:cs="Arial"/>
            <w:sz w:val="28"/>
            <w:szCs w:val="28"/>
          </w:rPr>
          <w:delText xml:space="preserve">.</w:delText>
        </w:r>
      </w:del>
      <w:ins w:id="1251"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252" w:author="Assessor GDSXSR" w:date="2026-10-31T19:46:16Z">
        <w:r>
          <w:rPr>
            <w:rFonts w:ascii="Arial" w:hAnsi="Arial" w:cs="Arial"/>
            <w:sz w:val="28"/>
            <w:szCs w:val="28"/>
          </w:rPr>
          <w:delText xml:space="preserve">Discute-se</w:delText>
        </w:r>
      </w:del>
      <w:ins w:id="1253" w:author="Assessor GDSXSR" w:date="2026-10-31T19:46:16Z">
        <w:r>
          <w:rPr>
            <w:rFonts w:ascii="Arial" w:hAnsi="Arial" w:cs="Arial"/>
            <w:color w:val="808080"/>
            <w:sz w:val="28"/>
            <w:szCs w:val="28"/>
          </w:rPr>
          <w:t xml:space="preserve">mas</w:t>
        </w:r>
      </w:ins>
      <w:r>
        <w:rPr>
          <w:rFonts w:ascii="Arial" w:hAnsi="Arial" w:cs="Arial"/>
          <w:sz w:val="28"/>
          <w:szCs w:val="28"/>
        </w:rPr>
        <w:t xml:space="preserve"> </w:t>
      </w:r>
      <w:del w:id="1254" w:author="Assessor GDSXSR" w:date="2026-10-31T19:46:16Z">
        <w:r>
          <w:rPr>
            <w:rFonts w:ascii="Arial" w:hAnsi="Arial" w:cs="Arial"/>
            <w:sz w:val="28"/>
            <w:szCs w:val="28"/>
          </w:rPr>
          <w:delText xml:space="preserve">se</w:delText>
        </w:r>
      </w:del>
      <w:ins w:id="1255" w:author="Assessor GDSXSR" w:date="2026-10-31T19:46:16Z">
        <w:r>
          <w:rPr>
            <w:rFonts w:ascii="Arial" w:hAnsi="Arial" w:cs="Arial"/>
            <w:color w:val="808080"/>
            <w:sz w:val="28"/>
            <w:szCs w:val="28"/>
          </w:rPr>
          <w:t xml:space="preserve">a</w:t>
        </w:r>
      </w:ins>
      <w:r>
        <w:rPr>
          <w:rFonts w:ascii="Arial" w:hAnsi="Arial" w:cs="Arial"/>
          <w:sz w:val="28"/>
          <w:szCs w:val="28"/>
        </w:rPr>
        <w:t xml:space="preserve"> </w:t>
      </w:r>
      <w:del w:id="1256" w:author="Assessor GDSXSR" w:date="2026-10-31T19:46:16Z">
        <w:r>
          <w:rPr>
            <w:rFonts w:ascii="Arial" w:hAnsi="Arial" w:cs="Arial"/>
            <w:sz w:val="28"/>
            <w:szCs w:val="28"/>
          </w:rPr>
          <w:delText xml:space="preserve">o</w:delText>
        </w:r>
      </w:del>
      <w:ins w:id="1257" w:author="Assessor GDSXSR" w:date="2026-10-31T19:46:16Z">
        <w:r>
          <w:rPr>
            <w:rFonts w:ascii="Arial" w:hAnsi="Arial" w:cs="Arial"/>
            <w:color w:val="808080"/>
            <w:sz w:val="28"/>
            <w:szCs w:val="28"/>
          </w:rPr>
          <w:t xml:space="preserve">adequação</w:t>
        </w:r>
      </w:ins>
      <w:r>
        <w:rPr>
          <w:rFonts w:ascii="Arial" w:hAnsi="Arial" w:cs="Arial"/>
          <w:sz w:val="28"/>
          <w:szCs w:val="28"/>
        </w:rPr>
        <w:t xml:space="preserve"> </w:t>
      </w:r>
      <w:del w:id="1258" w:author="Assessor GDSXSR" w:date="2026-10-31T19:46:16Z">
        <w:r>
          <w:rPr>
            <w:rFonts w:ascii="Arial" w:hAnsi="Arial" w:cs="Arial"/>
            <w:sz w:val="28"/>
            <w:szCs w:val="28"/>
          </w:rPr>
          <w:delText xml:space="preserve">hospital prestou</w:delText>
        </w:r>
      </w:del>
      <w:ins w:id="1259" w:author="Assessor GDSXSR" w:date="2026-10-31T19:46:16Z">
        <w:r>
          <w:rPr>
            <w:rFonts w:ascii="Arial" w:hAnsi="Arial" w:cs="Arial"/>
            <w:color w:val="808080"/>
            <w:sz w:val="28"/>
            <w:szCs w:val="28"/>
          </w:rPr>
          <w:t xml:space="preserve">da</w:t>
        </w:r>
      </w:ins>
      <w:r>
        <w:rPr>
          <w:rFonts w:ascii="Arial" w:hAnsi="Arial" w:cs="Arial"/>
          <w:sz w:val="28"/>
          <w:szCs w:val="28"/>
        </w:rPr>
        <w:t xml:space="preserve"> assistência </w:t>
      </w:r>
      <w:del w:id="1260" w:author="Assessor GDSXSR" w:date="2026-10-31T19:46:16Z">
        <w:r>
          <w:rPr>
            <w:rFonts w:ascii="Arial" w:hAnsi="Arial" w:cs="Arial"/>
            <w:sz w:val="28"/>
            <w:szCs w:val="28"/>
          </w:rPr>
          <w:delText xml:space="preserve">adequada à paciente durante o </w:delText>
        </w:r>
      </w:del>
      <w:r>
        <w:rPr>
          <w:rFonts w:ascii="Arial" w:hAnsi="Arial" w:cs="Arial"/>
          <w:sz w:val="28"/>
          <w:szCs w:val="28"/>
        </w:rPr>
        <w:t xml:space="preserve">pós-</w:t>
      </w:r>
      <w:del w:id="1261" w:author="Assessor GDSXSR" w:date="2026-10-31T19:46:16Z">
        <w:r>
          <w:rPr>
            <w:rFonts w:ascii="Arial" w:hAnsi="Arial" w:cs="Arial"/>
            <w:sz w:val="28"/>
            <w:szCs w:val="28"/>
          </w:rPr>
          <w:delText xml:space="preserve">operatório,</w:delText>
        </w:r>
      </w:del>
      <w:ins w:id="1262" w:author="Assessor GDSXSR" w:date="2026-10-31T19:46:16Z">
        <w:r>
          <w:rPr>
            <w:rFonts w:ascii="Arial" w:hAnsi="Arial" w:cs="Arial"/>
            <w:color w:val="808080"/>
            <w:sz w:val="28"/>
            <w:szCs w:val="28"/>
          </w:rPr>
          <w:t xml:space="preserve">operatória</w:t>
        </w:r>
      </w:ins>
      <w:r>
        <w:rPr>
          <w:rFonts w:ascii="Arial" w:hAnsi="Arial" w:cs="Arial"/>
          <w:sz w:val="28"/>
          <w:szCs w:val="28"/>
        </w:rPr>
        <w:t xml:space="preserve"> </w:t>
      </w:r>
      <w:del w:id="1263" w:author="Assessor GDSXSR" w:date="2026-10-31T19:46:16Z">
        <w:r>
          <w:rPr>
            <w:rFonts w:ascii="Arial" w:hAnsi="Arial" w:cs="Arial"/>
            <w:sz w:val="28"/>
            <w:szCs w:val="28"/>
          </w:rPr>
          <w:delText xml:space="preserve">especialmente quanto ao atendimento das</w:delText>
        </w:r>
      </w:del>
      <w:ins w:id="1264" w:author="Assessor GDSXSR" w:date="2026-10-31T19:46:16Z">
        <w:r>
          <w:rPr>
            <w:rFonts w:ascii="Arial" w:hAnsi="Arial" w:cs="Arial"/>
            <w:color w:val="808080"/>
            <w:sz w:val="28"/>
            <w:szCs w:val="28"/>
          </w:rPr>
          <w:t xml:space="preserve">às</w:t>
        </w:r>
      </w:ins>
      <w:r>
        <w:rPr>
          <w:rFonts w:ascii="Arial" w:hAnsi="Arial" w:cs="Arial"/>
          <w:sz w:val="28"/>
          <w:szCs w:val="28"/>
        </w:rPr>
        <w:t xml:space="preserve"> reclamações </w:t>
      </w:r>
      <w:del w:id="1265" w:author="Assessor GDSXSR" w:date="2026-10-31T19:46:16Z">
        <w:r>
          <w:rPr>
            <w:rFonts w:ascii="Arial" w:hAnsi="Arial" w:cs="Arial"/>
            <w:sz w:val="28"/>
            <w:szCs w:val="28"/>
          </w:rPr>
          <w:delText xml:space="preserve">relacionadas</w:delText>
        </w:r>
      </w:del>
      <w:ins w:id="1266" w:author="Assessor GDSXSR" w:date="2026-10-31T19:46:16Z">
        <w:r>
          <w:rPr>
            <w:rFonts w:ascii="Arial" w:hAnsi="Arial" w:cs="Arial"/>
            <w:color w:val="808080"/>
            <w:sz w:val="28"/>
            <w:szCs w:val="28"/>
          </w:rPr>
          <w:t xml:space="preserve">sobre</w:t>
        </w:r>
      </w:ins>
      <w:r>
        <w:rPr>
          <w:rFonts w:ascii="Arial" w:hAnsi="Arial" w:cs="Arial"/>
          <w:sz w:val="28"/>
          <w:szCs w:val="28"/>
        </w:rPr>
        <w:t xml:space="preserve"> </w:t>
      </w:r>
      <w:del w:id="1267" w:author="Assessor GDSXSR" w:date="2026-10-31T19:46:16Z">
        <w:r>
          <w:rPr>
            <w:rFonts w:ascii="Arial" w:hAnsi="Arial" w:cs="Arial"/>
            <w:sz w:val="28"/>
            <w:szCs w:val="28"/>
          </w:rPr>
          <w:delText xml:space="preserve">ao controle da</w:delText>
        </w:r>
      </w:del>
      <w:ins w:id="1268" w:author="Assessor GDSXSR" w:date="2026-10-31T19:46:16Z">
        <w:r>
          <w:rPr>
            <w:rFonts w:ascii="Arial" w:hAnsi="Arial" w:cs="Arial"/>
            <w:color w:val="808080"/>
            <w:sz w:val="28"/>
            <w:szCs w:val="28"/>
          </w:rPr>
          <w:t xml:space="preserve">a</w:t>
        </w:r>
      </w:ins>
      <w:r>
        <w:rPr>
          <w:rFonts w:ascii="Arial" w:hAnsi="Arial" w:cs="Arial"/>
          <w:sz w:val="28"/>
          <w:szCs w:val="28"/>
        </w:rPr>
        <w:t xml:space="preserve"> dor e </w:t>
      </w:r>
      <w:del w:id="1269" w:author="Assessor GDSXSR" w:date="2026-10-31T19:46:16Z">
        <w:r>
          <w:rPr>
            <w:rFonts w:ascii="Arial" w:hAnsi="Arial" w:cs="Arial"/>
            <w:sz w:val="28"/>
            <w:szCs w:val="28"/>
          </w:rPr>
          <w:delText xml:space="preserve">às condições da</w:delText>
        </w:r>
      </w:del>
      <w:ins w:id="1270" w:author="Assessor GDSXSR" w:date="2026-10-31T19:46:16Z">
        <w:r>
          <w:rPr>
            <w:rFonts w:ascii="Arial" w:hAnsi="Arial" w:cs="Arial"/>
            <w:color w:val="808080"/>
            <w:sz w:val="28"/>
            <w:szCs w:val="28"/>
          </w:rPr>
          <w:t xml:space="preserve">a</w:t>
        </w:r>
      </w:ins>
      <w:r>
        <w:rPr>
          <w:rFonts w:ascii="Arial" w:hAnsi="Arial" w:cs="Arial"/>
          <w:sz w:val="28"/>
          <w:szCs w:val="28"/>
        </w:rPr>
        <w:t xml:space="preserve"> acomodação.</w:t>
      </w:r>
    </w:p>
    <w:p w14:paraId="1A6846AA" w14:textId="77777777" w:rsidR="003E1326" w:rsidRDefault="003E1326" w:rsidP="003E1326">
      <w:pPr>
        <w:spacing w:after="0" w:line="360" w:lineRule="auto"/>
        <w:ind w:firstLine="2268"/>
        <w:jc w:val="both"/>
        <w:rPr>
          <w:rFonts w:ascii="Arial" w:hAnsi="Arial" w:cs="Arial"/>
          <w:sz w:val="28"/>
          <w:szCs w:val="28"/>
        </w:rPr>
      </w:pPr>
    </w:p>
    <w:p w14:paraId="61A89947" w14:textId="74C3E655"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highlight w:val="yellow"/>
          <w:rPrChange w:id="1710" w:author="Assessor GDSXSR" w:date="2026-10-31T19:46:16Z">
            <w:rPr>
              <w:rFonts w:ascii="Arial" w:hAnsi="Arial" w:cs="Arial"/>
              <w:sz w:val="28"/>
              <w:szCs w:val="28"/>
            </w:rPr>
          </w:rPrChange>
        </w:rPr>
        <w:t xml:space="preserve">A apuração desses fatos prescindia de conhecimento técnico</w:t>
      </w:r>
      <w:del w:id="1271" w:author="Assessor GDSXSR" w:date="2026-10-31T19:46:16Z">
        <w:r>
          <w:rPr>
            <w:rFonts w:ascii="Arial" w:hAnsi="Arial" w:cs="Arial"/>
            <w:sz w:val="28"/>
            <w:szCs w:val="28"/>
          </w:rPr>
          <w:delText xml:space="preserve"> especializado</w:delText>
        </w:r>
      </w:del>
      <w:r>
        <w:rPr>
          <w:rFonts w:ascii="Arial" w:hAnsi="Arial" w:cs="Arial"/>
          <w:sz w:val="28"/>
          <w:szCs w:val="28"/>
          <w:highlight w:val="yellow"/>
          <w:rPrChange w:id="1711" w:author="Assessor GDSXSR" w:date="2026-10-31T19:46:16Z">
            <w:rPr>
              <w:rFonts w:ascii="Arial" w:hAnsi="Arial" w:cs="Arial"/>
              <w:sz w:val="28"/>
              <w:szCs w:val="28"/>
            </w:rPr>
          </w:rPrChange>
        </w:rPr>
        <w:t xml:space="preserve">, pois </w:t>
      </w:r>
      <w:del w:id="1272" w:author="Assessor GDSXSR" w:date="2026-10-31T19:46:16Z">
        <w:r>
          <w:rPr>
            <w:rFonts w:ascii="Arial" w:hAnsi="Arial" w:cs="Arial"/>
            <w:sz w:val="28"/>
            <w:szCs w:val="28"/>
          </w:rPr>
          <w:delText xml:space="preserve">poderia</w:delText>
        </w:r>
      </w:del>
      <w:ins w:id="1273" w:author="Assessor GDSXSR" w:date="2026-10-31T19:46:16Z">
        <w:r>
          <w:rPr>
            <w:rFonts w:ascii="Arial" w:hAnsi="Arial" w:cs="Arial"/>
            <w:color w:val="808080"/>
            <w:sz w:val="28"/>
            <w:szCs w:val="28"/>
            <w:highlight w:val="yellow"/>
          </w:rPr>
          <w:t xml:space="preserve">podia</w:t>
        </w:r>
      </w:ins>
      <w:r>
        <w:rPr>
          <w:rFonts w:ascii="Arial" w:hAnsi="Arial" w:cs="Arial"/>
          <w:sz w:val="28"/>
          <w:szCs w:val="28"/>
          <w:highlight w:val="yellow"/>
          <w:rPrChange w:id="1712" w:author="Assessor GDSXSR" w:date="2026-10-31T19:46:16Z">
            <w:rPr>
              <w:rFonts w:ascii="Arial" w:hAnsi="Arial" w:cs="Arial"/>
              <w:sz w:val="28"/>
              <w:szCs w:val="28"/>
            </w:rPr>
          </w:rPrChange>
        </w:rPr>
        <w:t xml:space="preserve"> ser </w:t>
      </w:r>
      <w:del w:id="1274" w:author="Assessor GDSXSR" w:date="2026-10-31T19:46:16Z">
        <w:r>
          <w:rPr>
            <w:rFonts w:ascii="Arial" w:hAnsi="Arial" w:cs="Arial"/>
            <w:sz w:val="28"/>
            <w:szCs w:val="28"/>
          </w:rPr>
          <w:delText xml:space="preserve">realizada</w:delText>
        </w:r>
      </w:del>
      <w:ins w:id="1275" w:author="Assessor GDSXSR" w:date="2026-10-31T19:46:16Z">
        <w:r>
          <w:rPr>
            <w:rFonts w:ascii="Arial" w:hAnsi="Arial" w:cs="Arial"/>
            <w:color w:val="808080"/>
            <w:sz w:val="28"/>
            <w:szCs w:val="28"/>
            <w:highlight w:val="yellow"/>
          </w:rPr>
          <w:t xml:space="preserve">feita</w:t>
        </w:r>
      </w:ins>
      <w:r>
        <w:rPr>
          <w:rFonts w:ascii="Arial" w:hAnsi="Arial" w:cs="Arial"/>
          <w:sz w:val="28"/>
          <w:szCs w:val="28"/>
          <w:highlight w:val="yellow"/>
          <w:rPrChange w:id="1713" w:author="Assessor GDSXSR" w:date="2026-10-31T19:46:16Z">
            <w:rPr>
              <w:rFonts w:ascii="Arial" w:hAnsi="Arial" w:cs="Arial"/>
              <w:sz w:val="28"/>
              <w:szCs w:val="28"/>
            </w:rPr>
          </w:rPrChange>
        </w:rPr>
        <w:t xml:space="preserve"> </w:t>
      </w:r>
      <w:del w:id="1276" w:author="Assessor GDSXSR" w:date="2026-10-31T19:46:16Z">
        <w:r>
          <w:rPr>
            <w:rFonts w:ascii="Arial" w:hAnsi="Arial" w:cs="Arial"/>
            <w:sz w:val="28"/>
            <w:szCs w:val="28"/>
          </w:rPr>
          <w:delText xml:space="preserve">mediante o</w:delText>
        </w:r>
      </w:del>
      <w:ins w:id="1277" w:author="Assessor GDSXSR" w:date="2026-10-31T19:46:16Z">
        <w:r>
          <w:rPr>
            <w:rFonts w:ascii="Arial" w:hAnsi="Arial" w:cs="Arial"/>
            <w:color w:val="808080"/>
            <w:sz w:val="28"/>
            <w:szCs w:val="28"/>
            <w:highlight w:val="yellow"/>
          </w:rPr>
          <w:t xml:space="preserve">pelo</w:t>
        </w:r>
      </w:ins>
      <w:r>
        <w:rPr>
          <w:rFonts w:ascii="Arial" w:hAnsi="Arial" w:cs="Arial"/>
          <w:sz w:val="28"/>
          <w:szCs w:val="28"/>
          <w:highlight w:val="yellow"/>
          <w:rPrChange w:id="1714" w:author="Assessor GDSXSR" w:date="2026-10-31T19:46:16Z">
            <w:rPr>
              <w:rFonts w:ascii="Arial" w:hAnsi="Arial" w:cs="Arial"/>
              <w:sz w:val="28"/>
              <w:szCs w:val="28"/>
            </w:rPr>
          </w:rPrChange>
        </w:rPr>
        <w:t xml:space="preserve"> exame do prontuário, dos registros de enfermagem</w:t>
      </w:r>
      <w:del w:id="1278" w:author="Assessor GDSXSR" w:date="2026-10-31T19:46:16Z">
        <w:r>
          <w:rPr>
            <w:rFonts w:ascii="Arial" w:hAnsi="Arial" w:cs="Arial"/>
            <w:sz w:val="28"/>
            <w:szCs w:val="28"/>
          </w:rPr>
          <w:delText xml:space="preserve">,</w:delText>
        </w:r>
      </w:del>
      <w:r>
        <w:rPr>
          <w:rFonts w:ascii="Arial" w:hAnsi="Arial" w:cs="Arial"/>
          <w:sz w:val="28"/>
          <w:szCs w:val="28"/>
          <w:highlight w:val="yellow"/>
          <w:rPrChange w:id="1715" w:author="Assessor GDSXSR" w:date="2026-10-31T19:46:16Z">
            <w:rPr>
              <w:rFonts w:ascii="Arial" w:hAnsi="Arial" w:cs="Arial"/>
              <w:sz w:val="28"/>
              <w:szCs w:val="28"/>
            </w:rPr>
          </w:rPrChange>
        </w:rPr>
        <w:t xml:space="preserve"> </w:t>
      </w:r>
      <w:del w:id="1279" w:author="Assessor GDSXSR" w:date="2026-10-31T19:46:16Z">
        <w:r>
          <w:rPr>
            <w:rFonts w:ascii="Arial" w:hAnsi="Arial" w:cs="Arial"/>
            <w:sz w:val="28"/>
            <w:szCs w:val="28"/>
          </w:rPr>
          <w:delText xml:space="preserve">dos controles</w:delText>
        </w:r>
      </w:del>
      <w:ins w:id="1280" w:author="Assessor GDSXSR" w:date="2026-10-31T19:46:16Z">
        <w:r>
          <w:rPr>
            <w:rFonts w:ascii="Arial" w:hAnsi="Arial" w:cs="Arial"/>
            <w:color w:val="808080"/>
            <w:sz w:val="28"/>
            <w:szCs w:val="28"/>
            <w:highlight w:val="yellow"/>
          </w:rPr>
          <w:t xml:space="preserve">e</w:t>
        </w:r>
      </w:ins>
      <w:r>
        <w:rPr>
          <w:rFonts w:ascii="Arial" w:hAnsi="Arial" w:cs="Arial"/>
          <w:sz w:val="28"/>
          <w:szCs w:val="28"/>
          <w:highlight w:val="yellow"/>
          <w:rPrChange w:id="1716" w:author="Assessor GDSXSR" w:date="2026-10-31T19:46:16Z">
            <w:rPr>
              <w:rFonts w:ascii="Arial" w:hAnsi="Arial" w:cs="Arial"/>
              <w:sz w:val="28"/>
              <w:szCs w:val="28"/>
            </w:rPr>
          </w:rPrChange>
        </w:rPr>
        <w:t xml:space="preserve"> de </w:t>
      </w:r>
      <w:del w:id="1281" w:author="Assessor GDSXSR" w:date="2026-10-31T19:46:16Z">
        <w:r>
          <w:rPr>
            <w:rFonts w:ascii="Arial" w:hAnsi="Arial" w:cs="Arial"/>
            <w:sz w:val="28"/>
            <w:szCs w:val="28"/>
          </w:rPr>
          <w:delText xml:space="preserve">administração de medicamentos</w:delText>
        </w:r>
      </w:del>
      <w:ins w:id="1282" w:author="Assessor GDSXSR" w:date="2026-10-31T19:46:16Z">
        <w:r>
          <w:rPr>
            <w:rFonts w:ascii="Arial" w:hAnsi="Arial" w:cs="Arial"/>
            <w:color w:val="808080"/>
            <w:sz w:val="28"/>
            <w:szCs w:val="28"/>
            <w:highlight w:val="yellow"/>
          </w:rPr>
          <w:t xml:space="preserve">medicação</w:t>
        </w:r>
      </w:ins>
      <w:r>
        <w:rPr>
          <w:rFonts w:ascii="Arial" w:hAnsi="Arial" w:cs="Arial"/>
          <w:sz w:val="28"/>
          <w:szCs w:val="28"/>
          <w:highlight w:val="yellow"/>
          <w:rPrChange w:id="1717" w:author="Assessor GDSXSR" w:date="2026-10-31T19:46:16Z">
            <w:rPr>
              <w:rFonts w:ascii="Arial" w:hAnsi="Arial" w:cs="Arial"/>
              <w:sz w:val="28"/>
              <w:szCs w:val="28"/>
            </w:rPr>
          </w:rPrChange>
        </w:rPr>
        <w:t xml:space="preserve"> e dos documentos </w:t>
      </w:r>
      <w:del w:id="1283" w:author="Assessor GDSXSR" w:date="2026-10-31T19:46:16Z">
        <w:r>
          <w:rPr>
            <w:rFonts w:ascii="Arial" w:hAnsi="Arial" w:cs="Arial"/>
            <w:sz w:val="28"/>
            <w:szCs w:val="28"/>
          </w:rPr>
          <w:delText xml:space="preserve">relativos</w:delText>
        </w:r>
      </w:del>
      <w:ins w:id="1284" w:author="Assessor GDSXSR" w:date="2026-10-31T19:46:16Z">
        <w:r>
          <w:rPr>
            <w:rFonts w:ascii="Arial" w:hAnsi="Arial" w:cs="Arial"/>
            <w:color w:val="808080"/>
            <w:sz w:val="28"/>
            <w:szCs w:val="28"/>
            <w:highlight w:val="yellow"/>
          </w:rPr>
          <w:t xml:space="preserve">sobre</w:t>
        </w:r>
      </w:ins>
      <w:r>
        <w:rPr>
          <w:rFonts w:ascii="Arial" w:hAnsi="Arial" w:cs="Arial"/>
          <w:sz w:val="28"/>
          <w:szCs w:val="28"/>
          <w:highlight w:val="yellow"/>
          <w:rPrChange w:id="1718" w:author="Assessor GDSXSR" w:date="2026-10-31T19:46:16Z">
            <w:rPr>
              <w:rFonts w:ascii="Arial" w:hAnsi="Arial" w:cs="Arial"/>
              <w:sz w:val="28"/>
              <w:szCs w:val="28"/>
            </w:rPr>
          </w:rPrChange>
        </w:rPr>
        <w:t xml:space="preserve"> </w:t>
      </w:r>
      <w:del w:id="1285" w:author="Assessor GDSXSR" w:date="2026-10-31T19:46:16Z">
        <w:r>
          <w:rPr>
            <w:rFonts w:ascii="Arial" w:hAnsi="Arial" w:cs="Arial"/>
            <w:sz w:val="28"/>
            <w:szCs w:val="28"/>
          </w:rPr>
          <w:delText xml:space="preserve">ao problema no aparelho de</w:delText>
        </w:r>
      </w:del>
      <w:ins w:id="1286" w:author="Assessor GDSXSR" w:date="2026-10-31T19:46:16Z">
        <w:r>
          <w:rPr>
            <w:rFonts w:ascii="Arial" w:hAnsi="Arial" w:cs="Arial"/>
            <w:color w:val="808080"/>
            <w:sz w:val="28"/>
            <w:szCs w:val="28"/>
            <w:highlight w:val="yellow"/>
          </w:rPr>
          <w:t xml:space="preserve">o</w:t>
        </w:r>
      </w:ins>
      <w:r>
        <w:rPr>
          <w:rFonts w:ascii="Arial" w:hAnsi="Arial" w:cs="Arial"/>
          <w:sz w:val="28"/>
          <w:szCs w:val="28"/>
          <w:highlight w:val="yellow"/>
          <w:rPrChange w:id="1719" w:author="Assessor GDSXSR" w:date="2026-10-31T19:46:16Z">
            <w:rPr>
              <w:rFonts w:ascii="Arial" w:hAnsi="Arial" w:cs="Arial"/>
              <w:sz w:val="28"/>
              <w:szCs w:val="28"/>
            </w:rPr>
          </w:rPrChange>
        </w:rPr>
        <w:t xml:space="preserve"> ar-condicionado</w:t>
      </w:r>
      <w:del w:id="1287" w:author="Assessor GDSXSR" w:date="2026-10-31T19:46:16Z">
        <w:r>
          <w:rPr>
            <w:rFonts w:ascii="Arial" w:hAnsi="Arial" w:cs="Arial"/>
            <w:sz w:val="28"/>
            <w:szCs w:val="28"/>
          </w:rPr>
          <w:delText xml:space="preserve"> e à transferência de quarto</w:delText>
        </w:r>
      </w:del>
      <w:r>
        <w:rPr>
          <w:rFonts w:ascii="Arial" w:hAnsi="Arial" w:cs="Arial"/>
          <w:sz w:val="28"/>
          <w:szCs w:val="28"/>
          <w:highlight w:val="yellow"/>
          <w:rPrChange w:id="1720" w:author="Assessor GDSXSR" w:date="2026-10-31T19:46:16Z">
            <w:rPr>
              <w:rFonts w:ascii="Arial" w:hAnsi="Arial" w:cs="Arial"/>
              <w:sz w:val="28"/>
              <w:szCs w:val="28"/>
            </w:rPr>
          </w:rPrChange>
        </w:rPr>
        <w:t xml:space="preserve">.</w:t>
      </w:r>
    </w:p>
    <w:p w14:paraId="149699D1" w14:textId="77777777" w:rsidR="003E1326" w:rsidRDefault="003E1326" w:rsidP="003E1326">
      <w:pPr>
        <w:spacing w:after="0" w:line="360" w:lineRule="auto"/>
        <w:ind w:firstLine="2268"/>
        <w:jc w:val="both"/>
        <w:rPr>
          <w:rFonts w:ascii="Arial" w:hAnsi="Arial" w:cs="Arial"/>
          <w:sz w:val="28"/>
          <w:szCs w:val="28"/>
        </w:rPr>
      </w:pPr>
    </w:p>
    <w:p w14:paraId="1C0D272A" w14:textId="2D6B9DEF"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O pedido de </w:t>
      </w:r>
      <w:del w:id="1288" w:author="Assessor GDSXSR" w:date="2026-10-31T19:46:16Z">
        <w:r>
          <w:rPr>
            <w:rFonts w:ascii="Arial" w:hAnsi="Arial" w:cs="Arial"/>
            <w:sz w:val="28"/>
            <w:szCs w:val="28"/>
          </w:rPr>
          <w:delText xml:space="preserve">prova pericial</w:delText>
        </w:r>
      </w:del>
      <w:ins w:id="1289" w:author="Assessor GDSXSR" w:date="2026-10-31T19:46:16Z">
        <w:r>
          <w:rPr>
            <w:rFonts w:ascii="Arial" w:hAnsi="Arial" w:cs="Arial"/>
            <w:color w:val="808080"/>
            <w:sz w:val="28"/>
            <w:szCs w:val="28"/>
          </w:rPr>
          <w:t xml:space="preserve">perícia</w:t>
        </w:r>
      </w:ins>
      <w:r>
        <w:rPr>
          <w:rFonts w:ascii="Arial" w:hAnsi="Arial" w:cs="Arial"/>
          <w:sz w:val="28"/>
          <w:szCs w:val="28"/>
        </w:rPr>
        <w:t xml:space="preserve"> foi indeferido por decisão fundamentada, </w:t>
      </w:r>
      <w:del w:id="1290" w:author="Assessor GDSXSR" w:date="2026-10-31T19:46:16Z">
        <w:r>
          <w:rPr>
            <w:rFonts w:ascii="Arial" w:hAnsi="Arial" w:cs="Arial"/>
            <w:sz w:val="28"/>
            <w:szCs w:val="28"/>
          </w:rPr>
          <w:delText xml:space="preserve">na qual o Juízo</w:delText>
        </w:r>
      </w:del>
      <w:ins w:id="1291" w:author="Assessor GDSXSR" w:date="2026-10-31T19:46:16Z">
        <w:r>
          <w:rPr>
            <w:rFonts w:ascii="Arial" w:hAnsi="Arial" w:cs="Arial"/>
            <w:color w:val="808080"/>
            <w:sz w:val="28"/>
            <w:szCs w:val="28"/>
          </w:rPr>
          <w:t xml:space="preserve">que</w:t>
        </w:r>
      </w:ins>
      <w:r>
        <w:rPr>
          <w:rFonts w:ascii="Arial" w:hAnsi="Arial" w:cs="Arial"/>
          <w:sz w:val="28"/>
          <w:szCs w:val="28"/>
        </w:rPr>
        <w:t xml:space="preserve"> considerou suficiente a prova documental e determinou ao hospital a apresentação dos registros assistenciais e operacionais </w:t>
      </w:r>
      <w:del w:id="1292" w:author="Assessor GDSXSR" w:date="2026-10-31T19:46:16Z">
        <w:r>
          <w:rPr>
            <w:rFonts w:ascii="Arial" w:hAnsi="Arial" w:cs="Arial"/>
            <w:sz w:val="28"/>
            <w:szCs w:val="28"/>
          </w:rPr>
          <w:delText xml:space="preserve">relacionados aos fatos controvertidos </w:delText>
        </w:r>
      </w:del>
      <w:r>
        <w:rPr>
          <w:rFonts w:ascii="Arial" w:hAnsi="Arial" w:cs="Arial"/>
          <w:sz w:val="28"/>
          <w:szCs w:val="28"/>
        </w:rPr>
        <w:t xml:space="preserve">(ID 89325397).</w:t>
      </w:r>
    </w:p>
    <w:p w14:paraId="3B76DF7D" w14:textId="77777777" w:rsidR="00986152" w:rsidRDefault="00986152" w:rsidP="003E1326">
      <w:pPr>
        <w:spacing w:after="0" w:line="360" w:lineRule="auto"/>
        <w:ind w:firstLine="2268"/>
        <w:jc w:val="both"/>
        <w:rPr>
          <w:rFonts w:ascii="Arial" w:hAnsi="Arial" w:cs="Arial"/>
          <w:sz w:val="28"/>
          <w:szCs w:val="28"/>
        </w:rPr>
      </w:pPr>
    </w:p>
    <w:p w14:paraId="3FA43F17" w14:textId="11CE8953"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highlight w:val="yellow"/>
          <w:rPrChange w:id="1721" w:author="Assessor GDSXSR" w:date="2026-10-31T19:46:16Z">
            <w:rPr>
              <w:rFonts w:ascii="Arial" w:hAnsi="Arial" w:cs="Arial"/>
              <w:sz w:val="28"/>
              <w:szCs w:val="28"/>
            </w:rPr>
          </w:rPrChange>
        </w:rPr>
        <w:t xml:space="preserve">O hospital, contudo, não </w:t>
      </w:r>
      <w:del w:id="1293" w:author="Assessor GDSXSR" w:date="2026-10-31T19:46:16Z">
        <w:r>
          <w:rPr>
            <w:rFonts w:ascii="Arial" w:hAnsi="Arial" w:cs="Arial"/>
            <w:sz w:val="28"/>
            <w:szCs w:val="28"/>
          </w:rPr>
          <w:delText xml:space="preserve">apresentou </w:delText>
        </w:r>
      </w:del>
      <w:r>
        <w:rPr>
          <w:rFonts w:ascii="Arial" w:hAnsi="Arial" w:cs="Arial"/>
          <w:sz w:val="28"/>
          <w:szCs w:val="28"/>
          <w:highlight w:val="yellow"/>
          <w:rPrChange w:id="1722" w:author="Assessor GDSXSR" w:date="2026-10-31T19:46:16Z">
            <w:rPr>
              <w:rFonts w:ascii="Arial" w:hAnsi="Arial" w:cs="Arial"/>
              <w:sz w:val="28"/>
              <w:szCs w:val="28"/>
            </w:rPr>
          </w:rPrChange>
        </w:rPr>
        <w:t xml:space="preserve">os </w:t>
      </w:r>
      <w:del w:id="1294" w:author="Assessor GDSXSR" w:date="2026-10-31T19:46:16Z">
        <w:r>
          <w:rPr>
            <w:rFonts w:ascii="Arial" w:hAnsi="Arial" w:cs="Arial"/>
            <w:sz w:val="28"/>
            <w:szCs w:val="28"/>
          </w:rPr>
          <w:delText xml:space="preserve">documentos requisitados</w:delText>
        </w:r>
      </w:del>
      <w:ins w:id="1295" w:author="Assessor GDSXSR" w:date="2026-10-31T19:46:16Z">
        <w:r>
          <w:rPr>
            <w:rFonts w:ascii="Arial" w:hAnsi="Arial" w:cs="Arial"/>
            <w:color w:val="808080"/>
            <w:sz w:val="28"/>
            <w:szCs w:val="28"/>
            <w:highlight w:val="yellow"/>
          </w:rPr>
          <w:t xml:space="preserve">apresentou</w:t>
        </w:r>
      </w:ins>
      <w:r>
        <w:rPr>
          <w:rFonts w:ascii="Arial" w:hAnsi="Arial" w:cs="Arial"/>
          <w:sz w:val="28"/>
          <w:szCs w:val="28"/>
          <w:highlight w:val="yellow"/>
          <w:rPrChange w:id="1723" w:author="Assessor GDSXSR" w:date="2026-10-31T19:46:16Z">
            <w:rPr>
              <w:rFonts w:ascii="Arial" w:hAnsi="Arial" w:cs="Arial"/>
              <w:sz w:val="28"/>
              <w:szCs w:val="28"/>
            </w:rPr>
          </w:rPrChange>
        </w:rPr>
        <w:t xml:space="preserve"> nem declarou sua inexistência</w:t>
      </w:r>
      <w:del w:id="1296" w:author="Assessor GDSXSR" w:date="2026-10-31T19:46:16Z">
        <w:r>
          <w:rPr>
            <w:rFonts w:ascii="Arial" w:hAnsi="Arial" w:cs="Arial"/>
            <w:sz w:val="28"/>
            <w:szCs w:val="28"/>
          </w:rPr>
          <w:delText xml:space="preserve">.</w:delText>
        </w:r>
      </w:del>
      <w:ins w:id="1297" w:author="Assessor GDSXSR" w:date="2026-10-31T19:46:16Z">
        <w:r>
          <w:rPr>
            <w:rFonts w:ascii="Arial" w:hAnsi="Arial" w:cs="Arial"/>
            <w:color w:val="808080"/>
            <w:sz w:val="28"/>
            <w:szCs w:val="28"/>
            <w:highlight w:val="yellow"/>
          </w:rPr>
          <w:t xml:space="preserve">,</w:t>
        </w:r>
      </w:ins>
      <w:r>
        <w:rPr>
          <w:rFonts w:ascii="Arial" w:hAnsi="Arial" w:cs="Arial"/>
          <w:sz w:val="28"/>
          <w:szCs w:val="28"/>
          <w:highlight w:val="yellow"/>
          <w:rPrChange w:id="1724" w:author="Assessor GDSXSR" w:date="2026-10-31T19:46:16Z">
            <w:rPr>
              <w:rFonts w:ascii="Arial" w:hAnsi="Arial" w:cs="Arial"/>
              <w:sz w:val="28"/>
              <w:szCs w:val="28"/>
            </w:rPr>
          </w:rPrChange>
        </w:rPr>
        <w:t xml:space="preserve"> </w:t>
      </w:r>
      <w:del w:id="1298" w:author="Assessor GDSXSR" w:date="2026-10-31T19:46:16Z">
        <w:r>
          <w:rPr>
            <w:rFonts w:ascii="Arial" w:hAnsi="Arial" w:cs="Arial"/>
            <w:sz w:val="28"/>
            <w:szCs w:val="28"/>
          </w:rPr>
          <w:delText xml:space="preserve">Informou</w:delText>
        </w:r>
      </w:del>
      <w:ins w:id="1299" w:author="Assessor GDSXSR" w:date="2026-10-31T19:46:16Z">
        <w:r>
          <w:rPr>
            <w:rFonts w:ascii="Arial" w:hAnsi="Arial" w:cs="Arial"/>
            <w:color w:val="808080"/>
            <w:sz w:val="28"/>
            <w:szCs w:val="28"/>
            <w:highlight w:val="yellow"/>
          </w:rPr>
          <w:t xml:space="preserve">e</w:t>
        </w:r>
      </w:ins>
      <w:r>
        <w:rPr>
          <w:rFonts w:ascii="Arial" w:hAnsi="Arial" w:cs="Arial"/>
          <w:sz w:val="28"/>
          <w:szCs w:val="28"/>
          <w:highlight w:val="yellow"/>
          <w:rPrChange w:id="1725" w:author="Assessor GDSXSR" w:date="2026-10-31T19:46:16Z">
            <w:rPr>
              <w:rFonts w:ascii="Arial" w:hAnsi="Arial" w:cs="Arial"/>
              <w:sz w:val="28"/>
              <w:szCs w:val="28"/>
            </w:rPr>
          </w:rPrChange>
        </w:rPr>
        <w:t xml:space="preserve"> </w:t>
      </w:r>
      <w:del w:id="1300" w:author="Assessor GDSXSR" w:date="2026-10-31T19:46:16Z">
        <w:r>
          <w:rPr>
            <w:rFonts w:ascii="Arial" w:hAnsi="Arial" w:cs="Arial"/>
            <w:sz w:val="28"/>
            <w:szCs w:val="28"/>
          </w:rPr>
          <w:delText xml:space="preserve">que</w:delText>
        </w:r>
      </w:del>
      <w:ins w:id="1301" w:author="Assessor GDSXSR" w:date="2026-10-31T19:46:16Z">
        <w:r>
          <w:rPr>
            <w:rFonts w:ascii="Arial" w:hAnsi="Arial" w:cs="Arial"/>
            <w:color w:val="808080"/>
            <w:sz w:val="28"/>
            <w:szCs w:val="28"/>
            <w:highlight w:val="yellow"/>
          </w:rPr>
          <w:t xml:space="preserve">informou</w:t>
        </w:r>
      </w:ins>
      <w:r>
        <w:rPr>
          <w:rFonts w:ascii="Arial" w:hAnsi="Arial" w:cs="Arial"/>
          <w:sz w:val="28"/>
          <w:szCs w:val="28"/>
          <w:highlight w:val="yellow"/>
          <w:rPrChange w:id="1726" w:author="Assessor GDSXSR" w:date="2026-10-31T19:46:16Z">
            <w:rPr>
              <w:rFonts w:ascii="Arial" w:hAnsi="Arial" w:cs="Arial"/>
              <w:sz w:val="28"/>
              <w:szCs w:val="28"/>
            </w:rPr>
          </w:rPrChange>
        </w:rPr>
        <w:t xml:space="preserve"> não </w:t>
      </w:r>
      <w:del w:id="1302" w:author="Assessor GDSXSR" w:date="2026-10-31T19:46:16Z">
        <w:r>
          <w:rPr>
            <w:rFonts w:ascii="Arial" w:hAnsi="Arial" w:cs="Arial"/>
            <w:sz w:val="28"/>
            <w:szCs w:val="28"/>
          </w:rPr>
          <w:delText xml:space="preserve">pretendia</w:delText>
        </w:r>
      </w:del>
      <w:ins w:id="1303" w:author="Assessor GDSXSR" w:date="2026-10-31T19:46:16Z">
        <w:r>
          <w:rPr>
            <w:rFonts w:ascii="Arial" w:hAnsi="Arial" w:cs="Arial"/>
            <w:color w:val="808080"/>
            <w:sz w:val="28"/>
            <w:szCs w:val="28"/>
            <w:highlight w:val="yellow"/>
          </w:rPr>
          <w:t xml:space="preserve">pretender</w:t>
        </w:r>
      </w:ins>
      <w:r>
        <w:rPr>
          <w:rFonts w:ascii="Arial" w:hAnsi="Arial" w:cs="Arial"/>
          <w:sz w:val="28"/>
          <w:szCs w:val="28"/>
          <w:highlight w:val="yellow"/>
          <w:rPrChange w:id="1727" w:author="Assessor GDSXSR" w:date="2026-10-31T19:46:16Z">
            <w:rPr>
              <w:rFonts w:ascii="Arial" w:hAnsi="Arial" w:cs="Arial"/>
              <w:sz w:val="28"/>
              <w:szCs w:val="28"/>
            </w:rPr>
          </w:rPrChange>
        </w:rPr>
        <w:t xml:space="preserve"> produzir outras provas</w:t>
      </w:r>
      <w:del w:id="1304" w:author="Assessor GDSXSR" w:date="2026-10-31T19:46:16Z">
        <w:r>
          <w:rPr>
            <w:rFonts w:ascii="Arial" w:hAnsi="Arial" w:cs="Arial"/>
            <w:sz w:val="28"/>
            <w:szCs w:val="28"/>
          </w:rPr>
          <w:delText xml:space="preserve">, por considerar suficiente o acervo documental existente</w:delText>
        </w:r>
      </w:del>
      <w:r>
        <w:rPr>
          <w:rFonts w:ascii="Arial" w:hAnsi="Arial" w:cs="Arial"/>
          <w:sz w:val="28"/>
          <w:szCs w:val="28"/>
          <w:highlight w:val="yellow"/>
          <w:rPrChange w:id="1728" w:author="Assessor GDSXSR" w:date="2026-10-31T19:46:16Z">
            <w:rPr>
              <w:rFonts w:ascii="Arial" w:hAnsi="Arial" w:cs="Arial"/>
              <w:sz w:val="28"/>
              <w:szCs w:val="28"/>
            </w:rPr>
          </w:rPrChange>
        </w:rPr>
        <w:t xml:space="preserve"> (ID 89325399).</w:t>
      </w:r>
    </w:p>
    <w:p w14:paraId="03BD6B13" w14:textId="77777777" w:rsidR="003E1326" w:rsidRDefault="003E1326" w:rsidP="003E1326">
      <w:pPr>
        <w:spacing w:after="0" w:line="360" w:lineRule="auto"/>
        <w:ind w:firstLine="2268"/>
        <w:jc w:val="both"/>
        <w:rPr>
          <w:rFonts w:ascii="Arial" w:hAnsi="Arial" w:cs="Arial"/>
          <w:sz w:val="28"/>
          <w:szCs w:val="28"/>
        </w:rPr>
      </w:pPr>
    </w:p>
    <w:p w14:paraId="1B151E1D" w14:textId="70979F0B"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A sentença</w:t>
      </w:r>
      <w:ins w:id="1305" w:author="Assessor GDSXSR" w:date="2026-10-31T19:46:16Z">
        <w:r>
          <w:rPr>
            <w:rFonts w:ascii="Arial" w:hAnsi="Arial" w:cs="Arial"/>
            <w:color w:val="808080"/>
            <w:sz w:val="28"/>
            <w:szCs w:val="28"/>
          </w:rPr>
          <w:t xml:space="preserve">, aliás,</w:t>
        </w:r>
      </w:ins>
      <w:r>
        <w:rPr>
          <w:rFonts w:ascii="Arial" w:hAnsi="Arial" w:cs="Arial"/>
          <w:sz w:val="28"/>
          <w:szCs w:val="28"/>
        </w:rPr>
        <w:t xml:space="preserve"> não examinou a adequação científica do tratamento</w:t>
      </w:r>
      <w:ins w:id="1306"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307" w:author="Assessor GDSXSR" w:date="2026-10-31T19:46:16Z">
        <w:r>
          <w:rPr>
            <w:rFonts w:ascii="Arial" w:hAnsi="Arial" w:cs="Arial"/>
            <w:sz w:val="28"/>
            <w:szCs w:val="28"/>
          </w:rPr>
          <w:delText xml:space="preserve">nem</w:delText>
        </w:r>
      </w:del>
      <w:ins w:id="1308" w:author="Assessor GDSXSR" w:date="2026-10-31T19:46:16Z">
        <w:r>
          <w:rPr>
            <w:rFonts w:ascii="Arial" w:hAnsi="Arial" w:cs="Arial"/>
            <w:color w:val="808080"/>
            <w:sz w:val="28"/>
            <w:szCs w:val="28"/>
          </w:rPr>
          <w:t xml:space="preserve">mas</w:t>
        </w:r>
      </w:ins>
      <w:r>
        <w:rPr>
          <w:rFonts w:ascii="Arial" w:hAnsi="Arial" w:cs="Arial"/>
          <w:sz w:val="28"/>
          <w:szCs w:val="28"/>
        </w:rPr>
        <w:t xml:space="preserve"> </w:t>
      </w:r>
      <w:del w:id="1309" w:author="Assessor GDSXSR" w:date="2026-10-31T19:46:16Z">
        <w:r>
          <w:rPr>
            <w:rFonts w:ascii="Arial" w:hAnsi="Arial" w:cs="Arial"/>
            <w:sz w:val="28"/>
            <w:szCs w:val="28"/>
          </w:rPr>
          <w:delText xml:space="preserve">substituiu avaliação técnica especializada. A conclusão adotada decorreu das</w:delText>
        </w:r>
      </w:del>
      <w:ins w:id="1310" w:author="Assessor GDSXSR" w:date="2026-10-31T19:46:16Z">
        <w:r>
          <w:rPr>
            <w:rFonts w:ascii="Arial" w:hAnsi="Arial" w:cs="Arial"/>
            <w:color w:val="808080"/>
            <w:sz w:val="28"/>
            <w:szCs w:val="28"/>
          </w:rPr>
          <w:t xml:space="preserve">as</w:t>
        </w:r>
      </w:ins>
      <w:r>
        <w:rPr>
          <w:rFonts w:ascii="Arial" w:hAnsi="Arial" w:cs="Arial"/>
          <w:sz w:val="28"/>
          <w:szCs w:val="28"/>
        </w:rPr>
        <w:t xml:space="preserve"> circunstâncias</w:t>
      </w:r>
      <w:del w:id="1311" w:author="Assessor GDSXSR" w:date="2026-10-31T19:46:16Z">
        <w:r>
          <w:rPr>
            <w:rFonts w:ascii="Arial" w:hAnsi="Arial" w:cs="Arial"/>
            <w:sz w:val="28"/>
            <w:szCs w:val="28"/>
          </w:rPr>
          <w:delText xml:space="preserve"> objetivas</w:delText>
        </w:r>
      </w:del>
      <w:r>
        <w:rPr>
          <w:rFonts w:ascii="Arial" w:hAnsi="Arial" w:cs="Arial"/>
          <w:sz w:val="28"/>
          <w:szCs w:val="28"/>
        </w:rPr>
        <w:t xml:space="preserve"> registradas no prontuário</w:t>
      </w:r>
      <w:del w:id="1312" w:author="Assessor GDSXSR" w:date="2026-10-31T19:46:16Z">
        <w:r>
          <w:rPr>
            <w:rFonts w:ascii="Arial" w:hAnsi="Arial" w:cs="Arial"/>
            <w:sz w:val="28"/>
            <w:szCs w:val="28"/>
          </w:rPr>
          <w:delText xml:space="preserve">, da sequência do atendimento pós-operatório e dos demais elementos documentais constantes dos autos</w:delText>
        </w:r>
      </w:del>
      <w:r>
        <w:rPr>
          <w:rFonts w:ascii="Arial" w:hAnsi="Arial" w:cs="Arial"/>
          <w:sz w:val="28"/>
          <w:szCs w:val="28"/>
        </w:rPr>
        <w:t xml:space="preserve">.</w:t>
      </w:r>
    </w:p>
    <w:p w14:paraId="5D24242F" w14:textId="77777777" w:rsidR="003E1326" w:rsidRDefault="003E1326" w:rsidP="003E1326">
      <w:pPr>
        <w:spacing w:after="0" w:line="360" w:lineRule="auto"/>
        <w:ind w:firstLine="2268"/>
        <w:jc w:val="both"/>
        <w:rPr>
          <w:rFonts w:ascii="Arial" w:hAnsi="Arial" w:cs="Arial"/>
          <w:sz w:val="28"/>
          <w:szCs w:val="28"/>
        </w:rPr>
      </w:pPr>
    </w:p>
    <w:p w14:paraId="14310053" w14:textId="14C177F8" w:rsidR="003E1326" w:rsidRPr="003E1326" w:rsidRDefault="003E1326" w:rsidP="003E1326">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Não há cerceamento de defesa quando a prova </w:t>
      </w:r>
      <w:del w:id="1313" w:author="Assessor GDSXSR" w:date="2026-10-31T19:46:16Z">
        <w:r>
          <w:rPr>
            <w:rFonts w:ascii="Arial" w:hAnsi="Arial" w:cs="Arial"/>
            <w:sz w:val="28"/>
            <w:szCs w:val="28"/>
          </w:rPr>
          <w:delText xml:space="preserve">requerida </w:delText>
        </w:r>
      </w:del>
      <w:r>
        <w:rPr>
          <w:rFonts w:ascii="Arial" w:hAnsi="Arial" w:cs="Arial"/>
          <w:sz w:val="28"/>
          <w:szCs w:val="28"/>
        </w:rPr>
        <w:t xml:space="preserve">é desnecessária</w:t>
      </w:r>
      <w:del w:id="1314" w:author="Assessor GDSXSR" w:date="2026-10-31T19:46:16Z">
        <w:r>
          <w:rPr>
            <w:rFonts w:ascii="Arial" w:hAnsi="Arial" w:cs="Arial"/>
            <w:sz w:val="28"/>
            <w:szCs w:val="28"/>
          </w:rPr>
          <w:delText xml:space="preserve"> à solução da controvérsia</w:delText>
        </w:r>
      </w:del>
      <w:r>
        <w:rPr>
          <w:rFonts w:ascii="Arial" w:hAnsi="Arial" w:cs="Arial"/>
          <w:sz w:val="28"/>
          <w:szCs w:val="28"/>
        </w:rPr>
        <w:t xml:space="preserve"> e os elementos </w:t>
      </w:r>
      <w:del w:id="1315" w:author="Assessor GDSXSR" w:date="2026-10-31T19:46:16Z">
        <w:r>
          <w:rPr>
            <w:rFonts w:ascii="Arial" w:hAnsi="Arial" w:cs="Arial"/>
            <w:sz w:val="28"/>
            <w:szCs w:val="28"/>
          </w:rPr>
          <w:delText xml:space="preserve">existentes nos</w:delText>
        </w:r>
      </w:del>
      <w:ins w:id="1316" w:author="Assessor GDSXSR" w:date="2026-10-31T19:46:16Z">
        <w:r>
          <w:rPr>
            <w:rFonts w:ascii="Arial" w:hAnsi="Arial" w:cs="Arial"/>
            <w:color w:val="808080"/>
            <w:sz w:val="28"/>
            <w:szCs w:val="28"/>
          </w:rPr>
          <w:t xml:space="preserve">dos</w:t>
        </w:r>
      </w:ins>
      <w:r>
        <w:rPr>
          <w:rFonts w:ascii="Arial" w:hAnsi="Arial" w:cs="Arial"/>
          <w:sz w:val="28"/>
          <w:szCs w:val="28"/>
        </w:rPr>
        <w:t xml:space="preserve"> autos permitem a formação do convencimento </w:t>
      </w:r>
      <w:del w:id="1317" w:author="Assessor GDSXSR" w:date="2026-10-31T19:46:16Z">
        <w:r>
          <w:rPr>
            <w:rFonts w:ascii="Arial" w:hAnsi="Arial" w:cs="Arial"/>
            <w:sz w:val="28"/>
            <w:szCs w:val="28"/>
          </w:rPr>
          <w:delText xml:space="preserve">judicial</w:delText>
        </w:r>
      </w:del>
      <w:ins w:id="1318" w:author="Assessor GDSXSR" w:date="2026-10-31T19:46:16Z">
        <w:r>
          <w:rPr>
            <w:rFonts w:ascii="Arial" w:hAnsi="Arial" w:cs="Arial"/>
            <w:color w:val="808080"/>
            <w:sz w:val="28"/>
            <w:szCs w:val="28"/>
          </w:rPr>
          <w:t xml:space="preserve">(CPC 370 e 371)</w:t>
        </w:r>
      </w:ins>
      <w:r>
        <w:rPr>
          <w:rFonts w:ascii="Arial" w:hAnsi="Arial" w:cs="Arial"/>
          <w:sz w:val="28"/>
          <w:szCs w:val="28"/>
        </w:rPr>
        <w:t xml:space="preserve">.</w:t>
      </w:r>
      <w:commentRangeEnd w:id="6"/>
      <w:r>
        <w:rPr>
          <w:rStyle w:val="CommentReference"/>
        </w:rPr>
        <w:commentReference w:id="6"/>
      </w:r>
    </w:p>
    <w:p w14:paraId="10DFBE90" w14:textId="77777777" w:rsidR="003E1326" w:rsidRDefault="003E1326" w:rsidP="003E1326">
      <w:pPr>
        <w:spacing w:after="0" w:line="360" w:lineRule="auto"/>
        <w:ind w:firstLine="2268"/>
        <w:jc w:val="both"/>
        <w:rPr>
          <w:rFonts w:ascii="Arial" w:hAnsi="Arial" w:cs="Arial"/>
          <w:sz w:val="28"/>
          <w:szCs w:val="28"/>
        </w:rPr>
      </w:pPr>
    </w:p>
    <w:p w14:paraId="36E63610" w14:textId="4E8CF6AA" w:rsidR="003E1326" w:rsidRPr="003E1326" w:rsidRDefault="003E1326" w:rsidP="003E1326">
      <w:pPr>
        <w:spacing w:after="0" w:line="360" w:lineRule="auto"/>
        <w:ind w:firstLine="2268"/>
        <w:jc w:val="both"/>
        <w:rPr>
          <w:rFonts w:ascii="Arial" w:hAnsi="Arial" w:cs="Arial"/>
          <w:sz w:val="28"/>
          <w:szCs w:val="28"/>
        </w:rPr>
      </w:pPr>
      <w:r w:rsidRPr="003E1326">
        <w:rPr>
          <w:rFonts w:ascii="Arial" w:hAnsi="Arial" w:cs="Arial"/>
          <w:sz w:val="28"/>
          <w:szCs w:val="28"/>
        </w:rPr>
        <w:t>Nesse sentido:</w:t>
      </w:r>
    </w:p>
    <w:p w14:paraId="385D969F" w14:textId="77777777" w:rsidR="003E1326" w:rsidRDefault="003E1326" w:rsidP="007D6263">
      <w:pPr>
        <w:spacing w:after="0" w:line="360" w:lineRule="auto"/>
        <w:ind w:left="2268"/>
        <w:jc w:val="both"/>
        <w:rPr>
          <w:rFonts w:ascii="Arial" w:hAnsi="Arial" w:cs="Arial"/>
          <w:i/>
          <w:iCs/>
          <w:sz w:val="26"/>
          <w:szCs w:val="26"/>
        </w:rPr>
      </w:pPr>
    </w:p>
    <w:p w14:paraId="3E89D189" w14:textId="086B21AF" w:rsidR="00A429C8" w:rsidRPr="007D6263" w:rsidRDefault="00A429C8" w:rsidP="007D6263">
      <w:pPr>
        <w:spacing w:after="0" w:line="360" w:lineRule="auto"/>
        <w:ind w:left="2268"/>
        <w:jc w:val="both"/>
        <w:rPr>
          <w:rFonts w:ascii="Arial" w:hAnsi="Arial" w:cs="Arial"/>
          <w:i/>
          <w:iCs/>
          <w:sz w:val="26"/>
          <w:szCs w:val="26"/>
        </w:rPr>
      </w:pPr>
      <w:commentRangeStart w:id="7"/>
      <w:r w:rsidRPr="007D6263">
        <w:rPr>
          <w:rFonts w:ascii="Arial" w:hAnsi="Arial" w:cs="Arial"/>
          <w:i/>
          <w:iCs/>
          <w:sz w:val="26"/>
          <w:szCs w:val="26"/>
        </w:rPr>
        <w:t>“(...)</w:t>
      </w:r>
      <w:r w:rsidR="00C95D93">
        <w:rPr>
          <w:rFonts w:ascii="Arial" w:hAnsi="Arial" w:cs="Arial"/>
          <w:i/>
          <w:iCs/>
          <w:sz w:val="26"/>
          <w:szCs w:val="26"/>
        </w:rPr>
        <w:t xml:space="preserve"> </w:t>
      </w:r>
      <w:r w:rsidRPr="007D6263">
        <w:rPr>
          <w:rFonts w:ascii="Arial" w:hAnsi="Arial" w:cs="Arial"/>
          <w:i/>
          <w:iCs/>
          <w:sz w:val="26"/>
          <w:szCs w:val="26"/>
        </w:rPr>
        <w:t>4. O julgamento antecipado da lide ou o indeferimento da produção de prova pericial não caracteriza cerceamento de defesa quando os documentos constantes dos autos são suficientes para o deslinde da controvérsia, nos termos dos arts. 370 e 371 do CPC/15(...)</w:t>
      </w:r>
      <w:r w:rsidR="009C5E92">
        <w:rPr>
          <w:rFonts w:ascii="Arial" w:hAnsi="Arial" w:cs="Arial"/>
          <w:i/>
          <w:iCs/>
          <w:sz w:val="26"/>
          <w:szCs w:val="26"/>
        </w:rPr>
        <w:t xml:space="preserve">.” </w:t>
      </w:r>
      <w:r w:rsidRPr="007D6263">
        <w:rPr>
          <w:rFonts w:ascii="Arial" w:hAnsi="Arial" w:cs="Arial"/>
          <w:i/>
          <w:iCs/>
          <w:sz w:val="26"/>
          <w:szCs w:val="26"/>
        </w:rPr>
        <w:t>(Acórdão 2146051, 0701222-28.2026.8.07.0018, Relator(a): ROBSON TEIXEIRA DE FREITAS, 8ª TURMA CÍVEL, data de julgamento: 09/07/2026, publicado no DJe: 14/07/2026)</w:t>
      </w:r>
      <w:commentRangeEnd w:id="7"/>
      <w:r>
        <w:rPr>
          <w:rStyle w:val="CommentReference"/>
        </w:rPr>
        <w:commentReference w:id="7"/>
      </w:r>
    </w:p>
    <w:p w14:paraId="2D3032CB" w14:textId="77777777" w:rsidR="00A429C8" w:rsidRDefault="00A429C8" w:rsidP="00437379">
      <w:pPr>
        <w:spacing w:after="0" w:line="360" w:lineRule="auto"/>
        <w:ind w:firstLine="2268"/>
        <w:jc w:val="both"/>
        <w:rPr>
          <w:rFonts w:ascii="Arial" w:hAnsi="Arial" w:cs="Arial"/>
          <w:sz w:val="28"/>
          <w:szCs w:val="28"/>
        </w:rPr>
      </w:pPr>
    </w:p>
    <w:p w14:paraId="6B1B7483" w14:textId="4D82E1A9" w:rsidR="00506A7D" w:rsidRPr="00556542" w:rsidRDefault="00437379" w:rsidP="00556542">
      <w:pPr>
        <w:spacing w:after="0" w:line="360" w:lineRule="auto"/>
        <w:ind w:firstLine="2268"/>
        <w:jc w:val="both"/>
        <w:rPr>
          <w:rFonts w:ascii="Arial" w:hAnsi="Arial" w:cs="Arial"/>
          <w:sz w:val="28"/>
          <w:szCs w:val="28"/>
          <w:u w:val="single"/>
        </w:rPr>
      </w:pPr>
      <w:r w:rsidRPr="003E1326">
        <w:rPr>
          <w:rFonts w:ascii="Arial" w:hAnsi="Arial" w:cs="Arial"/>
          <w:sz w:val="28"/>
          <w:szCs w:val="28"/>
          <w:highlight w:val="yellow"/>
          <w:u w:val="single"/>
          <w:rPrChange w:id="1689" w:author="Assessor GDSXSR" w:date="2026-10-31T19:46:16Z">
            <w:rPr>
              <w:rFonts w:ascii="Arial" w:hAnsi="Arial" w:cs="Arial"/>
              <w:sz w:val="28"/>
              <w:szCs w:val="28"/>
              <w:u w:val="single"/>
            </w:rPr>
          </w:rPrChange>
        </w:rPr>
        <w:t>Assim, rejeito a preliminar de nulidade da sentença por cerceamento de defesa.</w:t>
      </w:r>
    </w:p>
    <w:p w14:paraId="4E310068" w14:textId="77777777" w:rsidR="008134CE" w:rsidRDefault="008134CE" w:rsidP="00DB1301">
      <w:pPr>
        <w:spacing w:after="0" w:line="360" w:lineRule="auto"/>
        <w:ind w:firstLine="2268"/>
        <w:jc w:val="both"/>
        <w:rPr>
          <w:rFonts w:ascii="Arial" w:hAnsi="Arial" w:cs="Arial"/>
          <w:sz w:val="28"/>
          <w:szCs w:val="28"/>
        </w:rPr>
      </w:pPr>
    </w:p>
    <w:p w14:paraId="082D26A4" w14:textId="7419E55D" w:rsidR="006C61DA" w:rsidRPr="006C61DA" w:rsidRDefault="0045412E" w:rsidP="006C61DA">
      <w:pPr>
        <w:spacing w:after="0" w:line="360" w:lineRule="auto"/>
        <w:jc w:val="center"/>
        <w:rPr>
          <w:rFonts w:ascii="Arial" w:hAnsi="Arial" w:cs="Arial"/>
          <w:sz w:val="28"/>
          <w:szCs w:val="28"/>
        </w:rPr>
      </w:pPr>
      <w:r w:rsidRPr="0045412E">
        <w:rPr>
          <w:rFonts w:ascii="Arial" w:hAnsi="Arial" w:cs="Arial"/>
          <w:sz w:val="28"/>
          <w:szCs w:val="28"/>
          <w:highlight w:val="yellow"/>
          <w:rPrChange w:id="1670" w:author="Assessor GDSXSR" w:date="2026-10-31T19:46:16Z">
            <w:rPr>
              <w:rFonts w:ascii="Arial" w:hAnsi="Arial" w:cs="Arial"/>
              <w:sz w:val="28"/>
              <w:szCs w:val="28"/>
            </w:rPr>
          </w:rPrChange>
        </w:rPr>
        <w:t>DA FALHA NA PRESTAÇÃO DO SERVIÇO HOSPITALAR</w:t>
      </w:r>
      <w:r w:rsidR="006C61DA" w:rsidRPr="006C61DA">
        <w:rPr>
          <w:rFonts w:ascii="Segoe UI" w:eastAsia="Times New Roman" w:hAnsi="Segoe UI" w:cs="Segoe UI"/>
          <w:sz w:val="21"/>
          <w:szCs w:val="21"/>
          <w:highlight w:val="yellow"/>
          <w:lang w:eastAsia="pt-BR"/>
          <w:rPrChange w:id="1671" w:author="Assessor GDSXSR" w:date="2026-10-31T19:46:16Z">
            <w:rPr>
              <w:rFonts w:ascii="Segoe UI" w:eastAsia="Times New Roman" w:hAnsi="Segoe UI" w:cs="Segoe UI"/>
              <w:sz w:val="21"/>
              <w:szCs w:val="21"/>
              <w:lang w:eastAsia="pt-BR"/>
            </w:rPr>
          </w:rPrChange>
        </w:rPr>
        <w:t xml:space="preserve"> </w:t>
      </w:r>
      <w:r w:rsidR="006C61DA" w:rsidRPr="006C61DA">
        <w:rPr>
          <w:rFonts w:ascii="Arial" w:hAnsi="Arial" w:cs="Arial"/>
          <w:sz w:val="28"/>
          <w:szCs w:val="28"/>
          <w:highlight w:val="yellow"/>
          <w:rPrChange w:id="1672" w:author="Assessor GDSXSR" w:date="2026-10-31T19:46:16Z">
            <w:rPr>
              <w:rFonts w:ascii="Arial" w:hAnsi="Arial" w:cs="Arial"/>
              <w:sz w:val="28"/>
              <w:szCs w:val="28"/>
            </w:rPr>
          </w:rPrChange>
        </w:rPr>
        <w:t>E D</w:t>
      </w:r>
      <w:r w:rsidR="00E760E4">
        <w:rPr>
          <w:rFonts w:ascii="Arial" w:hAnsi="Arial" w:cs="Arial"/>
          <w:sz w:val="28"/>
          <w:szCs w:val="28"/>
          <w:highlight w:val="yellow"/>
          <w:rPrChange w:id="1673" w:author="Assessor GDSXSR" w:date="2026-10-31T19:46:16Z">
            <w:rPr>
              <w:rFonts w:ascii="Arial" w:hAnsi="Arial" w:cs="Arial"/>
              <w:sz w:val="28"/>
              <w:szCs w:val="28"/>
            </w:rPr>
          </w:rPrChange>
        </w:rPr>
        <w:t xml:space="preserve">A </w:t>
      </w:r>
      <w:r w:rsidR="00E760E4" w:rsidRPr="0045412E">
        <w:rPr>
          <w:rFonts w:ascii="Arial" w:hAnsi="Arial" w:cs="Arial"/>
          <w:sz w:val="28"/>
          <w:szCs w:val="28"/>
          <w:highlight w:val="yellow"/>
          <w:rPrChange w:id="1674" w:author="Assessor GDSXSR" w:date="2026-10-31T19:46:16Z">
            <w:rPr>
              <w:rFonts w:ascii="Arial" w:hAnsi="Arial" w:cs="Arial"/>
              <w:sz w:val="28"/>
              <w:szCs w:val="28"/>
            </w:rPr>
          </w:rPrChange>
        </w:rPr>
        <w:t>CONFIGURAÇÃO</w:t>
      </w:r>
      <w:r w:rsidR="00E760E4">
        <w:rPr>
          <w:rFonts w:ascii="Arial" w:hAnsi="Arial" w:cs="Arial"/>
          <w:sz w:val="28"/>
          <w:szCs w:val="28"/>
          <w:highlight w:val="yellow"/>
          <w:rPrChange w:id="1675" w:author="Assessor GDSXSR" w:date="2026-10-31T19:46:16Z">
            <w:rPr>
              <w:rFonts w:ascii="Arial" w:hAnsi="Arial" w:cs="Arial"/>
              <w:sz w:val="28"/>
              <w:szCs w:val="28"/>
            </w:rPr>
          </w:rPrChange>
        </w:rPr>
        <w:t xml:space="preserve"> DO</w:t>
      </w:r>
      <w:r w:rsidR="006C61DA" w:rsidRPr="006C61DA">
        <w:rPr>
          <w:rFonts w:ascii="Arial" w:hAnsi="Arial" w:cs="Arial"/>
          <w:sz w:val="28"/>
          <w:szCs w:val="28"/>
          <w:highlight w:val="yellow"/>
          <w:rPrChange w:id="1676" w:author="Assessor GDSXSR" w:date="2026-10-31T19:46:16Z">
            <w:rPr>
              <w:rFonts w:ascii="Arial" w:hAnsi="Arial" w:cs="Arial"/>
              <w:sz w:val="28"/>
              <w:szCs w:val="28"/>
            </w:rPr>
          </w:rPrChange>
        </w:rPr>
        <w:t xml:space="preserve"> DANO MORAL </w:t>
      </w:r>
    </w:p>
    <w:p w14:paraId="428D153C" w14:textId="47301654" w:rsidR="0045412E" w:rsidRPr="0045412E" w:rsidRDefault="0045412E" w:rsidP="0045412E">
      <w:pPr>
        <w:spacing w:after="0" w:line="360" w:lineRule="auto"/>
        <w:jc w:val="center"/>
        <w:rPr>
          <w:rFonts w:ascii="Arial" w:hAnsi="Arial" w:cs="Arial"/>
          <w:sz w:val="28"/>
          <w:szCs w:val="28"/>
        </w:rPr>
      </w:pPr>
    </w:p>
    <w:p w14:paraId="2D5423B0" w14:textId="5F709680" w:rsidR="00C41E92" w:rsidRDefault="00C41E92" w:rsidP="00C41E92">
      <w:pPr>
        <w:spacing w:after="0" w:line="360" w:lineRule="auto"/>
        <w:ind w:firstLine="2268"/>
        <w:jc w:val="both"/>
        <w:rPr>
          <w:rFonts w:ascii="Arial" w:hAnsi="Arial" w:cs="Arial"/>
          <w:sz w:val="28"/>
          <w:szCs w:val="28"/>
        </w:rPr>
      </w:pPr>
      <w:r>
        <w:rPr>
          <w:rFonts w:ascii="Arial" w:hAnsi="Arial" w:cs="Arial"/>
          <w:sz w:val="28"/>
          <w:szCs w:val="28"/>
        </w:rPr>
        <w:t xml:space="preserve">O réu/apelante, Complexo Hospitalar Uberlândia S.A</w:t>
      </w:r>
      <w:r>
        <w:rPr>
          <w:rFonts w:ascii="Arial" w:hAnsi="Arial" w:cs="Arial"/>
          <w:b/>
          <w:bCs/>
          <w:sz w:val="28"/>
          <w:szCs w:val="28"/>
        </w:rPr>
        <w:t xml:space="preserve">.</w:t>
      </w:r>
      <w:r>
        <w:rPr>
          <w:rFonts w:ascii="Arial" w:hAnsi="Arial" w:cs="Arial"/>
          <w:sz w:val="28"/>
          <w:szCs w:val="28"/>
        </w:rPr>
        <w:t xml:space="preserve">, alega que: </w:t>
      </w:r>
      <w:r>
        <w:rPr>
          <w:rFonts w:ascii="Arial" w:hAnsi="Arial" w:cs="Arial"/>
          <w:b/>
          <w:bCs/>
          <w:sz w:val="28"/>
          <w:szCs w:val="28"/>
          <w:rPrChange w:id="1786" w:author="Assessor GDSXSR" w:date="2026-10-31T19:46:16Z">
            <w:rPr>
              <w:rFonts w:ascii="Arial" w:hAnsi="Arial" w:cs="Arial"/>
              <w:b/>
              <w:bCs/>
              <w:sz w:val="28"/>
              <w:szCs w:val="28"/>
            </w:rPr>
          </w:rPrChange>
        </w:rPr>
        <w:t xml:space="preserve">1)</w:t>
      </w:r>
      <w:r>
        <w:rPr>
          <w:rFonts w:ascii="Arial" w:hAnsi="Arial" w:cs="Arial"/>
          <w:sz w:val="28"/>
          <w:szCs w:val="28"/>
        </w:rPr>
        <w:t xml:space="preserve"> a cirurgia </w:t>
      </w:r>
      <w:del w:id="1319" w:author="Assessor GDSXSR" w:date="2026-10-31T19:46:16Z">
        <w:r>
          <w:rPr>
            <w:rFonts w:ascii="Arial" w:hAnsi="Arial" w:cs="Arial"/>
            <w:sz w:val="28"/>
            <w:szCs w:val="28"/>
          </w:rPr>
          <w:delText xml:space="preserve">foi realizada</w:delText>
        </w:r>
      </w:del>
      <w:ins w:id="1320" w:author="Assessor GDSXSR" w:date="2026-10-31T19:46:16Z">
        <w:r>
          <w:rPr>
            <w:rFonts w:ascii="Arial" w:hAnsi="Arial" w:cs="Arial"/>
            <w:color w:val="808080"/>
            <w:sz w:val="28"/>
            <w:szCs w:val="28"/>
          </w:rPr>
          <w:t xml:space="preserve">transcorreu</w:t>
        </w:r>
      </w:ins>
      <w:r>
        <w:rPr>
          <w:rFonts w:ascii="Arial" w:hAnsi="Arial" w:cs="Arial"/>
          <w:sz w:val="28"/>
          <w:szCs w:val="28"/>
        </w:rPr>
        <w:t xml:space="preserve"> sem intercorrências</w:t>
      </w:r>
      <w:del w:id="1321" w:author="Assessor GDSXSR" w:date="2026-10-31T19:46:16Z">
        <w:r>
          <w:rPr>
            <w:rFonts w:ascii="Arial" w:hAnsi="Arial" w:cs="Arial"/>
            <w:sz w:val="28"/>
            <w:szCs w:val="28"/>
          </w:rPr>
          <w:delText xml:space="preserve">; </w:delText>
        </w:r>
        <w:r>
          <w:rPr>
            <w:rFonts w:ascii="Arial" w:hAnsi="Arial" w:cs="Arial"/>
            <w:b/>
            <w:bCs/>
            <w:sz w:val="28"/>
            <w:szCs w:val="28"/>
          </w:rPr>
          <w:delText xml:space="preserve">2)</w:delText>
        </w:r>
        <w:r>
          <w:rPr>
            <w:rFonts w:ascii="Arial" w:hAnsi="Arial" w:cs="Arial"/>
            <w:sz w:val="28"/>
            <w:szCs w:val="28"/>
          </w:rPr>
          <w:delText xml:space="preserve"> não houve</w:delText>
        </w:r>
      </w:del>
      <w:ins w:id="1322" w:author="Assessor GDSXSR" w:date="2026-10-31T19:46:16Z">
        <w:r>
          <w:rPr>
            <w:rFonts w:ascii="Arial" w:hAnsi="Arial" w:cs="Arial"/>
            <w:color w:val="808080"/>
            <w:sz w:val="28"/>
            <w:szCs w:val="28"/>
          </w:rPr>
          <w:t xml:space="preserve">,</w:t>
        </w:r>
      </w:ins>
      <w:r>
        <w:rPr>
          <w:rFonts w:ascii="Arial" w:hAnsi="Arial" w:cs="Arial"/>
          <w:sz w:val="28"/>
          <w:szCs w:val="28"/>
        </w:rPr>
        <w:t xml:space="preserve"> agravamento clínico</w:t>
      </w:r>
      <w:del w:id="1323" w:author="Assessor GDSXSR" w:date="2026-10-31T19:46:16Z">
        <w:r>
          <w:rPr>
            <w:rFonts w:ascii="Arial" w:hAnsi="Arial" w:cs="Arial"/>
            <w:sz w:val="28"/>
            <w:szCs w:val="28"/>
          </w:rPr>
          <w:delText xml:space="preserve">, sequela, reinternação</w:delText>
        </w:r>
      </w:del>
      <w:r>
        <w:rPr>
          <w:rFonts w:ascii="Arial" w:hAnsi="Arial" w:cs="Arial"/>
          <w:sz w:val="28"/>
          <w:szCs w:val="28"/>
        </w:rPr>
        <w:t xml:space="preserve"> ou </w:t>
      </w:r>
      <w:del w:id="1324" w:author="Assessor GDSXSR" w:date="2026-10-31T19:46:16Z">
        <w:r>
          <w:rPr>
            <w:rFonts w:ascii="Arial" w:hAnsi="Arial" w:cs="Arial"/>
            <w:sz w:val="28"/>
            <w:szCs w:val="28"/>
          </w:rPr>
          <w:delText xml:space="preserve">comprometimento terapêutico</w:delText>
        </w:r>
      </w:del>
      <w:ins w:id="1325" w:author="Assessor GDSXSR" w:date="2026-10-31T19:46:16Z">
        <w:r>
          <w:rPr>
            <w:rFonts w:ascii="Arial" w:hAnsi="Arial" w:cs="Arial"/>
            <w:color w:val="808080"/>
            <w:sz w:val="28"/>
            <w:szCs w:val="28"/>
          </w:rPr>
          <w:t xml:space="preserve">sequela</w:t>
        </w:r>
      </w:ins>
      <w:r>
        <w:rPr>
          <w:rFonts w:ascii="Arial" w:hAnsi="Arial" w:cs="Arial"/>
          <w:sz w:val="28"/>
          <w:szCs w:val="28"/>
        </w:rPr>
        <w:t xml:space="preserve">; </w:t>
      </w:r>
      <w:del w:id="1326" w:author="Assessor GDSXSR" w:date="2026-10-31T19:46:16Z">
        <w:r>
          <w:rPr>
            <w:rFonts w:ascii="Arial" w:hAnsi="Arial" w:cs="Arial"/>
            <w:b/>
            <w:bCs/>
            <w:sz w:val="28"/>
            <w:szCs w:val="28"/>
          </w:rPr>
          <w:delText xml:space="preserve">3</w:delText>
        </w:r>
      </w:del>
      <w:ins w:id="1327" w:author="Assessor GDSXSR" w:date="2026-10-31T19:46:16Z">
        <w:r>
          <w:rPr>
            <w:rFonts w:ascii="Arial" w:hAnsi="Arial" w:cs="Arial"/>
            <w:b/>
            <w:bCs/>
            <w:color w:val="808080"/>
            <w:sz w:val="28"/>
            <w:szCs w:val="28"/>
          </w:rPr>
          <w:t xml:space="preserve">2</w:t>
        </w:r>
      </w:ins>
      <w:r>
        <w:rPr>
          <w:rFonts w:ascii="Arial" w:hAnsi="Arial" w:cs="Arial"/>
          <w:b/>
          <w:bCs/>
          <w:sz w:val="28"/>
          <w:szCs w:val="28"/>
        </w:rPr>
        <w:t xml:space="preserve">)</w:t>
      </w:r>
      <w:r>
        <w:rPr>
          <w:rFonts w:ascii="Arial" w:hAnsi="Arial" w:cs="Arial"/>
          <w:sz w:val="28"/>
          <w:szCs w:val="28"/>
        </w:rPr>
        <w:t xml:space="preserve"> a administração de analgésicos dependia de avaliação médica e </w:t>
      </w:r>
      <w:del w:id="1328" w:author="Assessor GDSXSR" w:date="2026-10-31T19:46:16Z">
        <w:r>
          <w:rPr>
            <w:rFonts w:ascii="Arial" w:hAnsi="Arial" w:cs="Arial"/>
            <w:sz w:val="28"/>
            <w:szCs w:val="28"/>
          </w:rPr>
          <w:delText xml:space="preserve">da observância </w:delText>
        </w:r>
      </w:del>
      <w:r>
        <w:rPr>
          <w:rFonts w:ascii="Arial" w:hAnsi="Arial" w:cs="Arial"/>
          <w:sz w:val="28"/>
          <w:szCs w:val="28"/>
        </w:rPr>
        <w:t xml:space="preserve">dos protocolos assistenciais, </w:t>
      </w:r>
      <w:del w:id="1329" w:author="Assessor GDSXSR" w:date="2026-10-31T19:46:16Z">
        <w:r>
          <w:rPr>
            <w:rFonts w:ascii="Arial" w:hAnsi="Arial" w:cs="Arial"/>
            <w:sz w:val="28"/>
            <w:szCs w:val="28"/>
          </w:rPr>
          <w:delText xml:space="preserve">não podendo ser orientada apenas pela solicitação da paciente; </w:delText>
        </w:r>
        <w:r>
          <w:rPr>
            <w:rFonts w:ascii="Arial" w:hAnsi="Arial" w:cs="Arial"/>
            <w:b/>
            <w:bCs/>
            <w:sz w:val="28"/>
            <w:szCs w:val="28"/>
          </w:rPr>
          <w:delText xml:space="preserve">4)</w:delText>
        </w:r>
      </w:del>
      <w:ins w:id="1330" w:author="Assessor GDSXSR" w:date="2026-10-31T19:46:16Z">
        <w:r>
          <w:rPr>
            <w:rFonts w:ascii="Arial" w:hAnsi="Arial" w:cs="Arial"/>
            <w:color w:val="808080"/>
            <w:sz w:val="28"/>
            <w:szCs w:val="28"/>
          </w:rPr>
          <w:t xml:space="preserve">e</w:t>
        </w:r>
      </w:ins>
      <w:r>
        <w:rPr>
          <w:rFonts w:ascii="Arial" w:hAnsi="Arial" w:cs="Arial"/>
          <w:sz w:val="28"/>
          <w:szCs w:val="28"/>
        </w:rPr>
        <w:t xml:space="preserve"> a dor </w:t>
      </w:r>
      <w:del w:id="1331" w:author="Assessor GDSXSR" w:date="2026-10-31T19:46:16Z">
        <w:r>
          <w:rPr>
            <w:rFonts w:ascii="Arial" w:hAnsi="Arial" w:cs="Arial"/>
            <w:sz w:val="28"/>
            <w:szCs w:val="28"/>
          </w:rPr>
          <w:delText xml:space="preserve">constitui</w:delText>
        </w:r>
      </w:del>
      <w:ins w:id="1332" w:author="Assessor GDSXSR" w:date="2026-10-31T19:46:16Z">
        <w:r>
          <w:rPr>
            <w:rFonts w:ascii="Arial" w:hAnsi="Arial" w:cs="Arial"/>
            <w:color w:val="808080"/>
            <w:sz w:val="28"/>
            <w:szCs w:val="28"/>
          </w:rPr>
          <w:t xml:space="preserve">é</w:t>
        </w:r>
      </w:ins>
      <w:r>
        <w:rPr>
          <w:rFonts w:ascii="Arial" w:hAnsi="Arial" w:cs="Arial"/>
          <w:sz w:val="28"/>
          <w:szCs w:val="28"/>
        </w:rPr>
        <w:t xml:space="preserve"> consequência esperada do </w:t>
      </w:r>
      <w:del w:id="1333" w:author="Assessor GDSXSR" w:date="2026-10-31T19:46:16Z">
        <w:r>
          <w:rPr>
            <w:rFonts w:ascii="Arial" w:hAnsi="Arial" w:cs="Arial"/>
            <w:sz w:val="28"/>
            <w:szCs w:val="28"/>
          </w:rPr>
          <w:delText xml:space="preserve">período </w:delText>
        </w:r>
      </w:del>
      <w:r>
        <w:rPr>
          <w:rFonts w:ascii="Arial" w:hAnsi="Arial" w:cs="Arial"/>
          <w:sz w:val="28"/>
          <w:szCs w:val="28"/>
        </w:rPr>
        <w:t xml:space="preserve">pós-operatório; </w:t>
      </w:r>
      <w:del w:id="1334" w:author="Assessor GDSXSR" w:date="2026-10-31T19:46:16Z">
        <w:r>
          <w:rPr>
            <w:rFonts w:ascii="Arial" w:hAnsi="Arial" w:cs="Arial"/>
            <w:b/>
            <w:bCs/>
            <w:sz w:val="28"/>
            <w:szCs w:val="28"/>
          </w:rPr>
          <w:delText xml:space="preserve">5</w:delText>
        </w:r>
      </w:del>
      <w:ins w:id="1335" w:author="Assessor GDSXSR" w:date="2026-10-31T19:46:16Z">
        <w:r>
          <w:rPr>
            <w:rFonts w:ascii="Arial" w:hAnsi="Arial" w:cs="Arial"/>
            <w:color w:val="808080"/>
            <w:sz w:val="28"/>
            <w:szCs w:val="28"/>
          </w:rPr>
          <w:t xml:space="preserve">e </w:t>
        </w:r>
        <w:r>
          <w:rPr>
            <w:rFonts w:ascii="Arial" w:hAnsi="Arial" w:cs="Arial"/>
            <w:b/>
            <w:bCs/>
            <w:color w:val="808080"/>
            <w:sz w:val="28"/>
            <w:szCs w:val="28"/>
          </w:rPr>
          <w:t xml:space="preserve">3</w:t>
        </w:r>
      </w:ins>
      <w:r>
        <w:rPr>
          <w:rFonts w:ascii="Arial" w:hAnsi="Arial" w:cs="Arial"/>
          <w:b/>
          <w:bCs/>
          <w:sz w:val="28"/>
          <w:szCs w:val="28"/>
        </w:rPr>
        <w:t xml:space="preserve">)</w:t>
      </w:r>
      <w:r>
        <w:rPr>
          <w:rFonts w:ascii="Arial" w:hAnsi="Arial" w:cs="Arial"/>
          <w:sz w:val="28"/>
          <w:szCs w:val="28"/>
        </w:rPr>
        <w:t xml:space="preserve"> o problema no</w:t>
      </w:r>
      <w:del w:id="1336" w:author="Assessor GDSXSR" w:date="2026-10-31T19:46:16Z">
        <w:r>
          <w:rPr>
            <w:rFonts w:ascii="Arial" w:hAnsi="Arial" w:cs="Arial"/>
            <w:sz w:val="28"/>
            <w:szCs w:val="28"/>
          </w:rPr>
          <w:delText xml:space="preserve"> aparelho de</w:delText>
        </w:r>
      </w:del>
      <w:r>
        <w:rPr>
          <w:rFonts w:ascii="Arial" w:hAnsi="Arial" w:cs="Arial"/>
          <w:sz w:val="28"/>
          <w:szCs w:val="28"/>
        </w:rPr>
        <w:t xml:space="preserve"> ar-condicionado foi pontual e solucionado </w:t>
      </w:r>
      <w:del w:id="1337" w:author="Assessor GDSXSR" w:date="2026-10-31T19:46:16Z">
        <w:r>
          <w:rPr>
            <w:rFonts w:ascii="Arial" w:hAnsi="Arial" w:cs="Arial"/>
            <w:sz w:val="28"/>
            <w:szCs w:val="28"/>
          </w:rPr>
          <w:delText xml:space="preserve">mediante</w:delText>
        </w:r>
      </w:del>
      <w:ins w:id="1338" w:author="Assessor GDSXSR" w:date="2026-10-31T19:46:16Z">
        <w:r>
          <w:rPr>
            <w:rFonts w:ascii="Arial" w:hAnsi="Arial" w:cs="Arial"/>
            <w:color w:val="808080"/>
            <w:sz w:val="28"/>
            <w:szCs w:val="28"/>
          </w:rPr>
          <w:t xml:space="preserve">com a</w:t>
        </w:r>
      </w:ins>
      <w:r>
        <w:rPr>
          <w:rFonts w:ascii="Arial" w:hAnsi="Arial" w:cs="Arial"/>
          <w:sz w:val="28"/>
          <w:szCs w:val="28"/>
        </w:rPr>
        <w:t xml:space="preserve"> transferência </w:t>
      </w:r>
      <w:del w:id="1339" w:author="Assessor GDSXSR" w:date="2026-10-31T19:46:16Z">
        <w:r>
          <w:rPr>
            <w:rFonts w:ascii="Arial" w:hAnsi="Arial" w:cs="Arial"/>
            <w:sz w:val="28"/>
            <w:szCs w:val="28"/>
          </w:rPr>
          <w:delText xml:space="preserve">para outra acomodação; e </w:delText>
        </w:r>
        <w:r>
          <w:rPr>
            <w:rFonts w:ascii="Arial" w:hAnsi="Arial" w:cs="Arial"/>
            <w:b/>
            <w:bCs/>
            <w:sz w:val="28"/>
            <w:szCs w:val="28"/>
          </w:rPr>
          <w:delText xml:space="preserve">6)</w:delText>
        </w:r>
        <w:r>
          <w:rPr>
            <w:rFonts w:ascii="Arial" w:hAnsi="Arial" w:cs="Arial"/>
            <w:sz w:val="28"/>
            <w:szCs w:val="28"/>
          </w:rPr>
          <w:delText xml:space="preserve"> a ausência </w:delText>
        </w:r>
      </w:del>
      <w:r>
        <w:rPr>
          <w:rFonts w:ascii="Arial" w:hAnsi="Arial" w:cs="Arial"/>
          <w:sz w:val="28"/>
          <w:szCs w:val="28"/>
        </w:rPr>
        <w:t xml:space="preserve">de </w:t>
      </w:r>
      <w:del w:id="1340" w:author="Assessor GDSXSR" w:date="2026-10-31T19:46:16Z">
        <w:r>
          <w:rPr>
            <w:rFonts w:ascii="Arial" w:hAnsi="Arial" w:cs="Arial"/>
            <w:sz w:val="28"/>
            <w:szCs w:val="28"/>
          </w:rPr>
          <w:delText xml:space="preserve">repercussão</w:delText>
        </w:r>
      </w:del>
      <w:ins w:id="1341" w:author="Assessor GDSXSR" w:date="2026-10-31T19:46:16Z">
        <w:r>
          <w:rPr>
            <w:rFonts w:ascii="Arial" w:hAnsi="Arial" w:cs="Arial"/>
            <w:color w:val="808080"/>
            <w:sz w:val="28"/>
            <w:szCs w:val="28"/>
          </w:rPr>
          <w:t xml:space="preserve">quarto</w:t>
        </w:r>
      </w:ins>
      <w:r>
        <w:rPr>
          <w:rFonts w:ascii="Arial" w:hAnsi="Arial" w:cs="Arial"/>
          <w:sz w:val="28"/>
          <w:szCs w:val="28"/>
        </w:rPr>
        <w:t xml:space="preserve"> </w:t>
      </w:r>
      <w:del w:id="1342" w:author="Assessor GDSXSR" w:date="2026-10-31T19:46:16Z">
        <w:r>
          <w:rPr>
            <w:rFonts w:ascii="Arial" w:hAnsi="Arial" w:cs="Arial"/>
            <w:sz w:val="28"/>
            <w:szCs w:val="28"/>
          </w:rPr>
          <w:delText xml:space="preserve">clínica</w:delText>
        </w:r>
      </w:del>
      <w:ins w:id="1343" w:author="Assessor GDSXSR" w:date="2026-10-31T19:46:16Z">
        <w:r>
          <w:rPr>
            <w:rFonts w:ascii="Arial" w:hAnsi="Arial" w:cs="Arial"/>
            <w:color w:val="808080"/>
            <w:sz w:val="28"/>
            <w:szCs w:val="28"/>
          </w:rPr>
          <w:t xml:space="preserve">(ID</w:t>
        </w:r>
      </w:ins>
      <w:r>
        <w:rPr>
          <w:rFonts w:ascii="Arial" w:hAnsi="Arial" w:cs="Arial"/>
          <w:sz w:val="28"/>
          <w:szCs w:val="28"/>
        </w:rPr>
        <w:t xml:space="preserve"> </w:t>
      </w:r>
      <w:del w:id="1344" w:author="Assessor GDSXSR" w:date="2026-10-31T19:46:16Z">
        <w:r>
          <w:rPr>
            <w:rFonts w:ascii="Arial" w:hAnsi="Arial" w:cs="Arial"/>
            <w:sz w:val="28"/>
            <w:szCs w:val="28"/>
          </w:rPr>
          <w:delText xml:space="preserve">impede o reconhecimento de defeito do serviço</w:delText>
        </w:r>
      </w:del>
      <w:ins w:id="1345" w:author="Assessor GDSXSR" w:date="2026-10-31T19:46:16Z">
        <w:r>
          <w:rPr>
            <w:rFonts w:ascii="Arial" w:hAnsi="Arial" w:cs="Arial"/>
            <w:color w:val="808080"/>
            <w:sz w:val="28"/>
            <w:szCs w:val="28"/>
          </w:rPr>
          <w:t xml:space="preserve">89325510)</w:t>
        </w:r>
      </w:ins>
      <w:r>
        <w:rPr>
          <w:rFonts w:ascii="Arial" w:hAnsi="Arial" w:cs="Arial"/>
          <w:sz w:val="28"/>
          <w:szCs w:val="28"/>
        </w:rPr>
        <w:t xml:space="preserve">.</w:t>
      </w:r>
      <w:del w:id="1346" w:author="Assessor GDSXSR" w:date="2026-10-31T19:46:16Z">
        <w:r>
          <w:rPr>
            <w:rFonts w:ascii="Arial" w:hAnsi="Arial" w:cs="Arial"/>
            <w:sz w:val="28"/>
            <w:szCs w:val="28"/>
          </w:rPr>
          <w:delText xml:space="preserve"> </w:delText>
        </w:r>
      </w:del>
    </w:p>
    <w:p w14:paraId="139652CF" w14:textId="77777777" w:rsidR="00C41E92" w:rsidRPr="00C41E92" w:rsidRDefault="00C41E92" w:rsidP="00C41E92">
      <w:pPr>
        <w:spacing w:after="0" w:line="360" w:lineRule="auto"/>
        <w:ind w:firstLine="2268"/>
        <w:jc w:val="both"/>
        <w:rPr>
          <w:rFonts w:ascii="Arial" w:hAnsi="Arial" w:cs="Arial"/>
          <w:sz w:val="28"/>
          <w:szCs w:val="28"/>
        </w:rPr>
      </w:pPr>
    </w:p>
    <w:p w14:paraId="0FE9DB93" w14:textId="2039DA59" w:rsidR="00C41E92" w:rsidRPr="00C41E92" w:rsidRDefault="00C41E92" w:rsidP="00C41E92">
      <w:pPr>
        <w:spacing w:after="0" w:line="360" w:lineRule="auto"/>
        <w:ind w:firstLine="2268"/>
        <w:jc w:val="both"/>
        <w:rPr>
          <w:rFonts w:ascii="Arial" w:hAnsi="Arial" w:cs="Arial"/>
          <w:sz w:val="28"/>
          <w:szCs w:val="28"/>
        </w:rPr>
      </w:pPr>
      <w:r w:rsidRPr="00C41E92">
        <w:rPr>
          <w:rFonts w:ascii="Arial" w:hAnsi="Arial" w:cs="Arial"/>
          <w:sz w:val="28"/>
          <w:szCs w:val="28"/>
          <w:highlight w:val="yellow"/>
          <w:rPrChange w:id="1684" w:author="Assessor GDSXSR" w:date="2026-10-31T19:46:16Z">
            <w:rPr>
              <w:rFonts w:ascii="Arial" w:hAnsi="Arial" w:cs="Arial"/>
              <w:sz w:val="28"/>
              <w:szCs w:val="28"/>
            </w:rPr>
          </w:rPrChange>
        </w:rPr>
        <w:t>Sem razão.</w:t>
      </w:r>
    </w:p>
    <w:p w14:paraId="7FA70700" w14:textId="77777777" w:rsidR="00C41E92" w:rsidRDefault="00C41E92" w:rsidP="00C41E92">
      <w:pPr>
        <w:spacing w:after="0" w:line="360" w:lineRule="auto"/>
        <w:ind w:firstLine="2268"/>
        <w:jc w:val="both"/>
        <w:rPr>
          <w:rFonts w:ascii="Arial" w:hAnsi="Arial" w:cs="Arial"/>
          <w:sz w:val="28"/>
          <w:szCs w:val="28"/>
        </w:rPr>
      </w:pPr>
    </w:p>
    <w:p w14:paraId="5137D5E9" w14:textId="77777777" w:rsidR="00895FFE" w:rsidRPr="00895FFE" w:rsidRDefault="00895FFE" w:rsidP="00895FFE">
      <w:pPr>
        <w:spacing w:after="0" w:line="360" w:lineRule="auto"/>
        <w:ind w:firstLine="2268"/>
        <w:jc w:val="both"/>
        <w:rPr>
          <w:del w:id="1611" w:author="Assessor GDSXSR" w:date="2026-10-31T19:46:16Z"/>
          <w:rFonts w:ascii="Arial" w:hAnsi="Arial" w:cs="Arial"/>
          <w:sz w:val="28"/>
          <w:szCs w:val="28"/>
        </w:rPr>
      </w:pPr>
      <w:del w:id="1610" w:author="Assessor GDSXSR" w:date="2026-10-31T19:46:16Z">
        <w:r w:rsidRPr="00895FFE">
          <w:rPr>
            <w:rFonts w:ascii="Arial" w:hAnsi="Arial" w:cs="Arial"/>
            <w:sz w:val="28"/>
            <w:szCs w:val="28"/>
          </w:rPr>
          <w:delText>A controvérsia não diz respeito à correção técnica da cirurgia, que transcorreu sem intercorrências, nem à ocorrência de erro médico. Discute-se a adequação da assistência prestada à autora durante o período pós-operatório, especialmente quanto ao atendimento das reclamações relacionadas às medicações e às condições da acomodação.</w:delText>
        </w:r>
      </w:del>
    </w:p>
    <w:p w14:paraId="3A2645B9" w14:textId="77777777" w:rsidR="00895FFE" w:rsidRDefault="00895FFE" w:rsidP="00895FFE">
      <w:pPr>
        <w:spacing w:after="0" w:line="360" w:lineRule="auto"/>
        <w:ind w:firstLine="2268"/>
        <w:jc w:val="both"/>
        <w:rPr>
          <w:del w:id="1612" w:author="Assessor GDSXSR" w:date="2026-10-31T19:46:16Z"/>
          <w:rFonts w:ascii="Arial" w:hAnsi="Arial" w:cs="Arial"/>
          <w:sz w:val="28"/>
          <w:szCs w:val="28"/>
        </w:rPr>
      </w:pPr>
    </w:p>
    <w:p w14:paraId="661627E1" w14:textId="09C087CC" w:rsidR="00895FFE" w:rsidRPr="00895FFE" w:rsidRDefault="00895FFE" w:rsidP="00895FFE">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A relação entre paciente e </w:t>
      </w:r>
      <w:del w:id="1347" w:author="Assessor GDSXSR" w:date="2026-10-31T19:46:16Z">
        <w:r>
          <w:rPr>
            <w:rFonts w:ascii="Arial" w:hAnsi="Arial" w:cs="Arial"/>
            <w:sz w:val="28"/>
            <w:szCs w:val="28"/>
          </w:rPr>
          <w:delText xml:space="preserve">estabelecimento hospitalar</w:delText>
        </w:r>
      </w:del>
      <w:ins w:id="1348" w:author="Assessor GDSXSR" w:date="2026-10-31T19:46:16Z">
        <w:r>
          <w:rPr>
            <w:rFonts w:ascii="Arial" w:hAnsi="Arial" w:cs="Arial"/>
            <w:color w:val="808080"/>
            <w:sz w:val="28"/>
            <w:szCs w:val="28"/>
          </w:rPr>
          <w:t xml:space="preserve">hospital</w:t>
        </w:r>
      </w:ins>
      <w:r>
        <w:rPr>
          <w:rFonts w:ascii="Arial" w:hAnsi="Arial" w:cs="Arial"/>
          <w:sz w:val="28"/>
          <w:szCs w:val="28"/>
        </w:rPr>
        <w:t xml:space="preserve"> é de consumo</w:t>
      </w:r>
      <w:del w:id="1349" w:author="Assessor GDSXSR" w:date="2026-10-31T19:46:16Z">
        <w:r>
          <w:rPr>
            <w:rFonts w:ascii="Arial" w:hAnsi="Arial" w:cs="Arial"/>
            <w:sz w:val="28"/>
            <w:szCs w:val="28"/>
          </w:rPr>
          <w:delText xml:space="preserve">.</w:delText>
        </w:r>
      </w:del>
      <w:ins w:id="1350"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351" w:author="Assessor GDSXSR" w:date="2026-10-31T19:46:16Z">
        <w:r>
          <w:rPr>
            <w:rFonts w:ascii="Arial" w:hAnsi="Arial" w:cs="Arial"/>
            <w:sz w:val="28"/>
            <w:szCs w:val="28"/>
          </w:rPr>
          <w:delText xml:space="preserve">A</w:delText>
        </w:r>
      </w:del>
      <w:ins w:id="1352" w:author="Assessor GDSXSR" w:date="2026-10-31T19:46:16Z">
        <w:r>
          <w:rPr>
            <w:rFonts w:ascii="Arial" w:hAnsi="Arial" w:cs="Arial"/>
            <w:color w:val="808080"/>
            <w:sz w:val="28"/>
            <w:szCs w:val="28"/>
          </w:rPr>
          <w:t xml:space="preserve">e a</w:t>
        </w:r>
      </w:ins>
      <w:r>
        <w:rPr>
          <w:rFonts w:ascii="Arial" w:hAnsi="Arial" w:cs="Arial"/>
          <w:sz w:val="28"/>
          <w:szCs w:val="28"/>
        </w:rPr>
        <w:t xml:space="preserve"> responsabilidade do hospital por defeitos </w:t>
      </w:r>
      <w:del w:id="1353" w:author="Assessor GDSXSR" w:date="2026-10-31T19:46:16Z">
        <w:r>
          <w:rPr>
            <w:rFonts w:ascii="Arial" w:hAnsi="Arial" w:cs="Arial"/>
            <w:sz w:val="28"/>
            <w:szCs w:val="28"/>
          </w:rPr>
          <w:delText xml:space="preserve">relacionados à estrutura e aos</w:delText>
        </w:r>
      </w:del>
      <w:ins w:id="1354" w:author="Assessor GDSXSR" w:date="2026-10-31T19:46:16Z">
        <w:r>
          <w:rPr>
            <w:rFonts w:ascii="Arial" w:hAnsi="Arial" w:cs="Arial"/>
            <w:color w:val="808080"/>
            <w:sz w:val="28"/>
            <w:szCs w:val="28"/>
          </w:rPr>
          <w:t xml:space="preserve">nos</w:t>
        </w:r>
      </w:ins>
      <w:r>
        <w:rPr>
          <w:rFonts w:ascii="Arial" w:hAnsi="Arial" w:cs="Arial"/>
          <w:sz w:val="28"/>
          <w:szCs w:val="28"/>
        </w:rPr>
        <w:t xml:space="preserve"> serviços</w:t>
      </w:r>
      <w:del w:id="1355" w:author="Assessor GDSXSR" w:date="2026-10-31T19:46:16Z">
        <w:r>
          <w:rPr>
            <w:rFonts w:ascii="Arial" w:hAnsi="Arial" w:cs="Arial"/>
            <w:sz w:val="28"/>
            <w:szCs w:val="28"/>
          </w:rPr>
          <w:delText xml:space="preserve"> próprios</w:delText>
        </w:r>
      </w:del>
      <w:r>
        <w:rPr>
          <w:rFonts w:ascii="Arial" w:hAnsi="Arial" w:cs="Arial"/>
          <w:sz w:val="28"/>
          <w:szCs w:val="28"/>
        </w:rPr>
        <w:t xml:space="preserve"> de internação, acomodação e enfermagem é objetiva, condicionada à demonstração do defeito</w:t>
      </w:r>
      <w:del w:id="1356" w:author="Assessor GDSXSR" w:date="2026-10-31T19:46:16Z">
        <w:r>
          <w:rPr>
            <w:rFonts w:ascii="Arial" w:hAnsi="Arial" w:cs="Arial"/>
            <w:sz w:val="28"/>
            <w:szCs w:val="28"/>
          </w:rPr>
          <w:delText xml:space="preserve"> do serviço</w:delText>
        </w:r>
      </w:del>
      <w:r>
        <w:rPr>
          <w:rFonts w:ascii="Arial" w:hAnsi="Arial" w:cs="Arial"/>
          <w:sz w:val="28"/>
          <w:szCs w:val="28"/>
        </w:rPr>
        <w:t xml:space="preserve">, do dano e do nexo causal (CDC 14).</w:t>
      </w:r>
      <w:commentRangeEnd w:id="8"/>
      <w:r>
        <w:rPr>
          <w:rStyle w:val="CommentReference"/>
        </w:rPr>
        <w:commentReference w:id="8"/>
      </w:r>
    </w:p>
    <w:p w14:paraId="034D247E" w14:textId="77777777" w:rsidR="00C51936" w:rsidRDefault="00C51936" w:rsidP="00895FFE">
      <w:pPr>
        <w:spacing w:after="0" w:line="360" w:lineRule="auto"/>
        <w:ind w:firstLine="2268"/>
        <w:jc w:val="both"/>
        <w:rPr>
          <w:rFonts w:ascii="Arial" w:hAnsi="Arial" w:cs="Arial"/>
          <w:sz w:val="28"/>
          <w:szCs w:val="28"/>
        </w:rPr>
      </w:pPr>
    </w:p>
    <w:p w14:paraId="7B04D394" w14:textId="3D0FA7EB"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Nesse sentido</w:t>
      </w:r>
      <w:del w:id="1357" w:author="Assessor GDSXSR" w:date="2026-10-31T19:46:16Z">
        <w:r>
          <w:rPr>
            <w:rFonts w:ascii="Arial" w:hAnsi="Arial" w:cs="Arial"/>
            <w:sz w:val="28"/>
            <w:szCs w:val="28"/>
          </w:rPr>
          <w:delText xml:space="preserve">, confira-se o seguinte julgado desta egrégia Corte de Justiça</w:delText>
        </w:r>
      </w:del>
      <w:r>
        <w:rPr>
          <w:rFonts w:ascii="Arial" w:hAnsi="Arial" w:cs="Arial"/>
          <w:sz w:val="28"/>
          <w:szCs w:val="28"/>
        </w:rPr>
        <w:t xml:space="preserve">:</w:t>
      </w:r>
    </w:p>
    <w:p w14:paraId="36384618" w14:textId="77777777" w:rsidR="00FA71F7" w:rsidRDefault="00FA71F7" w:rsidP="00C41E92">
      <w:pPr>
        <w:spacing w:after="0" w:line="360" w:lineRule="auto"/>
        <w:ind w:firstLine="2268"/>
        <w:jc w:val="both"/>
        <w:rPr>
          <w:rFonts w:ascii="Arial" w:hAnsi="Arial" w:cs="Arial"/>
          <w:sz w:val="28"/>
          <w:szCs w:val="28"/>
        </w:rPr>
      </w:pPr>
    </w:p>
    <w:p w14:paraId="28CD0DFB" w14:textId="1CA9C7FA" w:rsidR="00FA71F7" w:rsidRPr="00FA71F7" w:rsidRDefault="00FA71F7" w:rsidP="00FA71F7">
      <w:pPr>
        <w:spacing w:after="0" w:line="360" w:lineRule="auto"/>
        <w:ind w:left="2268"/>
        <w:jc w:val="both"/>
        <w:rPr>
          <w:del w:id="1655" w:author="Assessor GDSXSR" w:date="2026-10-31T19:46:16Z"/>
          <w:rFonts w:ascii="Arial" w:hAnsi="Arial" w:cs="Arial"/>
          <w:i/>
          <w:iCs/>
          <w:sz w:val="26"/>
          <w:szCs w:val="26"/>
        </w:rPr>
      </w:pPr>
      <w:del w:id="1652" w:author="Assessor GDSXSR" w:date="2026-10-31T19:46:16Z">
        <w:r w:rsidRPr="00FA71F7">
          <w:rPr>
            <w:rFonts w:ascii="Arial" w:hAnsi="Arial" w:cs="Arial"/>
            <w:i/>
            <w:iCs/>
            <w:sz w:val="26"/>
            <w:szCs w:val="26"/>
          </w:rPr>
          <w:delText>“(...)</w:delText>
        </w:r>
      </w:del>
      <w:del w:id="1653" w:author="Assessor GDSXSR" w:date="2026-10-31T19:46:16Z">
        <w:r w:rsidR="00C51936">
          <w:rPr>
            <w:rFonts w:ascii="Arial" w:hAnsi="Arial" w:cs="Arial"/>
            <w:i/>
            <w:iCs/>
            <w:sz w:val="26"/>
            <w:szCs w:val="26"/>
          </w:rPr>
          <w:delText xml:space="preserve"> </w:delText>
        </w:r>
      </w:del>
      <w:del w:id="1654" w:author="Assessor GDSXSR" w:date="2026-10-31T19:46:16Z">
        <w:r w:rsidRPr="00FA71F7">
          <w:rPr>
            <w:rFonts w:ascii="Arial" w:hAnsi="Arial" w:cs="Arial"/>
            <w:i/>
            <w:iCs/>
            <w:sz w:val="26"/>
            <w:szCs w:val="26"/>
          </w:rPr>
          <w:delText>3. A relação entre paciente e hospital caracteriza-se como de consumo, atraindo a aplicação do Código de Defesa do Consumidor (arts. 2º, 3º e 14).</w:delText>
        </w:r>
      </w:del>
    </w:p>
    <w:p w14:paraId="0E2E257E" w14:textId="5E8E54C3" w:rsidR="00FA71F7" w:rsidRPr="00FA71F7" w:rsidRDefault="00FA71F7" w:rsidP="00FA71F7">
      <w:pPr>
        <w:spacing w:after="0" w:line="360" w:lineRule="auto"/>
        <w:ind w:left="2268"/>
        <w:jc w:val="both"/>
        <w:rPr>
          <w:rFonts w:ascii="Arial" w:hAnsi="Arial" w:cs="Arial"/>
          <w:i/>
          <w:iCs/>
          <w:sz w:val="26"/>
          <w:szCs w:val="26"/>
        </w:rPr>
      </w:pPr>
      <w:commentRangeStart w:id="9"/>
      <w:ins w:id="1656" w:author="Assessor GDSXSR" w:date="2026-10-31T19:46:16Z">
        <w:r>
          <w:rPr>
            <w:rFonts w:ascii="Arial" w:hAnsi="Arial" w:cs="Arial"/>
            <w:i/>
            <w:iCs/>
            <w:color w:val="808080"/>
            <w:sz w:val="26"/>
            <w:szCs w:val="26"/>
          </w:rPr>
          <w:t xml:space="preserve">“(...) </w:t>
        </w:r>
      </w:ins>
      <w:r>
        <w:rPr>
          <w:rFonts w:ascii="Arial" w:hAnsi="Arial" w:cs="Arial"/>
          <w:i/>
          <w:iCs/>
          <w:sz w:val="26"/>
          <w:szCs w:val="26"/>
        </w:rPr>
        <w:t xml:space="preserve">4. A responsabilidade civil do hospital, como prestador de serviços, é objetiva, bastando a comprovação do defeito no serviço e do nexo causal, ao passo que a responsabilidade do médico é subjetiva, exigindo prova de culpa (CDC, art. 14, § 4º)</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 (Acórdão 2152753, 0748793-51.2023.8.07.0001, Relator(a): JOÃO EGMONT, 2ª TURMA CÍVEL, data de julgamento: 15/07/2026, publicado no DJe: 31/07/2026)</w:t>
      </w:r>
      <w:commentRangeEnd w:id="9"/>
      <w:r>
        <w:rPr>
          <w:rStyle w:val="CommentReference"/>
        </w:rPr>
        <w:commentReference w:id="9"/>
      </w:r>
    </w:p>
    <w:p w14:paraId="7AE21F88" w14:textId="77777777" w:rsidR="00C41E92" w:rsidRDefault="00C41E92" w:rsidP="00C41E92">
      <w:pPr>
        <w:spacing w:after="0" w:line="360" w:lineRule="auto"/>
        <w:ind w:firstLine="2268"/>
        <w:jc w:val="both"/>
        <w:rPr>
          <w:rFonts w:ascii="Arial" w:hAnsi="Arial" w:cs="Arial"/>
          <w:sz w:val="28"/>
          <w:szCs w:val="28"/>
        </w:rPr>
      </w:pPr>
    </w:p>
    <w:p w14:paraId="2BB6DCF1" w14:textId="77777777"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No caso, o prontuário registra que, às 18h30, a autora estava sem queixas álgicas</w:t>
      </w:r>
      <w:del w:id="1358" w:author="Assessor GDSXSR" w:date="2026-10-31T19:46:16Z">
        <w:r>
          <w:rPr>
            <w:rFonts w:ascii="Arial" w:hAnsi="Arial" w:cs="Arial"/>
            <w:sz w:val="28"/>
            <w:szCs w:val="28"/>
          </w:rPr>
          <w:delText xml:space="preserve">.</w:delText>
        </w:r>
      </w:del>
      <w:ins w:id="1359"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360" w:author="Assessor GDSXSR" w:date="2026-10-31T19:46:16Z">
        <w:r>
          <w:rPr>
            <w:rFonts w:ascii="Arial" w:hAnsi="Arial" w:cs="Arial"/>
            <w:sz w:val="28"/>
            <w:szCs w:val="28"/>
          </w:rPr>
          <w:delText xml:space="preserve">Às</w:delText>
        </w:r>
      </w:del>
      <w:ins w:id="1361" w:author="Assessor GDSXSR" w:date="2026-10-31T19:46:16Z">
        <w:r>
          <w:rPr>
            <w:rFonts w:ascii="Arial" w:hAnsi="Arial" w:cs="Arial"/>
            <w:color w:val="808080"/>
            <w:sz w:val="28"/>
            <w:szCs w:val="28"/>
          </w:rPr>
          <w:t xml:space="preserve">às</w:t>
        </w:r>
      </w:ins>
      <w:r>
        <w:rPr>
          <w:rFonts w:ascii="Arial" w:hAnsi="Arial" w:cs="Arial"/>
          <w:sz w:val="28"/>
          <w:szCs w:val="28"/>
        </w:rPr>
        <w:t xml:space="preserve"> 21h, </w:t>
      </w:r>
      <w:del w:id="1362" w:author="Assessor GDSXSR" w:date="2026-10-31T19:46:16Z">
        <w:r>
          <w:rPr>
            <w:rFonts w:ascii="Arial" w:hAnsi="Arial" w:cs="Arial"/>
            <w:sz w:val="28"/>
            <w:szCs w:val="28"/>
          </w:rPr>
          <w:delText xml:space="preserve">contudo, foi anotado que a paciente se encontrava</w:delText>
        </w:r>
      </w:del>
      <w:ins w:id="1363" w:author="Assessor GDSXSR" w:date="2026-10-31T19:46:16Z">
        <w:r>
          <w:rPr>
            <w:rFonts w:ascii="Arial" w:hAnsi="Arial" w:cs="Arial"/>
            <w:color w:val="808080"/>
            <w:sz w:val="28"/>
            <w:szCs w:val="28"/>
          </w:rPr>
          <w:t xml:space="preserve">estava</w:t>
        </w:r>
      </w:ins>
      <w:r>
        <w:rPr>
          <w:rFonts w:ascii="Arial" w:hAnsi="Arial" w:cs="Arial"/>
          <w:sz w:val="28"/>
          <w:szCs w:val="28"/>
        </w:rPr>
        <w:t xml:space="preserve"> “super nervosa”</w:t>
      </w:r>
      <w:del w:id="1364" w:author="Assessor GDSXSR" w:date="2026-10-31T19:46:16Z">
        <w:r>
          <w:rPr>
            <w:rFonts w:ascii="Arial" w:hAnsi="Arial" w:cs="Arial"/>
            <w:sz w:val="28"/>
            <w:szCs w:val="28"/>
          </w:rPr>
          <w:delText xml:space="preserve">,</w:delText>
        </w:r>
      </w:del>
      <w:r>
        <w:rPr>
          <w:rFonts w:ascii="Arial" w:hAnsi="Arial" w:cs="Arial"/>
          <w:sz w:val="28"/>
          <w:szCs w:val="28"/>
        </w:rPr>
        <w:t xml:space="preserve"> com </w:t>
      </w:r>
      <w:del w:id="1365" w:author="Assessor GDSXSR" w:date="2026-10-31T19:46:16Z">
        <w:r>
          <w:rPr>
            <w:rFonts w:ascii="Arial" w:hAnsi="Arial" w:cs="Arial"/>
            <w:sz w:val="28"/>
            <w:szCs w:val="28"/>
          </w:rPr>
          <w:delText xml:space="preserve">referência às</w:delText>
        </w:r>
      </w:del>
      <w:ins w:id="1366" w:author="Assessor GDSXSR" w:date="2026-10-31T19:46:16Z">
        <w:r>
          <w:rPr>
            <w:rFonts w:ascii="Arial" w:hAnsi="Arial" w:cs="Arial"/>
            <w:color w:val="808080"/>
            <w:sz w:val="28"/>
            <w:szCs w:val="28"/>
          </w:rPr>
          <w:t xml:space="preserve">as</w:t>
        </w:r>
      </w:ins>
      <w:r>
        <w:rPr>
          <w:rFonts w:ascii="Arial" w:hAnsi="Arial" w:cs="Arial"/>
          <w:sz w:val="28"/>
          <w:szCs w:val="28"/>
        </w:rPr>
        <w:t xml:space="preserve"> medicações e </w:t>
      </w:r>
      <w:del w:id="1367" w:author="Assessor GDSXSR" w:date="2026-10-31T19:46:16Z">
        <w:r>
          <w:rPr>
            <w:rFonts w:ascii="Arial" w:hAnsi="Arial" w:cs="Arial"/>
            <w:sz w:val="28"/>
            <w:szCs w:val="28"/>
          </w:rPr>
          <w:delText xml:space="preserve">ao problema no aparelho de</w:delText>
        </w:r>
      </w:del>
      <w:ins w:id="1368" w:author="Assessor GDSXSR" w:date="2026-10-31T19:46:16Z">
        <w:r>
          <w:rPr>
            <w:rFonts w:ascii="Arial" w:hAnsi="Arial" w:cs="Arial"/>
            <w:color w:val="808080"/>
            <w:sz w:val="28"/>
            <w:szCs w:val="28"/>
          </w:rPr>
          <w:t xml:space="preserve">o</w:t>
        </w:r>
      </w:ins>
      <w:r>
        <w:rPr>
          <w:rFonts w:ascii="Arial" w:hAnsi="Arial" w:cs="Arial"/>
          <w:sz w:val="28"/>
          <w:szCs w:val="28"/>
        </w:rPr>
        <w:t xml:space="preserve"> ar-condicionado, </w:t>
      </w:r>
      <w:del w:id="1369" w:author="Assessor GDSXSR" w:date="2026-10-31T19:46:16Z">
        <w:r>
          <w:rPr>
            <w:rFonts w:ascii="Arial" w:hAnsi="Arial" w:cs="Arial"/>
            <w:sz w:val="28"/>
            <w:szCs w:val="28"/>
          </w:rPr>
          <w:delText xml:space="preserve">situação</w:delText>
        </w:r>
      </w:del>
      <w:ins w:id="1370" w:author="Assessor GDSXSR" w:date="2026-10-31T19:46:16Z">
        <w:r>
          <w:rPr>
            <w:rFonts w:ascii="Arial" w:hAnsi="Arial" w:cs="Arial"/>
            <w:color w:val="808080"/>
            <w:sz w:val="28"/>
            <w:szCs w:val="28"/>
          </w:rPr>
          <w:t xml:space="preserve">o</w:t>
        </w:r>
      </w:ins>
      <w:r>
        <w:rPr>
          <w:rFonts w:ascii="Arial" w:hAnsi="Arial" w:cs="Arial"/>
          <w:sz w:val="28"/>
          <w:szCs w:val="28"/>
        </w:rPr>
        <w:t xml:space="preserve"> que exigiu a intervenção da coordenação</w:t>
      </w:r>
      <w:ins w:id="1371"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372" w:author="Assessor GDSXSR" w:date="2026-10-31T19:46:16Z">
        <w:r>
          <w:rPr>
            <w:rFonts w:ascii="Arial" w:hAnsi="Arial" w:cs="Arial"/>
            <w:sz w:val="28"/>
            <w:szCs w:val="28"/>
          </w:rPr>
          <w:delText xml:space="preserve">do</w:delText>
        </w:r>
      </w:del>
      <w:ins w:id="1373" w:author="Assessor GDSXSR" w:date="2026-10-31T19:46:16Z">
        <w:r>
          <w:rPr>
            <w:rFonts w:ascii="Arial" w:hAnsi="Arial" w:cs="Arial"/>
            <w:color w:val="808080"/>
            <w:sz w:val="28"/>
            <w:szCs w:val="28"/>
          </w:rPr>
          <w:t xml:space="preserve">e,</w:t>
        </w:r>
      </w:ins>
      <w:r>
        <w:rPr>
          <w:rFonts w:ascii="Arial" w:hAnsi="Arial" w:cs="Arial"/>
          <w:sz w:val="28"/>
          <w:szCs w:val="28"/>
        </w:rPr>
        <w:t xml:space="preserve"> </w:t>
      </w:r>
      <w:del w:id="1374" w:author="Assessor GDSXSR" w:date="2026-10-31T19:46:16Z">
        <w:r>
          <w:rPr>
            <w:rFonts w:ascii="Arial" w:hAnsi="Arial" w:cs="Arial"/>
            <w:sz w:val="28"/>
            <w:szCs w:val="28"/>
          </w:rPr>
          <w:delText xml:space="preserve">setor. Às</w:delText>
        </w:r>
      </w:del>
      <w:ins w:id="1375" w:author="Assessor GDSXSR" w:date="2026-10-31T19:46:16Z">
        <w:r>
          <w:rPr>
            <w:rFonts w:ascii="Arial" w:hAnsi="Arial" w:cs="Arial"/>
            <w:color w:val="808080"/>
            <w:sz w:val="28"/>
            <w:szCs w:val="28"/>
          </w:rPr>
          <w:t xml:space="preserve">às</w:t>
        </w:r>
      </w:ins>
      <w:r>
        <w:rPr>
          <w:rFonts w:ascii="Arial" w:hAnsi="Arial" w:cs="Arial"/>
          <w:sz w:val="28"/>
          <w:szCs w:val="28"/>
        </w:rPr>
        <w:t xml:space="preserve"> 22h30, </w:t>
      </w:r>
      <w:del w:id="1376" w:author="Assessor GDSXSR" w:date="2026-10-31T19:46:16Z">
        <w:r>
          <w:rPr>
            <w:rFonts w:ascii="Arial" w:hAnsi="Arial" w:cs="Arial"/>
            <w:sz w:val="28"/>
            <w:szCs w:val="28"/>
          </w:rPr>
          <w:delText xml:space="preserve">houve</w:delText>
        </w:r>
      </w:del>
      <w:ins w:id="1377" w:author="Assessor GDSXSR" w:date="2026-10-31T19:46:16Z">
        <w:r>
          <w:rPr>
            <w:rFonts w:ascii="Arial" w:hAnsi="Arial" w:cs="Arial"/>
            <w:color w:val="808080"/>
            <w:sz w:val="28"/>
            <w:szCs w:val="28"/>
          </w:rPr>
          <w:t xml:space="preserve">foi</w:t>
        </w:r>
      </w:ins>
      <w:r>
        <w:rPr>
          <w:rFonts w:ascii="Arial" w:hAnsi="Arial" w:cs="Arial"/>
          <w:sz w:val="28"/>
          <w:szCs w:val="28"/>
        </w:rPr>
        <w:t xml:space="preserve"> </w:t>
      </w:r>
      <w:del w:id="1378" w:author="Assessor GDSXSR" w:date="2026-10-31T19:46:16Z">
        <w:r>
          <w:rPr>
            <w:rFonts w:ascii="Arial" w:hAnsi="Arial" w:cs="Arial"/>
            <w:sz w:val="28"/>
            <w:szCs w:val="28"/>
          </w:rPr>
          <w:delText xml:space="preserve">a transferência</w:delText>
        </w:r>
      </w:del>
      <w:ins w:id="1379" w:author="Assessor GDSXSR" w:date="2026-10-31T19:46:16Z">
        <w:r>
          <w:rPr>
            <w:rFonts w:ascii="Arial" w:hAnsi="Arial" w:cs="Arial"/>
            <w:color w:val="808080"/>
            <w:sz w:val="28"/>
            <w:szCs w:val="28"/>
          </w:rPr>
          <w:t xml:space="preserve">transferida</w:t>
        </w:r>
      </w:ins>
      <w:r>
        <w:rPr>
          <w:rFonts w:ascii="Arial" w:hAnsi="Arial" w:cs="Arial"/>
          <w:sz w:val="28"/>
          <w:szCs w:val="28"/>
        </w:rPr>
        <w:t xml:space="preserve"> para a suíte 817 (ID 89325366).</w:t>
      </w:r>
    </w:p>
    <w:p w14:paraId="0B0D9FFB" w14:textId="77777777" w:rsidR="00D966BB" w:rsidRDefault="00D966BB" w:rsidP="00895FFE">
      <w:pPr>
        <w:spacing w:after="0" w:line="360" w:lineRule="auto"/>
        <w:ind w:firstLine="2268"/>
        <w:jc w:val="both"/>
        <w:rPr>
          <w:rFonts w:ascii="Arial" w:hAnsi="Arial" w:cs="Arial"/>
          <w:sz w:val="28"/>
          <w:szCs w:val="28"/>
        </w:rPr>
      </w:pPr>
    </w:p>
    <w:p w14:paraId="2146DD53" w14:textId="2BBD0712" w:rsidR="00895FFE" w:rsidRPr="00895FFE" w:rsidRDefault="00C65974" w:rsidP="00895FFE">
      <w:pPr>
        <w:spacing w:after="0" w:line="360" w:lineRule="auto"/>
        <w:ind w:firstLine="2268"/>
        <w:jc w:val="both"/>
        <w:rPr>
          <w:rFonts w:ascii="Arial" w:hAnsi="Arial" w:cs="Arial"/>
          <w:sz w:val="28"/>
          <w:szCs w:val="28"/>
        </w:rPr>
      </w:pPr>
      <w:del w:id="1380" w:author="Assessor GDSXSR" w:date="2026-10-31T19:46:16Z">
        <w:r>
          <w:rPr>
            <w:rFonts w:ascii="Arial" w:hAnsi="Arial" w:cs="Arial"/>
            <w:sz w:val="28"/>
            <w:szCs w:val="28"/>
          </w:rPr>
          <w:delText xml:space="preserve">P</w:delText>
        </w:r>
        <w:r>
          <w:rPr>
            <w:rFonts w:ascii="Arial" w:hAnsi="Arial" w:cs="Arial"/>
            <w:sz w:val="28"/>
            <w:szCs w:val="28"/>
          </w:rPr>
          <w:delText xml:space="preserve">ortanto</w:delText>
        </w:r>
      </w:del>
      <w:ins w:id="1381" w:author="Assessor GDSXSR" w:date="2026-10-31T19:46:16Z">
        <w:r>
          <w:rPr>
            <w:rFonts w:ascii="Arial" w:hAnsi="Arial" w:cs="Arial"/>
            <w:color w:val="808080"/>
            <w:sz w:val="28"/>
            <w:szCs w:val="28"/>
            <w:highlight w:val="yellow"/>
          </w:rPr>
          <w:t xml:space="preserve">Os registros confirmam a relevância das reclamações</w:t>
        </w:r>
      </w:ins>
      <w:r>
        <w:rPr>
          <w:rFonts w:ascii="Arial" w:hAnsi="Arial" w:cs="Arial"/>
          <w:sz w:val="28"/>
          <w:szCs w:val="28"/>
          <w:highlight w:val="yellow"/>
          <w:rPrChange w:id="1729" w:author="Assessor GDSXSR" w:date="2026-10-31T19:46:16Z">
            <w:rPr>
              <w:rFonts w:ascii="Arial" w:hAnsi="Arial" w:cs="Arial"/>
              <w:sz w:val="28"/>
              <w:szCs w:val="28"/>
            </w:rPr>
          </w:rPrChange>
        </w:rPr>
        <w:t xml:space="preserve">,</w:t>
      </w:r>
      <w:ins w:id="1382" w:author="Assessor GDSXSR" w:date="2026-10-31T19:46:16Z">
        <w:r>
          <w:rPr>
            <w:rFonts w:ascii="Arial" w:hAnsi="Arial" w:cs="Arial"/>
            <w:color w:val="808080"/>
            <w:sz w:val="28"/>
            <w:szCs w:val="28"/>
            <w:highlight w:val="yellow"/>
          </w:rPr>
          <w:t xml:space="preserve"> mas não esclarecem as providências adotadas, e o hospital, que tinha maior aptidão para apresentar</w:t>
        </w:r>
      </w:ins>
      <w:r>
        <w:rPr>
          <w:rFonts w:ascii="Arial" w:hAnsi="Arial" w:cs="Arial"/>
          <w:sz w:val="28"/>
          <w:szCs w:val="28"/>
          <w:highlight w:val="yellow"/>
          <w:rPrChange w:id="1730" w:author="Assessor GDSXSR" w:date="2026-10-31T19:46:16Z">
            <w:rPr>
              <w:rFonts w:ascii="Arial" w:hAnsi="Arial" w:cs="Arial"/>
              <w:sz w:val="28"/>
              <w:szCs w:val="28"/>
            </w:rPr>
          </w:rPrChange>
        </w:rPr>
        <w:t xml:space="preserve"> </w:t>
      </w:r>
      <w:r>
        <w:rPr>
          <w:rFonts w:ascii="Arial" w:hAnsi="Arial" w:cs="Arial"/>
          <w:sz w:val="28"/>
          <w:szCs w:val="28"/>
          <w:highlight w:val="yellow"/>
          <w:rPrChange w:id="1731" w:author="Assessor GDSXSR" w:date="2026-10-31T19:46:16Z">
            <w:rPr>
              <w:rFonts w:ascii="Arial" w:hAnsi="Arial" w:cs="Arial"/>
              <w:sz w:val="28"/>
              <w:szCs w:val="28"/>
            </w:rPr>
          </w:rPrChange>
        </w:rPr>
        <w:t xml:space="preserve">o</w:t>
      </w:r>
      <w:r>
        <w:rPr>
          <w:rFonts w:ascii="Arial" w:hAnsi="Arial" w:cs="Arial"/>
          <w:sz w:val="28"/>
          <w:szCs w:val="28"/>
          <w:highlight w:val="yellow"/>
          <w:rPrChange w:id="1732" w:author="Assessor GDSXSR" w:date="2026-10-31T19:46:16Z">
            <w:rPr>
              <w:rFonts w:ascii="Arial" w:hAnsi="Arial" w:cs="Arial"/>
              <w:sz w:val="28"/>
              <w:szCs w:val="28"/>
            </w:rPr>
          </w:rPrChange>
        </w:rPr>
        <w:t xml:space="preserve">s registros </w:t>
      </w:r>
      <w:del w:id="1383" w:author="Assessor GDSXSR" w:date="2026-10-31T19:46:16Z">
        <w:r>
          <w:rPr>
            <w:rFonts w:ascii="Arial" w:hAnsi="Arial" w:cs="Arial"/>
            <w:sz w:val="28"/>
            <w:szCs w:val="28"/>
          </w:rPr>
          <w:delText xml:space="preserve">confirmam</w:delText>
        </w:r>
        <w:r>
          <w:rPr>
            <w:rFonts w:ascii="Arial" w:hAnsi="Arial" w:cs="Arial"/>
            <w:sz w:val="28"/>
            <w:szCs w:val="28"/>
          </w:rPr>
          <w:delText xml:space="preserve"> </w:delText>
        </w:r>
        <w:r>
          <w:rPr>
            <w:rFonts w:ascii="Arial" w:hAnsi="Arial" w:cs="Arial"/>
            <w:sz w:val="28"/>
            <w:szCs w:val="28"/>
          </w:rPr>
          <w:delText xml:space="preserve">que as reclamações apresentadas durante o pós-operatório</w:delText>
        </w:r>
      </w:del>
      <w:ins w:id="1384" w:author="Assessor GDSXSR" w:date="2026-10-31T19:46:16Z">
        <w:r>
          <w:rPr>
            <w:rFonts w:ascii="Arial" w:hAnsi="Arial" w:cs="Arial"/>
            <w:color w:val="808080"/>
            <w:sz w:val="28"/>
            <w:szCs w:val="28"/>
            <w:highlight w:val="yellow"/>
          </w:rPr>
          <w:t xml:space="preserve">internos,</w:t>
        </w:r>
      </w:ins>
      <w:r>
        <w:rPr>
          <w:rFonts w:ascii="Arial" w:hAnsi="Arial" w:cs="Arial"/>
          <w:sz w:val="28"/>
          <w:szCs w:val="28"/>
          <w:highlight w:val="yellow"/>
          <w:rPrChange w:id="1733" w:author="Assessor GDSXSR" w:date="2026-10-31T19:46:16Z">
            <w:rPr>
              <w:rFonts w:ascii="Arial" w:hAnsi="Arial" w:cs="Arial"/>
              <w:sz w:val="28"/>
              <w:szCs w:val="28"/>
            </w:rPr>
          </w:rPrChange>
        </w:rPr>
        <w:t xml:space="preserve"> não </w:t>
      </w:r>
      <w:del w:id="1385" w:author="Assessor GDSXSR" w:date="2026-10-31T19:46:16Z">
        <w:r>
          <w:rPr>
            <w:rFonts w:ascii="Arial" w:hAnsi="Arial" w:cs="Arial"/>
            <w:sz w:val="28"/>
            <w:szCs w:val="28"/>
          </w:rPr>
          <w:delText xml:space="preserve">foram</w:delText>
        </w:r>
      </w:del>
      <w:ins w:id="1386" w:author="Assessor GDSXSR" w:date="2026-10-31T19:46:16Z">
        <w:r>
          <w:rPr>
            <w:rFonts w:ascii="Arial" w:hAnsi="Arial" w:cs="Arial"/>
            <w:color w:val="808080"/>
            <w:sz w:val="28"/>
            <w:szCs w:val="28"/>
            <w:highlight w:val="yellow"/>
          </w:rPr>
          <w:t xml:space="preserve">os</w:t>
        </w:r>
      </w:ins>
      <w:r>
        <w:rPr>
          <w:rFonts w:ascii="Arial" w:hAnsi="Arial" w:cs="Arial"/>
          <w:sz w:val="28"/>
          <w:szCs w:val="28"/>
          <w:highlight w:val="yellow"/>
          <w:rPrChange w:id="1734" w:author="Assessor GDSXSR" w:date="2026-10-31T19:46:16Z">
            <w:rPr>
              <w:rFonts w:ascii="Arial" w:hAnsi="Arial" w:cs="Arial"/>
              <w:sz w:val="28"/>
              <w:szCs w:val="28"/>
            </w:rPr>
          </w:rPrChange>
        </w:rPr>
        <w:t xml:space="preserve"> </w:t>
      </w:r>
      <w:del w:id="1387" w:author="Assessor GDSXSR" w:date="2026-10-31T19:46:16Z">
        <w:r>
          <w:rPr>
            <w:rFonts w:ascii="Arial" w:hAnsi="Arial" w:cs="Arial"/>
            <w:sz w:val="28"/>
            <w:szCs w:val="28"/>
          </w:rPr>
          <w:delText xml:space="preserve">irrelevantes.</w:delText>
        </w:r>
      </w:del>
      <w:ins w:id="1388" w:author="Assessor GDSXSR" w:date="2026-10-31T19:46:16Z">
        <w:r>
          <w:rPr>
            <w:rFonts w:ascii="Arial" w:hAnsi="Arial" w:cs="Arial"/>
            <w:color w:val="808080"/>
            <w:sz w:val="28"/>
            <w:szCs w:val="28"/>
            <w:highlight w:val="yellow"/>
          </w:rPr>
          <w:t xml:space="preserve">juntou,</w:t>
        </w:r>
      </w:ins>
      <w:r>
        <w:rPr>
          <w:rFonts w:ascii="Arial" w:hAnsi="Arial" w:cs="Arial"/>
          <w:sz w:val="28"/>
          <w:szCs w:val="28"/>
          <w:highlight w:val="yellow"/>
          <w:rPrChange w:id="1735" w:author="Assessor GDSXSR" w:date="2026-10-31T19:46:16Z">
            <w:rPr>
              <w:rFonts w:ascii="Arial" w:hAnsi="Arial" w:cs="Arial"/>
              <w:sz w:val="28"/>
              <w:szCs w:val="28"/>
            </w:rPr>
          </w:rPrChange>
        </w:rPr>
        <w:t xml:space="preserve"> </w:t>
      </w:r>
      <w:del w:id="1389" w:author="Assessor GDSXSR" w:date="2026-10-31T19:46:16Z">
        <w:r>
          <w:rPr>
            <w:rFonts w:ascii="Arial" w:hAnsi="Arial" w:cs="Arial"/>
            <w:sz w:val="28"/>
            <w:szCs w:val="28"/>
          </w:rPr>
          <w:delText xml:space="preserve">A</w:delText>
        </w:r>
      </w:del>
      <w:ins w:id="1390" w:author="Assessor GDSXSR" w:date="2026-10-31T19:46:16Z">
        <w:r>
          <w:rPr>
            <w:rFonts w:ascii="Arial" w:hAnsi="Arial" w:cs="Arial"/>
            <w:color w:val="808080"/>
            <w:sz w:val="28"/>
            <w:szCs w:val="28"/>
            <w:highlight w:val="yellow"/>
          </w:rPr>
          <w:t xml:space="preserve">embora</w:t>
        </w:r>
      </w:ins>
      <w:r>
        <w:rPr>
          <w:rFonts w:ascii="Arial" w:hAnsi="Arial" w:cs="Arial"/>
          <w:sz w:val="28"/>
          <w:szCs w:val="28"/>
          <w:highlight w:val="yellow"/>
          <w:rPrChange w:id="1736" w:author="Assessor GDSXSR" w:date="2026-10-31T19:46:16Z">
            <w:rPr>
              <w:rFonts w:ascii="Arial" w:hAnsi="Arial" w:cs="Arial"/>
              <w:sz w:val="28"/>
              <w:szCs w:val="28"/>
            </w:rPr>
          </w:rPrChange>
        </w:rPr>
        <w:t xml:space="preserve"> </w:t>
      </w:r>
      <w:del w:id="1391" w:author="Assessor GDSXSR" w:date="2026-10-31T19:46:16Z">
        <w:r>
          <w:rPr>
            <w:rFonts w:ascii="Arial" w:hAnsi="Arial" w:cs="Arial"/>
            <w:sz w:val="28"/>
            <w:szCs w:val="28"/>
          </w:rPr>
          <w:delText xml:space="preserve">situação demandou</w:delText>
        </w:r>
      </w:del>
      <w:ins w:id="1392" w:author="Assessor GDSXSR" w:date="2026-10-31T19:46:16Z">
        <w:r>
          <w:rPr>
            <w:rFonts w:ascii="Arial" w:hAnsi="Arial" w:cs="Arial"/>
            <w:color w:val="808080"/>
            <w:sz w:val="28"/>
            <w:szCs w:val="28"/>
            <w:highlight w:val="yellow"/>
          </w:rPr>
          <w:t xml:space="preserve">determinada</w:t>
        </w:r>
      </w:ins>
      <w:r>
        <w:rPr>
          <w:rFonts w:ascii="Arial" w:hAnsi="Arial" w:cs="Arial"/>
          <w:sz w:val="28"/>
          <w:szCs w:val="28"/>
          <w:highlight w:val="yellow"/>
          <w:rPrChange w:id="1737" w:author="Assessor GDSXSR" w:date="2026-10-31T19:46:16Z">
            <w:rPr>
              <w:rFonts w:ascii="Arial" w:hAnsi="Arial" w:cs="Arial"/>
              <w:sz w:val="28"/>
              <w:szCs w:val="28"/>
            </w:rPr>
          </w:rPrChange>
        </w:rPr>
        <w:t xml:space="preserve"> a </w:t>
      </w:r>
      <w:del w:id="1393" w:author="Assessor GDSXSR" w:date="2026-10-31T19:46:16Z">
        <w:r>
          <w:rPr>
            <w:rFonts w:ascii="Arial" w:hAnsi="Arial" w:cs="Arial"/>
            <w:sz w:val="28"/>
            <w:szCs w:val="28"/>
          </w:rPr>
          <w:delText xml:space="preserve">atuação</w:delText>
        </w:r>
      </w:del>
      <w:ins w:id="1394" w:author="Assessor GDSXSR" w:date="2026-10-31T19:46:16Z">
        <w:r>
          <w:rPr>
            <w:rFonts w:ascii="Arial" w:hAnsi="Arial" w:cs="Arial"/>
            <w:color w:val="808080"/>
            <w:sz w:val="28"/>
            <w:szCs w:val="28"/>
            <w:highlight w:val="yellow"/>
          </w:rPr>
          <w:t xml:space="preserve">juntada e deferida a inversão do ônus</w:t>
        </w:r>
      </w:ins>
      <w:r>
        <w:rPr>
          <w:rFonts w:ascii="Arial" w:hAnsi="Arial" w:cs="Arial"/>
          <w:sz w:val="28"/>
          <w:szCs w:val="28"/>
          <w:highlight w:val="yellow"/>
          <w:rPrChange w:id="1738" w:author="Assessor GDSXSR" w:date="2026-10-31T19:46:16Z">
            <w:rPr>
              <w:rFonts w:ascii="Arial" w:hAnsi="Arial" w:cs="Arial"/>
              <w:sz w:val="28"/>
              <w:szCs w:val="28"/>
            </w:rPr>
          </w:rPrChange>
        </w:rPr>
        <w:t xml:space="preserve"> da </w:t>
      </w:r>
      <w:del w:id="1395" w:author="Assessor GDSXSR" w:date="2026-10-31T19:46:16Z">
        <w:r>
          <w:rPr>
            <w:rFonts w:ascii="Arial" w:hAnsi="Arial" w:cs="Arial"/>
            <w:sz w:val="28"/>
            <w:szCs w:val="28"/>
          </w:rPr>
          <w:delText xml:space="preserve">coordenação</w:delText>
        </w:r>
      </w:del>
      <w:ins w:id="1396" w:author="Assessor GDSXSR" w:date="2026-10-31T19:46:16Z">
        <w:r>
          <w:rPr>
            <w:rFonts w:ascii="Arial" w:hAnsi="Arial" w:cs="Arial"/>
            <w:color w:val="808080"/>
            <w:sz w:val="28"/>
            <w:szCs w:val="28"/>
            <w:highlight w:val="yellow"/>
          </w:rPr>
          <w:t xml:space="preserve">prova (ID 89325397</w:t>
        </w:r>
      </w:ins>
      <w:r>
        <w:rPr>
          <w:rFonts w:ascii="Arial" w:hAnsi="Arial" w:cs="Arial"/>
          <w:sz w:val="28"/>
          <w:szCs w:val="28"/>
          <w:highlight w:val="yellow"/>
          <w:rPrChange w:id="1739" w:author="Assessor GDSXSR" w:date="2026-10-31T19:46:16Z">
            <w:rPr>
              <w:rFonts w:ascii="Arial" w:hAnsi="Arial" w:cs="Arial"/>
              <w:sz w:val="28"/>
              <w:szCs w:val="28"/>
            </w:rPr>
          </w:rPrChange>
        </w:rPr>
        <w:t xml:space="preserve"> e </w:t>
      </w:r>
      <w:del w:id="1397" w:author="Assessor GDSXSR" w:date="2026-10-31T19:46:16Z">
        <w:r>
          <w:rPr>
            <w:rFonts w:ascii="Arial" w:hAnsi="Arial" w:cs="Arial"/>
            <w:sz w:val="28"/>
            <w:szCs w:val="28"/>
          </w:rPr>
          <w:delText xml:space="preserve">a posterior mudança de acomodação</w:delText>
        </w:r>
      </w:del>
      <w:ins w:id="1398" w:author="Assessor GDSXSR" w:date="2026-10-31T19:46:16Z">
        <w:r>
          <w:rPr>
            <w:rFonts w:ascii="Arial" w:hAnsi="Arial" w:cs="Arial"/>
            <w:color w:val="808080"/>
            <w:sz w:val="28"/>
            <w:szCs w:val="28"/>
            <w:highlight w:val="yellow"/>
          </w:rPr>
          <w:t xml:space="preserve">89325393)</w:t>
        </w:r>
      </w:ins>
      <w:r>
        <w:rPr>
          <w:rFonts w:ascii="Arial" w:hAnsi="Arial" w:cs="Arial"/>
          <w:sz w:val="28"/>
          <w:szCs w:val="28"/>
          <w:highlight w:val="yellow"/>
          <w:rPrChange w:id="1740" w:author="Assessor GDSXSR" w:date="2026-10-31T19:46:16Z">
            <w:rPr>
              <w:rFonts w:ascii="Arial" w:hAnsi="Arial" w:cs="Arial"/>
              <w:sz w:val="28"/>
              <w:szCs w:val="28"/>
            </w:rPr>
          </w:rPrChange>
        </w:rPr>
        <w:t xml:space="preserve">.</w:t>
      </w:r>
      <w:del w:id="1399" w:author="Assessor GDSXSR" w:date="2026-10-31T19:46:16Z">
        <w:r>
          <w:rPr>
            <w:rFonts w:ascii="Arial" w:hAnsi="Arial" w:cs="Arial"/>
            <w:sz w:val="28"/>
            <w:szCs w:val="28"/>
          </w:rPr>
          <w:delText xml:space="preserve"> </w:delText>
        </w:r>
        <w:r>
          <w:rPr>
            <w:rFonts w:ascii="Arial" w:hAnsi="Arial" w:cs="Arial"/>
            <w:sz w:val="28"/>
            <w:szCs w:val="28"/>
          </w:rPr>
          <w:delText xml:space="preserve">Contudo, o</w:delText>
        </w:r>
        <w:r>
          <w:rPr>
            <w:rFonts w:ascii="Arial" w:hAnsi="Arial" w:cs="Arial"/>
            <w:sz w:val="28"/>
            <w:szCs w:val="28"/>
          </w:rPr>
          <w:delText xml:space="preserve"> prontuário</w:delText>
        </w:r>
        <w:r>
          <w:rPr>
            <w:rFonts w:ascii="Arial" w:hAnsi="Arial" w:cs="Arial"/>
            <w:sz w:val="28"/>
            <w:szCs w:val="28"/>
          </w:rPr>
          <w:delText xml:space="preserve"> </w:delText>
        </w:r>
        <w:r>
          <w:rPr>
            <w:rFonts w:ascii="Arial" w:hAnsi="Arial" w:cs="Arial"/>
            <w:sz w:val="28"/>
            <w:szCs w:val="28"/>
          </w:rPr>
          <w:delText xml:space="preserve">não esclarece quais providências foram adotadas no intervalo </w:delText>
        </w:r>
        <w:r>
          <w:rPr>
            <w:rFonts w:ascii="Arial" w:hAnsi="Arial" w:cs="Arial"/>
            <w:sz w:val="28"/>
            <w:szCs w:val="28"/>
          </w:rPr>
          <w:delText xml:space="preserve">sequer</w:delText>
        </w:r>
        <w:r>
          <w:rPr>
            <w:rFonts w:ascii="Arial" w:hAnsi="Arial" w:cs="Arial"/>
            <w:sz w:val="28"/>
            <w:szCs w:val="28"/>
          </w:rPr>
          <w:delText xml:space="preserve"> apresenta a sequência completa do atendimento prestado à paciente.</w:delText>
        </w:r>
      </w:del>
    </w:p>
    <w:p w14:paraId="54982714" w14:textId="77777777" w:rsidR="00D966BB" w:rsidRDefault="00D966BB" w:rsidP="00895FFE">
      <w:pPr>
        <w:spacing w:after="0" w:line="360" w:lineRule="auto"/>
        <w:ind w:firstLine="2268"/>
        <w:jc w:val="both"/>
        <w:rPr>
          <w:rFonts w:ascii="Arial" w:hAnsi="Arial" w:cs="Arial"/>
          <w:sz w:val="28"/>
          <w:szCs w:val="28"/>
        </w:rPr>
      </w:pPr>
    </w:p>
    <w:p w14:paraId="36A56F7A" w14:textId="0328C7E5" w:rsidR="00895FFE" w:rsidRPr="00895FFE" w:rsidRDefault="00895FFE" w:rsidP="00895FFE">
      <w:pPr>
        <w:spacing w:after="0" w:line="360" w:lineRule="auto"/>
        <w:ind w:firstLine="2268"/>
        <w:jc w:val="both"/>
        <w:rPr>
          <w:del w:id="1616" w:author="Assessor GDSXSR" w:date="2026-10-31T19:46:16Z"/>
          <w:rFonts w:ascii="Arial" w:hAnsi="Arial" w:cs="Arial"/>
          <w:sz w:val="28"/>
          <w:szCs w:val="28"/>
        </w:rPr>
      </w:pPr>
      <w:del w:id="1613" w:author="Assessor GDSXSR" w:date="2026-10-31T19:46:16Z">
        <w:r w:rsidRPr="00895FFE">
          <w:rPr>
            <w:rFonts w:ascii="Arial" w:hAnsi="Arial" w:cs="Arial"/>
            <w:sz w:val="28"/>
            <w:szCs w:val="28"/>
          </w:rPr>
          <w:delText xml:space="preserve">Essa lacuna assume relevância porque o </w:delText>
        </w:r>
      </w:del>
      <w:del w:id="1614" w:author="Assessor GDSXSR" w:date="2026-10-31T19:46:16Z">
        <w:r w:rsidR="00C65974">
          <w:rPr>
            <w:rFonts w:ascii="Arial" w:hAnsi="Arial" w:cs="Arial"/>
            <w:sz w:val="28"/>
            <w:szCs w:val="28"/>
          </w:rPr>
          <w:delText xml:space="preserve">julgador sentenciante </w:delText>
        </w:r>
      </w:del>
      <w:del w:id="1615" w:author="Assessor GDSXSR" w:date="2026-10-31T19:46:16Z">
        <w:r w:rsidRPr="00895FFE">
          <w:rPr>
            <w:rFonts w:ascii="Arial" w:hAnsi="Arial" w:cs="Arial"/>
            <w:sz w:val="28"/>
            <w:szCs w:val="28"/>
          </w:rPr>
          <w:delText>determinou que o hospital apresentasse os registros integrais de enfermagem, os controles de administração e dispensação de medicamentos, os protocolos de analgesia e os documentos relacionados ao aparelho de ar-condicionado e à transferência de quarto (ID 89325397).</w:delText>
        </w:r>
      </w:del>
    </w:p>
    <w:p w14:paraId="24D13FE5" w14:textId="77777777" w:rsidR="00D966BB" w:rsidRDefault="00D966BB" w:rsidP="00895FFE">
      <w:pPr>
        <w:spacing w:after="0" w:line="360" w:lineRule="auto"/>
        <w:ind w:firstLine="2268"/>
        <w:jc w:val="both"/>
        <w:rPr>
          <w:del w:id="1617" w:author="Assessor GDSXSR" w:date="2026-10-31T19:46:16Z"/>
          <w:rFonts w:ascii="Arial" w:hAnsi="Arial" w:cs="Arial"/>
          <w:sz w:val="28"/>
          <w:szCs w:val="28"/>
        </w:rPr>
      </w:pPr>
    </w:p>
    <w:p w14:paraId="03B26940" w14:textId="4B12D70D" w:rsidR="00895FFE" w:rsidRPr="00895FFE" w:rsidRDefault="00895FFE" w:rsidP="00895FFE">
      <w:pPr>
        <w:spacing w:after="0" w:line="360" w:lineRule="auto"/>
        <w:ind w:firstLine="2268"/>
        <w:jc w:val="both"/>
        <w:rPr>
          <w:del w:id="1621" w:author="Assessor GDSXSR" w:date="2026-10-31T19:46:16Z"/>
          <w:rFonts w:ascii="Arial" w:hAnsi="Arial" w:cs="Arial"/>
          <w:sz w:val="28"/>
          <w:szCs w:val="28"/>
        </w:rPr>
      </w:pPr>
      <w:del w:id="1618" w:author="Assessor GDSXSR" w:date="2026-10-31T19:46:16Z">
        <w:r w:rsidRPr="00895FFE">
          <w:rPr>
            <w:rFonts w:ascii="Arial" w:hAnsi="Arial" w:cs="Arial"/>
            <w:sz w:val="28"/>
            <w:szCs w:val="28"/>
          </w:rPr>
          <w:delText xml:space="preserve">O hospital não juntou a documentação determinada </w:delText>
        </w:r>
      </w:del>
      <w:del w:id="1619" w:author="Assessor GDSXSR" w:date="2026-10-31T19:46:16Z">
        <w:r w:rsidR="00271B91">
          <w:rPr>
            <w:rFonts w:ascii="Arial" w:hAnsi="Arial" w:cs="Arial"/>
            <w:sz w:val="28"/>
            <w:szCs w:val="28"/>
          </w:rPr>
          <w:delText>sequer</w:delText>
        </w:r>
      </w:del>
      <w:del w:id="1620" w:author="Assessor GDSXSR" w:date="2026-10-31T19:46:16Z">
        <w:r w:rsidRPr="00895FFE">
          <w:rPr>
            <w:rFonts w:ascii="Arial" w:hAnsi="Arial" w:cs="Arial"/>
            <w:sz w:val="28"/>
            <w:szCs w:val="28"/>
          </w:rPr>
          <w:delText xml:space="preserve"> declarou sua inexistência. Informou que não pretendia produzir outras provas, por considerar suficiente o conjunto documental existente (ID 89325399).</w:delText>
        </w:r>
      </w:del>
    </w:p>
    <w:p w14:paraId="5CD3C372" w14:textId="77777777" w:rsidR="00D966BB" w:rsidRDefault="00D966BB" w:rsidP="00895FFE">
      <w:pPr>
        <w:spacing w:after="0" w:line="360" w:lineRule="auto"/>
        <w:ind w:firstLine="2268"/>
        <w:jc w:val="both"/>
        <w:rPr>
          <w:del w:id="1622" w:author="Assessor GDSXSR" w:date="2026-10-31T19:46:16Z"/>
          <w:rFonts w:ascii="Arial" w:hAnsi="Arial" w:cs="Arial"/>
          <w:sz w:val="28"/>
          <w:szCs w:val="28"/>
        </w:rPr>
      </w:pPr>
    </w:p>
    <w:p w14:paraId="6E7C6C20" w14:textId="640F0C7B" w:rsidR="00895FFE" w:rsidRPr="00895FFE" w:rsidRDefault="00895FFE" w:rsidP="00895FFE">
      <w:pPr>
        <w:spacing w:after="0" w:line="360" w:lineRule="auto"/>
        <w:ind w:firstLine="2268"/>
        <w:jc w:val="both"/>
        <w:rPr>
          <w:del w:id="1626" w:author="Assessor GDSXSR" w:date="2026-10-31T19:46:16Z"/>
          <w:rFonts w:ascii="Arial" w:hAnsi="Arial" w:cs="Arial"/>
          <w:sz w:val="28"/>
          <w:szCs w:val="28"/>
        </w:rPr>
      </w:pPr>
      <w:del w:id="1623" w:author="Assessor GDSXSR" w:date="2026-10-31T19:46:16Z">
        <w:r w:rsidRPr="00895FFE">
          <w:rPr>
            <w:rFonts w:ascii="Arial" w:hAnsi="Arial" w:cs="Arial"/>
            <w:sz w:val="28"/>
            <w:szCs w:val="28"/>
          </w:rPr>
          <w:delText xml:space="preserve">A inversão do ônus da prova havia sido deferida em favor da autora, com atribuição ao hospital do encargo de demonstrar a regularidade dos serviços prestados e a observância dos protocolos assistenciais (ID 89325393). </w:delText>
        </w:r>
      </w:del>
      <w:del w:id="1624" w:author="Assessor GDSXSR" w:date="2026-10-31T19:46:16Z">
        <w:r w:rsidR="00293D05">
          <w:rPr>
            <w:rFonts w:ascii="Arial" w:hAnsi="Arial" w:cs="Arial"/>
            <w:sz w:val="28"/>
            <w:szCs w:val="28"/>
          </w:rPr>
          <w:delText>Embora, a</w:delText>
        </w:r>
      </w:del>
      <w:del w:id="1625" w:author="Assessor GDSXSR" w:date="2026-10-31T19:46:16Z">
        <w:r w:rsidRPr="00895FFE">
          <w:rPr>
            <w:rFonts w:ascii="Arial" w:hAnsi="Arial" w:cs="Arial"/>
            <w:sz w:val="28"/>
            <w:szCs w:val="28"/>
          </w:rPr>
          <w:delText xml:space="preserve"> instituição tivesse maior aptidão para apresentar os registros internos relativos ao atendimento, não esclareceu documentalmente a sequência das providências adotadas diante das reclamações registradas.</w:delText>
        </w:r>
      </w:del>
    </w:p>
    <w:p w14:paraId="1C49C1AF" w14:textId="77777777" w:rsidR="00D966BB" w:rsidRDefault="00D966BB" w:rsidP="00895FFE">
      <w:pPr>
        <w:spacing w:after="0" w:line="360" w:lineRule="auto"/>
        <w:ind w:firstLine="2268"/>
        <w:jc w:val="both"/>
        <w:rPr>
          <w:del w:id="1627" w:author="Assessor GDSXSR" w:date="2026-10-31T19:46:16Z"/>
          <w:rFonts w:ascii="Arial" w:hAnsi="Arial" w:cs="Arial"/>
          <w:sz w:val="28"/>
          <w:szCs w:val="28"/>
        </w:rPr>
      </w:pPr>
    </w:p>
    <w:p w14:paraId="364D0A73" w14:textId="41473C34"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A autora</w:t>
      </w:r>
      <w:del w:id="1400" w:author="Assessor GDSXSR" w:date="2026-10-31T19:46:16Z">
        <w:r>
          <w:rPr>
            <w:rFonts w:ascii="Arial" w:hAnsi="Arial" w:cs="Arial"/>
            <w:sz w:val="28"/>
            <w:szCs w:val="28"/>
          </w:rPr>
          <w:delText xml:space="preserve"> também</w:delText>
        </w:r>
      </w:del>
      <w:r>
        <w:rPr>
          <w:rFonts w:ascii="Arial" w:hAnsi="Arial" w:cs="Arial"/>
          <w:sz w:val="28"/>
          <w:szCs w:val="28"/>
        </w:rPr>
        <w:t xml:space="preserve"> juntou vídeo </w:t>
      </w:r>
      <w:del w:id="1401" w:author="Assessor GDSXSR" w:date="2026-10-31T19:46:16Z">
        <w:r>
          <w:rPr>
            <w:rFonts w:ascii="Arial" w:hAnsi="Arial" w:cs="Arial"/>
            <w:sz w:val="28"/>
            <w:szCs w:val="28"/>
          </w:rPr>
          <w:delText xml:space="preserve">produzido durante a</w:delText>
        </w:r>
      </w:del>
      <w:ins w:id="1402" w:author="Assessor GDSXSR" w:date="2026-10-31T19:46:16Z">
        <w:r>
          <w:rPr>
            <w:rFonts w:ascii="Arial" w:hAnsi="Arial" w:cs="Arial"/>
            <w:color w:val="808080"/>
            <w:sz w:val="28"/>
            <w:szCs w:val="28"/>
          </w:rPr>
          <w:t xml:space="preserve">da</w:t>
        </w:r>
      </w:ins>
      <w:r>
        <w:rPr>
          <w:rFonts w:ascii="Arial" w:hAnsi="Arial" w:cs="Arial"/>
          <w:sz w:val="28"/>
          <w:szCs w:val="28"/>
        </w:rPr>
        <w:t xml:space="preserve"> internação</w:t>
      </w:r>
      <w:del w:id="1403" w:author="Assessor GDSXSR" w:date="2026-10-31T19:46:16Z">
        <w:r>
          <w:rPr>
            <w:rFonts w:ascii="Arial" w:hAnsi="Arial" w:cs="Arial"/>
            <w:sz w:val="28"/>
            <w:szCs w:val="28"/>
          </w:rPr>
          <w:delText xml:space="preserve"> (ID 89325367). O arquivo</w:delText>
        </w:r>
      </w:del>
      <w:ins w:id="1404" w:author="Assessor GDSXSR" w:date="2026-10-31T19:46:16Z">
        <w:r>
          <w:rPr>
            <w:rFonts w:ascii="Arial" w:hAnsi="Arial" w:cs="Arial"/>
            <w:color w:val="808080"/>
            <w:sz w:val="28"/>
            <w:szCs w:val="28"/>
          </w:rPr>
          <w:t xml:space="preserve">,</w:t>
        </w:r>
      </w:ins>
      <w:r>
        <w:rPr>
          <w:rFonts w:ascii="Arial" w:hAnsi="Arial" w:cs="Arial"/>
          <w:sz w:val="28"/>
          <w:szCs w:val="28"/>
        </w:rPr>
        <w:t xml:space="preserve"> não</w:t>
      </w:r>
      <w:del w:id="1405" w:author="Assessor GDSXSR" w:date="2026-10-31T19:46:16Z">
        <w:r>
          <w:rPr>
            <w:rFonts w:ascii="Arial" w:hAnsi="Arial" w:cs="Arial"/>
            <w:sz w:val="28"/>
            <w:szCs w:val="28"/>
          </w:rPr>
          <w:delText xml:space="preserve"> foi</w:delText>
        </w:r>
      </w:del>
      <w:r>
        <w:rPr>
          <w:rFonts w:ascii="Arial" w:hAnsi="Arial" w:cs="Arial"/>
          <w:sz w:val="28"/>
          <w:szCs w:val="28"/>
        </w:rPr>
        <w:t xml:space="preserve"> incorporado à compilação por incompatibilidade de formato</w:t>
      </w:r>
      <w:del w:id="1406" w:author="Assessor GDSXSR" w:date="2026-10-31T19:46:16Z">
        <w:r>
          <w:rPr>
            <w:rFonts w:ascii="Arial" w:hAnsi="Arial" w:cs="Arial"/>
            <w:sz w:val="28"/>
            <w:szCs w:val="28"/>
          </w:rPr>
          <w:delText xml:space="preserve">.</w:delText>
        </w:r>
      </w:del>
      <w:ins w:id="1407"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408" w:author="Assessor GDSXSR" w:date="2026-10-31T19:46:16Z">
        <w:r>
          <w:rPr>
            <w:rFonts w:ascii="Arial" w:hAnsi="Arial" w:cs="Arial"/>
            <w:sz w:val="28"/>
            <w:szCs w:val="28"/>
          </w:rPr>
          <w:delText xml:space="preserve">No entanto,</w:delText>
        </w:r>
      </w:del>
      <w:ins w:id="1409" w:author="Assessor GDSXSR" w:date="2026-10-31T19:46:16Z">
        <w:r>
          <w:rPr>
            <w:rFonts w:ascii="Arial" w:hAnsi="Arial" w:cs="Arial"/>
            <w:color w:val="808080"/>
            <w:sz w:val="28"/>
            <w:szCs w:val="28"/>
          </w:rPr>
          <w:t xml:space="preserve">mas</w:t>
        </w:r>
      </w:ins>
      <w:r>
        <w:rPr>
          <w:rFonts w:ascii="Arial" w:hAnsi="Arial" w:cs="Arial"/>
          <w:sz w:val="28"/>
          <w:szCs w:val="28"/>
        </w:rPr>
        <w:t xml:space="preserve"> a r.</w:t>
      </w:r>
      <w:r>
        <w:rPr>
          <w:rFonts w:ascii="Arial" w:hAnsi="Arial" w:cs="Arial"/>
          <w:sz w:val="28"/>
          <w:szCs w:val="28"/>
        </w:rPr>
        <w:t xml:space="preserve"> sentença</w:t>
      </w:r>
      <w:r>
        <w:rPr>
          <w:rFonts w:ascii="Arial" w:hAnsi="Arial" w:cs="Arial"/>
          <w:sz w:val="28"/>
          <w:szCs w:val="28"/>
        </w:rPr>
        <w:t xml:space="preserve"> </w:t>
      </w:r>
      <w:r>
        <w:rPr>
          <w:rFonts w:ascii="Arial" w:hAnsi="Arial" w:cs="Arial"/>
          <w:sz w:val="28"/>
          <w:szCs w:val="28"/>
        </w:rPr>
        <w:t xml:space="preserve">consignou que </w:t>
      </w:r>
      <w:del w:id="1410" w:author="Assessor GDSXSR" w:date="2026-10-31T19:46:16Z">
        <w:r>
          <w:rPr>
            <w:rFonts w:ascii="Arial" w:hAnsi="Arial" w:cs="Arial"/>
            <w:sz w:val="28"/>
            <w:szCs w:val="28"/>
          </w:rPr>
          <w:delText xml:space="preserve">o vídeo</w:delText>
        </w:r>
      </w:del>
      <w:ins w:id="1411" w:author="Assessor GDSXSR" w:date="2026-10-31T19:46:16Z">
        <w:r>
          <w:rPr>
            <w:rFonts w:ascii="Arial" w:hAnsi="Arial" w:cs="Arial"/>
            <w:color w:val="808080"/>
            <w:sz w:val="28"/>
            <w:szCs w:val="28"/>
          </w:rPr>
          <w:t xml:space="preserve">ele</w:t>
        </w:r>
      </w:ins>
      <w:r>
        <w:rPr>
          <w:rFonts w:ascii="Arial" w:hAnsi="Arial" w:cs="Arial"/>
          <w:sz w:val="28"/>
          <w:szCs w:val="28"/>
        </w:rPr>
        <w:t xml:space="preserve"> registra</w:t>
      </w:r>
      <w:ins w:id="1412" w:author="Assessor GDSXSR" w:date="2026-10-31T19:46:16Z">
        <w:r>
          <w:rPr>
            <w:rFonts w:ascii="Arial" w:hAnsi="Arial" w:cs="Arial"/>
            <w:color w:val="808080"/>
            <w:sz w:val="28"/>
            <w:szCs w:val="28"/>
          </w:rPr>
          <w:t xml:space="preserve"> (ID 89325367)</w:t>
        </w:r>
      </w:ins>
      <w:r>
        <w:rPr>
          <w:rFonts w:ascii="Arial" w:hAnsi="Arial" w:cs="Arial"/>
          <w:sz w:val="28"/>
          <w:szCs w:val="28"/>
        </w:rPr>
        <w:t xml:space="preserve">:</w:t>
      </w:r>
    </w:p>
    <w:p w14:paraId="30AFD777" w14:textId="77777777" w:rsidR="00895FFE" w:rsidRDefault="00895FFE" w:rsidP="00C41E92">
      <w:pPr>
        <w:spacing w:after="0" w:line="360" w:lineRule="auto"/>
        <w:ind w:left="2268" w:firstLine="1134"/>
        <w:jc w:val="both"/>
        <w:rPr>
          <w:rFonts w:ascii="Arial" w:hAnsi="Arial" w:cs="Arial"/>
          <w:sz w:val="26"/>
          <w:szCs w:val="26"/>
        </w:rPr>
      </w:pPr>
    </w:p>
    <w:p w14:paraId="54888CB8" w14:textId="0C898D92" w:rsidR="00C41E92" w:rsidRPr="00695AF8" w:rsidRDefault="00C41E92" w:rsidP="00C41E92">
      <w:pPr>
        <w:spacing w:after="0" w:line="360" w:lineRule="auto"/>
        <w:ind w:left="2268" w:firstLine="1134"/>
        <w:jc w:val="both"/>
        <w:rPr>
          <w:rFonts w:ascii="Arial" w:hAnsi="Arial" w:cs="Arial"/>
          <w:i/>
          <w:iCs/>
          <w:sz w:val="26"/>
          <w:szCs w:val="26"/>
        </w:rPr>
      </w:pPr>
      <w:commentRangeStart w:id="10"/>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a situação infortuna que enfrentava na ocasião, por volta de 20h30, inclusive tendo que se deslocar do seu leito pós-operatório para pessoalmente ir solicitar assistência</w:t>
      </w:r>
      <w:r>
        <w:rPr>
          <w:rFonts w:ascii="Arial" w:hAnsi="Arial" w:cs="Arial"/>
          <w:i/>
          <w:iCs/>
          <w:sz w:val="26"/>
          <w:szCs w:val="26"/>
        </w:rPr>
        <w:t xml:space="preserve"> (…).</w:t>
      </w:r>
      <w:r>
        <w:rPr>
          <w:rFonts w:ascii="Arial" w:hAnsi="Arial" w:cs="Arial"/>
          <w:i/>
          <w:iCs/>
          <w:sz w:val="26"/>
          <w:szCs w:val="26"/>
        </w:rPr>
        <w:t xml:space="preserve">" (ID </w:t>
      </w:r>
      <w:del w:id="1413" w:author="Assessor GDSXSR" w:date="2026-10-31T19:46:16Z">
        <w:r>
          <w:rPr>
            <w:rFonts w:ascii="Arial" w:hAnsi="Arial" w:cs="Arial"/>
            <w:i/>
            <w:iCs/>
            <w:sz w:val="26"/>
            <w:szCs w:val="26"/>
          </w:rPr>
          <w:delText xml:space="preserve">280043216</w:delText>
        </w:r>
      </w:del>
      <w:ins w:id="1414" w:author="Assessor GDSXSR" w:date="2026-10-31T19:46:16Z">
        <w:r>
          <w:rPr>
            <w:rFonts w:ascii="Arial" w:hAnsi="Arial" w:cs="Arial"/>
            <w:i/>
            <w:iCs/>
            <w:color w:val="808080"/>
            <w:sz w:val="26"/>
            <w:szCs w:val="26"/>
          </w:rPr>
          <w:t xml:space="preserve">89325404</w:t>
        </w:r>
      </w:ins>
      <w:r>
        <w:rPr>
          <w:rFonts w:ascii="Arial" w:hAnsi="Arial" w:cs="Arial"/>
          <w:i/>
          <w:iCs/>
          <w:sz w:val="26"/>
          <w:szCs w:val="26"/>
        </w:rPr>
        <w:t xml:space="preserve">)</w:t>
      </w:r>
      <w:commentRangeEnd w:id="10"/>
      <w:r>
        <w:rPr>
          <w:rStyle w:val="CommentReference"/>
        </w:rPr>
        <w:commentReference w:id="10"/>
      </w:r>
    </w:p>
    <w:p w14:paraId="64ADB648" w14:textId="77777777" w:rsidR="00C41E92" w:rsidRPr="00695AF8" w:rsidRDefault="00C41E92" w:rsidP="00C41E92">
      <w:pPr>
        <w:spacing w:after="0" w:line="360" w:lineRule="auto"/>
        <w:ind w:firstLine="2268"/>
        <w:jc w:val="both"/>
        <w:rPr>
          <w:rFonts w:ascii="Arial" w:hAnsi="Arial" w:cs="Arial"/>
          <w:i/>
          <w:iCs/>
          <w:sz w:val="28"/>
          <w:szCs w:val="28"/>
        </w:rPr>
      </w:pPr>
    </w:p>
    <w:p w14:paraId="247433DA" w14:textId="77777777" w:rsidR="00895FFE" w:rsidRPr="00895FFE" w:rsidRDefault="00895FFE" w:rsidP="00895FFE">
      <w:pPr>
        <w:spacing w:after="0" w:line="360" w:lineRule="auto"/>
        <w:ind w:firstLine="2268"/>
        <w:jc w:val="both"/>
        <w:rPr>
          <w:del w:id="1629" w:author="Assessor GDSXSR" w:date="2026-10-31T19:46:16Z"/>
          <w:rFonts w:ascii="Arial" w:hAnsi="Arial" w:cs="Arial"/>
          <w:sz w:val="28"/>
          <w:szCs w:val="28"/>
        </w:rPr>
      </w:pPr>
      <w:del w:id="1628" w:author="Assessor GDSXSR" w:date="2026-10-31T19:46:16Z">
        <w:r w:rsidRPr="00895FFE">
          <w:rPr>
            <w:rFonts w:ascii="Arial" w:hAnsi="Arial" w:cs="Arial"/>
            <w:sz w:val="28"/>
            <w:szCs w:val="28"/>
          </w:rPr>
          <w:delText>O conteúdo atribuído ao vídeo é compatível com a anotação posterior do prontuário, que registra a alteração do estado da paciente, a intervenção da coordenação e a subsequente transferência para outra acomodação.</w:delText>
        </w:r>
      </w:del>
    </w:p>
    <w:p w14:paraId="6B753BF9" w14:textId="77777777" w:rsidR="00D966BB" w:rsidRDefault="00D966BB" w:rsidP="00895FFE">
      <w:pPr>
        <w:spacing w:after="0" w:line="360" w:lineRule="auto"/>
        <w:ind w:firstLine="2268"/>
        <w:jc w:val="both"/>
        <w:rPr>
          <w:del w:id="1630" w:author="Assessor GDSXSR" w:date="2026-10-31T19:46:16Z"/>
          <w:rFonts w:ascii="Arial" w:hAnsi="Arial" w:cs="Arial"/>
          <w:sz w:val="28"/>
          <w:szCs w:val="28"/>
        </w:rPr>
      </w:pPr>
    </w:p>
    <w:p w14:paraId="18F6012C" w14:textId="549822A0" w:rsidR="00895FFE" w:rsidRPr="00895FFE" w:rsidRDefault="00895FFE" w:rsidP="00895FFE">
      <w:pPr>
        <w:spacing w:after="0" w:line="360" w:lineRule="auto"/>
        <w:ind w:firstLine="2268"/>
        <w:jc w:val="both"/>
        <w:rPr>
          <w:rFonts w:ascii="Arial" w:hAnsi="Arial" w:cs="Arial"/>
          <w:sz w:val="28"/>
          <w:szCs w:val="28"/>
        </w:rPr>
      </w:pPr>
      <w:del w:id="1415" w:author="Assessor GDSXSR" w:date="2026-10-31T19:46:16Z">
        <w:r>
          <w:rPr>
            <w:rFonts w:ascii="Arial" w:hAnsi="Arial" w:cs="Arial"/>
            <w:sz w:val="28"/>
            <w:szCs w:val="28"/>
          </w:rPr>
          <w:delText xml:space="preserve">Não se conclui que houve ausência absoluta de analgesia ou negativa de atendimento médico. </w:delText>
        </w:r>
      </w:del>
      <w:r>
        <w:rPr>
          <w:rFonts w:ascii="Arial" w:hAnsi="Arial" w:cs="Arial"/>
          <w:sz w:val="28"/>
          <w:szCs w:val="28"/>
          <w:highlight w:val="yellow"/>
          <w:rPrChange w:id="1741" w:author="Assessor GDSXSR" w:date="2026-10-31T19:46:16Z">
            <w:rPr>
              <w:rFonts w:ascii="Arial" w:hAnsi="Arial" w:cs="Arial"/>
              <w:sz w:val="28"/>
              <w:szCs w:val="28"/>
            </w:rPr>
          </w:rPrChange>
        </w:rPr>
        <w:t xml:space="preserve">A falha </w:t>
      </w:r>
      <w:del w:id="1416" w:author="Assessor GDSXSR" w:date="2026-10-31T19:46:16Z">
        <w:r>
          <w:rPr>
            <w:rFonts w:ascii="Arial" w:hAnsi="Arial" w:cs="Arial"/>
            <w:sz w:val="28"/>
            <w:szCs w:val="28"/>
          </w:rPr>
          <w:delText xml:space="preserve">decorre</w:delText>
        </w:r>
      </w:del>
      <w:ins w:id="1417" w:author="Assessor GDSXSR" w:date="2026-10-31T19:46:16Z">
        <w:r>
          <w:rPr>
            <w:rFonts w:ascii="Arial" w:hAnsi="Arial" w:cs="Arial"/>
            <w:color w:val="808080"/>
            <w:sz w:val="28"/>
            <w:szCs w:val="28"/>
            <w:highlight w:val="yellow"/>
          </w:rPr>
          <w:t xml:space="preserve">está</w:t>
        </w:r>
      </w:ins>
      <w:r>
        <w:rPr>
          <w:rFonts w:ascii="Arial" w:hAnsi="Arial" w:cs="Arial"/>
          <w:sz w:val="28"/>
          <w:szCs w:val="28"/>
          <w:highlight w:val="yellow"/>
          <w:rPrChange w:id="1742" w:author="Assessor GDSXSR" w:date="2026-10-31T19:46:16Z">
            <w:rPr>
              <w:rFonts w:ascii="Arial" w:hAnsi="Arial" w:cs="Arial"/>
              <w:sz w:val="28"/>
              <w:szCs w:val="28"/>
            </w:rPr>
          </w:rPrChange>
        </w:rPr>
        <w:t xml:space="preserve"> </w:t>
      </w:r>
      <w:del w:id="1418" w:author="Assessor GDSXSR" w:date="2026-10-31T19:46:16Z">
        <w:r>
          <w:rPr>
            <w:rFonts w:ascii="Arial" w:hAnsi="Arial" w:cs="Arial"/>
            <w:sz w:val="28"/>
            <w:szCs w:val="28"/>
          </w:rPr>
          <w:delText xml:space="preserve">da</w:delText>
        </w:r>
      </w:del>
      <w:ins w:id="1419" w:author="Assessor GDSXSR" w:date="2026-10-31T19:46:16Z">
        <w:r>
          <w:rPr>
            <w:rFonts w:ascii="Arial" w:hAnsi="Arial" w:cs="Arial"/>
            <w:color w:val="808080"/>
            <w:sz w:val="28"/>
            <w:szCs w:val="28"/>
            <w:highlight w:val="yellow"/>
          </w:rPr>
          <w:t xml:space="preserve">na</w:t>
        </w:r>
      </w:ins>
      <w:r>
        <w:rPr>
          <w:rFonts w:ascii="Arial" w:hAnsi="Arial" w:cs="Arial"/>
          <w:sz w:val="28"/>
          <w:szCs w:val="28"/>
          <w:highlight w:val="yellow"/>
          <w:rPrChange w:id="1743" w:author="Assessor GDSXSR" w:date="2026-10-31T19:46:16Z">
            <w:rPr>
              <w:rFonts w:ascii="Arial" w:hAnsi="Arial" w:cs="Arial"/>
              <w:sz w:val="28"/>
              <w:szCs w:val="28"/>
            </w:rPr>
          </w:rPrChange>
        </w:rPr>
        <w:t xml:space="preserve"> deficiência da resposta assistencial </w:t>
      </w:r>
      <w:del w:id="1420" w:author="Assessor GDSXSR" w:date="2026-10-31T19:46:16Z">
        <w:r>
          <w:rPr>
            <w:rFonts w:ascii="Arial" w:hAnsi="Arial" w:cs="Arial"/>
            <w:sz w:val="28"/>
            <w:szCs w:val="28"/>
          </w:rPr>
          <w:delText xml:space="preserve">oferecida diante das</w:delText>
        </w:r>
      </w:del>
      <w:ins w:id="1421" w:author="Assessor GDSXSR" w:date="2026-10-31T19:46:16Z">
        <w:r>
          <w:rPr>
            <w:rFonts w:ascii="Arial" w:hAnsi="Arial" w:cs="Arial"/>
            <w:color w:val="808080"/>
            <w:sz w:val="28"/>
            <w:szCs w:val="28"/>
            <w:highlight w:val="yellow"/>
          </w:rPr>
          <w:t xml:space="preserve">às</w:t>
        </w:r>
      </w:ins>
      <w:r>
        <w:rPr>
          <w:rFonts w:ascii="Arial" w:hAnsi="Arial" w:cs="Arial"/>
          <w:sz w:val="28"/>
          <w:szCs w:val="28"/>
          <w:highlight w:val="yellow"/>
          <w:rPrChange w:id="1744" w:author="Assessor GDSXSR" w:date="2026-10-31T19:46:16Z">
            <w:rPr>
              <w:rFonts w:ascii="Arial" w:hAnsi="Arial" w:cs="Arial"/>
              <w:sz w:val="28"/>
              <w:szCs w:val="28"/>
            </w:rPr>
          </w:rPrChange>
        </w:rPr>
        <w:t xml:space="preserve"> reclamações </w:t>
      </w:r>
      <w:del w:id="1422" w:author="Assessor GDSXSR" w:date="2026-10-31T19:46:16Z">
        <w:r>
          <w:rPr>
            <w:rFonts w:ascii="Arial" w:hAnsi="Arial" w:cs="Arial"/>
            <w:sz w:val="28"/>
            <w:szCs w:val="28"/>
          </w:rPr>
          <w:delText xml:space="preserve">apresentadas pela</w:delText>
        </w:r>
      </w:del>
      <w:ins w:id="1423" w:author="Assessor GDSXSR" w:date="2026-10-31T19:46:16Z">
        <w:r>
          <w:rPr>
            <w:rFonts w:ascii="Arial" w:hAnsi="Arial" w:cs="Arial"/>
            <w:color w:val="808080"/>
            <w:sz w:val="28"/>
            <w:szCs w:val="28"/>
            <w:highlight w:val="yellow"/>
          </w:rPr>
          <w:t xml:space="preserve">da</w:t>
        </w:r>
      </w:ins>
      <w:r>
        <w:rPr>
          <w:rFonts w:ascii="Arial" w:hAnsi="Arial" w:cs="Arial"/>
          <w:sz w:val="28"/>
          <w:szCs w:val="28"/>
          <w:highlight w:val="yellow"/>
          <w:rPrChange w:id="1745" w:author="Assessor GDSXSR" w:date="2026-10-31T19:46:16Z">
            <w:rPr>
              <w:rFonts w:ascii="Arial" w:hAnsi="Arial" w:cs="Arial"/>
              <w:sz w:val="28"/>
              <w:szCs w:val="28"/>
            </w:rPr>
          </w:rPrChange>
        </w:rPr>
        <w:t xml:space="preserve"> paciente</w:t>
      </w:r>
      <w:del w:id="1424" w:author="Assessor GDSXSR" w:date="2026-10-31T19:46:16Z">
        <w:r>
          <w:rPr>
            <w:rFonts w:ascii="Arial" w:hAnsi="Arial" w:cs="Arial"/>
            <w:sz w:val="28"/>
            <w:szCs w:val="28"/>
          </w:rPr>
          <w:delText xml:space="preserve"> em recuperação cirúrgica</w:delText>
        </w:r>
      </w:del>
      <w:r>
        <w:rPr>
          <w:rFonts w:ascii="Arial" w:hAnsi="Arial" w:cs="Arial"/>
          <w:sz w:val="28"/>
          <w:szCs w:val="28"/>
          <w:highlight w:val="yellow"/>
          <w:rPrChange w:id="1746" w:author="Assessor GDSXSR" w:date="2026-10-31T19:46:16Z">
            <w:rPr>
              <w:rFonts w:ascii="Arial" w:hAnsi="Arial" w:cs="Arial"/>
              <w:sz w:val="28"/>
              <w:szCs w:val="28"/>
            </w:rPr>
          </w:rPrChange>
        </w:rPr>
        <w:t xml:space="preserve">, sem que o hospital tenha esclarecido, </w:t>
      </w:r>
      <w:del w:id="1425" w:author="Assessor GDSXSR" w:date="2026-10-31T19:46:16Z">
        <w:r>
          <w:rPr>
            <w:rFonts w:ascii="Arial" w:hAnsi="Arial" w:cs="Arial"/>
            <w:sz w:val="28"/>
            <w:szCs w:val="28"/>
          </w:rPr>
          <w:delText xml:space="preserve">por meio dos</w:delText>
        </w:r>
      </w:del>
      <w:ins w:id="1426" w:author="Assessor GDSXSR" w:date="2026-10-31T19:46:16Z">
        <w:r>
          <w:rPr>
            <w:rFonts w:ascii="Arial" w:hAnsi="Arial" w:cs="Arial"/>
            <w:color w:val="808080"/>
            <w:sz w:val="28"/>
            <w:szCs w:val="28"/>
            <w:highlight w:val="yellow"/>
          </w:rPr>
          <w:t xml:space="preserve">pelos</w:t>
        </w:r>
      </w:ins>
      <w:r>
        <w:rPr>
          <w:rFonts w:ascii="Arial" w:hAnsi="Arial" w:cs="Arial"/>
          <w:sz w:val="28"/>
          <w:szCs w:val="28"/>
          <w:highlight w:val="yellow"/>
          <w:rPrChange w:id="1747" w:author="Assessor GDSXSR" w:date="2026-10-31T19:46:16Z">
            <w:rPr>
              <w:rFonts w:ascii="Arial" w:hAnsi="Arial" w:cs="Arial"/>
              <w:sz w:val="28"/>
              <w:szCs w:val="28"/>
            </w:rPr>
          </w:rPrChange>
        </w:rPr>
        <w:t xml:space="preserve"> documentos sob sua </w:t>
      </w:r>
      <w:del w:id="1427" w:author="Assessor GDSXSR" w:date="2026-10-31T19:46:16Z">
        <w:r>
          <w:rPr>
            <w:rFonts w:ascii="Arial" w:hAnsi="Arial" w:cs="Arial"/>
            <w:sz w:val="28"/>
            <w:szCs w:val="28"/>
          </w:rPr>
          <w:delText xml:space="preserve">disponibilidade</w:delText>
        </w:r>
      </w:del>
      <w:ins w:id="1428" w:author="Assessor GDSXSR" w:date="2026-10-31T19:46:16Z">
        <w:r>
          <w:rPr>
            <w:rFonts w:ascii="Arial" w:hAnsi="Arial" w:cs="Arial"/>
            <w:color w:val="808080"/>
            <w:sz w:val="28"/>
            <w:szCs w:val="28"/>
            <w:highlight w:val="yellow"/>
          </w:rPr>
          <w:t xml:space="preserve">guarda</w:t>
        </w:r>
      </w:ins>
      <w:r>
        <w:rPr>
          <w:rFonts w:ascii="Arial" w:hAnsi="Arial" w:cs="Arial"/>
          <w:sz w:val="28"/>
          <w:szCs w:val="28"/>
          <w:highlight w:val="yellow"/>
          <w:rPrChange w:id="1748" w:author="Assessor GDSXSR" w:date="2026-10-31T19:46:16Z">
            <w:rPr>
              <w:rFonts w:ascii="Arial" w:hAnsi="Arial" w:cs="Arial"/>
              <w:sz w:val="28"/>
              <w:szCs w:val="28"/>
            </w:rPr>
          </w:rPrChange>
        </w:rPr>
        <w:t xml:space="preserve">, </w:t>
      </w:r>
      <w:del w:id="1429" w:author="Assessor GDSXSR" w:date="2026-10-31T19:46:16Z">
        <w:r>
          <w:rPr>
            <w:rFonts w:ascii="Arial" w:hAnsi="Arial" w:cs="Arial"/>
            <w:sz w:val="28"/>
            <w:szCs w:val="28"/>
          </w:rPr>
          <w:delText xml:space="preserve">quais</w:delText>
        </w:r>
      </w:del>
      <w:ins w:id="1430" w:author="Assessor GDSXSR" w:date="2026-10-31T19:46:16Z">
        <w:r>
          <w:rPr>
            <w:rFonts w:ascii="Arial" w:hAnsi="Arial" w:cs="Arial"/>
            <w:color w:val="808080"/>
            <w:sz w:val="28"/>
            <w:szCs w:val="28"/>
            <w:highlight w:val="yellow"/>
          </w:rPr>
          <w:t xml:space="preserve">as</w:t>
        </w:r>
      </w:ins>
      <w:r>
        <w:rPr>
          <w:rFonts w:ascii="Arial" w:hAnsi="Arial" w:cs="Arial"/>
          <w:sz w:val="28"/>
          <w:szCs w:val="28"/>
          <w:highlight w:val="yellow"/>
          <w:rPrChange w:id="1749" w:author="Assessor GDSXSR" w:date="2026-10-31T19:46:16Z">
            <w:rPr>
              <w:rFonts w:ascii="Arial" w:hAnsi="Arial" w:cs="Arial"/>
              <w:sz w:val="28"/>
              <w:szCs w:val="28"/>
            </w:rPr>
          </w:rPrChange>
        </w:rPr>
        <w:t xml:space="preserve"> medidas</w:t>
      </w:r>
      <w:del w:id="1431" w:author="Assessor GDSXSR" w:date="2026-10-31T19:46:16Z">
        <w:r>
          <w:rPr>
            <w:rFonts w:ascii="Arial" w:hAnsi="Arial" w:cs="Arial"/>
            <w:sz w:val="28"/>
            <w:szCs w:val="28"/>
          </w:rPr>
          <w:delText xml:space="preserve"> foram</w:delText>
        </w:r>
      </w:del>
      <w:r>
        <w:rPr>
          <w:rFonts w:ascii="Arial" w:hAnsi="Arial" w:cs="Arial"/>
          <w:sz w:val="28"/>
          <w:szCs w:val="28"/>
          <w:highlight w:val="yellow"/>
          <w:rPrChange w:id="1750" w:author="Assessor GDSXSR" w:date="2026-10-31T19:46:16Z">
            <w:rPr>
              <w:rFonts w:ascii="Arial" w:hAnsi="Arial" w:cs="Arial"/>
              <w:sz w:val="28"/>
              <w:szCs w:val="28"/>
            </w:rPr>
          </w:rPrChange>
        </w:rPr>
        <w:t xml:space="preserve"> adotadas e </w:t>
      </w:r>
      <w:del w:id="1432" w:author="Assessor GDSXSR" w:date="2026-10-31T19:46:16Z">
        <w:r>
          <w:rPr>
            <w:rFonts w:ascii="Arial" w:hAnsi="Arial" w:cs="Arial"/>
            <w:sz w:val="28"/>
            <w:szCs w:val="28"/>
          </w:rPr>
          <w:delText xml:space="preserve">em que momento</w:delText>
        </w:r>
      </w:del>
      <w:ins w:id="1433" w:author="Assessor GDSXSR" w:date="2026-10-31T19:46:16Z">
        <w:r>
          <w:rPr>
            <w:rFonts w:ascii="Arial" w:hAnsi="Arial" w:cs="Arial"/>
            <w:color w:val="808080"/>
            <w:sz w:val="28"/>
            <w:szCs w:val="28"/>
            <w:highlight w:val="yellow"/>
          </w:rPr>
          <w:t xml:space="preserve">quando</w:t>
        </w:r>
      </w:ins>
      <w:r>
        <w:rPr>
          <w:rFonts w:ascii="Arial" w:hAnsi="Arial" w:cs="Arial"/>
          <w:sz w:val="28"/>
          <w:szCs w:val="28"/>
          <w:highlight w:val="yellow"/>
          <w:rPrChange w:id="1751" w:author="Assessor GDSXSR" w:date="2026-10-31T19:46:16Z">
            <w:rPr>
              <w:rFonts w:ascii="Arial" w:hAnsi="Arial" w:cs="Arial"/>
              <w:sz w:val="28"/>
              <w:szCs w:val="28"/>
            </w:rPr>
          </w:rPrChange>
        </w:rPr>
        <w:t xml:space="preserve"> ocorreram.</w:t>
      </w:r>
    </w:p>
    <w:p w14:paraId="637D586F" w14:textId="77777777" w:rsidR="00D966BB" w:rsidRDefault="00D966BB" w:rsidP="00895FFE">
      <w:pPr>
        <w:spacing w:after="0" w:line="360" w:lineRule="auto"/>
        <w:ind w:firstLine="2268"/>
        <w:jc w:val="both"/>
        <w:rPr>
          <w:rFonts w:ascii="Arial" w:hAnsi="Arial" w:cs="Arial"/>
          <w:sz w:val="28"/>
          <w:szCs w:val="28"/>
        </w:rPr>
      </w:pPr>
    </w:p>
    <w:p w14:paraId="3097B9B2" w14:textId="0B8AB639" w:rsidR="00895FFE" w:rsidRPr="00895FFE" w:rsidRDefault="00895FFE" w:rsidP="00895FFE">
      <w:pPr>
        <w:spacing w:after="0" w:line="360" w:lineRule="auto"/>
        <w:ind w:firstLine="2268"/>
        <w:jc w:val="both"/>
        <w:rPr>
          <w:del w:id="1632" w:author="Assessor GDSXSR" w:date="2026-10-31T19:46:16Z"/>
          <w:rFonts w:ascii="Arial" w:hAnsi="Arial" w:cs="Arial"/>
          <w:sz w:val="28"/>
          <w:szCs w:val="28"/>
        </w:rPr>
      </w:pPr>
      <w:del w:id="1631" w:author="Assessor GDSXSR" w:date="2026-10-31T19:46:16Z">
        <w:r w:rsidRPr="00895FFE">
          <w:rPr>
            <w:rFonts w:ascii="Arial" w:hAnsi="Arial" w:cs="Arial"/>
            <w:sz w:val="28"/>
            <w:szCs w:val="28"/>
          </w:rPr>
          <w:delText>A prestação do serviço hospitalar não se limita à correta execução da cirurgia. Abrange também o adequado funcionamento da estrutura de internação, o acompanhamento da paciente e a adoção de providências compatíveis com as intercorrências verificadas durante o pós-operatório.</w:delText>
        </w:r>
      </w:del>
    </w:p>
    <w:p w14:paraId="28A0F23F" w14:textId="77777777" w:rsidR="00D966BB" w:rsidRDefault="00D966BB" w:rsidP="00895FFE">
      <w:pPr>
        <w:spacing w:after="0" w:line="360" w:lineRule="auto"/>
        <w:ind w:firstLine="2268"/>
        <w:jc w:val="both"/>
        <w:rPr>
          <w:del w:id="1633" w:author="Assessor GDSXSR" w:date="2026-10-31T19:46:16Z"/>
          <w:rFonts w:ascii="Arial" w:hAnsi="Arial" w:cs="Arial"/>
          <w:sz w:val="28"/>
          <w:szCs w:val="28"/>
        </w:rPr>
      </w:pPr>
    </w:p>
    <w:p w14:paraId="47BBAACB" w14:textId="5AB68F36"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highlight w:val="yellow"/>
          <w:rPrChange w:id="1752" w:author="Assessor GDSXSR" w:date="2026-10-31T19:46:16Z">
            <w:rPr>
              <w:rFonts w:ascii="Arial" w:hAnsi="Arial" w:cs="Arial"/>
              <w:sz w:val="28"/>
              <w:szCs w:val="28"/>
            </w:rPr>
          </w:rPrChange>
        </w:rPr>
        <w:t xml:space="preserve">No caso,</w:t>
      </w:r>
      <w:del w:id="1434" w:author="Assessor GDSXSR" w:date="2026-10-31T19:46:16Z">
        <w:r>
          <w:rPr>
            <w:rFonts w:ascii="Arial" w:hAnsi="Arial" w:cs="Arial"/>
            <w:sz w:val="28"/>
            <w:szCs w:val="28"/>
          </w:rPr>
          <w:delText xml:space="preserve"> a conjugação dos elementos probatórios demonstra que</w:delText>
        </w:r>
      </w:del>
      <w:r>
        <w:rPr>
          <w:rFonts w:ascii="Arial" w:hAnsi="Arial" w:cs="Arial"/>
          <w:sz w:val="28"/>
          <w:szCs w:val="28"/>
          <w:highlight w:val="yellow"/>
          <w:rPrChange w:id="1753" w:author="Assessor GDSXSR" w:date="2026-10-31T19:46:16Z">
            <w:rPr>
              <w:rFonts w:ascii="Arial" w:hAnsi="Arial" w:cs="Arial"/>
              <w:sz w:val="28"/>
              <w:szCs w:val="28"/>
            </w:rPr>
          </w:rPrChange>
        </w:rPr>
        <w:t xml:space="preserve"> a autora precisou deixar o leito para </w:t>
      </w:r>
      <w:del w:id="1435" w:author="Assessor GDSXSR" w:date="2026-10-31T19:46:16Z">
        <w:r>
          <w:rPr>
            <w:rFonts w:ascii="Arial" w:hAnsi="Arial" w:cs="Arial"/>
            <w:sz w:val="28"/>
            <w:szCs w:val="28"/>
          </w:rPr>
          <w:delText xml:space="preserve">solicitar</w:delText>
        </w:r>
      </w:del>
      <w:ins w:id="1436" w:author="Assessor GDSXSR" w:date="2026-10-31T19:46:16Z">
        <w:r>
          <w:rPr>
            <w:rFonts w:ascii="Arial" w:hAnsi="Arial" w:cs="Arial"/>
            <w:color w:val="808080"/>
            <w:sz w:val="28"/>
            <w:szCs w:val="28"/>
            <w:highlight w:val="yellow"/>
          </w:rPr>
          <w:t xml:space="preserve">pedir</w:t>
        </w:r>
      </w:ins>
      <w:r>
        <w:rPr>
          <w:rFonts w:ascii="Arial" w:hAnsi="Arial" w:cs="Arial"/>
          <w:sz w:val="28"/>
          <w:szCs w:val="28"/>
          <w:highlight w:val="yellow"/>
          <w:rPrChange w:id="1754" w:author="Assessor GDSXSR" w:date="2026-10-31T19:46:16Z">
            <w:rPr>
              <w:rFonts w:ascii="Arial" w:hAnsi="Arial" w:cs="Arial"/>
              <w:sz w:val="28"/>
              <w:szCs w:val="28"/>
            </w:rPr>
          </w:rPrChange>
        </w:rPr>
        <w:t xml:space="preserve"> assistência, </w:t>
      </w:r>
      <w:del w:id="1437" w:author="Assessor GDSXSR" w:date="2026-10-31T19:46:16Z">
        <w:r>
          <w:rPr>
            <w:rFonts w:ascii="Arial" w:hAnsi="Arial" w:cs="Arial"/>
            <w:sz w:val="28"/>
            <w:szCs w:val="28"/>
          </w:rPr>
          <w:delText xml:space="preserve">que</w:delText>
        </w:r>
      </w:del>
      <w:ins w:id="1438" w:author="Assessor GDSXSR" w:date="2026-10-31T19:46:16Z">
        <w:r>
          <w:rPr>
            <w:rFonts w:ascii="Arial" w:hAnsi="Arial" w:cs="Arial"/>
            <w:color w:val="808080"/>
            <w:sz w:val="28"/>
            <w:szCs w:val="28"/>
            <w:highlight w:val="yellow"/>
          </w:rPr>
          <w:t xml:space="preserve">a coordenação interveio e foi necessária</w:t>
        </w:r>
      </w:ins>
      <w:r>
        <w:rPr>
          <w:rFonts w:ascii="Arial" w:hAnsi="Arial" w:cs="Arial"/>
          <w:sz w:val="28"/>
          <w:szCs w:val="28"/>
          <w:highlight w:val="yellow"/>
          <w:rPrChange w:id="1755" w:author="Assessor GDSXSR" w:date="2026-10-31T19:46:16Z">
            <w:rPr>
              <w:rFonts w:ascii="Arial" w:hAnsi="Arial" w:cs="Arial"/>
              <w:sz w:val="28"/>
              <w:szCs w:val="28"/>
            </w:rPr>
          </w:rPrChange>
        </w:rPr>
        <w:t xml:space="preserve"> a </w:t>
      </w:r>
      <w:del w:id="1439" w:author="Assessor GDSXSR" w:date="2026-10-31T19:46:16Z">
        <w:r>
          <w:rPr>
            <w:rFonts w:ascii="Arial" w:hAnsi="Arial" w:cs="Arial"/>
            <w:sz w:val="28"/>
            <w:szCs w:val="28"/>
          </w:rPr>
          <w:delText xml:space="preserve">situação exigiu a intervenção da coordenação e que houve necessidade</w:delText>
        </w:r>
      </w:del>
      <w:ins w:id="1440" w:author="Assessor GDSXSR" w:date="2026-10-31T19:46:16Z">
        <w:r>
          <w:rPr>
            <w:rFonts w:ascii="Arial" w:hAnsi="Arial" w:cs="Arial"/>
            <w:color w:val="808080"/>
            <w:sz w:val="28"/>
            <w:szCs w:val="28"/>
            <w:highlight w:val="yellow"/>
          </w:rPr>
          <w:t xml:space="preserve">transferência</w:t>
        </w:r>
      </w:ins>
      <w:r>
        <w:rPr>
          <w:rFonts w:ascii="Arial" w:hAnsi="Arial" w:cs="Arial"/>
          <w:sz w:val="28"/>
          <w:szCs w:val="28"/>
          <w:highlight w:val="yellow"/>
          <w:rPrChange w:id="1756" w:author="Assessor GDSXSR" w:date="2026-10-31T19:46:16Z">
            <w:rPr>
              <w:rFonts w:ascii="Arial" w:hAnsi="Arial" w:cs="Arial"/>
              <w:sz w:val="28"/>
              <w:szCs w:val="28"/>
            </w:rPr>
          </w:rPrChange>
        </w:rPr>
        <w:t xml:space="preserve"> de </w:t>
      </w:r>
      <w:del w:id="1441" w:author="Assessor GDSXSR" w:date="2026-10-31T19:46:16Z">
        <w:r>
          <w:rPr>
            <w:rFonts w:ascii="Arial" w:hAnsi="Arial" w:cs="Arial"/>
            <w:sz w:val="28"/>
            <w:szCs w:val="28"/>
          </w:rPr>
          <w:delText xml:space="preserve">transferência para outro </w:delText>
        </w:r>
      </w:del>
      <w:r>
        <w:rPr>
          <w:rFonts w:ascii="Arial" w:hAnsi="Arial" w:cs="Arial"/>
          <w:sz w:val="28"/>
          <w:szCs w:val="28"/>
          <w:highlight w:val="yellow"/>
          <w:rPrChange w:id="1757" w:author="Assessor GDSXSR" w:date="2026-10-31T19:46:16Z">
            <w:rPr>
              <w:rFonts w:ascii="Arial" w:hAnsi="Arial" w:cs="Arial"/>
              <w:sz w:val="28"/>
              <w:szCs w:val="28"/>
            </w:rPr>
          </w:rPrChange>
        </w:rPr>
        <w:t xml:space="preserve">quarto</w:t>
      </w:r>
      <w:del w:id="1442" w:author="Assessor GDSXSR" w:date="2026-10-31T19:46:16Z">
        <w:r>
          <w:rPr>
            <w:rFonts w:ascii="Arial" w:hAnsi="Arial" w:cs="Arial"/>
            <w:sz w:val="28"/>
            <w:szCs w:val="28"/>
          </w:rPr>
          <w:delText xml:space="preserve">. Tais</w:delText>
        </w:r>
      </w:del>
      <w:ins w:id="1443" w:author="Assessor GDSXSR" w:date="2026-10-31T19:46:16Z">
        <w:r>
          <w:rPr>
            <w:rFonts w:ascii="Arial" w:hAnsi="Arial" w:cs="Arial"/>
            <w:color w:val="808080"/>
            <w:sz w:val="28"/>
            <w:szCs w:val="28"/>
            <w:highlight w:val="yellow"/>
          </w:rPr>
          <w:t xml:space="preserve">,</w:t>
        </w:r>
      </w:ins>
      <w:r>
        <w:rPr>
          <w:rFonts w:ascii="Arial" w:hAnsi="Arial" w:cs="Arial"/>
          <w:sz w:val="28"/>
          <w:szCs w:val="28"/>
          <w:highlight w:val="yellow"/>
          <w:rPrChange w:id="1758" w:author="Assessor GDSXSR" w:date="2026-10-31T19:46:16Z">
            <w:rPr>
              <w:rFonts w:ascii="Arial" w:hAnsi="Arial" w:cs="Arial"/>
              <w:sz w:val="28"/>
              <w:szCs w:val="28"/>
            </w:rPr>
          </w:rPrChange>
        </w:rPr>
        <w:t xml:space="preserve"> circunstâncias</w:t>
      </w:r>
      <w:del w:id="1444" w:author="Assessor GDSXSR" w:date="2026-10-31T19:46:16Z">
        <w:r>
          <w:rPr>
            <w:rFonts w:ascii="Arial" w:hAnsi="Arial" w:cs="Arial"/>
            <w:sz w:val="28"/>
            <w:szCs w:val="28"/>
          </w:rPr>
          <w:delText xml:space="preserve">,</w:delText>
        </w:r>
      </w:del>
      <w:r>
        <w:rPr>
          <w:rFonts w:ascii="Arial" w:hAnsi="Arial" w:cs="Arial"/>
          <w:sz w:val="28"/>
          <w:szCs w:val="28"/>
          <w:highlight w:val="yellow"/>
          <w:rPrChange w:id="1759" w:author="Assessor GDSXSR" w:date="2026-10-31T19:46:16Z">
            <w:rPr>
              <w:rFonts w:ascii="Arial" w:hAnsi="Arial" w:cs="Arial"/>
              <w:sz w:val="28"/>
              <w:szCs w:val="28"/>
            </w:rPr>
          </w:rPrChange>
        </w:rPr>
        <w:t xml:space="preserve"> </w:t>
      </w:r>
      <w:del w:id="1445" w:author="Assessor GDSXSR" w:date="2026-10-31T19:46:16Z">
        <w:r>
          <w:rPr>
            <w:rFonts w:ascii="Arial" w:hAnsi="Arial" w:cs="Arial"/>
            <w:sz w:val="28"/>
            <w:szCs w:val="28"/>
          </w:rPr>
          <w:delText xml:space="preserve">ocorridas</w:delText>
        </w:r>
      </w:del>
      <w:ins w:id="1446" w:author="Assessor GDSXSR" w:date="2026-10-31T19:46:16Z">
        <w:r>
          <w:rPr>
            <w:rFonts w:ascii="Arial" w:hAnsi="Arial" w:cs="Arial"/>
            <w:color w:val="808080"/>
            <w:sz w:val="28"/>
            <w:szCs w:val="28"/>
            <w:highlight w:val="yellow"/>
          </w:rPr>
          <w:t xml:space="preserve">do</w:t>
        </w:r>
      </w:ins>
      <w:r>
        <w:rPr>
          <w:rFonts w:ascii="Arial" w:hAnsi="Arial" w:cs="Arial"/>
          <w:sz w:val="28"/>
          <w:szCs w:val="28"/>
          <w:highlight w:val="yellow"/>
          <w:rPrChange w:id="1760" w:author="Assessor GDSXSR" w:date="2026-10-31T19:46:16Z">
            <w:rPr>
              <w:rFonts w:ascii="Arial" w:hAnsi="Arial" w:cs="Arial"/>
              <w:sz w:val="28"/>
              <w:szCs w:val="28"/>
            </w:rPr>
          </w:rPrChange>
        </w:rPr>
        <w:t xml:space="preserve"> </w:t>
      </w:r>
      <w:del w:id="1447" w:author="Assessor GDSXSR" w:date="2026-10-31T19:46:16Z">
        <w:r>
          <w:rPr>
            <w:rFonts w:ascii="Arial" w:hAnsi="Arial" w:cs="Arial"/>
            <w:sz w:val="28"/>
            <w:szCs w:val="28"/>
          </w:rPr>
          <w:delText xml:space="preserve">no</w:delText>
        </w:r>
      </w:del>
      <w:ins w:id="1448" w:author="Assessor GDSXSR" w:date="2026-10-31T19:46:16Z">
        <w:r>
          <w:rPr>
            <w:rFonts w:ascii="Arial" w:hAnsi="Arial" w:cs="Arial"/>
            <w:color w:val="808080"/>
            <w:sz w:val="28"/>
            <w:szCs w:val="28"/>
            <w:highlight w:val="yellow"/>
          </w:rPr>
          <w:t xml:space="preserve">pós-operatório</w:t>
        </w:r>
      </w:ins>
      <w:r>
        <w:rPr>
          <w:rFonts w:ascii="Arial" w:hAnsi="Arial" w:cs="Arial"/>
          <w:sz w:val="28"/>
          <w:szCs w:val="28"/>
          <w:highlight w:val="yellow"/>
          <w:rPrChange w:id="1761" w:author="Assessor GDSXSR" w:date="2026-10-31T19:46:16Z">
            <w:rPr>
              <w:rFonts w:ascii="Arial" w:hAnsi="Arial" w:cs="Arial"/>
              <w:sz w:val="28"/>
              <w:szCs w:val="28"/>
            </w:rPr>
          </w:rPrChange>
        </w:rPr>
        <w:t xml:space="preserve"> </w:t>
      </w:r>
      <w:del w:id="1449" w:author="Assessor GDSXSR" w:date="2026-10-31T19:46:16Z">
        <w:r>
          <w:rPr>
            <w:rFonts w:ascii="Arial" w:hAnsi="Arial" w:cs="Arial"/>
            <w:sz w:val="28"/>
            <w:szCs w:val="28"/>
          </w:rPr>
          <w:delText xml:space="preserve">período</w:delText>
        </w:r>
      </w:del>
      <w:ins w:id="1450" w:author="Assessor GDSXSR" w:date="2026-10-31T19:46:16Z">
        <w:r>
          <w:rPr>
            <w:rFonts w:ascii="Arial" w:hAnsi="Arial" w:cs="Arial"/>
            <w:color w:val="808080"/>
            <w:sz w:val="28"/>
            <w:szCs w:val="28"/>
            <w:highlight w:val="yellow"/>
          </w:rPr>
          <w:t xml:space="preserve">imediato</w:t>
        </w:r>
      </w:ins>
      <w:r>
        <w:rPr>
          <w:rFonts w:ascii="Arial" w:hAnsi="Arial" w:cs="Arial"/>
          <w:sz w:val="28"/>
          <w:szCs w:val="28"/>
          <w:highlight w:val="yellow"/>
          <w:rPrChange w:id="1762" w:author="Assessor GDSXSR" w:date="2026-10-31T19:46:16Z">
            <w:rPr>
              <w:rFonts w:ascii="Arial" w:hAnsi="Arial" w:cs="Arial"/>
              <w:sz w:val="28"/>
              <w:szCs w:val="28"/>
            </w:rPr>
          </w:rPrChange>
        </w:rPr>
        <w:t xml:space="preserve"> </w:t>
      </w:r>
      <w:del w:id="1451" w:author="Assessor GDSXSR" w:date="2026-10-31T19:46:16Z">
        <w:r>
          <w:rPr>
            <w:rFonts w:ascii="Arial" w:hAnsi="Arial" w:cs="Arial"/>
            <w:sz w:val="28"/>
            <w:szCs w:val="28"/>
          </w:rPr>
          <w:delText xml:space="preserve">imediatamente posterior à cirurgia,</w:delText>
        </w:r>
      </w:del>
      <w:ins w:id="1452" w:author="Assessor GDSXSR" w:date="2026-10-31T19:46:16Z">
        <w:r>
          <w:rPr>
            <w:rFonts w:ascii="Arial" w:hAnsi="Arial" w:cs="Arial"/>
            <w:color w:val="808080"/>
            <w:sz w:val="28"/>
            <w:szCs w:val="28"/>
            <w:highlight w:val="yellow"/>
          </w:rPr>
          <w:t xml:space="preserve">que</w:t>
        </w:r>
      </w:ins>
      <w:r>
        <w:rPr>
          <w:rFonts w:ascii="Arial" w:hAnsi="Arial" w:cs="Arial"/>
          <w:sz w:val="28"/>
          <w:szCs w:val="28"/>
          <w:highlight w:val="yellow"/>
          <w:rPrChange w:id="1763" w:author="Assessor GDSXSR" w:date="2026-10-31T19:46:16Z">
            <w:rPr>
              <w:rFonts w:ascii="Arial" w:hAnsi="Arial" w:cs="Arial"/>
              <w:sz w:val="28"/>
              <w:szCs w:val="28"/>
            </w:rPr>
          </w:rPrChange>
        </w:rPr>
        <w:t xml:space="preserve"> ultrapassam o desconforto </w:t>
      </w:r>
      <w:del w:id="1453" w:author="Assessor GDSXSR" w:date="2026-10-31T19:46:16Z">
        <w:r>
          <w:rPr>
            <w:rFonts w:ascii="Arial" w:hAnsi="Arial" w:cs="Arial"/>
            <w:sz w:val="28"/>
            <w:szCs w:val="28"/>
          </w:rPr>
          <w:delText xml:space="preserve">ordinariamente</w:delText>
        </w:r>
      </w:del>
      <w:ins w:id="1454" w:author="Assessor GDSXSR" w:date="2026-10-31T19:46:16Z">
        <w:r>
          <w:rPr>
            <w:rFonts w:ascii="Arial" w:hAnsi="Arial" w:cs="Arial"/>
            <w:color w:val="808080"/>
            <w:sz w:val="28"/>
            <w:szCs w:val="28"/>
            <w:highlight w:val="yellow"/>
          </w:rPr>
          <w:t xml:space="preserve">ordinário</w:t>
        </w:r>
      </w:ins>
      <w:r>
        <w:rPr>
          <w:rFonts w:ascii="Arial" w:hAnsi="Arial" w:cs="Arial"/>
          <w:sz w:val="28"/>
          <w:szCs w:val="28"/>
          <w:highlight w:val="yellow"/>
          <w:rPrChange w:id="1764" w:author="Assessor GDSXSR" w:date="2026-10-31T19:46:16Z">
            <w:rPr>
              <w:rFonts w:ascii="Arial" w:hAnsi="Arial" w:cs="Arial"/>
              <w:sz w:val="28"/>
              <w:szCs w:val="28"/>
            </w:rPr>
          </w:rPrChange>
        </w:rPr>
        <w:t xml:space="preserve"> </w:t>
      </w:r>
      <w:del w:id="1455" w:author="Assessor GDSXSR" w:date="2026-10-31T19:46:16Z">
        <w:r>
          <w:rPr>
            <w:rFonts w:ascii="Arial" w:hAnsi="Arial" w:cs="Arial"/>
            <w:sz w:val="28"/>
            <w:szCs w:val="28"/>
          </w:rPr>
          <w:delText xml:space="preserve">associado à</w:delText>
        </w:r>
      </w:del>
      <w:ins w:id="1456" w:author="Assessor GDSXSR" w:date="2026-10-31T19:46:16Z">
        <w:r>
          <w:rPr>
            <w:rFonts w:ascii="Arial" w:hAnsi="Arial" w:cs="Arial"/>
            <w:color w:val="808080"/>
            <w:sz w:val="28"/>
            <w:szCs w:val="28"/>
            <w:highlight w:val="yellow"/>
          </w:rPr>
          <w:t xml:space="preserve">da</w:t>
        </w:r>
      </w:ins>
      <w:r>
        <w:rPr>
          <w:rFonts w:ascii="Arial" w:hAnsi="Arial" w:cs="Arial"/>
          <w:sz w:val="28"/>
          <w:szCs w:val="28"/>
          <w:highlight w:val="yellow"/>
          <w:rPrChange w:id="1765" w:author="Assessor GDSXSR" w:date="2026-10-31T19:46:16Z">
            <w:rPr>
              <w:rFonts w:ascii="Arial" w:hAnsi="Arial" w:cs="Arial"/>
              <w:sz w:val="28"/>
              <w:szCs w:val="28"/>
            </w:rPr>
          </w:rPrChange>
        </w:rPr>
        <w:t xml:space="preserve"> internação</w:t>
      </w:r>
      <w:del w:id="1457" w:author="Assessor GDSXSR" w:date="2026-10-31T19:46:16Z">
        <w:r>
          <w:rPr>
            <w:rFonts w:ascii="Arial" w:hAnsi="Arial" w:cs="Arial"/>
            <w:sz w:val="28"/>
            <w:szCs w:val="28"/>
          </w:rPr>
          <w:delText xml:space="preserve"> hospitalar</w:delText>
        </w:r>
      </w:del>
      <w:r>
        <w:rPr>
          <w:rFonts w:ascii="Arial" w:hAnsi="Arial" w:cs="Arial"/>
          <w:sz w:val="28"/>
          <w:szCs w:val="28"/>
          <w:highlight w:val="yellow"/>
          <w:rPrChange w:id="1766" w:author="Assessor GDSXSR" w:date="2026-10-31T19:46:16Z">
            <w:rPr>
              <w:rFonts w:ascii="Arial" w:hAnsi="Arial" w:cs="Arial"/>
              <w:sz w:val="28"/>
              <w:szCs w:val="28"/>
            </w:rPr>
          </w:rPrChange>
        </w:rPr>
        <w:t xml:space="preserve">.</w:t>
      </w:r>
    </w:p>
    <w:p w14:paraId="35153ED0" w14:textId="77777777" w:rsidR="00895FFE" w:rsidRDefault="00895FFE" w:rsidP="00895FFE">
      <w:pPr>
        <w:spacing w:after="0" w:line="360" w:lineRule="auto"/>
        <w:ind w:firstLine="2268"/>
        <w:jc w:val="both"/>
        <w:rPr>
          <w:rFonts w:ascii="Arial" w:hAnsi="Arial" w:cs="Arial"/>
          <w:sz w:val="28"/>
          <w:szCs w:val="28"/>
        </w:rPr>
      </w:pPr>
    </w:p>
    <w:p w14:paraId="05941261" w14:textId="59D4001D"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A ausência de agravamento clínico ou de sequelas não descaracteriza o dano moral</w:t>
      </w:r>
      <w:del w:id="1458" w:author="Assessor GDSXSR" w:date="2026-10-31T19:46:16Z">
        <w:r>
          <w:rPr>
            <w:rFonts w:ascii="Arial" w:hAnsi="Arial" w:cs="Arial"/>
            <w:sz w:val="28"/>
            <w:szCs w:val="28"/>
          </w:rPr>
          <w:delText xml:space="preserve">. Esses elementos devem ser considerados na fixação da indenização</w:delText>
        </w:r>
      </w:del>
      <w:r>
        <w:rPr>
          <w:rFonts w:ascii="Arial" w:hAnsi="Arial" w:cs="Arial"/>
          <w:sz w:val="28"/>
          <w:szCs w:val="28"/>
        </w:rPr>
        <w:t xml:space="preserve">, mas </w:t>
      </w:r>
      <w:del w:id="1459" w:author="Assessor GDSXSR" w:date="2026-10-31T19:46:16Z">
        <w:r>
          <w:rPr>
            <w:rFonts w:ascii="Arial" w:hAnsi="Arial" w:cs="Arial"/>
            <w:sz w:val="28"/>
            <w:szCs w:val="28"/>
          </w:rPr>
          <w:delText xml:space="preserve">não</w:delText>
        </w:r>
      </w:del>
      <w:ins w:id="1460" w:author="Assessor GDSXSR" w:date="2026-10-31T19:46:16Z">
        <w:r>
          <w:rPr>
            <w:rFonts w:ascii="Arial" w:hAnsi="Arial" w:cs="Arial"/>
            <w:color w:val="808080"/>
            <w:sz w:val="28"/>
            <w:szCs w:val="28"/>
          </w:rPr>
          <w:t xml:space="preserve">repercute</w:t>
        </w:r>
      </w:ins>
      <w:r>
        <w:rPr>
          <w:rFonts w:ascii="Arial" w:hAnsi="Arial" w:cs="Arial"/>
          <w:sz w:val="28"/>
          <w:szCs w:val="28"/>
        </w:rPr>
        <w:t xml:space="preserve"> </w:t>
      </w:r>
      <w:del w:id="1461" w:author="Assessor GDSXSR" w:date="2026-10-31T19:46:16Z">
        <w:r>
          <w:rPr>
            <w:rFonts w:ascii="Arial" w:hAnsi="Arial" w:cs="Arial"/>
            <w:sz w:val="28"/>
            <w:szCs w:val="28"/>
          </w:rPr>
          <w:delText xml:space="preserve">afastam</w:delText>
        </w:r>
      </w:del>
      <w:ins w:id="1462" w:author="Assessor GDSXSR" w:date="2026-10-31T19:46:16Z">
        <w:r>
          <w:rPr>
            <w:rFonts w:ascii="Arial" w:hAnsi="Arial" w:cs="Arial"/>
            <w:color w:val="808080"/>
            <w:sz w:val="28"/>
            <w:szCs w:val="28"/>
          </w:rPr>
          <w:t xml:space="preserve">na</w:t>
        </w:r>
      </w:ins>
      <w:r>
        <w:rPr>
          <w:rFonts w:ascii="Arial" w:hAnsi="Arial" w:cs="Arial"/>
          <w:sz w:val="28"/>
          <w:szCs w:val="28"/>
        </w:rPr>
        <w:t xml:space="preserve"> </w:t>
      </w:r>
      <w:del w:id="1463" w:author="Assessor GDSXSR" w:date="2026-10-31T19:46:16Z">
        <w:r>
          <w:rPr>
            <w:rFonts w:ascii="Arial" w:hAnsi="Arial" w:cs="Arial"/>
            <w:sz w:val="28"/>
            <w:szCs w:val="28"/>
          </w:rPr>
          <w:delText xml:space="preserve">a lesão decorrente</w:delText>
        </w:r>
      </w:del>
      <w:ins w:id="1464" w:author="Assessor GDSXSR" w:date="2026-10-31T19:46:16Z">
        <w:r>
          <w:rPr>
            <w:rFonts w:ascii="Arial" w:hAnsi="Arial" w:cs="Arial"/>
            <w:color w:val="808080"/>
            <w:sz w:val="28"/>
            <w:szCs w:val="28"/>
          </w:rPr>
          <w:t xml:space="preserve">extensão</w:t>
        </w:r>
      </w:ins>
      <w:r>
        <w:rPr>
          <w:rFonts w:ascii="Arial" w:hAnsi="Arial" w:cs="Arial"/>
          <w:sz w:val="28"/>
          <w:szCs w:val="28"/>
        </w:rPr>
        <w:t xml:space="preserve"> da </w:t>
      </w:r>
      <w:del w:id="1465" w:author="Assessor GDSXSR" w:date="2026-10-31T19:46:16Z">
        <w:r>
          <w:rPr>
            <w:rFonts w:ascii="Arial" w:hAnsi="Arial" w:cs="Arial"/>
            <w:sz w:val="28"/>
            <w:szCs w:val="28"/>
          </w:rPr>
          <w:delText xml:space="preserve">assistência inadequada prestada à paciente em momento de particular vulnerabilidade</w:delText>
        </w:r>
      </w:del>
      <w:ins w:id="1466" w:author="Assessor GDSXSR" w:date="2026-10-31T19:46:16Z">
        <w:r>
          <w:rPr>
            <w:rFonts w:ascii="Arial" w:hAnsi="Arial" w:cs="Arial"/>
            <w:color w:val="808080"/>
            <w:sz w:val="28"/>
            <w:szCs w:val="28"/>
          </w:rPr>
          <w:t xml:space="preserve">reparação</w:t>
        </w:r>
      </w:ins>
      <w:r>
        <w:rPr>
          <w:rFonts w:ascii="Arial" w:hAnsi="Arial" w:cs="Arial"/>
          <w:sz w:val="28"/>
          <w:szCs w:val="28"/>
        </w:rPr>
        <w:t xml:space="preserve">.</w:t>
      </w:r>
    </w:p>
    <w:p w14:paraId="03B969A0" w14:textId="77777777" w:rsidR="00D966BB" w:rsidRDefault="00D966BB" w:rsidP="00895FFE">
      <w:pPr>
        <w:spacing w:after="0" w:line="360" w:lineRule="auto"/>
        <w:ind w:firstLine="2268"/>
        <w:jc w:val="both"/>
        <w:rPr>
          <w:rFonts w:ascii="Arial" w:hAnsi="Arial" w:cs="Arial"/>
          <w:sz w:val="28"/>
          <w:szCs w:val="28"/>
        </w:rPr>
      </w:pPr>
    </w:p>
    <w:p w14:paraId="450E28FA" w14:textId="14E6C7CB" w:rsidR="00895FFE" w:rsidRPr="00895FFE" w:rsidRDefault="0093203B" w:rsidP="00895FFE">
      <w:pPr>
        <w:spacing w:after="0" w:line="360" w:lineRule="auto"/>
        <w:ind w:firstLine="2268"/>
        <w:jc w:val="both"/>
        <w:rPr>
          <w:del w:id="1638" w:author="Assessor GDSXSR" w:date="2026-10-31T19:46:16Z"/>
          <w:rFonts w:ascii="Arial" w:hAnsi="Arial" w:cs="Arial"/>
          <w:sz w:val="28"/>
          <w:szCs w:val="28"/>
        </w:rPr>
      </w:pPr>
      <w:del w:id="1634" w:author="Assessor GDSXSR" w:date="2026-10-31T19:46:16Z">
        <w:r>
          <w:rPr>
            <w:rFonts w:ascii="Arial" w:hAnsi="Arial" w:cs="Arial"/>
            <w:sz w:val="28"/>
            <w:szCs w:val="28"/>
          </w:rPr>
          <w:delText>Portanto, e</w:delText>
        </w:r>
      </w:del>
      <w:del w:id="1635" w:author="Assessor GDSXSR" w:date="2026-10-31T19:46:16Z">
        <w:r w:rsidR="00895FFE" w:rsidRPr="00895FFE">
          <w:rPr>
            <w:rFonts w:ascii="Arial" w:hAnsi="Arial" w:cs="Arial"/>
            <w:sz w:val="28"/>
            <w:szCs w:val="28"/>
          </w:rPr>
          <w:delText>stão configurados</w:delText>
        </w:r>
      </w:del>
      <w:del w:id="1636" w:author="Assessor GDSXSR" w:date="2026-10-31T19:46:16Z">
        <w:r>
          <w:rPr>
            <w:rFonts w:ascii="Arial" w:hAnsi="Arial" w:cs="Arial"/>
            <w:sz w:val="28"/>
            <w:szCs w:val="28"/>
          </w:rPr>
          <w:delText xml:space="preserve"> </w:delText>
        </w:r>
      </w:del>
      <w:del w:id="1637" w:author="Assessor GDSXSR" w:date="2026-10-31T19:46:16Z">
        <w:r w:rsidR="00895FFE" w:rsidRPr="00895FFE">
          <w:rPr>
            <w:rFonts w:ascii="Arial" w:hAnsi="Arial" w:cs="Arial"/>
            <w:sz w:val="28"/>
            <w:szCs w:val="28"/>
          </w:rPr>
          <w:delText>o defeito na prestação do serviço, o dano moral e o nexo causal entre ambos.</w:delText>
        </w:r>
      </w:del>
    </w:p>
    <w:p w14:paraId="4602002D" w14:textId="77777777" w:rsidR="00C41E92" w:rsidRDefault="00C41E92" w:rsidP="00C41E92">
      <w:pPr>
        <w:spacing w:after="0" w:line="360" w:lineRule="auto"/>
        <w:ind w:firstLine="2268"/>
        <w:jc w:val="both"/>
        <w:rPr>
          <w:del w:id="1639" w:author="Assessor GDSXSR" w:date="2026-10-31T19:46:16Z"/>
          <w:rFonts w:ascii="Arial" w:hAnsi="Arial" w:cs="Arial"/>
          <w:b/>
          <w:bCs/>
          <w:sz w:val="28"/>
          <w:szCs w:val="28"/>
        </w:rPr>
      </w:pPr>
    </w:p>
    <w:p w14:paraId="48008CF2" w14:textId="7ACA829F" w:rsidR="00C41E92" w:rsidRPr="00C41E92" w:rsidRDefault="00C41E92" w:rsidP="00C41E92">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Change w:id="1690" w:author="Assessor GDSXSR" w:date="2026-10-31T19:46:16Z">
            <w:rPr>
              <w:rFonts w:ascii="Arial" w:hAnsi="Arial" w:cs="Arial"/>
              <w:sz w:val="28"/>
              <w:szCs w:val="28"/>
              <w:u w:val="single"/>
            </w:rPr>
          </w:rPrChange>
        </w:rPr>
        <w:t xml:space="preserve">Assim, nego provimento ao apelo</w:t>
      </w:r>
      <w:ins w:id="1467" w:author="Assessor GDSXSR" w:date="2026-10-31T19:46:16Z">
        <w:r>
          <w:rPr>
            <w:rFonts w:ascii="Arial" w:hAnsi="Arial" w:cs="Arial"/>
            <w:color w:val="808080"/>
            <w:sz w:val="28"/>
            <w:szCs w:val="28"/>
            <w:highlight w:val="yellow"/>
            <w:u w:val="single"/>
          </w:rPr>
          <w:t xml:space="preserve">,</w:t>
        </w:r>
      </w:ins>
      <w:r>
        <w:rPr>
          <w:rFonts w:ascii="Arial" w:hAnsi="Arial" w:cs="Arial"/>
          <w:sz w:val="28"/>
          <w:szCs w:val="28"/>
          <w:highlight w:val="yellow"/>
          <w:u w:val="single"/>
          <w:rPrChange w:id="1691" w:author="Assessor GDSXSR" w:date="2026-10-31T19:46:16Z">
            <w:rPr>
              <w:rFonts w:ascii="Arial" w:hAnsi="Arial" w:cs="Arial"/>
              <w:sz w:val="28"/>
              <w:szCs w:val="28"/>
              <w:u w:val="single"/>
            </w:rPr>
          </w:rPrChange>
        </w:rPr>
        <w:t xml:space="preserve"> nesse ponto.</w:t>
      </w:r>
    </w:p>
    <w:p w14:paraId="7D1E6E90" w14:textId="77777777" w:rsidR="0045412E" w:rsidRDefault="0045412E" w:rsidP="0093203B">
      <w:pPr>
        <w:spacing w:after="0" w:line="360" w:lineRule="auto"/>
        <w:jc w:val="both"/>
        <w:rPr>
          <w:rFonts w:ascii="Arial" w:hAnsi="Arial" w:cs="Arial"/>
          <w:sz w:val="28"/>
          <w:szCs w:val="28"/>
        </w:rPr>
      </w:pPr>
    </w:p>
    <w:p w14:paraId="473A5ED2" w14:textId="77777777" w:rsidR="008C6D01" w:rsidRPr="008C6D01" w:rsidRDefault="008C6D01" w:rsidP="00A715BF">
      <w:pPr>
        <w:spacing w:after="0" w:line="360" w:lineRule="auto"/>
        <w:jc w:val="center"/>
        <w:rPr>
          <w:rFonts w:ascii="Arial" w:hAnsi="Arial" w:cs="Arial"/>
          <w:sz w:val="28"/>
          <w:szCs w:val="28"/>
        </w:rPr>
      </w:pPr>
      <w:r>
        <w:rPr>
          <w:rFonts w:ascii="Arial" w:hAnsi="Arial" w:cs="Arial"/>
          <w:i w:val="0"/>
          <w:sz w:val="28"/>
          <w:szCs w:val="28"/>
          <w:highlight w:val="yellow"/>
          <w:rPrChange w:id="1783" w:author="Assessor GDSXSR" w:date="2026-10-31T19:46:16Z">
            <w:rPr>
              <w:rFonts w:ascii="Arial" w:hAnsi="Arial" w:cs="Arial"/>
              <w:sz w:val="28"/>
              <w:szCs w:val="28"/>
            </w:rPr>
          </w:rPrChange>
        </w:rPr>
        <w:t xml:space="preserve">DA MANUTENÇÃO DO </w:t>
      </w:r>
      <w:del w:id="1468" w:author="Assessor GDSXSR" w:date="2026-10-31T19:46:16Z">
        <w:r>
          <w:rPr>
            <w:rFonts w:ascii="Arial" w:hAnsi="Arial" w:cs="Arial"/>
            <w:i/>
            <w:iCs/>
            <w:sz w:val="28"/>
            <w:szCs w:val="28"/>
          </w:rPr>
          <w:delText xml:space="preserve">QUANTUM</w:delText>
        </w:r>
      </w:del>
      <w:ins w:id="1469" w:author="Assessor GDSXSR" w:date="2026-10-31T19:46:16Z">
        <w:r>
          <w:rPr>
            <w:rFonts w:ascii="Arial" w:hAnsi="Arial" w:cs="Arial"/>
            <w:color w:val="808080"/>
            <w:sz w:val="28"/>
            <w:szCs w:val="28"/>
            <w:highlight w:val="yellow"/>
          </w:rPr>
          <w:t xml:space="preserve">VALOR</w:t>
        </w:r>
      </w:ins>
      <w:r>
        <w:rPr>
          <w:rFonts w:ascii="Arial" w:hAnsi="Arial" w:cs="Arial"/>
          <w:i w:val="0"/>
          <w:sz w:val="28"/>
          <w:szCs w:val="28"/>
          <w:highlight w:val="yellow"/>
          <w:rPrChange w:id="1784" w:author="Assessor GDSXSR" w:date="2026-10-31T19:46:16Z">
            <w:rPr>
              <w:rFonts w:ascii="Arial" w:hAnsi="Arial" w:cs="Arial"/>
              <w:sz w:val="28"/>
              <w:szCs w:val="28"/>
            </w:rPr>
          </w:rPrChange>
        </w:rPr>
        <w:t xml:space="preserve"> </w:t>
      </w:r>
      <w:del w:id="1470" w:author="Assessor GDSXSR" w:date="2026-10-31T19:46:16Z">
        <w:r>
          <w:rPr>
            <w:rFonts w:ascii="Arial" w:hAnsi="Arial" w:cs="Arial"/>
            <w:sz w:val="28"/>
            <w:szCs w:val="28"/>
          </w:rPr>
          <w:delText xml:space="preserve">INDENIZATÓRIO</w:delText>
        </w:r>
      </w:del>
      <w:ins w:id="1471" w:author="Assessor GDSXSR" w:date="2026-10-31T19:46:16Z">
        <w:r>
          <w:rPr>
            <w:rFonts w:ascii="Arial" w:hAnsi="Arial" w:cs="Arial"/>
            <w:color w:val="808080"/>
            <w:sz w:val="28"/>
            <w:szCs w:val="28"/>
            <w:highlight w:val="yellow"/>
          </w:rPr>
          <w:t xml:space="preserve">DA INDENIZAÇÃO</w:t>
        </w:r>
      </w:ins>
    </w:p>
    <w:p w14:paraId="61FCD22E" w14:textId="77777777" w:rsidR="00EC2E30" w:rsidRDefault="00EC2E30" w:rsidP="00A715BF">
      <w:pPr>
        <w:spacing w:after="0" w:line="360" w:lineRule="auto"/>
        <w:ind w:firstLine="2268"/>
        <w:jc w:val="center"/>
        <w:rPr>
          <w:rFonts w:ascii="Arial" w:hAnsi="Arial" w:cs="Arial"/>
          <w:sz w:val="28"/>
          <w:szCs w:val="28"/>
        </w:rPr>
      </w:pPr>
    </w:p>
    <w:p w14:paraId="477A6FBF" w14:textId="52E4B24E"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O réu/apelante</w:t>
      </w:r>
      <w:r>
        <w:rPr>
          <w:rFonts w:ascii="Arial" w:hAnsi="Arial" w:cs="Arial"/>
          <w:sz w:val="28"/>
          <w:szCs w:val="28"/>
        </w:rPr>
        <w:t xml:space="preserve"> </w:t>
      </w:r>
      <w:r>
        <w:rPr>
          <w:rFonts w:ascii="Arial" w:hAnsi="Arial" w:cs="Arial"/>
          <w:sz w:val="28"/>
          <w:szCs w:val="28"/>
        </w:rPr>
        <w:t xml:space="preserve">alega que: </w:t>
      </w:r>
      <w:r>
        <w:rPr>
          <w:rFonts w:ascii="Arial" w:hAnsi="Arial" w:cs="Arial"/>
          <w:b/>
          <w:bCs/>
          <w:sz w:val="28"/>
          <w:szCs w:val="28"/>
          <w:rPrChange w:id="1787" w:author="Assessor GDSXSR" w:date="2026-10-31T19:46:16Z">
            <w:rPr>
              <w:rFonts w:ascii="Arial" w:hAnsi="Arial" w:cs="Arial"/>
              <w:b/>
              <w:bCs/>
              <w:sz w:val="28"/>
              <w:szCs w:val="28"/>
            </w:rPr>
          </w:rPrChange>
        </w:rPr>
        <w:t xml:space="preserve">1)</w:t>
      </w:r>
      <w:r>
        <w:rPr>
          <w:rFonts w:ascii="Arial" w:hAnsi="Arial" w:cs="Arial"/>
          <w:sz w:val="28"/>
          <w:szCs w:val="28"/>
        </w:rPr>
        <w:t xml:space="preserve"> a indenização de R$ 8.000,00 é excessiva</w:t>
      </w:r>
      <w:del w:id="1472" w:author="Assessor GDSXSR" w:date="2026-10-31T19:46:16Z">
        <w:r>
          <w:rPr>
            <w:rFonts w:ascii="Arial" w:hAnsi="Arial" w:cs="Arial"/>
            <w:sz w:val="28"/>
            <w:szCs w:val="28"/>
          </w:rPr>
          <w:delText xml:space="preserve">;</w:delText>
        </w:r>
      </w:del>
      <w:ins w:id="1473" w:author="Assessor GDSXSR" w:date="2026-10-31T19:46:16Z">
        <w:r>
          <w:rPr>
            <w:rFonts w:ascii="Arial" w:hAnsi="Arial" w:cs="Arial"/>
            <w:color w:val="808080"/>
            <w:sz w:val="28"/>
            <w:szCs w:val="28"/>
          </w:rPr>
          <w:t xml:space="preserve">,</w:t>
        </w:r>
      </w:ins>
      <w:r>
        <w:rPr>
          <w:rFonts w:ascii="Arial" w:hAnsi="Arial" w:cs="Arial"/>
          <w:sz w:val="28"/>
          <w:szCs w:val="28"/>
        </w:rPr>
        <w:t xml:space="preserve"> </w:t>
      </w:r>
      <w:del w:id="1474" w:author="Assessor GDSXSR" w:date="2026-10-31T19:46:16Z">
        <w:r>
          <w:rPr>
            <w:rFonts w:ascii="Arial" w:hAnsi="Arial" w:cs="Arial"/>
            <w:b/>
            <w:bCs/>
            <w:sz w:val="28"/>
            <w:szCs w:val="28"/>
          </w:rPr>
          <w:delText xml:space="preserve">2)</w:delText>
        </w:r>
      </w:del>
      <w:ins w:id="1475" w:author="Assessor GDSXSR" w:date="2026-10-31T19:46:16Z">
        <w:r>
          <w:rPr>
            <w:rFonts w:ascii="Arial" w:hAnsi="Arial" w:cs="Arial"/>
            <w:color w:val="808080"/>
            <w:sz w:val="28"/>
            <w:szCs w:val="28"/>
          </w:rPr>
          <w:t xml:space="preserve">pois os fatos têm reduzida gravidade e</w:t>
        </w:r>
      </w:ins>
      <w:r>
        <w:rPr>
          <w:rFonts w:ascii="Arial" w:hAnsi="Arial" w:cs="Arial"/>
          <w:sz w:val="28"/>
          <w:szCs w:val="28"/>
        </w:rPr>
        <w:t xml:space="preserve"> não houve agravamento clínico nem consequências permanentes</w:t>
      </w:r>
      <w:del w:id="1476" w:author="Assessor GDSXSR" w:date="2026-10-31T19:46:16Z">
        <w:r>
          <w:rPr>
            <w:rFonts w:ascii="Arial" w:hAnsi="Arial" w:cs="Arial"/>
            <w:sz w:val="28"/>
            <w:szCs w:val="28"/>
          </w:rPr>
          <w:delText xml:space="preserve"> para a autora; </w:delText>
        </w:r>
        <w:r>
          <w:rPr>
            <w:rFonts w:ascii="Arial" w:hAnsi="Arial" w:cs="Arial"/>
            <w:b/>
            <w:bCs/>
            <w:sz w:val="28"/>
            <w:szCs w:val="28"/>
          </w:rPr>
          <w:delText xml:space="preserve">3)</w:delText>
        </w:r>
        <w:r>
          <w:rPr>
            <w:rFonts w:ascii="Arial" w:hAnsi="Arial" w:cs="Arial"/>
            <w:sz w:val="28"/>
            <w:szCs w:val="28"/>
          </w:rPr>
          <w:delText xml:space="preserve"> os fatos apresentam reduzida gravidade</w:delText>
        </w:r>
      </w:del>
      <w:r>
        <w:rPr>
          <w:rFonts w:ascii="Arial" w:hAnsi="Arial" w:cs="Arial"/>
          <w:sz w:val="28"/>
          <w:szCs w:val="28"/>
        </w:rPr>
        <w:t xml:space="preserve">; e </w:t>
      </w:r>
      <w:del w:id="1477" w:author="Assessor GDSXSR" w:date="2026-10-31T19:46:16Z">
        <w:r>
          <w:rPr>
            <w:rFonts w:ascii="Arial" w:hAnsi="Arial" w:cs="Arial"/>
            <w:b/>
            <w:bCs/>
            <w:sz w:val="28"/>
            <w:szCs w:val="28"/>
          </w:rPr>
          <w:delText xml:space="preserve">4</w:delText>
        </w:r>
      </w:del>
      <w:ins w:id="1478" w:author="Assessor GDSXSR" w:date="2026-10-31T19:46:16Z">
        <w:r>
          <w:rPr>
            <w:rFonts w:ascii="Arial" w:hAnsi="Arial" w:cs="Arial"/>
            <w:b/>
            <w:bCs/>
            <w:color w:val="808080"/>
            <w:sz w:val="28"/>
            <w:szCs w:val="28"/>
          </w:rPr>
          <w:t xml:space="preserve">2</w:t>
        </w:r>
      </w:ins>
      <w:r>
        <w:rPr>
          <w:rFonts w:ascii="Arial" w:hAnsi="Arial" w:cs="Arial"/>
          <w:b/>
          <w:bCs/>
          <w:sz w:val="28"/>
          <w:szCs w:val="28"/>
        </w:rPr>
        <w:t xml:space="preserve">)</w:t>
      </w:r>
      <w:r>
        <w:rPr>
          <w:rFonts w:ascii="Arial" w:hAnsi="Arial" w:cs="Arial"/>
          <w:sz w:val="28"/>
          <w:szCs w:val="28"/>
        </w:rPr>
        <w:t xml:space="preserve"> </w:t>
      </w:r>
      <w:del w:id="1479" w:author="Assessor GDSXSR" w:date="2026-10-31T19:46:16Z">
        <w:r>
          <w:rPr>
            <w:rFonts w:ascii="Arial" w:hAnsi="Arial" w:cs="Arial"/>
            <w:sz w:val="28"/>
            <w:szCs w:val="28"/>
          </w:rPr>
          <w:delText xml:space="preserve">eventual</w:delText>
        </w:r>
      </w:del>
      <w:ins w:id="1480" w:author="Assessor GDSXSR" w:date="2026-10-31T19:46:16Z">
        <w:r>
          <w:rPr>
            <w:rFonts w:ascii="Arial" w:hAnsi="Arial" w:cs="Arial"/>
            <w:color w:val="808080"/>
            <w:sz w:val="28"/>
            <w:szCs w:val="28"/>
          </w:rPr>
          <w:t xml:space="preserve">o</w:t>
        </w:r>
      </w:ins>
      <w:r>
        <w:rPr>
          <w:rFonts w:ascii="Arial" w:hAnsi="Arial" w:cs="Arial"/>
          <w:sz w:val="28"/>
          <w:szCs w:val="28"/>
        </w:rPr>
        <w:t xml:space="preserve"> </w:t>
      </w:r>
      <w:del w:id="1481" w:author="Assessor GDSXSR" w:date="2026-10-31T19:46:16Z">
        <w:r>
          <w:rPr>
            <w:rFonts w:ascii="Arial" w:hAnsi="Arial" w:cs="Arial"/>
            <w:sz w:val="28"/>
            <w:szCs w:val="28"/>
          </w:rPr>
          <w:delText xml:space="preserve">indenização</w:delText>
        </w:r>
      </w:del>
      <w:ins w:id="1482" w:author="Assessor GDSXSR" w:date="2026-10-31T19:46:16Z">
        <w:r>
          <w:rPr>
            <w:rFonts w:ascii="Arial" w:hAnsi="Arial" w:cs="Arial"/>
            <w:color w:val="808080"/>
            <w:sz w:val="28"/>
            <w:szCs w:val="28"/>
          </w:rPr>
          <w:t xml:space="preserve">valor</w:t>
        </w:r>
      </w:ins>
      <w:r>
        <w:rPr>
          <w:rFonts w:ascii="Arial" w:hAnsi="Arial" w:cs="Arial"/>
          <w:sz w:val="28"/>
          <w:szCs w:val="28"/>
        </w:rPr>
        <w:t xml:space="preserve"> deve ser </w:t>
      </w:r>
      <w:del w:id="1483" w:author="Assessor GDSXSR" w:date="2026-10-31T19:46:16Z">
        <w:r>
          <w:rPr>
            <w:rFonts w:ascii="Arial" w:hAnsi="Arial" w:cs="Arial"/>
            <w:sz w:val="28"/>
            <w:szCs w:val="28"/>
          </w:rPr>
          <w:delText xml:space="preserve">reduzida</w:delText>
        </w:r>
      </w:del>
      <w:ins w:id="1484" w:author="Assessor GDSXSR" w:date="2026-10-31T19:46:16Z">
        <w:r>
          <w:rPr>
            <w:rFonts w:ascii="Arial" w:hAnsi="Arial" w:cs="Arial"/>
            <w:color w:val="808080"/>
            <w:sz w:val="28"/>
            <w:szCs w:val="28"/>
          </w:rPr>
          <w:t xml:space="preserve">reduzido</w:t>
        </w:r>
      </w:ins>
      <w:r>
        <w:rPr>
          <w:rFonts w:ascii="Arial" w:hAnsi="Arial" w:cs="Arial"/>
          <w:sz w:val="28"/>
          <w:szCs w:val="28"/>
        </w:rPr>
        <w:t xml:space="preserve"> para R$ 500,00 </w:t>
      </w:r>
      <w:del w:id="1485" w:author="Assessor GDSXSR" w:date="2026-10-31T19:46:16Z">
        <w:r>
          <w:rPr>
            <w:rFonts w:ascii="Arial" w:hAnsi="Arial" w:cs="Arial"/>
            <w:sz w:val="28"/>
            <w:szCs w:val="28"/>
          </w:rPr>
          <w:delText xml:space="preserve">ou para outro valor moderado </w:delText>
        </w:r>
      </w:del>
      <w:r>
        <w:rPr>
          <w:rFonts w:ascii="Arial" w:hAnsi="Arial" w:cs="Arial"/>
          <w:sz w:val="28"/>
          <w:szCs w:val="28"/>
        </w:rPr>
        <w:t xml:space="preserve">(ID 89325510).</w:t>
      </w:r>
    </w:p>
    <w:p w14:paraId="7F00465C" w14:textId="77777777" w:rsidR="00A715BF" w:rsidRDefault="00A715BF" w:rsidP="00A715BF">
      <w:pPr>
        <w:spacing w:after="0" w:line="360" w:lineRule="auto"/>
        <w:ind w:firstLine="2268"/>
        <w:jc w:val="both"/>
        <w:rPr>
          <w:rFonts w:ascii="Arial" w:hAnsi="Arial" w:cs="Arial"/>
          <w:sz w:val="28"/>
          <w:szCs w:val="28"/>
        </w:rPr>
      </w:pPr>
    </w:p>
    <w:p w14:paraId="3F1DD73E" w14:textId="52F43E20" w:rsidR="00A715BF" w:rsidRPr="00A715BF" w:rsidRDefault="00A715BF" w:rsidP="00A715BF">
      <w:pPr>
        <w:spacing w:after="0" w:line="360" w:lineRule="auto"/>
        <w:ind w:firstLine="2268"/>
        <w:jc w:val="both"/>
        <w:rPr>
          <w:rFonts w:ascii="Arial" w:hAnsi="Arial" w:cs="Arial"/>
          <w:sz w:val="28"/>
          <w:szCs w:val="28"/>
        </w:rPr>
      </w:pPr>
      <w:r w:rsidRPr="00A715BF">
        <w:rPr>
          <w:rFonts w:ascii="Arial" w:hAnsi="Arial" w:cs="Arial"/>
          <w:sz w:val="28"/>
          <w:szCs w:val="28"/>
          <w:highlight w:val="yellow"/>
          <w:rPrChange w:id="1685" w:author="Assessor GDSXSR" w:date="2026-10-31T19:46:16Z">
            <w:rPr>
              <w:rFonts w:ascii="Arial" w:hAnsi="Arial" w:cs="Arial"/>
              <w:sz w:val="28"/>
              <w:szCs w:val="28"/>
            </w:rPr>
          </w:rPrChange>
        </w:rPr>
        <w:t>Sem razão.</w:t>
      </w:r>
    </w:p>
    <w:p w14:paraId="12950722" w14:textId="77777777" w:rsidR="00A715BF" w:rsidRDefault="00A715BF" w:rsidP="00A715BF">
      <w:pPr>
        <w:spacing w:after="0" w:line="360" w:lineRule="auto"/>
        <w:ind w:firstLine="2268"/>
        <w:jc w:val="both"/>
        <w:rPr>
          <w:rFonts w:ascii="Arial" w:hAnsi="Arial" w:cs="Arial"/>
          <w:sz w:val="28"/>
          <w:szCs w:val="28"/>
        </w:rPr>
      </w:pPr>
    </w:p>
    <w:p w14:paraId="76D72BBA" w14:textId="48983779"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A indenização por dano moral </w:t>
      </w:r>
      <w:del w:id="1486" w:author="Assessor GDSXSR" w:date="2026-10-31T19:46:16Z">
        <w:r>
          <w:rPr>
            <w:rFonts w:ascii="Arial" w:hAnsi="Arial" w:cs="Arial"/>
            <w:sz w:val="28"/>
            <w:szCs w:val="28"/>
          </w:rPr>
          <w:delText xml:space="preserve">deve</w:delText>
        </w:r>
      </w:del>
      <w:ins w:id="1487" w:author="Assessor GDSXSR" w:date="2026-10-31T19:46:16Z">
        <w:r>
          <w:rPr>
            <w:rFonts w:ascii="Arial" w:hAnsi="Arial" w:cs="Arial"/>
            <w:color w:val="808080"/>
            <w:sz w:val="28"/>
            <w:szCs w:val="28"/>
          </w:rPr>
          <w:t xml:space="preserve">observa</w:t>
        </w:r>
      </w:ins>
      <w:r>
        <w:rPr>
          <w:rFonts w:ascii="Arial" w:hAnsi="Arial" w:cs="Arial"/>
          <w:sz w:val="28"/>
          <w:szCs w:val="28"/>
        </w:rPr>
        <w:t xml:space="preserve"> </w:t>
      </w:r>
      <w:del w:id="1488" w:author="Assessor GDSXSR" w:date="2026-10-31T19:46:16Z">
        <w:r>
          <w:rPr>
            <w:rFonts w:ascii="Arial" w:hAnsi="Arial" w:cs="Arial"/>
            <w:sz w:val="28"/>
            <w:szCs w:val="28"/>
          </w:rPr>
          <w:delText xml:space="preserve">ser fixada de acordo com os princípios da</w:delText>
        </w:r>
      </w:del>
      <w:ins w:id="1489" w:author="Assessor GDSXSR" w:date="2026-10-31T19:46:16Z">
        <w:r>
          <w:rPr>
            <w:rFonts w:ascii="Arial" w:hAnsi="Arial" w:cs="Arial"/>
            <w:color w:val="808080"/>
            <w:sz w:val="28"/>
            <w:szCs w:val="28"/>
          </w:rPr>
          <w:t xml:space="preserve">a</w:t>
        </w:r>
      </w:ins>
      <w:r>
        <w:rPr>
          <w:rFonts w:ascii="Arial" w:hAnsi="Arial" w:cs="Arial"/>
          <w:sz w:val="28"/>
          <w:szCs w:val="28"/>
        </w:rPr>
        <w:t xml:space="preserve"> razoabilidade e </w:t>
      </w:r>
      <w:del w:id="1490" w:author="Assessor GDSXSR" w:date="2026-10-31T19:46:16Z">
        <w:r>
          <w:rPr>
            <w:rFonts w:ascii="Arial" w:hAnsi="Arial" w:cs="Arial"/>
            <w:sz w:val="28"/>
            <w:szCs w:val="28"/>
          </w:rPr>
          <w:delText xml:space="preserve">da</w:delText>
        </w:r>
      </w:del>
      <w:ins w:id="1491" w:author="Assessor GDSXSR" w:date="2026-10-31T19:46:16Z">
        <w:r>
          <w:rPr>
            <w:rFonts w:ascii="Arial" w:hAnsi="Arial" w:cs="Arial"/>
            <w:color w:val="808080"/>
            <w:sz w:val="28"/>
            <w:szCs w:val="28"/>
          </w:rPr>
          <w:t xml:space="preserve">a</w:t>
        </w:r>
      </w:ins>
      <w:r>
        <w:rPr>
          <w:rFonts w:ascii="Arial" w:hAnsi="Arial" w:cs="Arial"/>
          <w:sz w:val="28"/>
          <w:szCs w:val="28"/>
        </w:rPr>
        <w:t xml:space="preserve"> proporcionalidade, consideradas a gravidade da ofensa</w:t>
      </w:r>
      <w:del w:id="1492" w:author="Assessor GDSXSR" w:date="2026-10-31T19:46:16Z">
        <w:r>
          <w:rPr>
            <w:rFonts w:ascii="Arial" w:hAnsi="Arial" w:cs="Arial"/>
            <w:sz w:val="28"/>
            <w:szCs w:val="28"/>
          </w:rPr>
          <w:delText xml:space="preserve">, as circunstâncias do caso concreto</w:delText>
        </w:r>
      </w:del>
      <w:r>
        <w:rPr>
          <w:rFonts w:ascii="Arial" w:hAnsi="Arial" w:cs="Arial"/>
          <w:sz w:val="28"/>
          <w:szCs w:val="28"/>
        </w:rPr>
        <w:t xml:space="preserve"> e a extensão do dano.</w:t>
      </w:r>
    </w:p>
    <w:p w14:paraId="6D291B35" w14:textId="77777777" w:rsidR="00A715BF" w:rsidRDefault="00A715BF" w:rsidP="00A715BF">
      <w:pPr>
        <w:spacing w:after="0" w:line="360" w:lineRule="auto"/>
        <w:ind w:firstLine="2268"/>
        <w:jc w:val="both"/>
        <w:rPr>
          <w:rFonts w:ascii="Arial" w:hAnsi="Arial" w:cs="Arial"/>
          <w:sz w:val="28"/>
          <w:szCs w:val="28"/>
        </w:rPr>
      </w:pPr>
    </w:p>
    <w:p w14:paraId="37B58657" w14:textId="7A3F6596"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No caso, a falha ocorreu </w:t>
      </w:r>
      <w:del w:id="1493" w:author="Assessor GDSXSR" w:date="2026-10-31T19:46:16Z">
        <w:r>
          <w:rPr>
            <w:rFonts w:ascii="Arial" w:hAnsi="Arial" w:cs="Arial"/>
            <w:sz w:val="28"/>
            <w:szCs w:val="28"/>
          </w:rPr>
          <w:delText xml:space="preserve">durante</w:delText>
        </w:r>
      </w:del>
      <w:ins w:id="1494" w:author="Assessor GDSXSR" w:date="2026-10-31T19:46:16Z">
        <w:r>
          <w:rPr>
            <w:rFonts w:ascii="Arial" w:hAnsi="Arial" w:cs="Arial"/>
            <w:color w:val="808080"/>
            <w:sz w:val="28"/>
            <w:szCs w:val="28"/>
          </w:rPr>
          <w:t xml:space="preserve">no</w:t>
        </w:r>
      </w:ins>
      <w:r>
        <w:rPr>
          <w:rFonts w:ascii="Arial" w:hAnsi="Arial" w:cs="Arial"/>
          <w:sz w:val="28"/>
          <w:szCs w:val="28"/>
        </w:rPr>
        <w:t xml:space="preserve"> </w:t>
      </w:r>
      <w:del w:id="1495" w:author="Assessor GDSXSR" w:date="2026-10-31T19:46:16Z">
        <w:r>
          <w:rPr>
            <w:rFonts w:ascii="Arial" w:hAnsi="Arial" w:cs="Arial"/>
            <w:sz w:val="28"/>
            <w:szCs w:val="28"/>
          </w:rPr>
          <w:delText xml:space="preserve">o</w:delText>
        </w:r>
      </w:del>
      <w:ins w:id="1496" w:author="Assessor GDSXSR" w:date="2026-10-31T19:46:16Z">
        <w:r>
          <w:rPr>
            <w:rFonts w:ascii="Arial" w:hAnsi="Arial" w:cs="Arial"/>
            <w:color w:val="808080"/>
            <w:sz w:val="28"/>
            <w:szCs w:val="28"/>
          </w:rPr>
          <w:t xml:space="preserve">pós-operatório</w:t>
        </w:r>
      </w:ins>
      <w:r>
        <w:rPr>
          <w:rFonts w:ascii="Arial" w:hAnsi="Arial" w:cs="Arial"/>
          <w:sz w:val="28"/>
          <w:szCs w:val="28"/>
        </w:rPr>
        <w:t xml:space="preserve"> </w:t>
      </w:r>
      <w:del w:id="1497" w:author="Assessor GDSXSR" w:date="2026-10-31T19:46:16Z">
        <w:r>
          <w:rPr>
            <w:rFonts w:ascii="Arial" w:hAnsi="Arial" w:cs="Arial"/>
            <w:sz w:val="28"/>
            <w:szCs w:val="28"/>
          </w:rPr>
          <w:delText xml:space="preserve">período imediatamente posterior à cirurgia</w:delText>
        </w:r>
      </w:del>
      <w:ins w:id="1498" w:author="Assessor GDSXSR" w:date="2026-10-31T19:46:16Z">
        <w:r>
          <w:rPr>
            <w:rFonts w:ascii="Arial" w:hAnsi="Arial" w:cs="Arial"/>
            <w:color w:val="808080"/>
            <w:sz w:val="28"/>
            <w:szCs w:val="28"/>
          </w:rPr>
          <w:t xml:space="preserve">imediato</w:t>
        </w:r>
      </w:ins>
      <w:r>
        <w:rPr>
          <w:rFonts w:ascii="Arial" w:hAnsi="Arial" w:cs="Arial"/>
          <w:sz w:val="28"/>
          <w:szCs w:val="28"/>
        </w:rPr>
        <w:t xml:space="preserve">, quando a autora </w:t>
      </w:r>
      <w:del w:id="1499" w:author="Assessor GDSXSR" w:date="2026-10-31T19:46:16Z">
        <w:r>
          <w:rPr>
            <w:rFonts w:ascii="Arial" w:hAnsi="Arial" w:cs="Arial"/>
            <w:sz w:val="28"/>
            <w:szCs w:val="28"/>
          </w:rPr>
          <w:delText xml:space="preserve">se</w:delText>
        </w:r>
      </w:del>
      <w:ins w:id="1500" w:author="Assessor GDSXSR" w:date="2026-10-31T19:46:16Z">
        <w:r>
          <w:rPr>
            <w:rFonts w:ascii="Arial" w:hAnsi="Arial" w:cs="Arial"/>
            <w:color w:val="808080"/>
            <w:sz w:val="28"/>
            <w:szCs w:val="28"/>
          </w:rPr>
          <w:t xml:space="preserve">estava</w:t>
        </w:r>
      </w:ins>
      <w:r>
        <w:rPr>
          <w:rFonts w:ascii="Arial" w:hAnsi="Arial" w:cs="Arial"/>
          <w:sz w:val="28"/>
          <w:szCs w:val="28"/>
        </w:rPr>
        <w:t xml:space="preserve"> </w:t>
      </w:r>
      <w:del w:id="1501" w:author="Assessor GDSXSR" w:date="2026-10-31T19:46:16Z">
        <w:r>
          <w:rPr>
            <w:rFonts w:ascii="Arial" w:hAnsi="Arial" w:cs="Arial"/>
            <w:sz w:val="28"/>
            <w:szCs w:val="28"/>
          </w:rPr>
          <w:delText xml:space="preserve">encontrava</w:delText>
        </w:r>
      </w:del>
      <w:ins w:id="1502" w:author="Assessor GDSXSR" w:date="2026-10-31T19:46:16Z">
        <w:r>
          <w:rPr>
            <w:rFonts w:ascii="Arial" w:hAnsi="Arial" w:cs="Arial"/>
            <w:color w:val="808080"/>
            <w:sz w:val="28"/>
            <w:szCs w:val="28"/>
          </w:rPr>
          <w:t xml:space="preserve">especialmente</w:t>
        </w:r>
      </w:ins>
      <w:r>
        <w:rPr>
          <w:rFonts w:ascii="Arial" w:hAnsi="Arial" w:cs="Arial"/>
          <w:sz w:val="28"/>
          <w:szCs w:val="28"/>
        </w:rPr>
        <w:t xml:space="preserve"> </w:t>
      </w:r>
      <w:del w:id="1503" w:author="Assessor GDSXSR" w:date="2026-10-31T19:46:16Z">
        <w:r>
          <w:rPr>
            <w:rFonts w:ascii="Arial" w:hAnsi="Arial" w:cs="Arial"/>
            <w:sz w:val="28"/>
            <w:szCs w:val="28"/>
          </w:rPr>
          <w:delText xml:space="preserve">em situação de especial vulnerabilidade. As reclamações relacionadas às medicações</w:delText>
        </w:r>
      </w:del>
      <w:ins w:id="1504" w:author="Assessor GDSXSR" w:date="2026-10-31T19:46:16Z">
        <w:r>
          <w:rPr>
            <w:rFonts w:ascii="Arial" w:hAnsi="Arial" w:cs="Arial"/>
            <w:color w:val="808080"/>
            <w:sz w:val="28"/>
            <w:szCs w:val="28"/>
          </w:rPr>
          <w:t xml:space="preserve">vulnerável,</w:t>
        </w:r>
      </w:ins>
      <w:r>
        <w:rPr>
          <w:rFonts w:ascii="Arial" w:hAnsi="Arial" w:cs="Arial"/>
          <w:sz w:val="28"/>
          <w:szCs w:val="28"/>
        </w:rPr>
        <w:t xml:space="preserve"> e </w:t>
      </w:r>
      <w:del w:id="1505" w:author="Assessor GDSXSR" w:date="2026-10-31T19:46:16Z">
        <w:r>
          <w:rPr>
            <w:rFonts w:ascii="Arial" w:hAnsi="Arial" w:cs="Arial"/>
            <w:sz w:val="28"/>
            <w:szCs w:val="28"/>
          </w:rPr>
          <w:delText xml:space="preserve">ao aparelho de ar-condicionado exigiram</w:delText>
        </w:r>
      </w:del>
      <w:ins w:id="1506" w:author="Assessor GDSXSR" w:date="2026-10-31T19:46:16Z">
        <w:r>
          <w:rPr>
            <w:rFonts w:ascii="Arial" w:hAnsi="Arial" w:cs="Arial"/>
            <w:color w:val="808080"/>
            <w:sz w:val="28"/>
            <w:szCs w:val="28"/>
          </w:rPr>
          <w:t xml:space="preserve">exigiu</w:t>
        </w:r>
      </w:ins>
      <w:r>
        <w:rPr>
          <w:rFonts w:ascii="Arial" w:hAnsi="Arial" w:cs="Arial"/>
          <w:sz w:val="28"/>
          <w:szCs w:val="28"/>
        </w:rPr>
        <w:t xml:space="preserve"> a intervenção da coordenação </w:t>
      </w:r>
      <w:del w:id="1507" w:author="Assessor GDSXSR" w:date="2026-10-31T19:46:16Z">
        <w:r>
          <w:rPr>
            <w:rFonts w:ascii="Arial" w:hAnsi="Arial" w:cs="Arial"/>
            <w:sz w:val="28"/>
            <w:szCs w:val="28"/>
          </w:rPr>
          <w:delText xml:space="preserve">do setor </w:delText>
        </w:r>
      </w:del>
      <w:r>
        <w:rPr>
          <w:rFonts w:ascii="Arial" w:hAnsi="Arial" w:cs="Arial"/>
          <w:sz w:val="28"/>
          <w:szCs w:val="28"/>
        </w:rPr>
        <w:t xml:space="preserve">e </w:t>
      </w:r>
      <w:del w:id="1508" w:author="Assessor GDSXSR" w:date="2026-10-31T19:46:16Z">
        <w:r>
          <w:rPr>
            <w:rFonts w:ascii="Arial" w:hAnsi="Arial" w:cs="Arial"/>
            <w:sz w:val="28"/>
            <w:szCs w:val="28"/>
          </w:rPr>
          <w:delText xml:space="preserve">culminaram na</w:delText>
        </w:r>
      </w:del>
      <w:ins w:id="1509" w:author="Assessor GDSXSR" w:date="2026-10-31T19:46:16Z">
        <w:r>
          <w:rPr>
            <w:rFonts w:ascii="Arial" w:hAnsi="Arial" w:cs="Arial"/>
            <w:color w:val="808080"/>
            <w:sz w:val="28"/>
            <w:szCs w:val="28"/>
          </w:rPr>
          <w:t xml:space="preserve">a</w:t>
        </w:r>
      </w:ins>
      <w:r>
        <w:rPr>
          <w:rFonts w:ascii="Arial" w:hAnsi="Arial" w:cs="Arial"/>
          <w:sz w:val="28"/>
          <w:szCs w:val="28"/>
        </w:rPr>
        <w:t xml:space="preserve"> transferência </w:t>
      </w:r>
      <w:del w:id="1510" w:author="Assessor GDSXSR" w:date="2026-10-31T19:46:16Z">
        <w:r>
          <w:rPr>
            <w:rFonts w:ascii="Arial" w:hAnsi="Arial" w:cs="Arial"/>
            <w:sz w:val="28"/>
            <w:szCs w:val="28"/>
          </w:rPr>
          <w:delText xml:space="preserve">da</w:delText>
        </w:r>
      </w:del>
      <w:ins w:id="1511" w:author="Assessor GDSXSR" w:date="2026-10-31T19:46:16Z">
        <w:r>
          <w:rPr>
            <w:rFonts w:ascii="Arial" w:hAnsi="Arial" w:cs="Arial"/>
            <w:color w:val="808080"/>
            <w:sz w:val="28"/>
            <w:szCs w:val="28"/>
          </w:rPr>
          <w:t xml:space="preserve">de</w:t>
        </w:r>
      </w:ins>
      <w:r>
        <w:rPr>
          <w:rFonts w:ascii="Arial" w:hAnsi="Arial" w:cs="Arial"/>
          <w:sz w:val="28"/>
          <w:szCs w:val="28"/>
        </w:rPr>
        <w:t xml:space="preserve"> </w:t>
      </w:r>
      <w:del w:id="1512" w:author="Assessor GDSXSR" w:date="2026-10-31T19:46:16Z">
        <w:r>
          <w:rPr>
            <w:rFonts w:ascii="Arial" w:hAnsi="Arial" w:cs="Arial"/>
            <w:sz w:val="28"/>
            <w:szCs w:val="28"/>
          </w:rPr>
          <w:delText xml:space="preserve">paciente para outra acomodação</w:delText>
        </w:r>
      </w:del>
      <w:ins w:id="1513" w:author="Assessor GDSXSR" w:date="2026-10-31T19:46:16Z">
        <w:r>
          <w:rPr>
            <w:rFonts w:ascii="Arial" w:hAnsi="Arial" w:cs="Arial"/>
            <w:color w:val="808080"/>
            <w:sz w:val="28"/>
            <w:szCs w:val="28"/>
          </w:rPr>
          <w:t xml:space="preserve">quarto</w:t>
        </w:r>
      </w:ins>
      <w:r>
        <w:rPr>
          <w:rFonts w:ascii="Arial" w:hAnsi="Arial" w:cs="Arial"/>
          <w:sz w:val="28"/>
          <w:szCs w:val="28"/>
        </w:rPr>
        <w:t xml:space="preserve"> (ID 89325366).</w:t>
      </w:r>
    </w:p>
    <w:p w14:paraId="0C54B11E" w14:textId="77777777" w:rsidR="00D966BB" w:rsidRDefault="00D966BB" w:rsidP="00A715BF">
      <w:pPr>
        <w:spacing w:after="0" w:line="360" w:lineRule="auto"/>
        <w:ind w:firstLine="2268"/>
        <w:jc w:val="both"/>
        <w:rPr>
          <w:rFonts w:ascii="Arial" w:hAnsi="Arial" w:cs="Arial"/>
          <w:sz w:val="28"/>
          <w:szCs w:val="28"/>
        </w:rPr>
      </w:pPr>
    </w:p>
    <w:p w14:paraId="49EF968A" w14:textId="7B15BF31" w:rsidR="00A715BF" w:rsidRPr="00A715BF" w:rsidRDefault="00A715BF" w:rsidP="00A715BF">
      <w:pPr>
        <w:spacing w:after="0" w:line="360" w:lineRule="auto"/>
        <w:ind w:firstLine="2268"/>
        <w:jc w:val="both"/>
        <w:rPr>
          <w:del w:id="1641" w:author="Assessor GDSXSR" w:date="2026-10-31T19:46:16Z"/>
          <w:rFonts w:ascii="Arial" w:hAnsi="Arial" w:cs="Arial"/>
          <w:sz w:val="28"/>
          <w:szCs w:val="28"/>
        </w:rPr>
      </w:pPr>
      <w:del w:id="1640" w:author="Assessor GDSXSR" w:date="2026-10-31T19:46:16Z">
        <w:r w:rsidRPr="00A715BF">
          <w:rPr>
            <w:rFonts w:ascii="Arial" w:hAnsi="Arial" w:cs="Arial"/>
            <w:sz w:val="28"/>
            <w:szCs w:val="28"/>
          </w:rPr>
          <w:delText>A ausência de agravamento clínico, de sequelas permanentes ou de comprometimento do resultado da cirurgia reduz a extensão do dano, mas não afasta a repercussão extrapatrimonial da deficiência assistencial reconhecida.</w:delText>
        </w:r>
      </w:del>
    </w:p>
    <w:p w14:paraId="3FB825A2" w14:textId="77777777" w:rsidR="00A715BF" w:rsidRDefault="00A715BF" w:rsidP="00A715BF">
      <w:pPr>
        <w:spacing w:after="0" w:line="360" w:lineRule="auto"/>
        <w:ind w:firstLine="2268"/>
        <w:jc w:val="both"/>
        <w:rPr>
          <w:del w:id="1642" w:author="Assessor GDSXSR" w:date="2026-10-31T19:46:16Z"/>
          <w:rFonts w:ascii="Arial" w:hAnsi="Arial" w:cs="Arial"/>
          <w:sz w:val="28"/>
          <w:szCs w:val="28"/>
        </w:rPr>
      </w:pPr>
    </w:p>
    <w:p w14:paraId="076F0B4C" w14:textId="5D05B9DC" w:rsidR="00A715BF" w:rsidRPr="00A715BF" w:rsidRDefault="00A715BF" w:rsidP="00A715BF">
      <w:pPr>
        <w:spacing w:after="0" w:line="360" w:lineRule="auto"/>
        <w:ind w:firstLine="2268"/>
        <w:jc w:val="both"/>
        <w:rPr>
          <w:rFonts w:ascii="Arial" w:hAnsi="Arial" w:cs="Arial"/>
          <w:sz w:val="28"/>
          <w:szCs w:val="28"/>
        </w:rPr>
      </w:pPr>
      <w:del w:id="1514" w:author="Assessor GDSXSR" w:date="2026-10-31T19:46:16Z">
        <w:r>
          <w:rPr>
            <w:rFonts w:ascii="Arial" w:hAnsi="Arial" w:cs="Arial"/>
            <w:sz w:val="28"/>
            <w:szCs w:val="28"/>
          </w:rPr>
          <w:delText xml:space="preserve">Consideradas</w:delText>
        </w:r>
      </w:del>
      <w:ins w:id="1515" w:author="Assessor GDSXSR" w:date="2026-10-31T19:46:16Z">
        <w:r>
          <w:rPr>
            <w:rFonts w:ascii="Arial" w:hAnsi="Arial" w:cs="Arial"/>
            <w:color w:val="808080"/>
            <w:sz w:val="28"/>
            <w:szCs w:val="28"/>
            <w:highlight w:val="yellow"/>
          </w:rPr>
          <w:t xml:space="preserve">Considerada</w:t>
        </w:r>
      </w:ins>
      <w:r>
        <w:rPr>
          <w:rFonts w:ascii="Arial" w:hAnsi="Arial" w:cs="Arial"/>
          <w:sz w:val="28"/>
          <w:szCs w:val="28"/>
          <w:highlight w:val="yellow"/>
          <w:rPrChange w:id="1767" w:author="Assessor GDSXSR" w:date="2026-10-31T19:46:16Z">
            <w:rPr>
              <w:rFonts w:ascii="Arial" w:hAnsi="Arial" w:cs="Arial"/>
              <w:sz w:val="28"/>
              <w:szCs w:val="28"/>
            </w:rPr>
          </w:rPrChange>
        </w:rPr>
        <w:t xml:space="preserve"> </w:t>
      </w:r>
      <w:del w:id="1516" w:author="Assessor GDSXSR" w:date="2026-10-31T19:46:16Z">
        <w:r>
          <w:rPr>
            <w:rFonts w:ascii="Arial" w:hAnsi="Arial" w:cs="Arial"/>
            <w:sz w:val="28"/>
            <w:szCs w:val="28"/>
          </w:rPr>
          <w:delText xml:space="preserve">essas</w:delText>
        </w:r>
      </w:del>
      <w:ins w:id="1517" w:author="Assessor GDSXSR" w:date="2026-10-31T19:46:16Z">
        <w:r>
          <w:rPr>
            <w:rFonts w:ascii="Arial" w:hAnsi="Arial" w:cs="Arial"/>
            <w:color w:val="808080"/>
            <w:sz w:val="28"/>
            <w:szCs w:val="28"/>
            <w:highlight w:val="yellow"/>
          </w:rPr>
          <w:t xml:space="preserve">a</w:t>
        </w:r>
      </w:ins>
      <w:r>
        <w:rPr>
          <w:rFonts w:ascii="Arial" w:hAnsi="Arial" w:cs="Arial"/>
          <w:sz w:val="28"/>
          <w:szCs w:val="28"/>
          <w:highlight w:val="yellow"/>
          <w:rPrChange w:id="1768" w:author="Assessor GDSXSR" w:date="2026-10-31T19:46:16Z">
            <w:rPr>
              <w:rFonts w:ascii="Arial" w:hAnsi="Arial" w:cs="Arial"/>
              <w:sz w:val="28"/>
              <w:szCs w:val="28"/>
            </w:rPr>
          </w:rPrChange>
        </w:rPr>
        <w:t xml:space="preserve"> </w:t>
      </w:r>
      <w:del w:id="1518" w:author="Assessor GDSXSR" w:date="2026-10-31T19:46:16Z">
        <w:r>
          <w:rPr>
            <w:rFonts w:ascii="Arial" w:hAnsi="Arial" w:cs="Arial"/>
            <w:sz w:val="28"/>
            <w:szCs w:val="28"/>
          </w:rPr>
          <w:delText xml:space="preserve">circunstâncias</w:delText>
        </w:r>
      </w:del>
      <w:ins w:id="1519" w:author="Assessor GDSXSR" w:date="2026-10-31T19:46:16Z">
        <w:r>
          <w:rPr>
            <w:rFonts w:ascii="Arial" w:hAnsi="Arial" w:cs="Arial"/>
            <w:color w:val="808080"/>
            <w:sz w:val="28"/>
            <w:szCs w:val="28"/>
            <w:highlight w:val="yellow"/>
          </w:rPr>
          <w:t xml:space="preserve">ausência de agravamento clínico e de sequelas</w:t>
        </w:r>
      </w:ins>
      <w:r>
        <w:rPr>
          <w:rFonts w:ascii="Arial" w:hAnsi="Arial" w:cs="Arial"/>
          <w:sz w:val="28"/>
          <w:szCs w:val="28"/>
          <w:highlight w:val="yellow"/>
          <w:rPrChange w:id="1769" w:author="Assessor GDSXSR" w:date="2026-10-31T19:46:16Z">
            <w:rPr>
              <w:rFonts w:ascii="Arial" w:hAnsi="Arial" w:cs="Arial"/>
              <w:sz w:val="28"/>
              <w:szCs w:val="28"/>
            </w:rPr>
          </w:rPrChange>
        </w:rPr>
        <w:t xml:space="preserve">, a indenização de R$ 8.000,00 </w:t>
      </w:r>
      <w:del w:id="1520" w:author="Assessor GDSXSR" w:date="2026-10-31T19:46:16Z">
        <w:r>
          <w:rPr>
            <w:rFonts w:ascii="Arial" w:hAnsi="Arial" w:cs="Arial"/>
            <w:sz w:val="28"/>
            <w:szCs w:val="28"/>
          </w:rPr>
          <w:delText xml:space="preserve">mostra-se</w:delText>
        </w:r>
      </w:del>
      <w:ins w:id="1521" w:author="Assessor GDSXSR" w:date="2026-10-31T19:46:16Z">
        <w:r>
          <w:rPr>
            <w:rFonts w:ascii="Arial" w:hAnsi="Arial" w:cs="Arial"/>
            <w:color w:val="808080"/>
            <w:sz w:val="28"/>
            <w:szCs w:val="28"/>
            <w:highlight w:val="yellow"/>
          </w:rPr>
          <w:t xml:space="preserve">é</w:t>
        </w:r>
      </w:ins>
      <w:r>
        <w:rPr>
          <w:rFonts w:ascii="Arial" w:hAnsi="Arial" w:cs="Arial"/>
          <w:sz w:val="28"/>
          <w:szCs w:val="28"/>
          <w:highlight w:val="yellow"/>
          <w:rPrChange w:id="1770" w:author="Assessor GDSXSR" w:date="2026-10-31T19:46:16Z">
            <w:rPr>
              <w:rFonts w:ascii="Arial" w:hAnsi="Arial" w:cs="Arial"/>
              <w:sz w:val="28"/>
              <w:szCs w:val="28"/>
            </w:rPr>
          </w:rPrChange>
        </w:rPr>
        <w:t xml:space="preserve"> adequada à gravidade da falha e à extensão do dano, </w:t>
      </w:r>
      <w:del w:id="1522" w:author="Assessor GDSXSR" w:date="2026-10-31T19:46:16Z">
        <w:r>
          <w:rPr>
            <w:rFonts w:ascii="Arial" w:hAnsi="Arial" w:cs="Arial"/>
            <w:sz w:val="28"/>
            <w:szCs w:val="28"/>
          </w:rPr>
          <w:delText xml:space="preserve">sem</w:delText>
        </w:r>
      </w:del>
      <w:ins w:id="1523" w:author="Assessor GDSXSR" w:date="2026-10-31T19:46:16Z">
        <w:r>
          <w:rPr>
            <w:rFonts w:ascii="Arial" w:hAnsi="Arial" w:cs="Arial"/>
            <w:color w:val="808080"/>
            <w:sz w:val="28"/>
            <w:szCs w:val="28"/>
            <w:highlight w:val="yellow"/>
          </w:rPr>
          <w:t xml:space="preserve">e</w:t>
        </w:r>
      </w:ins>
      <w:r>
        <w:rPr>
          <w:rFonts w:ascii="Arial" w:hAnsi="Arial" w:cs="Arial"/>
          <w:sz w:val="28"/>
          <w:szCs w:val="28"/>
          <w:highlight w:val="yellow"/>
          <w:rPrChange w:id="1771" w:author="Assessor GDSXSR" w:date="2026-10-31T19:46:16Z">
            <w:rPr>
              <w:rFonts w:ascii="Arial" w:hAnsi="Arial" w:cs="Arial"/>
              <w:sz w:val="28"/>
              <w:szCs w:val="28"/>
            </w:rPr>
          </w:rPrChange>
        </w:rPr>
        <w:t xml:space="preserve"> </w:t>
      </w:r>
      <w:del w:id="1524" w:author="Assessor GDSXSR" w:date="2026-10-31T19:46:16Z">
        <w:r>
          <w:rPr>
            <w:rFonts w:ascii="Arial" w:hAnsi="Arial" w:cs="Arial"/>
            <w:sz w:val="28"/>
            <w:szCs w:val="28"/>
          </w:rPr>
          <w:delText xml:space="preserve">proporcionar</w:delText>
        </w:r>
      </w:del>
      <w:ins w:id="1525" w:author="Assessor GDSXSR" w:date="2026-10-31T19:46:16Z">
        <w:r>
          <w:rPr>
            <w:rFonts w:ascii="Arial" w:hAnsi="Arial" w:cs="Arial"/>
            <w:color w:val="808080"/>
            <w:sz w:val="28"/>
            <w:szCs w:val="28"/>
            <w:highlight w:val="yellow"/>
          </w:rPr>
          <w:t xml:space="preserve">sua</w:t>
        </w:r>
      </w:ins>
      <w:r>
        <w:rPr>
          <w:rFonts w:ascii="Arial" w:hAnsi="Arial" w:cs="Arial"/>
          <w:sz w:val="28"/>
          <w:szCs w:val="28"/>
          <w:highlight w:val="yellow"/>
          <w:rPrChange w:id="1772" w:author="Assessor GDSXSR" w:date="2026-10-31T19:46:16Z">
            <w:rPr>
              <w:rFonts w:ascii="Arial" w:hAnsi="Arial" w:cs="Arial"/>
              <w:sz w:val="28"/>
              <w:szCs w:val="28"/>
            </w:rPr>
          </w:rPrChange>
        </w:rPr>
        <w:t xml:space="preserve"> </w:t>
      </w:r>
      <w:del w:id="1526" w:author="Assessor GDSXSR" w:date="2026-10-31T19:46:16Z">
        <w:r>
          <w:rPr>
            <w:rFonts w:ascii="Arial" w:hAnsi="Arial" w:cs="Arial"/>
            <w:sz w:val="28"/>
            <w:szCs w:val="28"/>
          </w:rPr>
          <w:delText xml:space="preserve">enriquecimento</w:delText>
        </w:r>
      </w:del>
      <w:ins w:id="1527" w:author="Assessor GDSXSR" w:date="2026-10-31T19:46:16Z">
        <w:r>
          <w:rPr>
            <w:rFonts w:ascii="Arial" w:hAnsi="Arial" w:cs="Arial"/>
            <w:color w:val="808080"/>
            <w:sz w:val="28"/>
            <w:szCs w:val="28"/>
            <w:highlight w:val="yellow"/>
          </w:rPr>
          <w:t xml:space="preserve">redução</w:t>
        </w:r>
      </w:ins>
      <w:r>
        <w:rPr>
          <w:rFonts w:ascii="Arial" w:hAnsi="Arial" w:cs="Arial"/>
          <w:sz w:val="28"/>
          <w:szCs w:val="28"/>
          <w:highlight w:val="yellow"/>
          <w:rPrChange w:id="1773" w:author="Assessor GDSXSR" w:date="2026-10-31T19:46:16Z">
            <w:rPr>
              <w:rFonts w:ascii="Arial" w:hAnsi="Arial" w:cs="Arial"/>
              <w:sz w:val="28"/>
              <w:szCs w:val="28"/>
            </w:rPr>
          </w:rPrChange>
        </w:rPr>
        <w:t xml:space="preserve"> </w:t>
      </w:r>
      <w:del w:id="1528" w:author="Assessor GDSXSR" w:date="2026-10-31T19:46:16Z">
        <w:r>
          <w:rPr>
            <w:rFonts w:ascii="Arial" w:hAnsi="Arial" w:cs="Arial"/>
            <w:sz w:val="28"/>
            <w:szCs w:val="28"/>
          </w:rPr>
          <w:delText xml:space="preserve">sem</w:delText>
        </w:r>
      </w:del>
      <w:ins w:id="1529" w:author="Assessor GDSXSR" w:date="2026-10-31T19:46:16Z">
        <w:r>
          <w:rPr>
            <w:rFonts w:ascii="Arial" w:hAnsi="Arial" w:cs="Arial"/>
            <w:color w:val="808080"/>
            <w:sz w:val="28"/>
            <w:szCs w:val="28"/>
            <w:highlight w:val="yellow"/>
          </w:rPr>
          <w:t xml:space="preserve">para</w:t>
        </w:r>
      </w:ins>
      <w:r>
        <w:rPr>
          <w:rFonts w:ascii="Arial" w:hAnsi="Arial" w:cs="Arial"/>
          <w:sz w:val="28"/>
          <w:szCs w:val="28"/>
          <w:highlight w:val="yellow"/>
          <w:rPrChange w:id="1774" w:author="Assessor GDSXSR" w:date="2026-10-31T19:46:16Z">
            <w:rPr>
              <w:rFonts w:ascii="Arial" w:hAnsi="Arial" w:cs="Arial"/>
              <w:sz w:val="28"/>
              <w:szCs w:val="28"/>
            </w:rPr>
          </w:rPrChange>
        </w:rPr>
        <w:t xml:space="preserve"> </w:t>
      </w:r>
      <w:del w:id="1530" w:author="Assessor GDSXSR" w:date="2026-10-31T19:46:16Z">
        <w:r>
          <w:rPr>
            <w:rFonts w:ascii="Arial" w:hAnsi="Arial" w:cs="Arial"/>
            <w:sz w:val="28"/>
            <w:szCs w:val="28"/>
          </w:rPr>
          <w:delText xml:space="preserve">causa</w:delText>
        </w:r>
      </w:del>
      <w:ins w:id="1531" w:author="Assessor GDSXSR" w:date="2026-10-31T19:46:16Z">
        <w:r>
          <w:rPr>
            <w:rFonts w:ascii="Arial" w:hAnsi="Arial" w:cs="Arial"/>
            <w:color w:val="808080"/>
            <w:sz w:val="28"/>
            <w:szCs w:val="28"/>
            <w:highlight w:val="yellow"/>
          </w:rPr>
          <w:t xml:space="preserve">R$</w:t>
        </w:r>
      </w:ins>
      <w:r>
        <w:rPr>
          <w:rFonts w:ascii="Arial" w:hAnsi="Arial" w:cs="Arial"/>
          <w:sz w:val="28"/>
          <w:szCs w:val="28"/>
          <w:highlight w:val="yellow"/>
          <w:rPrChange w:id="1775" w:author="Assessor GDSXSR" w:date="2026-10-31T19:46:16Z">
            <w:rPr>
              <w:rFonts w:ascii="Arial" w:hAnsi="Arial" w:cs="Arial"/>
              <w:sz w:val="28"/>
              <w:szCs w:val="28"/>
            </w:rPr>
          </w:rPrChange>
        </w:rPr>
        <w:t xml:space="preserve"> </w:t>
      </w:r>
      <w:del w:id="1532" w:author="Assessor GDSXSR" w:date="2026-10-31T19:46:16Z">
        <w:r>
          <w:rPr>
            <w:rFonts w:ascii="Arial" w:hAnsi="Arial" w:cs="Arial"/>
            <w:sz w:val="28"/>
            <w:szCs w:val="28"/>
          </w:rPr>
          <w:delText xml:space="preserve">à</w:delText>
        </w:r>
      </w:del>
      <w:ins w:id="1533" w:author="Assessor GDSXSR" w:date="2026-10-31T19:46:16Z">
        <w:r>
          <w:rPr>
            <w:rFonts w:ascii="Arial" w:hAnsi="Arial" w:cs="Arial"/>
            <w:color w:val="808080"/>
            <w:sz w:val="28"/>
            <w:szCs w:val="28"/>
            <w:highlight w:val="yellow"/>
          </w:rPr>
          <w:t xml:space="preserve">500,00</w:t>
        </w:r>
      </w:ins>
      <w:r>
        <w:rPr>
          <w:rFonts w:ascii="Arial" w:hAnsi="Arial" w:cs="Arial"/>
          <w:sz w:val="28"/>
          <w:szCs w:val="28"/>
          <w:highlight w:val="yellow"/>
          <w:rPrChange w:id="1776" w:author="Assessor GDSXSR" w:date="2026-10-31T19:46:16Z">
            <w:rPr>
              <w:rFonts w:ascii="Arial" w:hAnsi="Arial" w:cs="Arial"/>
              <w:sz w:val="28"/>
              <w:szCs w:val="28"/>
            </w:rPr>
          </w:rPrChange>
        </w:rPr>
        <w:t xml:space="preserve"> </w:t>
      </w:r>
      <w:del w:id="1534" w:author="Assessor GDSXSR" w:date="2026-10-31T19:46:16Z">
        <w:r>
          <w:rPr>
            <w:rFonts w:ascii="Arial" w:hAnsi="Arial" w:cs="Arial"/>
            <w:sz w:val="28"/>
            <w:szCs w:val="28"/>
          </w:rPr>
          <w:delText xml:space="preserve">autora</w:delText>
        </w:r>
      </w:del>
      <w:ins w:id="1535" w:author="Assessor GDSXSR" w:date="2026-10-31T19:46:16Z">
        <w:r>
          <w:rPr>
            <w:rFonts w:ascii="Arial" w:hAnsi="Arial" w:cs="Arial"/>
            <w:color w:val="808080"/>
            <w:sz w:val="28"/>
            <w:szCs w:val="28"/>
            <w:highlight w:val="yellow"/>
          </w:rPr>
          <w:t xml:space="preserve">esvaziaria a finalidade reparatória</w:t>
        </w:r>
      </w:ins>
      <w:r>
        <w:rPr>
          <w:rFonts w:ascii="Arial" w:hAnsi="Arial" w:cs="Arial"/>
          <w:sz w:val="28"/>
          <w:szCs w:val="28"/>
          <w:highlight w:val="yellow"/>
          <w:rPrChange w:id="1777" w:author="Assessor GDSXSR" w:date="2026-10-31T19:46:16Z">
            <w:rPr>
              <w:rFonts w:ascii="Arial" w:hAnsi="Arial" w:cs="Arial"/>
              <w:sz w:val="28"/>
              <w:szCs w:val="28"/>
            </w:rPr>
          </w:rPrChange>
        </w:rPr>
        <w:t xml:space="preserve">.</w:t>
      </w:r>
    </w:p>
    <w:p w14:paraId="3E7A5FD8" w14:textId="77777777" w:rsidR="00631F7E" w:rsidRDefault="00631F7E" w:rsidP="00A715BF">
      <w:pPr>
        <w:spacing w:after="0" w:line="360" w:lineRule="auto"/>
        <w:ind w:firstLine="2268"/>
        <w:jc w:val="both"/>
        <w:rPr>
          <w:rFonts w:ascii="Arial" w:hAnsi="Arial" w:cs="Arial"/>
          <w:sz w:val="28"/>
          <w:szCs w:val="28"/>
        </w:rPr>
      </w:pPr>
    </w:p>
    <w:p w14:paraId="5D2FF247" w14:textId="16E085D1" w:rsidR="00A715BF" w:rsidRPr="00A715BF" w:rsidRDefault="00A715BF" w:rsidP="00A715BF">
      <w:pPr>
        <w:spacing w:after="0" w:line="360" w:lineRule="auto"/>
        <w:ind w:firstLine="2268"/>
        <w:jc w:val="both"/>
        <w:rPr>
          <w:del w:id="1646" w:author="Assessor GDSXSR" w:date="2026-10-31T19:46:16Z"/>
          <w:rFonts w:ascii="Arial" w:hAnsi="Arial" w:cs="Arial"/>
          <w:sz w:val="28"/>
          <w:szCs w:val="28"/>
        </w:rPr>
      </w:pPr>
      <w:del w:id="1643" w:author="Assessor GDSXSR" w:date="2026-10-31T19:46:16Z">
        <w:r w:rsidRPr="00A715BF">
          <w:rPr>
            <w:rFonts w:ascii="Arial" w:hAnsi="Arial" w:cs="Arial"/>
            <w:sz w:val="28"/>
            <w:szCs w:val="28"/>
          </w:rPr>
          <w:delText xml:space="preserve">A redução para R$ 500,00 </w:delText>
        </w:r>
      </w:del>
      <w:del w:id="1644" w:author="Assessor GDSXSR" w:date="2026-10-31T19:46:16Z">
        <w:r w:rsidR="008F667E">
          <w:rPr>
            <w:rFonts w:ascii="Arial" w:hAnsi="Arial" w:cs="Arial"/>
            <w:sz w:val="28"/>
            <w:szCs w:val="28"/>
          </w:rPr>
          <w:delText xml:space="preserve">ou </w:delText>
        </w:r>
      </w:del>
      <w:del w:id="1645" w:author="Assessor GDSXSR" w:date="2026-10-31T19:46:16Z">
        <w:r w:rsidR="008F667E" w:rsidRPr="00BC0E38">
          <w:rPr>
            <w:rFonts w:ascii="Arial" w:hAnsi="Arial" w:cs="Arial"/>
            <w:sz w:val="28"/>
            <w:szCs w:val="28"/>
          </w:rPr>
          <w:delText>para outro valor substancialmente inferior desconsideraria as circunstâncias concretas da lesão e esvaziaria a finalidade reparatória da condenação.</w:delText>
        </w:r>
      </w:del>
    </w:p>
    <w:p w14:paraId="7D1CD56A" w14:textId="77777777" w:rsidR="00A715BF" w:rsidRDefault="00A715BF" w:rsidP="008C6D01">
      <w:pPr>
        <w:spacing w:after="0" w:line="360" w:lineRule="auto"/>
        <w:ind w:firstLine="2268"/>
        <w:jc w:val="both"/>
        <w:rPr>
          <w:del w:id="1647" w:author="Assessor GDSXSR" w:date="2026-10-31T19:46:16Z"/>
          <w:rFonts w:ascii="Arial" w:hAnsi="Arial" w:cs="Arial"/>
          <w:sz w:val="28"/>
          <w:szCs w:val="28"/>
          <w:u w:val="single"/>
        </w:rPr>
      </w:pPr>
    </w:p>
    <w:p w14:paraId="1F90C684" w14:textId="1D406558" w:rsidR="008C6D01" w:rsidRPr="00096E31" w:rsidRDefault="008C6D01" w:rsidP="008C6D01">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Change w:id="1692" w:author="Assessor GDSXSR" w:date="2026-10-31T19:46:16Z">
            <w:rPr>
              <w:rFonts w:ascii="Arial" w:hAnsi="Arial" w:cs="Arial"/>
              <w:sz w:val="28"/>
              <w:szCs w:val="28"/>
              <w:u w:val="single"/>
            </w:rPr>
          </w:rPrChange>
        </w:rPr>
        <w:t xml:space="preserve">Assim, nego provimento ao apelo</w:t>
      </w:r>
      <w:ins w:id="1536" w:author="Assessor GDSXSR" w:date="2026-10-31T19:46:16Z">
        <w:r>
          <w:rPr>
            <w:rFonts w:ascii="Arial" w:hAnsi="Arial" w:cs="Arial"/>
            <w:color w:val="808080"/>
            <w:sz w:val="28"/>
            <w:szCs w:val="28"/>
            <w:highlight w:val="yellow"/>
            <w:u w:val="single"/>
          </w:rPr>
          <w:t xml:space="preserve">,</w:t>
        </w:r>
      </w:ins>
      <w:r>
        <w:rPr>
          <w:rFonts w:ascii="Arial" w:hAnsi="Arial" w:cs="Arial"/>
          <w:sz w:val="28"/>
          <w:szCs w:val="28"/>
          <w:highlight w:val="yellow"/>
          <w:u w:val="single"/>
          <w:rPrChange w:id="1693" w:author="Assessor GDSXSR" w:date="2026-10-31T19:46:16Z">
            <w:rPr>
              <w:rFonts w:ascii="Arial" w:hAnsi="Arial" w:cs="Arial"/>
              <w:sz w:val="28"/>
              <w:szCs w:val="28"/>
              <w:u w:val="single"/>
            </w:rPr>
          </w:rPrChange>
        </w:rPr>
        <w:t xml:space="preserve"> nesse ponto</w:t>
      </w:r>
      <w:r>
        <w:rPr>
          <w:rFonts w:ascii="Arial" w:hAnsi="Arial" w:cs="Arial"/>
          <w:sz w:val="28"/>
          <w:szCs w:val="28"/>
          <w:highlight w:val="yellow"/>
          <w:u w:val="single"/>
          <w:rPrChange w:id="1694" w:author="Assessor GDSXSR" w:date="2026-10-31T19:46:16Z">
            <w:rPr>
              <w:rFonts w:ascii="Arial" w:hAnsi="Arial" w:cs="Arial"/>
              <w:sz w:val="28"/>
              <w:szCs w:val="28"/>
              <w:u w:val="single"/>
            </w:rPr>
          </w:rPrChange>
        </w:rPr>
        <w:t xml:space="preserve">.</w:t>
      </w:r>
      <w:del w:id="1537" w:author="Assessor GDSXSR" w:date="2026-10-31T19:46:16Z">
        <w:r>
          <w:rPr>
            <w:rFonts w:ascii="Arial" w:hAnsi="Arial" w:cs="Arial"/>
            <w:sz w:val="28"/>
            <w:szCs w:val="28"/>
            <w:u w:val="single"/>
          </w:rPr>
          <w:delText xml:space="preserve"> </w:delText>
        </w:r>
      </w:del>
    </w:p>
    <w:p w14:paraId="24859577" w14:textId="77777777" w:rsidR="00EC2E30" w:rsidRDefault="00EC2E30" w:rsidP="003624B4">
      <w:pPr>
        <w:spacing w:after="0" w:line="360" w:lineRule="auto"/>
        <w:ind w:firstLine="2268"/>
        <w:jc w:val="both"/>
        <w:rPr>
          <w:rFonts w:ascii="Arial" w:hAnsi="Arial" w:cs="Arial"/>
          <w:sz w:val="28"/>
          <w:szCs w:val="28"/>
        </w:rPr>
      </w:pPr>
    </w:p>
    <w:p w14:paraId="3AF1155A" w14:textId="77777777" w:rsidR="006C61DA" w:rsidRDefault="006C61DA" w:rsidP="006C61DA">
      <w:pPr>
        <w:spacing w:after="0" w:line="360" w:lineRule="auto"/>
        <w:ind w:firstLine="2268"/>
        <w:jc w:val="center"/>
        <w:rPr>
          <w:rFonts w:ascii="Arial" w:hAnsi="Arial" w:cs="Arial"/>
          <w:b/>
          <w:bCs/>
          <w:sz w:val="28"/>
          <w:szCs w:val="28"/>
        </w:rPr>
      </w:pPr>
    </w:p>
    <w:p w14:paraId="164F8A1B" w14:textId="6097CF1A" w:rsidR="00EC2E30" w:rsidRPr="006C61DA" w:rsidRDefault="00EC2E30" w:rsidP="006C61DA">
      <w:pPr>
        <w:spacing w:after="0" w:line="360" w:lineRule="auto"/>
        <w:jc w:val="center"/>
        <w:rPr>
          <w:rFonts w:ascii="Arial" w:hAnsi="Arial" w:cs="Arial"/>
          <w:b/>
          <w:bCs/>
          <w:sz w:val="28"/>
          <w:szCs w:val="28"/>
        </w:rPr>
      </w:pPr>
      <w:r w:rsidRPr="006C61DA">
        <w:rPr>
          <w:rFonts w:ascii="Arial" w:hAnsi="Arial" w:cs="Arial"/>
          <w:b/>
          <w:bCs/>
          <w:sz w:val="28"/>
          <w:szCs w:val="28"/>
        </w:rPr>
        <w:t>APELO DA AUTORA, MARIANA OLIVEIRA DE QUEIROZ</w:t>
      </w:r>
    </w:p>
    <w:p w14:paraId="770FB6DE" w14:textId="77777777" w:rsidR="00EC2E30" w:rsidRDefault="00EC2E30" w:rsidP="00EC2E30">
      <w:pPr>
        <w:spacing w:after="0" w:line="360" w:lineRule="auto"/>
        <w:ind w:firstLine="2268"/>
        <w:jc w:val="center"/>
        <w:rPr>
          <w:rFonts w:ascii="Arial" w:hAnsi="Arial" w:cs="Arial"/>
          <w:sz w:val="28"/>
          <w:szCs w:val="28"/>
        </w:rPr>
      </w:pPr>
    </w:p>
    <w:p w14:paraId="32A16EC6" w14:textId="77777777" w:rsidR="006C61DA" w:rsidRPr="006C61DA" w:rsidRDefault="006C61DA" w:rsidP="006C61DA">
      <w:pPr>
        <w:spacing w:after="0" w:line="360" w:lineRule="auto"/>
        <w:ind w:firstLine="2268"/>
        <w:jc w:val="both"/>
        <w:rPr>
          <w:rFonts w:ascii="Arial" w:hAnsi="Arial" w:cs="Arial"/>
          <w:sz w:val="28"/>
          <w:szCs w:val="28"/>
        </w:rPr>
      </w:pPr>
      <w:r w:rsidRPr="006C61DA">
        <w:rPr>
          <w:rFonts w:ascii="Arial" w:hAnsi="Arial" w:cs="Arial"/>
          <w:sz w:val="28"/>
          <w:szCs w:val="28"/>
        </w:rPr>
        <w:t>Presentes os pressupostos de admissibilidade, conheço do apelo.</w:t>
      </w:r>
    </w:p>
    <w:p w14:paraId="5A5C5B16" w14:textId="77777777" w:rsidR="006C61DA" w:rsidRDefault="006C61DA" w:rsidP="00A715BF">
      <w:pPr>
        <w:spacing w:after="0" w:line="360" w:lineRule="auto"/>
        <w:ind w:firstLine="2268"/>
        <w:jc w:val="center"/>
        <w:rPr>
          <w:rFonts w:ascii="Arial" w:hAnsi="Arial" w:cs="Arial"/>
          <w:sz w:val="28"/>
          <w:szCs w:val="28"/>
        </w:rPr>
      </w:pPr>
    </w:p>
    <w:p w14:paraId="0199FBEC" w14:textId="77777777" w:rsidR="006C61DA" w:rsidRPr="006C61DA" w:rsidRDefault="006C61DA" w:rsidP="00451802">
      <w:pPr>
        <w:spacing w:after="0" w:line="360" w:lineRule="auto"/>
        <w:jc w:val="center"/>
        <w:rPr>
          <w:rFonts w:ascii="Arial" w:hAnsi="Arial" w:cs="Arial"/>
          <w:sz w:val="28"/>
          <w:szCs w:val="28"/>
        </w:rPr>
      </w:pPr>
      <w:r w:rsidRPr="006C61DA">
        <w:rPr>
          <w:rFonts w:ascii="Arial" w:hAnsi="Arial" w:cs="Arial"/>
          <w:sz w:val="28"/>
          <w:szCs w:val="28"/>
          <w:highlight w:val="yellow"/>
          <w:rPrChange w:id="1679" w:author="Assessor GDSXSR" w:date="2026-10-31T19:46:16Z">
            <w:rPr>
              <w:rFonts w:ascii="Arial" w:hAnsi="Arial" w:cs="Arial"/>
              <w:sz w:val="28"/>
              <w:szCs w:val="28"/>
            </w:rPr>
          </w:rPrChange>
        </w:rPr>
        <w:t>DO AFASTAMENTO DA SUCUMBÊNCIA RECÍPROCA</w:t>
      </w:r>
    </w:p>
    <w:p w14:paraId="39FBBEB1" w14:textId="77777777" w:rsidR="006C61DA" w:rsidRDefault="006C61DA" w:rsidP="00D966BB">
      <w:pPr>
        <w:spacing w:after="0" w:line="360" w:lineRule="auto"/>
        <w:ind w:firstLine="2268"/>
        <w:rPr>
          <w:rFonts w:ascii="Arial" w:hAnsi="Arial" w:cs="Arial"/>
          <w:sz w:val="28"/>
          <w:szCs w:val="28"/>
        </w:rPr>
      </w:pPr>
    </w:p>
    <w:p w14:paraId="4B7567AC" w14:textId="0E3E7C73"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A autora/apelante</w:t>
      </w:r>
      <w:r>
        <w:rPr>
          <w:rFonts w:ascii="Arial" w:hAnsi="Arial" w:cs="Arial"/>
          <w:sz w:val="28"/>
          <w:szCs w:val="28"/>
        </w:rPr>
        <w:t xml:space="preserve"> </w:t>
      </w:r>
      <w:r>
        <w:rPr>
          <w:rFonts w:ascii="Arial" w:hAnsi="Arial" w:cs="Arial"/>
          <w:sz w:val="28"/>
          <w:szCs w:val="28"/>
        </w:rPr>
        <w:t xml:space="preserve">alega que: </w:t>
      </w:r>
      <w:r>
        <w:rPr>
          <w:rFonts w:ascii="Arial" w:hAnsi="Arial" w:cs="Arial"/>
          <w:b/>
          <w:bCs/>
          <w:sz w:val="28"/>
          <w:szCs w:val="28"/>
          <w:rPrChange w:id="1788" w:author="Assessor GDSXSR" w:date="2026-10-31T19:46:16Z">
            <w:rPr>
              <w:rFonts w:ascii="Arial" w:hAnsi="Arial" w:cs="Arial"/>
              <w:b/>
              <w:bCs/>
              <w:sz w:val="28"/>
              <w:szCs w:val="28"/>
            </w:rPr>
          </w:rPrChange>
        </w:rPr>
        <w:t xml:space="preserve">1)</w:t>
      </w:r>
      <w:r>
        <w:rPr>
          <w:rFonts w:ascii="Arial" w:hAnsi="Arial" w:cs="Arial"/>
          <w:sz w:val="28"/>
          <w:szCs w:val="28"/>
        </w:rPr>
        <w:t xml:space="preserve"> obteve êxito no pedido de indenização por danos morais; </w:t>
      </w:r>
      <w:r>
        <w:rPr>
          <w:rFonts w:ascii="Arial" w:hAnsi="Arial" w:cs="Arial"/>
          <w:b/>
          <w:bCs/>
          <w:sz w:val="28"/>
          <w:szCs w:val="28"/>
          <w:rPrChange w:id="1789" w:author="Assessor GDSXSR" w:date="2026-10-31T19:46:16Z">
            <w:rPr>
              <w:rFonts w:ascii="Arial" w:hAnsi="Arial" w:cs="Arial"/>
              <w:b/>
              <w:bCs/>
              <w:sz w:val="28"/>
              <w:szCs w:val="28"/>
            </w:rPr>
          </w:rPrChange>
        </w:rPr>
        <w:t xml:space="preserve">2)</w:t>
      </w:r>
      <w:r>
        <w:rPr>
          <w:rFonts w:ascii="Arial" w:hAnsi="Arial" w:cs="Arial"/>
          <w:sz w:val="28"/>
          <w:szCs w:val="28"/>
        </w:rPr>
        <w:t xml:space="preserve"> a fixação </w:t>
      </w:r>
      <w:del w:id="1538" w:author="Assessor GDSXSR" w:date="2026-10-31T19:46:16Z">
        <w:r>
          <w:rPr>
            <w:rFonts w:ascii="Arial" w:hAnsi="Arial" w:cs="Arial"/>
            <w:sz w:val="28"/>
            <w:szCs w:val="28"/>
          </w:rPr>
          <w:delText xml:space="preserve">da indenização </w:delText>
        </w:r>
      </w:del>
      <w:r>
        <w:rPr>
          <w:rFonts w:ascii="Arial" w:hAnsi="Arial" w:cs="Arial"/>
          <w:sz w:val="28"/>
          <w:szCs w:val="28"/>
        </w:rPr>
        <w:t xml:space="preserve">em valor inferior ao pretendido não implica sucumbência recíproca; e </w:t>
      </w:r>
      <w:r>
        <w:rPr>
          <w:rFonts w:ascii="Arial" w:hAnsi="Arial" w:cs="Arial"/>
          <w:b/>
          <w:bCs/>
          <w:sz w:val="28"/>
          <w:szCs w:val="28"/>
          <w:rPrChange w:id="1790" w:author="Assessor GDSXSR" w:date="2026-10-31T19:46:16Z">
            <w:rPr>
              <w:rFonts w:ascii="Arial" w:hAnsi="Arial" w:cs="Arial"/>
              <w:b/>
              <w:bCs/>
              <w:sz w:val="28"/>
              <w:szCs w:val="28"/>
            </w:rPr>
          </w:rPrChange>
        </w:rPr>
        <w:t xml:space="preserve">3)</w:t>
      </w:r>
      <w:r>
        <w:rPr>
          <w:rFonts w:ascii="Arial" w:hAnsi="Arial" w:cs="Arial"/>
          <w:sz w:val="28"/>
          <w:szCs w:val="28"/>
        </w:rPr>
        <w:t xml:space="preserve"> o réu deve responder integralmente pelas custas </w:t>
      </w:r>
      <w:del w:id="1539" w:author="Assessor GDSXSR" w:date="2026-10-31T19:46:16Z">
        <w:r>
          <w:rPr>
            <w:rFonts w:ascii="Arial" w:hAnsi="Arial" w:cs="Arial"/>
            <w:sz w:val="28"/>
            <w:szCs w:val="28"/>
          </w:rPr>
          <w:delText xml:space="preserve">processuais </w:delText>
        </w:r>
      </w:del>
      <w:r>
        <w:rPr>
          <w:rFonts w:ascii="Arial" w:hAnsi="Arial" w:cs="Arial"/>
          <w:sz w:val="28"/>
          <w:szCs w:val="28"/>
        </w:rPr>
        <w:t xml:space="preserve">e pelos honorários </w:t>
      </w:r>
      <w:del w:id="1540" w:author="Assessor GDSXSR" w:date="2026-10-31T19:46:16Z">
        <w:r>
          <w:rPr>
            <w:rFonts w:ascii="Arial" w:hAnsi="Arial" w:cs="Arial"/>
            <w:sz w:val="28"/>
            <w:szCs w:val="28"/>
          </w:rPr>
          <w:delText xml:space="preserve">advocatícios</w:delText>
        </w:r>
      </w:del>
      <w:ins w:id="1541" w:author="Assessor GDSXSR" w:date="2026-10-31T19:46:16Z">
        <w:r>
          <w:rPr>
            <w:rFonts w:ascii="Arial" w:hAnsi="Arial" w:cs="Arial"/>
            <w:color w:val="808080"/>
            <w:sz w:val="28"/>
            <w:szCs w:val="28"/>
          </w:rPr>
          <w:t xml:space="preserve">(ID 89325516)</w:t>
        </w:r>
      </w:ins>
      <w:r>
        <w:rPr>
          <w:rFonts w:ascii="Arial" w:hAnsi="Arial" w:cs="Arial"/>
          <w:sz w:val="28"/>
          <w:szCs w:val="28"/>
        </w:rPr>
        <w:t xml:space="preserve">.</w:t>
      </w:r>
    </w:p>
    <w:p w14:paraId="49801C76" w14:textId="77777777" w:rsidR="00383A30" w:rsidRDefault="00383A30" w:rsidP="00A715BF">
      <w:pPr>
        <w:spacing w:after="0" w:line="360" w:lineRule="auto"/>
        <w:ind w:firstLine="2268"/>
        <w:jc w:val="both"/>
        <w:rPr>
          <w:rFonts w:ascii="Arial" w:hAnsi="Arial" w:cs="Arial"/>
          <w:sz w:val="28"/>
          <w:szCs w:val="28"/>
        </w:rPr>
      </w:pPr>
    </w:p>
    <w:p w14:paraId="721711EA" w14:textId="77777777" w:rsidR="00A715BF" w:rsidRPr="00A715BF" w:rsidRDefault="00A715BF" w:rsidP="00A715BF">
      <w:pPr>
        <w:spacing w:after="0" w:line="360" w:lineRule="auto"/>
        <w:ind w:firstLine="2268"/>
        <w:jc w:val="both"/>
        <w:rPr>
          <w:rFonts w:ascii="Arial" w:hAnsi="Arial" w:cs="Arial"/>
          <w:sz w:val="28"/>
          <w:szCs w:val="28"/>
        </w:rPr>
      </w:pPr>
      <w:r w:rsidRPr="00A715BF">
        <w:rPr>
          <w:rFonts w:ascii="Arial" w:hAnsi="Arial" w:cs="Arial"/>
          <w:sz w:val="28"/>
          <w:szCs w:val="28"/>
          <w:highlight w:val="yellow"/>
          <w:rPrChange w:id="1686" w:author="Assessor GDSXSR" w:date="2026-10-31T19:46:16Z">
            <w:rPr>
              <w:rFonts w:ascii="Arial" w:hAnsi="Arial" w:cs="Arial"/>
              <w:sz w:val="28"/>
              <w:szCs w:val="28"/>
            </w:rPr>
          </w:rPrChange>
        </w:rPr>
        <w:t>Com razão.</w:t>
      </w:r>
    </w:p>
    <w:p w14:paraId="2F5C3CCB" w14:textId="77777777" w:rsidR="00A715BF" w:rsidRDefault="00A715BF" w:rsidP="00A715BF">
      <w:pPr>
        <w:spacing w:after="0" w:line="360" w:lineRule="auto"/>
        <w:ind w:firstLine="2268"/>
        <w:jc w:val="both"/>
        <w:rPr>
          <w:rFonts w:ascii="Arial" w:hAnsi="Arial" w:cs="Arial"/>
          <w:sz w:val="28"/>
          <w:szCs w:val="28"/>
        </w:rPr>
      </w:pPr>
    </w:p>
    <w:p w14:paraId="7A173571" w14:textId="26CB13AE" w:rsidR="00A715BF" w:rsidRPr="00A715BF" w:rsidRDefault="00A715BF" w:rsidP="00A715BF">
      <w:pPr>
        <w:spacing w:after="0" w:line="360" w:lineRule="auto"/>
        <w:ind w:firstLine="2268"/>
        <w:jc w:val="both"/>
        <w:rPr>
          <w:rFonts w:ascii="Arial" w:hAnsi="Arial" w:cs="Arial"/>
          <w:sz w:val="28"/>
          <w:szCs w:val="28"/>
        </w:rPr>
      </w:pPr>
      <w:del w:id="1542" w:author="Assessor GDSXSR" w:date="2026-10-31T19:46:16Z">
        <w:r>
          <w:rPr>
            <w:rFonts w:ascii="Arial" w:hAnsi="Arial" w:cs="Arial"/>
            <w:sz w:val="28"/>
            <w:szCs w:val="28"/>
          </w:rPr>
          <w:delText xml:space="preserve">O</w:delText>
        </w:r>
      </w:del>
      <w:ins w:id="1543" w:author="Assessor GDSXSR" w:date="2026-10-31T19:46:16Z">
        <w:r>
          <w:rPr>
            <w:rFonts w:ascii="Arial" w:hAnsi="Arial" w:cs="Arial"/>
            <w:color w:val="808080"/>
            <w:sz w:val="28"/>
            <w:szCs w:val="28"/>
          </w:rPr>
          <w:t xml:space="preserve">A</w:t>
        </w:r>
      </w:ins>
      <w:r>
        <w:rPr>
          <w:rFonts w:ascii="Arial" w:hAnsi="Arial" w:cs="Arial"/>
          <w:sz w:val="28"/>
          <w:szCs w:val="28"/>
        </w:rPr>
        <w:t xml:space="preserve"> </w:t>
      </w:r>
      <w:del w:id="1544" w:author="Assessor GDSXSR" w:date="2026-10-31T19:46:16Z">
        <w:r>
          <w:rPr>
            <w:rFonts w:ascii="Arial" w:hAnsi="Arial" w:cs="Arial"/>
            <w:sz w:val="28"/>
            <w:szCs w:val="28"/>
          </w:rPr>
          <w:delText xml:space="preserve">julgador</w:delText>
        </w:r>
      </w:del>
      <w:ins w:id="1545" w:author="Assessor GDSXSR" w:date="2026-10-31T19:46:16Z">
        <w:r>
          <w:rPr>
            <w:rFonts w:ascii="Arial" w:hAnsi="Arial" w:cs="Arial"/>
            <w:color w:val="808080"/>
            <w:sz w:val="28"/>
            <w:szCs w:val="28"/>
          </w:rPr>
          <w:t xml:space="preserve">r.</w:t>
        </w:r>
      </w:ins>
      <w:r>
        <w:rPr>
          <w:rFonts w:ascii="Arial" w:hAnsi="Arial" w:cs="Arial"/>
          <w:sz w:val="28"/>
          <w:szCs w:val="28"/>
        </w:rPr>
        <w:t xml:space="preserve"> </w:t>
      </w:r>
      <w:del w:id="1546" w:author="Assessor GDSXSR" w:date="2026-10-31T19:46:16Z">
        <w:r>
          <w:rPr>
            <w:rFonts w:ascii="Arial" w:hAnsi="Arial" w:cs="Arial"/>
            <w:sz w:val="28"/>
            <w:szCs w:val="28"/>
          </w:rPr>
          <w:delText xml:space="preserve">de origem reconheceu a falha na prestação do serviço hospitalar e</w:delText>
        </w:r>
      </w:del>
      <w:ins w:id="1547" w:author="Assessor GDSXSR" w:date="2026-10-31T19:46:16Z">
        <w:r>
          <w:rPr>
            <w:rFonts w:ascii="Arial" w:hAnsi="Arial" w:cs="Arial"/>
            <w:color w:val="808080"/>
            <w:sz w:val="28"/>
            <w:szCs w:val="28"/>
          </w:rPr>
          <w:t xml:space="preserve">sentença</w:t>
        </w:r>
      </w:ins>
      <w:r>
        <w:rPr>
          <w:rFonts w:ascii="Arial" w:hAnsi="Arial" w:cs="Arial"/>
          <w:sz w:val="28"/>
          <w:szCs w:val="28"/>
        </w:rPr>
        <w:t xml:space="preserve"> condenou o réu ao pagamento de </w:t>
      </w:r>
      <w:del w:id="1548" w:author="Assessor GDSXSR" w:date="2026-10-31T19:46:16Z">
        <w:r>
          <w:rPr>
            <w:rFonts w:ascii="Arial" w:hAnsi="Arial" w:cs="Arial"/>
            <w:sz w:val="28"/>
            <w:szCs w:val="28"/>
          </w:rPr>
          <w:delText xml:space="preserve">indenização por danos morais no valor de </w:delText>
        </w:r>
      </w:del>
      <w:r>
        <w:rPr>
          <w:rFonts w:ascii="Arial" w:hAnsi="Arial" w:cs="Arial"/>
          <w:sz w:val="28"/>
          <w:szCs w:val="28"/>
        </w:rPr>
        <w:t xml:space="preserve">R$ 8.000,00</w:t>
      </w:r>
      <w:del w:id="1549" w:author="Assessor GDSXSR" w:date="2026-10-31T19:46:16Z">
        <w:r>
          <w:rPr>
            <w:rFonts w:ascii="Arial" w:hAnsi="Arial" w:cs="Arial"/>
            <w:sz w:val="28"/>
            <w:szCs w:val="28"/>
          </w:rPr>
          <w:delText xml:space="preserve">.</w:delText>
        </w:r>
      </w:del>
      <w:r>
        <w:rPr>
          <w:rFonts w:ascii="Arial" w:hAnsi="Arial" w:cs="Arial"/>
          <w:sz w:val="28"/>
          <w:szCs w:val="28"/>
        </w:rPr>
        <w:t xml:space="preserve"> </w:t>
      </w:r>
      <w:del w:id="1550" w:author="Assessor GDSXSR" w:date="2026-10-31T19:46:16Z">
        <w:r>
          <w:rPr>
            <w:rFonts w:ascii="Arial" w:hAnsi="Arial" w:cs="Arial"/>
            <w:sz w:val="28"/>
            <w:szCs w:val="28"/>
          </w:rPr>
          <w:delText xml:space="preserve">Contudo</w:delText>
        </w:r>
      </w:del>
      <w:ins w:id="1551" w:author="Assessor GDSXSR" w:date="2026-10-31T19:46:16Z">
        <w:r>
          <w:rPr>
            <w:rFonts w:ascii="Arial" w:hAnsi="Arial" w:cs="Arial"/>
            <w:color w:val="808080"/>
            <w:sz w:val="28"/>
            <w:szCs w:val="28"/>
          </w:rPr>
          <w:t xml:space="preserve">por danos morais</w:t>
        </w:r>
      </w:ins>
      <w:r>
        <w:rPr>
          <w:rFonts w:ascii="Arial" w:hAnsi="Arial" w:cs="Arial"/>
          <w:sz w:val="28"/>
          <w:szCs w:val="28"/>
        </w:rPr>
        <w:t xml:space="preserve">,</w:t>
      </w:r>
      <w:ins w:id="1552" w:author="Assessor GDSXSR" w:date="2026-10-31T19:46:16Z">
        <w:r>
          <w:rPr>
            <w:rFonts w:ascii="Arial" w:hAnsi="Arial" w:cs="Arial"/>
            <w:color w:val="808080"/>
            <w:sz w:val="28"/>
            <w:szCs w:val="28"/>
          </w:rPr>
          <w:t xml:space="preserve"> mas</w:t>
        </w:r>
      </w:ins>
      <w:r>
        <w:rPr>
          <w:rFonts w:ascii="Arial" w:hAnsi="Arial" w:cs="Arial"/>
          <w:sz w:val="28"/>
          <w:szCs w:val="28"/>
        </w:rPr>
        <w:t xml:space="preserve"> r</w:t>
      </w:r>
      <w:r>
        <w:rPr>
          <w:rFonts w:ascii="Arial" w:hAnsi="Arial" w:cs="Arial"/>
          <w:sz w:val="28"/>
          <w:szCs w:val="28"/>
        </w:rPr>
        <w:t xml:space="preserve">econheceu</w:t>
      </w:r>
      <w:r>
        <w:rPr>
          <w:rFonts w:ascii="Arial" w:hAnsi="Arial" w:cs="Arial"/>
          <w:sz w:val="28"/>
          <w:szCs w:val="28"/>
        </w:rPr>
        <w:t xml:space="preserve"> </w:t>
      </w:r>
      <w:r>
        <w:rPr>
          <w:rFonts w:ascii="Arial" w:hAnsi="Arial" w:cs="Arial"/>
          <w:sz w:val="28"/>
          <w:szCs w:val="28"/>
        </w:rPr>
        <w:t xml:space="preserve">a sucumbência recíproca</w:t>
      </w:r>
      <w:del w:id="1553" w:author="Assessor GDSXSR" w:date="2026-10-31T19:46:16Z">
        <w:r>
          <w:rPr>
            <w:rFonts w:ascii="Arial" w:hAnsi="Arial" w:cs="Arial"/>
            <w:sz w:val="28"/>
            <w:szCs w:val="28"/>
          </w:rPr>
          <w:delText xml:space="preserve">,</w:delText>
        </w:r>
      </w:del>
      <w:r>
        <w:rPr>
          <w:rFonts w:ascii="Arial" w:hAnsi="Arial" w:cs="Arial"/>
          <w:sz w:val="28"/>
          <w:szCs w:val="28"/>
        </w:rPr>
        <w:t xml:space="preserve"> </w:t>
      </w:r>
      <w:del w:id="1554" w:author="Assessor GDSXSR" w:date="2026-10-31T19:46:16Z">
        <w:r>
          <w:rPr>
            <w:rFonts w:ascii="Arial" w:hAnsi="Arial" w:cs="Arial"/>
            <w:sz w:val="28"/>
            <w:szCs w:val="28"/>
          </w:rPr>
          <w:delText xml:space="preserve">porque</w:delText>
        </w:r>
      </w:del>
      <w:ins w:id="1555" w:author="Assessor GDSXSR" w:date="2026-10-31T19:46:16Z">
        <w:r>
          <w:rPr>
            <w:rFonts w:ascii="Arial" w:hAnsi="Arial" w:cs="Arial"/>
            <w:color w:val="808080"/>
            <w:sz w:val="28"/>
            <w:szCs w:val="28"/>
          </w:rPr>
          <w:t xml:space="preserve">por</w:t>
        </w:r>
      </w:ins>
      <w:r>
        <w:rPr>
          <w:rFonts w:ascii="Arial" w:hAnsi="Arial" w:cs="Arial"/>
          <w:sz w:val="28"/>
          <w:szCs w:val="28"/>
        </w:rPr>
        <w:t xml:space="preserve"> </w:t>
      </w:r>
      <w:del w:id="1556" w:author="Assessor GDSXSR" w:date="2026-10-31T19:46:16Z">
        <w:r>
          <w:rPr>
            <w:rFonts w:ascii="Arial" w:hAnsi="Arial" w:cs="Arial"/>
            <w:sz w:val="28"/>
            <w:szCs w:val="28"/>
          </w:rPr>
          <w:delText xml:space="preserve">a</w:delText>
        </w:r>
      </w:del>
      <w:ins w:id="1557" w:author="Assessor GDSXSR" w:date="2026-10-31T19:46:16Z">
        <w:r>
          <w:rPr>
            <w:rFonts w:ascii="Arial" w:hAnsi="Arial" w:cs="Arial"/>
            <w:color w:val="808080"/>
            <w:sz w:val="28"/>
            <w:szCs w:val="28"/>
          </w:rPr>
          <w:t xml:space="preserve">ser</w:t>
        </w:r>
      </w:ins>
      <w:r>
        <w:rPr>
          <w:rFonts w:ascii="Arial" w:hAnsi="Arial" w:cs="Arial"/>
          <w:sz w:val="28"/>
          <w:szCs w:val="28"/>
        </w:rPr>
        <w:t xml:space="preserve"> </w:t>
      </w:r>
      <w:del w:id="1558" w:author="Assessor GDSXSR" w:date="2026-10-31T19:46:16Z">
        <w:r>
          <w:rPr>
            <w:rFonts w:ascii="Arial" w:hAnsi="Arial" w:cs="Arial"/>
            <w:sz w:val="28"/>
            <w:szCs w:val="28"/>
          </w:rPr>
          <w:delText xml:space="preserve">condenação foi fixada em</w:delText>
        </w:r>
      </w:del>
      <w:ins w:id="1559" w:author="Assessor GDSXSR" w:date="2026-10-31T19:46:16Z">
        <w:r>
          <w:rPr>
            <w:rFonts w:ascii="Arial" w:hAnsi="Arial" w:cs="Arial"/>
            <w:color w:val="808080"/>
            <w:sz w:val="28"/>
            <w:szCs w:val="28"/>
          </w:rPr>
          <w:t xml:space="preserve">o</w:t>
        </w:r>
      </w:ins>
      <w:r>
        <w:rPr>
          <w:rFonts w:ascii="Arial" w:hAnsi="Arial" w:cs="Arial"/>
          <w:sz w:val="28"/>
          <w:szCs w:val="28"/>
        </w:rPr>
        <w:t xml:space="preserve"> valor inferior aos R$ 20.000,00 pretendidos </w:t>
      </w:r>
      <w:del w:id="1560" w:author="Assessor GDSXSR" w:date="2026-10-31T19:46:16Z">
        <w:r>
          <w:rPr>
            <w:rFonts w:ascii="Arial" w:hAnsi="Arial" w:cs="Arial"/>
            <w:sz w:val="28"/>
            <w:szCs w:val="28"/>
          </w:rPr>
          <w:delText xml:space="preserve">pela autora </w:delText>
        </w:r>
      </w:del>
      <w:r>
        <w:rPr>
          <w:rFonts w:ascii="Arial" w:hAnsi="Arial" w:cs="Arial"/>
          <w:sz w:val="28"/>
          <w:szCs w:val="28"/>
        </w:rPr>
        <w:t xml:space="preserve">(ID 89325404).</w:t>
      </w:r>
    </w:p>
    <w:p w14:paraId="6E891EED" w14:textId="77777777" w:rsidR="00A715BF" w:rsidRDefault="00A715BF" w:rsidP="00A715BF">
      <w:pPr>
        <w:spacing w:after="0" w:line="360" w:lineRule="auto"/>
        <w:ind w:firstLine="2268"/>
        <w:jc w:val="both"/>
        <w:rPr>
          <w:rFonts w:ascii="Arial" w:hAnsi="Arial" w:cs="Arial"/>
          <w:sz w:val="28"/>
          <w:szCs w:val="28"/>
        </w:rPr>
      </w:pPr>
    </w:p>
    <w:p w14:paraId="676A1E91" w14:textId="1D745194" w:rsid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Os embargos de declaração foram </w:t>
      </w:r>
      <w:del w:id="1561" w:author="Assessor GDSXSR" w:date="2026-10-31T19:46:16Z">
        <w:r>
          <w:rPr>
            <w:rFonts w:ascii="Arial" w:hAnsi="Arial" w:cs="Arial"/>
            <w:sz w:val="28"/>
            <w:szCs w:val="28"/>
          </w:rPr>
          <w:delText xml:space="preserve">parcialmente</w:delText>
        </w:r>
      </w:del>
      <w:ins w:id="1562" w:author="Assessor GDSXSR" w:date="2026-10-31T19:46:16Z">
        <w:r>
          <w:rPr>
            <w:rFonts w:ascii="Arial" w:hAnsi="Arial" w:cs="Arial"/>
            <w:color w:val="808080"/>
            <w:sz w:val="28"/>
            <w:szCs w:val="28"/>
          </w:rPr>
          <w:t xml:space="preserve">acolhidos</w:t>
        </w:r>
      </w:ins>
      <w:r>
        <w:rPr>
          <w:rFonts w:ascii="Arial" w:hAnsi="Arial" w:cs="Arial"/>
          <w:sz w:val="28"/>
          <w:szCs w:val="28"/>
        </w:rPr>
        <w:t xml:space="preserve"> </w:t>
      </w:r>
      <w:del w:id="1563" w:author="Assessor GDSXSR" w:date="2026-10-31T19:46:16Z">
        <w:r>
          <w:rPr>
            <w:rFonts w:ascii="Arial" w:hAnsi="Arial" w:cs="Arial"/>
            <w:sz w:val="28"/>
            <w:szCs w:val="28"/>
          </w:rPr>
          <w:delText xml:space="preserve">acolhidos</w:delText>
        </w:r>
      </w:del>
      <w:ins w:id="1564" w:author="Assessor GDSXSR" w:date="2026-10-31T19:46:16Z">
        <w:r>
          <w:rPr>
            <w:rFonts w:ascii="Arial" w:hAnsi="Arial" w:cs="Arial"/>
            <w:color w:val="808080"/>
            <w:sz w:val="28"/>
            <w:szCs w:val="28"/>
          </w:rPr>
          <w:t xml:space="preserve">em parte</w:t>
        </w:r>
      </w:ins>
      <w:r>
        <w:rPr>
          <w:rFonts w:ascii="Arial" w:hAnsi="Arial" w:cs="Arial"/>
          <w:sz w:val="28"/>
          <w:szCs w:val="28"/>
        </w:rPr>
        <w:t xml:space="preserve"> apenas para </w:t>
      </w:r>
      <w:del w:id="1565" w:author="Assessor GDSXSR" w:date="2026-10-31T19:46:16Z">
        <w:r>
          <w:rPr>
            <w:rFonts w:ascii="Arial" w:hAnsi="Arial" w:cs="Arial"/>
            <w:sz w:val="28"/>
            <w:szCs w:val="28"/>
          </w:rPr>
          <w:delText xml:space="preserve">consignar</w:delText>
        </w:r>
      </w:del>
      <w:ins w:id="1566" w:author="Assessor GDSXSR" w:date="2026-10-31T19:46:16Z">
        <w:r>
          <w:rPr>
            <w:rFonts w:ascii="Arial" w:hAnsi="Arial" w:cs="Arial"/>
            <w:color w:val="808080"/>
            <w:sz w:val="28"/>
            <w:szCs w:val="28"/>
          </w:rPr>
          <w:t xml:space="preserve">declarar</w:t>
        </w:r>
      </w:ins>
      <w:r>
        <w:rPr>
          <w:rFonts w:ascii="Arial" w:hAnsi="Arial" w:cs="Arial"/>
          <w:sz w:val="28"/>
          <w:szCs w:val="28"/>
        </w:rPr>
        <w:t xml:space="preserve"> </w:t>
      </w:r>
      <w:del w:id="1567" w:author="Assessor GDSXSR" w:date="2026-10-31T19:46:16Z">
        <w:r>
          <w:rPr>
            <w:rFonts w:ascii="Arial" w:hAnsi="Arial" w:cs="Arial"/>
            <w:sz w:val="28"/>
            <w:szCs w:val="28"/>
          </w:rPr>
          <w:delText xml:space="preserve">a</w:delText>
        </w:r>
      </w:del>
      <w:ins w:id="1568" w:author="Assessor GDSXSR" w:date="2026-10-31T19:46:16Z">
        <w:r>
          <w:rPr>
            <w:rFonts w:ascii="Arial" w:hAnsi="Arial" w:cs="Arial"/>
            <w:color w:val="808080"/>
            <w:sz w:val="28"/>
            <w:szCs w:val="28"/>
          </w:rPr>
          <w:t xml:space="preserve">incompensáveis</w:t>
        </w:r>
      </w:ins>
      <w:r>
        <w:rPr>
          <w:rFonts w:ascii="Arial" w:hAnsi="Arial" w:cs="Arial"/>
          <w:sz w:val="28"/>
          <w:szCs w:val="28"/>
        </w:rPr>
        <w:t xml:space="preserve"> </w:t>
      </w:r>
      <w:del w:id="1569" w:author="Assessor GDSXSR" w:date="2026-10-31T19:46:16Z">
        <w:r>
          <w:rPr>
            <w:rFonts w:ascii="Arial" w:hAnsi="Arial" w:cs="Arial"/>
            <w:sz w:val="28"/>
            <w:szCs w:val="28"/>
          </w:rPr>
          <w:delText xml:space="preserve">impossibilidade de compensação dos</w:delText>
        </w:r>
      </w:del>
      <w:ins w:id="1570" w:author="Assessor GDSXSR" w:date="2026-10-31T19:46:16Z">
        <w:r>
          <w:rPr>
            <w:rFonts w:ascii="Arial" w:hAnsi="Arial" w:cs="Arial"/>
            <w:color w:val="808080"/>
            <w:sz w:val="28"/>
            <w:szCs w:val="28"/>
          </w:rPr>
          <w:t xml:space="preserve">os</w:t>
        </w:r>
      </w:ins>
      <w:r>
        <w:rPr>
          <w:rFonts w:ascii="Arial" w:hAnsi="Arial" w:cs="Arial"/>
          <w:sz w:val="28"/>
          <w:szCs w:val="28"/>
        </w:rPr>
        <w:t xml:space="preserve"> honorários</w:t>
      </w:r>
      <w:del w:id="1571" w:author="Assessor GDSXSR" w:date="2026-10-31T19:46:16Z">
        <w:r>
          <w:rPr>
            <w:rFonts w:ascii="Arial" w:hAnsi="Arial" w:cs="Arial"/>
            <w:sz w:val="28"/>
            <w:szCs w:val="28"/>
          </w:rPr>
          <w:delText xml:space="preserve"> advocatícios</w:delText>
        </w:r>
      </w:del>
      <w:r>
        <w:rPr>
          <w:rFonts w:ascii="Arial" w:hAnsi="Arial" w:cs="Arial"/>
          <w:sz w:val="28"/>
          <w:szCs w:val="28"/>
        </w:rPr>
        <w:t xml:space="preserve">, mantida a distribuição </w:t>
      </w:r>
      <w:del w:id="1572" w:author="Assessor GDSXSR" w:date="2026-10-31T19:46:16Z">
        <w:r>
          <w:rPr>
            <w:rFonts w:ascii="Arial" w:hAnsi="Arial" w:cs="Arial"/>
            <w:sz w:val="28"/>
            <w:szCs w:val="28"/>
          </w:rPr>
          <w:delText xml:space="preserve">dos ônus sucumbenciais na proporção </w:delText>
        </w:r>
      </w:del>
      <w:r>
        <w:rPr>
          <w:rFonts w:ascii="Arial" w:hAnsi="Arial" w:cs="Arial"/>
          <w:sz w:val="28"/>
          <w:szCs w:val="28"/>
        </w:rPr>
        <w:t xml:space="preserve">de 70% </w:t>
      </w:r>
      <w:del w:id="1573" w:author="Assessor GDSXSR" w:date="2026-10-31T19:46:16Z">
        <w:r>
          <w:rPr>
            <w:rFonts w:ascii="Arial" w:hAnsi="Arial" w:cs="Arial"/>
            <w:sz w:val="28"/>
            <w:szCs w:val="28"/>
          </w:rPr>
          <w:delText xml:space="preserve">para o réu </w:delText>
        </w:r>
      </w:del>
      <w:r>
        <w:rPr>
          <w:rFonts w:ascii="Arial" w:hAnsi="Arial" w:cs="Arial"/>
          <w:sz w:val="28"/>
          <w:szCs w:val="28"/>
        </w:rPr>
        <w:t xml:space="preserve">e 30%</w:t>
      </w:r>
      <w:del w:id="1574" w:author="Assessor GDSXSR" w:date="2026-10-31T19:46:16Z">
        <w:r>
          <w:rPr>
            <w:rFonts w:ascii="Arial" w:hAnsi="Arial" w:cs="Arial"/>
            <w:sz w:val="28"/>
            <w:szCs w:val="28"/>
          </w:rPr>
          <w:delText xml:space="preserve"> para a autora</w:delText>
        </w:r>
      </w:del>
      <w:r>
        <w:rPr>
          <w:rFonts w:ascii="Arial" w:hAnsi="Arial" w:cs="Arial"/>
          <w:sz w:val="28"/>
          <w:szCs w:val="28"/>
        </w:rPr>
        <w:t xml:space="preserve"> (ID 89325514).</w:t>
      </w:r>
      <w:del w:id="1575" w:author="Assessor GDSXSR" w:date="2026-10-31T19:46:16Z">
        <w:r>
          <w:rPr>
            <w:rFonts w:ascii="Arial" w:hAnsi="Arial" w:cs="Arial"/>
            <w:sz w:val="28"/>
            <w:szCs w:val="28"/>
          </w:rPr>
          <w:delText xml:space="preserve"> </w:delText>
        </w:r>
      </w:del>
    </w:p>
    <w:p w14:paraId="1422E85F" w14:textId="77777777" w:rsidR="00A715BF" w:rsidRPr="00A715BF" w:rsidRDefault="00A715BF" w:rsidP="00A715BF">
      <w:pPr>
        <w:spacing w:after="0" w:line="360" w:lineRule="auto"/>
        <w:ind w:firstLine="2268"/>
        <w:jc w:val="both"/>
        <w:rPr>
          <w:rFonts w:ascii="Arial" w:hAnsi="Arial" w:cs="Arial"/>
          <w:sz w:val="28"/>
          <w:szCs w:val="28"/>
        </w:rPr>
      </w:pPr>
    </w:p>
    <w:p w14:paraId="6D239DE1" w14:textId="49977710" w:rsidR="00A715BF" w:rsidRPr="00A715BF" w:rsidRDefault="00A715BF" w:rsidP="00A715BF">
      <w:pPr>
        <w:spacing w:after="0" w:line="360" w:lineRule="auto"/>
        <w:ind w:firstLine="2268"/>
        <w:jc w:val="both"/>
        <w:rPr>
          <w:del w:id="1650" w:author="Assessor GDSXSR" w:date="2026-10-31T19:46:16Z"/>
          <w:rFonts w:ascii="Arial" w:hAnsi="Arial" w:cs="Arial"/>
          <w:sz w:val="28"/>
          <w:szCs w:val="28"/>
        </w:rPr>
      </w:pPr>
      <w:del w:id="1648" w:author="Assessor GDSXSR" w:date="2026-10-31T19:46:16Z">
        <w:r>
          <w:rPr>
            <w:rFonts w:ascii="Arial" w:hAnsi="Arial" w:cs="Arial"/>
            <w:sz w:val="28"/>
            <w:szCs w:val="28"/>
          </w:rPr>
          <w:delText>Com efeito, n</w:delText>
        </w:r>
      </w:del>
      <w:del w:id="1649" w:author="Assessor GDSXSR" w:date="2026-10-31T19:46:16Z">
        <w:r w:rsidRPr="00A715BF">
          <w:rPr>
            <w:rFonts w:ascii="Arial" w:hAnsi="Arial" w:cs="Arial"/>
            <w:sz w:val="28"/>
            <w:szCs w:val="28"/>
          </w:rPr>
          <w:delText>as ações de indenização por dano moral, a fixação da reparação em valor inferior ao indicado na petição inicial não caracteriza sucumbência recíproca.</w:delText>
        </w:r>
      </w:del>
    </w:p>
    <w:p w14:paraId="1F230239" w14:textId="77777777" w:rsidR="00A715BF" w:rsidRDefault="00A715BF" w:rsidP="00A715BF">
      <w:pPr>
        <w:spacing w:after="0" w:line="360" w:lineRule="auto"/>
        <w:ind w:firstLine="2268"/>
        <w:jc w:val="both"/>
        <w:rPr>
          <w:del w:id="1651" w:author="Assessor GDSXSR" w:date="2026-10-31T19:46:16Z"/>
          <w:rFonts w:ascii="Arial" w:hAnsi="Arial" w:cs="Arial"/>
          <w:sz w:val="28"/>
          <w:szCs w:val="28"/>
        </w:rPr>
      </w:pPr>
    </w:p>
    <w:p w14:paraId="0A6CAE96" w14:textId="781773BE" w:rsidR="00A715BF" w:rsidRPr="00A715BF" w:rsidRDefault="00A715BF" w:rsidP="00A715BF">
      <w:pPr>
        <w:spacing w:after="0" w:line="360" w:lineRule="auto"/>
        <w:ind w:firstLine="2268"/>
        <w:jc w:val="both"/>
        <w:rPr>
          <w:rFonts w:ascii="Arial" w:hAnsi="Arial" w:cs="Arial"/>
          <w:sz w:val="28"/>
          <w:szCs w:val="28"/>
        </w:rPr>
      </w:pPr>
      <w:del w:id="1576" w:author="Assessor GDSXSR" w:date="2026-10-31T19:46:16Z">
        <w:r>
          <w:rPr>
            <w:rFonts w:ascii="Arial" w:hAnsi="Arial" w:cs="Arial"/>
            <w:sz w:val="28"/>
            <w:szCs w:val="28"/>
          </w:rPr>
          <w:delText xml:space="preserve">Nesse</w:delText>
        </w:r>
      </w:del>
      <w:ins w:id="1577" w:author="Assessor GDSXSR" w:date="2026-10-31T19:46:16Z">
        <w:r>
          <w:rPr>
            <w:rFonts w:ascii="Arial" w:hAnsi="Arial" w:cs="Arial"/>
            <w:color w:val="808080"/>
            <w:sz w:val="28"/>
            <w:szCs w:val="28"/>
          </w:rPr>
          <w:t xml:space="preserve">Nas</w:t>
        </w:r>
      </w:ins>
      <w:r>
        <w:rPr>
          <w:rFonts w:ascii="Arial" w:hAnsi="Arial" w:cs="Arial"/>
          <w:sz w:val="28"/>
          <w:szCs w:val="28"/>
        </w:rPr>
        <w:t xml:space="preserve"> </w:t>
      </w:r>
      <w:del w:id="1578" w:author="Assessor GDSXSR" w:date="2026-10-31T19:46:16Z">
        <w:r>
          <w:rPr>
            <w:rFonts w:ascii="Arial" w:hAnsi="Arial" w:cs="Arial"/>
            <w:sz w:val="28"/>
            <w:szCs w:val="28"/>
          </w:rPr>
          <w:delText xml:space="preserve">sentido</w:delText>
        </w:r>
      </w:del>
      <w:ins w:id="1579" w:author="Assessor GDSXSR" w:date="2026-10-31T19:46:16Z">
        <w:r>
          <w:rPr>
            <w:rFonts w:ascii="Arial" w:hAnsi="Arial" w:cs="Arial"/>
            <w:color w:val="808080"/>
            <w:sz w:val="28"/>
            <w:szCs w:val="28"/>
          </w:rPr>
          <w:t xml:space="preserve">ações de indenização por dano moral</w:t>
        </w:r>
      </w:ins>
      <w:r>
        <w:rPr>
          <w:rFonts w:ascii="Arial" w:hAnsi="Arial" w:cs="Arial"/>
          <w:sz w:val="28"/>
          <w:szCs w:val="28"/>
        </w:rPr>
        <w:t xml:space="preserve">, </w:t>
      </w:r>
      <w:ins w:id="1580" w:author="Assessor GDSXSR" w:date="2026-10-31T19:46:16Z">
        <w:r>
          <w:rPr>
            <w:rFonts w:ascii="Arial" w:hAnsi="Arial" w:cs="Arial"/>
            <w:color w:val="808080"/>
            <w:sz w:val="28"/>
            <w:szCs w:val="28"/>
          </w:rPr>
          <w:t xml:space="preserve">a condenação em valor inferior ao postulado não implica sucumbência recíproca, como </w:t>
        </w:r>
      </w:ins>
      <w:r>
        <w:rPr>
          <w:rFonts w:ascii="Arial" w:hAnsi="Arial" w:cs="Arial"/>
          <w:sz w:val="28"/>
          <w:szCs w:val="28"/>
        </w:rPr>
        <w:t xml:space="preserve">dispõe</w:t>
      </w:r>
      <w:del w:id="1581" w:author="Assessor GDSXSR" w:date="2026-10-31T19:46:16Z">
        <w:r>
          <w:rPr>
            <w:rFonts w:ascii="Arial" w:hAnsi="Arial" w:cs="Arial"/>
            <w:sz w:val="28"/>
            <w:szCs w:val="28"/>
          </w:rPr>
          <w:delText xml:space="preserve"> </w:delText>
        </w:r>
        <w:r>
          <w:rPr>
            <w:rFonts w:ascii="Arial" w:hAnsi="Arial" w:cs="Arial"/>
            <w:sz w:val="28"/>
            <w:szCs w:val="28"/>
          </w:rPr>
          <w:delText xml:space="preserve">o Enunciado nº </w:delText>
        </w:r>
        <w:r>
          <w:rPr>
            <w:rFonts w:ascii="Arial" w:hAnsi="Arial" w:cs="Arial"/>
            <w:sz w:val="28"/>
            <w:szCs w:val="28"/>
          </w:rPr>
          <w:delText xml:space="preserve">326 </w:delText>
        </w:r>
        <w:r>
          <w:rPr>
            <w:rFonts w:ascii="Arial" w:hAnsi="Arial" w:cs="Arial"/>
            <w:sz w:val="28"/>
            <w:szCs w:val="28"/>
          </w:rPr>
          <w:delText xml:space="preserve">da</w:delText>
        </w:r>
      </w:del>
      <w:r>
        <w:rPr>
          <w:rFonts w:ascii="Arial" w:hAnsi="Arial" w:cs="Arial"/>
          <w:sz w:val="28"/>
          <w:szCs w:val="28"/>
        </w:rPr>
        <w:t xml:space="preserve"> </w:t>
      </w:r>
      <w:r>
        <w:rPr>
          <w:rFonts w:ascii="Arial" w:hAnsi="Arial" w:cs="Arial"/>
          <w:sz w:val="28"/>
          <w:szCs w:val="28"/>
        </w:rPr>
        <w:t xml:space="preserve">a Súmula </w:t>
      </w:r>
      <w:ins w:id="1582" w:author="Assessor GDSXSR" w:date="2026-10-31T19:46:16Z">
        <w:r>
          <w:rPr>
            <w:rFonts w:ascii="Arial" w:hAnsi="Arial" w:cs="Arial"/>
            <w:color w:val="808080"/>
            <w:sz w:val="28"/>
            <w:szCs w:val="28"/>
          </w:rPr>
          <w:t xml:space="preserve">326 </w:t>
        </w:r>
      </w:ins>
      <w:r>
        <w:rPr>
          <w:rFonts w:ascii="Arial" w:hAnsi="Arial" w:cs="Arial"/>
          <w:sz w:val="28"/>
          <w:szCs w:val="28"/>
        </w:rPr>
        <w:t xml:space="preserve">do </w:t>
      </w:r>
      <w:del w:id="1583" w:author="Assessor GDSXSR" w:date="2026-10-31T19:46:16Z">
        <w:r>
          <w:rPr>
            <w:rFonts w:ascii="Arial" w:hAnsi="Arial" w:cs="Arial"/>
            <w:sz w:val="28"/>
            <w:szCs w:val="28"/>
          </w:rPr>
          <w:delText xml:space="preserve">colendo</w:delText>
        </w:r>
      </w:del>
      <w:ins w:id="1584" w:author="Assessor GDSXSR" w:date="2026-10-31T19:46:16Z">
        <w:r>
          <w:rPr>
            <w:rFonts w:ascii="Arial" w:hAnsi="Arial" w:cs="Arial"/>
            <w:color w:val="808080"/>
            <w:sz w:val="28"/>
            <w:szCs w:val="28"/>
          </w:rPr>
          <w:t xml:space="preserve">c.</w:t>
        </w:r>
      </w:ins>
      <w:r>
        <w:rPr>
          <w:rFonts w:ascii="Arial" w:hAnsi="Arial" w:cs="Arial"/>
          <w:sz w:val="28"/>
          <w:szCs w:val="28"/>
        </w:rPr>
        <w:t xml:space="preserve"> </w:t>
      </w:r>
      <w:r>
        <w:rPr>
          <w:rFonts w:ascii="Arial" w:hAnsi="Arial" w:cs="Arial"/>
          <w:sz w:val="28"/>
          <w:szCs w:val="28"/>
        </w:rPr>
        <w:t xml:space="preserve">Superior Tribunal de Justiça:</w:t>
      </w:r>
    </w:p>
    <w:p w14:paraId="164450AE" w14:textId="77777777" w:rsidR="00A715BF" w:rsidRDefault="00A715BF" w:rsidP="006C61DA">
      <w:pPr>
        <w:spacing w:after="0" w:line="360" w:lineRule="auto"/>
        <w:ind w:left="2268"/>
        <w:jc w:val="both"/>
        <w:rPr>
          <w:rFonts w:ascii="Arial" w:hAnsi="Arial" w:cs="Arial"/>
          <w:i/>
          <w:iCs/>
          <w:sz w:val="26"/>
          <w:szCs w:val="26"/>
        </w:rPr>
      </w:pPr>
    </w:p>
    <w:p w14:paraId="7E329D96" w14:textId="52BF76FB" w:rsidR="006C61DA" w:rsidRPr="006C61DA" w:rsidRDefault="006C61DA" w:rsidP="006C61DA">
      <w:pPr>
        <w:spacing w:after="0" w:line="360" w:lineRule="auto"/>
        <w:ind w:left="2268"/>
        <w:jc w:val="both"/>
        <w:rPr>
          <w:rFonts w:ascii="Arial" w:hAnsi="Arial" w:cs="Arial"/>
          <w:i/>
          <w:iCs/>
          <w:sz w:val="26"/>
          <w:szCs w:val="26"/>
        </w:rPr>
      </w:pPr>
      <w:commentRangeStart w:id="11"/>
      <w:r w:rsidRPr="006C61DA">
        <w:rPr>
          <w:rFonts w:ascii="Arial" w:hAnsi="Arial" w:cs="Arial"/>
          <w:i/>
          <w:iCs/>
          <w:sz w:val="26"/>
          <w:szCs w:val="26"/>
        </w:rPr>
        <w:t>"Na ação de indenização por dano moral, a condenação em montante inferior ao postulado na inicial não implica sucumbência recíproca."</w:t>
      </w:r>
      <w:commentRangeEnd w:id="11"/>
      <w:r>
        <w:rPr>
          <w:rStyle w:val="CommentReference"/>
        </w:rPr>
        <w:commentReference w:id="11"/>
      </w:r>
    </w:p>
    <w:p w14:paraId="18DAE346" w14:textId="77777777" w:rsidR="006C61DA" w:rsidRDefault="006C61DA" w:rsidP="006C61DA">
      <w:pPr>
        <w:spacing w:after="0" w:line="360" w:lineRule="auto"/>
        <w:ind w:firstLine="2268"/>
        <w:jc w:val="both"/>
        <w:rPr>
          <w:rFonts w:ascii="Arial" w:hAnsi="Arial" w:cs="Arial"/>
          <w:sz w:val="28"/>
          <w:szCs w:val="28"/>
        </w:rPr>
      </w:pPr>
    </w:p>
    <w:p w14:paraId="6B772E28" w14:textId="77777777"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highlight w:val="yellow"/>
          <w:rPrChange w:id="1778" w:author="Assessor GDSXSR" w:date="2026-10-31T19:46:16Z">
            <w:rPr>
              <w:rFonts w:ascii="Arial" w:hAnsi="Arial" w:cs="Arial"/>
              <w:sz w:val="28"/>
              <w:szCs w:val="28"/>
            </w:rPr>
          </w:rPrChange>
        </w:rPr>
        <w:t xml:space="preserve">No caso, a autora obteve êxito no pedido de </w:t>
      </w:r>
      <w:del w:id="1585" w:author="Assessor GDSXSR" w:date="2026-10-31T19:46:16Z">
        <w:r>
          <w:rPr>
            <w:rFonts w:ascii="Arial" w:hAnsi="Arial" w:cs="Arial"/>
            <w:sz w:val="28"/>
            <w:szCs w:val="28"/>
          </w:rPr>
          <w:delText xml:space="preserve">condenação do réu ao pagamento de </w:delText>
        </w:r>
      </w:del>
      <w:r>
        <w:rPr>
          <w:rFonts w:ascii="Arial" w:hAnsi="Arial" w:cs="Arial"/>
          <w:sz w:val="28"/>
          <w:szCs w:val="28"/>
          <w:highlight w:val="yellow"/>
          <w:rPrChange w:id="1779" w:author="Assessor GDSXSR" w:date="2026-10-31T19:46:16Z">
            <w:rPr>
              <w:rFonts w:ascii="Arial" w:hAnsi="Arial" w:cs="Arial"/>
              <w:sz w:val="28"/>
              <w:szCs w:val="28"/>
            </w:rPr>
          </w:rPrChange>
        </w:rPr>
        <w:t xml:space="preserve">indenização por danos morais</w:t>
      </w:r>
      <w:del w:id="1586" w:author="Assessor GDSXSR" w:date="2026-10-31T19:46:16Z">
        <w:r>
          <w:rPr>
            <w:rFonts w:ascii="Arial" w:hAnsi="Arial" w:cs="Arial"/>
            <w:sz w:val="28"/>
            <w:szCs w:val="28"/>
          </w:rPr>
          <w:delText xml:space="preserve">.</w:delText>
        </w:r>
      </w:del>
      <w:ins w:id="1587" w:author="Assessor GDSXSR" w:date="2026-10-31T19:46:16Z">
        <w:r>
          <w:rPr>
            <w:rFonts w:ascii="Arial" w:hAnsi="Arial" w:cs="Arial"/>
            <w:color w:val="808080"/>
            <w:sz w:val="28"/>
            <w:szCs w:val="28"/>
            <w:highlight w:val="yellow"/>
          </w:rPr>
          <w:t xml:space="preserve">,</w:t>
        </w:r>
      </w:ins>
      <w:r>
        <w:rPr>
          <w:rFonts w:ascii="Arial" w:hAnsi="Arial" w:cs="Arial"/>
          <w:sz w:val="28"/>
          <w:szCs w:val="28"/>
          <w:highlight w:val="yellow"/>
          <w:rPrChange w:id="1780" w:author="Assessor GDSXSR" w:date="2026-10-31T19:46:16Z">
            <w:rPr>
              <w:rFonts w:ascii="Arial" w:hAnsi="Arial" w:cs="Arial"/>
              <w:sz w:val="28"/>
              <w:szCs w:val="28"/>
            </w:rPr>
          </w:rPrChange>
        </w:rPr>
        <w:t xml:space="preserve"> </w:t>
      </w:r>
      <w:del w:id="1588" w:author="Assessor GDSXSR" w:date="2026-10-31T19:46:16Z">
        <w:r>
          <w:rPr>
            <w:rFonts w:ascii="Arial" w:hAnsi="Arial" w:cs="Arial"/>
            <w:sz w:val="28"/>
            <w:szCs w:val="28"/>
          </w:rPr>
          <w:delText xml:space="preserve">A circunstância de</w:delText>
        </w:r>
      </w:del>
      <w:ins w:id="1589" w:author="Assessor GDSXSR" w:date="2026-10-31T19:46:16Z">
        <w:r>
          <w:rPr>
            <w:rFonts w:ascii="Arial" w:hAnsi="Arial" w:cs="Arial"/>
            <w:color w:val="808080"/>
            <w:sz w:val="28"/>
            <w:szCs w:val="28"/>
            <w:highlight w:val="yellow"/>
          </w:rPr>
          <w:t xml:space="preserve">e</w:t>
        </w:r>
      </w:ins>
      <w:r>
        <w:rPr>
          <w:rFonts w:ascii="Arial" w:hAnsi="Arial" w:cs="Arial"/>
          <w:sz w:val="28"/>
          <w:szCs w:val="28"/>
          <w:highlight w:val="yellow"/>
          <w:rPrChange w:id="1781" w:author="Assessor GDSXSR" w:date="2026-10-31T19:46:16Z">
            <w:rPr>
              <w:rFonts w:ascii="Arial" w:hAnsi="Arial" w:cs="Arial"/>
              <w:sz w:val="28"/>
              <w:szCs w:val="28"/>
            </w:rPr>
          </w:rPrChange>
        </w:rPr>
        <w:t xml:space="preserve"> o valor</w:t>
      </w:r>
      <w:del w:id="1590" w:author="Assessor GDSXSR" w:date="2026-10-31T19:46:16Z">
        <w:r>
          <w:rPr>
            <w:rFonts w:ascii="Arial" w:hAnsi="Arial" w:cs="Arial"/>
            <w:sz w:val="28"/>
            <w:szCs w:val="28"/>
          </w:rPr>
          <w:delText xml:space="preserve"> arbitrado ser</w:delText>
        </w:r>
      </w:del>
      <w:r>
        <w:rPr>
          <w:rFonts w:ascii="Arial" w:hAnsi="Arial" w:cs="Arial"/>
          <w:sz w:val="28"/>
          <w:szCs w:val="28"/>
          <w:highlight w:val="yellow"/>
          <w:rPrChange w:id="1782" w:author="Assessor GDSXSR" w:date="2026-10-31T19:46:16Z">
            <w:rPr>
              <w:rFonts w:ascii="Arial" w:hAnsi="Arial" w:cs="Arial"/>
              <w:sz w:val="28"/>
              <w:szCs w:val="28"/>
            </w:rPr>
          </w:rPrChange>
        </w:rPr>
        <w:t xml:space="preserve"> inferior ao pretendido não configura decaimento parcial.</w:t>
      </w:r>
    </w:p>
    <w:p w14:paraId="5FADAE79" w14:textId="77777777" w:rsidR="00A715BF" w:rsidRDefault="00A715BF" w:rsidP="00A715BF">
      <w:pPr>
        <w:spacing w:after="0" w:line="360" w:lineRule="auto"/>
        <w:ind w:firstLine="2268"/>
        <w:jc w:val="both"/>
        <w:rPr>
          <w:rFonts w:ascii="Arial" w:hAnsi="Arial" w:cs="Arial"/>
          <w:sz w:val="28"/>
          <w:szCs w:val="28"/>
        </w:rPr>
      </w:pPr>
    </w:p>
    <w:p w14:paraId="5632A945" w14:textId="6CE6B319" w:rsidR="00A715BF" w:rsidRPr="00A715BF" w:rsidRDefault="009E1AC1" w:rsidP="00A715BF">
      <w:pPr>
        <w:spacing w:after="0" w:line="360" w:lineRule="auto"/>
        <w:ind w:firstLine="2268"/>
        <w:jc w:val="both"/>
        <w:rPr>
          <w:rFonts w:ascii="Arial" w:hAnsi="Arial" w:cs="Arial"/>
          <w:sz w:val="28"/>
          <w:szCs w:val="28"/>
        </w:rPr>
      </w:pPr>
      <w:r>
        <w:rPr>
          <w:rFonts w:ascii="Arial" w:hAnsi="Arial" w:cs="Arial"/>
          <w:sz w:val="28"/>
          <w:szCs w:val="28"/>
        </w:rPr>
        <w:t xml:space="preserve">Desse modo, </w:t>
      </w:r>
      <w:del w:id="1591" w:author="Assessor GDSXSR" w:date="2026-10-31T19:46:16Z">
        <w:r>
          <w:rPr>
            <w:rFonts w:ascii="Arial" w:hAnsi="Arial" w:cs="Arial"/>
            <w:sz w:val="28"/>
            <w:szCs w:val="28"/>
          </w:rPr>
          <w:delText xml:space="preserve">d</w:delText>
        </w:r>
        <w:r>
          <w:rPr>
            <w:rFonts w:ascii="Arial" w:hAnsi="Arial" w:cs="Arial"/>
            <w:sz w:val="28"/>
            <w:szCs w:val="28"/>
          </w:rPr>
          <w:delText xml:space="preserve">eve ser afastada</w:delText>
        </w:r>
      </w:del>
      <w:ins w:id="1592" w:author="Assessor GDSXSR" w:date="2026-10-31T19:46:16Z">
        <w:r>
          <w:rPr>
            <w:rFonts w:ascii="Arial" w:hAnsi="Arial" w:cs="Arial"/>
            <w:color w:val="808080"/>
            <w:sz w:val="28"/>
            <w:szCs w:val="28"/>
          </w:rPr>
          <w:t xml:space="preserve">afasto</w:t>
        </w:r>
      </w:ins>
      <w:r>
        <w:rPr>
          <w:rFonts w:ascii="Arial" w:hAnsi="Arial" w:cs="Arial"/>
          <w:sz w:val="28"/>
          <w:szCs w:val="28"/>
        </w:rPr>
        <w:t xml:space="preserve"> </w:t>
      </w:r>
      <w:r>
        <w:rPr>
          <w:rFonts w:ascii="Arial" w:hAnsi="Arial" w:cs="Arial"/>
          <w:sz w:val="28"/>
          <w:szCs w:val="28"/>
        </w:rPr>
        <w:t xml:space="preserve">a sucumbência recíproca</w:t>
      </w:r>
      <w:del w:id="1593" w:author="Assessor GDSXSR" w:date="2026-10-31T19:46:16Z">
        <w:r>
          <w:rPr>
            <w:rFonts w:ascii="Arial" w:hAnsi="Arial" w:cs="Arial"/>
            <w:sz w:val="28"/>
            <w:szCs w:val="28"/>
          </w:rPr>
          <w:delText xml:space="preserve">,</w:delText>
        </w:r>
      </w:del>
      <w:r>
        <w:rPr>
          <w:rFonts w:ascii="Arial" w:hAnsi="Arial" w:cs="Arial"/>
          <w:sz w:val="28"/>
          <w:szCs w:val="28"/>
        </w:rPr>
        <w:t xml:space="preserve"> </w:t>
      </w:r>
      <w:del w:id="1594" w:author="Assessor GDSXSR" w:date="2026-10-31T19:46:16Z">
        <w:r>
          <w:rPr>
            <w:rFonts w:ascii="Arial" w:hAnsi="Arial" w:cs="Arial"/>
            <w:sz w:val="28"/>
            <w:szCs w:val="28"/>
          </w:rPr>
          <w:delText xml:space="preserve">atribuindo-se</w:delText>
        </w:r>
      </w:del>
      <w:ins w:id="1595" w:author="Assessor GDSXSR" w:date="2026-10-31T19:46:16Z">
        <w:r>
          <w:rPr>
            <w:rFonts w:ascii="Arial" w:hAnsi="Arial" w:cs="Arial"/>
            <w:color w:val="808080"/>
            <w:sz w:val="28"/>
            <w:szCs w:val="28"/>
          </w:rPr>
          <w:t xml:space="preserve">e</w:t>
        </w:r>
      </w:ins>
      <w:r>
        <w:rPr>
          <w:rFonts w:ascii="Arial" w:hAnsi="Arial" w:cs="Arial"/>
          <w:sz w:val="28"/>
          <w:szCs w:val="28"/>
        </w:rPr>
        <w:t xml:space="preserve"> </w:t>
      </w:r>
      <w:del w:id="1596" w:author="Assessor GDSXSR" w:date="2026-10-31T19:46:16Z">
        <w:r>
          <w:rPr>
            <w:rFonts w:ascii="Arial" w:hAnsi="Arial" w:cs="Arial"/>
            <w:sz w:val="28"/>
            <w:szCs w:val="28"/>
          </w:rPr>
          <w:delText xml:space="preserve">integralmente</w:delText>
        </w:r>
      </w:del>
      <w:ins w:id="1597" w:author="Assessor GDSXSR" w:date="2026-10-31T19:46:16Z">
        <w:r>
          <w:rPr>
            <w:rFonts w:ascii="Arial" w:hAnsi="Arial" w:cs="Arial"/>
            <w:color w:val="808080"/>
            <w:sz w:val="28"/>
            <w:szCs w:val="28"/>
          </w:rPr>
          <w:t xml:space="preserve">atribuo</w:t>
        </w:r>
      </w:ins>
      <w:r>
        <w:rPr>
          <w:rFonts w:ascii="Arial" w:hAnsi="Arial" w:cs="Arial"/>
          <w:sz w:val="28"/>
          <w:szCs w:val="28"/>
        </w:rPr>
        <w:t xml:space="preserve"> ao réu o pagamento </w:t>
      </w:r>
      <w:ins w:id="1598" w:author="Assessor GDSXSR" w:date="2026-10-31T19:46:16Z">
        <w:r>
          <w:rPr>
            <w:rFonts w:ascii="Arial" w:hAnsi="Arial" w:cs="Arial"/>
            <w:color w:val="808080"/>
            <w:sz w:val="28"/>
            <w:szCs w:val="28"/>
          </w:rPr>
          <w:t xml:space="preserve">integral </w:t>
        </w:r>
      </w:ins>
      <w:r>
        <w:rPr>
          <w:rFonts w:ascii="Arial" w:hAnsi="Arial" w:cs="Arial"/>
          <w:sz w:val="28"/>
          <w:szCs w:val="28"/>
        </w:rPr>
        <w:t xml:space="preserve">das custas</w:t>
      </w:r>
      <w:del w:id="1599" w:author="Assessor GDSXSR" w:date="2026-10-31T19:46:16Z">
        <w:r>
          <w:rPr>
            <w:rFonts w:ascii="Arial" w:hAnsi="Arial" w:cs="Arial"/>
            <w:sz w:val="28"/>
            <w:szCs w:val="28"/>
          </w:rPr>
          <w:delText xml:space="preserve"> processuais</w:delText>
        </w:r>
      </w:del>
      <w:r>
        <w:rPr>
          <w:rFonts w:ascii="Arial" w:hAnsi="Arial" w:cs="Arial"/>
          <w:sz w:val="28"/>
          <w:szCs w:val="28"/>
        </w:rPr>
        <w:t xml:space="preserve"> e dos honorários advocatícios, </w:t>
      </w:r>
      <w:r>
        <w:rPr>
          <w:rFonts w:ascii="Arial" w:hAnsi="Arial" w:cs="Arial"/>
          <w:sz w:val="28"/>
          <w:szCs w:val="28"/>
        </w:rPr>
        <w:t xml:space="preserve">nos moldes</w:t>
      </w:r>
      <w:r>
        <w:rPr>
          <w:rFonts w:ascii="Arial" w:hAnsi="Arial" w:cs="Arial"/>
          <w:sz w:val="28"/>
          <w:szCs w:val="28"/>
        </w:rPr>
        <w:t xml:space="preserve"> fixados na </w:t>
      </w:r>
      <w:r>
        <w:rPr>
          <w:rFonts w:ascii="Arial" w:hAnsi="Arial" w:cs="Arial"/>
          <w:sz w:val="28"/>
          <w:szCs w:val="28"/>
        </w:rPr>
        <w:t xml:space="preserve">r. </w:t>
      </w:r>
      <w:r>
        <w:rPr>
          <w:rFonts w:ascii="Arial" w:hAnsi="Arial" w:cs="Arial"/>
          <w:sz w:val="28"/>
          <w:szCs w:val="28"/>
        </w:rPr>
        <w:t xml:space="preserve">sentença.</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keepNext/>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8E2579C" w14:textId="6A1923C3" w:rsidR="00F228A1" w:rsidRPr="00F228A1" w:rsidRDefault="00F228A1" w:rsidP="002C12E0">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as preliminares de ofensa ao princípio da dialeticidade e de cerceamento de defesa e, no mérito, </w:t>
      </w:r>
      <w:r>
        <w:rPr>
          <w:rFonts w:ascii="Arial" w:hAnsi="Arial" w:cs="Arial"/>
          <w:b/>
          <w:bCs/>
          <w:sz w:val="28"/>
          <w:szCs w:val="28"/>
        </w:rPr>
        <w:t xml:space="preserve">nego provimento </w:t>
      </w:r>
      <w:r>
        <w:rPr>
          <w:rFonts w:ascii="Arial" w:hAnsi="Arial" w:cs="Arial"/>
          <w:sz w:val="28"/>
          <w:szCs w:val="28"/>
        </w:rPr>
        <w:t xml:space="preserve">ao apelo do réu</w:t>
      </w:r>
      <w:r>
        <w:rPr>
          <w:rFonts w:ascii="Arial" w:hAnsi="Arial" w:cs="Arial"/>
          <w:sz w:val="28"/>
          <w:szCs w:val="28"/>
        </w:rPr>
        <w:t xml:space="preserve">, Complexo Hospitalar Uberlândia S.A</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Dou provimento </w:t>
      </w:r>
      <w:r>
        <w:rPr>
          <w:rFonts w:ascii="Arial" w:hAnsi="Arial" w:cs="Arial"/>
          <w:sz w:val="28"/>
          <w:szCs w:val="28"/>
        </w:rPr>
        <w:t xml:space="preserve">ao apelo da autora, M</w:t>
      </w:r>
      <w:r>
        <w:rPr>
          <w:rFonts w:ascii="Arial" w:hAnsi="Arial" w:cs="Arial"/>
          <w:sz w:val="28"/>
          <w:szCs w:val="28"/>
        </w:rPr>
        <w:t xml:space="preserve">ariana Oliveira de Queiroz</w:t>
      </w:r>
      <w:r>
        <w:rPr>
          <w:rFonts w:ascii="Arial" w:hAnsi="Arial" w:cs="Arial"/>
          <w:sz w:val="28"/>
          <w:szCs w:val="28"/>
        </w:rPr>
        <w:t xml:space="preserve">, para afastar a sucumbência recíproca e condenar exclusivamente o réu ao pagamento das custas processuais e dos honorários advocatícios sucumbenciais</w:t>
      </w:r>
      <w:r>
        <w:rPr>
          <w:rFonts w:ascii="Arial" w:hAnsi="Arial" w:cs="Arial"/>
          <w:sz w:val="28"/>
          <w:szCs w:val="28"/>
        </w:rPr>
        <w:t xml:space="preserve">, mantidos</w:t>
      </w:r>
      <w:r>
        <w:rPr>
          <w:rFonts w:ascii="Arial" w:hAnsi="Arial" w:cs="Arial"/>
          <w:sz w:val="28"/>
          <w:szCs w:val="28"/>
        </w:rPr>
        <w:t xml:space="preserve"> </w:t>
      </w:r>
      <w:r>
        <w:rPr>
          <w:rFonts w:ascii="Arial" w:hAnsi="Arial" w:cs="Arial"/>
          <w:sz w:val="28"/>
          <w:szCs w:val="28"/>
        </w:rPr>
        <w:t xml:space="preserve">o percentual</w:t>
      </w:r>
      <w:r>
        <w:rPr>
          <w:rFonts w:ascii="Arial" w:hAnsi="Arial" w:cs="Arial"/>
          <w:sz w:val="28"/>
          <w:szCs w:val="28"/>
        </w:rPr>
        <w:t xml:space="preserve"> </w:t>
      </w:r>
      <w:r>
        <w:rPr>
          <w:rFonts w:ascii="Arial" w:hAnsi="Arial" w:cs="Arial"/>
          <w:sz w:val="28"/>
          <w:szCs w:val="28"/>
        </w:rPr>
        <w:t xml:space="preserve">e </w:t>
      </w:r>
      <w:ins w:id="1657" w:author="Assessor GDSXSR" w:date="2026-10-31T19:46:16Z">
        <w:r>
          <w:rPr>
            <w:rFonts w:ascii="Arial" w:hAnsi="Arial" w:cs="Arial"/>
            <w:color w:val="808080"/>
            <w:sz w:val="28"/>
            <w:szCs w:val="28"/>
          </w:rPr>
          <w:t xml:space="preserve">a </w:t>
        </w:r>
      </w:ins>
      <w:r>
        <w:rPr>
          <w:rFonts w:ascii="Arial" w:hAnsi="Arial" w:cs="Arial"/>
          <w:sz w:val="28"/>
          <w:szCs w:val="28"/>
        </w:rPr>
        <w:t xml:space="preserve">base de cálculo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de 10% sobre a condenação, </w:t>
      </w:r>
      <w:r>
        <w:rPr>
          <w:rFonts w:ascii="Arial" w:hAnsi="Arial" w:cs="Arial"/>
          <w:sz w:val="28"/>
          <w:szCs w:val="28"/>
        </w:rPr>
        <w:t xml:space="preserve">arbitrados na r. sentença.</w:t>
      </w:r>
      <w:r>
        <w:rPr>
          <w:rFonts w:ascii="Arial" w:hAnsi="Arial" w:cs="Arial"/>
          <w:sz w:val="28"/>
          <w:szCs w:val="28"/>
        </w:rPr>
        <w:t xml:space="preserve"> </w:t>
      </w:r>
    </w:p>
    <w:p w14:paraId="24400614" w14:textId="77777777" w:rsidR="00F228A1" w:rsidRPr="00F228A1" w:rsidRDefault="00F228A1" w:rsidP="00F228A1">
      <w:pPr>
        <w:spacing w:after="0" w:line="360" w:lineRule="auto"/>
        <w:ind w:firstLine="2268"/>
        <w:jc w:val="both"/>
        <w:rPr>
          <w:rFonts w:ascii="Arial" w:hAnsi="Arial" w:cs="Arial"/>
          <w:sz w:val="28"/>
          <w:szCs w:val="28"/>
        </w:rPr>
      </w:pPr>
    </w:p>
    <w:p w14:paraId="1E47F176" w14:textId="10CBED27" w:rsidR="00F228A1" w:rsidRPr="00F228A1" w:rsidRDefault="00F228A1" w:rsidP="00F228A1">
      <w:pPr>
        <w:spacing w:after="0" w:line="360" w:lineRule="auto"/>
        <w:ind w:firstLine="2268"/>
        <w:jc w:val="both"/>
        <w:rPr>
          <w:rFonts w:ascii="Arial" w:hAnsi="Arial" w:cs="Arial"/>
          <w:sz w:val="28"/>
          <w:szCs w:val="28"/>
        </w:rPr>
      </w:pPr>
      <w:commentRangeStart w:id="12"/>
      <w:r>
        <w:rPr>
          <w:rFonts w:ascii="Arial" w:hAnsi="Arial" w:cs="Arial"/>
          <w:b/>
          <w:bCs/>
          <w:sz w:val="28"/>
          <w:szCs w:val="28"/>
        </w:rPr>
        <w:t xml:space="preserve">Condeno </w:t>
      </w:r>
      <w:r>
        <w:rPr>
          <w:rFonts w:ascii="Arial" w:hAnsi="Arial" w:cs="Arial"/>
          <w:sz w:val="28"/>
          <w:szCs w:val="28"/>
        </w:rPr>
        <w:t xml:space="preserve">o réu/apelante ao pagamento de honorários recursais que fixo em 2% sobre o valor </w:t>
      </w:r>
      <w:del w:id="1658" w:author="Assessor GDSXSR" w:date="2026-10-31T19:46:16Z">
        <w:r>
          <w:rPr>
            <w:rFonts w:ascii="Arial" w:hAnsi="Arial" w:cs="Arial"/>
            <w:sz w:val="28"/>
            <w:szCs w:val="28"/>
          </w:rPr>
          <w:delText xml:space="preserve">atualizado </w:delText>
        </w:r>
      </w:del>
      <w:r>
        <w:rPr>
          <w:rFonts w:ascii="Arial" w:hAnsi="Arial" w:cs="Arial"/>
          <w:sz w:val="28"/>
          <w:szCs w:val="28"/>
        </w:rPr>
        <w:t xml:space="preserve">da condenação</w:t>
      </w:r>
      <w:r>
        <w:rPr>
          <w:rFonts w:ascii="Arial" w:hAnsi="Arial" w:cs="Arial"/>
          <w:sz w:val="28"/>
          <w:szCs w:val="28"/>
        </w:rPr>
        <w:t xml:space="preserve"> </w:t>
      </w:r>
      <w:r>
        <w:rPr>
          <w:rFonts w:ascii="Arial" w:hAnsi="Arial" w:cs="Arial"/>
          <w:sz w:val="28"/>
          <w:szCs w:val="28"/>
        </w:rPr>
        <w:t xml:space="preserve">(CPC</w:t>
      </w:r>
      <w:del w:id="1659" w:author="Assessor GDSXSR" w:date="2026-10-31T19:46:16Z">
        <w:r>
          <w:rPr>
            <w:rFonts w:ascii="Arial" w:hAnsi="Arial" w:cs="Arial"/>
            <w:sz w:val="28"/>
            <w:szCs w:val="28"/>
          </w:rPr>
          <w:delText xml:space="preserve">/2015</w:delText>
        </w:r>
      </w:del>
      <w:r>
        <w:rPr>
          <w:rFonts w:ascii="Arial" w:hAnsi="Arial" w:cs="Arial"/>
          <w:sz w:val="28"/>
          <w:szCs w:val="28"/>
        </w:rPr>
        <w:t xml:space="preserve"> 85 § 11)</w:t>
      </w:r>
      <w:r>
        <w:rPr>
          <w:rFonts w:ascii="Arial" w:hAnsi="Arial" w:cs="Arial"/>
          <w:sz w:val="28"/>
          <w:szCs w:val="28"/>
        </w:rPr>
        <w:t xml:space="preserve">, acrescido</w:t>
      </w:r>
      <w:r>
        <w:rPr>
          <w:rFonts w:ascii="Arial" w:hAnsi="Arial" w:cs="Arial"/>
          <w:sz w:val="28"/>
          <w:szCs w:val="28"/>
        </w:rPr>
        <w:t xml:space="preserve"> da quantia </w:t>
      </w:r>
      <w:r>
        <w:rPr>
          <w:rFonts w:ascii="Arial" w:hAnsi="Arial" w:cs="Arial"/>
          <w:sz w:val="28"/>
          <w:szCs w:val="28"/>
        </w:rPr>
        <w:t xml:space="preserve">fixada na r. sentença.</w:t>
      </w:r>
      <w:commentRangeEnd w:id="12"/>
      <w:r>
        <w:rPr>
          <w:rStyle w:val="CommentReference"/>
        </w:rPr>
        <w:commentReference w:id="12"/>
      </w:r>
    </w:p>
    <w:p w14:paraId="078F6662" w14:textId="77777777" w:rsidR="009F6B72" w:rsidRDefault="009F6B72" w:rsidP="00DB1301">
      <w:pPr>
        <w:spacing w:after="0" w:line="360" w:lineRule="auto"/>
        <w:ind w:firstLine="2268"/>
        <w:jc w:val="both"/>
        <w:rPr>
          <w:rFonts w:ascii="Arial" w:hAnsi="Arial" w:cs="Arial"/>
          <w:sz w:val="28"/>
          <w:szCs w:val="28"/>
        </w:rPr>
      </w:pPr>
    </w:p>
    <w:p w14:paraId="0DA21613" w14:textId="1E35E742" w:rsidR="007E1C8C" w:rsidRDefault="009F6B72" w:rsidP="00DB1301">
      <w:pPr>
        <w:spacing w:after="0" w:line="360" w:lineRule="auto"/>
        <w:ind w:firstLine="2268"/>
        <w:jc w:val="both"/>
        <w:rPr>
          <w:rFonts w:ascii="Arial" w:hAnsi="Arial" w:cs="Arial"/>
          <w:sz w:val="28"/>
          <w:szCs w:val="28"/>
        </w:rPr>
      </w:pPr>
      <w:r>
        <w:rPr>
          <w:rFonts w:ascii="Arial" w:hAnsi="Arial" w:cs="Arial"/>
          <w:sz w:val="28"/>
          <w:szCs w:val="28"/>
        </w:rPr>
        <w:t>É como</w:t>
      </w:r>
      <w:r w:rsidR="007E1C8C">
        <w:rPr>
          <w:rFonts w:ascii="Arial" w:hAnsi="Arial" w:cs="Arial"/>
          <w:sz w:val="28"/>
          <w:szCs w:val="28"/>
        </w:rPr>
        <w:t xml:space="preserve"> voto.</w:t>
      </w:r>
    </w:p>
    <w:p w14:paraId="40DE63F6" w14:textId="77777777" w:rsidR="00D966BB" w:rsidRDefault="00D966BB" w:rsidP="00367FCC">
      <w:pPr>
        <w:ind w:right="-96"/>
        <w:jc w:val="both"/>
        <w:rPr>
          <w:b/>
          <w:color w:val="008000"/>
        </w:rPr>
      </w:pPr>
    </w:p>
    <w:p w14:paraId="4383AFF3" w14:textId="281B782F" w:rsidR="00367FCC" w:rsidRDefault="00367FCC" w:rsidP="00367FCC">
      <w:pPr>
        <w:ind w:right="-96"/>
        <w:jc w:val="both"/>
        <w:rPr>
          <w:b/>
          <w:color w:val="008000"/>
        </w:rPr>
      </w:pPr>
      <w:r>
        <w:rPr>
          <w:b/>
          <w:color w:val="008000"/>
        </w:rPr>
        <w:t>SENTENÇA:</w:t>
      </w:r>
    </w:p>
    <w:p w14:paraId="3656995B" w14:textId="142FBE2D" w:rsidR="00367FCC" w:rsidRPr="00367FCC" w:rsidRDefault="00CF4B88" w:rsidP="00367FCC">
      <w:pPr>
        <w:ind w:right="-96"/>
        <w:jc w:val="both"/>
        <w:rPr>
          <w:b/>
          <w:color w:val="008000"/>
        </w:rPr>
      </w:pPr>
      <w:r>
        <w:rPr>
          <w:b/>
          <w:color w:val="008000"/>
        </w:rPr>
        <w:t>T</w:t>
      </w:r>
      <w:r w:rsidR="00367FCC">
        <w:rPr>
          <w:b/>
          <w:color w:val="008000"/>
        </w:rPr>
        <w:t>r</w:t>
      </w:r>
      <w:r w:rsidR="00367FCC" w:rsidRPr="00367FCC">
        <w:rPr>
          <w:b/>
          <w:color w:val="008000"/>
        </w:rPr>
        <w:t>ata-se de ação de reparação de danos ajuizada por MARIANA OLIVEIRA DE QUEIROZ em face de COMPLEXO HOSPITALAR UBERLÂNDIA S.A.</w:t>
      </w:r>
    </w:p>
    <w:p w14:paraId="33461772" w14:textId="431B49F8" w:rsidR="00367FCC" w:rsidRPr="00367FCC" w:rsidRDefault="00367FCC" w:rsidP="00367FCC">
      <w:pPr>
        <w:ind w:right="-96"/>
        <w:jc w:val="both"/>
        <w:rPr>
          <w:b/>
          <w:color w:val="008000"/>
        </w:rPr>
      </w:pPr>
      <w:r w:rsidRPr="00367FCC">
        <w:rPr>
          <w:b/>
          <w:color w:val="008000"/>
        </w:rPr>
        <w:t>A autora narra que foi submetida a cirurgia de tireoidectomia parcial em 06/12/2023 nas dependências da ré, procedimento que, segundo relata, transcorreu inicialmente sem intercorrências (ID 253144561). </w:t>
      </w:r>
    </w:p>
    <w:p w14:paraId="22FE2CA9" w14:textId="36D6D6B6" w:rsidR="00367FCC" w:rsidRPr="00367FCC" w:rsidRDefault="00367FCC" w:rsidP="00367FCC">
      <w:pPr>
        <w:ind w:right="-96"/>
        <w:jc w:val="both"/>
        <w:rPr>
          <w:b/>
          <w:color w:val="008000"/>
        </w:rPr>
      </w:pPr>
      <w:r w:rsidRPr="00367FCC">
        <w:rPr>
          <w:b/>
          <w:color w:val="008000"/>
        </w:rPr>
        <w:t>Alega que possui histórico de queimaduras desde a infância, o que lhe confere maior sensibilidade cutânea e maior necessidade de cuidados no pós-operatório, agravados pelo fato de se tratar de segunda cirurgia na mesma região (ID 253144561). </w:t>
      </w:r>
    </w:p>
    <w:p w14:paraId="0C04045F" w14:textId="3F788F4B" w:rsidR="00367FCC" w:rsidRPr="00367FCC" w:rsidRDefault="00367FCC" w:rsidP="00367FCC">
      <w:pPr>
        <w:ind w:right="-96"/>
        <w:jc w:val="both"/>
        <w:rPr>
          <w:b/>
          <w:color w:val="008000"/>
        </w:rPr>
      </w:pPr>
      <w:r w:rsidRPr="00367FCC">
        <w:rPr>
          <w:b/>
          <w:color w:val="008000"/>
        </w:rPr>
        <w:t>Sustenta que, ao ser encaminhada ao quarto após o procedimento, constatou que o ar-condicionado não funcionava, permanecendo por horas em ambiente com temperatura elevada, o que intensificou seu desconforto físico e sofrimento (ID 253144561). </w:t>
      </w:r>
    </w:p>
    <w:p w14:paraId="1128741A" w14:textId="0C1A1AD3" w:rsidR="00367FCC" w:rsidRPr="00367FCC" w:rsidRDefault="00367FCC" w:rsidP="00367FCC">
      <w:pPr>
        <w:ind w:right="-96"/>
        <w:jc w:val="both"/>
        <w:rPr>
          <w:b/>
          <w:color w:val="008000"/>
        </w:rPr>
      </w:pPr>
      <w:r w:rsidRPr="00367FCC">
        <w:rPr>
          <w:b/>
          <w:color w:val="008000"/>
        </w:rPr>
        <w:t>Afirma que, além disso, houve demora significativa na administração de medicamentos analgésicos, embora houvesse prescrição médica prévia, permanecendo por longo período em dor intensa, circunstância que a levou a se deslocar até o posto de enfermagem para solicitar providências (ID 253144561). </w:t>
      </w:r>
    </w:p>
    <w:p w14:paraId="57FAB6C7" w14:textId="3D2CD373" w:rsidR="00367FCC" w:rsidRPr="00367FCC" w:rsidRDefault="00367FCC" w:rsidP="00367FCC">
      <w:pPr>
        <w:ind w:right="-96"/>
        <w:jc w:val="both"/>
        <w:rPr>
          <w:b/>
          <w:color w:val="008000"/>
        </w:rPr>
      </w:pPr>
      <w:r w:rsidRPr="00367FCC">
        <w:rPr>
          <w:b/>
          <w:color w:val="008000"/>
        </w:rPr>
        <w:t>Aduz que tais fatos caracterizam falha na prestação de serviços hospitalares, ensejando reparação por danos morais, com fundamento nos arts. 186 e 927 do Código Civil e nos arts. 6º, 14 e 20 do Código de Defesa do Consumidor (ID 253144561). </w:t>
      </w:r>
    </w:p>
    <w:p w14:paraId="4842C603" w14:textId="78A49104" w:rsidR="00367FCC" w:rsidRPr="00367FCC" w:rsidRDefault="00367FCC" w:rsidP="00367FCC">
      <w:pPr>
        <w:ind w:right="-96"/>
        <w:jc w:val="both"/>
        <w:rPr>
          <w:b/>
          <w:color w:val="008000"/>
        </w:rPr>
      </w:pPr>
      <w:r w:rsidRPr="00367FCC">
        <w:rPr>
          <w:b/>
          <w:color w:val="008000"/>
        </w:rPr>
        <w:t>Ao final, requer a condenação da ré ao pagamento de indenização por danos morais no valor de R$ 20.000,00, aplicação do CDC, inversão do ônus da prova e concessão da gratuidade de justiça (ID 253144561). </w:t>
      </w:r>
    </w:p>
    <w:p w14:paraId="44B33323" w14:textId="5AA7F16F" w:rsidR="00367FCC" w:rsidRPr="00367FCC" w:rsidRDefault="00367FCC" w:rsidP="00367FCC">
      <w:pPr>
        <w:ind w:right="-96"/>
        <w:jc w:val="both"/>
        <w:rPr>
          <w:b/>
          <w:color w:val="008000"/>
        </w:rPr>
      </w:pPr>
      <w:r w:rsidRPr="00367FCC">
        <w:rPr>
          <w:b/>
          <w:color w:val="008000"/>
        </w:rPr>
        <w:t>A inicial foi instruída com documentos, inclusive prontuário médico (ID 253144567). </w:t>
      </w:r>
    </w:p>
    <w:p w14:paraId="29BD9B96" w14:textId="618F9823" w:rsidR="00367FCC" w:rsidRPr="00367FCC" w:rsidRDefault="00367FCC" w:rsidP="00367FCC">
      <w:pPr>
        <w:ind w:right="-96"/>
        <w:jc w:val="both"/>
        <w:rPr>
          <w:b/>
          <w:color w:val="008000"/>
        </w:rPr>
      </w:pPr>
      <w:r w:rsidRPr="00367FCC">
        <w:rPr>
          <w:b/>
          <w:color w:val="008000"/>
        </w:rPr>
        <w:t>Foi determinada a complementação documental para análise da gratuidade (ID 253371750), tendo a autora juntado documentos comprobatórios (IDs 256290497, 256290508, 256290509 e 258709880). </w:t>
      </w:r>
    </w:p>
    <w:p w14:paraId="6A06831C" w14:textId="295CF9AB" w:rsidR="00367FCC" w:rsidRPr="00367FCC" w:rsidRDefault="00367FCC" w:rsidP="00367FCC">
      <w:pPr>
        <w:ind w:right="-96"/>
        <w:jc w:val="both"/>
        <w:rPr>
          <w:b/>
          <w:color w:val="008000"/>
        </w:rPr>
      </w:pPr>
      <w:r w:rsidRPr="00367FCC">
        <w:rPr>
          <w:b/>
          <w:color w:val="008000"/>
        </w:rPr>
        <w:t>Sobreveio decisão deferindo a gratuidade da justiça (ID 259413691) e determinando a citação da parte ré. </w:t>
      </w:r>
    </w:p>
    <w:p w14:paraId="16E0BD2A" w14:textId="332EFE09" w:rsidR="00367FCC" w:rsidRPr="00367FCC" w:rsidRDefault="00367FCC" w:rsidP="00367FCC">
      <w:pPr>
        <w:ind w:right="-96"/>
        <w:jc w:val="both"/>
        <w:rPr>
          <w:b/>
          <w:color w:val="008000"/>
        </w:rPr>
      </w:pPr>
      <w:r w:rsidRPr="00367FCC">
        <w:rPr>
          <w:b/>
          <w:color w:val="008000"/>
        </w:rPr>
        <w:t>A parte ré foi regularmente citada (IDs 259745338 e 261375930). </w:t>
      </w:r>
    </w:p>
    <w:p w14:paraId="46C5AEA0" w14:textId="6F172EC1" w:rsidR="00367FCC" w:rsidRPr="00367FCC" w:rsidRDefault="00367FCC" w:rsidP="00367FCC">
      <w:pPr>
        <w:ind w:right="-96"/>
        <w:jc w:val="both"/>
        <w:rPr>
          <w:b/>
          <w:color w:val="008000"/>
        </w:rPr>
      </w:pPr>
      <w:r w:rsidRPr="00367FCC">
        <w:rPr>
          <w:b/>
          <w:color w:val="008000"/>
        </w:rPr>
        <w:t>Apresentou contestação tempestiva, na qual, preliminarmente, arguiu incompetência territorial do juízo e requereu revogação da justiça gratuita (ID 265147923). </w:t>
      </w:r>
    </w:p>
    <w:p w14:paraId="28C91D13" w14:textId="5845E909" w:rsidR="00367FCC" w:rsidRPr="00367FCC" w:rsidRDefault="00367FCC" w:rsidP="00367FCC">
      <w:pPr>
        <w:ind w:right="-96"/>
        <w:jc w:val="both"/>
        <w:rPr>
          <w:b/>
          <w:color w:val="008000"/>
        </w:rPr>
      </w:pPr>
      <w:r w:rsidRPr="00367FCC">
        <w:rPr>
          <w:b/>
          <w:color w:val="008000"/>
        </w:rPr>
        <w:t>No mérito, sustentou a inexistência de falha na prestação do serviço, alegando que a cirurgia foi realizada com êxito, que a assistência prestada observou protocolos médicos e que eventual desconforto relatado não ultrapassa mero aborrecimento, inexistindo dano moral indenizável (ID 265147923). </w:t>
      </w:r>
    </w:p>
    <w:p w14:paraId="466D196D" w14:textId="51777085" w:rsidR="00367FCC" w:rsidRPr="00367FCC" w:rsidRDefault="00367FCC" w:rsidP="00367FCC">
      <w:pPr>
        <w:ind w:right="-96"/>
        <w:jc w:val="both"/>
        <w:rPr>
          <w:b/>
          <w:color w:val="008000"/>
        </w:rPr>
      </w:pPr>
      <w:r w:rsidRPr="00367FCC">
        <w:rPr>
          <w:b/>
          <w:color w:val="008000"/>
        </w:rPr>
        <w:t>Impugnou, ainda, o pedido de inversão do ônus da prova e requereu, subsidiariamente, a redução do valor da indenização (ID 265147923). </w:t>
      </w:r>
    </w:p>
    <w:p w14:paraId="627534ED" w14:textId="77777777" w:rsidR="00367FCC" w:rsidRPr="00367FCC" w:rsidRDefault="00367FCC" w:rsidP="00367FCC">
      <w:pPr>
        <w:ind w:right="-96"/>
        <w:jc w:val="both"/>
        <w:rPr>
          <w:b/>
          <w:color w:val="008000"/>
        </w:rPr>
      </w:pPr>
      <w:r w:rsidRPr="00367FCC">
        <w:rPr>
          <w:b/>
          <w:color w:val="008000"/>
        </w:rPr>
        <w:t>A autora apresentou réplica, impugnando as manifestações defensivas. </w:t>
      </w:r>
    </w:p>
    <w:p w14:paraId="457C4921" w14:textId="08254814" w:rsidR="00367FCC" w:rsidRPr="00367FCC" w:rsidRDefault="00367FCC" w:rsidP="00367FCC">
      <w:pPr>
        <w:ind w:right="-96"/>
        <w:jc w:val="both"/>
        <w:rPr>
          <w:b/>
          <w:color w:val="008000"/>
        </w:rPr>
      </w:pPr>
      <w:r w:rsidRPr="00367FCC">
        <w:rPr>
          <w:b/>
          <w:color w:val="008000"/>
        </w:rPr>
        <w:t>Sobreveio decisão saneadora que rejeitou a preliminar de incompetência territorial, manteve a gratuidade da justiça e deferiu a inversão do ônus da prova, delimitando como controvérsia a existência de falha na prestação do serviço e dano moral (ID 270372650). </w:t>
      </w:r>
    </w:p>
    <w:p w14:paraId="4C0E5972" w14:textId="77777777" w:rsidR="00367FCC" w:rsidRPr="00367FCC" w:rsidRDefault="00367FCC" w:rsidP="00367FCC">
      <w:pPr>
        <w:ind w:right="-96"/>
        <w:jc w:val="both"/>
        <w:rPr>
          <w:b/>
          <w:color w:val="008000"/>
        </w:rPr>
      </w:pPr>
      <w:r w:rsidRPr="00367FCC">
        <w:rPr>
          <w:b/>
          <w:color w:val="008000"/>
        </w:rPr>
        <w:t>Foi oportunizada às partes a especificação de provas. </w:t>
      </w:r>
    </w:p>
    <w:p w14:paraId="5D8A37D0" w14:textId="3C3F2525" w:rsidR="00367FCC" w:rsidRPr="00367FCC" w:rsidRDefault="00367FCC" w:rsidP="00367FCC">
      <w:pPr>
        <w:ind w:right="-96"/>
        <w:jc w:val="both"/>
        <w:rPr>
          <w:b/>
          <w:color w:val="008000"/>
        </w:rPr>
      </w:pPr>
      <w:r w:rsidRPr="00367FCC">
        <w:rPr>
          <w:b/>
          <w:color w:val="008000"/>
        </w:rPr>
        <w:t>A parte ré requereu prova pericial (ID 273013131), a qual foi indeferida por decisão que entendeu suficiente a prova documental existente nos autos (ID 275507299). </w:t>
      </w:r>
    </w:p>
    <w:p w14:paraId="1A8C18C1" w14:textId="77777777" w:rsidR="00367FCC" w:rsidRPr="00367FCC" w:rsidRDefault="00367FCC" w:rsidP="00367FCC">
      <w:pPr>
        <w:ind w:right="-96"/>
        <w:jc w:val="both"/>
        <w:rPr>
          <w:b/>
          <w:color w:val="008000"/>
        </w:rPr>
      </w:pPr>
      <w:r w:rsidRPr="00367FCC">
        <w:rPr>
          <w:b/>
          <w:color w:val="008000"/>
        </w:rPr>
        <w:t>Determinou-se, ainda, a juntada de documentos complementares pela ré, especialmente registros internos de atendimento. </w:t>
      </w:r>
    </w:p>
    <w:p w14:paraId="0B9E7710" w14:textId="77777777" w:rsidR="00367FCC" w:rsidRPr="00367FCC" w:rsidRDefault="00367FCC" w:rsidP="00367FCC">
      <w:pPr>
        <w:ind w:right="-96"/>
        <w:jc w:val="both"/>
        <w:rPr>
          <w:b/>
          <w:color w:val="008000"/>
        </w:rPr>
      </w:pPr>
      <w:r w:rsidRPr="00367FCC">
        <w:rPr>
          <w:b/>
          <w:color w:val="008000"/>
        </w:rPr>
        <w:t>Não há notícia de produção de prova oral. </w:t>
      </w:r>
    </w:p>
    <w:p w14:paraId="594A5736" w14:textId="77777777" w:rsidR="00367FCC" w:rsidRPr="00367FCC" w:rsidRDefault="00367FCC" w:rsidP="00367FCC">
      <w:pPr>
        <w:ind w:right="-96"/>
        <w:jc w:val="both"/>
        <w:rPr>
          <w:b/>
          <w:color w:val="008000"/>
        </w:rPr>
      </w:pPr>
      <w:r w:rsidRPr="00367FCC">
        <w:rPr>
          <w:b/>
          <w:color w:val="008000"/>
        </w:rPr>
        <w:t>Vieram os autos conclusos. </w:t>
      </w:r>
    </w:p>
    <w:p w14:paraId="14008784" w14:textId="77777777" w:rsidR="00367FCC" w:rsidRPr="00367FCC" w:rsidRDefault="00367FCC" w:rsidP="00367FCC">
      <w:pPr>
        <w:ind w:right="-96"/>
        <w:jc w:val="both"/>
        <w:rPr>
          <w:b/>
          <w:color w:val="008000"/>
        </w:rPr>
      </w:pPr>
      <w:r w:rsidRPr="00367FCC">
        <w:rPr>
          <w:b/>
          <w:color w:val="008000"/>
        </w:rPr>
        <w:t>O processo encontra-se apto a julgamento, nos termos do art. 355, I, CPC. </w:t>
      </w:r>
    </w:p>
    <w:p w14:paraId="735B7EB5" w14:textId="33785085" w:rsidR="00367FCC" w:rsidRPr="00367FCC" w:rsidRDefault="00367FCC" w:rsidP="00367FCC">
      <w:pPr>
        <w:ind w:right="-96"/>
        <w:jc w:val="both"/>
        <w:rPr>
          <w:b/>
          <w:color w:val="008000"/>
        </w:rPr>
      </w:pPr>
      <w:r w:rsidRPr="00367FCC">
        <w:rPr>
          <w:b/>
          <w:color w:val="008000"/>
        </w:rPr>
        <w:t>Destaco que a preliminar de incompetência territorial arguida pela ré já foi apreciada e rejeitada em decisão saneadora (ID 270372650), que reconheceu a aplicação do art. 101, I, do CDC. </w:t>
      </w:r>
    </w:p>
    <w:p w14:paraId="1818E8F5" w14:textId="54B206EC" w:rsidR="00367FCC" w:rsidRPr="00367FCC" w:rsidRDefault="00367FCC" w:rsidP="00367FCC">
      <w:pPr>
        <w:ind w:right="-96"/>
        <w:jc w:val="both"/>
        <w:rPr>
          <w:b/>
          <w:color w:val="008000"/>
        </w:rPr>
      </w:pPr>
      <w:r w:rsidRPr="00367FCC">
        <w:rPr>
          <w:b/>
          <w:color w:val="008000"/>
        </w:rPr>
        <w:t>Da mesma forma, a impugnação à gratuidade da justiça também foi analisada e rejeitada (IDs 259413691 e 270372650), inexistindo elementos aptos à sua revisão. </w:t>
      </w:r>
    </w:p>
    <w:p w14:paraId="0EADB495" w14:textId="77777777" w:rsidR="00367FCC" w:rsidRPr="00367FCC" w:rsidRDefault="00367FCC" w:rsidP="00367FCC">
      <w:pPr>
        <w:ind w:right="-96"/>
        <w:jc w:val="both"/>
        <w:rPr>
          <w:b/>
          <w:color w:val="008000"/>
        </w:rPr>
      </w:pPr>
      <w:r w:rsidRPr="00367FCC">
        <w:rPr>
          <w:b/>
          <w:color w:val="008000"/>
        </w:rPr>
        <w:t>Assim, passo à análise do mérito.  </w:t>
      </w:r>
    </w:p>
    <w:p w14:paraId="38F566BC" w14:textId="77777777" w:rsidR="00367FCC" w:rsidRPr="00367FCC" w:rsidRDefault="00367FCC" w:rsidP="00367FCC">
      <w:pPr>
        <w:ind w:right="-96"/>
        <w:jc w:val="both"/>
        <w:rPr>
          <w:b/>
          <w:color w:val="008000"/>
        </w:rPr>
      </w:pPr>
      <w:r w:rsidRPr="00367FCC">
        <w:rPr>
          <w:b/>
          <w:bCs/>
          <w:color w:val="008000"/>
        </w:rPr>
        <w:t>MÉRITO</w:t>
      </w:r>
    </w:p>
    <w:p w14:paraId="39731363" w14:textId="77777777" w:rsidR="00367FCC" w:rsidRPr="00367FCC" w:rsidRDefault="00367FCC" w:rsidP="00367FCC">
      <w:pPr>
        <w:ind w:right="-96"/>
        <w:jc w:val="both"/>
        <w:rPr>
          <w:b/>
          <w:color w:val="008000"/>
        </w:rPr>
      </w:pPr>
      <w:r w:rsidRPr="00367FCC">
        <w:rPr>
          <w:b/>
          <w:color w:val="008000"/>
        </w:rPr>
        <w:t>A controvérsia consiste em verificar a existência de falha na prestação de serviço hospitalar no período pós-operatório e eventual dano moral decorrente. </w:t>
      </w:r>
    </w:p>
    <w:p w14:paraId="0EBB95AF" w14:textId="77777777" w:rsidR="00367FCC" w:rsidRPr="00367FCC" w:rsidRDefault="00367FCC" w:rsidP="00367FCC">
      <w:pPr>
        <w:ind w:right="-96"/>
        <w:jc w:val="both"/>
        <w:rPr>
          <w:b/>
          <w:color w:val="008000"/>
        </w:rPr>
      </w:pPr>
      <w:r w:rsidRPr="00367FCC">
        <w:rPr>
          <w:b/>
          <w:color w:val="008000"/>
        </w:rPr>
        <w:t>A relação entre as partes é de consumo, aplicando-se o Código de Defesa do Consumidor, nos termos dos arts. 2º e 3º. </w:t>
      </w:r>
    </w:p>
    <w:p w14:paraId="4D6A1072" w14:textId="77777777" w:rsidR="00367FCC" w:rsidRPr="00367FCC" w:rsidRDefault="00367FCC" w:rsidP="00367FCC">
      <w:pPr>
        <w:ind w:right="-96"/>
        <w:jc w:val="both"/>
        <w:rPr>
          <w:b/>
          <w:color w:val="008000"/>
        </w:rPr>
      </w:pPr>
      <w:r w:rsidRPr="00367FCC">
        <w:rPr>
          <w:b/>
          <w:color w:val="008000"/>
        </w:rPr>
        <w:t>A responsabilidade do fornecedor de serviços, nesse contexto, é objetiva, conforme art. 14 do CDC, exigindo a comprovação de defeito do serviço, dano e nexo causal. </w:t>
      </w:r>
    </w:p>
    <w:p w14:paraId="7905D641" w14:textId="100A9BC7" w:rsidR="00367FCC" w:rsidRPr="00367FCC" w:rsidRDefault="00367FCC" w:rsidP="00367FCC">
      <w:pPr>
        <w:ind w:right="-96"/>
        <w:jc w:val="both"/>
        <w:rPr>
          <w:b/>
          <w:color w:val="008000"/>
        </w:rPr>
      </w:pPr>
      <w:r w:rsidRPr="00367FCC">
        <w:rPr>
          <w:b/>
          <w:color w:val="008000"/>
        </w:rPr>
        <w:t>Nos autos, restou incontroverso que a autora foi submetida a procedimento cirúrgico nas dependências da ré (ID 253144561). </w:t>
      </w:r>
    </w:p>
    <w:p w14:paraId="6FF96A94" w14:textId="77777777" w:rsidR="00367FCC" w:rsidRPr="00367FCC" w:rsidRDefault="00367FCC" w:rsidP="00367FCC">
      <w:pPr>
        <w:ind w:right="-96"/>
        <w:jc w:val="both"/>
        <w:rPr>
          <w:b/>
          <w:color w:val="008000"/>
        </w:rPr>
      </w:pPr>
      <w:r w:rsidRPr="00367FCC">
        <w:rPr>
          <w:b/>
          <w:color w:val="008000"/>
        </w:rPr>
        <w:t>A controvérsia reside nas condições do pós-operatório. </w:t>
      </w:r>
    </w:p>
    <w:p w14:paraId="4E7AB06B" w14:textId="77777777" w:rsidR="00367FCC" w:rsidRPr="00367FCC" w:rsidRDefault="00367FCC" w:rsidP="00367FCC">
      <w:pPr>
        <w:ind w:right="-96"/>
        <w:jc w:val="both"/>
        <w:rPr>
          <w:b/>
          <w:color w:val="008000"/>
        </w:rPr>
      </w:pPr>
      <w:r w:rsidRPr="00367FCC">
        <w:rPr>
          <w:b/>
          <w:color w:val="008000"/>
        </w:rPr>
        <w:t>A autora afirma que permaneceu por horas em quarto com ar-condicionado defeituoso e sem adequada assistência para controle da dor. </w:t>
      </w:r>
    </w:p>
    <w:p w14:paraId="53CECE10" w14:textId="77777777" w:rsidR="00367FCC" w:rsidRPr="00367FCC" w:rsidRDefault="00367FCC" w:rsidP="00367FCC">
      <w:pPr>
        <w:ind w:right="-96"/>
        <w:jc w:val="both"/>
        <w:rPr>
          <w:b/>
          <w:color w:val="008000"/>
        </w:rPr>
      </w:pPr>
      <w:r w:rsidRPr="00367FCC">
        <w:rPr>
          <w:b/>
          <w:color w:val="008000"/>
        </w:rPr>
        <w:t>A ré, por sua vez, sustenta que houve regular atendimento, com observância dos protocolos e ausência de falha. </w:t>
      </w:r>
    </w:p>
    <w:p w14:paraId="3FC429CF" w14:textId="5E2B380F" w:rsidR="00367FCC" w:rsidRPr="00367FCC" w:rsidRDefault="00367FCC" w:rsidP="00367FCC">
      <w:pPr>
        <w:ind w:right="-96"/>
        <w:jc w:val="both"/>
        <w:rPr>
          <w:b/>
          <w:color w:val="008000"/>
        </w:rPr>
      </w:pPr>
      <w:r w:rsidRPr="00367FCC">
        <w:rPr>
          <w:b/>
          <w:color w:val="008000"/>
        </w:rPr>
        <w:t>Entretanto, considerando a inversão do ônus da prova deferida (ID 270372650), incumbia à ré demonstrar a regularidade do serviço prestado. </w:t>
      </w:r>
    </w:p>
    <w:p w14:paraId="6384B68D" w14:textId="77777777" w:rsidR="00367FCC" w:rsidRPr="00367FCC" w:rsidRDefault="00367FCC" w:rsidP="00367FCC">
      <w:pPr>
        <w:ind w:right="-96"/>
        <w:jc w:val="both"/>
        <w:rPr>
          <w:b/>
          <w:color w:val="008000"/>
        </w:rPr>
      </w:pPr>
      <w:r w:rsidRPr="00367FCC">
        <w:rPr>
          <w:b/>
          <w:color w:val="008000"/>
        </w:rPr>
        <w:t>Não obstante, não há nos autos prova robusta produzida pela ré apta a afastar as alegações autorais quanto às condições inadequadas do quarto e à demora na administração de medicação. </w:t>
      </w:r>
    </w:p>
    <w:p w14:paraId="755C1C95" w14:textId="51FD999A" w:rsidR="00367FCC" w:rsidRPr="00367FCC" w:rsidRDefault="00367FCC" w:rsidP="00367FCC">
      <w:pPr>
        <w:ind w:right="-96"/>
        <w:jc w:val="both"/>
        <w:rPr>
          <w:b/>
          <w:color w:val="008000"/>
        </w:rPr>
      </w:pPr>
      <w:r w:rsidRPr="00367FCC">
        <w:rPr>
          <w:b/>
          <w:color w:val="008000"/>
        </w:rPr>
        <w:t>O prontuário médico juntado (ID 253144567) demonstra a existência de prescrição de medicamentos analgésicos, corroborando a alegação de que havia necessidade de controle de dor. </w:t>
      </w:r>
    </w:p>
    <w:p w14:paraId="69C16667" w14:textId="0FEDAE5F" w:rsidR="00367FCC" w:rsidRPr="00367FCC" w:rsidRDefault="00367FCC" w:rsidP="00367FCC">
      <w:pPr>
        <w:ind w:right="-96"/>
        <w:jc w:val="both"/>
        <w:rPr>
          <w:b/>
          <w:color w:val="008000"/>
        </w:rPr>
      </w:pPr>
      <w:r w:rsidRPr="00367FCC">
        <w:rPr>
          <w:b/>
          <w:color w:val="008000"/>
        </w:rPr>
        <w:t>Por outro lado, a parte autora instruiu os autos com documentação de vídeo em ID 253144568, relatando a situação infortuna que enfrentava na ocasião, por volta de 20h30, inclusive tendo que se deslocar do seu leito pós-operatório para pessoalmente ir solicitar assistência. </w:t>
      </w:r>
    </w:p>
    <w:p w14:paraId="3B827B5F" w14:textId="77777777" w:rsidR="00367FCC" w:rsidRPr="00367FCC" w:rsidRDefault="00367FCC" w:rsidP="00367FCC">
      <w:pPr>
        <w:ind w:right="-96"/>
        <w:jc w:val="both"/>
        <w:rPr>
          <w:b/>
          <w:color w:val="008000"/>
        </w:rPr>
      </w:pPr>
      <w:r w:rsidRPr="00367FCC">
        <w:rPr>
          <w:b/>
          <w:color w:val="008000"/>
        </w:rPr>
        <w:t>Em seguida, é de se ver que o próprio prontuário médico relata às 21h que a paciente estava “super nervosa” em virtude do problema do ar-condicionado e da ausência de medicação. </w:t>
      </w:r>
    </w:p>
    <w:p w14:paraId="17C3D251" w14:textId="77777777" w:rsidR="00367FCC" w:rsidRPr="00367FCC" w:rsidRDefault="00367FCC" w:rsidP="00367FCC">
      <w:pPr>
        <w:ind w:right="-96"/>
        <w:jc w:val="both"/>
        <w:rPr>
          <w:b/>
          <w:color w:val="008000"/>
        </w:rPr>
      </w:pPr>
      <w:r w:rsidRPr="00367FCC">
        <w:rPr>
          <w:b/>
          <w:color w:val="008000"/>
        </w:rPr>
        <w:t>Por fim, apenas às 22h30 a requerente foi transferida para outro quarto.</w:t>
      </w:r>
    </w:p>
    <w:p w14:paraId="4E6828FE" w14:textId="77777777" w:rsidR="00367FCC" w:rsidRPr="00367FCC" w:rsidRDefault="00367FCC" w:rsidP="00367FCC">
      <w:pPr>
        <w:ind w:right="-96"/>
        <w:jc w:val="both"/>
        <w:rPr>
          <w:b/>
          <w:color w:val="008000"/>
        </w:rPr>
      </w:pPr>
      <w:r w:rsidRPr="00367FCC">
        <w:rPr>
          <w:b/>
          <w:color w:val="008000"/>
        </w:rPr>
        <w:t>Ou seja, houve lapso temporal de 02h entre a reclamação feita pessoalmente pela recém-operada, fora do leito, ao setor responsável e sua reacomodação, mesmo já tendo sido atestado 01h30 antes que a paciente encontrava “super nervosa”, não sem razão. </w:t>
      </w:r>
    </w:p>
    <w:p w14:paraId="0CF981A0" w14:textId="77777777" w:rsidR="00367FCC" w:rsidRPr="00367FCC" w:rsidRDefault="00367FCC" w:rsidP="00367FCC">
      <w:pPr>
        <w:ind w:right="-96"/>
        <w:jc w:val="both"/>
        <w:rPr>
          <w:b/>
          <w:color w:val="008000"/>
        </w:rPr>
      </w:pPr>
      <w:r w:rsidRPr="00367FCC">
        <w:rPr>
          <w:b/>
          <w:color w:val="008000"/>
        </w:rPr>
        <w:t>Isso comprova a substancial demora solução do problema relatado e indica falha na prestação do serviço. </w:t>
      </w:r>
    </w:p>
    <w:p w14:paraId="5AEE996F" w14:textId="77777777" w:rsidR="00367FCC" w:rsidRPr="00367FCC" w:rsidRDefault="00367FCC" w:rsidP="00367FCC">
      <w:pPr>
        <w:ind w:right="-96"/>
        <w:jc w:val="both"/>
        <w:rPr>
          <w:b/>
          <w:color w:val="008000"/>
        </w:rPr>
      </w:pPr>
      <w:r w:rsidRPr="00367FCC">
        <w:rPr>
          <w:b/>
          <w:color w:val="008000"/>
        </w:rPr>
        <w:t>Em ambiente hospitalar, especialmente em pós-operatório, exige-se prestação eficiente, contínua e adequada, sendo inadmissível que o paciente permaneça por período prolongado em dor intensa e em condições inadequadas de acomodação. </w:t>
      </w:r>
    </w:p>
    <w:p w14:paraId="0E812E04" w14:textId="77777777" w:rsidR="00367FCC" w:rsidRPr="00367FCC" w:rsidRDefault="00367FCC" w:rsidP="00367FCC">
      <w:pPr>
        <w:ind w:right="-96"/>
        <w:jc w:val="both"/>
        <w:rPr>
          <w:b/>
          <w:color w:val="008000"/>
        </w:rPr>
      </w:pPr>
      <w:r w:rsidRPr="00367FCC">
        <w:rPr>
          <w:b/>
          <w:color w:val="008000"/>
        </w:rPr>
        <w:t>Tais circunstâncias extrapolam o mero aborrecimento. </w:t>
      </w:r>
    </w:p>
    <w:p w14:paraId="0CCEF825" w14:textId="77777777" w:rsidR="00367FCC" w:rsidRPr="00367FCC" w:rsidRDefault="00367FCC" w:rsidP="00367FCC">
      <w:pPr>
        <w:ind w:right="-96"/>
        <w:jc w:val="both"/>
        <w:rPr>
          <w:b/>
          <w:color w:val="008000"/>
        </w:rPr>
      </w:pPr>
      <w:r w:rsidRPr="00367FCC">
        <w:rPr>
          <w:b/>
          <w:color w:val="008000"/>
        </w:rPr>
        <w:t>Configura-se, portanto, falha na prestação do serviço. </w:t>
      </w:r>
    </w:p>
    <w:p w14:paraId="7B1248C1" w14:textId="77777777" w:rsidR="00367FCC" w:rsidRPr="00367FCC" w:rsidRDefault="00367FCC" w:rsidP="00367FCC">
      <w:pPr>
        <w:ind w:right="-96"/>
        <w:jc w:val="both"/>
        <w:rPr>
          <w:b/>
          <w:color w:val="008000"/>
        </w:rPr>
      </w:pPr>
      <w:r w:rsidRPr="00367FCC">
        <w:rPr>
          <w:b/>
          <w:color w:val="008000"/>
        </w:rPr>
        <w:t>O dano moral, nesse contexto, decorre da própria situação vivenciada, sendo prescindível prova específica do abalo (arts. 186 e 927 do CC c/c art. 14 do CDC). </w:t>
      </w:r>
    </w:p>
    <w:p w14:paraId="077DFF7D" w14:textId="77777777" w:rsidR="00367FCC" w:rsidRPr="00367FCC" w:rsidRDefault="00367FCC" w:rsidP="00367FCC">
      <w:pPr>
        <w:ind w:right="-96"/>
        <w:jc w:val="both"/>
        <w:rPr>
          <w:b/>
          <w:color w:val="008000"/>
        </w:rPr>
      </w:pPr>
      <w:r w:rsidRPr="00367FCC">
        <w:rPr>
          <w:b/>
          <w:color w:val="008000"/>
        </w:rPr>
        <w:t>No atinente ao "quantum debeatur", indica a doutrina e jurisprudência mais abalizadas que o magistrado deverá ter em mente a extensão do dano (art. 944 do CC), as consequências objetivamente aferíveis, as circunstâncias que gravitam o fato, bem como o patrimônio dos envolvidos, de modo a não provocar empobrecimento acentuado de um deles ou enriquecimento sem causa do outro.    </w:t>
      </w:r>
    </w:p>
    <w:p w14:paraId="07BF1D21" w14:textId="77777777" w:rsidR="00367FCC" w:rsidRDefault="00367FCC" w:rsidP="00367FCC">
      <w:pPr>
        <w:ind w:right="-96"/>
        <w:jc w:val="both"/>
        <w:rPr>
          <w:b/>
          <w:color w:val="008000"/>
        </w:rPr>
      </w:pPr>
      <w:r w:rsidRPr="00367FCC">
        <w:rPr>
          <w:b/>
          <w:color w:val="008000"/>
        </w:rPr>
        <w:t>Considerando a gravidade moderada da conduta, a ausência de consequências clínicas mais gravosas e o caráter compensatório e pedagógico da medida, entendo adequado fixar a indenização em R$ 8.000,00 (oito mil reais),  valor este que atende melhor os critérios de razoabilidade e proporcionalidade.</w:t>
      </w:r>
    </w:p>
    <w:p w14:paraId="689B71DA" w14:textId="77777777" w:rsidR="00367FCC" w:rsidRPr="00367FCC" w:rsidRDefault="00367FCC" w:rsidP="00367FCC">
      <w:pPr>
        <w:ind w:right="-96"/>
        <w:jc w:val="both"/>
        <w:rPr>
          <w:b/>
          <w:color w:val="008000"/>
        </w:rPr>
      </w:pPr>
      <w:r w:rsidRPr="00367FCC">
        <w:rPr>
          <w:b/>
          <w:bCs/>
          <w:color w:val="008000"/>
        </w:rPr>
        <w:t>DISPOSITIVO</w:t>
      </w:r>
      <w:r w:rsidRPr="00367FCC">
        <w:rPr>
          <w:b/>
          <w:color w:val="008000"/>
        </w:rPr>
        <w:t> </w:t>
      </w:r>
    </w:p>
    <w:p w14:paraId="2E6BA584" w14:textId="77777777" w:rsidR="00367FCC" w:rsidRPr="00367FCC" w:rsidRDefault="00367FCC" w:rsidP="00367FCC">
      <w:pPr>
        <w:ind w:right="-96"/>
        <w:jc w:val="both"/>
        <w:rPr>
          <w:b/>
          <w:color w:val="008000"/>
        </w:rPr>
      </w:pPr>
      <w:r w:rsidRPr="00367FCC">
        <w:rPr>
          <w:b/>
          <w:color w:val="008000"/>
        </w:rPr>
        <w:t> </w:t>
      </w:r>
    </w:p>
    <w:p w14:paraId="72B99350" w14:textId="77777777" w:rsidR="00367FCC" w:rsidRPr="00367FCC" w:rsidRDefault="00367FCC" w:rsidP="00367FCC">
      <w:pPr>
        <w:ind w:right="-96"/>
        <w:jc w:val="both"/>
        <w:rPr>
          <w:b/>
          <w:color w:val="008000"/>
        </w:rPr>
      </w:pPr>
      <w:r w:rsidRPr="00367FCC">
        <w:rPr>
          <w:b/>
          <w:color w:val="008000"/>
        </w:rPr>
        <w:t xml:space="preserve"> Ante o exposto, </w:t>
      </w:r>
      <w:r w:rsidRPr="00367FCC">
        <w:rPr>
          <w:b/>
          <w:bCs/>
          <w:color w:val="008000"/>
        </w:rPr>
        <w:t>JULGO PARCIALMENTE PROCEDENTES</w:t>
      </w:r>
      <w:r w:rsidRPr="00367FCC">
        <w:rPr>
          <w:b/>
          <w:color w:val="008000"/>
        </w:rPr>
        <w:t xml:space="preserve"> os pedidos formulados por MARIANA OLIVEIRA DE QUEIROZ em face de COMPLEXO HOSPITALAR UBERLÂNDIA S.A., com resolução de mérito, nos termos do art. 487, I, do CPC, para CONDENAR a parte ré ao pagamento de indenização por danos morais no valor de R$ 8.000,00 (oito mil reais), acrescido de correção monetária a partir desta data e juros de mora desde o evento danoso.</w:t>
      </w:r>
    </w:p>
    <w:p w14:paraId="54556683" w14:textId="77777777" w:rsidR="00367FCC" w:rsidRPr="00367FCC" w:rsidRDefault="00367FCC" w:rsidP="00367FCC">
      <w:pPr>
        <w:ind w:right="-96"/>
        <w:jc w:val="both"/>
        <w:rPr>
          <w:b/>
          <w:color w:val="008000"/>
        </w:rPr>
      </w:pPr>
      <w:r w:rsidRPr="00367FCC">
        <w:rPr>
          <w:b/>
          <w:color w:val="008000"/>
        </w:rPr>
        <w:t> Ante a sucumbência recíproca, condeno as partes ao pagamento proporcional das custas e honorários advocatícios, que fixo em 10% sobre o valor da condenação, na proporção de 70% para a ré e 30% para a autora, compensáveis nos termos do art. 85, §14, do CPC, observada a suspensão da exigibilidade quanto à autora (art. 98, §3º, CPC). </w:t>
      </w:r>
    </w:p>
    <w:p w14:paraId="6B4A9291" w14:textId="77777777" w:rsidR="00367FCC" w:rsidRPr="00367FCC" w:rsidRDefault="00367FCC" w:rsidP="00367FCC">
      <w:pPr>
        <w:ind w:right="-96"/>
        <w:jc w:val="both"/>
        <w:rPr>
          <w:b/>
          <w:color w:val="008000"/>
        </w:rPr>
      </w:pPr>
      <w:r w:rsidRPr="00367FCC">
        <w:rPr>
          <w:b/>
          <w:color w:val="008000"/>
        </w:rPr>
        <w:t>Publique-se. Registre-se. Intimem-se. </w:t>
      </w:r>
    </w:p>
    <w:p w14:paraId="43326DEF" w14:textId="77777777" w:rsidR="00367FCC" w:rsidRPr="00367FCC" w:rsidRDefault="00367FCC" w:rsidP="00367FCC">
      <w:pPr>
        <w:ind w:right="-96"/>
        <w:jc w:val="both"/>
        <w:rPr>
          <w:b/>
          <w:color w:val="008000"/>
        </w:rPr>
      </w:pPr>
    </w:p>
    <w:p w14:paraId="0C5D2EF7" w14:textId="019DB796" w:rsidR="00693B0D" w:rsidRDefault="00693B0D" w:rsidP="00693B0D">
      <w:pPr>
        <w:ind w:right="-96"/>
        <w:jc w:val="both"/>
        <w:rPr>
          <w:b/>
          <w:color w:val="008000"/>
        </w:rPr>
      </w:pPr>
      <w:r>
        <w:rPr>
          <w:b/>
          <w:color w:val="008000"/>
        </w:rPr>
        <w:t xml:space="preserve">DECISÃO EMBARGOS </w:t>
      </w:r>
    </w:p>
    <w:p w14:paraId="0A5A2AC6" w14:textId="13E8BB0F" w:rsidR="00367FCC" w:rsidRPr="00367FCC" w:rsidRDefault="00367FCC" w:rsidP="00367FCC">
      <w:pPr>
        <w:ind w:right="-96"/>
        <w:jc w:val="both"/>
        <w:rPr>
          <w:b/>
          <w:color w:val="008000"/>
        </w:rPr>
      </w:pPr>
      <w:r w:rsidRPr="00367FCC">
        <w:rPr>
          <w:b/>
          <w:color w:val="008000"/>
        </w:rPr>
        <w:t>Em sede embargos (ID 280085648), a parte autora alegou a não ocorrência de sucumbência recíproca e a impossibilidade de compensação de honorários sucumbenciais.</w:t>
      </w:r>
    </w:p>
    <w:p w14:paraId="40279831" w14:textId="77777777" w:rsidR="00367FCC" w:rsidRPr="00367FCC" w:rsidRDefault="00367FCC" w:rsidP="00367FCC">
      <w:pPr>
        <w:ind w:right="-96"/>
        <w:jc w:val="both"/>
        <w:rPr>
          <w:b/>
          <w:color w:val="008000"/>
        </w:rPr>
      </w:pPr>
      <w:r w:rsidRPr="00367FCC">
        <w:rPr>
          <w:b/>
          <w:color w:val="008000"/>
        </w:rPr>
        <w:t>Quanto ao primeiro ponto, não há omissão, contradição, erro ou obscuridade, já que havendo fixação de condenação em danos morais em valor bem inferior ao pleiteado, há de se reconhecer a sucumbência.[</w:t>
      </w:r>
    </w:p>
    <w:p w14:paraId="4A06545C" w14:textId="77777777" w:rsidR="00367FCC" w:rsidRDefault="00367FCC" w:rsidP="00367FCC">
      <w:pPr>
        <w:ind w:right="-96"/>
        <w:jc w:val="both"/>
        <w:rPr>
          <w:b/>
          <w:i/>
          <w:iCs/>
          <w:color w:val="008000"/>
        </w:rPr>
      </w:pPr>
      <w:r w:rsidRPr="00367FCC">
        <w:rPr>
          <w:b/>
          <w:color w:val="008000"/>
        </w:rPr>
        <w:t>Quanto a não compensação dos honorários sucumbenciais, correta a insurgência da autora, pois constatado verdadeiro erro material na omissão da redação do prefixo (</w:t>
      </w:r>
      <w:r w:rsidRPr="00367FCC">
        <w:rPr>
          <w:b/>
          <w:bCs/>
          <w:color w:val="008000"/>
        </w:rPr>
        <w:t>in)</w:t>
      </w:r>
      <w:r w:rsidRPr="00367FCC">
        <w:rPr>
          <w:b/>
          <w:i/>
          <w:iCs/>
          <w:color w:val="008000"/>
        </w:rPr>
        <w:t>compensáveis nos termos do art. 85, §14, do CPC, (...) </w:t>
      </w:r>
    </w:p>
    <w:p w14:paraId="510DA797" w14:textId="6ACFE0D0" w:rsidR="00367FCC" w:rsidRDefault="00367FCC" w:rsidP="00367FCC">
      <w:pPr>
        <w:ind w:right="-96"/>
        <w:jc w:val="both"/>
        <w:rPr>
          <w:b/>
          <w:color w:val="008000"/>
        </w:rPr>
      </w:pPr>
      <w:r w:rsidRPr="00367FCC">
        <w:rPr>
          <w:b/>
          <w:color w:val="008000"/>
        </w:rPr>
        <w:t xml:space="preserve">Assim, </w:t>
      </w:r>
      <w:r w:rsidRPr="00367FCC">
        <w:rPr>
          <w:b/>
          <w:bCs/>
          <w:color w:val="008000"/>
        </w:rPr>
        <w:t>acolho parcialmente os embargos opostos apenas para retificar a redação do dispositivo e acrescentar o prefixo faltante</w:t>
      </w:r>
      <w:r w:rsidRPr="00367FCC">
        <w:rPr>
          <w:b/>
          <w:color w:val="008000"/>
        </w:rPr>
        <w:t>, nos seguintes termos, mantidas as demais disposições:</w:t>
      </w:r>
    </w:p>
    <w:p w14:paraId="4687FE5D" w14:textId="5FB9D377" w:rsidR="00367FCC" w:rsidRDefault="00367FCC" w:rsidP="00367FCC">
      <w:pPr>
        <w:ind w:right="-96"/>
        <w:jc w:val="both"/>
        <w:rPr>
          <w:b/>
          <w:i/>
          <w:iCs/>
          <w:color w:val="008000"/>
        </w:rPr>
      </w:pPr>
      <w:r w:rsidRPr="00367FCC">
        <w:rPr>
          <w:b/>
          <w:i/>
          <w:iCs/>
          <w:color w:val="008000"/>
        </w:rPr>
        <w:t>Ante a sucumbência recíproca, condeno as partes ao pagamento proporcional das custas e honorários advocatícios, que fixo em 10% sobre o valor da condenação, na proporção de 70% para a ré e 30% para a autora, incompensáveis nos termos do art. 85, §14, do CPC, observada a suspensão da exigibilidade quanto à autora (art. 98, §3º, CPC), observada a suspensão da exigibilidade quanto à autora (art. 98, §3º, CPC).</w:t>
      </w:r>
    </w:p>
    <w:p w14:paraId="603C89B3" w14:textId="77777777" w:rsidR="00367FCC" w:rsidRPr="00367FCC" w:rsidRDefault="00367FCC" w:rsidP="00367FCC">
      <w:pPr>
        <w:ind w:right="-96"/>
        <w:jc w:val="both"/>
        <w:rPr>
          <w:b/>
          <w:color w:val="008000"/>
        </w:rPr>
      </w:pPr>
      <w:r w:rsidRPr="00367FCC">
        <w:rPr>
          <w:b/>
          <w:color w:val="008000"/>
        </w:rPr>
        <w:t>Publique-se. Registre-se. Intimem-se. </w:t>
      </w:r>
    </w:p>
    <w:p w14:paraId="62FFECBB" w14:textId="77777777" w:rsidR="00367FCC" w:rsidRPr="00367FCC" w:rsidRDefault="00367FCC" w:rsidP="00367FCC">
      <w:pPr>
        <w:ind w:right="-96"/>
        <w:jc w:val="both"/>
        <w:rPr>
          <w:b/>
          <w:color w:val="008000"/>
        </w:rPr>
      </w:pPr>
    </w:p>
    <w:tbl>
      <w:tblPr>
        <w:tblW w:w="18499" w:type="dxa"/>
        <w:tblCellSpacing w:w="0" w:type="dxa"/>
        <w:tblInd w:w="-851" w:type="dxa"/>
        <w:tblCellMar>
          <w:left w:w="0" w:type="dxa"/>
          <w:right w:w="0" w:type="dxa"/>
        </w:tblCellMar>
        <w:tblLook w:val="04A0" w:firstRow="1" w:lastRow="0" w:firstColumn="1" w:lastColumn="0" w:noHBand="0" w:noVBand="1"/>
      </w:tblPr>
      <w:tblGrid>
        <w:gridCol w:w="18499"/>
      </w:tblGrid>
      <w:tr w:rsidR="00367FCC" w:rsidRPr="00367FCC" w14:paraId="30257CAA" w14:textId="77777777" w:rsidTr="00367FCC">
        <w:trPr>
          <w:tblCellSpacing w:w="0" w:type="dxa"/>
        </w:trPr>
        <w:tc>
          <w:tcPr>
            <w:tcW w:w="18499" w:type="dxa"/>
            <w:vAlign w:val="center"/>
            <w:hideMark/>
          </w:tcPr>
          <w:p w14:paraId="6458724A" w14:textId="7F55A44A" w:rsidR="00367FCC" w:rsidRPr="00367FCC" w:rsidRDefault="00367FCC" w:rsidP="00367FCC">
            <w:pPr>
              <w:ind w:right="-96"/>
              <w:jc w:val="both"/>
              <w:rPr>
                <w:b/>
                <w:color w:val="008000"/>
              </w:rPr>
            </w:pPr>
          </w:p>
        </w:tc>
      </w:tr>
    </w:tbl>
    <w:p w14:paraId="787D42ED" w14:textId="681A1B7E" w:rsidR="007E1C8C" w:rsidRPr="00963D88" w:rsidRDefault="007E1C8C" w:rsidP="00963D88">
      <w:pPr>
        <w:ind w:right="-96"/>
        <w:jc w:val="both"/>
        <w:rPr>
          <w:rFonts w:cs="Arial"/>
          <w:szCs w:val="28"/>
        </w:rPr>
      </w:pPr>
    </w:p>
    <w:sectPr w:rsidR="007E1C8C" w:rsidRPr="00963D88">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Marcia Vilela Alves - GDACA" w:date="2026-09-26T08:58:00Z" w:initials="MV">
    <w:p w14:paraId="22A12493" w14:textId="77777777" w:rsidR="00DF4ACA" w:rsidRDefault="00DF4ACA" w:rsidP="00DF4ACA">
      <w:pPr>
        <w:pStyle w:val="CommentText"/>
      </w:pPr>
      <w:r>
        <w:rPr>
          <w:rStyle w:val="CommentReference"/>
        </w:rPr>
        <w:annotationRef/>
      </w:r>
      <w:r>
        <w:t>Corrigido.</w:t>
      </w:r>
    </w:p>
  </w:comment>
  <w:comment w:id="2" w:author="Assessor GDSXSR" w:initials="AG" w:date="2026-10-31T19:46:16Z">
    <w:p>
      <w:pPr>
        <w:pStyle w:val="CommentText"/>
      </w:pPr>
      <w:r>
        <w:rPr>
          <w:rStyle w:val="CommentReference"/>
        </w:rPr>
        <w:annotationRef/>
      </w:r>
      <w:r>
        <w:t>ASSESSOR GDSXSR — Enxugamento pedido por Marcos (assessor ACA): ementa de 728 para 549 palavras (−25%) e fundamentação, do título do apelo do réu ao fim do capítulo da autora, de 1.940 para 1.166 palavras (−40%). Mantive todas as citações de lei, súmula e acórdão e todos os IDs de documentos do processo e da sentença; cortei repetições entre capítulos (perícia × falha do serviço), condensei alegações, reduzi as transcrições ao trecho que sustenta o ponto (C-02, C-62), fundi períodos, pus conectores onde o corte deixou parágrafo seco (C-16), IDs ao fim do período (C-20) e itens da ementa com regra e aplicação (C-3G). Retirei da ementa CDC 6º VIII e CPC 86, que o voto não cita (C-33). Fatos conferidos nos autos de origem (IDs 89325366, 89325367, 89325393, 89325397, 89325399, 89325404, 89325510, 89325514, 89325516, 89325522).</w:t>
      </w:r>
    </w:p>
  </w:comment>
  <w:comment w:id="3" w:author="Assessor GDSXSR" w:initials="AG" w:date="2026-10-31T19:46:16Z">
    <w:p>
      <w:pPr>
        <w:pStyle w:val="CommentText"/>
      </w:pPr>
      <w:r>
        <w:rPr>
          <w:rStyle w:val="CommentReference"/>
        </w:rPr>
        <w:annotationRef/>
      </w:r>
      <w:r>
        <w:t>ASSESSOR GDSXSR — Corrigi 'ID89325405' para 'ID 89325405' (C-25).</w:t>
      </w:r>
    </w:p>
  </w:comment>
  <w:comment w:id="4" w:author="Assessor GDSXSR" w:initials="AG" w:date="2026-10-31T19:46:16Z">
    <w:p>
      <w:pPr>
        <w:pStyle w:val="CommentText"/>
      </w:pPr>
      <w:r>
        <w:rPr>
          <w:rStyle w:val="CommentReference"/>
        </w:rPr>
        <w:annotationRef/>
      </w:r>
      <w:r>
        <w:t>ASSESSOR GDSXSR — Excluí o parágrafo anterior, que repetia a ratificação do apelo com ID 289734305 (série de 1º grau; a petição de ratificação é o ID 89325522, 04/09/2026). Fica um só parágrafo (C-02, C-20).</w:t>
      </w:r>
    </w:p>
  </w:comment>
  <w:comment w:id="5" w:author="Assessor GDSXSR" w:initials="AG" w:date="2026-10-31T19:46:16Z">
    <w:p>
      <w:pPr>
        <w:pStyle w:val="CommentText"/>
      </w:pPr>
      <w:r>
        <w:rPr>
          <w:rStyle w:val="CommentReference"/>
        </w:rPr>
        <w:annotationRef/>
      </w:r>
      <w:r>
        <w:t>ASSESSOR GDSXSR — Texto literal (C-63) — CPC, art. 1.010: “Art. 1.010. A apelação, interposta por petição dirigida ao juízo de primeiro grau, conterá: I - os nomes e a qualificação das partes; II - a exposição do fato e do direito; III - as razões do pedido de reforma ou de decretação de nulidade; IV - o pedido de nova decisão.” (fonte: Planalto, compilado, via iajus).</w:t>
      </w:r>
    </w:p>
  </w:comment>
  <w:comment w:id="6" w:author="Assessor GDSXSR" w:initials="AG" w:date="2026-10-31T19:46:16Z">
    <w:p>
      <w:pPr>
        <w:pStyle w:val="CommentText"/>
      </w:pPr>
      <w:r>
        <w:rPr>
          <w:rStyle w:val="CommentReference"/>
        </w:rPr>
        <w:annotationRef/>
      </w:r>
      <w:r>
        <w:t>ASSESSOR GDSXSR — Texto literal (C-63) — CPC: “Art. 370. Caberá ao juiz, de ofício ou a requerimento da parte, determinar as provas necessárias ao julgamento do mérito. Parágrafo único. O juiz indeferirá, em decisão fundamentada, as diligências inúteis ou meramente protelatórias.” “Art. 371. O juiz apreciará a prova constante dos autos, independentemente do sujeito que a tiver promovido, e indicará na decisão as razões da formação de seu convencimento.” (fonte: Planalto, compilado, via iajus). Acrescentei a referência ao CPC 370 e 371 no corpo porque o precedente transcrito e a ementa já os invocam.</w:t>
      </w:r>
    </w:p>
  </w:comment>
  <w:comment w:id="7" w:author="Assessor GDSXSR" w:initials="AG" w:date="2026-10-31T19:46:16Z">
    <w:p>
      <w:pPr>
        <w:pStyle w:val="CommentText"/>
      </w:pPr>
      <w:r>
        <w:rPr>
          <w:rStyle w:val="CommentReference"/>
        </w:rPr>
        <w:annotationRef/>
      </w:r>
      <w:r>
        <w:t>ASSESSOR GDSXSR — Pendência (C-52, C-72): o Acórdão 2146051 (0701222-28.2026.8.07.0018, 8ª Turma Cível) não foi localizado no iajus (busca por número CNJ e por texto); na web, nenhuma fonte oficial abriu. O item 4 transcrito confere com a reprodução da ementa nas contrarrazões da autora (ID 89325517), mas a identificação (relator, data, DJe) precisa ser conferida no JurisDF. Mantido no corpo por constar da minuta e não contrariar o voto.</w:t>
      </w:r>
    </w:p>
  </w:comment>
  <w:comment w:id="8" w:author="Assessor GDSXSR" w:initials="AG" w:date="2026-10-31T19:46:16Z">
    <w:p>
      <w:pPr>
        <w:pStyle w:val="CommentText"/>
      </w:pPr>
      <w:r>
        <w:rPr>
          <w:rStyle w:val="CommentReference"/>
        </w:rPr>
        <w:annotationRef/>
      </w:r>
      <w:r>
        <w:t>ASSESSOR GDSXSR — Texto literal (C-63) — CDC, art. 14: “Art. 14. O fornecedor de serviços responde, independentemente da existência de culpa, pela reparação dos danos causados aos consumidores por defeitos relativos à prestação dos serviços, bem como por informações insuficientes ou inadequadas sobre sua fruição e riscos. (...) § 4° A responsabilidade pessoal dos profissionais liberais será apurada mediante a verificação de culpa.” (fonte: Planalto, compilado, via iajus).</w:t>
      </w:r>
    </w:p>
  </w:comment>
  <w:comment w:id="9" w:author="Assessor GDSXSR" w:initials="AG" w:date="2026-10-31T19:46:16Z">
    <w:p>
      <w:pPr>
        <w:pStyle w:val="CommentText"/>
      </w:pPr>
      <w:r>
        <w:rPr>
          <w:rStyle w:val="CommentReference"/>
        </w:rPr>
        <w:annotationRef/>
      </w:r>
      <w:r>
        <w:t>ASSESSOR GDSXSR — Pendência (C-52, C-72): o Acórdão 2152753 (0748793-51.2023.8.07.0001, 2ª Turma Cível, Des. João Egmont) não foi localizado no iajus (CNJ e texto) nem em três buscas na web, e não consta dos autos. Mantido no corpo, com a ementa limitada ao item 4 (itens 3 e 4 na minuta; cortei o item 3, C-62), por constar da minuta e não contrariar o voto; conferir número, data e DJe no JurisDF.</w:t>
      </w:r>
    </w:p>
  </w:comment>
  <w:comment w:id="10" w:author="Assessor GDSXSR" w:initials="AG" w:date="2026-10-31T19:46:16Z">
    <w:p>
      <w:pPr>
        <w:pStyle w:val="CommentText"/>
      </w:pPr>
      <w:r>
        <w:rPr>
          <w:rStyle w:val="CommentReference"/>
        </w:rPr>
        <w:annotationRef/>
      </w:r>
      <w:r>
        <w:t>ASSESSOR GDSXSR — Troquei o ID '280043216' (série de 1º grau) por 89325404, ID da sentença nos autos do PJe 2º grau; o trecho do vídeo conferido na sentença (C-20).</w:t>
      </w:r>
    </w:p>
  </w:comment>
  <w:comment w:id="11" w:author="Assessor GDSXSR" w:initials="AG" w:date="2026-10-31T19:46:16Z">
    <w:p>
      <w:pPr>
        <w:pStyle w:val="CommentText"/>
      </w:pPr>
      <w:r>
        <w:rPr>
          <w:rStyle w:val="CommentReference"/>
        </w:rPr>
        <w:annotationRef/>
      </w:r>
      <w:r>
        <w:t>ASSESSOR GDSXSR — Súmula 326/STJ conferida no iajus (vigente): “Na ação de indenização por dano moral, a condenação em montante inferior ao postulado na inicial não implica sucumbência recíproca.” Texto transcrito no corpo (C-66).</w:t>
      </w:r>
    </w:p>
  </w:comment>
  <w:comment w:id="12" w:author="Assessor GDSXSR" w:initials="AG" w:date="2026-10-31T19:46:16Z">
    <w:p>
      <w:pPr>
        <w:pStyle w:val="CommentText"/>
      </w:pPr>
      <w:r>
        <w:rPr>
          <w:rStyle w:val="CommentReference"/>
        </w:rPr>
        <w:annotationRef/>
      </w:r>
      <w:r>
        <w:t>ASSESSOR GDSXSR — Honorários (C-51): (a) valor da condenação — R$ 8.000,00 (ID 89325404); troquei a base 'valor atualizado da condenação' por 'valor da condenação', que é a base fixada na sentença, e 'CPC/2015 85 § 11' por 'CPC 85 § 11' (C-20). (b) r. sentença, capítulo de custas e honorários, com a retificação dos embargos (ID 89325514): “Ante a sucumbência recíproca, condeno as partes ao pagamento proporcional das custas e honorários advocatícios, que fixo em 10% sobre o valor da condenação, na proporção de 70% para a ré e 30% para a autora, incompensáveis nos termos do art. 85, §14, do CPC, observada a suspensão da exigibilidade quanto à autora (art. 98, §3º, CPC).”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compilado, via iajus).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2A12493"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506A634F" w16cex:dateUtc="2026-09-26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2A12493" w16cid:durableId="506A63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C8437" w14:textId="77777777" w:rsidR="00145D51" w:rsidRDefault="00145D51" w:rsidP="003A42DE">
      <w:pPr>
        <w:spacing w:after="0" w:line="240" w:lineRule="auto"/>
      </w:pPr>
      <w:r>
        <w:separator/>
      </w:r>
    </w:p>
  </w:endnote>
  <w:endnote w:type="continuationSeparator" w:id="0">
    <w:p w14:paraId="52DCDF17" w14:textId="77777777" w:rsidR="00145D51" w:rsidRDefault="00145D5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5D708" w14:textId="77777777" w:rsidR="00145D51" w:rsidRDefault="00145D51" w:rsidP="003A42DE">
      <w:pPr>
        <w:spacing w:after="0" w:line="240" w:lineRule="auto"/>
      </w:pPr>
      <w:r>
        <w:separator/>
      </w:r>
    </w:p>
  </w:footnote>
  <w:footnote w:type="continuationSeparator" w:id="0">
    <w:p w14:paraId="2866BD1C" w14:textId="77777777" w:rsidR="00145D51" w:rsidRDefault="00145D5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72A"/>
    <w:multiLevelType w:val="multilevel"/>
    <w:tmpl w:val="4610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03BE7"/>
    <w:multiLevelType w:val="multilevel"/>
    <w:tmpl w:val="966E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94804"/>
    <w:multiLevelType w:val="multilevel"/>
    <w:tmpl w:val="F6AA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2581A"/>
    <w:multiLevelType w:val="multilevel"/>
    <w:tmpl w:val="265E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FC40AA"/>
    <w:multiLevelType w:val="multilevel"/>
    <w:tmpl w:val="E25E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85699A"/>
    <w:multiLevelType w:val="multilevel"/>
    <w:tmpl w:val="EE16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1E633F5"/>
    <w:multiLevelType w:val="multilevel"/>
    <w:tmpl w:val="14C6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01E9A"/>
    <w:multiLevelType w:val="multilevel"/>
    <w:tmpl w:val="5726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2331C"/>
    <w:multiLevelType w:val="multilevel"/>
    <w:tmpl w:val="DF9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41685"/>
    <w:multiLevelType w:val="multilevel"/>
    <w:tmpl w:val="3CFC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3837B7"/>
    <w:multiLevelType w:val="multilevel"/>
    <w:tmpl w:val="575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2552"/>
    <w:multiLevelType w:val="multilevel"/>
    <w:tmpl w:val="FA98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2871FBF"/>
    <w:multiLevelType w:val="multilevel"/>
    <w:tmpl w:val="47A0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20947"/>
    <w:multiLevelType w:val="multilevel"/>
    <w:tmpl w:val="5726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F375D"/>
    <w:multiLevelType w:val="multilevel"/>
    <w:tmpl w:val="4D7A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F4A5E"/>
    <w:multiLevelType w:val="multilevel"/>
    <w:tmpl w:val="6B3A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12672"/>
    <w:multiLevelType w:val="multilevel"/>
    <w:tmpl w:val="2C18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017A7"/>
    <w:multiLevelType w:val="multilevel"/>
    <w:tmpl w:val="3A4A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97EB1"/>
    <w:multiLevelType w:val="multilevel"/>
    <w:tmpl w:val="3DEA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28667B5"/>
    <w:multiLevelType w:val="multilevel"/>
    <w:tmpl w:val="98EA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12E4D"/>
    <w:multiLevelType w:val="multilevel"/>
    <w:tmpl w:val="F5CA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F95AF6"/>
    <w:multiLevelType w:val="multilevel"/>
    <w:tmpl w:val="C934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33E0B"/>
    <w:multiLevelType w:val="multilevel"/>
    <w:tmpl w:val="B4BC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8E349F"/>
    <w:multiLevelType w:val="multilevel"/>
    <w:tmpl w:val="E8C2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BA4636"/>
    <w:multiLevelType w:val="multilevel"/>
    <w:tmpl w:val="8A14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6"/>
  </w:num>
  <w:num w:numId="2" w16cid:durableId="1365403601">
    <w:abstractNumId w:val="4"/>
  </w:num>
  <w:num w:numId="3" w16cid:durableId="1699744316">
    <w:abstractNumId w:val="23"/>
  </w:num>
  <w:num w:numId="4" w16cid:durableId="1036810075">
    <w:abstractNumId w:val="8"/>
  </w:num>
  <w:num w:numId="5" w16cid:durableId="1881167072">
    <w:abstractNumId w:val="15"/>
  </w:num>
  <w:num w:numId="6" w16cid:durableId="861668576">
    <w:abstractNumId w:val="27"/>
  </w:num>
  <w:num w:numId="7" w16cid:durableId="1392003014">
    <w:abstractNumId w:val="18"/>
  </w:num>
  <w:num w:numId="8" w16cid:durableId="1481461172">
    <w:abstractNumId w:val="19"/>
  </w:num>
  <w:num w:numId="9" w16cid:durableId="1031226388">
    <w:abstractNumId w:val="10"/>
  </w:num>
  <w:num w:numId="10" w16cid:durableId="322781914">
    <w:abstractNumId w:val="1"/>
  </w:num>
  <w:num w:numId="11" w16cid:durableId="2057661520">
    <w:abstractNumId w:val="29"/>
  </w:num>
  <w:num w:numId="12" w16cid:durableId="668142772">
    <w:abstractNumId w:val="3"/>
  </w:num>
  <w:num w:numId="13" w16cid:durableId="938179027">
    <w:abstractNumId w:val="5"/>
  </w:num>
  <w:num w:numId="14" w16cid:durableId="1257056413">
    <w:abstractNumId w:val="21"/>
  </w:num>
  <w:num w:numId="15" w16cid:durableId="1865947526">
    <w:abstractNumId w:val="26"/>
  </w:num>
  <w:num w:numId="16" w16cid:durableId="1708526466">
    <w:abstractNumId w:val="22"/>
  </w:num>
  <w:num w:numId="17" w16cid:durableId="1449541987">
    <w:abstractNumId w:val="12"/>
  </w:num>
  <w:num w:numId="18" w16cid:durableId="848060084">
    <w:abstractNumId w:val="9"/>
  </w:num>
  <w:num w:numId="19" w16cid:durableId="1955671123">
    <w:abstractNumId w:val="25"/>
  </w:num>
  <w:num w:numId="20" w16cid:durableId="170535537">
    <w:abstractNumId w:val="11"/>
  </w:num>
  <w:num w:numId="21" w16cid:durableId="1678464674">
    <w:abstractNumId w:val="28"/>
  </w:num>
  <w:num w:numId="22" w16cid:durableId="590505654">
    <w:abstractNumId w:val="13"/>
  </w:num>
  <w:num w:numId="23" w16cid:durableId="1464812331">
    <w:abstractNumId w:val="16"/>
  </w:num>
  <w:num w:numId="24" w16cid:durableId="599029698">
    <w:abstractNumId w:val="0"/>
  </w:num>
  <w:num w:numId="25" w16cid:durableId="2075882915">
    <w:abstractNumId w:val="14"/>
  </w:num>
  <w:num w:numId="26" w16cid:durableId="1595430948">
    <w:abstractNumId w:val="20"/>
  </w:num>
  <w:num w:numId="27" w16cid:durableId="1625696682">
    <w:abstractNumId w:val="17"/>
  </w:num>
  <w:num w:numId="28" w16cid:durableId="1450390733">
    <w:abstractNumId w:val="7"/>
  </w:num>
  <w:num w:numId="29" w16cid:durableId="1106969329">
    <w:abstractNumId w:val="24"/>
  </w:num>
  <w:num w:numId="30" w16cid:durableId="4817022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36C3"/>
    <w:rsid w:val="000158D3"/>
    <w:rsid w:val="0002189B"/>
    <w:rsid w:val="0002738F"/>
    <w:rsid w:val="00027B88"/>
    <w:rsid w:val="00033421"/>
    <w:rsid w:val="00033AFD"/>
    <w:rsid w:val="000430B3"/>
    <w:rsid w:val="00052AE3"/>
    <w:rsid w:val="0006080C"/>
    <w:rsid w:val="000619E0"/>
    <w:rsid w:val="000629B1"/>
    <w:rsid w:val="00064301"/>
    <w:rsid w:val="00065617"/>
    <w:rsid w:val="000736D1"/>
    <w:rsid w:val="00076D7D"/>
    <w:rsid w:val="00084B14"/>
    <w:rsid w:val="0009174A"/>
    <w:rsid w:val="000919E4"/>
    <w:rsid w:val="00091ABC"/>
    <w:rsid w:val="00096E31"/>
    <w:rsid w:val="00097BBF"/>
    <w:rsid w:val="000A7009"/>
    <w:rsid w:val="000B0FC6"/>
    <w:rsid w:val="000B7AF7"/>
    <w:rsid w:val="000C00A9"/>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12F1"/>
    <w:rsid w:val="00145D51"/>
    <w:rsid w:val="00146C1E"/>
    <w:rsid w:val="00151611"/>
    <w:rsid w:val="00161CD2"/>
    <w:rsid w:val="001676A4"/>
    <w:rsid w:val="00167F3A"/>
    <w:rsid w:val="001719FB"/>
    <w:rsid w:val="001801E9"/>
    <w:rsid w:val="00183B77"/>
    <w:rsid w:val="0018406E"/>
    <w:rsid w:val="00186B63"/>
    <w:rsid w:val="001A09B8"/>
    <w:rsid w:val="001A5958"/>
    <w:rsid w:val="001B0F25"/>
    <w:rsid w:val="001C42F3"/>
    <w:rsid w:val="001C466B"/>
    <w:rsid w:val="001D2162"/>
    <w:rsid w:val="001E0D41"/>
    <w:rsid w:val="001E2201"/>
    <w:rsid w:val="001E4974"/>
    <w:rsid w:val="001E4B83"/>
    <w:rsid w:val="001E6C10"/>
    <w:rsid w:val="001E7903"/>
    <w:rsid w:val="00203B1D"/>
    <w:rsid w:val="0020478E"/>
    <w:rsid w:val="002055E2"/>
    <w:rsid w:val="00206304"/>
    <w:rsid w:val="00207E03"/>
    <w:rsid w:val="002126F1"/>
    <w:rsid w:val="0021526A"/>
    <w:rsid w:val="00215F9C"/>
    <w:rsid w:val="00232EEB"/>
    <w:rsid w:val="00236131"/>
    <w:rsid w:val="002437F6"/>
    <w:rsid w:val="00254418"/>
    <w:rsid w:val="00254E51"/>
    <w:rsid w:val="00264107"/>
    <w:rsid w:val="002641A0"/>
    <w:rsid w:val="00271B91"/>
    <w:rsid w:val="00274644"/>
    <w:rsid w:val="00277029"/>
    <w:rsid w:val="0028319F"/>
    <w:rsid w:val="002926F9"/>
    <w:rsid w:val="00292E82"/>
    <w:rsid w:val="00293D05"/>
    <w:rsid w:val="00296DAE"/>
    <w:rsid w:val="002A2038"/>
    <w:rsid w:val="002A291A"/>
    <w:rsid w:val="002A3D11"/>
    <w:rsid w:val="002A5205"/>
    <w:rsid w:val="002B1184"/>
    <w:rsid w:val="002B210E"/>
    <w:rsid w:val="002B2EE1"/>
    <w:rsid w:val="002C12E0"/>
    <w:rsid w:val="002C2464"/>
    <w:rsid w:val="002C42D2"/>
    <w:rsid w:val="002D127E"/>
    <w:rsid w:val="002D2D56"/>
    <w:rsid w:val="002D3FF3"/>
    <w:rsid w:val="002D44DC"/>
    <w:rsid w:val="002F13AB"/>
    <w:rsid w:val="002F254E"/>
    <w:rsid w:val="002F5956"/>
    <w:rsid w:val="002F7666"/>
    <w:rsid w:val="00302029"/>
    <w:rsid w:val="00303FAE"/>
    <w:rsid w:val="0031063D"/>
    <w:rsid w:val="00312291"/>
    <w:rsid w:val="0031346F"/>
    <w:rsid w:val="00315D45"/>
    <w:rsid w:val="00316B1F"/>
    <w:rsid w:val="00321068"/>
    <w:rsid w:val="00323779"/>
    <w:rsid w:val="00323D27"/>
    <w:rsid w:val="0033735F"/>
    <w:rsid w:val="0034247B"/>
    <w:rsid w:val="0034511C"/>
    <w:rsid w:val="00347818"/>
    <w:rsid w:val="00350927"/>
    <w:rsid w:val="003511D2"/>
    <w:rsid w:val="00351653"/>
    <w:rsid w:val="003524E5"/>
    <w:rsid w:val="00352D66"/>
    <w:rsid w:val="00354AA2"/>
    <w:rsid w:val="00355C73"/>
    <w:rsid w:val="003624B4"/>
    <w:rsid w:val="00367FCC"/>
    <w:rsid w:val="00370C48"/>
    <w:rsid w:val="003717FC"/>
    <w:rsid w:val="003749AB"/>
    <w:rsid w:val="00383A30"/>
    <w:rsid w:val="003A1981"/>
    <w:rsid w:val="003A42DE"/>
    <w:rsid w:val="003A4E55"/>
    <w:rsid w:val="003A6964"/>
    <w:rsid w:val="003B3398"/>
    <w:rsid w:val="003B472A"/>
    <w:rsid w:val="003B5FB8"/>
    <w:rsid w:val="003D11BE"/>
    <w:rsid w:val="003D3FEE"/>
    <w:rsid w:val="003E1326"/>
    <w:rsid w:val="003E436D"/>
    <w:rsid w:val="004021B5"/>
    <w:rsid w:val="004070B9"/>
    <w:rsid w:val="0041160C"/>
    <w:rsid w:val="00413928"/>
    <w:rsid w:val="00422D91"/>
    <w:rsid w:val="00423538"/>
    <w:rsid w:val="0043084F"/>
    <w:rsid w:val="00430C2E"/>
    <w:rsid w:val="00431397"/>
    <w:rsid w:val="00437379"/>
    <w:rsid w:val="00445E6B"/>
    <w:rsid w:val="00445ED9"/>
    <w:rsid w:val="00451802"/>
    <w:rsid w:val="00451A6D"/>
    <w:rsid w:val="0045412E"/>
    <w:rsid w:val="00460B85"/>
    <w:rsid w:val="00465A25"/>
    <w:rsid w:val="0047216B"/>
    <w:rsid w:val="004762F1"/>
    <w:rsid w:val="00480A33"/>
    <w:rsid w:val="00484139"/>
    <w:rsid w:val="00485185"/>
    <w:rsid w:val="00495EB5"/>
    <w:rsid w:val="00496EB5"/>
    <w:rsid w:val="004A1F85"/>
    <w:rsid w:val="004B141D"/>
    <w:rsid w:val="004B2A9C"/>
    <w:rsid w:val="004C0465"/>
    <w:rsid w:val="004C591E"/>
    <w:rsid w:val="004C7418"/>
    <w:rsid w:val="004D175C"/>
    <w:rsid w:val="004E2832"/>
    <w:rsid w:val="004E2978"/>
    <w:rsid w:val="004E7106"/>
    <w:rsid w:val="004F72C1"/>
    <w:rsid w:val="00506A7D"/>
    <w:rsid w:val="00506D76"/>
    <w:rsid w:val="00511630"/>
    <w:rsid w:val="005158B8"/>
    <w:rsid w:val="00517F10"/>
    <w:rsid w:val="00525FCB"/>
    <w:rsid w:val="00530C7C"/>
    <w:rsid w:val="00535219"/>
    <w:rsid w:val="00536552"/>
    <w:rsid w:val="005445D2"/>
    <w:rsid w:val="00545314"/>
    <w:rsid w:val="00550E63"/>
    <w:rsid w:val="0055172B"/>
    <w:rsid w:val="00553BC2"/>
    <w:rsid w:val="00556542"/>
    <w:rsid w:val="00557342"/>
    <w:rsid w:val="00560427"/>
    <w:rsid w:val="00573C5D"/>
    <w:rsid w:val="00576A45"/>
    <w:rsid w:val="0057726B"/>
    <w:rsid w:val="00586EB6"/>
    <w:rsid w:val="005925FC"/>
    <w:rsid w:val="0059689A"/>
    <w:rsid w:val="00597864"/>
    <w:rsid w:val="005A1443"/>
    <w:rsid w:val="005A1AD9"/>
    <w:rsid w:val="005B7851"/>
    <w:rsid w:val="005C31C4"/>
    <w:rsid w:val="005C69F8"/>
    <w:rsid w:val="005D305E"/>
    <w:rsid w:val="005E3F4E"/>
    <w:rsid w:val="005E5A03"/>
    <w:rsid w:val="005E7EC2"/>
    <w:rsid w:val="005F7BBF"/>
    <w:rsid w:val="00600D8A"/>
    <w:rsid w:val="00601B09"/>
    <w:rsid w:val="0060333D"/>
    <w:rsid w:val="00611216"/>
    <w:rsid w:val="0061262D"/>
    <w:rsid w:val="00615051"/>
    <w:rsid w:val="006226C6"/>
    <w:rsid w:val="006255CC"/>
    <w:rsid w:val="00631F7E"/>
    <w:rsid w:val="00632EAA"/>
    <w:rsid w:val="00633703"/>
    <w:rsid w:val="0063376A"/>
    <w:rsid w:val="006351F4"/>
    <w:rsid w:val="00635527"/>
    <w:rsid w:val="00641BB6"/>
    <w:rsid w:val="00661CF3"/>
    <w:rsid w:val="00661E7F"/>
    <w:rsid w:val="006658A2"/>
    <w:rsid w:val="0067575B"/>
    <w:rsid w:val="00681186"/>
    <w:rsid w:val="006921E1"/>
    <w:rsid w:val="00693B0D"/>
    <w:rsid w:val="00695AF8"/>
    <w:rsid w:val="006A617A"/>
    <w:rsid w:val="006B2A89"/>
    <w:rsid w:val="006B4193"/>
    <w:rsid w:val="006B555B"/>
    <w:rsid w:val="006C61DA"/>
    <w:rsid w:val="006C6E29"/>
    <w:rsid w:val="006D07B9"/>
    <w:rsid w:val="006D0938"/>
    <w:rsid w:val="006D0993"/>
    <w:rsid w:val="006D3824"/>
    <w:rsid w:val="006D3DAA"/>
    <w:rsid w:val="006D557D"/>
    <w:rsid w:val="006D595E"/>
    <w:rsid w:val="006F4F83"/>
    <w:rsid w:val="006F725D"/>
    <w:rsid w:val="00700033"/>
    <w:rsid w:val="00711FE9"/>
    <w:rsid w:val="007225BB"/>
    <w:rsid w:val="00726567"/>
    <w:rsid w:val="00730800"/>
    <w:rsid w:val="00737804"/>
    <w:rsid w:val="00744BDF"/>
    <w:rsid w:val="00747176"/>
    <w:rsid w:val="00753E2A"/>
    <w:rsid w:val="00755A3A"/>
    <w:rsid w:val="00757254"/>
    <w:rsid w:val="00763ECC"/>
    <w:rsid w:val="00765709"/>
    <w:rsid w:val="00770E7F"/>
    <w:rsid w:val="0077693D"/>
    <w:rsid w:val="0077719E"/>
    <w:rsid w:val="00782446"/>
    <w:rsid w:val="0078382D"/>
    <w:rsid w:val="007844F9"/>
    <w:rsid w:val="00791D48"/>
    <w:rsid w:val="007A3F4D"/>
    <w:rsid w:val="007A7DE0"/>
    <w:rsid w:val="007B265E"/>
    <w:rsid w:val="007C0FEF"/>
    <w:rsid w:val="007C196D"/>
    <w:rsid w:val="007C4990"/>
    <w:rsid w:val="007D00F1"/>
    <w:rsid w:val="007D11DD"/>
    <w:rsid w:val="007D27C7"/>
    <w:rsid w:val="007D3BA7"/>
    <w:rsid w:val="007D4432"/>
    <w:rsid w:val="007D6263"/>
    <w:rsid w:val="007E1C8C"/>
    <w:rsid w:val="007E3BF9"/>
    <w:rsid w:val="007F0F43"/>
    <w:rsid w:val="007F4412"/>
    <w:rsid w:val="007F7839"/>
    <w:rsid w:val="00800051"/>
    <w:rsid w:val="008032EF"/>
    <w:rsid w:val="00804386"/>
    <w:rsid w:val="008134CE"/>
    <w:rsid w:val="008151BB"/>
    <w:rsid w:val="008235A6"/>
    <w:rsid w:val="00825BFF"/>
    <w:rsid w:val="00826A54"/>
    <w:rsid w:val="008300D0"/>
    <w:rsid w:val="00832C76"/>
    <w:rsid w:val="00843320"/>
    <w:rsid w:val="0085425F"/>
    <w:rsid w:val="00855035"/>
    <w:rsid w:val="00855D95"/>
    <w:rsid w:val="0086390F"/>
    <w:rsid w:val="00877CCC"/>
    <w:rsid w:val="00877F2B"/>
    <w:rsid w:val="008809C2"/>
    <w:rsid w:val="00882188"/>
    <w:rsid w:val="00885C87"/>
    <w:rsid w:val="00886ABA"/>
    <w:rsid w:val="00893304"/>
    <w:rsid w:val="00895FFE"/>
    <w:rsid w:val="008966E3"/>
    <w:rsid w:val="00897EF0"/>
    <w:rsid w:val="008A01E9"/>
    <w:rsid w:val="008A26ED"/>
    <w:rsid w:val="008A4445"/>
    <w:rsid w:val="008A49BC"/>
    <w:rsid w:val="008A56A3"/>
    <w:rsid w:val="008A7514"/>
    <w:rsid w:val="008B273E"/>
    <w:rsid w:val="008B45C4"/>
    <w:rsid w:val="008B62DA"/>
    <w:rsid w:val="008C29EA"/>
    <w:rsid w:val="008C306F"/>
    <w:rsid w:val="008C34E5"/>
    <w:rsid w:val="008C35C0"/>
    <w:rsid w:val="008C4183"/>
    <w:rsid w:val="008C641E"/>
    <w:rsid w:val="008C6D01"/>
    <w:rsid w:val="008D0C9F"/>
    <w:rsid w:val="008D235C"/>
    <w:rsid w:val="008D721A"/>
    <w:rsid w:val="008F43F4"/>
    <w:rsid w:val="008F4440"/>
    <w:rsid w:val="008F667E"/>
    <w:rsid w:val="00907619"/>
    <w:rsid w:val="00911601"/>
    <w:rsid w:val="00921D29"/>
    <w:rsid w:val="0092538F"/>
    <w:rsid w:val="009300C5"/>
    <w:rsid w:val="0093203B"/>
    <w:rsid w:val="00933600"/>
    <w:rsid w:val="00937017"/>
    <w:rsid w:val="00937A0A"/>
    <w:rsid w:val="0094137D"/>
    <w:rsid w:val="009431B2"/>
    <w:rsid w:val="00945DCA"/>
    <w:rsid w:val="00946FF7"/>
    <w:rsid w:val="009506E0"/>
    <w:rsid w:val="00951CAD"/>
    <w:rsid w:val="00953B86"/>
    <w:rsid w:val="00953E55"/>
    <w:rsid w:val="00962A91"/>
    <w:rsid w:val="00963D88"/>
    <w:rsid w:val="00966A46"/>
    <w:rsid w:val="00972EF3"/>
    <w:rsid w:val="0097780C"/>
    <w:rsid w:val="009857C8"/>
    <w:rsid w:val="00986152"/>
    <w:rsid w:val="00987E80"/>
    <w:rsid w:val="0099680F"/>
    <w:rsid w:val="009A136D"/>
    <w:rsid w:val="009A37F4"/>
    <w:rsid w:val="009B5620"/>
    <w:rsid w:val="009C1026"/>
    <w:rsid w:val="009C4045"/>
    <w:rsid w:val="009C5E92"/>
    <w:rsid w:val="009C61AD"/>
    <w:rsid w:val="009C7FB4"/>
    <w:rsid w:val="009D0BA0"/>
    <w:rsid w:val="009D1137"/>
    <w:rsid w:val="009D68BD"/>
    <w:rsid w:val="009E1AC1"/>
    <w:rsid w:val="009E1D8D"/>
    <w:rsid w:val="009E3373"/>
    <w:rsid w:val="009E3BE9"/>
    <w:rsid w:val="009F2BB1"/>
    <w:rsid w:val="009F36E1"/>
    <w:rsid w:val="009F684C"/>
    <w:rsid w:val="009F6B72"/>
    <w:rsid w:val="009F759D"/>
    <w:rsid w:val="00A03057"/>
    <w:rsid w:val="00A11773"/>
    <w:rsid w:val="00A2661C"/>
    <w:rsid w:val="00A31C13"/>
    <w:rsid w:val="00A330C4"/>
    <w:rsid w:val="00A3595E"/>
    <w:rsid w:val="00A429C8"/>
    <w:rsid w:val="00A44A87"/>
    <w:rsid w:val="00A6481B"/>
    <w:rsid w:val="00A70267"/>
    <w:rsid w:val="00A715BF"/>
    <w:rsid w:val="00A72414"/>
    <w:rsid w:val="00A72B1A"/>
    <w:rsid w:val="00A773CE"/>
    <w:rsid w:val="00A80091"/>
    <w:rsid w:val="00A87227"/>
    <w:rsid w:val="00A958AF"/>
    <w:rsid w:val="00A96CB3"/>
    <w:rsid w:val="00A97525"/>
    <w:rsid w:val="00AA1C23"/>
    <w:rsid w:val="00AA64F1"/>
    <w:rsid w:val="00AA7E81"/>
    <w:rsid w:val="00AB1DE4"/>
    <w:rsid w:val="00AB7E65"/>
    <w:rsid w:val="00AC20E1"/>
    <w:rsid w:val="00AD050D"/>
    <w:rsid w:val="00AD2678"/>
    <w:rsid w:val="00AF2BE5"/>
    <w:rsid w:val="00AF78E8"/>
    <w:rsid w:val="00B03FCA"/>
    <w:rsid w:val="00B04942"/>
    <w:rsid w:val="00B068AA"/>
    <w:rsid w:val="00B17310"/>
    <w:rsid w:val="00B30DAE"/>
    <w:rsid w:val="00B36717"/>
    <w:rsid w:val="00B41866"/>
    <w:rsid w:val="00B450A8"/>
    <w:rsid w:val="00B5663B"/>
    <w:rsid w:val="00B56FE6"/>
    <w:rsid w:val="00B606B1"/>
    <w:rsid w:val="00B60851"/>
    <w:rsid w:val="00B61D50"/>
    <w:rsid w:val="00B62E69"/>
    <w:rsid w:val="00B70A64"/>
    <w:rsid w:val="00B71F58"/>
    <w:rsid w:val="00B73FAD"/>
    <w:rsid w:val="00B74FB6"/>
    <w:rsid w:val="00B75D6D"/>
    <w:rsid w:val="00B96CAB"/>
    <w:rsid w:val="00BA290F"/>
    <w:rsid w:val="00BA3360"/>
    <w:rsid w:val="00BA65D0"/>
    <w:rsid w:val="00BA700C"/>
    <w:rsid w:val="00BB2608"/>
    <w:rsid w:val="00BB3538"/>
    <w:rsid w:val="00BB6749"/>
    <w:rsid w:val="00BC0E38"/>
    <w:rsid w:val="00BC1D95"/>
    <w:rsid w:val="00BC3041"/>
    <w:rsid w:val="00BC77F2"/>
    <w:rsid w:val="00BE17EF"/>
    <w:rsid w:val="00BE75D7"/>
    <w:rsid w:val="00BF1494"/>
    <w:rsid w:val="00BF173F"/>
    <w:rsid w:val="00BF4903"/>
    <w:rsid w:val="00BF584C"/>
    <w:rsid w:val="00BF7139"/>
    <w:rsid w:val="00BF7772"/>
    <w:rsid w:val="00C01659"/>
    <w:rsid w:val="00C11601"/>
    <w:rsid w:val="00C12218"/>
    <w:rsid w:val="00C167C8"/>
    <w:rsid w:val="00C21B40"/>
    <w:rsid w:val="00C22469"/>
    <w:rsid w:val="00C249B8"/>
    <w:rsid w:val="00C33B77"/>
    <w:rsid w:val="00C341CF"/>
    <w:rsid w:val="00C35A33"/>
    <w:rsid w:val="00C40A19"/>
    <w:rsid w:val="00C41E92"/>
    <w:rsid w:val="00C4378B"/>
    <w:rsid w:val="00C51936"/>
    <w:rsid w:val="00C52A0D"/>
    <w:rsid w:val="00C57E17"/>
    <w:rsid w:val="00C60E42"/>
    <w:rsid w:val="00C65974"/>
    <w:rsid w:val="00C6664A"/>
    <w:rsid w:val="00C94119"/>
    <w:rsid w:val="00C95D93"/>
    <w:rsid w:val="00C96471"/>
    <w:rsid w:val="00CA324E"/>
    <w:rsid w:val="00CA58A0"/>
    <w:rsid w:val="00CB0848"/>
    <w:rsid w:val="00CB4E4C"/>
    <w:rsid w:val="00CB7022"/>
    <w:rsid w:val="00CB7FF8"/>
    <w:rsid w:val="00CC0F95"/>
    <w:rsid w:val="00CC2FD3"/>
    <w:rsid w:val="00CC7150"/>
    <w:rsid w:val="00CD536E"/>
    <w:rsid w:val="00CE5D2D"/>
    <w:rsid w:val="00CF0581"/>
    <w:rsid w:val="00CF247F"/>
    <w:rsid w:val="00CF4B88"/>
    <w:rsid w:val="00D0141A"/>
    <w:rsid w:val="00D02400"/>
    <w:rsid w:val="00D04BD8"/>
    <w:rsid w:val="00D07310"/>
    <w:rsid w:val="00D101EF"/>
    <w:rsid w:val="00D1067B"/>
    <w:rsid w:val="00D12D71"/>
    <w:rsid w:val="00D135AB"/>
    <w:rsid w:val="00D1428E"/>
    <w:rsid w:val="00D14D52"/>
    <w:rsid w:val="00D17E79"/>
    <w:rsid w:val="00D21983"/>
    <w:rsid w:val="00D34492"/>
    <w:rsid w:val="00D4104B"/>
    <w:rsid w:val="00D42B4A"/>
    <w:rsid w:val="00D516B2"/>
    <w:rsid w:val="00D52E56"/>
    <w:rsid w:val="00D535A0"/>
    <w:rsid w:val="00D57544"/>
    <w:rsid w:val="00D57E55"/>
    <w:rsid w:val="00D61043"/>
    <w:rsid w:val="00D63102"/>
    <w:rsid w:val="00D80222"/>
    <w:rsid w:val="00D80EBC"/>
    <w:rsid w:val="00D8334B"/>
    <w:rsid w:val="00D84490"/>
    <w:rsid w:val="00D85E07"/>
    <w:rsid w:val="00D906B6"/>
    <w:rsid w:val="00D966BB"/>
    <w:rsid w:val="00DB1301"/>
    <w:rsid w:val="00DB342D"/>
    <w:rsid w:val="00DC4BB4"/>
    <w:rsid w:val="00DC71DB"/>
    <w:rsid w:val="00DF0654"/>
    <w:rsid w:val="00DF2670"/>
    <w:rsid w:val="00DF2730"/>
    <w:rsid w:val="00DF47BA"/>
    <w:rsid w:val="00DF4ACA"/>
    <w:rsid w:val="00E00A28"/>
    <w:rsid w:val="00E07B96"/>
    <w:rsid w:val="00E15AD5"/>
    <w:rsid w:val="00E211F5"/>
    <w:rsid w:val="00E26735"/>
    <w:rsid w:val="00E33FD8"/>
    <w:rsid w:val="00E437CF"/>
    <w:rsid w:val="00E53472"/>
    <w:rsid w:val="00E53CAF"/>
    <w:rsid w:val="00E611E9"/>
    <w:rsid w:val="00E646FD"/>
    <w:rsid w:val="00E647A0"/>
    <w:rsid w:val="00E67FA0"/>
    <w:rsid w:val="00E760E4"/>
    <w:rsid w:val="00E806F5"/>
    <w:rsid w:val="00E8378A"/>
    <w:rsid w:val="00E86190"/>
    <w:rsid w:val="00E87018"/>
    <w:rsid w:val="00E87B28"/>
    <w:rsid w:val="00E91CD1"/>
    <w:rsid w:val="00E963CE"/>
    <w:rsid w:val="00E96D12"/>
    <w:rsid w:val="00E97CB9"/>
    <w:rsid w:val="00EB3378"/>
    <w:rsid w:val="00EB3F6A"/>
    <w:rsid w:val="00EB54B5"/>
    <w:rsid w:val="00EC2E30"/>
    <w:rsid w:val="00EC5732"/>
    <w:rsid w:val="00ED0A9E"/>
    <w:rsid w:val="00ED44BA"/>
    <w:rsid w:val="00ED5E8E"/>
    <w:rsid w:val="00ED65B6"/>
    <w:rsid w:val="00EE027D"/>
    <w:rsid w:val="00EE760E"/>
    <w:rsid w:val="00EF2715"/>
    <w:rsid w:val="00F00933"/>
    <w:rsid w:val="00F041BA"/>
    <w:rsid w:val="00F07B06"/>
    <w:rsid w:val="00F10C8D"/>
    <w:rsid w:val="00F10D23"/>
    <w:rsid w:val="00F11F45"/>
    <w:rsid w:val="00F12768"/>
    <w:rsid w:val="00F143F5"/>
    <w:rsid w:val="00F1627D"/>
    <w:rsid w:val="00F17AFC"/>
    <w:rsid w:val="00F20A80"/>
    <w:rsid w:val="00F228A1"/>
    <w:rsid w:val="00F3251E"/>
    <w:rsid w:val="00F32608"/>
    <w:rsid w:val="00F3776A"/>
    <w:rsid w:val="00F4164F"/>
    <w:rsid w:val="00F42E8F"/>
    <w:rsid w:val="00F43DDE"/>
    <w:rsid w:val="00F45562"/>
    <w:rsid w:val="00F4756E"/>
    <w:rsid w:val="00F51BA9"/>
    <w:rsid w:val="00F51F47"/>
    <w:rsid w:val="00F547F1"/>
    <w:rsid w:val="00F626FF"/>
    <w:rsid w:val="00F63CDB"/>
    <w:rsid w:val="00F66640"/>
    <w:rsid w:val="00F77719"/>
    <w:rsid w:val="00F8271B"/>
    <w:rsid w:val="00F8371D"/>
    <w:rsid w:val="00F84974"/>
    <w:rsid w:val="00F87022"/>
    <w:rsid w:val="00F90DC1"/>
    <w:rsid w:val="00F9351B"/>
    <w:rsid w:val="00FA22FF"/>
    <w:rsid w:val="00FA71F7"/>
    <w:rsid w:val="00FC0273"/>
    <w:rsid w:val="00FC0C0F"/>
    <w:rsid w:val="00FC2DF0"/>
    <w:rsid w:val="00FC613E"/>
    <w:rsid w:val="00FD281C"/>
    <w:rsid w:val="00FD4378"/>
    <w:rsid w:val="00FD47A4"/>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E7FB372"/>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1A3189"/>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BB4E629"/>
    <w:rsid w:val="3C5D9607"/>
    <w:rsid w:val="3D1A2DB7"/>
    <w:rsid w:val="3F2CDD4C"/>
    <w:rsid w:val="3FBD6A61"/>
    <w:rsid w:val="3FD06354"/>
    <w:rsid w:val="3FFE3DCC"/>
    <w:rsid w:val="413FE707"/>
    <w:rsid w:val="41E1021E"/>
    <w:rsid w:val="420D9061"/>
    <w:rsid w:val="4228454C"/>
    <w:rsid w:val="42870D7F"/>
    <w:rsid w:val="42A6B25A"/>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0E567B6"/>
    <w:rsid w:val="612F02EE"/>
    <w:rsid w:val="61757AFC"/>
    <w:rsid w:val="620B4921"/>
    <w:rsid w:val="62AAAE4B"/>
    <w:rsid w:val="62C261FF"/>
    <w:rsid w:val="63342658"/>
    <w:rsid w:val="63C11CD1"/>
    <w:rsid w:val="63C2EF9E"/>
    <w:rsid w:val="641E469B"/>
    <w:rsid w:val="643043B2"/>
    <w:rsid w:val="6465318A"/>
    <w:rsid w:val="64971A8F"/>
    <w:rsid w:val="64BEBE7C"/>
    <w:rsid w:val="64E63EB0"/>
    <w:rsid w:val="6513B8EC"/>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C69B72"/>
    <w:rsid w:val="712DA350"/>
    <w:rsid w:val="7170D29C"/>
    <w:rsid w:val="722458E0"/>
    <w:rsid w:val="7306BEE6"/>
    <w:rsid w:val="74B9330C"/>
    <w:rsid w:val="7557E461"/>
    <w:rsid w:val="756F79F5"/>
    <w:rsid w:val="771930D2"/>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4C6E4157-1E53-47A7-9B1F-85A9514C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link w:val="Heading2Char"/>
    <w:uiPriority w:val="9"/>
    <w:semiHidden/>
    <w:unhideWhenUsed/>
    <w:rsid w:val="009413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13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customStyle="1" w:styleId="Heading2Char">
    <w:name w:val="Heading 2 Char"/>
    <w:basedOn w:val="DefaultParagraphFont"/>
    <w:link w:val="Heading2"/>
    <w:uiPriority w:val="9"/>
    <w:semiHidden/>
    <w:rsid w:val="009413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4137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
      <w:docPartPr>
        <w:name w:val="B9296C70E59447BD98329FD33BBC97F4"/>
        <w:category>
          <w:name w:val="Geral"/>
          <w:gallery w:val="placeholder"/>
        </w:category>
        <w:types>
          <w:type w:val="bbPlcHdr"/>
        </w:types>
        <w:behaviors>
          <w:behavior w:val="content"/>
        </w:behaviors>
        <w:guid w:val="{1E52468A-8352-41E4-B561-4A3A1B8E7679}"/>
      </w:docPartPr>
      <w:docPartBody>
        <w:p w:rsidR="00E66D24" w:rsidRDefault="002D1D43" w:rsidP="002D1D43">
          <w:pPr>
            <w:pStyle w:val="B9296C70E59447BD98329FD33BBC97F4"/>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B2EE1"/>
    <w:rsid w:val="002D1D43"/>
    <w:rsid w:val="002F13AB"/>
    <w:rsid w:val="003954D8"/>
    <w:rsid w:val="003B38E0"/>
    <w:rsid w:val="004214D0"/>
    <w:rsid w:val="00465A25"/>
    <w:rsid w:val="004A1F85"/>
    <w:rsid w:val="004C591E"/>
    <w:rsid w:val="005055C9"/>
    <w:rsid w:val="005434F5"/>
    <w:rsid w:val="005E7EC2"/>
    <w:rsid w:val="00600D8A"/>
    <w:rsid w:val="00617896"/>
    <w:rsid w:val="00730800"/>
    <w:rsid w:val="0077693D"/>
    <w:rsid w:val="007D5396"/>
    <w:rsid w:val="007E66CB"/>
    <w:rsid w:val="008C4978"/>
    <w:rsid w:val="008F7563"/>
    <w:rsid w:val="00921D29"/>
    <w:rsid w:val="00953E55"/>
    <w:rsid w:val="00962A91"/>
    <w:rsid w:val="009857C8"/>
    <w:rsid w:val="009A37F4"/>
    <w:rsid w:val="00A836BE"/>
    <w:rsid w:val="00AB5D86"/>
    <w:rsid w:val="00AE428A"/>
    <w:rsid w:val="00B72C9C"/>
    <w:rsid w:val="00C11601"/>
    <w:rsid w:val="00DF51C9"/>
    <w:rsid w:val="00E87B28"/>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B9296C70E59447BD98329FD33BBC97F4">
    <w:name w:val="B9296C70E59447BD98329FD33BBC97F4"/>
    <w:rsid w:val="002D1D4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15C07B-9923-48D0-8D72-B611085C2220}">
  <ds:schemaRefs>
    <ds:schemaRef ds:uri="http://schemas.openxmlformats.org/officeDocument/2006/bibliography"/>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7300</Words>
  <Characters>41613</Characters>
  <Application>Microsoft Office Word</Application>
  <DocSecurity>4</DocSecurity>
  <Lines>346</Lines>
  <Paragraphs>97</Paragraphs>
  <ScaleCrop>false</ScaleCrop>
  <Company/>
  <LinksUpToDate>false</LinksUpToDate>
  <CharactersWithSpaces>48816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112</cp:revision>
  <dcterms:created xsi:type="dcterms:W3CDTF">2026-09-26T01:32:00Z</dcterms:created>
  <dcterms:modified xsi:type="dcterms:W3CDTF">2026-09-26T12:05:00Z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