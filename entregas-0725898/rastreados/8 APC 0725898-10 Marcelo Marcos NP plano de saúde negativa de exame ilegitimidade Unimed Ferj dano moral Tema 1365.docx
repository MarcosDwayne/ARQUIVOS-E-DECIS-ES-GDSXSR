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6463"/>
      </w:tblGrid>
      <w:tr w:rsidRPr="00967D14" w:rsidR="00E6149B" w14:paraId="402F2700" w14:textId="77777777">
        <w:tc>
          <w:tcPr>
            <w:tcW w:w="2608" w:type="dxa"/>
            <w:vAlign w:val="center"/>
          </w:tcPr>
          <w:p w:rsidRPr="00967D14" w:rsidR="00E6149B" w:rsidRDefault="00AD7D7D" w14:paraId="011FE209" w14:textId="77777777">
            <w:pPr>
              <w:spacing w:line="240" w:lineRule="auto"/>
              <w:jc w:val="center"/>
            </w:pPr>
            <w:r w:rsidRPr="00967D14">
              <w:rPr>
                <w:noProof/>
              </w:rPr>
              <w:drawing>
                <wp:inline distT="0" distB="0" distL="0" distR="0" wp14:anchorId="095178A7" wp14:editId="158E6195">
                  <wp:extent cx="1512000" cy="42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26918"/>
                          </a:xfrm>
                          <a:prstGeom prst="rect">
                            <a:avLst/>
                          </a:prstGeom>
                        </pic:spPr>
                      </pic:pic>
                    </a:graphicData>
                  </a:graphic>
                </wp:inline>
              </w:drawing>
            </w:r>
          </w:p>
        </w:tc>
        <w:tc>
          <w:tcPr>
            <w:tcW w:w="6463" w:type="dxa"/>
            <w:vAlign w:val="center"/>
          </w:tcPr>
          <w:p w:rsidRPr="00967D14" w:rsidR="00E6149B" w:rsidRDefault="00AD7D7D" w14:paraId="3F2F1FA1" w14:textId="77777777">
            <w:pPr>
              <w:spacing w:line="240" w:lineRule="auto"/>
              <w:jc w:val="left"/>
            </w:pPr>
            <w:r w:rsidRPr="00967D14">
              <w:rPr>
                <w:b/>
                <w:color w:val="000000"/>
                <w:sz w:val="24"/>
              </w:rPr>
              <w:t>Poder Judiciário da União</w:t>
            </w:r>
          </w:p>
          <w:p w:rsidRPr="00967D14" w:rsidR="00E6149B" w:rsidRDefault="00AD7D7D" w14:paraId="0DDD2B59" w14:textId="77777777">
            <w:pPr>
              <w:spacing w:line="240" w:lineRule="auto"/>
              <w:jc w:val="left"/>
            </w:pPr>
            <w:r w:rsidRPr="00967D14">
              <w:rPr>
                <w:color w:val="000000"/>
                <w:sz w:val="22"/>
              </w:rPr>
              <w:t>Tribunal de Justiça do Distrito Federal e dos Territórios</w:t>
            </w:r>
          </w:p>
          <w:p w:rsidRPr="00967D14" w:rsidR="00E6149B" w:rsidRDefault="00AD7D7D" w14:paraId="78D4BBB0" w14:textId="77777777">
            <w:pPr>
              <w:spacing w:line="240" w:lineRule="auto"/>
              <w:jc w:val="left"/>
            </w:pPr>
            <w:r w:rsidRPr="00967D14">
              <w:rPr>
                <w:color w:val="000000"/>
                <w:sz w:val="22"/>
              </w:rPr>
              <w:t>GDSXSR</w:t>
            </w:r>
          </w:p>
          <w:p w:rsidRPr="00967D14" w:rsidR="00E6149B" w:rsidRDefault="00AD7D7D" w14:paraId="14313E49" w14:textId="77777777">
            <w:pPr>
              <w:spacing w:line="240" w:lineRule="auto"/>
              <w:jc w:val="left"/>
            </w:pPr>
            <w:r w:rsidRPr="00967D14">
              <w:rPr>
                <w:color w:val="000000"/>
                <w:sz w:val="22"/>
              </w:rPr>
              <w:t>GABINETE DO DESEMBARGADOR SÉRGIO ROCHA</w:t>
            </w:r>
          </w:p>
        </w:tc>
      </w:tr>
    </w:tbl>
    <w:p w:rsidRPr="00967D14" w:rsidR="00E6149B" w:rsidRDefault="00E6149B" w14:paraId="6BF7F27B"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6406"/>
      </w:tblGrid>
      <w:tr w:rsidRPr="00967D14" w:rsidR="00E6149B" w:rsidTr="304DE373" w14:paraId="547B0FB6" w14:textId="77777777">
        <w:tc>
          <w:tcPr>
            <w:tcW w:w="2268" w:type="dxa"/>
            <w:tcMar/>
          </w:tcPr>
          <w:p w:rsidRPr="00967D14" w:rsidR="00E6149B" w:rsidRDefault="00AD7D7D" w14:paraId="221E3D77" w14:textId="77777777">
            <w:pPr>
              <w:jc w:val="left"/>
            </w:pPr>
            <w:r w:rsidRPr="00967D14">
              <w:rPr>
                <w:color w:val="000000"/>
                <w:sz w:val="24"/>
              </w:rPr>
              <w:t>Órgão</w:t>
            </w:r>
          </w:p>
        </w:tc>
        <w:tc>
          <w:tcPr>
            <w:tcW w:w="397" w:type="dxa"/>
            <w:tcMar/>
          </w:tcPr>
          <w:p w:rsidRPr="00967D14" w:rsidR="00E6149B" w:rsidRDefault="00AD7D7D" w14:paraId="7D28BD8B" w14:textId="77777777">
            <w:pPr>
              <w:jc w:val="left"/>
            </w:pPr>
            <w:r w:rsidRPr="00967D14">
              <w:rPr>
                <w:color w:val="000000"/>
                <w:sz w:val="24"/>
              </w:rPr>
              <w:t>:</w:t>
            </w:r>
          </w:p>
        </w:tc>
        <w:tc>
          <w:tcPr>
            <w:tcW w:w="6406" w:type="dxa"/>
            <w:tcMar/>
          </w:tcPr>
          <w:p w:rsidRPr="00967D14" w:rsidR="00E6149B" w:rsidRDefault="00AD7D7D" w14:paraId="1EFC69FF" w14:textId="77777777">
            <w:pPr>
              <w:jc w:val="left"/>
            </w:pPr>
            <w:commentRangeStart w:id="0"/>
            <w:r w:rsidRPr="304DE373" w:rsidR="00AD7D7D">
              <w:rPr>
                <w:color w:val="000000" w:themeColor="text1" w:themeTint="FF" w:themeShade="FF"/>
                <w:sz w:val="24"/>
                <w:szCs w:val="24"/>
              </w:rPr>
              <w:t>4ª Turma Cível</w:t>
            </w:r>
            <w:commentRangeEnd w:id="0"/>
            <w:r>
              <w:rPr>
                <w:rStyle w:val="CommentReference"/>
              </w:rPr>
              <w:commentReference w:id="0"/>
            </w:r>
          </w:p>
        </w:tc>
      </w:tr>
      <w:tr w:rsidRPr="00967D14" w:rsidR="00E6149B" w:rsidTr="304DE373" w14:paraId="7B070B53" w14:textId="77777777">
        <w:tc>
          <w:tcPr>
            <w:tcW w:w="2268" w:type="dxa"/>
            <w:tcMar/>
          </w:tcPr>
          <w:p w:rsidRPr="00967D14" w:rsidR="00E6149B" w:rsidRDefault="00AD7D7D" w14:paraId="10169C2D" w14:textId="77777777">
            <w:pPr>
              <w:jc w:val="left"/>
            </w:pPr>
            <w:r w:rsidRPr="00967D14">
              <w:rPr>
                <w:color w:val="000000"/>
                <w:sz w:val="24"/>
              </w:rPr>
              <w:t>Classe</w:t>
            </w:r>
          </w:p>
        </w:tc>
        <w:tc>
          <w:tcPr>
            <w:tcW w:w="397" w:type="dxa"/>
            <w:tcMar/>
          </w:tcPr>
          <w:p w:rsidRPr="00967D14" w:rsidR="00E6149B" w:rsidRDefault="00AD7D7D" w14:paraId="4E7222C5" w14:textId="77777777">
            <w:pPr>
              <w:jc w:val="left"/>
            </w:pPr>
            <w:r w:rsidRPr="00967D14">
              <w:rPr>
                <w:color w:val="000000"/>
                <w:sz w:val="24"/>
              </w:rPr>
              <w:t>:</w:t>
            </w:r>
          </w:p>
        </w:tc>
        <w:tc>
          <w:tcPr>
            <w:tcW w:w="6406" w:type="dxa"/>
            <w:tcMar/>
          </w:tcPr>
          <w:p w:rsidRPr="00967D14" w:rsidR="00E6149B" w:rsidRDefault="00AD7D7D" w14:paraId="0BACB0CB" w14:textId="77777777">
            <w:pPr>
              <w:jc w:val="left"/>
            </w:pPr>
            <w:r w:rsidRPr="00967D14">
              <w:rPr>
                <w:color w:val="000000"/>
                <w:sz w:val="24"/>
              </w:rPr>
              <w:t>Apelação Cível</w:t>
            </w:r>
          </w:p>
        </w:tc>
      </w:tr>
      <w:tr w:rsidRPr="00967D14" w:rsidR="00E6149B" w:rsidTr="304DE373" w14:paraId="47B8BFD4" w14:textId="77777777">
        <w:tc>
          <w:tcPr>
            <w:tcW w:w="2268" w:type="dxa"/>
            <w:tcMar/>
          </w:tcPr>
          <w:p w:rsidRPr="00967D14" w:rsidR="00E6149B" w:rsidRDefault="00AD7D7D" w14:paraId="584A561A" w14:textId="77777777">
            <w:pPr>
              <w:jc w:val="left"/>
            </w:pPr>
            <w:r w:rsidRPr="00967D14">
              <w:rPr>
                <w:color w:val="000000"/>
                <w:sz w:val="24"/>
              </w:rPr>
              <w:t>Processo nº</w:t>
            </w:r>
          </w:p>
        </w:tc>
        <w:tc>
          <w:tcPr>
            <w:tcW w:w="397" w:type="dxa"/>
            <w:tcMar/>
          </w:tcPr>
          <w:p w:rsidRPr="00967D14" w:rsidR="00E6149B" w:rsidRDefault="00AD7D7D" w14:paraId="36D61377" w14:textId="77777777">
            <w:pPr>
              <w:jc w:val="left"/>
            </w:pPr>
            <w:r w:rsidRPr="00967D14">
              <w:rPr>
                <w:color w:val="000000"/>
                <w:sz w:val="24"/>
              </w:rPr>
              <w:t>:</w:t>
            </w:r>
          </w:p>
        </w:tc>
        <w:tc>
          <w:tcPr>
            <w:tcW w:w="6406" w:type="dxa"/>
            <w:tcMar/>
          </w:tcPr>
          <w:p w:rsidRPr="00967D14" w:rsidR="00E6149B" w:rsidRDefault="00AD7D7D" w14:paraId="4DB584E9" w14:textId="77777777">
            <w:pPr>
              <w:jc w:val="left"/>
            </w:pPr>
            <w:r w:rsidRPr="00967D14">
              <w:rPr>
                <w:color w:val="000000"/>
                <w:sz w:val="24"/>
              </w:rPr>
              <w:t>0725898-10.2025.8.07.0007</w:t>
            </w:r>
          </w:p>
        </w:tc>
      </w:tr>
      <w:tr w:rsidRPr="00967D14" w:rsidR="00E6149B" w:rsidTr="304DE373" w14:paraId="776F4217" w14:textId="77777777">
        <w:tc>
          <w:tcPr>
            <w:tcW w:w="2268" w:type="dxa"/>
            <w:tcMar/>
          </w:tcPr>
          <w:p w:rsidRPr="00967D14" w:rsidR="00E6149B" w:rsidRDefault="00AD7D7D" w14:paraId="15A3F20C" w14:textId="77777777">
            <w:pPr>
              <w:jc w:val="left"/>
            </w:pPr>
            <w:r w:rsidRPr="00967D14">
              <w:rPr>
                <w:color w:val="000000"/>
                <w:sz w:val="24"/>
              </w:rPr>
              <w:t>Apelante (s)</w:t>
            </w:r>
          </w:p>
        </w:tc>
        <w:tc>
          <w:tcPr>
            <w:tcW w:w="397" w:type="dxa"/>
            <w:tcMar/>
          </w:tcPr>
          <w:p w:rsidRPr="00967D14" w:rsidR="00E6149B" w:rsidRDefault="00AD7D7D" w14:paraId="4D897B85" w14:textId="77777777">
            <w:pPr>
              <w:jc w:val="left"/>
            </w:pPr>
            <w:r w:rsidRPr="00967D14">
              <w:rPr>
                <w:color w:val="000000"/>
                <w:sz w:val="24"/>
              </w:rPr>
              <w:t>:</w:t>
            </w:r>
          </w:p>
        </w:tc>
        <w:tc>
          <w:tcPr>
            <w:tcW w:w="6406" w:type="dxa"/>
            <w:tcMar/>
          </w:tcPr>
          <w:p w:rsidRPr="00967D14" w:rsidR="00E6149B" w:rsidRDefault="00AD7D7D" w14:paraId="2E5469E5" w14:textId="77777777">
            <w:pPr>
              <w:jc w:val="left"/>
            </w:pPr>
            <w:r w:rsidRPr="00967D14">
              <w:rPr>
                <w:color w:val="000000"/>
                <w:sz w:val="24"/>
              </w:rPr>
              <w:t>UNIMED FERJ PRONTO ATENDIMENTO SERVIÇOS MÉDICOS LTDA</w:t>
            </w:r>
          </w:p>
        </w:tc>
      </w:tr>
      <w:tr w:rsidRPr="00967D14" w:rsidR="00E6149B" w:rsidTr="304DE373" w14:paraId="5F8B7997" w14:textId="77777777">
        <w:tc>
          <w:tcPr>
            <w:tcW w:w="2268" w:type="dxa"/>
            <w:tcMar/>
          </w:tcPr>
          <w:p w:rsidRPr="00967D14" w:rsidR="00E6149B" w:rsidRDefault="00AD7D7D" w14:paraId="02476CA3" w14:textId="77777777">
            <w:pPr>
              <w:jc w:val="left"/>
            </w:pPr>
            <w:r w:rsidRPr="00967D14">
              <w:rPr>
                <w:color w:val="000000"/>
                <w:sz w:val="24"/>
              </w:rPr>
              <w:t>Apelado (a)(s)</w:t>
            </w:r>
          </w:p>
        </w:tc>
        <w:tc>
          <w:tcPr>
            <w:tcW w:w="397" w:type="dxa"/>
            <w:tcMar/>
          </w:tcPr>
          <w:p w:rsidRPr="00967D14" w:rsidR="00E6149B" w:rsidRDefault="00AD7D7D" w14:paraId="091F5B7F" w14:textId="77777777">
            <w:pPr>
              <w:jc w:val="left"/>
            </w:pPr>
            <w:r w:rsidRPr="00967D14">
              <w:rPr>
                <w:color w:val="000000"/>
                <w:sz w:val="24"/>
              </w:rPr>
              <w:t>:</w:t>
            </w:r>
          </w:p>
        </w:tc>
        <w:tc>
          <w:tcPr>
            <w:tcW w:w="6406" w:type="dxa"/>
            <w:tcMar/>
          </w:tcPr>
          <w:p w:rsidRPr="00967D14" w:rsidR="00E6149B" w:rsidRDefault="00AD7D7D" w14:paraId="1305C60C" w14:textId="77777777">
            <w:pPr>
              <w:jc w:val="left"/>
            </w:pPr>
            <w:commentRangeStart w:id="1"/>
            <w:r w:rsidRPr="00967D14">
              <w:rPr>
                <w:color w:val="000000"/>
                <w:sz w:val="24"/>
              </w:rPr>
              <w:t>DALMI MANGABEIRA</w:t>
            </w:r>
            <w:commentRangeEnd w:id="1"/>
            <w:r w:rsidRPr="00967D14">
              <w:rPr>
                <w:rStyle w:val="Refdecomentrio"/>
                <w:sz w:val="28"/>
                <w:szCs w:val="22"/>
              </w:rPr>
              <w:commentReference w:id="1"/>
            </w:r>
          </w:p>
        </w:tc>
      </w:tr>
      <w:tr w:rsidRPr="00967D14" w:rsidR="00E6149B" w:rsidTr="304DE373" w14:paraId="39306393" w14:textId="77777777">
        <w:tc>
          <w:tcPr>
            <w:tcW w:w="2268" w:type="dxa"/>
            <w:tcMar/>
          </w:tcPr>
          <w:p w:rsidRPr="00967D14" w:rsidR="00E6149B" w:rsidRDefault="00AD7D7D" w14:paraId="04C46C24" w14:textId="77777777">
            <w:pPr>
              <w:jc w:val="left"/>
            </w:pPr>
            <w:r w:rsidRPr="00967D14">
              <w:rPr>
                <w:color w:val="000000"/>
                <w:sz w:val="24"/>
              </w:rPr>
              <w:t>Relator(a)</w:t>
            </w:r>
          </w:p>
        </w:tc>
        <w:tc>
          <w:tcPr>
            <w:tcW w:w="397" w:type="dxa"/>
            <w:tcMar/>
          </w:tcPr>
          <w:p w:rsidRPr="00967D14" w:rsidR="00E6149B" w:rsidRDefault="00AD7D7D" w14:paraId="7E754770" w14:textId="77777777">
            <w:pPr>
              <w:jc w:val="left"/>
            </w:pPr>
            <w:r w:rsidRPr="00967D14">
              <w:rPr>
                <w:color w:val="000000"/>
                <w:sz w:val="24"/>
              </w:rPr>
              <w:t>:</w:t>
            </w:r>
          </w:p>
        </w:tc>
        <w:tc>
          <w:tcPr>
            <w:tcW w:w="6406" w:type="dxa"/>
            <w:tcMar/>
          </w:tcPr>
          <w:p w:rsidRPr="00967D14" w:rsidR="00E6149B" w:rsidRDefault="00AD7D7D" w14:paraId="744293E3" w14:textId="77777777">
            <w:pPr>
              <w:jc w:val="left"/>
            </w:pPr>
            <w:r w:rsidRPr="00967D14">
              <w:rPr>
                <w:b/>
                <w:color w:val="000000"/>
                <w:sz w:val="24"/>
              </w:rPr>
              <w:t>Des. Sérgio Rocha</w:t>
            </w:r>
          </w:p>
        </w:tc>
      </w:tr>
    </w:tbl>
    <w:p w:rsidR="00E6149B" w:rsidRDefault="00E6149B" w14:paraId="144281EF" w14:textId="77777777">
      <w:pPr>
        <w:keepNext/>
      </w:pPr>
    </w:p>
    <w:p w:rsidR="00C6291A" w:rsidP="00C6291A" w:rsidRDefault="00C6291A" w14:paraId="64831CA4" w14:textId="77777777">
      <w:pPr>
        <w:keepNext/>
        <w:jc w:val="left"/>
        <w:pPrChange w:id="1114" w:author="Assessor GDSXSR" w:date="2026-10-31T22:13:05Z">
          <w:pPr>
            <w:keepNext/>
            <w:jc w:val="center"/>
          </w:pPr>
        </w:pPrChange>
      </w:pPr>
      <w:r>
        <w:t>EMENTA</w:t>
      </w:r>
    </w:p>
    <w:p w:rsidR="00C6291A" w:rsidP="00C6291A" w:rsidRDefault="00C6291A" w14:paraId="247A01C3" w14:textId="77777777">
      <w:commentRangeStart w:id="29"/>
      <w:r>
        <w:t xml:space="preserve">APELAÇÃO CÍVEL. DIREITO DO CONSUMIDOR E PROCESSUAL CIVIL. PLANO DE SAÚDE. NEGATIVA DE COBERTURA DE EXAME PRÉ-CIRÚRGICO. ANEURISMA CEREBRAL. </w:t>
      </w:r>
      <w:commentRangeStart w:id="2"/>
      <w:r>
        <w:t>PESSOA IDOSA</w:t>
      </w:r>
      <w:commentRangeEnd w:id="2"/>
      <w:r w:rsidR="00F14AE2">
        <w:rPr>
          <w:rStyle w:val="Refdecomentrio"/>
          <w:sz w:val="28"/>
          <w:szCs w:val="22"/>
        </w:rPr>
        <w:commentReference w:id="2"/>
      </w:r>
      <w:r>
        <w:t xml:space="preserve">. ILEGITIMIDADE PASSIVA AFASTADA. TRANSFERÊNCIA DA ASSISTÊNCIA A OUTRA OPERADORA. INOPONIBILIDADE À CONSUMIDORA. DANO MORAL CONFIGURADO. </w:t>
      </w:r>
      <w:commentRangeStart w:id="3"/>
      <w:r>
        <w:t>TEMA 1.365 DO STJ</w:t>
      </w:r>
      <w:commentRangeEnd w:id="3"/>
      <w:r>
        <w:rPr>
          <w:rStyle w:val="Refdecomentrio"/>
          <w:sz w:val="28"/>
          <w:szCs w:val="22"/>
        </w:rPr>
        <w:commentReference w:id="3"/>
      </w:r>
      <w:r>
        <w:t>. RECURSO NÃO PROVIDO.</w:t>
      </w:r>
      <w:commentRangeEnd w:id="29"/>
      <w:r>
        <w:rPr>
          <w:rStyle w:val="CommentReference"/>
        </w:rPr>
        <w:commentReference w:id="29"/>
      </w:r>
    </w:p>
    <w:p w:rsidR="00C6291A" w:rsidP="00C6291A" w:rsidRDefault="00C6291A" w14:paraId="77A26E2D" w14:textId="77777777">
      <w:r>
        <w:rPr>
          <w:b/>
        </w:rPr>
        <w:t>I. Caso em exame</w:t>
      </w:r>
    </w:p>
    <w:p w:rsidR="00C6291A" w:rsidP="00C6291A" w:rsidRDefault="00C6291A" w14:paraId="2D69BA79" w14:textId="77777777">
      <w:commentRangeStart w:id="30"/>
      <w:commentRangeStart w:id="4"/>
      <w:r>
        <w:t xml:space="preserve">1. Ação proposta por </w:t>
      </w:r>
      <w:del w:id="1029" w:author="Assessor GDSXSR" w:date="2026-10-31T22:13:05Z">
        <w:r>
          <w:delText xml:space="preserve">pessoa</w:delText>
        </w:r>
      </w:del>
      <w:ins w:id="1030" w:author="Assessor GDSXSR" w:date="2026-10-31T22:13:05Z">
        <w:r>
          <w:rPr>
            <w:color w:val="808080"/>
          </w:rPr>
          <w:t xml:space="preserve">idosa,</w:t>
        </w:r>
      </w:ins>
      <w:r>
        <w:t xml:space="preserve"> </w:t>
      </w:r>
      <w:del w:id="1031" w:author="Assessor GDSXSR" w:date="2026-10-31T22:13:05Z">
        <w:r>
          <w:delText xml:space="preserve">natural</w:delText>
        </w:r>
      </w:del>
      <w:ins w:id="1032" w:author="Assessor GDSXSR" w:date="2026-10-31T22:13:05Z">
        <w:r>
          <w:rPr>
            <w:color w:val="808080"/>
          </w:rPr>
          <w:t xml:space="preserve">com 72 anos de idade,</w:t>
        </w:r>
      </w:ins>
      <w:r>
        <w:t xml:space="preserve"> contra </w:t>
      </w:r>
      <w:del w:id="1033" w:author="Assessor GDSXSR" w:date="2026-10-31T22:13:05Z">
        <w:r>
          <w:delText xml:space="preserve">UNIMED</w:delText>
        </w:r>
      </w:del>
      <w:ins w:id="1034" w:author="Assessor GDSXSR" w:date="2026-10-31T22:13:05Z">
        <w:r>
          <w:rPr>
            <w:color w:val="808080"/>
          </w:rPr>
          <w:t xml:space="preserve">Unimed</w:t>
        </w:r>
      </w:ins>
      <w:r>
        <w:t xml:space="preserve"> </w:t>
      </w:r>
      <w:del w:id="1035" w:author="Assessor GDSXSR" w:date="2026-10-31T22:13:05Z">
        <w:r>
          <w:delText xml:space="preserve">FERJ</w:delText>
        </w:r>
      </w:del>
      <w:ins w:id="1036" w:author="Assessor GDSXSR" w:date="2026-10-31T22:13:05Z">
        <w:r>
          <w:rPr>
            <w:color w:val="808080"/>
          </w:rPr>
          <w:t xml:space="preserve">Ferj</w:t>
        </w:r>
      </w:ins>
      <w:r>
        <w:t xml:space="preserve"> </w:t>
      </w:r>
      <w:del w:id="1037" w:author="Assessor GDSXSR" w:date="2026-10-31T22:13:05Z">
        <w:r>
          <w:delText xml:space="preserve">PRONTO</w:delText>
        </w:r>
      </w:del>
      <w:ins w:id="1038" w:author="Assessor GDSXSR" w:date="2026-10-31T22:13:05Z">
        <w:r>
          <w:rPr>
            <w:color w:val="808080"/>
          </w:rPr>
          <w:t xml:space="preserve">Pronto</w:t>
        </w:r>
      </w:ins>
      <w:r>
        <w:t xml:space="preserve"> </w:t>
      </w:r>
      <w:del w:id="1039" w:author="Assessor GDSXSR" w:date="2026-10-31T22:13:05Z">
        <w:r>
          <w:delText xml:space="preserve">ATENDIMENTO</w:delText>
        </w:r>
      </w:del>
      <w:ins w:id="1040" w:author="Assessor GDSXSR" w:date="2026-10-31T22:13:05Z">
        <w:r>
          <w:rPr>
            <w:color w:val="808080"/>
          </w:rPr>
          <w:t xml:space="preserve">Atendimento</w:t>
        </w:r>
      </w:ins>
      <w:r>
        <w:t xml:space="preserve"> </w:t>
      </w:r>
      <w:del w:id="1041" w:author="Assessor GDSXSR" w:date="2026-10-31T22:13:05Z">
        <w:r>
          <w:delText xml:space="preserve">SERVIÇOS</w:delText>
        </w:r>
      </w:del>
      <w:ins w:id="1042" w:author="Assessor GDSXSR" w:date="2026-10-31T22:13:05Z">
        <w:r>
          <w:rPr>
            <w:color w:val="808080"/>
          </w:rPr>
          <w:t xml:space="preserve">Serviços</w:t>
        </w:r>
      </w:ins>
      <w:r>
        <w:t xml:space="preserve"> </w:t>
      </w:r>
      <w:del w:id="1043" w:author="Assessor GDSXSR" w:date="2026-10-31T22:13:05Z">
        <w:r>
          <w:delText xml:space="preserve">MÉDICOS</w:delText>
        </w:r>
      </w:del>
      <w:ins w:id="1044" w:author="Assessor GDSXSR" w:date="2026-10-31T22:13:05Z">
        <w:r>
          <w:rPr>
            <w:color w:val="808080"/>
          </w:rPr>
          <w:t xml:space="preserve">Médicos</w:t>
        </w:r>
      </w:ins>
      <w:r>
        <w:t xml:space="preserve"> </w:t>
      </w:r>
      <w:del w:id="1045" w:author="Assessor GDSXSR" w:date="2026-10-31T22:13:05Z">
        <w:r>
          <w:delText xml:space="preserve">LTDA</w:delText>
        </w:r>
      </w:del>
      <w:ins w:id="1046" w:author="Assessor GDSXSR" w:date="2026-10-31T22:13:05Z">
        <w:r>
          <w:rPr>
            <w:color w:val="808080"/>
          </w:rPr>
          <w:t xml:space="preserve">Ltda</w:t>
        </w:r>
      </w:ins>
      <w:r>
        <w:t xml:space="preserve">., visando à cobertura de exame pré-cirúrgico prescrito para tratamento de aneurisma cerebral</w:t>
      </w:r>
      <w:ins w:id="1047" w:author="Assessor GDSXSR" w:date="2026-10-31T22:13:05Z">
        <w:r>
          <w:rPr>
            <w:color w:val="808080"/>
          </w:rPr>
          <w:t xml:space="preserve"> (R$ 20</w:t>
        </w:r>
      </w:ins>
      <w:r>
        <w:t xml:space="preserve">.</w:t>
      </w:r>
      <w:del w:id="1048" w:author="Assessor GDSXSR" w:date="2026-10-31T22:13:05Z">
        <w:r>
          <w:delText xml:space="preserve"> A autora possuía 72 anos ao ajuizamento da ação</w:delText>
        </w:r>
      </w:del>
      <w:ins w:id="1049" w:author="Assessor GDSXSR" w:date="2026-10-31T22:13:05Z">
        <w:r>
          <w:rPr>
            <w:color w:val="808080"/>
          </w:rPr>
          <w:t xml:space="preserve">000,00)</w:t>
        </w:r>
      </w:ins>
      <w:r>
        <w:t xml:space="preserve">.</w:t>
      </w:r>
      <w:commentRangeEnd w:id="4"/>
      <w:commentRangeEnd w:id="30"/>
      <w:r>
        <w:rPr>
          <w:rStyle w:val="Refdecomentrio"/>
          <w:sz w:val="28"/>
          <w:szCs w:val="22"/>
        </w:rPr>
        <w:commentReference w:id="4"/>
      </w:r>
      <w:r>
        <w:rPr>
          <w:rStyle w:val="CommentReference"/>
        </w:rPr>
        <w:commentReference w:id="30"/>
      </w:r>
    </w:p>
    <w:p w:rsidR="00C6291A" w:rsidP="00C6291A" w:rsidRDefault="00C6291A" w14:paraId="4C236CD4" w14:textId="77777777">
      <w:r>
        <w:t>2. A sentença julgou procedentes os pedidos para confirmar a tutela de urgência, condenar a ré à cobertura do tratamento, ao pagamento de multa de R$ 20.000,00 pelo descumprimento da tutela e de danos morais de R$ 10.000,00.</w:t>
      </w:r>
    </w:p>
    <w:p w:rsidR="00C6291A" w:rsidP="00C6291A" w:rsidRDefault="00C6291A" w14:paraId="0612D5B0" w14:textId="77777777">
      <w:r>
        <w:lastRenderedPageBreak/>
        <w:t>3. A ré apelou alegando ilegitimidade passiva, inexistência de negativa indevida, ausência de cobertura obrigatória do exame, inexistência de dano moral e descabimento da inversão do ônus da prova.</w:t>
      </w:r>
    </w:p>
    <w:p w:rsidR="00C6291A" w:rsidP="00C6291A" w:rsidRDefault="00C6291A" w14:paraId="1B9C7E28" w14:textId="77777777">
      <w:r>
        <w:rPr>
          <w:b/>
        </w:rPr>
        <w:t>II. Questão em discussão</w:t>
      </w:r>
    </w:p>
    <w:p w:rsidR="00C6291A" w:rsidP="00C6291A" w:rsidRDefault="00C6291A" w14:paraId="5DA0875E" w14:textId="77777777">
      <w:r>
        <w:t xml:space="preserve">4. Há três questões em discussão: </w:t>
      </w:r>
      <w:r>
        <w:rPr>
          <w:b/>
        </w:rPr>
        <w:t>(i)</w:t>
      </w:r>
      <w:r>
        <w:t xml:space="preserve"> saber se a transferência da assistência dos beneficiários à Unimed do Brasil afasta a legitimidade passiva da ré; </w:t>
      </w:r>
      <w:r>
        <w:rPr>
          <w:b/>
        </w:rPr>
        <w:t>(ii)</w:t>
      </w:r>
      <w:r>
        <w:t xml:space="preserve"> saber se houve negativa indevida de cobertura do exame; e </w:t>
      </w:r>
      <w:r>
        <w:rPr>
          <w:b/>
        </w:rPr>
        <w:t>(iii)</w:t>
      </w:r>
      <w:r>
        <w:t xml:space="preserve"> saber se a situação concreta justifica a indenização por danos morais.</w:t>
      </w:r>
    </w:p>
    <w:p w:rsidR="00C6291A" w:rsidP="00C6291A" w:rsidRDefault="00C6291A" w14:paraId="7275FBE2" w14:textId="77777777">
      <w:r>
        <w:rPr>
          <w:b/>
        </w:rPr>
        <w:t>III. Razões de decidir</w:t>
      </w:r>
    </w:p>
    <w:p w:rsidR="00C6291A" w:rsidP="00C6291A" w:rsidRDefault="00C6291A" w14:paraId="334D0C08" w14:textId="77777777">
      <w:commentRangeStart w:id="5"/>
      <w:r>
        <w:t xml:space="preserve">5. A transferência da assistência ocorreu após a negativa de cobertura e a concessão da tutela de urgência. O ajuste firmado entre as operadoras não pode ser oposto à consumidora e não altera a legitimidade das partes (CPC</w:t>
      </w:r>
      <w:del w:id="1050" w:author="Assessor GDSXSR" w:date="2026-10-31T22:13:05Z">
        <w:r>
          <w:delText xml:space="preserve">, art.</w:delText>
        </w:r>
      </w:del>
      <w:r>
        <w:t xml:space="preserve"> 109).</w:t>
      </w:r>
      <w:commentRangeEnd w:id="5"/>
      <w:r>
        <w:rPr>
          <w:rStyle w:val="Refdecomentrio"/>
          <w:sz w:val="28"/>
          <w:szCs w:val="22"/>
        </w:rPr>
        <w:commentReference w:id="5"/>
      </w:r>
    </w:p>
    <w:p w:rsidR="00C6291A" w:rsidP="00C6291A" w:rsidRDefault="00C6291A" w14:paraId="2DD35D5C" w14:textId="77777777">
      <w:r>
        <w:t>6. A negativa ficou comprovada nos autos. A ré não demonstrou a autorização do exame nem o cumprimento da tutela de urgência, tampouco comprovou a alegada ausência de cobertura obrigatória.</w:t>
      </w:r>
    </w:p>
    <w:p>
      <w:pPr>
        <w:rPr>
          <w:ins w:id="1053" w:author="Assessor GDSXSR" w:date="2026-10-31T22:13:05Z"/>
        </w:rPr>
      </w:pPr>
      <w:commentRangeStart w:id="31"/>
      <w:commentRangeStart w:id="6"/>
      <w:r>
        <w:t xml:space="preserve">7. O dano moral não decorre da simples negativa de cobertura, conforme o Tema 1.365 do STJ. No caso, a recusa atingiu pessoa idosa portadora de aneurisma cerebral, em fase pré-cirúrgica, e persistiu mesmo após ordem judicial, circunstâncias que ultrapassam o mero inadimplemento contratual.</w:t>
      </w:r>
    </w:p>
    <w:p w:rsidR="00C6291A" w:rsidP="00C6291A" w:rsidRDefault="00C6291A" w14:paraId="20B14CB8" w14:textId="77777777">
      <w:ins w:id="1051" w:author="Assessor GDSXSR" w:date="2026-10-31T22:13:05Z">
        <w:r>
          <w:rPr>
            <w:color w:val="808080"/>
          </w:rPr>
          <w:t xml:space="preserve">8.</w:t>
        </w:r>
      </w:ins>
      <w:r>
        <w:t xml:space="preserve"> A indenização de R$ 10.000,00 mostra-se proporcional</w:t>
      </w:r>
      <w:ins w:id="1052" w:author="Assessor GDSXSR" w:date="2026-10-31T22:13:05Z">
        <w:r>
          <w:rPr>
            <w:color w:val="808080"/>
          </w:rPr>
          <w:t xml:space="preserve"> (CC 884)</w:t>
        </w:r>
      </w:ins>
      <w:r>
        <w:t xml:space="preserve">.</w:t>
      </w:r>
      <w:commentRangeEnd w:id="6"/>
      <w:commentRangeEnd w:id="31"/>
      <w:r>
        <w:rPr>
          <w:rStyle w:val="Refdecomentrio"/>
          <w:sz w:val="28"/>
          <w:szCs w:val="22"/>
        </w:rPr>
        <w:commentReference w:id="6"/>
      </w:r>
      <w:r>
        <w:rPr>
          <w:rStyle w:val="CommentReference"/>
        </w:rPr>
        <w:commentReference w:id="31"/>
      </w:r>
    </w:p>
    <w:p w:rsidR="00C6291A" w:rsidP="00C6291A" w:rsidRDefault="00C6291A" w14:paraId="4CD8EE75" w14:textId="77777777">
      <w:r>
        <w:rPr>
          <w:b/>
        </w:rPr>
        <w:t>IV. Dispositivo</w:t>
      </w:r>
    </w:p>
    <w:p w:rsidR="00C6291A" w:rsidP="00C6291A" w:rsidRDefault="00C6291A" w14:paraId="3940E083" w14:textId="77777777">
      <w:commentRangeStart w:id="32"/>
      <w:del w:id="1054" w:author="Assessor GDSXSR" w:date="2026-10-31T22:13:05Z">
        <w:r>
          <w:delText xml:space="preserve">8</w:delText>
        </w:r>
      </w:del>
      <w:ins w:id="1055" w:author="Assessor GDSXSR" w:date="2026-10-31T22:13:05Z">
        <w:r>
          <w:rPr>
            <w:color w:val="808080"/>
          </w:rPr>
          <w:t xml:space="preserve">9</w:t>
        </w:r>
      </w:ins>
      <w:r>
        <w:t xml:space="preserve">. Rejeitou-se a preliminar de ilegitimidade passiva e</w:t>
      </w:r>
      <w:ins w:id="1056" w:author="Assessor GDSXSR" w:date="2026-10-31T22:13:05Z">
        <w:r>
          <w:rPr>
            <w:color w:val="808080"/>
          </w:rPr>
          <w:t xml:space="preserve">, no mérito,</w:t>
        </w:r>
      </w:ins>
      <w:r>
        <w:t xml:space="preserve"> negou-se provimento ao apelo da ré.</w:t>
      </w:r>
      <w:commentRangeEnd w:id="32"/>
      <w:r>
        <w:rPr>
          <w:rStyle w:val="CommentReference"/>
        </w:rPr>
        <w:commentReference w:id="32"/>
      </w:r>
    </w:p>
    <w:p w:rsidR="00C6291A" w:rsidP="00C6291A" w:rsidRDefault="00C6291A" w14:paraId="08F1CB8C" w14:textId="77777777">
      <w:r>
        <w:t>______</w:t>
      </w:r>
    </w:p>
    <w:p w:rsidR="00C6291A" w:rsidP="00C6291A" w:rsidRDefault="00C6291A" w14:paraId="3F1A780D" w14:textId="77777777">
      <w:commentRangeStart w:id="7"/>
      <w:r>
        <w:rPr>
          <w:i w:val="1"/>
          <w:iCs w:val="1"/>
          <w:sz w:val="26"/>
          <w:szCs w:val="26"/>
        </w:rPr>
        <w:t xml:space="preserve">Dispositivos relevantes citados</w:t>
      </w:r>
      <w:r>
        <w:rPr>
          <w:i w:val="1"/>
          <w:iCs w:val="1"/>
          <w:sz w:val="26"/>
          <w:szCs w:val="26"/>
        </w:rPr>
        <w:t xml:space="preserve">: </w:t>
      </w:r>
      <w:r>
        <w:rPr>
          <w:i w:val="0"/>
          <w:iCs w:val="0"/>
          <w:sz w:val="26"/>
          <w:szCs w:val="26"/>
        </w:rPr>
        <w:t xml:space="preserve">CPC, arts.</w:t>
      </w:r>
      <w:ins w:id="1057" w:author="Assessor GDSXSR" w:date="2026-10-31T22:13:05Z">
        <w:r>
          <w:rPr>
            <w:i w:val="0"/>
            <w:iCs w:val="0"/>
            <w:color w:val="808080"/>
            <w:sz w:val="26"/>
            <w:szCs w:val="26"/>
          </w:rPr>
          <w:t xml:space="preserve"> 85, § 11,</w:t>
        </w:r>
      </w:ins>
      <w:r>
        <w:rPr>
          <w:i w:val="0"/>
          <w:iCs w:val="0"/>
          <w:sz w:val="26"/>
          <w:szCs w:val="26"/>
        </w:rPr>
        <w:t xml:space="preserve"> 109 e 373, II; CDC, arts. 6º, VIII, e 7º, parágrafo único; CC, art. 884</w:t>
      </w:r>
      <w:r>
        <w:rPr>
          <w:i w:val="1"/>
          <w:iCs w:val="1"/>
          <w:sz w:val="26"/>
          <w:szCs w:val="26"/>
        </w:rPr>
        <w:t xml:space="preserve">.</w:t>
      </w:r>
      <w:commentRangeEnd w:id="7"/>
      <w:r>
        <w:rPr>
          <w:rStyle w:val="CommentReference"/>
        </w:rPr>
        <w:commentReference w:id="7"/>
      </w:r>
    </w:p>
    <w:p w:rsidR="00C6291A" w:rsidP="7243487D" w:rsidRDefault="00C6291A" w14:paraId="757C5B6B" w14:textId="77777777">
      <w:pPr>
        <w:rPr>
          <w:i w:val="0"/>
          <w:iCs w:val="0"/>
          <w:sz w:val="26"/>
          <w:szCs w:val="26"/>
        </w:rPr>
      </w:pPr>
      <w:commentRangeStart w:id="33"/>
      <w:commentRangeStart w:id="8"/>
      <w:commentRangeStart w:id="9"/>
      <w:r>
        <w:rPr>
          <w:i w:val="1"/>
          <w:iCs w:val="1"/>
          <w:sz w:val="26"/>
          <w:szCs w:val="26"/>
        </w:rPr>
        <w:t xml:space="preserve">Jurisprudência relevante citada:</w:t>
      </w:r>
      <w:r>
        <w:rPr>
          <w:i w:val="0"/>
          <w:iCs w:val="0"/>
          <w:sz w:val="26"/>
          <w:szCs w:val="26"/>
        </w:rPr>
        <w:t xml:space="preserve"> STJ</w:t>
      </w:r>
      <w:del w:id="1058" w:author="Assessor GDSXSR" w:date="2026-10-31T22:13:05Z">
        <w:r>
          <w:rPr>
            <w:i w:val="0"/>
            <w:iCs w:val="0"/>
            <w:sz w:val="26"/>
            <w:szCs w:val="26"/>
          </w:rPr>
          <w:delText xml:space="preserve">, </w:delText>
        </w:r>
        <w:r>
          <w:rPr>
            <w:i w:val="0"/>
            <w:iCs w:val="0"/>
            <w:sz w:val="26"/>
            <w:szCs w:val="26"/>
          </w:rPr>
          <w:delText xml:space="preserve">Tema 1.365</w:delText>
        </w:r>
      </w:del>
      <w:r>
        <w:rPr>
          <w:i w:val="0"/>
          <w:iCs w:val="0"/>
          <w:sz w:val="26"/>
          <w:szCs w:val="26"/>
        </w:rPr>
        <w:t xml:space="preserve">, REsp nº 2.197.574/SP e REsp nº 2.165.670/SP, Rel. Min. Ricardo Villas Bôas Cueva, Segunda Seção, j. 11/03/2026, DJEN 20/03/2026</w:t>
      </w:r>
      <w:ins w:id="1059" w:author="Assessor GDSXSR" w:date="2026-10-31T22:13:05Z">
        <w:r>
          <w:rPr>
            <w:i w:val="0"/>
            <w:iCs w:val="0"/>
            <w:color w:val="808080"/>
            <w:sz w:val="26"/>
            <w:szCs w:val="26"/>
          </w:rPr>
          <w:t xml:space="preserve">, Tema 1.365</w:t>
        </w:r>
      </w:ins>
      <w:r>
        <w:rPr>
          <w:i w:val="0"/>
          <w:iCs w:val="0"/>
          <w:sz w:val="26"/>
          <w:szCs w:val="26"/>
        </w:rPr>
        <w:t xml:space="preserve">; TJDFT, </w:t>
      </w:r>
      <w:del w:id="1060" w:author="Assessor GDSXSR" w:date="2026-10-31T22:13:05Z">
        <w:r>
          <w:rPr>
            <w:i w:val="0"/>
            <w:iCs w:val="0"/>
            <w:sz w:val="26"/>
            <w:szCs w:val="26"/>
          </w:rPr>
          <w:delText xml:space="preserve">APC</w:delText>
        </w:r>
      </w:del>
      <w:ins w:id="1061" w:author="Assessor GDSXSR" w:date="2026-10-31T22:13:05Z">
        <w:r>
          <w:rPr>
            <w:i w:val="0"/>
            <w:iCs w:val="0"/>
            <w:color w:val="808080"/>
            <w:sz w:val="26"/>
            <w:szCs w:val="26"/>
          </w:rPr>
          <w:t xml:space="preserve">Acórdão 2136147, Processo</w:t>
        </w:r>
      </w:ins>
      <w:r>
        <w:rPr>
          <w:i w:val="0"/>
          <w:iCs w:val="0"/>
          <w:sz w:val="26"/>
          <w:szCs w:val="26"/>
        </w:rPr>
        <w:t xml:space="preserve"> nº 0703187-05.2025.8.07.0009</w:t>
      </w:r>
      <w:r>
        <w:rPr>
          <w:i w:val="0"/>
          <w:iCs w:val="0"/>
          <w:sz w:val="26"/>
          <w:szCs w:val="26"/>
        </w:rPr>
        <w:t xml:space="preserve">, Rel. Leonardo Roscoe Bessa, 6ª Turma Cível, j. 03/06/2026, DJe 24/06/2026.</w:t>
      </w:r>
      <w:commentRangeEnd w:id="8"/>
      <w:commentRangeEnd w:id="9"/>
      <w:commentRangeEnd w:id="33"/>
      <w:r>
        <w:rPr>
          <w:rStyle w:val="CommentReference"/>
        </w:rPr>
        <w:commentReference w:id="8"/>
      </w:r>
      <w:r>
        <w:rPr>
          <w:rStyle w:val="CommentReference"/>
        </w:rPr>
        <w:commentReference w:id="9"/>
      </w:r>
      <w:r>
        <w:rPr>
          <w:rStyle w:val="CommentReference"/>
        </w:rPr>
        <w:commentReference w:id="33"/>
      </w:r>
    </w:p>
    <w:p w:rsidR="00184504" w:rsidRDefault="00184504" w14:paraId="74854EBE" w14:textId="77777777">
      <w:pPr>
        <w:keepNext/>
      </w:pPr>
    </w:p>
    <w:p w:rsidRPr="00967D14" w:rsidR="00E6149B" w:rsidRDefault="00E6149B" w14:paraId="3BC76A88" w14:textId="77777777"/>
    <w:p w:rsidRPr="00967D14" w:rsidR="00E6149B" w:rsidRDefault="00AD7D7D" w14:paraId="6C4EBCDE" w14:textId="77777777">
      <w:pPr>
        <w:spacing w:line="240" w:lineRule="auto"/>
      </w:pPr>
      <w:r w:rsidRPr="00967D14">
        <w:rPr>
          <w:b/>
          <w:color w:val="FF0000"/>
          <w:highlight w:val="yellow"/>
        </w:rPr>
        <w:t>RESUMO DA APELAÇÃO</w:t>
      </w:r>
    </w:p>
    <w:p w:rsidRPr="00967D14" w:rsidR="00E6149B" w:rsidRDefault="00E6149B" w14:paraId="23B08C35" w14:textId="77777777">
      <w:pPr>
        <w:spacing w:line="240" w:lineRule="auto"/>
      </w:pPr>
    </w:p>
    <w:p w:rsidRPr="00967D14" w:rsidR="00E6149B" w:rsidRDefault="00AD7D7D" w14:paraId="46FF94F6" w14:textId="77777777">
      <w:pPr>
        <w:spacing w:line="240" w:lineRule="auto"/>
      </w:pPr>
      <w:r w:rsidRPr="00967D14">
        <w:rPr>
          <w:b/>
          <w:color w:val="FF0000"/>
          <w:highlight w:val="yellow"/>
        </w:rPr>
        <w:t>I. RAZÕES RECURSAIS</w:t>
      </w:r>
    </w:p>
    <w:p w:rsidRPr="00967D14" w:rsidR="00E6149B" w:rsidRDefault="00E6149B" w14:paraId="560274B0" w14:textId="77777777">
      <w:pPr>
        <w:spacing w:line="240" w:lineRule="auto"/>
      </w:pPr>
    </w:p>
    <w:p w:rsidRPr="00967D14" w:rsidR="00E6149B" w:rsidRDefault="00AD7D7D" w14:paraId="37435D2E" w14:textId="77777777">
      <w:pPr>
        <w:spacing w:line="240" w:lineRule="auto"/>
      </w:pPr>
      <w:r w:rsidRPr="00967D14">
        <w:rPr>
          <w:b/>
          <w:color w:val="FF0000"/>
        </w:rPr>
        <w:t>1. Ilegitimidade passiva da Unimed Ferj</w:t>
      </w:r>
    </w:p>
    <w:p w:rsidRPr="00967D14" w:rsidR="00E6149B" w:rsidRDefault="00AD7D7D" w14:paraId="2E5A6E00" w14:textId="77777777">
      <w:pPr>
        <w:spacing w:line="240" w:lineRule="auto"/>
      </w:pPr>
      <w:r w:rsidRPr="00967D14">
        <w:rPr>
          <w:color w:val="FF0000"/>
        </w:rPr>
        <w:t>A apelante sustenta que a Unimed do Brasil assumiu, a partir de 20/11/2025, a assistência aos beneficiários da Unimed Ferj, conforme comunicado da ANS e memorando firmado entre as operadoras. Afirma que, desde então, não tem ingerência sobre autorizações e coberturas.</w:t>
      </w:r>
    </w:p>
    <w:p w:rsidRPr="00967D14" w:rsidR="00E6149B" w:rsidRDefault="00AD7D7D" w14:paraId="5E3AC9FE" w14:textId="77777777">
      <w:pPr>
        <w:spacing w:line="240" w:lineRule="auto"/>
      </w:pPr>
      <w:r w:rsidRPr="00967D14">
        <w:rPr>
          <w:color w:val="FF0000"/>
        </w:rPr>
        <w:t>Em petição posterior (ID 83024338), alega impossibilidade superveniente de cumprir a obrigação de fazer e pede a inclusão da Unimed do Brasil no polo passivo.</w:t>
      </w:r>
    </w:p>
    <w:p w:rsidRPr="00967D14" w:rsidR="00E6149B" w:rsidRDefault="00E6149B" w14:paraId="106406DE" w14:textId="77777777">
      <w:pPr>
        <w:spacing w:line="240" w:lineRule="auto"/>
      </w:pPr>
    </w:p>
    <w:p w:rsidRPr="00967D14" w:rsidR="00E6149B" w:rsidRDefault="00AD7D7D" w14:paraId="68683435" w14:textId="77777777">
      <w:pPr>
        <w:spacing w:line="240" w:lineRule="auto"/>
      </w:pPr>
      <w:r w:rsidRPr="00967D14">
        <w:rPr>
          <w:b/>
          <w:color w:val="FF0000"/>
        </w:rPr>
        <w:t>2. Inexistência de negativa indevida</w:t>
      </w:r>
    </w:p>
    <w:p w:rsidRPr="00967D14" w:rsidR="00E6149B" w:rsidRDefault="00AD7D7D" w14:paraId="00A7D2FD" w14:textId="77777777">
      <w:pPr>
        <w:spacing w:line="240" w:lineRule="auto"/>
      </w:pPr>
      <w:r w:rsidRPr="00967D14">
        <w:rPr>
          <w:color w:val="FF0000"/>
        </w:rPr>
        <w:t>Afirma que não houve recusa expressa, mas análise técnica e contratual regular, por auditoria médica. Sustenta que não há prova de negativa formal e definitiva.</w:t>
      </w:r>
    </w:p>
    <w:p w:rsidRPr="00967D14" w:rsidR="00E6149B" w:rsidRDefault="00E6149B" w14:paraId="4155DF72" w14:textId="77777777">
      <w:pPr>
        <w:spacing w:line="240" w:lineRule="auto"/>
      </w:pPr>
    </w:p>
    <w:p w:rsidRPr="00967D14" w:rsidR="00E6149B" w:rsidRDefault="00AD7D7D" w14:paraId="1669E059" w14:textId="77777777">
      <w:pPr>
        <w:spacing w:line="240" w:lineRule="auto"/>
      </w:pPr>
      <w:r w:rsidRPr="00967D14">
        <w:rPr>
          <w:b/>
          <w:color w:val="FF0000"/>
        </w:rPr>
        <w:t>3. Exame fora do rol da ANS</w:t>
      </w:r>
    </w:p>
    <w:p w:rsidRPr="00967D14" w:rsidR="00E6149B" w:rsidRDefault="00AD7D7D" w14:paraId="76D083A8" w14:textId="77777777">
      <w:pPr>
        <w:spacing w:line="240" w:lineRule="auto"/>
      </w:pPr>
      <w:r w:rsidRPr="00967D14">
        <w:rPr>
          <w:color w:val="FF0000"/>
        </w:rPr>
        <w:t>Alega que o procedimento não integra o rol de cobertura obrigatória da ANS e que a operadora não está obrigada a custear, indistintamente, todo tratamento prescrito.</w:t>
      </w:r>
    </w:p>
    <w:p w:rsidRPr="00967D14" w:rsidR="00E6149B" w:rsidRDefault="00E6149B" w14:paraId="3857AF41" w14:textId="77777777">
      <w:pPr>
        <w:spacing w:line="240" w:lineRule="auto"/>
      </w:pPr>
    </w:p>
    <w:p w:rsidRPr="00967D14" w:rsidR="00E6149B" w:rsidRDefault="00AD7D7D" w14:paraId="16EB27C2" w14:textId="77777777">
      <w:pPr>
        <w:spacing w:line="240" w:lineRule="auto"/>
      </w:pPr>
      <w:r w:rsidRPr="00967D14">
        <w:rPr>
          <w:b/>
          <w:color w:val="FF0000"/>
        </w:rPr>
        <w:t>4. Inexistência de dano moral</w:t>
      </w:r>
    </w:p>
    <w:p w:rsidRPr="00967D14" w:rsidR="00E6149B" w:rsidRDefault="00AD7D7D" w14:paraId="5660FA78" w14:textId="77777777">
      <w:pPr>
        <w:spacing w:line="240" w:lineRule="auto"/>
      </w:pPr>
      <w:r w:rsidRPr="00967D14">
        <w:rPr>
          <w:color w:val="FF0000"/>
        </w:rPr>
        <w:t>Sustenta que a controvérsia é contratual e que não houve ofensa à honra ou à dignidade da autora. Subsidiariamente, pede a fixação do valor com razoabilidade e proporcionalidade, para evitar enriquecimento sem causa.</w:t>
      </w:r>
    </w:p>
    <w:p w:rsidRPr="00967D14" w:rsidR="00E6149B" w:rsidRDefault="00E6149B" w14:paraId="6175A1E3" w14:textId="77777777">
      <w:pPr>
        <w:spacing w:line="240" w:lineRule="auto"/>
      </w:pPr>
    </w:p>
    <w:p w:rsidRPr="00967D14" w:rsidR="00E6149B" w:rsidRDefault="00AD7D7D" w14:paraId="78D06890" w14:textId="77777777">
      <w:pPr>
        <w:spacing w:line="240" w:lineRule="auto"/>
      </w:pPr>
      <w:r w:rsidRPr="00967D14">
        <w:rPr>
          <w:b/>
          <w:color w:val="FF0000"/>
        </w:rPr>
        <w:t>5. Descabimento da inversão do ônus da prova</w:t>
      </w:r>
    </w:p>
    <w:p w:rsidRPr="00967D14" w:rsidR="00E6149B" w:rsidRDefault="00AD7D7D" w14:paraId="6E485A1D" w14:textId="77777777">
      <w:pPr>
        <w:spacing w:line="240" w:lineRule="auto"/>
      </w:pPr>
      <w:r w:rsidRPr="00967D14">
        <w:rPr>
          <w:color w:val="FF0000"/>
        </w:rPr>
        <w:t>Afirma que não estão presentes a verossimilhança da alegação nem a hipossuficiência da consumidora.</w:t>
      </w:r>
    </w:p>
    <w:p w:rsidRPr="00967D14" w:rsidR="00E6149B" w:rsidRDefault="00E6149B" w14:paraId="68B609D6" w14:textId="77777777">
      <w:pPr>
        <w:spacing w:line="240" w:lineRule="auto"/>
      </w:pPr>
    </w:p>
    <w:p w:rsidRPr="00967D14" w:rsidR="00E6149B" w:rsidRDefault="00AD7D7D" w14:paraId="2AA447F6" w14:textId="77777777">
      <w:pPr>
        <w:spacing w:line="240" w:lineRule="auto"/>
      </w:pPr>
      <w:r w:rsidRPr="00967D14">
        <w:rPr>
          <w:b/>
          <w:color w:val="FF0000"/>
          <w:highlight w:val="yellow"/>
        </w:rPr>
        <w:t>II. PEDIDO</w:t>
      </w:r>
    </w:p>
    <w:p w:rsidRPr="00967D14" w:rsidR="00E6149B" w:rsidRDefault="00E6149B" w14:paraId="7B696D73" w14:textId="77777777">
      <w:pPr>
        <w:spacing w:line="240" w:lineRule="auto"/>
      </w:pPr>
    </w:p>
    <w:p w:rsidRPr="00967D14" w:rsidR="00E6149B" w:rsidRDefault="00AD7D7D" w14:paraId="1698C0C0" w14:textId="77777777">
      <w:pPr>
        <w:spacing w:line="240" w:lineRule="auto"/>
      </w:pPr>
      <w:r w:rsidRPr="00967D14">
        <w:rPr>
          <w:color w:val="FF0000"/>
        </w:rPr>
        <w:lastRenderedPageBreak/>
        <w:t>Requer o total provimento do apelo. Pediu, também, a gratuidade de justiça ou o recolhimento das custas ao final (indeferido — ID 87584467).</w:t>
      </w:r>
    </w:p>
    <w:p w:rsidRPr="00967D14" w:rsidR="00E6149B" w:rsidRDefault="00E6149B" w14:paraId="7D2755D8" w14:textId="77777777">
      <w:pPr>
        <w:spacing w:line="240" w:lineRule="auto"/>
      </w:pPr>
    </w:p>
    <w:p w:rsidRPr="00967D14" w:rsidR="00E6149B" w:rsidRDefault="00AD7D7D" w14:paraId="69154656" w14:textId="77777777">
      <w:pPr>
        <w:keepNext/>
        <w:pageBreakBefore/>
        <w:jc w:val="center"/>
        <w:pPrChange w:id="1134" w:author="Assessor GDSXSR" w:date="2026-10-31T22:13:05Z">
          <w:pPr>
            <w:keepNext/>
            <w:jc w:val="center"/>
          </w:pPr>
        </w:pPrChange>
      </w:pPr>
      <w:r w:rsidRPr="00967D14">
        <w:rPr>
          <w:b/>
        </w:rPr>
        <w:t>RELATÓRIO</w:t>
      </w:r>
    </w:p>
    <w:p w:rsidRPr="00967D14" w:rsidR="00E6149B" w:rsidRDefault="00E6149B" w14:paraId="70384FA5" w14:textId="77777777">
      <w:pPr>
        <w:keepNext/>
      </w:pPr>
    </w:p>
    <w:p w:rsidRPr="00967D14" w:rsidR="00E6149B" w:rsidRDefault="00AD7D7D" w14:paraId="3B545731" w14:textId="77777777">
      <w:pPr>
        <w:ind w:firstLine="2268"/>
      </w:pPr>
      <w:r w:rsidRPr="00967D14">
        <w:t>Adoto o relatório da r. sentença (ID 83024333):</w:t>
      </w:r>
    </w:p>
    <w:p w:rsidRPr="00967D14" w:rsidR="00E6149B" w:rsidRDefault="00E6149B" w14:paraId="2DA1BC28" w14:textId="77777777"/>
    <w:p w:rsidRPr="00967D14" w:rsidR="00E6149B" w:rsidRDefault="00AD7D7D" w14:paraId="30BC1DB4" w14:textId="77777777">
      <w:pPr>
        <w:ind w:left="2268" w:firstLine="1134"/>
      </w:pPr>
      <w:r w:rsidRPr="00967D14">
        <w:rPr>
          <w:i/>
          <w:sz w:val="26"/>
        </w:rPr>
        <w:t>"Trata-se de ação de conhecimento, com pedido de condenação à obrigação de fazer cumulada com pedido de compensação por danos morais, com pedido de tutela de urgência, ajuizada por Dalmi Mangabeira em face de Unimed Ferj Pronto Atendimento Serviços Médicos Ltda.</w:t>
      </w:r>
    </w:p>
    <w:p w:rsidRPr="00967D14" w:rsidR="00E6149B" w:rsidRDefault="00AD7D7D" w14:paraId="3BCC4DB2" w14:textId="77777777">
      <w:pPr>
        <w:ind w:left="2268" w:firstLine="1134"/>
      </w:pPr>
      <w:r w:rsidRPr="00967D14">
        <w:rPr>
          <w:i/>
          <w:sz w:val="26"/>
        </w:rPr>
        <w:t xml:space="preserve">A autora, </w:t>
      </w:r>
      <w:commentRangeStart w:id="10"/>
      <w:r w:rsidRPr="00967D14">
        <w:rPr>
          <w:i/>
          <w:sz w:val="26"/>
        </w:rPr>
        <w:t>com 72 anos de idade</w:t>
      </w:r>
      <w:commentRangeEnd w:id="10"/>
      <w:r w:rsidRPr="00967D14">
        <w:rPr>
          <w:rStyle w:val="Refdecomentrio"/>
          <w:i/>
          <w:sz w:val="26"/>
          <w:szCs w:val="22"/>
        </w:rPr>
        <w:commentReference w:id="10"/>
      </w:r>
      <w:r w:rsidRPr="00967D14">
        <w:rPr>
          <w:i/>
          <w:sz w:val="26"/>
        </w:rPr>
        <w:t>, aposentada, narra ser beneficiária do plano de saúde Unimed Nacional desde 1996, sob o código 0865, modalidade ambulatorial e hospitalar com obstetrícia. Relata que foi diagnosticada com aneurisma cerebral localizado na bifurcação do segmento M1 da artéria cerebral média direita, conforme atestado pela médica Dra. Michelle Tebaldi Ruback, CRM/DF 24.959, em relatório datado de 3 de outubro de 2025.</w:t>
      </w:r>
    </w:p>
    <w:p w:rsidRPr="00967D14" w:rsidR="00E6149B" w:rsidRDefault="00AD7D7D" w14:paraId="27CD6E32" w14:textId="77777777">
      <w:pPr>
        <w:ind w:left="2268" w:firstLine="1134"/>
      </w:pPr>
      <w:r w:rsidRPr="00967D14">
        <w:rPr>
          <w:i/>
          <w:sz w:val="26"/>
        </w:rPr>
        <w:t>Afirma que a médica assistente prescreveu, com prioridade máxima, a realização de angiotomografia dos vasos cerebrais com contraste, exame essencial para delimitar a área exata de intervenção cirúrgica e definir a técnica operatória a ser adotada, se aberta ou endovascular. Todavia, a operadora de plano de saúde negou a cobertura do exame, sob a alegação de que seria necessária a realização de outros exames prévios para comprovar a necessidade do procedimento indicado.</w:t>
      </w:r>
    </w:p>
    <w:p w:rsidRPr="00967D14" w:rsidR="00E6149B" w:rsidRDefault="00AD7D7D" w14:paraId="0F09476A" w14:textId="77777777">
      <w:pPr>
        <w:ind w:left="2268" w:firstLine="1134"/>
      </w:pPr>
      <w:r w:rsidRPr="00967D14">
        <w:rPr>
          <w:i/>
          <w:sz w:val="26"/>
        </w:rPr>
        <w:t xml:space="preserve">Sustenta que a negativa configura interferência indevida na conduta médica, violação ao Código de Defesa </w:t>
      </w:r>
      <w:r w:rsidRPr="00967D14">
        <w:rPr>
          <w:i/>
          <w:sz w:val="26"/>
        </w:rPr>
        <w:lastRenderedPageBreak/>
        <w:t>do Consumidor e à Lei 9.656/1998, além de afronta aos direitos fundamentais à saúde, à vida e à dignidade da pessoa humana. Argumenta que cada dia de atraso na realização do exame aumenta exponencialmente o risco de ruptura aneurismática, especialmente em pacientes idosos e hipertensos, podendo levar à hemorragia subaracnóidea, acidente vascular cerebral e morte.</w:t>
      </w:r>
    </w:p>
    <w:p w:rsidRPr="00967D14" w:rsidR="00E6149B" w:rsidRDefault="00AD7D7D" w14:paraId="7205596A" w14:textId="77777777">
      <w:pPr>
        <w:ind w:left="2268" w:firstLine="1134"/>
      </w:pPr>
      <w:r w:rsidRPr="00967D14">
        <w:rPr>
          <w:i/>
          <w:sz w:val="26"/>
        </w:rPr>
        <w:t>Requer a concessão de tutela de urgência para que a ré autorize e custeie integralmente o exame no prazo de 24 horas, sob pena de multa diária de R$ 2.000,00. Pleiteia o reconhecimento da prioridade de tramitação em razão da idade e da doença grave com risco de morte. Ao final, requer a confirmação da tutela de urgência, a declaração de abusividade da conduta da ré e a condenação ao pagamento de indenização por danos morais no valor de R$ 20.000,00, além de custas processuais e honorários advocatícios.</w:t>
      </w:r>
    </w:p>
    <w:p w:rsidRPr="00967D14" w:rsidR="00E6149B" w:rsidRDefault="00AD7D7D" w14:paraId="52442248" w14:textId="77777777">
      <w:pPr>
        <w:ind w:left="2268" w:firstLine="1134"/>
      </w:pPr>
      <w:r w:rsidRPr="00967D14">
        <w:rPr>
          <w:i/>
          <w:sz w:val="26"/>
        </w:rPr>
        <w:t>A inicial veio acompanhada de documentos.</w:t>
      </w:r>
    </w:p>
    <w:p w:rsidRPr="00967D14" w:rsidR="00E6149B" w:rsidRDefault="00AD7D7D" w14:paraId="1AE3F7DB" w14:textId="77777777">
      <w:pPr>
        <w:ind w:left="2268" w:firstLine="1134"/>
      </w:pPr>
      <w:r w:rsidRPr="00967D14">
        <w:rPr>
          <w:i/>
          <w:sz w:val="26"/>
        </w:rPr>
        <w:t>Emenda no Id. 254431840, em que a autora esclareceu que o pedido se refere à exame pré-operatório essencial para o tratamento do aneurisma cerebral identificado na bifurcação da artéria cerebral média direita (segmento M1), sendo imprescindível para definir com precisão a técnica cirúrgica a ser adotada (aberta ou endovascular) e a área exata de intervenção. O exame chama-se ANGIOTOMOGRAFIA DOS VASOS CEREBRAIS COMCONTRASTE, prescrito em caráter de urgência pela Dra. Michelle TebaldiRuback, médica especialista responsável pelo acompanhamento clínico da paciente (CRM/DF 24.959).</w:t>
      </w:r>
    </w:p>
    <w:p w:rsidRPr="00967D14" w:rsidR="00E6149B" w:rsidRDefault="00AD7D7D" w14:paraId="36A83BEA" w14:textId="77777777">
      <w:pPr>
        <w:ind w:left="2268" w:firstLine="1134"/>
      </w:pPr>
      <w:r w:rsidRPr="00967D14">
        <w:rPr>
          <w:i/>
          <w:sz w:val="26"/>
        </w:rPr>
        <w:lastRenderedPageBreak/>
        <w:t xml:space="preserve">Na decisão de Id. 254825089 houve a concessão da tutela de urgência nos seguintes termos: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conforme prescrição médica emitida pela Dra. Michelle Tebaldi Ruback (CRM/DF 24.959). Fixo multa diária de R$ 5.000,00 (cinco mil reais) por dia de atraso no cumprimento desta determinação, limitada inicialmente ao valor de R$ 100.000,00 (cem mil reais), sem prejuízo de posterior majoração em caso de descumprimento, nos termos do </w:t>
      </w:r>
      <w:commentRangeStart w:id="11"/>
      <w:r w:rsidRPr="00967D14">
        <w:rPr>
          <w:i/>
          <w:sz w:val="26"/>
        </w:rPr>
        <w:t>artigo 537, § 1º, do Código de Processo Civil</w:t>
      </w:r>
      <w:commentRangeEnd w:id="11"/>
      <w:r w:rsidRPr="00967D14">
        <w:rPr>
          <w:rStyle w:val="Refdecomentrio"/>
          <w:i/>
          <w:sz w:val="26"/>
          <w:szCs w:val="22"/>
        </w:rPr>
        <w:commentReference w:id="11"/>
      </w:r>
      <w:r w:rsidRPr="00967D14">
        <w:rPr>
          <w:i/>
          <w:sz w:val="26"/>
        </w:rPr>
        <w:t>. A multa será devida a partir do término do prazo de 24 (vinte e quatro) horas estabelecido e será revertida em favor da parte autora."</w:t>
      </w:r>
    </w:p>
    <w:p w:rsidRPr="00967D14" w:rsidR="00E6149B" w:rsidRDefault="00AD7D7D" w14:paraId="6F0F520D" w14:textId="77777777">
      <w:pPr>
        <w:ind w:left="2268" w:firstLine="1134"/>
      </w:pPr>
      <w:r w:rsidRPr="00967D14">
        <w:rPr>
          <w:i/>
          <w:sz w:val="26"/>
        </w:rPr>
        <w:t xml:space="preserve">Regularmente citada, a ré apresentou contestação no Id. 257119403, arguindo, preliminarmente, a falta de interesse processual, sob o argumento de que não houve negativa formal de cobertura do exame solicitado pela autora. Sustenta a ausência de documento oficial que comprove a recusa imputada à operadora, afirmando que a narrativa da inicial se baseia em meros relatos unilaterais, sem qualquer comprovação documental contendo logotipo, timbre ou elemento identificador da Unimed FERJ. No mérito, defende que eventual exigência de informações complementares ou exames prévios não configura negativa abusiva, mas procedimento regular de auditoria médica previsto contratualmente. Alega que a </w:t>
      </w:r>
      <w:r w:rsidRPr="00967D14">
        <w:rPr>
          <w:i/>
          <w:sz w:val="26"/>
        </w:rPr>
        <w:lastRenderedPageBreak/>
        <w:t xml:space="preserve">autora não apresentou relatório médico que demonstre urgência ou emergência nos termos do </w:t>
      </w:r>
      <w:commentRangeStart w:id="12"/>
      <w:r w:rsidRPr="00967D14">
        <w:rPr>
          <w:i/>
          <w:sz w:val="26"/>
        </w:rPr>
        <w:t>artigo 35-C da Lei 9.656/1998</w:t>
      </w:r>
      <w:commentRangeEnd w:id="12"/>
      <w:r w:rsidRPr="00967D14">
        <w:rPr>
          <w:rStyle w:val="Refdecomentrio"/>
          <w:i/>
          <w:sz w:val="26"/>
          <w:szCs w:val="22"/>
        </w:rPr>
        <w:commentReference w:id="12"/>
      </w:r>
      <w:r w:rsidRPr="00967D14">
        <w:rPr>
          <w:i/>
          <w:sz w:val="26"/>
        </w:rPr>
        <w:t>, não havendo comprovação de quadro agudo ou instabilidade clínica que justifique tutela antecipada. Quanto ao dano moral, argumenta que eventual descumprimento contratual não gera dano moral indenizável, tratando-se de mero aborrecimento. Requer o acolhimento da preliminar com extinção do feito sem resolução do mérito ou, subsidiariamente, a improcedência total dos pedidos.</w:t>
      </w:r>
    </w:p>
    <w:p w:rsidRPr="00967D14" w:rsidR="00E6149B" w:rsidRDefault="00AD7D7D" w14:paraId="39CBB8F4" w14:textId="77777777">
      <w:pPr>
        <w:ind w:left="2268" w:firstLine="1134"/>
      </w:pPr>
      <w:r w:rsidRPr="00967D14">
        <w:rPr>
          <w:i/>
          <w:sz w:val="26"/>
        </w:rPr>
        <w:t xml:space="preserve">A autora apresentou réplica e documentos nos Ids. 260497024. Ela refuta integralmente os argumentos da contestação. Afirma que a negativa de cobertura está comprovada documentalmente no ID 253149609, juntado com a petição inicial, no qual consta recusa objetiva do procedimento prescrito pela médica assistente. Sustenta que se trata de prova documental inequívoca, cuja autenticidade não foi impugnada pela ré. Alega que, além da negativa inicial, ocorreram novas negativas supervenientes que agravam a ilicitude da conduta, pois a operadora passou a negar não apenas o exame específico, mas também a própria internação hospitalar da autora, necessária por decisão médica para realização conjunta do exame e procedimento cirúrgico em ambiente hospitalar, diante do risco elevado à vida da paciente. Argumenta que o ônus de comprovar a suposta autorização do procedimento é exclusivamente da operadora, nos termos do </w:t>
      </w:r>
      <w:commentRangeStart w:id="13"/>
      <w:r w:rsidRPr="00967D14">
        <w:rPr>
          <w:i/>
          <w:sz w:val="26"/>
        </w:rPr>
        <w:t>artigo 373, inciso II, do Código de Processo Civil</w:t>
      </w:r>
      <w:commentRangeEnd w:id="13"/>
      <w:r w:rsidRPr="00967D14">
        <w:rPr>
          <w:rStyle w:val="Refdecomentrio"/>
          <w:i/>
          <w:sz w:val="26"/>
          <w:szCs w:val="22"/>
        </w:rPr>
        <w:commentReference w:id="13"/>
      </w:r>
      <w:r w:rsidRPr="00967D14">
        <w:rPr>
          <w:i/>
          <w:sz w:val="26"/>
        </w:rPr>
        <w:t xml:space="preserve"> e </w:t>
      </w:r>
      <w:commentRangeStart w:id="14"/>
      <w:r w:rsidRPr="00967D14">
        <w:rPr>
          <w:i/>
          <w:sz w:val="26"/>
        </w:rPr>
        <w:t>artigo 6º, inciso VIII, do Código de Defesa do Consumidor</w:t>
      </w:r>
      <w:commentRangeEnd w:id="14"/>
      <w:r w:rsidRPr="00967D14">
        <w:rPr>
          <w:rStyle w:val="Refdecomentrio"/>
          <w:i/>
          <w:sz w:val="26"/>
          <w:szCs w:val="22"/>
        </w:rPr>
        <w:commentReference w:id="14"/>
      </w:r>
      <w:r w:rsidRPr="00967D14">
        <w:rPr>
          <w:i/>
          <w:sz w:val="26"/>
        </w:rPr>
        <w:t xml:space="preserve">. Destaca que a ré não juntou qualquer prova documental que corrobore sua tese defensiva, não apresentando telas </w:t>
      </w:r>
      <w:r w:rsidRPr="00967D14">
        <w:rPr>
          <w:i/>
          <w:sz w:val="26"/>
        </w:rPr>
        <w:lastRenderedPageBreak/>
        <w:t>de sistema interno, comprovante de autorização, número de protocolo válido ou comunicação formal. Sustenta que a contestação tenta indevidamente transferir à paciente o ônus de provar que o procedimento não estava autorizado, quando a documentação médica, a negativa formal e as novas recusas já demonstram o ilícito. Ressalta que a jurisprudência é pacífica no sentido de que o plano de saúde não pode se beneficiar de sua própria desorganização administrativa ou de omissões documentais, sobretudo em casos que envolvem paciente idosa e em risco de morte. Requer o rejeição integral da contestação, o reconhecimento de que houve e persiste negativa de cobertura, a confirmação da tutela de urgência e a total procedência da ação.</w:t>
      </w:r>
    </w:p>
    <w:p w:rsidRPr="00967D14" w:rsidR="00E6149B" w:rsidRDefault="00AD7D7D" w14:paraId="578348C6" w14:textId="77777777">
      <w:pPr>
        <w:ind w:left="2268" w:firstLine="1134"/>
      </w:pPr>
      <w:r w:rsidRPr="00967D14">
        <w:rPr>
          <w:i/>
          <w:sz w:val="26"/>
        </w:rPr>
        <w:t>Intimados a especificar provas (Id. 260571156), a autora juntou novos documentos, informando, ainda, nova negativa de cobertura pela ré (Id. 261340823). Também juntou nos Ids. 262469350 e seguintes, guias de solicitação de internação negadas.</w:t>
      </w:r>
    </w:p>
    <w:p w:rsidRPr="00967D14" w:rsidR="00E6149B" w:rsidRDefault="00AD7D7D" w14:paraId="628BAF7E" w14:textId="77777777">
      <w:pPr>
        <w:ind w:left="2268" w:firstLine="1134"/>
      </w:pPr>
      <w:r w:rsidRPr="00967D14">
        <w:rPr>
          <w:i/>
          <w:sz w:val="26"/>
        </w:rPr>
        <w:t>A ré foi novamente intimada a comprovar o cumprimento da tutela, mas quedou-se inerte.</w:t>
      </w:r>
    </w:p>
    <w:p w:rsidRPr="00967D14" w:rsidR="00E6149B" w:rsidRDefault="00AD7D7D" w14:paraId="23D84D44" w14:textId="77777777">
      <w:pPr>
        <w:ind w:left="2268" w:firstLine="1134"/>
      </w:pPr>
      <w:r w:rsidRPr="00967D14">
        <w:rPr>
          <w:i/>
          <w:sz w:val="26"/>
        </w:rPr>
        <w:t>Vieram os autos novamente conclusos para sentença." (ID 83024333)</w:t>
      </w:r>
    </w:p>
    <w:p w:rsidRPr="00967D14" w:rsidR="00E6149B" w:rsidRDefault="00E6149B" w14:paraId="3C18F109" w14:textId="77777777"/>
    <w:p w:rsidRPr="00967D14" w:rsidR="00E6149B" w:rsidRDefault="00AD7D7D" w14:paraId="23E3BD1D" w14:textId="77777777">
      <w:pPr>
        <w:ind w:firstLine="2268"/>
      </w:pPr>
      <w:r w:rsidRPr="00967D14">
        <w:t>A MM. Juíza sentenciante, Dra. Lívia Lourenço Gonçalves, da 4ª Vara Cível de Taguatinga, julgou no seguinte sentido:</w:t>
      </w:r>
    </w:p>
    <w:p w:rsidRPr="00967D14" w:rsidR="00E6149B" w:rsidRDefault="00E6149B" w14:paraId="72DAC904" w14:textId="77777777"/>
    <w:p w:rsidRPr="00967D14" w:rsidR="00E6149B" w:rsidRDefault="00AD7D7D" w14:paraId="4E5E833B" w14:textId="77777777">
      <w:pPr>
        <w:ind w:left="2268" w:firstLine="1134"/>
      </w:pPr>
      <w:r w:rsidRPr="00967D14">
        <w:rPr>
          <w:i/>
          <w:sz w:val="26"/>
        </w:rPr>
        <w:t>"Ante o exposto, JULGO PROCEDENTES os pedidos formulados na inicial para:</w:t>
      </w:r>
    </w:p>
    <w:p w:rsidRPr="00967D14" w:rsidR="00E6149B" w:rsidRDefault="00AD7D7D" w14:paraId="1ADD541D" w14:textId="77777777">
      <w:pPr>
        <w:ind w:left="2268" w:firstLine="1134"/>
      </w:pPr>
      <w:r w:rsidRPr="00967D14">
        <w:rPr>
          <w:i/>
          <w:sz w:val="26"/>
        </w:rPr>
        <w:t xml:space="preserve">a) CONFIRMAR em definitivo a tutela de urgência anteriormente concedida, determinando que a ré UNIMED </w:t>
      </w:r>
      <w:r w:rsidRPr="00967D14">
        <w:rPr>
          <w:i/>
          <w:sz w:val="26"/>
        </w:rPr>
        <w:lastRenderedPageBreak/>
        <w:t>FERJ PRONTO ATENDIMENTO SERVIÇOS MÉDICOS LTDA autorize e custeie integralmente o exame de angiotomografia dos vasos cerebrais com contraste prescrito pela Dra. Michelle Tebaldi Ruback, CRM/DF 24.959, bem como quaisquer outros exames, procedimentos, tratamentos ou internações hospitalares que se revelem necessários ao diagnóstico e ao tratamento do aneurisma cerebral da autora, conforme prescrição da equipe médica responsável, sob pena de multa diária de R$ 5.000,00, limitada ao valor de R$ 20.000,00;</w:t>
      </w:r>
    </w:p>
    <w:p w:rsidRPr="00967D14" w:rsidR="00E6149B" w:rsidRDefault="00AD7D7D" w14:paraId="37F0A2AB" w14:textId="77777777">
      <w:pPr>
        <w:ind w:left="2268" w:firstLine="1134"/>
      </w:pPr>
      <w:r w:rsidRPr="00967D14">
        <w:rPr>
          <w:i/>
          <w:sz w:val="26"/>
        </w:rPr>
        <w:t>b) DECLARAR a abusividade e a nulidade da negativa de cobertura imposta pela ré, reconhecendo o direito da autora à cobertura integral do exame de angiotomografia dos vasos cerebrais, nos termos da fundamentação;</w:t>
      </w:r>
    </w:p>
    <w:p w:rsidRPr="00967D14" w:rsidR="00E6149B" w:rsidRDefault="00AD7D7D" w14:paraId="259D5490" w14:textId="77777777">
      <w:pPr>
        <w:ind w:left="2268" w:firstLine="1134"/>
      </w:pPr>
      <w:r w:rsidRPr="00967D14">
        <w:rPr>
          <w:i/>
          <w:sz w:val="26"/>
        </w:rPr>
        <w:t>c) CONDENAR a ré ao pagamento de multa no valor de R$ 20.000,00 em favor da autora, decorrente do descumprimento da tutela de urgência deferida, valor este que deverá ser corrigido monetariamente e acrescido de juros de mora pela Selic, a partir desta data;</w:t>
      </w:r>
    </w:p>
    <w:p w:rsidRPr="00967D14" w:rsidR="00E6149B" w:rsidRDefault="00AD7D7D" w14:paraId="1FC1D502" w14:textId="77777777">
      <w:pPr>
        <w:ind w:left="2268" w:firstLine="1134"/>
      </w:pPr>
      <w:r w:rsidRPr="00967D14">
        <w:rPr>
          <w:i/>
          <w:sz w:val="26"/>
        </w:rPr>
        <w:t>d) CONDENAR a ré ao pagamento de compensação por danos morais no valor de R$ 10.000,00 em favor da autora, quantia que deverá ser corrigida monetariamente e acrescida de juros de mora pela Selic, a partir desta data;</w:t>
      </w:r>
    </w:p>
    <w:p w:rsidRPr="00967D14" w:rsidR="00E6149B" w:rsidRDefault="00AD7D7D" w14:paraId="6A156625" w14:textId="77777777">
      <w:pPr>
        <w:ind w:left="2268" w:firstLine="1134"/>
      </w:pPr>
      <w:r w:rsidRPr="00967D14">
        <w:rPr>
          <w:i/>
          <w:sz w:val="26"/>
        </w:rPr>
        <w:t>e) CONDENAR a ré ao pagamento das custas processuais e dos honorários advocatícios, estes fixados em 15% sobre o valor da condenação por quantia certa, englobando a compensação por danos morais e a multa pelo descumprimento da tutela de urgência." (ID 83024333)</w:t>
      </w:r>
    </w:p>
    <w:p w:rsidRPr="00967D14" w:rsidR="00E6149B" w:rsidRDefault="00E6149B" w14:paraId="51FC9107" w14:textId="77777777"/>
    <w:p w:rsidRPr="00967D14" w:rsidR="00E6149B" w:rsidRDefault="00AD7D7D" w14:paraId="61548F7C" w14:textId="77777777">
      <w:pPr>
        <w:ind w:firstLine="2268"/>
      </w:pPr>
      <w:r w:rsidRPr="00967D14">
        <w:lastRenderedPageBreak/>
        <w:t xml:space="preserve">Apelo da ré, Unimed Ferj Pronto Atendimento Serviços Médicos Ltda. (ID 83024337), em que alega, em síntese, que: </w:t>
      </w:r>
      <w:r w:rsidRPr="00967D14">
        <w:rPr>
          <w:b/>
        </w:rPr>
        <w:t>1)</w:t>
      </w:r>
      <w:r w:rsidRPr="00967D14">
        <w:t xml:space="preserve"> é parte ilegítima, pois a Unimed do Brasil assumiu a assistência de seus beneficiários a partir de 20/11/2025; </w:t>
      </w:r>
      <w:r w:rsidRPr="00967D14">
        <w:rPr>
          <w:b/>
        </w:rPr>
        <w:t>2)</w:t>
      </w:r>
      <w:r w:rsidRPr="00967D14">
        <w:t xml:space="preserve"> não houve negativa indevida, mas análise administrativa regular; </w:t>
      </w:r>
      <w:r w:rsidRPr="00967D14">
        <w:rPr>
          <w:b/>
        </w:rPr>
        <w:t>3)</w:t>
      </w:r>
      <w:r w:rsidRPr="00967D14">
        <w:t xml:space="preserve"> o exame não integra o rol de cobertura obrigatória da ANS; </w:t>
      </w:r>
      <w:r w:rsidRPr="00967D14">
        <w:rPr>
          <w:b/>
        </w:rPr>
        <w:t>4)</w:t>
      </w:r>
      <w:r w:rsidRPr="00967D14">
        <w:t xml:space="preserve"> não há dano moral e, subsidiariamente, o valor deve observar a razoabilidade e a proporcionalidade; </w:t>
      </w:r>
      <w:r w:rsidRPr="00967D14">
        <w:rPr>
          <w:b/>
        </w:rPr>
        <w:t>5)</w:t>
      </w:r>
      <w:r w:rsidRPr="00967D14">
        <w:t xml:space="preserve"> é incabível a inversão do ônus da prova.</w:t>
      </w:r>
    </w:p>
    <w:p w:rsidRPr="00967D14" w:rsidR="00E6149B" w:rsidRDefault="00E6149B" w14:paraId="04116F01" w14:textId="77777777"/>
    <w:p w:rsidRPr="00967D14" w:rsidR="00E6149B" w:rsidRDefault="00AD7D7D" w14:paraId="2BDC1C82" w14:textId="77777777">
      <w:pPr>
        <w:ind w:firstLine="2268"/>
      </w:pPr>
      <w:r>
        <w:t xml:space="preserve">Em petição apresentada após o apelo</w:t>
      </w:r>
      <w:del w:id="1112" w:author="Assessor GDSXSR" w:date="2026-10-31T22:13:05Z">
        <w:r>
          <w:delText xml:space="preserve"> (ID 83024338)</w:delText>
        </w:r>
      </w:del>
      <w:r>
        <w:t xml:space="preserve">, a ré alega impossibilidade superveniente de cumprir a obrigação de fazer e pede a inclusão da Unimed do Brasil no polo passivo</w:t>
      </w:r>
      <w:ins w:id="1113" w:author="Assessor GDSXSR" w:date="2026-10-31T22:13:05Z">
        <w:r>
          <w:rPr>
            <w:color w:val="808080"/>
          </w:rPr>
          <w:t xml:space="preserve"> (ID 83024338)</w:t>
        </w:r>
      </w:ins>
      <w:r>
        <w:t xml:space="preserve">.</w:t>
      </w:r>
    </w:p>
    <w:p w:rsidRPr="00967D14" w:rsidR="00E6149B" w:rsidRDefault="00E6149B" w14:paraId="363E61F9" w14:textId="77777777"/>
    <w:p w:rsidRPr="00967D14" w:rsidR="00E6149B" w:rsidRDefault="00AD7D7D" w14:paraId="12415085" w14:textId="77777777">
      <w:pPr>
        <w:ind w:firstLine="2268"/>
      </w:pPr>
      <w:r w:rsidRPr="00967D14">
        <w:t>Requer o total provimento do apelo.</w:t>
      </w:r>
    </w:p>
    <w:p w:rsidRPr="00967D14" w:rsidR="00E6149B" w:rsidRDefault="00E6149B" w14:paraId="6EBAC798" w14:textId="77777777"/>
    <w:p w:rsidRPr="00967D14" w:rsidR="00E6149B" w:rsidRDefault="00AD7D7D" w14:paraId="0E8804CA" w14:textId="77777777">
      <w:pPr>
        <w:ind w:firstLine="2268"/>
      </w:pPr>
      <w:r w:rsidRPr="00967D14">
        <w:t xml:space="preserve">Contrarrazões, em que a autora/apelada sustenta que: </w:t>
      </w:r>
      <w:r w:rsidRPr="00967D14">
        <w:rPr>
          <w:b/>
        </w:rPr>
        <w:t>1)</w:t>
      </w:r>
      <w:r w:rsidRPr="00967D14">
        <w:t xml:space="preserve"> a reorganização do Sistema Unimed não afasta a obrigação fixada quando a ré detinha a responsabilidade pela assistência; </w:t>
      </w:r>
      <w:r w:rsidRPr="00967D14">
        <w:rPr>
          <w:b/>
        </w:rPr>
        <w:t>2)</w:t>
      </w:r>
      <w:r w:rsidRPr="00967D14">
        <w:t xml:space="preserve"> a ré é parte legítima, pois foi a responsável pela negativa, e eventual transferência apenas lhe daria direito de regresso; </w:t>
      </w:r>
      <w:r w:rsidRPr="00967D14">
        <w:rPr>
          <w:b/>
        </w:rPr>
        <w:t>3)</w:t>
      </w:r>
      <w:r w:rsidRPr="00967D14">
        <w:t xml:space="preserve"> é incabível alterar o polo passivo após a sentença; </w:t>
      </w:r>
      <w:r w:rsidRPr="00967D14">
        <w:rPr>
          <w:b/>
        </w:rPr>
        <w:t>4)</w:t>
      </w:r>
      <w:r w:rsidRPr="00967D14">
        <w:t xml:space="preserve"> a sentença deve ser mantida por seus próprios fundamentos (ID 83024345).</w:t>
      </w:r>
    </w:p>
    <w:p w:rsidRPr="00967D14" w:rsidR="00E6149B" w:rsidRDefault="00E6149B" w14:paraId="132C6286" w14:textId="77777777"/>
    <w:p w:rsidRPr="00967D14" w:rsidR="00E6149B" w:rsidRDefault="00AD7D7D" w14:paraId="28CC5771" w14:textId="77777777">
      <w:pPr>
        <w:ind w:firstLine="2268"/>
        <w:rPr>
          <w:del w:id="1064" w:author="Assessor GDSXSR" w:date="2026-10-31T22:13:05Z"/>
        </w:rPr>
      </w:pPr>
      <w:del w:id="1063" w:author="Assessor GDSXSR" w:date="2026-10-31T22:13:05Z">
        <w:r w:rsidRPr="00967D14">
          <w:delText>Requer o desprovimento do apelo e a majoração dos honorários.</w:delText>
        </w:r>
      </w:del>
    </w:p>
    <w:p w:rsidRPr="00967D14" w:rsidR="00E6149B" w:rsidRDefault="00E6149B" w14:paraId="42435CB2" w14:textId="77777777"/>
    <w:p w:rsidRPr="00967D14" w:rsidR="00E6149B" w:rsidRDefault="00AD7D7D" w14:paraId="2D47FFEB" w14:textId="77777777">
      <w:pPr>
        <w:ind w:firstLine="2268"/>
      </w:pPr>
      <w:commentRangeStart w:id="34"/>
      <w:commentRangeStart w:id="15"/>
      <w:r>
        <w:t xml:space="preserve">A gratuidade de justiça requerida pela ré/apelante foi indeferida (ID 87584467).</w:t>
      </w:r>
      <w:del w:id="1062" w:author="Assessor GDSXSR" w:date="2026-10-31T22:13:05Z">
        <w:r>
          <w:delText xml:space="preserve"> O preparo foi recolhido (ID 87909874).</w:delText>
        </w:r>
      </w:del>
      <w:commentRangeEnd w:id="15"/>
      <w:commentRangeEnd w:id="34"/>
      <w:r w:rsidRPr="00967D14">
        <w:rPr>
          <w:rStyle w:val="Refdecomentrio"/>
          <w:sz w:val="28"/>
          <w:szCs w:val="22"/>
        </w:rPr>
        <w:commentReference w:id="15"/>
      </w:r>
      <w:r>
        <w:rPr>
          <w:rStyle w:val="CommentReference"/>
        </w:rPr>
        <w:commentReference w:id="34"/>
      </w:r>
    </w:p>
    <w:p w:rsidRPr="00967D14" w:rsidR="00E6149B" w:rsidRDefault="00E6149B" w14:paraId="3E319963" w14:textId="77777777"/>
    <w:p w:rsidRPr="00967D14" w:rsidR="00E6149B" w:rsidRDefault="00AD7D7D" w14:paraId="0FD63B97" w14:textId="77777777">
      <w:pPr>
        <w:ind w:firstLine="2268"/>
      </w:pPr>
      <w:r w:rsidRPr="00967D14">
        <w:rPr>
          <w:b/>
        </w:rPr>
        <w:lastRenderedPageBreak/>
        <w:t>É o relatório.</w:t>
      </w:r>
    </w:p>
    <w:p w:rsidRPr="00967D14" w:rsidR="00E6149B" w:rsidRDefault="00E6149B" w14:paraId="28B8D46B" w14:textId="77777777"/>
    <w:p w:rsidRPr="00967D14" w:rsidR="00E6149B" w:rsidRDefault="00AD7D7D" w14:paraId="55B9C810" w14:textId="77777777">
      <w:pPr>
        <w:keepNext/>
        <w:jc w:val="center"/>
      </w:pPr>
      <w:r w:rsidRPr="00967D14">
        <w:rPr>
          <w:b/>
        </w:rPr>
        <w:t>VOTO</w:t>
      </w:r>
    </w:p>
    <w:p w:rsidRPr="00967D14" w:rsidR="00E6149B" w:rsidRDefault="00E6149B" w14:paraId="533CFAAF" w14:textId="77777777">
      <w:pPr>
        <w:keepNext/>
      </w:pPr>
    </w:p>
    <w:p w:rsidRPr="00967D14" w:rsidR="00E6149B" w:rsidRDefault="00AD7D7D" w14:paraId="6569E27D" w14:textId="77777777">
      <w:r w:rsidRPr="00967D14">
        <w:rPr>
          <w:b/>
        </w:rPr>
        <w:t>O Senhor Desembargador SÉRGIO ROCHA – Relator.</w:t>
      </w:r>
    </w:p>
    <w:p w:rsidRPr="00967D14" w:rsidR="00E6149B" w:rsidRDefault="00E6149B" w14:paraId="2A22CA3A" w14:textId="77777777"/>
    <w:p w:rsidRPr="00967D14" w:rsidR="00E6149B" w:rsidRDefault="00AD7D7D" w14:paraId="13B4CD5E" w14:textId="77777777">
      <w:pPr>
        <w:ind w:firstLine="2268"/>
      </w:pPr>
      <w:r w:rsidRPr="00967D14">
        <w:t>Ação ajuizada em 11/10/2025. Sentença proferida em 03/02/2026. Apelo interposto em 20/02/2026. Valor da causa: R$ 20.000,00.</w:t>
      </w:r>
    </w:p>
    <w:p w:rsidRPr="00967D14" w:rsidR="00E6149B" w:rsidRDefault="00E6149B" w14:paraId="1A374EC4" w14:textId="77777777"/>
    <w:p w:rsidRPr="00967D14" w:rsidR="00E6149B" w:rsidRDefault="00AD7D7D" w14:paraId="56D570D8" w14:textId="77777777">
      <w:pPr>
        <w:keepNext/>
        <w:jc w:val="center"/>
      </w:pPr>
      <w:r w:rsidRPr="00967D14">
        <w:rPr>
          <w:b/>
        </w:rPr>
        <w:t>APELO DA RÉ, UNIMED FERJ PRONTO ATENDIMENTO SERVIÇOS MÉDICOS LTDA</w:t>
      </w:r>
    </w:p>
    <w:p w:rsidRPr="00967D14" w:rsidR="00E6149B" w:rsidRDefault="00E6149B" w14:paraId="5556FEC9" w14:textId="77777777">
      <w:pPr>
        <w:keepNext/>
      </w:pPr>
    </w:p>
    <w:p w:rsidRPr="00967D14" w:rsidR="00E6149B" w:rsidRDefault="00AD7D7D" w14:paraId="05794994" w14:textId="77777777">
      <w:pPr>
        <w:ind w:firstLine="2268"/>
      </w:pPr>
      <w:r w:rsidRPr="00967D14">
        <w:t>Presentes os pressupostos de admissibilidade, conheço do apelo.</w:t>
      </w:r>
    </w:p>
    <w:p w:rsidRPr="00967D14" w:rsidR="00E6149B" w:rsidRDefault="00E6149B" w14:paraId="19085D1A" w14:textId="77777777"/>
    <w:p w:rsidRPr="00967D14" w:rsidR="00E6149B" w:rsidRDefault="00AD7D7D" w14:paraId="70E879F8" w14:textId="77777777">
      <w:pPr>
        <w:keepNext/>
        <w:jc w:val="center"/>
      </w:pPr>
      <w:r w:rsidRPr="00967D14">
        <w:rPr>
          <w:highlight w:val="yellow"/>
        </w:rPr>
        <w:t>DA REJEIÇÃO DA PRELIMINAR DE ILEGITIMIDADE PASSIVA</w:t>
      </w:r>
    </w:p>
    <w:p w:rsidRPr="00967D14" w:rsidR="00E6149B" w:rsidRDefault="00E6149B" w14:paraId="219C22E5" w14:textId="77777777">
      <w:pPr>
        <w:keepNext/>
      </w:pPr>
    </w:p>
    <w:p w:rsidRPr="00967D14" w:rsidR="00E6149B" w:rsidRDefault="00AD7D7D" w14:paraId="7DF37225" w14:textId="77777777">
      <w:pPr>
        <w:ind w:firstLine="2268"/>
      </w:pPr>
      <w:commentRangeStart w:id="35"/>
      <w:del w:id="1065" w:author="Assessor GDSXSR" w:date="2026-10-31T22:13:05Z">
        <w:r>
          <w:delText xml:space="preserve">Em suas razões, a</w:delText>
        </w:r>
      </w:del>
      <w:ins w:id="1066" w:author="Assessor GDSXSR" w:date="2026-10-31T22:13:05Z">
        <w:r>
          <w:rPr>
            <w:color w:val="808080"/>
          </w:rPr>
          <w:t xml:space="preserve">A</w:t>
        </w:r>
      </w:ins>
      <w:r>
        <w:t xml:space="preserve"> ré/apelante </w:t>
      </w:r>
      <w:del w:id="1067" w:author="Assessor GDSXSR" w:date="2026-10-31T22:13:05Z">
        <w:r>
          <w:delText xml:space="preserve">suscita preliminar de ilegitimidade passiva, ao argumento de</w:delText>
        </w:r>
      </w:del>
      <w:ins w:id="1068" w:author="Assessor GDSXSR" w:date="2026-10-31T22:13:05Z">
        <w:r>
          <w:rPr>
            <w:color w:val="808080"/>
          </w:rPr>
          <w:t xml:space="preserve">alega</w:t>
        </w:r>
      </w:ins>
      <w:r>
        <w:t xml:space="preserve"> que</w:t>
      </w:r>
      <w:ins w:id="1069" w:author="Assessor GDSXSR" w:date="2026-10-31T22:13:05Z">
        <w:r>
          <w:rPr>
            <w:color w:val="808080"/>
          </w:rPr>
          <w:t xml:space="preserve">: </w:t>
        </w:r>
        <w:r>
          <w:rPr>
            <w:b/>
            <w:color w:val="808080"/>
          </w:rPr>
          <w:t xml:space="preserve">1)</w:t>
        </w:r>
      </w:ins>
      <w:r>
        <w:t xml:space="preserve"> a Unimed do Brasil assumiu a assistência de seus beneficiários a partir de 20/11/2025, </w:t>
      </w:r>
      <w:ins w:id="1070" w:author="Assessor GDSXSR" w:date="2026-10-31T22:13:05Z">
        <w:r>
          <w:rPr>
            <w:color w:val="808080"/>
          </w:rPr>
          <w:t xml:space="preserve">conforme comunicado da ANS </w:t>
        </w:r>
      </w:ins>
      <w:r>
        <w:t xml:space="preserve">e </w:t>
      </w:r>
      <w:del w:id="1071" w:author="Assessor GDSXSR" w:date="2026-10-31T22:13:05Z">
        <w:r>
          <w:delText xml:space="preserve">pede</w:delText>
        </w:r>
      </w:del>
      <w:ins w:id="1072" w:author="Assessor GDSXSR" w:date="2026-10-31T22:13:05Z">
        <w:r>
          <w:rPr>
            <w:color w:val="808080"/>
          </w:rPr>
          <w:t xml:space="preserve">memorando firmado entre as operadoras, e por isso não tem ingerência sobre autorizações e coberturas; </w:t>
        </w:r>
        <w:r>
          <w:rPr>
            <w:b/>
            <w:color w:val="808080"/>
          </w:rPr>
          <w:t xml:space="preserve">2)</w:t>
        </w:r>
        <w:r>
          <w:rPr>
            <w:color w:val="808080"/>
          </w:rPr>
          <w:t xml:space="preserve"> é impossível cumprir</w:t>
        </w:r>
      </w:ins>
      <w:r>
        <w:t xml:space="preserve"> a </w:t>
      </w:r>
      <w:del w:id="1073" w:author="Assessor GDSXSR" w:date="2026-10-31T22:13:05Z">
        <w:r>
          <w:delText xml:space="preserve">inclusão</w:delText>
        </w:r>
      </w:del>
      <w:ins w:id="1074" w:author="Assessor GDSXSR" w:date="2026-10-31T22:13:05Z">
        <w:r>
          <w:rPr>
            <w:color w:val="808080"/>
          </w:rPr>
          <w:t xml:space="preserve">obrigação</w:t>
        </w:r>
      </w:ins>
      <w:r>
        <w:t xml:space="preserve"> </w:t>
      </w:r>
      <w:del w:id="1075" w:author="Assessor GDSXSR" w:date="2026-10-31T22:13:05Z">
        <w:r>
          <w:delText xml:space="preserve">desta</w:delText>
        </w:r>
      </w:del>
      <w:ins w:id="1076" w:author="Assessor GDSXSR" w:date="2026-10-31T22:13:05Z">
        <w:r>
          <w:rPr>
            <w:color w:val="808080"/>
          </w:rPr>
          <w:t xml:space="preserve">de fazer, pelo que a Unimed do Brasil deve ser incluída</w:t>
        </w:r>
      </w:ins>
      <w:r>
        <w:t xml:space="preserve"> no polo passivo</w:t>
      </w:r>
      <w:ins w:id="1077" w:author="Assessor GDSXSR" w:date="2026-10-31T22:13:05Z">
        <w:r>
          <w:rPr>
            <w:color w:val="808080"/>
          </w:rPr>
          <w:t xml:space="preserve"> (ID 83024337 e 83024338)</w:t>
        </w:r>
      </w:ins>
      <w:r>
        <w:t xml:space="preserve">.</w:t>
      </w:r>
      <w:commentRangeEnd w:id="35"/>
      <w:r>
        <w:rPr>
          <w:rStyle w:val="CommentReference"/>
        </w:rPr>
        <w:commentReference w:id="35"/>
      </w:r>
    </w:p>
    <w:p w:rsidRPr="00967D14" w:rsidR="00E6149B" w:rsidRDefault="00E6149B" w14:paraId="7F6EF62A" w14:textId="77777777"/>
    <w:p w:rsidRPr="00967D14" w:rsidR="00E6149B" w:rsidRDefault="00AD7D7D" w14:paraId="5EE6ABDB" w14:textId="77777777">
      <w:pPr>
        <w:ind w:firstLine="2268"/>
      </w:pPr>
      <w:r w:rsidRPr="00967D14">
        <w:rPr>
          <w:highlight w:val="yellow"/>
        </w:rPr>
        <w:t>Sem razão.</w:t>
      </w:r>
    </w:p>
    <w:p w:rsidRPr="00967D14" w:rsidR="00E6149B" w:rsidRDefault="00E6149B" w14:paraId="525BE17A" w14:textId="77777777"/>
    <w:p w:rsidRPr="00967D14" w:rsidR="00E6149B" w:rsidRDefault="00AD7D7D" w14:paraId="29E5D4E5" w14:textId="77777777">
      <w:pPr>
        <w:ind w:firstLine="2268"/>
      </w:pPr>
      <w:commentRangeStart w:id="16"/>
      <w:commentRangeStart w:id="17"/>
      <w:r>
        <w:t xml:space="preserve">Inicialmente, a negativa</w:t>
      </w:r>
      <w:del w:id="1107" w:author="Assessor GDSXSR" w:date="2026-10-31T22:13:05Z">
        <w:r>
          <w:delText xml:space="preserve"> (ID 83023879)</w:delText>
        </w:r>
      </w:del>
      <w:r>
        <w:t xml:space="preserve"> e a tutela de urgência</w:t>
      </w:r>
      <w:del w:id="1108" w:author="Assessor GDSXSR" w:date="2026-10-31T22:13:05Z">
        <w:r>
          <w:delText xml:space="preserve"> (ID 83023895)</w:delText>
        </w:r>
      </w:del>
      <w:r>
        <w:t xml:space="preserve"> são de outubro de 2025, anteriores à transferência, e foram imputadas à própria ré, então operadora do plano de saúde da autora</w:t>
      </w:r>
      <w:ins w:id="1109" w:author="Assessor GDSXSR" w:date="2026-10-31T22:13:05Z">
        <w:r>
          <w:rPr>
            <w:color w:val="808080"/>
          </w:rPr>
          <w:t xml:space="preserve"> (ID 83023879 e 83023895)</w:t>
        </w:r>
      </w:ins>
      <w:r>
        <w:t xml:space="preserve">.</w:t>
      </w:r>
      <w:commentRangeEnd w:id="16"/>
      <w:commentRangeEnd w:id="17"/>
      <w:r w:rsidRPr="00967D14">
        <w:rPr>
          <w:rStyle w:val="Refdecomentrio"/>
          <w:sz w:val="28"/>
          <w:szCs w:val="22"/>
        </w:rPr>
        <w:commentReference w:id="16"/>
      </w:r>
      <w:r w:rsidRPr="00967D14">
        <w:rPr>
          <w:rStyle w:val="Refdecomentrio"/>
          <w:sz w:val="28"/>
          <w:szCs w:val="22"/>
        </w:rPr>
        <w:commentReference w:id="17"/>
      </w:r>
    </w:p>
    <w:p w:rsidRPr="00967D14" w:rsidR="00E6149B" w:rsidRDefault="00E6149B" w14:paraId="71252B48" w14:textId="77777777"/>
    <w:p>
      <w:pPr>
        <w:ind w:firstLine="2268"/>
        <w:rPr>
          <w:ins w:id="1094" w:author="Assessor GDSXSR" w:date="2026-10-31T22:13:05Z"/>
        </w:rPr>
      </w:pPr>
      <w:commentRangeStart w:id="36"/>
      <w:commentRangeStart w:id="18"/>
      <w:commentRangeStart w:id="19"/>
      <w:commentRangeStart w:id="20"/>
      <w:r>
        <w:t xml:space="preserve">Além disso, o memorando </w:t>
      </w:r>
      <w:del w:id="1078" w:author="Assessor GDSXSR" w:date="2026-10-31T22:13:05Z">
        <w:r>
          <w:delText xml:space="preserve">(ID 83024339) é ajuste </w:delText>
        </w:r>
      </w:del>
      <w:r>
        <w:t xml:space="preserve">entre </w:t>
      </w:r>
      <w:ins w:id="1079" w:author="Assessor GDSXSR" w:date="2026-10-31T22:13:05Z">
        <w:r>
          <w:rPr>
            <w:color w:val="808080"/>
          </w:rPr>
          <w:t xml:space="preserve">as </w:t>
        </w:r>
      </w:ins>
      <w:r>
        <w:t xml:space="preserve">operadoras</w:t>
      </w:r>
      <w:del w:id="1080" w:author="Assessor GDSXSR" w:date="2026-10-31T22:13:05Z">
        <w:r>
          <w:delText xml:space="preserve">, do qual a consumidora</w:delText>
        </w:r>
      </w:del>
      <w:r>
        <w:t xml:space="preserve"> não</w:t>
      </w:r>
      <w:del w:id="1081" w:author="Assessor GDSXSR" w:date="2026-10-31T22:13:05Z">
        <w:r>
          <w:delText xml:space="preserve"> participou, de modo que não lhe</w:delText>
        </w:r>
      </w:del>
      <w:r>
        <w:t xml:space="preserve"> pode ser oposto</w:t>
      </w:r>
      <w:ins w:id="1082" w:author="Assessor GDSXSR" w:date="2026-10-31T22:13:05Z">
        <w:r>
          <w:rPr>
            <w:color w:val="808080"/>
          </w:rPr>
          <w:t xml:space="preserve"> à consumidora</w:t>
        </w:r>
      </w:ins>
      <w:r>
        <w:t xml:space="preserve">, </w:t>
      </w:r>
      <w:del w:id="1083" w:author="Assessor GDSXSR" w:date="2026-10-31T22:13:05Z">
        <w:r>
          <w:delText xml:space="preserve">pois</w:delText>
        </w:r>
      </w:del>
      <w:ins w:id="1084" w:author="Assessor GDSXSR" w:date="2026-10-31T22:13:05Z">
        <w:r>
          <w:rPr>
            <w:color w:val="808080"/>
          </w:rPr>
          <w:t xml:space="preserve">que</w:t>
        </w:r>
      </w:ins>
      <w:r>
        <w:t xml:space="preserve"> </w:t>
      </w:r>
      <w:del w:id="1085" w:author="Assessor GDSXSR" w:date="2026-10-31T22:13:05Z">
        <w:r>
          <w:delText xml:space="preserve">a transferência</w:delText>
        </w:r>
      </w:del>
      <w:ins w:id="1086" w:author="Assessor GDSXSR" w:date="2026-10-31T22:13:05Z">
        <w:r>
          <w:rPr>
            <w:color w:val="808080"/>
          </w:rPr>
          <w:t xml:space="preserve">dele</w:t>
        </w:r>
      </w:ins>
      <w:r>
        <w:t xml:space="preserve"> não </w:t>
      </w:r>
      <w:del w:id="1087" w:author="Assessor GDSXSR" w:date="2026-10-31T22:13:05Z">
        <w:r>
          <w:delText xml:space="preserve">altera a legitimidade das partes (CPC</w:delText>
        </w:r>
      </w:del>
      <w:ins w:id="1088" w:author="Assessor GDSXSR" w:date="2026-10-31T22:13:05Z">
        <w:r>
          <w:rPr>
            <w:color w:val="808080"/>
          </w:rPr>
          <w:t xml:space="preserve">participou</w:t>
        </w:r>
      </w:ins>
      <w:r>
        <w:t xml:space="preserve">,</w:t>
      </w:r>
      <w:del w:id="1089" w:author="Assessor GDSXSR" w:date="2026-10-31T22:13:05Z">
        <w:r>
          <w:delText xml:space="preserve"> art. 109)</w:delText>
        </w:r>
      </w:del>
      <w:r>
        <w:t xml:space="preserve"> e os autores da ofensa respondem solidariamente (</w:t>
      </w:r>
      <w:ins w:id="1090" w:author="Assessor GDSXSR" w:date="2026-10-31T22:13:05Z">
        <w:r>
          <w:rPr>
            <w:color w:val="808080"/>
          </w:rPr>
          <w:t xml:space="preserve">ID 83024339; </w:t>
        </w:r>
      </w:ins>
      <w:r>
        <w:t xml:space="preserve">CDC</w:t>
      </w:r>
      <w:del w:id="1091" w:author="Assessor GDSXSR" w:date="2026-10-31T22:13:05Z">
        <w:r>
          <w:delText xml:space="preserve">, art.</w:delText>
        </w:r>
      </w:del>
      <w:r>
        <w:t xml:space="preserve"> 7º</w:t>
      </w:r>
      <w:del w:id="1092" w:author="Assessor GDSXSR" w:date="2026-10-31T22:13:05Z">
        <w:r>
          <w:delText xml:space="preserve">,</w:delText>
        </w:r>
      </w:del>
      <w:r>
        <w:t xml:space="preserve"> parágrafo único).</w:t>
      </w:r>
    </w:p>
    <w:p>
      <w:pPr>
        <w:ind w:firstLine="2268"/>
        <w:rPr>
          <w:ins w:id="1095" w:author="Assessor GDSXSR" w:date="2026-10-31T22:13:05Z"/>
        </w:rPr>
      </w:pPr>
    </w:p>
    <w:p w:rsidRPr="00967D14" w:rsidR="00E6149B" w:rsidRDefault="00AD7D7D" w14:paraId="39FA5E0C" w14:textId="77777777">
      <w:pPr>
        <w:ind w:firstLine="2268"/>
        <w:rPr>
          <w:ins w:id="1096" w:author="Assessor GDSXSR" w:date="2026-10-31T22:13:05Z"/>
        </w:rPr>
      </w:pPr>
      <w:ins w:id="1093" w:author="Assessor GDSXSR" w:date="2026-10-31T22:13:05Z">
        <w:r>
          <w:rPr>
            <w:color w:val="808080"/>
          </w:rPr>
          <w:t xml:space="preserve">Soma-se que a transferência da assistência não altera a legitimidade das partes, nos termos do art. 109 do CPC:</w:t>
        </w:r>
      </w:ins>
      <w:commentRangeEnd w:id="18"/>
      <w:commentRangeEnd w:id="19"/>
      <w:commentRangeEnd w:id="20"/>
      <w:commentRangeEnd w:id="36"/>
      <w:r w:rsidRPr="00967D14">
        <w:rPr>
          <w:rStyle w:val="Refdecomentrio"/>
          <w:sz w:val="28"/>
          <w:szCs w:val="22"/>
        </w:rPr>
        <w:commentReference w:id="18"/>
      </w:r>
      <w:r w:rsidRPr="00967D14">
        <w:rPr>
          <w:rStyle w:val="Refdecomentrio"/>
          <w:sz w:val="28"/>
          <w:szCs w:val="22"/>
        </w:rPr>
        <w:commentReference w:id="19"/>
      </w:r>
      <w:r w:rsidRPr="00967D14">
        <w:rPr>
          <w:rStyle w:val="Refdecomentrio"/>
          <w:sz w:val="28"/>
          <w:szCs w:val="22"/>
        </w:rPr>
        <w:commentReference w:id="20"/>
      </w:r>
      <w:r>
        <w:rPr>
          <w:rStyle w:val="CommentReference"/>
        </w:rPr>
        <w:commentReference w:id="36"/>
      </w:r>
    </w:p>
    <w:p>
      <w:pPr>
        <w:ind w:firstLine="2268"/>
        <w:rPr>
          <w:ins w:id="1097" w:author="Assessor GDSXSR" w:date="2026-10-31T22:13:05Z"/>
        </w:rPr>
      </w:pPr>
    </w:p>
    <w:p>
      <w:pPr>
        <w:ind w:left="2268" w:firstLine="0"/>
        <w:rPr/>
      </w:pPr>
      <w:ins w:id="1098" w:author="Assessor GDSXSR" w:date="2026-10-31T22:13:05Z">
        <w:r>
          <w:rPr>
            <w:i/>
            <w:color w:val="808080"/>
            <w:sz w:val="26"/>
          </w:rPr>
          <w:t xml:space="preserve">“Art. 109. A alienação da coisa ou do direito litigioso por ato entre vivos, a título particular, não altera a legitimidade das partes.”</w:t>
        </w:r>
      </w:ins>
    </w:p>
    <w:p w:rsidRPr="00967D14" w:rsidR="00E6149B" w:rsidRDefault="00E6149B" w14:paraId="54F6B39F" w14:textId="77777777"/>
    <w:p w:rsidRPr="00967D14" w:rsidR="00E6149B" w:rsidRDefault="00AD7D7D" w14:paraId="1755BC9F" w14:textId="77777777">
      <w:pPr>
        <w:ind w:firstLine="2268"/>
      </w:pPr>
      <w:commentRangeStart w:id="21"/>
      <w:r>
        <w:t xml:space="preserve">Por fim, a inclusão da Unimed do Brasil no polo passivo após a sentença é inviável</w:t>
      </w:r>
      <w:del w:id="1110" w:author="Assessor GDSXSR" w:date="2026-10-31T22:13:05Z">
        <w:r>
          <w:delText xml:space="preserve"> (ID 83024342)</w:delText>
        </w:r>
      </w:del>
      <w:r>
        <w:t xml:space="preserve">, e eventual dificuldade de cumprimento deverá ser examinada na fase própria</w:t>
      </w:r>
      <w:ins w:id="1111" w:author="Assessor GDSXSR" w:date="2026-10-31T22:13:05Z">
        <w:r>
          <w:rPr>
            <w:color w:val="808080"/>
          </w:rPr>
          <w:t xml:space="preserve"> (ID 83024342)</w:t>
        </w:r>
      </w:ins>
      <w:r>
        <w:t xml:space="preserve">.</w:t>
      </w:r>
      <w:commentRangeEnd w:id="21"/>
      <w:r w:rsidRPr="00967D14">
        <w:rPr>
          <w:rStyle w:val="Refdecomentrio"/>
          <w:sz w:val="28"/>
          <w:szCs w:val="22"/>
        </w:rPr>
        <w:commentReference w:id="21"/>
      </w:r>
    </w:p>
    <w:p w:rsidRPr="00967D14" w:rsidR="00E6149B" w:rsidRDefault="00E6149B" w14:paraId="4F31DBC7" w14:textId="77777777"/>
    <w:p w:rsidRPr="00967D14" w:rsidR="00E6149B" w:rsidRDefault="00AD7D7D" w14:paraId="46C94E17" w14:textId="77777777">
      <w:pPr>
        <w:ind w:firstLine="2268"/>
      </w:pPr>
      <w:r w:rsidRPr="00967D14">
        <w:rPr>
          <w:highlight w:val="yellow"/>
          <w:u w:val="single"/>
        </w:rPr>
        <w:t>Assim, rejeito a preliminar de ilegitimidade passiva.</w:t>
      </w:r>
    </w:p>
    <w:p w:rsidRPr="00967D14" w:rsidR="00E6149B" w:rsidRDefault="00E6149B" w14:paraId="33C5984E" w14:textId="77777777"/>
    <w:p w:rsidRPr="00967D14" w:rsidR="00E6149B" w:rsidRDefault="00AD7D7D" w14:paraId="3E70BAE8" w14:textId="77777777">
      <w:pPr>
        <w:keepNext/>
        <w:jc w:val="center"/>
      </w:pPr>
      <w:r w:rsidRPr="00967D14">
        <w:rPr>
          <w:highlight w:val="yellow"/>
        </w:rPr>
        <w:t>DA MANUTENÇÃO DA COBERTURA E DA CONDENAÇÃO POR DANOS MORAIS</w:t>
      </w:r>
    </w:p>
    <w:p w:rsidRPr="00967D14" w:rsidR="00E6149B" w:rsidRDefault="00E6149B" w14:paraId="05BF3691" w14:textId="77777777">
      <w:pPr>
        <w:keepNext/>
      </w:pPr>
    </w:p>
    <w:p w:rsidRPr="00967D14" w:rsidR="00E6149B" w:rsidRDefault="00AD7D7D" w14:paraId="139D1BD1" w14:textId="77777777">
      <w:pPr>
        <w:ind w:firstLine="2268"/>
      </w:pPr>
      <w:r>
        <w:t xml:space="preserve">A ré/apelante alega</w:t>
      </w:r>
      <w:del w:id="1099" w:author="Assessor GDSXSR" w:date="2026-10-31T22:13:05Z">
        <w:r>
          <w:delText xml:space="preserve">, em síntese,</w:delText>
        </w:r>
      </w:del>
      <w:r>
        <w:t xml:space="preserve"> que: </w:t>
      </w:r>
      <w:r>
        <w:rPr>
          <w:b/>
        </w:rPr>
        <w:t xml:space="preserve">1)</w:t>
      </w:r>
      <w:r>
        <w:t xml:space="preserve"> não houve negativa indevida, mas análise administrativa regular; </w:t>
      </w:r>
      <w:r>
        <w:rPr>
          <w:b/>
        </w:rPr>
        <w:t xml:space="preserve">2)</w:t>
      </w:r>
      <w:r>
        <w:t xml:space="preserve"> o exame não integra o rol da ANS; </w:t>
      </w:r>
      <w:r>
        <w:rPr>
          <w:b/>
        </w:rPr>
        <w:t xml:space="preserve">3)</w:t>
      </w:r>
      <w:r>
        <w:t xml:space="preserve"> não há dano moral e, subsidiariamente, o valor deve ser fixado com razoabilidade; </w:t>
      </w:r>
      <w:r>
        <w:rPr>
          <w:b/>
        </w:rPr>
        <w:t xml:space="preserve">4)</w:t>
      </w:r>
      <w:r>
        <w:t xml:space="preserve"> é incabível a inversão do ônus da prova</w:t>
      </w:r>
      <w:ins w:id="1100" w:author="Assessor GDSXSR" w:date="2026-10-31T22:13:05Z">
        <w:r>
          <w:rPr>
            <w:color w:val="808080"/>
          </w:rPr>
          <w:t xml:space="preserve"> (ID 83024337)</w:t>
        </w:r>
      </w:ins>
      <w:r>
        <w:t xml:space="preserve">.</w:t>
      </w:r>
    </w:p>
    <w:p w:rsidRPr="00967D14" w:rsidR="00E6149B" w:rsidRDefault="00E6149B" w14:paraId="0D40CAD0" w14:textId="77777777"/>
    <w:p w:rsidRPr="00967D14" w:rsidR="00E6149B" w:rsidRDefault="00AD7D7D" w14:paraId="09B155A6" w14:textId="77777777">
      <w:pPr>
        <w:ind w:firstLine="2268"/>
      </w:pPr>
      <w:r w:rsidRPr="00967D14">
        <w:rPr>
          <w:highlight w:val="yellow"/>
        </w:rPr>
        <w:t>Sem razão.</w:t>
      </w:r>
    </w:p>
    <w:p w:rsidRPr="00967D14" w:rsidR="00E6149B" w:rsidRDefault="00E6149B" w14:paraId="732F6ABD" w14:textId="77777777"/>
    <w:p w:rsidRPr="00967D14" w:rsidR="00E6149B" w:rsidRDefault="00AD7D7D" w14:paraId="7D1EBFA8" w14:textId="77777777">
      <w:pPr>
        <w:ind w:firstLine="2268"/>
      </w:pPr>
      <w:r w:rsidRPr="00967D14">
        <w:t>A r. sentença, cujos argumentos acolho, examinou o conjunto probatório e rebate as alegações do apelo:</w:t>
      </w:r>
    </w:p>
    <w:p w:rsidRPr="00967D14" w:rsidR="00E6149B" w:rsidRDefault="00E6149B" w14:paraId="1FAB788F" w14:textId="77777777"/>
    <w:p w:rsidRPr="00967D14" w:rsidR="00E6149B" w:rsidRDefault="00AD7D7D" w14:paraId="103CC86A" w14:textId="77777777">
      <w:pPr>
        <w:ind w:left="2268" w:firstLine="1134"/>
      </w:pPr>
      <w:r w:rsidRPr="00967D14">
        <w:rPr>
          <w:i/>
          <w:sz w:val="26"/>
          <w:highlight w:val="yellow"/>
        </w:rPr>
        <w:t xml:space="preserve">"(...) Em segundo lugar, a autora juntou aos autos, na fase de réplica e em manifestações posteriores, </w:t>
      </w:r>
      <w:r w:rsidRPr="00967D14">
        <w:rPr>
          <w:i/>
          <w:sz w:val="26"/>
          <w:highlight w:val="yellow"/>
        </w:rPr>
        <w:lastRenderedPageBreak/>
        <w:t>novas negativas de cobertura, demonstrando que a conduta da ré não se limitou a um episódio isolado, mas configurou prática reiterada e contínua de recusa injustificada. (...)</w:t>
      </w:r>
    </w:p>
    <w:p w:rsidRPr="00967D14" w:rsidR="00E6149B" w:rsidRDefault="00AD7D7D" w14:paraId="06E14268" w14:textId="77777777">
      <w:pPr>
        <w:ind w:left="2268" w:firstLine="1134"/>
      </w:pPr>
      <w:r w:rsidRPr="00967D14">
        <w:rPr>
          <w:i/>
          <w:sz w:val="26"/>
          <w:highlight w:val="yellow"/>
        </w:rPr>
        <w:t>Em terceiro lugar, e este é o aspecto mais eloquente, a ré não apresentou absolutamente nenhum documento comprovando a autorização do procedimento. Não juntou guia autorizada, não apresentou telas do sistema interno, não indicou número de protocolo, não trouxe comunicação formal enviada à beneficiária ou à unidade hospitalar. A operadora limitou-se a afirmar genericamente que não houve negativa, mas não produziu uma única prova documental que sustentasse tal alegação.</w:t>
      </w:r>
    </w:p>
    <w:p w:rsidRPr="00967D14" w:rsidR="00E6149B" w:rsidRDefault="00AD7D7D" w14:paraId="0ABD5698" w14:textId="77777777">
      <w:pPr>
        <w:ind w:left="2268" w:firstLine="1134"/>
      </w:pPr>
      <w:r w:rsidRPr="00967D14">
        <w:rPr>
          <w:i/>
          <w:sz w:val="26"/>
          <w:highlight w:val="yellow"/>
        </w:rPr>
        <w:t xml:space="preserve">Nos termos do </w:t>
      </w:r>
      <w:commentRangeStart w:id="22"/>
      <w:r w:rsidRPr="00967D14">
        <w:rPr>
          <w:i/>
          <w:sz w:val="26"/>
          <w:highlight w:val="yellow"/>
        </w:rPr>
        <w:t>artigo 373, inciso II, do Código de Processo Civil</w:t>
      </w:r>
      <w:commentRangeEnd w:id="22"/>
      <w:r w:rsidRPr="00967D14">
        <w:rPr>
          <w:rStyle w:val="Refdecomentrio"/>
          <w:i/>
          <w:sz w:val="26"/>
          <w:szCs w:val="22"/>
          <w:highlight w:val="yellow"/>
        </w:rPr>
        <w:commentReference w:id="22"/>
      </w:r>
      <w:r w:rsidRPr="00967D14">
        <w:rPr>
          <w:i/>
          <w:sz w:val="26"/>
          <w:highlight w:val="yellow"/>
        </w:rPr>
        <w:t>, o ônus de comprovar a existência de fato impeditivo, modificativo ou extintivo do direito da autora incumbe à ré. (...)</w:t>
      </w:r>
    </w:p>
    <w:p w:rsidRPr="00967D14" w:rsidR="00E6149B" w:rsidRDefault="00AD7D7D" w14:paraId="1CAFAB49" w14:textId="77777777">
      <w:pPr>
        <w:ind w:left="2268" w:firstLine="1134"/>
      </w:pPr>
      <w:r w:rsidRPr="00967D14">
        <w:rPr>
          <w:i/>
          <w:sz w:val="26"/>
          <w:highlight w:val="yellow"/>
        </w:rPr>
        <w:t>Ademais, a própria inércia da ré em cumprir a tutela de urgência deferida nestes autos constitui prova indireta, porém robusta, da persistência da negativa de cobertura. Se o procedimento estivesse autorizado, a operadora teria prontamente demonstrado o cumprimento da decisão judicial, o que não ocorreu.</w:t>
      </w:r>
    </w:p>
    <w:p w:rsidRPr="00967D14" w:rsidR="00E6149B" w:rsidRDefault="00AD7D7D" w14:paraId="1A4ACD7D" w14:textId="77777777">
      <w:pPr>
        <w:ind w:left="2268" w:firstLine="1134"/>
      </w:pPr>
      <w:r w:rsidRPr="00967D14">
        <w:rPr>
          <w:i/>
          <w:sz w:val="26"/>
          <w:highlight w:val="yellow"/>
        </w:rPr>
        <w:t>(...) A operadora, contudo, negou a cobertura do exame sob a alegação de que seria necessária a realização de outros exames prévios para comprovar a necessidade do procedimento indicado. Tal justificativa revela-se manifestamente abusiva e contrária à legislação de regência. (...)</w:t>
      </w:r>
    </w:p>
    <w:p w:rsidRPr="00967D14" w:rsidR="00E6149B" w:rsidRDefault="00AD7D7D" w14:paraId="42B9F034" w14:textId="77777777">
      <w:pPr>
        <w:ind w:left="2268" w:firstLine="1134"/>
      </w:pPr>
      <w:r w:rsidRPr="00967D14">
        <w:rPr>
          <w:i/>
          <w:sz w:val="26"/>
          <w:highlight w:val="yellow"/>
        </w:rPr>
        <w:t xml:space="preserve">(...) No caso dos autos, a recusa foi duplamente injustificada: primeiro, porque o exame prescrito é de </w:t>
      </w:r>
      <w:r w:rsidRPr="00967D14">
        <w:rPr>
          <w:i/>
          <w:sz w:val="26"/>
          <w:highlight w:val="yellow"/>
        </w:rPr>
        <w:lastRenderedPageBreak/>
        <w:t>cobertura obrigatória e essencial ao tratamento de doença coberta pelo plano; segundo, porque a negativa persistiu mesmo após a concessão de tutela de urgência judicial, revelando desrespeito não apenas ao contrato e à legislação, mas também à própria autoridade do Poder Judiciário. (...)" (ID 83024333)</w:t>
      </w:r>
    </w:p>
    <w:p w:rsidRPr="00967D14" w:rsidR="00E6149B" w:rsidRDefault="00E6149B" w14:paraId="7240D2C7" w14:textId="77777777"/>
    <w:p w:rsidRPr="00967D14" w:rsidR="00E6149B" w:rsidRDefault="00AD7D7D" w14:paraId="3BE31EF8" w14:textId="77777777">
      <w:pPr>
        <w:ind w:firstLine="2268"/>
      </w:pPr>
      <w:commentRangeStart w:id="23"/>
      <w:commentRangeStart w:id="24"/>
      <w:r>
        <w:rPr>
          <w:highlight w:val="yellow"/>
        </w:rPr>
        <w:t xml:space="preserve">Acrescento que a sentença não inverteu o ônus da prova</w:t>
      </w:r>
      <w:r>
        <w:t xml:space="preserve">, mas aplicou a regra geral</w:t>
      </w:r>
      <w:del w:id="1101" w:author="Assessor GDSXSR" w:date="2026-10-31T22:13:05Z">
        <w:r>
          <w:delText xml:space="preserve"> do art. 373, II, do CPC</w:delText>
        </w:r>
      </w:del>
      <w:r>
        <w:t xml:space="preserve">, razão pela qual a discussão sobre os requisitos </w:t>
      </w:r>
      <w:del w:id="1102" w:author="Assessor GDSXSR" w:date="2026-10-31T22:13:05Z">
        <w:r>
          <w:delText xml:space="preserve">do</w:delText>
        </w:r>
      </w:del>
      <w:ins w:id="1103" w:author="Assessor GDSXSR" w:date="2026-10-31T22:13:05Z">
        <w:r>
          <w:rPr>
            <w:color w:val="808080"/>
          </w:rPr>
          <w:t xml:space="preserve">da</w:t>
        </w:r>
      </w:ins>
      <w:r>
        <w:t xml:space="preserve"> </w:t>
      </w:r>
      <w:del w:id="1104" w:author="Assessor GDSXSR" w:date="2026-10-31T22:13:05Z">
        <w:r>
          <w:delText xml:space="preserve">art. 6º, VIII, do CDC</w:delText>
        </w:r>
      </w:del>
      <w:ins w:id="1105" w:author="Assessor GDSXSR" w:date="2026-10-31T22:13:05Z">
        <w:r>
          <w:rPr>
            <w:color w:val="808080"/>
          </w:rPr>
          <w:t xml:space="preserve">inversão</w:t>
        </w:r>
      </w:ins>
      <w:r>
        <w:t xml:space="preserve"> não interfere no resultado</w:t>
      </w:r>
      <w:ins w:id="1106" w:author="Assessor GDSXSR" w:date="2026-10-31T22:13:05Z">
        <w:r>
          <w:rPr>
            <w:color w:val="808080"/>
          </w:rPr>
          <w:t xml:space="preserve"> (CPC 373 II; CDC 6º VIII)</w:t>
        </w:r>
      </w:ins>
      <w:r>
        <w:t xml:space="preserve">.</w:t>
      </w:r>
      <w:commentRangeEnd w:id="23"/>
      <w:commentRangeEnd w:id="24"/>
      <w:r w:rsidRPr="00967D14">
        <w:rPr>
          <w:rStyle w:val="Refdecomentrio"/>
          <w:sz w:val="28"/>
          <w:szCs w:val="22"/>
        </w:rPr>
        <w:commentReference w:id="23"/>
      </w:r>
      <w:r w:rsidRPr="00967D14">
        <w:rPr>
          <w:rStyle w:val="Refdecomentrio"/>
          <w:sz w:val="28"/>
          <w:szCs w:val="22"/>
        </w:rPr>
        <w:commentReference w:id="24"/>
      </w:r>
    </w:p>
    <w:p w:rsidRPr="00967D14" w:rsidR="00E6149B" w:rsidRDefault="00E6149B" w14:paraId="1327E18B" w14:textId="77777777"/>
    <w:p w:rsidRPr="00967D14" w:rsidR="00E6149B" w:rsidRDefault="00AD7D7D" w14:paraId="7C0455FA" w14:textId="77777777">
      <w:pPr>
        <w:ind w:firstLine="2268"/>
      </w:pPr>
      <w:r w:rsidRPr="001A179C">
        <w:rPr>
          <w:highlight w:val="yellow"/>
        </w:rPr>
        <w:t>Do mesmo modo, a alegação de que o exame não integra o rol da ANS veio desacompanhada de prova</w:t>
      </w:r>
      <w:r w:rsidRPr="00967D14">
        <w:t>, e, segundo a sentença, a recusa se apoiou na exigência de exames prévios, e não na falta de cobertura.</w:t>
      </w:r>
    </w:p>
    <w:p w:rsidRPr="00967D14" w:rsidR="00E6149B" w:rsidRDefault="00E6149B" w14:paraId="4D6358C5" w14:textId="77777777"/>
    <w:p w:rsidR="001A179C" w:rsidRDefault="00AD7D7D" w14:paraId="56647480" w14:textId="0DFF7538">
      <w:pPr>
        <w:ind w:firstLine="2268"/>
      </w:pPr>
      <w:commentRangeStart w:id="37"/>
      <w:commentRangeStart w:id="25"/>
      <w:r>
        <w:t xml:space="preserve">Quanto ao dano moral, o </w:t>
      </w:r>
      <w:ins w:id="1115" w:author="Assessor GDSXSR" w:date="2026-10-31T22:13:05Z">
        <w:r>
          <w:rPr>
            <w:color w:val="808080"/>
          </w:rPr>
          <w:t xml:space="preserve">c. </w:t>
        </w:r>
      </w:ins>
      <w:r>
        <w:t xml:space="preserve">STJ</w:t>
      </w:r>
      <w:ins w:id="1116" w:author="Assessor GDSXSR" w:date="2026-10-31T22:13:05Z">
        <w:r>
          <w:rPr>
            <w:color w:val="808080"/>
          </w:rPr>
          <w:t xml:space="preserve">,</w:t>
        </w:r>
      </w:ins>
      <w:r>
        <w:t xml:space="preserve"> </w:t>
      </w:r>
      <w:del w:id="1117" w:author="Assessor GDSXSR" w:date="2026-10-31T22:13:05Z">
        <w:r>
          <w:delText xml:space="preserve">firmou</w:delText>
        </w:r>
      </w:del>
      <w:ins w:id="1118" w:author="Assessor GDSXSR" w:date="2026-10-31T22:13:05Z">
        <w:r>
          <w:rPr>
            <w:color w:val="808080"/>
          </w:rPr>
          <w:t xml:space="preserve">no julgamento do Tema Repetitivo 1.365, fixou</w:t>
        </w:r>
      </w:ins>
      <w:r>
        <w:t xml:space="preserve"> a seguinte tese</w:t>
      </w:r>
      <w:del w:id="1119" w:author="Assessor GDSXSR" w:date="2026-10-31T22:13:05Z">
        <w:r>
          <w:delText xml:space="preserve"> no Tema 1.365</w:delText>
        </w:r>
      </w:del>
      <w:r>
        <w:t xml:space="preserve">:</w:t>
      </w:r>
      <w:commentRangeEnd w:id="25"/>
      <w:commentRangeEnd w:id="37"/>
      <w:r w:rsidRPr="00967D14">
        <w:rPr>
          <w:rStyle w:val="Refdecomentrio"/>
          <w:sz w:val="28"/>
          <w:szCs w:val="22"/>
        </w:rPr>
        <w:commentReference w:id="25"/>
      </w:r>
      <w:r>
        <w:rPr>
          <w:rStyle w:val="CommentReference"/>
        </w:rPr>
        <w:commentReference w:id="37"/>
      </w:r>
    </w:p>
    <w:p w:rsidR="00B56F60" w:rsidP="001A179C" w:rsidRDefault="00B56F60" w14:paraId="74A99F2B" w14:textId="77777777">
      <w:pPr>
        <w:ind w:left="2268"/>
        <w:rPr>
          <w:i/>
          <w:iCs/>
          <w:sz w:val="26"/>
          <w:szCs w:val="26"/>
          <w:highlight w:val="yellow"/>
        </w:rPr>
      </w:pPr>
    </w:p>
    <w:p w:rsidRPr="001A179C" w:rsidR="00E6149B" w:rsidP="001A179C" w:rsidRDefault="00AD7D7D" w14:paraId="77516EA1" w14:textId="1C40953A">
      <w:pPr>
        <w:ind w:left="2268" w:firstLine="1134"/>
        <w:rPr>
          <w:ins w:id="1121" w:author="Assessor GDSXSR" w:date="2026-10-31T22:13:05Z"/>
          <w:i/>
          <w:iCs/>
          <w:sz w:val="26"/>
          <w:szCs w:val="26"/>
        </w:rPr>
        <w:pPrChange w:id="1120" w:author="Assessor GDSXSR" w:date="2026-10-31T22:13:05Z">
          <w:pPr>
            <w:ind w:left="2268"/>
          </w:pPr>
        </w:pPrChange>
      </w:pPr>
      <w:r w:rsidRPr="001A179C">
        <w:rPr>
          <w:i/>
          <w:iCs/>
          <w:sz w:val="26"/>
          <w:szCs w:val="26"/>
          <w:highlight w:val="yellow"/>
        </w:rPr>
        <w:t>"A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p>
      <w:pPr>
        <w:ind w:left="2268" w:firstLine="0"/>
        <w:rPr>
          <w:i/>
          <w:iCs/>
          <w:sz w:val="26"/>
          <w:szCs w:val="26"/>
        </w:rPr>
      </w:pPr>
      <w:ins w:id="1122" w:author="Assessor GDSXSR" w:date="2026-10-31T22:13:05Z">
        <w:r>
          <w:rPr>
            <w:i/>
            <w:iCs/>
            <w:color w:val="808080"/>
            <w:sz w:val="26"/>
            <w:szCs w:val="26"/>
            <w:highlight w:val="yellow"/>
          </w:rPr>
          <w:t xml:space="preserve">(REsp n. 2.197.574/SP, relator Ministro Ricardo Villas Bôas Cueva, Segunda Seção, julgado em 11/3/2026, DJEN de 20/3/2026.)</w:t>
        </w:r>
      </w:ins>
    </w:p>
    <w:p w:rsidRPr="00967D14" w:rsidR="00E6149B" w:rsidRDefault="00E6149B" w14:paraId="0A0E1A5E" w14:textId="77777777"/>
    <w:p w:rsidRPr="00967D14" w:rsidR="00E6149B" w:rsidRDefault="00AD7D7D" w14:paraId="5A162FA2" w14:textId="77777777">
      <w:pPr>
        <w:ind w:firstLine="2268"/>
      </w:pPr>
      <w:r w:rsidRPr="00967D14">
        <w:t xml:space="preserve">No caso, esses elementos estão presentes, pois a autora, </w:t>
      </w:r>
      <w:commentRangeStart w:id="26"/>
      <w:r w:rsidRPr="00967D14">
        <w:t>com 72 anos</w:t>
      </w:r>
      <w:commentRangeEnd w:id="26"/>
      <w:r w:rsidRPr="00967D14">
        <w:rPr>
          <w:rStyle w:val="Refdecomentrio"/>
          <w:sz w:val="28"/>
          <w:szCs w:val="22"/>
        </w:rPr>
        <w:commentReference w:id="26"/>
      </w:r>
      <w:r w:rsidRPr="00967D14">
        <w:t xml:space="preserve">, é portadora de aneurisma cerebral com risco de </w:t>
      </w:r>
      <w:r w:rsidRPr="00967D14">
        <w:lastRenderedPageBreak/>
        <w:t>ruptura, e o exame negado era etapa pré-cirúrgica, prescrita em caráter de urgência.</w:t>
      </w:r>
    </w:p>
    <w:p w:rsidRPr="00967D14" w:rsidR="00E6149B" w:rsidRDefault="00E6149B" w14:paraId="202E4F7E" w14:textId="77777777"/>
    <w:p w:rsidRPr="00967D14" w:rsidR="00E6149B" w:rsidRDefault="00AD7D7D" w14:paraId="2BAC4EFF" w14:textId="77777777">
      <w:pPr>
        <w:ind w:firstLine="2268"/>
      </w:pPr>
      <w:r w:rsidRPr="00D8775F">
        <w:rPr>
          <w:highlight w:val="yellow"/>
        </w:rPr>
        <w:t>Além disso, a recusa se repetiu e persistiu mesmo após a tutela de urgência</w:t>
      </w:r>
      <w:r w:rsidRPr="00967D14">
        <w:t>, quadro que gerou angústia e insegurança que superam o simples inadimplemento contratual.</w:t>
      </w:r>
    </w:p>
    <w:p w:rsidRPr="00967D14" w:rsidR="00E6149B" w:rsidRDefault="00E6149B" w14:paraId="0C5F4549" w14:textId="77777777"/>
    <w:p w:rsidRPr="00967D14" w:rsidR="00E6149B" w:rsidRDefault="00AD7D7D" w14:paraId="3DF1C149" w14:textId="77777777">
      <w:pPr>
        <w:ind w:firstLine="2268"/>
      </w:pPr>
      <w:commentRangeStart w:id="38"/>
      <w:r>
        <w:t xml:space="preserve">Nesse sentido</w:t>
      </w:r>
      <w:del w:id="1123" w:author="Assessor GDSXSR" w:date="2026-10-31T22:13:05Z">
        <w:r>
          <w:delText xml:space="preserve">, a jurisprudência recente deste Tribunal</w:delText>
        </w:r>
      </w:del>
      <w:r>
        <w:t xml:space="preserve">:</w:t>
      </w:r>
      <w:commentRangeEnd w:id="38"/>
      <w:r>
        <w:rPr>
          <w:rStyle w:val="CommentReference"/>
        </w:rPr>
        <w:commentReference w:id="38"/>
      </w:r>
    </w:p>
    <w:p w:rsidRPr="00967D14" w:rsidR="00E6149B" w:rsidRDefault="00E6149B" w14:paraId="7E90D718" w14:textId="77777777"/>
    <w:p w:rsidRPr="00967D14" w:rsidR="00E6149B" w:rsidRDefault="00AD7D7D" w14:paraId="1598C229" w14:textId="77777777">
      <w:pPr>
        <w:ind w:left="2268"/>
      </w:pPr>
      <w:del w:id="1124" w:author="Assessor GDSXSR" w:date="2026-10-31T22:13:05Z">
        <w:r>
          <w:rPr>
            <w:i/>
            <w:sz w:val="26"/>
            <w:highlight w:val="yellow"/>
          </w:rPr>
          <w:delText xml:space="preserve">"</w:delText>
        </w:r>
      </w:del>
      <w:ins w:id="1125" w:author="Assessor GDSXSR" w:date="2026-10-31T22:13:05Z">
        <w:r>
          <w:rPr>
            <w:i/>
            <w:color w:val="808080"/>
            <w:sz w:val="26"/>
            <w:highlight w:val="yellow"/>
          </w:rPr>
          <w:t xml:space="preserve">“(...) </w:t>
        </w:r>
      </w:ins>
      <w:r>
        <w:rPr>
          <w:i/>
          <w:sz w:val="26"/>
          <w:highlight w:val="yellow"/>
        </w:rPr>
        <w:t xml:space="preserve">8. A simples recusa indevida de cobertura médico-assistencial não gera dano moral presumido, conforme Tema 1365 do Superior Tribunal de Justiça. </w:t>
      </w:r>
      <w:r>
        <w:rPr>
          <w:i/>
          <w:sz w:val="26"/>
          <w:highlight w:val="yellow"/>
          <w:u w:val="single"/>
          <w:rPrChange w:id="1128" w:author="Assessor GDSXSR" w:date="2026-10-31T22:13:05Z">
            <w:rPr>
              <w:i/>
              <w:sz w:val="26"/>
              <w:highlight w:val="yellow"/>
            </w:rPr>
          </w:rPrChange>
        </w:rPr>
        <w:t xml:space="preserve">Faz-se necessária a análise das circunstâncias concretas, as quais, no caso, evidenciam sofrimento relevante, angústia, insegurança e agravamento do estado de saúde do autor.</w:t>
      </w:r>
      <w:del w:id="1126" w:author="Assessor GDSXSR" w:date="2026-10-31T22:13:05Z">
        <w:r>
          <w:rPr>
            <w:i/>
            <w:sz w:val="26"/>
            <w:highlight w:val="yellow"/>
          </w:rPr>
          <w:delText xml:space="preserve">"</w:delText>
        </w:r>
      </w:del>
      <w:ins w:id="1127" w:author="Assessor GDSXSR" w:date="2026-10-31T22:13:05Z">
        <w:r>
          <w:rPr>
            <w:i/>
            <w:color w:val="808080"/>
            <w:sz w:val="26"/>
            <w:highlight w:val="yellow"/>
          </w:rPr>
          <w:t xml:space="preserve"> (...)”</w:t>
        </w:r>
      </w:ins>
    </w:p>
    <w:p w:rsidRPr="00967D14" w:rsidR="00E6149B" w:rsidRDefault="00AD7D7D" w14:paraId="205D5DE9" w14:textId="77777777">
      <w:pPr>
        <w:ind w:left="2268"/>
      </w:pPr>
      <w:r>
        <w:rPr>
          <w:i/>
          <w:sz w:val="26"/>
        </w:rPr>
        <w:t xml:space="preserve">(Acórdão 2136147, 0703187-05.2025.8.07.0009, Relator(a): LEONARDO ROSCOE BESSA, 6ª TURMA CÍVEL, data de julgamento: 03/06/2026, publicado no DJe: 24/06/2026.)</w:t>
      </w:r>
      <w:ins w:id="1129" w:author="Assessor GDSXSR" w:date="2026-10-31T22:13:05Z">
        <w:r>
          <w:rPr>
            <w:i/>
            <w:color w:val="808080"/>
            <w:sz w:val="26"/>
          </w:rPr>
          <w:t xml:space="preserve"> – Grifei</w:t>
        </w:r>
      </w:ins>
    </w:p>
    <w:p w:rsidRPr="00967D14" w:rsidR="00E6149B" w:rsidRDefault="00E6149B" w14:paraId="38E88445" w14:textId="77777777"/>
    <w:p w:rsidRPr="00967D14" w:rsidR="00E6149B" w:rsidRDefault="00AD7D7D" w14:paraId="4B270FA0" w14:textId="77777777">
      <w:pPr>
        <w:ind w:firstLine="2268"/>
      </w:pPr>
      <w:commentRangeStart w:id="27"/>
      <w:r>
        <w:t xml:space="preserve">Por fim, o valor de R$ 10.000,00 observa a razoabilidade e a proporcionalidade, pois considera a gravidade da conduta e o porte da operadora, sem gerar enriquecimento sem causa (CC</w:t>
      </w:r>
      <w:del w:id="1130" w:author="Assessor GDSXSR" w:date="2026-10-31T22:13:05Z">
        <w:r>
          <w:delText xml:space="preserve">, art.</w:delText>
        </w:r>
      </w:del>
      <w:r>
        <w:t xml:space="preserve"> 884).</w:t>
      </w:r>
      <w:commentRangeEnd w:id="27"/>
      <w:r w:rsidRPr="00967D14">
        <w:rPr>
          <w:rStyle w:val="Refdecomentrio"/>
          <w:sz w:val="28"/>
          <w:szCs w:val="22"/>
        </w:rPr>
        <w:commentReference w:id="27"/>
      </w:r>
    </w:p>
    <w:p w:rsidRPr="00967D14" w:rsidR="00E6149B" w:rsidRDefault="00E6149B" w14:paraId="348F4EAF" w14:textId="77777777"/>
    <w:p w:rsidRPr="00967D14" w:rsidR="00E6149B" w:rsidRDefault="00AD7D7D" w14:paraId="78CA5614" w14:textId="77777777">
      <w:pPr>
        <w:keepNext/>
        <w:jc w:val="center"/>
      </w:pPr>
      <w:r w:rsidRPr="00967D14">
        <w:rPr>
          <w:b/>
        </w:rPr>
        <w:t>DISPOSITIVO</w:t>
      </w:r>
    </w:p>
    <w:p w:rsidRPr="00967D14" w:rsidR="00E6149B" w:rsidRDefault="00E6149B" w14:paraId="05553A8D" w14:textId="77777777">
      <w:pPr>
        <w:keepNext/>
      </w:pPr>
    </w:p>
    <w:p w:rsidRPr="00967D14" w:rsidR="00E6149B" w:rsidRDefault="00AD7D7D" w14:paraId="31B3DB4F" w14:textId="3DCDEA00">
      <w:pPr>
        <w:ind w:firstLine="2268"/>
      </w:pPr>
      <w:r>
        <w:rPr/>
        <w:t xml:space="preserve">Ante o exposto, </w:t>
      </w:r>
      <w:r>
        <w:rPr>
          <w:b w:val="1"/>
          <w:bCs w:val="1"/>
        </w:rPr>
        <w:t xml:space="preserve">rejeito</w:t>
      </w:r>
      <w:r>
        <w:rPr/>
        <w:t xml:space="preserve"> a preliminar de ilegitimidade passiva e</w:t>
      </w:r>
      <w:ins w:id="1131" w:author="Assessor GDSXSR" w:date="2026-10-31T22:13:05Z">
        <w:r>
          <w:rPr>
            <w:color w:val="808080"/>
          </w:rPr>
          <w:t xml:space="preserve">, no mérito,</w:t>
        </w:r>
      </w:ins>
      <w:r>
        <w:rPr/>
        <w:t xml:space="preserve"> </w:t>
      </w:r>
      <w:r>
        <w:rPr>
          <w:b w:val="1"/>
          <w:bCs w:val="1"/>
        </w:rPr>
        <w:t xml:space="preserve">nego provimento</w:t>
      </w:r>
      <w:r>
        <w:rPr/>
        <w:t xml:space="preserve"> ao apelo da ré, Unimed Ferj Pronto Atendimento Serviços Médicos Ltda.</w:t>
      </w:r>
    </w:p>
    <w:p w:rsidRPr="00967D14" w:rsidR="00E6149B" w:rsidRDefault="00E6149B" w14:paraId="5BF1465B" w14:textId="77777777"/>
    <w:p w:rsidRPr="00967D14" w:rsidR="00E6149B" w:rsidRDefault="00AD7D7D" w14:paraId="5224F709" w14:textId="77777777">
      <w:pPr>
        <w:ind w:firstLine="2268"/>
      </w:pPr>
      <w:commentRangeStart w:id="39"/>
      <w:commentRangeStart w:id="28"/>
      <w:r>
        <w:rPr>
          <w:b/>
        </w:rPr>
        <w:t xml:space="preserve">Majoro</w:t>
      </w:r>
      <w:r>
        <w:t xml:space="preserve"> os honorários advocatícios devidos pela ré/apelante de 15% para 17% sobre o valor da condenação por quantia certa (CPC</w:t>
      </w:r>
      <w:del w:id="1132" w:author="Assessor GDSXSR" w:date="2026-10-31T22:13:05Z">
        <w:r>
          <w:delText xml:space="preserve">, art.</w:delText>
        </w:r>
      </w:del>
      <w:r>
        <w:t xml:space="preserve"> 85</w:t>
      </w:r>
      <w:del w:id="1133" w:author="Assessor GDSXSR" w:date="2026-10-31T22:13:05Z">
        <w:r>
          <w:delText xml:space="preserve">,</w:delText>
        </w:r>
      </w:del>
      <w:r>
        <w:t xml:space="preserve"> § 11).</w:t>
      </w:r>
      <w:commentRangeEnd w:id="28"/>
      <w:commentRangeEnd w:id="39"/>
      <w:r w:rsidRPr="00967D14">
        <w:rPr>
          <w:rStyle w:val="Refdecomentrio"/>
          <w:sz w:val="28"/>
          <w:szCs w:val="22"/>
        </w:rPr>
        <w:commentReference w:id="28"/>
      </w:r>
      <w:r>
        <w:rPr>
          <w:rStyle w:val="CommentReference"/>
        </w:rPr>
        <w:commentReference w:id="39"/>
      </w:r>
    </w:p>
    <w:p w:rsidRPr="00967D14" w:rsidR="00E6149B" w:rsidRDefault="00E6149B" w14:paraId="6F25F646" w14:textId="77777777"/>
    <w:p w:rsidRPr="00967D14" w:rsidR="00E6149B" w:rsidRDefault="00AD7D7D" w14:paraId="1E65CBC0" w14:textId="77777777">
      <w:pPr>
        <w:ind w:firstLine="2268"/>
      </w:pPr>
      <w:r w:rsidRPr="00967D14">
        <w:rPr>
          <w:b/>
        </w:rPr>
        <w:t>É como voto.</w:t>
      </w:r>
    </w:p>
    <w:p w:rsidRPr="00967D14" w:rsidR="00E6149B" w:rsidRDefault="00AD7D7D" w14:paraId="42464304" w14:textId="77777777">
      <w:r w:rsidRPr="00967D14">
        <w:br w:type="page"/>
      </w:r>
    </w:p>
    <w:p w:rsidRPr="00967D14" w:rsidR="00E6149B" w:rsidRDefault="00AD7D7D" w14:paraId="1C85C81F" w14:textId="77777777">
      <w:pPr>
        <w:jc w:val="center"/>
      </w:pPr>
      <w:r w:rsidRPr="00967D14">
        <w:rPr>
          <w:b/>
          <w:color w:val="00B050"/>
        </w:rPr>
        <w:lastRenderedPageBreak/>
        <w:t>SENTENÇA (ID 83024333)</w:t>
      </w:r>
    </w:p>
    <w:p w:rsidRPr="00967D14" w:rsidR="00E6149B" w:rsidRDefault="00E6149B" w14:paraId="535B14AB" w14:textId="77777777"/>
    <w:p w:rsidRPr="00967D14" w:rsidR="00E6149B" w:rsidRDefault="00AD7D7D" w14:paraId="6834C1EE" w14:textId="77777777">
      <w:r w:rsidRPr="00967D14">
        <w:rPr>
          <w:color w:val="00B050"/>
          <w:sz w:val="24"/>
        </w:rPr>
        <w:t>Poder Judiciário da União</w:t>
      </w:r>
    </w:p>
    <w:p w:rsidRPr="00967D14" w:rsidR="00E6149B" w:rsidRDefault="00AD7D7D" w14:paraId="4B00B12F" w14:textId="77777777">
      <w:r w:rsidRPr="00967D14">
        <w:rPr>
          <w:color w:val="00B050"/>
          <w:sz w:val="24"/>
        </w:rPr>
        <w:t>TRIBUNAL DE JUSTIÇA DO DISTRITO FEDERAL E DOS TERRITÓRIOS</w:t>
      </w:r>
    </w:p>
    <w:p w:rsidRPr="00967D14" w:rsidR="00E6149B" w:rsidRDefault="00AD7D7D" w14:paraId="749A3D39" w14:textId="77777777">
      <w:r w:rsidRPr="00967D14">
        <w:rPr>
          <w:color w:val="00B050"/>
          <w:sz w:val="24"/>
        </w:rPr>
        <w:t>4VARCIVTAG</w:t>
      </w:r>
    </w:p>
    <w:p w:rsidRPr="00967D14" w:rsidR="00E6149B" w:rsidRDefault="00AD7D7D" w14:paraId="5C2BBC26" w14:textId="77777777">
      <w:r w:rsidRPr="00967D14">
        <w:rPr>
          <w:color w:val="00B050"/>
          <w:sz w:val="24"/>
        </w:rPr>
        <w:t>4ª Vara Cível de Taguatinga</w:t>
      </w:r>
    </w:p>
    <w:p w:rsidRPr="00967D14" w:rsidR="00E6149B" w:rsidRDefault="00AD7D7D" w14:paraId="14DDF52B" w14:textId="77777777">
      <w:r w:rsidRPr="00967D14">
        <w:rPr>
          <w:color w:val="00B050"/>
          <w:sz w:val="24"/>
        </w:rPr>
        <w:t>Classe judicial: PROCEDIMENTO COMUM CÍVEL (7)</w:t>
      </w:r>
    </w:p>
    <w:p w:rsidRPr="00967D14" w:rsidR="00E6149B" w:rsidRDefault="00AD7D7D" w14:paraId="221333A9" w14:textId="77777777">
      <w:r w:rsidRPr="00967D14">
        <w:rPr>
          <w:color w:val="00B050"/>
          <w:sz w:val="24"/>
        </w:rPr>
        <w:t>REQUERENTE: DALMI MANGABEIRA</w:t>
      </w:r>
    </w:p>
    <w:p w:rsidRPr="00967D14" w:rsidR="00E6149B" w:rsidRDefault="00AD7D7D" w14:paraId="55B1A758" w14:textId="77777777">
      <w:r w:rsidRPr="00967D14">
        <w:rPr>
          <w:color w:val="00B050"/>
          <w:sz w:val="24"/>
        </w:rPr>
        <w:t>REQUERIDO: UNIMED FERJ PRONTO ATENDIMENTO SERVICOS MEDICOS LTDA</w:t>
      </w:r>
    </w:p>
    <w:p w:rsidRPr="00967D14" w:rsidR="00E6149B" w:rsidRDefault="00AD7D7D" w14:paraId="1B6DC9B7" w14:textId="77777777">
      <w:pPr>
        <w:jc w:val="center"/>
      </w:pPr>
      <w:r w:rsidRPr="00967D14">
        <w:rPr>
          <w:b/>
          <w:color w:val="00B050"/>
        </w:rPr>
        <w:t>SENTENÇA</w:t>
      </w:r>
    </w:p>
    <w:p w:rsidRPr="00967D14" w:rsidR="00E6149B" w:rsidRDefault="00AD7D7D" w14:paraId="5DE036CA" w14:textId="77777777">
      <w:pPr>
        <w:ind w:firstLine="2268"/>
      </w:pPr>
      <w:r w:rsidRPr="00967D14">
        <w:rPr>
          <w:color w:val="00B050"/>
        </w:rPr>
        <w:t>Trata-se de ação de conhecimento, com pedido de condenação à obrigação de fazer cumulada com pedido de compensação por danos morais, com pedido de tutela de urgência, ajuizada por Dalmi Mangabeira em face de Unimed Ferj Pronto Atendimento Serviços Médicos Ltda.</w:t>
      </w:r>
    </w:p>
    <w:p w:rsidRPr="00967D14" w:rsidR="00E6149B" w:rsidRDefault="00AD7D7D" w14:paraId="7DA2BDE5" w14:textId="77777777">
      <w:pPr>
        <w:ind w:firstLine="2268"/>
      </w:pPr>
      <w:r w:rsidRPr="00967D14">
        <w:rPr>
          <w:color w:val="00B050"/>
        </w:rPr>
        <w:t>A autora, com 72 anos de idade, aposentada, narra ser beneficiária do plano de saúde Unimed Nacional desde 1996, sob o código 0865, modalidade ambulatorial e hospitalar com obstetrícia. Relata que foi diagnosticada com aneurisma cerebral localizado na bifurcação do segmento M1 da artéria cerebral média direita, conforme atestado pela médica Dra. Michelle Tebaldi Ruback, CRM/DF 24.959, em relatório datado de 3 de outubro de 2025.</w:t>
      </w:r>
    </w:p>
    <w:p w:rsidRPr="00967D14" w:rsidR="00E6149B" w:rsidRDefault="00AD7D7D" w14:paraId="675BE436" w14:textId="77777777">
      <w:pPr>
        <w:ind w:firstLine="2268"/>
      </w:pPr>
      <w:r w:rsidRPr="00967D14">
        <w:rPr>
          <w:color w:val="00B050"/>
        </w:rPr>
        <w:t xml:space="preserve">Afirma que a médica assistente prescreveu, com prioridade máxima, a realização de angiotomografia dos vasos cerebrais com contraste, exame essencial para delimitar a área exata de intervenção cirúrgica e definir a técnica operatória a ser adotada, se aberta ou endovascular. Todavia, a operadora de plano de saúde negou a cobertura do exame, sob a alegação de que seria necessária a </w:t>
      </w:r>
      <w:r w:rsidRPr="00967D14">
        <w:rPr>
          <w:color w:val="00B050"/>
        </w:rPr>
        <w:lastRenderedPageBreak/>
        <w:t>realização de outros exames prévios para comprovar a necessidade do procedimento indicado.</w:t>
      </w:r>
    </w:p>
    <w:p w:rsidRPr="00967D14" w:rsidR="00E6149B" w:rsidRDefault="00AD7D7D" w14:paraId="4B4EECB8" w14:textId="77777777">
      <w:pPr>
        <w:ind w:firstLine="2268"/>
      </w:pPr>
      <w:r w:rsidRPr="00967D14">
        <w:rPr>
          <w:color w:val="00B050"/>
        </w:rPr>
        <w:t>Sustenta que a negativa configura interferência indevida na conduta médica, violação ao Código de Defesa do Consumidor e à Lei 9.656/1998, além de afronta aos direitos fundamentais à saúde, à vida e à dignidade da pessoa humana. Argumenta que cada dia de atraso na realização do exame aumenta exponencialmente o risco de ruptura aneurismática, especialmente em pacientes idosos e hipertensos, podendo levar à hemorragia subaracnóidea, acidente vascular cerebral e morte.</w:t>
      </w:r>
    </w:p>
    <w:p w:rsidRPr="00967D14" w:rsidR="00E6149B" w:rsidRDefault="00AD7D7D" w14:paraId="2DDC2769" w14:textId="77777777">
      <w:pPr>
        <w:ind w:firstLine="2268"/>
      </w:pPr>
      <w:r w:rsidRPr="00967D14">
        <w:rPr>
          <w:color w:val="00B050"/>
        </w:rPr>
        <w:t>Requer a concessão de tutela de urgência para que a ré autorize e custeie integralmente o exame no prazo de 24 horas, sob pena de multa diária de R$ 2.000,00. Pleiteia o reconhecimento da prioridade de tramitação em razão da idade e da doença grave com risco de morte. Ao final, requer a confirmação da tutela de urgência, a declaração de abusividade da conduta da ré e a condenação ao pagamento de indenização por danos morais no valor de R$ 20.000,00, além de custas processuais e honorários advocatícios.</w:t>
      </w:r>
    </w:p>
    <w:p w:rsidRPr="00967D14" w:rsidR="00E6149B" w:rsidRDefault="00AD7D7D" w14:paraId="71E0B571" w14:textId="77777777">
      <w:pPr>
        <w:ind w:firstLine="2268"/>
      </w:pPr>
      <w:r w:rsidRPr="00967D14">
        <w:rPr>
          <w:color w:val="00B050"/>
        </w:rPr>
        <w:t>A inicial veio acompanhada de documentos.</w:t>
      </w:r>
    </w:p>
    <w:p w:rsidRPr="00967D14" w:rsidR="00E6149B" w:rsidRDefault="00AD7D7D" w14:paraId="549DA922" w14:textId="77777777">
      <w:pPr>
        <w:ind w:firstLine="2268"/>
      </w:pPr>
      <w:r w:rsidRPr="00967D14">
        <w:rPr>
          <w:color w:val="00B050"/>
        </w:rPr>
        <w:t>Emenda no Id. 254431840, em que a autora esclareceu que o pedido se refere à exame pré-operatório essencial para o tratamento do aneurisma cerebral identificado na bifurcação da artéria cerebral média direita (segmento M1), sendo imprescindível para definir com precisão a técnica cirúrgica a ser adotada (aberta ou endovascular) e a área exata de intervenção. O exame chama-se ANGIOTOMOGRAFIA DOS VASOS CEREBRAIS COMCONTRASTE, prescrito em caráter de urgência pela Dra. Michelle TebaldiRuback, médica especialista responsável pelo acompanhamento clínico da paciente (CRM/DF 24.959).</w:t>
      </w:r>
    </w:p>
    <w:p w:rsidRPr="00967D14" w:rsidR="00E6149B" w:rsidRDefault="00AD7D7D" w14:paraId="3F6E6B92" w14:textId="77777777">
      <w:pPr>
        <w:ind w:firstLine="2268"/>
      </w:pPr>
      <w:r w:rsidRPr="00967D14">
        <w:rPr>
          <w:color w:val="00B050"/>
        </w:rPr>
        <w:lastRenderedPageBreak/>
        <w:t>Na decisão de Id. 254825089 houve a concessão da tutela de urgência nos seguintes termos: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conforme prescrição médica emitida pela Dra. Michelle Tebaldi Ruback (CRM/DF 24.959). Fixo multa diária de R$ 5.000,00 (cinco mil reais) por dia de atraso no cumprimento desta determinação, limitada inicialmente ao valor de R$ 100.000,00 (cem mil reais), sem prejuízo de posterior majoração em caso de descumprimento, nos termos do artigo 537, § 1º, do Código de Processo Civil. A multa será devida a partir do término do prazo de 24 (vinte e quatro) horas estabelecido e será revertida em favor da parte autora."</w:t>
      </w:r>
    </w:p>
    <w:p w:rsidRPr="00967D14" w:rsidR="00E6149B" w:rsidRDefault="00AD7D7D" w14:paraId="0A21A14D" w14:textId="77777777">
      <w:pPr>
        <w:ind w:firstLine="2268"/>
      </w:pPr>
      <w:r w:rsidRPr="00967D14">
        <w:rPr>
          <w:color w:val="00B050"/>
        </w:rPr>
        <w:t xml:space="preserve">Regularmente citada, a ré apresentou contestação no Id. 257119403, arguindo, preliminarmente, a falta de interesse processual, sob o argumento de que não houve negativa formal de cobertura do exame solicitado pela autora. Sustenta a ausência de documento oficial que comprove a recusa imputada à operadora, afirmando que a narrativa da inicial se baseia em meros relatos unilaterais, sem qualquer comprovação documental contendo logotipo, timbre ou elemento identificador da Unimed FERJ. No mérito, defende que eventual exigência de informações complementares ou exames prévios não configura negativa abusiva, mas procedimento regular de auditoria médica previsto contratualmente. Alega que a autora não apresentou relatório médico que demonstre urgência ou emergência nos termos do artigo 35-C da Lei 9.656/1998, não havendo comprovação de quadro agudo ou instabilidade clínica que justifique tutela antecipada. Quanto ao dano moral, argumenta que eventual descumprimento </w:t>
      </w:r>
      <w:r w:rsidRPr="00967D14">
        <w:rPr>
          <w:color w:val="00B050"/>
        </w:rPr>
        <w:lastRenderedPageBreak/>
        <w:t>contratual não gera dano moral indenizável, tratando-se de mero aborrecimento. Requer o acolhimento da preliminar com extinção do feito sem resolução do mérito ou, subsidiariamente, a improcedência total dos pedidos.</w:t>
      </w:r>
    </w:p>
    <w:p w:rsidRPr="00967D14" w:rsidR="00E6149B" w:rsidRDefault="00AD7D7D" w14:paraId="4735B19B" w14:textId="77777777">
      <w:pPr>
        <w:ind w:firstLine="2268"/>
      </w:pPr>
      <w:r w:rsidRPr="00967D14">
        <w:rPr>
          <w:color w:val="00B050"/>
        </w:rPr>
        <w:t xml:space="preserve">A autora apresentou réplica e documentos nos Ids. 260497024. Ela refuta integralmente os argumentos da contestação. Afirma que a negativa de cobertura está comprovada documentalmente no ID 253149609, juntado com a petição inicial, no qual consta recusa objetiva do procedimento prescrito pela médica assistente. Sustenta que se trata de prova documental inequívoca, cuja autenticidade não foi impugnada pela ré. Alega que, além da negativa inicial, ocorreram novas negativas supervenientes que agravam a ilicitude da conduta, pois a operadora passou a negar não apenas o exame específico, mas também a própria internação hospitalar da autora, necessária por decisão médica para realização conjunta do exame e procedimento cirúrgico em ambiente hospitalar, diante do risco elevado à vida da paciente. Argumenta que o ônus de comprovar a suposta autorização do procedimento é exclusivamente da operadora, nos termos do artigo 373, inciso II, do Código de Processo Civil e artigo 6º, inciso VIII, do Código de Defesa do Consumidor. Destaca que a ré não juntou qualquer prova documental que corrobore sua tese defensiva, não apresentando telas de sistema interno, comprovante de autorização, número de protocolo válido ou comunicação formal. Sustenta que a contestação tenta indevidamente transferir à paciente o ônus de provar que o procedimento não estava autorizado, quando a documentação médica, a negativa formal e as novas recusas já demonstram o ilícito. Ressalta que a jurisprudência é pacífica no sentido de que o plano de saúde não pode se beneficiar de sua própria desorganização administrativa ou de omissões documentais, sobretudo em casos que envolvem paciente idosa e em risco de morte. Requer o </w:t>
      </w:r>
      <w:r w:rsidRPr="00967D14">
        <w:rPr>
          <w:color w:val="00B050"/>
        </w:rPr>
        <w:lastRenderedPageBreak/>
        <w:t>rejeição integral da contestação, o reconhecimento de que houve e persiste negativa de cobertura, a confirmação da tutela de urgência e a total procedência da ação.</w:t>
      </w:r>
    </w:p>
    <w:p w:rsidRPr="00967D14" w:rsidR="00E6149B" w:rsidRDefault="00AD7D7D" w14:paraId="71EB6EB5" w14:textId="77777777">
      <w:pPr>
        <w:ind w:firstLine="2268"/>
      </w:pPr>
      <w:r w:rsidRPr="00967D14">
        <w:rPr>
          <w:color w:val="00B050"/>
        </w:rPr>
        <w:t>Intimados a especificar provas (Id. 260571156), a autora juntou novos documentos, informando, ainda, nova negativa de cobertura pela ré (Id. 261340823). Também juntou nos Ids. 262469350 e seguintes, guias de solicitação de internação negadas.</w:t>
      </w:r>
    </w:p>
    <w:p w:rsidRPr="00967D14" w:rsidR="00E6149B" w:rsidRDefault="00AD7D7D" w14:paraId="70030911" w14:textId="77777777">
      <w:pPr>
        <w:ind w:firstLine="2268"/>
      </w:pPr>
      <w:r w:rsidRPr="00967D14">
        <w:rPr>
          <w:color w:val="00B050"/>
        </w:rPr>
        <w:t>A ré foi novamente intimada a comprovar o cumprimento da tutela, mas quedou-se inerte.</w:t>
      </w:r>
    </w:p>
    <w:p w:rsidRPr="00967D14" w:rsidR="00E6149B" w:rsidRDefault="00AD7D7D" w14:paraId="3F7FBFFF" w14:textId="77777777">
      <w:pPr>
        <w:ind w:firstLine="2268"/>
      </w:pPr>
      <w:r w:rsidRPr="00967D14">
        <w:rPr>
          <w:color w:val="00B050"/>
        </w:rPr>
        <w:t>Vieram os autos novamente conclusos para sentença.</w:t>
      </w:r>
    </w:p>
    <w:p w:rsidRPr="00967D14" w:rsidR="00E6149B" w:rsidRDefault="00AD7D7D" w14:paraId="22F565FE" w14:textId="77777777">
      <w:r w:rsidRPr="00967D14">
        <w:rPr>
          <w:b/>
          <w:color w:val="00B050"/>
        </w:rPr>
        <w:t>É O RELATÓRIO. DECIDO.</w:t>
      </w:r>
    </w:p>
    <w:p w:rsidRPr="00967D14" w:rsidR="00E6149B" w:rsidRDefault="00AD7D7D" w14:paraId="3B567845" w14:textId="77777777">
      <w:r w:rsidRPr="00967D14">
        <w:rPr>
          <w:b/>
          <w:color w:val="00B050"/>
        </w:rPr>
        <w:t>Da preliminar de falta de interesse processual</w:t>
      </w:r>
    </w:p>
    <w:p w:rsidRPr="00967D14" w:rsidR="00E6149B" w:rsidRDefault="00AD7D7D" w14:paraId="7F50D557" w14:textId="77777777">
      <w:pPr>
        <w:ind w:firstLine="2268"/>
      </w:pPr>
      <w:r w:rsidRPr="00967D14">
        <w:rPr>
          <w:color w:val="00B050"/>
        </w:rPr>
        <w:t>A ré suscita preliminar de falta de interesse processual, alegando que não houve negativa formal de cobertura do exame solicitado pela autora e que a narrativa da inicial se baseia em meros relatos unilaterais, sem qualquer comprovação documental.</w:t>
      </w:r>
    </w:p>
    <w:p w:rsidRPr="00967D14" w:rsidR="00E6149B" w:rsidRDefault="00AD7D7D" w14:paraId="5B15687C" w14:textId="77777777">
      <w:pPr>
        <w:ind w:firstLine="2268"/>
      </w:pPr>
      <w:r w:rsidRPr="00967D14">
        <w:rPr>
          <w:color w:val="00B050"/>
        </w:rPr>
        <w:t>A preliminar não merece acolhimento.</w:t>
      </w:r>
    </w:p>
    <w:p w:rsidRPr="00967D14" w:rsidR="00E6149B" w:rsidRDefault="00AD7D7D" w14:paraId="5F563CE1" w14:textId="77777777">
      <w:pPr>
        <w:ind w:firstLine="2268"/>
      </w:pPr>
      <w:r w:rsidRPr="00967D14">
        <w:rPr>
          <w:color w:val="00B050"/>
        </w:rPr>
        <w:t>O interesse processual configura-se pela necessidade de recorrer ao Poder Judiciário para obter a tutela pretendida e pela adequação do provimento jurisdicional pleiteado. No caso dos autos, a autora demonstrou, desde a petição inicial, a existência de negativa formal de cobertura documentada no Id. 253149609, documento este que não foi impugnado especificamente pela ré quanto à sua autenticidade ou conteúdo.</w:t>
      </w:r>
    </w:p>
    <w:p w:rsidRPr="00967D14" w:rsidR="00E6149B" w:rsidRDefault="00AD7D7D" w14:paraId="0A6A69CB" w14:textId="77777777">
      <w:pPr>
        <w:ind w:firstLine="2268"/>
      </w:pPr>
      <w:r w:rsidRPr="00967D14">
        <w:rPr>
          <w:color w:val="00B050"/>
        </w:rPr>
        <w:t xml:space="preserve">Ademais, a própria conduta processual da ré evidencia a existência do litígio. Se não houvesse negativa de cobertura, bastaria à operadora apresentar a guia de autorização do procedimento, o comprovante de liberação no sistema interno, o número de protocolo ou qualquer outro documento que demonstrasse a efetiva autorização do </w:t>
      </w:r>
      <w:r w:rsidRPr="00967D14">
        <w:rPr>
          <w:color w:val="00B050"/>
        </w:rPr>
        <w:lastRenderedPageBreak/>
        <w:t>exame. Entretanto, a ré não apresentou absolutamente nenhum documento nesse sentido, limitando-se a afirmar genericamente que não houve recusa.</w:t>
      </w:r>
    </w:p>
    <w:p w:rsidRPr="00967D14" w:rsidR="00E6149B" w:rsidRDefault="00AD7D7D" w14:paraId="2F69535C" w14:textId="77777777">
      <w:pPr>
        <w:ind w:firstLine="2268"/>
      </w:pPr>
      <w:r w:rsidRPr="00967D14">
        <w:rPr>
          <w:color w:val="00B050"/>
        </w:rPr>
        <w:t>Conforme será demonstrado na análise do mérito, a autora apresentou farta documentação comprovando não apenas a negativa inicial, mas também negativas supervenientes, inclusive quanto à internação hospitalar necessária à realização do procedimento. A ré, por sua vez, quedou-se inerte quanto ao cumprimento da tutela de urgência deferida e não trouxe aos autos qualquer prova de que teria autorizado o tratamento.</w:t>
      </w:r>
    </w:p>
    <w:p w:rsidRPr="00967D14" w:rsidR="00E6149B" w:rsidRDefault="00AD7D7D" w14:paraId="76AFB641" w14:textId="77777777">
      <w:pPr>
        <w:ind w:firstLine="2268"/>
      </w:pPr>
      <w:r w:rsidRPr="00967D14">
        <w:rPr>
          <w:color w:val="00B050"/>
        </w:rPr>
        <w:t>Assim, resta caracterizado o binômio necessidade-adequação, impondo-se a rejeição da preliminar arguida.</w:t>
      </w:r>
    </w:p>
    <w:p w:rsidRPr="00967D14" w:rsidR="00E6149B" w:rsidRDefault="00AD7D7D" w14:paraId="4DEFC08B" w14:textId="77777777">
      <w:r w:rsidRPr="00967D14">
        <w:rPr>
          <w:b/>
          <w:color w:val="00B050"/>
        </w:rPr>
        <w:t>Do mérito</w:t>
      </w:r>
    </w:p>
    <w:p w:rsidRPr="00967D14" w:rsidR="00E6149B" w:rsidRDefault="00AD7D7D" w14:paraId="01BA61C0" w14:textId="77777777">
      <w:r w:rsidRPr="00967D14">
        <w:rPr>
          <w:b/>
          <w:color w:val="00B050"/>
        </w:rPr>
        <w:t>Da relação jurídica e da legislação aplicável</w:t>
      </w:r>
    </w:p>
    <w:p w:rsidRPr="00967D14" w:rsidR="00E6149B" w:rsidRDefault="00AD7D7D" w14:paraId="6644C0A4" w14:textId="77777777">
      <w:pPr>
        <w:ind w:firstLine="2268"/>
      </w:pPr>
      <w:r w:rsidRPr="00967D14">
        <w:rPr>
          <w:color w:val="00B050"/>
        </w:rPr>
        <w:t>A relação jurídica estabelecida entre as partes caracteriza-se como relação de consumo, aplicando-se as disposições do Código de Defesa do Consumidor, conforme entendimento consolidado do Superior Tribunal de Justiça. Além disso, tratando-se de plano de saúde, aplicam-se as normas específicas da Lei 9.656/1998 e as resoluções normativas da Agência Nacional de Saúde Suplementar.</w:t>
      </w:r>
    </w:p>
    <w:p w:rsidRPr="00967D14" w:rsidR="00E6149B" w:rsidRDefault="00AD7D7D" w14:paraId="769F2EC4" w14:textId="77777777">
      <w:pPr>
        <w:ind w:firstLine="2268"/>
      </w:pPr>
      <w:r w:rsidRPr="00967D14">
        <w:rPr>
          <w:color w:val="00B050"/>
        </w:rPr>
        <w:t>A autora é beneficiária do plano de saúde Unimed Nacional desde 1996, caracterizando-se como consumidora de longa data, em situação de manifesta vulnerabilidade técnica, jurídica e econômica perante a operadora. Acrescente-se que a autora conta com 72 anos de idade, enquadrando-se na proteção especial conferida pelo Estatuto da Pessoa Idosa, Lei 10.741/2003, que em seu artigo 15, parágrafo 3º, assegura ao idoso o atendimento preferencial no Sistema Único de Saúde, dispositivo aplicável por analogia aos planos de saúde suplementar.</w:t>
      </w:r>
    </w:p>
    <w:p w:rsidRPr="00967D14" w:rsidR="00E6149B" w:rsidRDefault="00AD7D7D" w14:paraId="53D20838" w14:textId="77777777">
      <w:r w:rsidRPr="00967D14">
        <w:rPr>
          <w:b/>
          <w:color w:val="00B050"/>
        </w:rPr>
        <w:lastRenderedPageBreak/>
        <w:t>Da comprovação da negativa de cobertura</w:t>
      </w:r>
    </w:p>
    <w:p w:rsidRPr="00967D14" w:rsidR="00E6149B" w:rsidRDefault="00AD7D7D" w14:paraId="3B921F4A" w14:textId="77777777">
      <w:pPr>
        <w:ind w:firstLine="2268"/>
      </w:pPr>
      <w:r w:rsidRPr="00967D14">
        <w:rPr>
          <w:color w:val="00B050"/>
        </w:rPr>
        <w:t>A controvérsia central dos autos reside na alegação da ré de que não teria havido negativa formal de cobertura do exame prescrito à autora. Segundo a operadora, a narrativa inicial basear-se-ia em meros relatos unilaterais, sem qualquer respaldo documental.</w:t>
      </w:r>
    </w:p>
    <w:p w:rsidRPr="00967D14" w:rsidR="00E6149B" w:rsidRDefault="00AD7D7D" w14:paraId="6FC736A4" w14:textId="77777777">
      <w:pPr>
        <w:ind w:firstLine="2268"/>
      </w:pPr>
      <w:r w:rsidRPr="00967D14">
        <w:rPr>
          <w:color w:val="00B050"/>
        </w:rPr>
        <w:t>Tal alegação não resiste à análise da prova documental carreada aos autos.</w:t>
      </w:r>
    </w:p>
    <w:p w:rsidRPr="00967D14" w:rsidR="00E6149B" w:rsidRDefault="00AD7D7D" w14:paraId="48882CD6" w14:textId="77777777">
      <w:pPr>
        <w:ind w:firstLine="2268"/>
      </w:pPr>
      <w:r w:rsidRPr="00967D14">
        <w:rPr>
          <w:color w:val="00B050"/>
        </w:rPr>
        <w:t>Primeiramente, a autora apresentou com a petição inicial o documento do Id. 253149609, que comprova objetivamente a recusa da operadora em autorizar o procedimento prescrito pela médica assistente. Este documento não foi impugnado especificamente pela ré quanto à sua autenticidade, presumindo-se, portanto, sua veracidade nos termos do artigo 372 do Código de Processo Civil.</w:t>
      </w:r>
    </w:p>
    <w:p w:rsidRPr="00967D14" w:rsidR="00E6149B" w:rsidRDefault="00AD7D7D" w14:paraId="2B2CDFF1" w14:textId="77777777">
      <w:pPr>
        <w:ind w:firstLine="2268"/>
      </w:pPr>
      <w:r w:rsidRPr="00967D14">
        <w:rPr>
          <w:color w:val="00B050"/>
        </w:rPr>
        <w:t>Em segundo lugar, a autora juntou aos autos, na fase de réplica e em manifestações posteriores, novas negativas de cobertura, demonstrando que a conduta da ré não se limitou a um episódio isolado, mas configurou prática reiterada e contínua de recusa injustificada. Conforme documentos dos Ids. 261340823, 262469350 e seguintes, a operadora negou não apenas o exame de angiotomografia dos vasos cerebrais com contraste, mas também a própria internação hospitalar da autora, necessária à realização conjunta do exame e do procedimento cirúrgico.</w:t>
      </w:r>
    </w:p>
    <w:p w:rsidRPr="00967D14" w:rsidR="00E6149B" w:rsidRDefault="00AD7D7D" w14:paraId="7397DDFD" w14:textId="77777777">
      <w:pPr>
        <w:ind w:firstLine="2268"/>
      </w:pPr>
      <w:r w:rsidRPr="00967D14">
        <w:rPr>
          <w:color w:val="00B050"/>
        </w:rPr>
        <w:t xml:space="preserve">Em terceiro lugar, e este é o aspecto mais eloquente, a ré não apresentou absolutamente nenhum documento comprovando a autorização do procedimento. Não juntou guia autorizada, não apresentou telas do sistema interno, não indicou número de protocolo, não trouxe comunicação formal enviada à beneficiária ou à unidade hospitalar. A operadora limitou-se a afirmar genericamente que não houve negativa, </w:t>
      </w:r>
      <w:r w:rsidRPr="00967D14">
        <w:rPr>
          <w:color w:val="00B050"/>
        </w:rPr>
        <w:lastRenderedPageBreak/>
        <w:t>mas não produziu uma única prova documental que sustentasse tal alegação.</w:t>
      </w:r>
    </w:p>
    <w:p w:rsidRPr="00967D14" w:rsidR="00E6149B" w:rsidRDefault="00AD7D7D" w14:paraId="242C3104" w14:textId="77777777">
      <w:pPr>
        <w:ind w:firstLine="2268"/>
      </w:pPr>
      <w:r w:rsidRPr="00967D14">
        <w:rPr>
          <w:color w:val="00B050"/>
        </w:rPr>
        <w:t>Nos termos do artigo 373, inciso II, do Código de Processo Civil, o ônus de comprovar a existência de fato impeditivo, modificativo ou extintivo do direito da autora incumbe à ré. No caso, se a operadora sustenta que autorizou o procedimento ou que não houve negativa, cabe a ela demonstrar tal fato mediante documentos que comprovem a efetiva liberação do tratamento. A ausência absoluta de prova nesse sentido conduz à conclusão inexorável de que, de fato, houve negativa de cobertura, conforme alegado pela autora e comprovado pela documentação apresentada.</w:t>
      </w:r>
    </w:p>
    <w:p w:rsidRPr="00967D14" w:rsidR="00E6149B" w:rsidRDefault="00AD7D7D" w14:paraId="4E6134E7" w14:textId="77777777">
      <w:pPr>
        <w:ind w:firstLine="2268"/>
      </w:pPr>
      <w:r w:rsidRPr="00967D14">
        <w:rPr>
          <w:color w:val="00B050"/>
        </w:rPr>
        <w:t>Ademais, a própria inércia da ré em cumprir a tutela de urgência deferida nestes autos constitui prova indireta, porém robusta, da persistência da negativa de cobertura. Se o procedimento estivesse autorizado, a operadora teria prontamente demonstrado o cumprimento da decisão judicial, o que não ocorreu.</w:t>
      </w:r>
    </w:p>
    <w:p w:rsidRPr="00967D14" w:rsidR="00E6149B" w:rsidRDefault="00AD7D7D" w14:paraId="02376294" w14:textId="77777777">
      <w:pPr>
        <w:ind w:firstLine="2268"/>
      </w:pPr>
      <w:r w:rsidRPr="00967D14">
        <w:rPr>
          <w:color w:val="00B050"/>
        </w:rPr>
        <w:t>Portanto, resta cabalmente demonstrada a existência de negativa de cobertura por parte da ré, afastando-se integralmente a tese defensiva apresentada na contestação.</w:t>
      </w:r>
    </w:p>
    <w:p w:rsidRPr="00967D14" w:rsidR="00E6149B" w:rsidRDefault="00AD7D7D" w14:paraId="21CD8762" w14:textId="77777777">
      <w:r w:rsidRPr="00967D14">
        <w:rPr>
          <w:b/>
          <w:color w:val="00B050"/>
        </w:rPr>
        <w:t>Da abusividade da negativa e do direito à cobertura</w:t>
      </w:r>
    </w:p>
    <w:p w:rsidRPr="00967D14" w:rsidR="00E6149B" w:rsidRDefault="00AD7D7D" w14:paraId="64CF763F" w14:textId="77777777">
      <w:pPr>
        <w:ind w:firstLine="2268"/>
      </w:pPr>
      <w:r w:rsidRPr="00967D14">
        <w:rPr>
          <w:color w:val="00B050"/>
        </w:rPr>
        <w:t>Demonstrada a existência da negativa, passa-se à análise de sua licitude ou abusividade.</w:t>
      </w:r>
    </w:p>
    <w:p w:rsidRPr="00967D14" w:rsidR="00E6149B" w:rsidRDefault="00AD7D7D" w14:paraId="05F82FD9" w14:textId="77777777">
      <w:pPr>
        <w:ind w:firstLine="2268"/>
      </w:pPr>
      <w:r w:rsidRPr="00967D14">
        <w:rPr>
          <w:color w:val="00B050"/>
        </w:rPr>
        <w:t>A autora é portadora de aneurisma cerebral localizado na bifurcação do segmento M1 da artéria cerebral média direita, conforme relatório médico emitido pela Dra. Michelle Tebaldi Ruback, CRM/DF 24.959. Trata-se de condição clínica extremamente grave, que apresenta risco efetivo de ruptura, podendo levar à hemorragia subaracnóidea, acidente vascular cerebral e morte súbita.</w:t>
      </w:r>
    </w:p>
    <w:p w:rsidRPr="00967D14" w:rsidR="00E6149B" w:rsidRDefault="00AD7D7D" w14:paraId="1D504CF5" w14:textId="77777777">
      <w:pPr>
        <w:ind w:firstLine="2268"/>
      </w:pPr>
      <w:r w:rsidRPr="00967D14">
        <w:rPr>
          <w:color w:val="00B050"/>
        </w:rPr>
        <w:lastRenderedPageBreak/>
        <w:t>A médica assistente prescreveu, em caráter de urgência e com prioridade máxima, a realização de angiotomografia dos vasos cerebrais com contraste, exame essencial para delimitar com precisão a área de intervenção cirúrgica e definir a técnica operatória mais adequada, se aberta por craniotomia ou fechada por via endovascular. Conforme amplamente documentado nos autos, trata-se de exame pré-operatório indispensável, sem o qual não é possível planejar adequadamente o procedimento cirúrgico, aumentando significativamente o risco de complicações graves ou fatais.</w:t>
      </w:r>
    </w:p>
    <w:p w:rsidRPr="00967D14" w:rsidR="00E6149B" w:rsidRDefault="00AD7D7D" w14:paraId="2CA52487" w14:textId="77777777">
      <w:pPr>
        <w:ind w:firstLine="2268"/>
      </w:pPr>
      <w:r w:rsidRPr="00967D14">
        <w:rPr>
          <w:color w:val="00B050"/>
        </w:rPr>
        <w:t>A operadora, contudo, negou a cobertura do exame sob a alegação de que seria necessária a realização de outros exames prévios para comprovar a necessidade do procedimento indicado. Tal justificativa revela-se manifestamente abusiva e contrária à legislação de regência.</w:t>
      </w:r>
    </w:p>
    <w:p w:rsidRPr="00967D14" w:rsidR="00E6149B" w:rsidRDefault="00AD7D7D" w14:paraId="56771A7F" w14:textId="77777777">
      <w:pPr>
        <w:ind w:firstLine="2268"/>
      </w:pPr>
      <w:r w:rsidRPr="00967D14">
        <w:rPr>
          <w:color w:val="00B050"/>
        </w:rPr>
        <w:t>Primeiramente, a exigência de exames prévios adicionais, quando não fundamentada em critério técnico específico e devidamente justificado, configura ingerência indevida na autonomia da conduta médica. Veda-se qualquer tipo de interferência administrativa, econômica ou contratual que restrinja a liberdade do profissional na escolha dos meios diagnósticos ou terapêuticos mais adequados ao caso concreto. O médico é o único profissional legal e tecnicamente habilitado a determinar o tratamento, o exame e o momento de sua realização, respondendo civil, ética e criminalmente por suas decisões.</w:t>
      </w:r>
    </w:p>
    <w:p w:rsidRPr="00967D14" w:rsidR="00E6149B" w:rsidRDefault="00AD7D7D" w14:paraId="3240509B" w14:textId="77777777">
      <w:pPr>
        <w:ind w:firstLine="2268"/>
      </w:pPr>
      <w:r w:rsidRPr="00967D14">
        <w:rPr>
          <w:color w:val="00B050"/>
        </w:rPr>
        <w:t xml:space="preserve">A operadora de plano de saúde não possui competência técnica para substituir o juízo clínico do médico assistente, tampouco pode se sobrepor à autonomia profissional garantida pela legislação e pela ética médica. Ao condicionar a realização da angiotomografia cerebral à execução de outros exames prévios, a ré usurpou a competência da médica responsável pelo tratamento da autora, </w:t>
      </w:r>
      <w:r w:rsidRPr="00967D14">
        <w:rPr>
          <w:color w:val="00B050"/>
        </w:rPr>
        <w:lastRenderedPageBreak/>
        <w:t>interferindo em decisão eminentemente técnica e colocando em risco o êxito do diagnóstico e a própria vida da paciente.</w:t>
      </w:r>
    </w:p>
    <w:p w:rsidRPr="00967D14" w:rsidR="00E6149B" w:rsidRDefault="00AD7D7D" w14:paraId="6861154F" w14:textId="77777777">
      <w:pPr>
        <w:ind w:firstLine="2268"/>
      </w:pPr>
      <w:r w:rsidRPr="00967D14">
        <w:rPr>
          <w:color w:val="00B050"/>
        </w:rPr>
        <w:t>Em segundo lugar, a negativa contraria frontalmente as disposições do artigo 35-C, incisos I e II, da Lei 9.656/1998, que impõe às operadoras de planos de saúde o dever de custear integralmente todos os procedimentos diagnósticos e terapêuticos indispensáveis à preservação da saúde e da vida do beneficiário, desde que relacionados à cobertura contratada. A angiotomografia dos vasos cerebrais com contraste é exame de cobertura obrigatória, constante do Rol de Procedimentos e Eventos em Saúde da Agência Nacional de Saúde Suplementar, sendo, portanto, de custeio compulsório pela operadora.</w:t>
      </w:r>
    </w:p>
    <w:p w:rsidRPr="00967D14" w:rsidR="00E6149B" w:rsidRDefault="00AD7D7D" w14:paraId="6F7B7115" w14:textId="77777777">
      <w:pPr>
        <w:ind w:firstLine="2268"/>
      </w:pPr>
      <w:r w:rsidRPr="00967D14">
        <w:rPr>
          <w:color w:val="00B050"/>
        </w:rPr>
        <w:t>Ressalte-se que o Rol da ANS possui natureza exemplificativa, servindo como piso mínimo de cobertura, e não como limitação taxativa, conforme entendimento consolidado do Superior Tribunal de Justiça e recentemente confirmado pela Lei 14.454/2022, que alterou o artigo 10 da Lei 9.656/1998. Ainda que o procedimento não constasse do Rol, o que não é o caso, a prescrição médica fundamentada e a ausência de substituto terapêutico equivalente seriam suficientes para impor a cobertura.</w:t>
      </w:r>
    </w:p>
    <w:p w:rsidRPr="00967D14" w:rsidR="00E6149B" w:rsidRDefault="00AD7D7D" w14:paraId="6DAE165B" w14:textId="77777777">
      <w:pPr>
        <w:ind w:firstLine="2268"/>
      </w:pPr>
      <w:r w:rsidRPr="00967D14">
        <w:rPr>
          <w:color w:val="00B050"/>
        </w:rPr>
        <w:t>Em terceiro lugar, a negativa viola o artigo 51, inciso IV, do Código de Defesa do Consumidor, que declara nulas de pleno direito as cláusulas contratuais que estabeleçam obrigações consideradas iníquas, abusivas, que coloquem o consumidor em desvantagem exagerada ou sejam incompatíveis com a boa-fé ou a equidade. A recusa de cobertura de exame essencial à preservação da vida, mediante alegação genérica e sem fundamentação técnica consistente, caracteriza manifesta abusividade contratual, subordinando a saúde e a vida da beneficiária a critérios meramente administrativos ou econômicos da operadora.</w:t>
      </w:r>
    </w:p>
    <w:p w:rsidRPr="00967D14" w:rsidR="00E6149B" w:rsidRDefault="00AD7D7D" w14:paraId="4A9C9845" w14:textId="77777777">
      <w:pPr>
        <w:ind w:firstLine="2268"/>
      </w:pPr>
      <w:r w:rsidRPr="00967D14">
        <w:rPr>
          <w:color w:val="00B050"/>
        </w:rPr>
        <w:lastRenderedPageBreak/>
        <w:t>Ademais, conforme estabelece o artigo 47 do Código de Defesa do Consumidor, as cláusulas contratuais devem ser interpretadas de maneira mais favorável ao consumidor. Em situações nas quais o exame é essencial à preservação da vida e à segurança do ato cirúrgico, deve ser reconhecida a obrigatoriedade de cobertura integral pela operadora, sob pena de esvaziar o próprio propósito do contrato de assistência médica, que é justamente assegurar ao beneficiário o acesso aos meios necessários à manutenção de sua saúde.</w:t>
      </w:r>
    </w:p>
    <w:p w:rsidRPr="00967D14" w:rsidR="00E6149B" w:rsidRDefault="00AD7D7D" w14:paraId="748A689A" w14:textId="77777777">
      <w:r w:rsidRPr="00967D14">
        <w:rPr>
          <w:b/>
          <w:color w:val="00B050"/>
        </w:rPr>
        <w:t>Da urgência do quadro clínico e do risco à vida</w:t>
      </w:r>
    </w:p>
    <w:p w:rsidRPr="00967D14" w:rsidR="00E6149B" w:rsidRDefault="00AD7D7D" w14:paraId="7CDBDE78" w14:textId="77777777">
      <w:pPr>
        <w:ind w:firstLine="2268"/>
      </w:pPr>
      <w:r w:rsidRPr="00967D14">
        <w:rPr>
          <w:color w:val="00B050"/>
        </w:rPr>
        <w:t>A gravidade e a urgência do quadro clínico da autora constituem aspectos centrais da controvérsia e reforçam a ilicitude da conduta da ré.</w:t>
      </w:r>
    </w:p>
    <w:p w:rsidRPr="00967D14" w:rsidR="00E6149B" w:rsidRDefault="00AD7D7D" w14:paraId="19F28B9F" w14:textId="77777777">
      <w:pPr>
        <w:ind w:firstLine="2268"/>
      </w:pPr>
      <w:r w:rsidRPr="00967D14">
        <w:rPr>
          <w:color w:val="00B050"/>
        </w:rPr>
        <w:t>Aneurismas cerebrais são dilatações anormais das artérias cerebrais que podem romper-se subitamente, causando hemorragia subaracnóidea, acidente vascular cerebral e morte. A literatura médica, segundo apontado pela autora, é unânime ao afirmar que aneurismas cerebrais não tratados adequadamente apresentam risco significativo de ruptura, com risco de mortalidade. A medicina moderna reconhece que o tempo é fator crítico na prevenção dessas rupturas e que a conduta preventiva deve ser adotada antes da ocorrência da hemorragia, pois, uma vez rompido, o aneurisma pode levar à morte súbita ou ao estado vegetativo permanente.</w:t>
      </w:r>
    </w:p>
    <w:p w:rsidRPr="00967D14" w:rsidR="00E6149B" w:rsidRDefault="00AD7D7D" w14:paraId="08E30724" w14:textId="77777777">
      <w:pPr>
        <w:ind w:firstLine="2268"/>
      </w:pPr>
      <w:r w:rsidRPr="00967D14">
        <w:rPr>
          <w:color w:val="00B050"/>
        </w:rPr>
        <w:t xml:space="preserve">No caso da autora, o risco é agravado por sua idade avançada, 72 anos, e pela localização do aneurisma na bifurcação do segmento M1 da artéria cerebral média direita, área de alta complexidade anatômica e vascular. A médica assistente expressamente consignou em seu relatório que o exame deve ser realizado em caráter de urgência e com prioridade máxima, destacando tratar-se de etapa pré-cirúrgica </w:t>
      </w:r>
      <w:r w:rsidRPr="00967D14">
        <w:rPr>
          <w:color w:val="00B050"/>
        </w:rPr>
        <w:lastRenderedPageBreak/>
        <w:t>essencial à definição da conduta cirúrgica e à delimitação da área de intervenção.</w:t>
      </w:r>
    </w:p>
    <w:p w:rsidRPr="00967D14" w:rsidR="00E6149B" w:rsidRDefault="00AD7D7D" w14:paraId="0895A249" w14:textId="77777777">
      <w:pPr>
        <w:ind w:firstLine="2268"/>
      </w:pPr>
      <w:r w:rsidRPr="00967D14">
        <w:rPr>
          <w:color w:val="00B050"/>
        </w:rPr>
        <w:t>Cada dia de atraso na realização do exame aumenta exponencialmente o risco de ruptura aneurismática, especialmente em pacientes idosos e hipertensos, grupo no qual a autora se enquadra. A postergação injustificada do procedimento coloca em risco iminente a saúde e a própria vida da paciente, valores que gozam de proteção constitucional nos artigos 6º e 196 da Constituição Federal e possuem precedência absoluta sobre quaisquer considerações de ordem econômica ou administrativa.</w:t>
      </w:r>
    </w:p>
    <w:p w:rsidRPr="00967D14" w:rsidR="00E6149B" w:rsidRDefault="00AD7D7D" w14:paraId="6F7F7274" w14:textId="77777777">
      <w:pPr>
        <w:ind w:firstLine="2268"/>
      </w:pPr>
      <w:r w:rsidRPr="00967D14">
        <w:rPr>
          <w:color w:val="00B050"/>
        </w:rPr>
        <w:t>A negativa de cobertura, nesse contexto, não configura mero descumprimento contratual, mas ato que coloca em risco a própria vida da beneficiária, violando o direito fundamental à saúde consagrado na Constituição Federal. O plano de saúde, enquanto parte integrante do sistema de saúde suplementar, atua em cooperação com o dever estatal de garantir o acesso à assistência médica integral e contínua, não podendo se furtar ao custeio de procedimento essencial sob pena de comprometer direitos existenciais da autora.</w:t>
      </w:r>
    </w:p>
    <w:p w:rsidRPr="00967D14" w:rsidR="00E6149B" w:rsidRDefault="00AD7D7D" w14:paraId="0756C53B" w14:textId="77777777">
      <w:r w:rsidRPr="00967D14">
        <w:rPr>
          <w:b/>
          <w:color w:val="00B050"/>
        </w:rPr>
        <w:t>Do descumprimento da tutela de urgência</w:t>
      </w:r>
    </w:p>
    <w:p w:rsidRPr="00967D14" w:rsidR="00E6149B" w:rsidRDefault="00AD7D7D" w14:paraId="26D909EE" w14:textId="77777777">
      <w:pPr>
        <w:ind w:firstLine="2268"/>
      </w:pPr>
      <w:r w:rsidRPr="00967D14">
        <w:rPr>
          <w:color w:val="00B050"/>
        </w:rPr>
        <w:t>Aspecto adicional que evidencia a gravidade da conduta da ré refere-se ao flagrante descumprimento da tutela de urgência deferida nestes autos.</w:t>
      </w:r>
    </w:p>
    <w:p w:rsidRPr="00967D14" w:rsidR="00E6149B" w:rsidRDefault="00AD7D7D" w14:paraId="6F5EAA5A" w14:textId="77777777">
      <w:pPr>
        <w:ind w:firstLine="2268"/>
      </w:pPr>
      <w:r w:rsidRPr="00967D14">
        <w:rPr>
          <w:color w:val="00B050"/>
        </w:rPr>
        <w:t>Na decisão do Id. 254825089, este Juízo determinou que a ré, no prazo de 24 horas contado da intimação, autorizasse e custeasse integralmente o exame de angiotomografia dos vasos cerebrais com contraste, sob pena de multa diária de R$ 5.000,00, limitada inicialmente ao valor de R$ 100.000,00. A decisão foi devidamente intimada à operadora, que, todavia, quedou-se inerte quanto ao seu cumprimento.</w:t>
      </w:r>
    </w:p>
    <w:p w:rsidRPr="00967D14" w:rsidR="00E6149B" w:rsidRDefault="00AD7D7D" w14:paraId="1DBA360F" w14:textId="77777777">
      <w:pPr>
        <w:ind w:firstLine="2268"/>
      </w:pPr>
      <w:r w:rsidRPr="00967D14">
        <w:rPr>
          <w:color w:val="00B050"/>
        </w:rPr>
        <w:lastRenderedPageBreak/>
        <w:t>A ré não demonstrou, em momento algum, ter dado cumprimento à determinação judicial. Não juntou aos autos comprovante de autorização do exame, não apresentou guia liberada, não indicou agendamento do procedimento. Mesmo quando expressamente intimada a comprovar o cumprimento da tutela, a operadora manteve-se silente, revelando postura de manifesto desrespeito à ordem judicial.</w:t>
      </w:r>
    </w:p>
    <w:p w:rsidRPr="00967D14" w:rsidR="00E6149B" w:rsidRDefault="00AD7D7D" w14:paraId="0BB89E91" w14:textId="77777777">
      <w:pPr>
        <w:ind w:firstLine="2268"/>
      </w:pPr>
      <w:r w:rsidRPr="00967D14">
        <w:rPr>
          <w:color w:val="00B050"/>
        </w:rPr>
        <w:t>O descumprimento de decisão judicial configura ato atentatório à dignidade da justiça, nos termos do artigo 77, inciso IV, do Código de Processo Civil. Além disso, caracteriza litigância de má-fé, na modalidade prevista no artigo 80, incisos II, IV e VII, do mesmo diploma legal, consistente em alterar a verdade dos fatos ao sustentar inexistência de negativa quando efetivamente não cumpriu a determinação de autorizar o procedimento, opor resistência injustificada ao andamento do processo e interpor recurso com intuito manifestamente protelatório.</w:t>
      </w:r>
    </w:p>
    <w:p w:rsidRPr="00967D14" w:rsidR="00E6149B" w:rsidRDefault="00AD7D7D" w14:paraId="44A7CE3B" w14:textId="77777777">
      <w:pPr>
        <w:ind w:firstLine="2268"/>
      </w:pPr>
      <w:r w:rsidRPr="00967D14">
        <w:rPr>
          <w:color w:val="00B050"/>
        </w:rPr>
        <w:t>A conduta da ré revela padrão de comportamento incompatível com os deveres de lealdade e boa-fé processual, impondo-se a aplicação das sanções legais cabíveis, conforme será determinado na parte dispositiva desta sentença.</w:t>
      </w:r>
    </w:p>
    <w:p w:rsidRPr="00967D14" w:rsidR="00E6149B" w:rsidRDefault="00AD7D7D" w14:paraId="749F980E" w14:textId="77777777">
      <w:r w:rsidRPr="00967D14">
        <w:rPr>
          <w:b/>
          <w:color w:val="00B050"/>
        </w:rPr>
        <w:t>Da multa pelo descumprimento da tutela de urgência</w:t>
      </w:r>
    </w:p>
    <w:p w:rsidRPr="00967D14" w:rsidR="00E6149B" w:rsidRDefault="00AD7D7D" w14:paraId="29993D22" w14:textId="77777777">
      <w:pPr>
        <w:ind w:firstLine="2268"/>
      </w:pPr>
      <w:r w:rsidRPr="00967D14">
        <w:rPr>
          <w:color w:val="00B050"/>
        </w:rPr>
        <w:t>A decisão que concedeu a tutela de urgência fixou multa diária de R$ 5.000,00 por dia de atraso no cumprimento da determinação, limitada inicialmente ao valor de R$ 100.000,00, devida a partir do término do prazo de 24 horas estabelecido e a ser revertida em favor da autora.</w:t>
      </w:r>
    </w:p>
    <w:p w:rsidRPr="00967D14" w:rsidR="00E6149B" w:rsidRDefault="00AD7D7D" w14:paraId="76CB187D" w14:textId="77777777">
      <w:pPr>
        <w:ind w:firstLine="2268"/>
      </w:pPr>
      <w:r w:rsidRPr="00967D14">
        <w:rPr>
          <w:color w:val="00B050"/>
        </w:rPr>
        <w:t xml:space="preserve">Considerando que a ré foi regularmente intimada da decisão e quedou-se inerte quanto ao cumprimento da obrigação, a multa é devida desde o término do prazo estabelecido até a presente data. Entretanto, para fins de liquidação, mostra-se prudente limitar o valor da </w:t>
      </w:r>
      <w:r w:rsidRPr="00967D14">
        <w:rPr>
          <w:color w:val="00B050"/>
        </w:rPr>
        <w:lastRenderedPageBreak/>
        <w:t>multa ao montante de R$ 20.000,00, correspondente ao valor atribuído à causa.</w:t>
      </w:r>
    </w:p>
    <w:p w:rsidRPr="00967D14" w:rsidR="00E6149B" w:rsidRDefault="00AD7D7D" w14:paraId="68777D20" w14:textId="77777777">
      <w:pPr>
        <w:ind w:firstLine="2268"/>
      </w:pPr>
      <w:r w:rsidRPr="00967D14">
        <w:rPr>
          <w:color w:val="00B050"/>
        </w:rPr>
        <w:t>Tal limitação justifica-se pela necessidade de observância do princípio da proporcionalidade e da vedação ao enriquecimento sem causa. Embora a multa coercitiva possua natureza inibitória, destinada a compelir o devedor ao cumprimento da obrigação, e não compensatória, sua fixação em patamar excessivamente elevado pode gerar enriquecimento ilícito do credor, situação vedada pelo ordenamento jurídico.</w:t>
      </w:r>
    </w:p>
    <w:p w:rsidRPr="00967D14" w:rsidR="00E6149B" w:rsidRDefault="00AD7D7D" w14:paraId="4B082F6F" w14:textId="77777777">
      <w:pPr>
        <w:ind w:firstLine="2268"/>
      </w:pPr>
      <w:r w:rsidRPr="00967D14">
        <w:rPr>
          <w:color w:val="00B050"/>
        </w:rPr>
        <w:t>No caso dos autos, o valor atribuído à causa foi de R$ 20.000,00, montante que reflete a avaliação econômica da pretensão deduzida pela autora. Fixar a multa em valor superior ao próprio valor da causa poderia resultar em desproporção entre o dano sofrido e a penalidade imposta, caracterizando enriquecimento sem causa da beneficiária.</w:t>
      </w:r>
    </w:p>
    <w:p w:rsidRPr="00967D14" w:rsidR="00E6149B" w:rsidRDefault="00AD7D7D" w14:paraId="14108400" w14:textId="77777777">
      <w:pPr>
        <w:ind w:firstLine="2268"/>
      </w:pPr>
      <w:r w:rsidRPr="00967D14">
        <w:rPr>
          <w:color w:val="00B050"/>
        </w:rPr>
        <w:t>Ressalte-se que a limitação da multa ao valor de R$ 20.000,00 não importa em desoneração da ré quanto ao cumprimento da obrigação principal, que consiste na autorização e custeio integral do exame prescrito. A multa possui função coercitiva acessória, destinada a estimular o cumprimento voluntário da decisão judicial, e não se confunde com a própria obrigação de fazer imposta à operadora.</w:t>
      </w:r>
    </w:p>
    <w:p w:rsidRPr="00967D14" w:rsidR="00E6149B" w:rsidRDefault="00AD7D7D" w14:paraId="58A4C333" w14:textId="77777777">
      <w:pPr>
        <w:ind w:firstLine="2268"/>
      </w:pPr>
      <w:r w:rsidRPr="00967D14">
        <w:rPr>
          <w:color w:val="00B050"/>
        </w:rPr>
        <w:t>Assim, condeno a ré ao pagamento de multa no valor de R$ 20.000,00 em favor da autora, decorrente do descumprimento da tutela de urgência deferida, valor este que deverá ser corrigido monetariamente e acrescido de juros pela Selic, a partir desta data.</w:t>
      </w:r>
    </w:p>
    <w:p w:rsidRPr="00967D14" w:rsidR="00E6149B" w:rsidRDefault="00AD7D7D" w14:paraId="43E15524" w14:textId="77777777">
      <w:r w:rsidRPr="00967D14">
        <w:rPr>
          <w:b/>
          <w:color w:val="00B050"/>
        </w:rPr>
        <w:t>Dos danos morais</w:t>
      </w:r>
    </w:p>
    <w:p w:rsidRPr="00967D14" w:rsidR="00E6149B" w:rsidRDefault="00AD7D7D" w14:paraId="368C2936" w14:textId="77777777">
      <w:pPr>
        <w:ind w:firstLine="2268"/>
      </w:pPr>
      <w:r w:rsidRPr="00967D14">
        <w:rPr>
          <w:color w:val="00B050"/>
        </w:rPr>
        <w:t>Quanto ao pedido de compensação por danos morais, o pleito merece acolhimento.</w:t>
      </w:r>
    </w:p>
    <w:p w:rsidRPr="00967D14" w:rsidR="00E6149B" w:rsidRDefault="00AD7D7D" w14:paraId="3A15BC02" w14:textId="77777777">
      <w:pPr>
        <w:ind w:firstLine="2268"/>
      </w:pPr>
      <w:r w:rsidRPr="00967D14">
        <w:rPr>
          <w:color w:val="00B050"/>
        </w:rPr>
        <w:lastRenderedPageBreak/>
        <w:t>O dano moral, no caso dos autos, está comprovando pela violação de direito fundamental. O sofrimento, a insegurança e o abalo emocional decorrem naturalmente da conduta lesiva da operadora, que negou cobertura de exame essencial à preservação da vida de paciente idosa e em grave risco de morte, atrelado ao fato de que a ré não cumpriu a tutela de urgência, postergando ainda mais o atendimento à autora.</w:t>
      </w:r>
    </w:p>
    <w:p w:rsidRPr="00967D14" w:rsidR="00E6149B" w:rsidRDefault="00AD7D7D" w14:paraId="6EDA65D3" w14:textId="77777777">
      <w:pPr>
        <w:ind w:firstLine="2268"/>
      </w:pPr>
      <w:r w:rsidRPr="00967D14">
        <w:rPr>
          <w:color w:val="00B050"/>
        </w:rPr>
        <w:t>A autora, com 72 anos de idade e portadora de aneurisma cerebral, encontra-se em estado contínuo de dor, ansiedade e medo diante da possibilidade real de agravamento de seu quadro e de morte súbita. A negativa de cobertura do exame indispensável agrava significativamente tal sofrimento, fazendo com que a paciente se sinta desamparada e vulnerável, justamente quando mais necessita do amparo do plano de saúde que contratou e ao qual remunera há quase 30 anos.</w:t>
      </w:r>
    </w:p>
    <w:p w:rsidRPr="00967D14" w:rsidR="00E6149B" w:rsidRDefault="00AD7D7D" w14:paraId="4B814C55" w14:textId="77777777">
      <w:pPr>
        <w:ind w:firstLine="2268"/>
      </w:pPr>
      <w:r w:rsidRPr="00967D14">
        <w:rPr>
          <w:color w:val="00B050"/>
        </w:rPr>
        <w:t>A situação ultrapassa em muito o mero dissabor ou contratempo administrativo. Trata-se de violação à dignidade humana e negligência contratual grave, que expôs a autora a risco de danos irreversíveis à sua integridade física e psíquica. A conduta da ré revela insensibilidade e descomprometimento ético com seus beneficiários, transformando uma relação de confiança em verdadeiro calvário administrativo.</w:t>
      </w:r>
    </w:p>
    <w:p w:rsidRPr="00967D14" w:rsidR="00E6149B" w:rsidRDefault="00AD7D7D" w14:paraId="3A5A3C4F" w14:textId="77777777">
      <w:pPr>
        <w:ind w:firstLine="2268"/>
      </w:pPr>
      <w:r w:rsidRPr="00967D14">
        <w:rPr>
          <w:color w:val="00B050"/>
        </w:rPr>
        <w:t>Conforme entendimento consolidado dos tribunais superiores, a recusa injustificada de cobertura por plano de saúde, especialmente em casos que envolvem risco à vida ou à integridade física do beneficiário, ultrapassa os limites do mero inadimplemento contratual e caracteriza dano moral indenizável.</w:t>
      </w:r>
    </w:p>
    <w:p w:rsidRPr="00967D14" w:rsidR="00E6149B" w:rsidRDefault="00AD7D7D" w14:paraId="32C87DF7" w14:textId="77777777">
      <w:pPr>
        <w:ind w:firstLine="2268"/>
      </w:pPr>
      <w:r w:rsidRPr="00967D14">
        <w:rPr>
          <w:color w:val="00B050"/>
        </w:rPr>
        <w:t xml:space="preserve">No caso dos autos, a recusa foi duplamente injustificada: primeiro, porque o exame prescrito é de cobertura obrigatória e essencial ao tratamento de doença coberta pelo plano; segundo, porque </w:t>
      </w:r>
      <w:r w:rsidRPr="00967D14">
        <w:rPr>
          <w:color w:val="00B050"/>
        </w:rPr>
        <w:lastRenderedPageBreak/>
        <w:t>a negativa persistiu mesmo após a concessão de tutela de urgência judicial, revelando desrespeito não apenas ao contrato e à legislação, mas também à própria autoridade do Poder Judiciário.</w:t>
      </w:r>
    </w:p>
    <w:p w:rsidRPr="00967D14" w:rsidR="00E6149B" w:rsidRDefault="00AD7D7D" w14:paraId="50952959" w14:textId="77777777">
      <w:pPr>
        <w:ind w:firstLine="2268"/>
      </w:pPr>
      <w:r w:rsidRPr="00967D14">
        <w:rPr>
          <w:color w:val="00B050"/>
        </w:rPr>
        <w:t>Para a fixação do quantum indenizatório, devem ser observados os princípios da razoabilidade e da proporcionalidade, considerando-se a gravidade da ofensa, o sofrimento suportado pela vítima, a capacidade econômica do ofensor e o caráter pedagógico e punitivo da medida, de modo a desestimular a reiteração de condutas semelhantes.</w:t>
      </w:r>
    </w:p>
    <w:p w:rsidRPr="00967D14" w:rsidR="00E6149B" w:rsidRDefault="00AD7D7D" w14:paraId="05601327" w14:textId="77777777">
      <w:pPr>
        <w:ind w:firstLine="2268"/>
      </w:pPr>
      <w:r w:rsidRPr="00967D14">
        <w:rPr>
          <w:color w:val="00B050"/>
        </w:rPr>
        <w:t>No caso dos autos, considerando que a autora é pessoa idosa, portadora de doença grave com risco de morte, que foi submetida a intenso sofrimento psicológico pela negativa injustificada de cobertura de exame essencial, que a ré descumpriu determinação judicial e que a operadora é empresa de grande porte no mercado de saúde suplementar, entendo adequado fixar a indenização por danos morais no valor de R$ 10.000,00, quantia compatível com a gravidade da ofensa e suficiente para compensar o sofrimento experimentado pela autora sem gerar enriquecimento sem causa.</w:t>
      </w:r>
    </w:p>
    <w:p w:rsidRPr="00967D14" w:rsidR="00E6149B" w:rsidRDefault="00AD7D7D" w14:paraId="51CB6E26" w14:textId="77777777">
      <w:pPr>
        <w:ind w:firstLine="2268"/>
      </w:pPr>
      <w:r w:rsidRPr="00967D14">
        <w:rPr>
          <w:color w:val="00B050"/>
        </w:rPr>
        <w:t>O valor fixado também se justifica pelo necessário caráter pedagógico da condenação, de modo a desestimular a operadora a persistir em práticas abusivas de negativa de cobertura, que infelizmente têm se tornado recorrentes no mercado de saúde suplementar, impondo aos beneficiários, especialmente os mais vulneráveis como idosos e doentes graves, o ônus de litigar judicialmente para ter acesso a tratamentos essenciais à preservação de sua saúde e de sua vida.</w:t>
      </w:r>
    </w:p>
    <w:p w:rsidRPr="00967D14" w:rsidR="00E6149B" w:rsidRDefault="00AD7D7D" w14:paraId="044D7D60" w14:textId="77777777">
      <w:pPr>
        <w:ind w:firstLine="2268"/>
      </w:pPr>
      <w:r w:rsidRPr="00967D14">
        <w:rPr>
          <w:color w:val="00B050"/>
        </w:rPr>
        <w:t>A indenização deverá ser corrigida monetariamente e acrescida de juros de mora pela Selic, a partir desta data.</w:t>
      </w:r>
    </w:p>
    <w:p w:rsidRPr="00967D14" w:rsidR="00E6149B" w:rsidRDefault="00AD7D7D" w14:paraId="2BCF8FFD" w14:textId="77777777">
      <w:pPr>
        <w:jc w:val="center"/>
      </w:pPr>
      <w:r w:rsidRPr="00967D14">
        <w:rPr>
          <w:b/>
          <w:color w:val="00B050"/>
        </w:rPr>
        <w:t>DISPOSITIVO</w:t>
      </w:r>
    </w:p>
    <w:p w:rsidRPr="00967D14" w:rsidR="00E6149B" w:rsidRDefault="00AD7D7D" w14:paraId="54D394A8" w14:textId="77777777">
      <w:pPr>
        <w:ind w:firstLine="2268"/>
      </w:pPr>
      <w:r w:rsidRPr="00967D14">
        <w:rPr>
          <w:color w:val="00B050"/>
        </w:rPr>
        <w:lastRenderedPageBreak/>
        <w:t>Ante o exposto, JULGO PROCEDENTES os pedidos formulados na inicial para:</w:t>
      </w:r>
    </w:p>
    <w:p w:rsidRPr="00967D14" w:rsidR="00E6149B" w:rsidRDefault="00AD7D7D" w14:paraId="53FAD044" w14:textId="77777777">
      <w:pPr>
        <w:ind w:firstLine="2268"/>
      </w:pPr>
      <w:r w:rsidRPr="00967D14">
        <w:rPr>
          <w:color w:val="00B050"/>
        </w:rPr>
        <w:t>a) CONFIRMAR em definitivo a tutela de urgência anteriormente concedida, determinando que a ré UNIMED FERJ PRONTO ATENDIMENTO SERVIÇOS MÉDICOS LTDA autorize e custeie integralmente o exame de angiotomografia dos vasos cerebrais com contraste prescrito pela Dra. Michelle Tebaldi Ruback, CRM/DF 24.959, bem como quaisquer outros exames, procedimentos, tratamentos ou internações hospitalares que se revelem necessários ao diagnóstico e ao tratamento do aneurisma cerebral da autora, conforme prescrição da equipe médica responsável, sob pena de multa diária de R$ 5.000,00, limitada ao valor de R$ 20.000,00;</w:t>
      </w:r>
    </w:p>
    <w:p w:rsidRPr="00967D14" w:rsidR="00E6149B" w:rsidRDefault="00AD7D7D" w14:paraId="5814955F" w14:textId="77777777">
      <w:pPr>
        <w:ind w:firstLine="2268"/>
      </w:pPr>
      <w:r w:rsidRPr="00967D14">
        <w:rPr>
          <w:color w:val="00B050"/>
        </w:rPr>
        <w:t>b) DECLARAR a abusividade e a nulidade da negativa de cobertura imposta pela ré, reconhecendo o direito da autora à cobertura integral do exame de angiotomografia dos vasos cerebrais, nos termos da fundamentação;</w:t>
      </w:r>
    </w:p>
    <w:p w:rsidRPr="00967D14" w:rsidR="00E6149B" w:rsidRDefault="00AD7D7D" w14:paraId="28B34118" w14:textId="77777777">
      <w:pPr>
        <w:ind w:firstLine="2268"/>
      </w:pPr>
      <w:r w:rsidRPr="00967D14">
        <w:rPr>
          <w:color w:val="00B050"/>
        </w:rPr>
        <w:t>c) CONDENAR a ré ao pagamento de multa no valor de R$ 20.000,00 em favor da autora, decorrente do descumprimento da tutela de urgência deferida, valor este que deverá ser corrigido monetariamente e acrescido de juros de mora pela Selic, a partir desta data;</w:t>
      </w:r>
    </w:p>
    <w:p w:rsidRPr="00967D14" w:rsidR="00E6149B" w:rsidRDefault="00AD7D7D" w14:paraId="7FD4F88D" w14:textId="77777777">
      <w:pPr>
        <w:ind w:firstLine="2268"/>
      </w:pPr>
      <w:r w:rsidRPr="00967D14">
        <w:rPr>
          <w:color w:val="00B050"/>
        </w:rPr>
        <w:t>d) CONDENAR a ré ao pagamento de compensação por danos morais no valor de R$ 10.000,00 em favor da autora, quantia que deverá ser corrigida monetariamente e acrescida de juros de mora pela Selic, a partir desta data;</w:t>
      </w:r>
    </w:p>
    <w:p w:rsidRPr="00967D14" w:rsidR="00E6149B" w:rsidRDefault="00AD7D7D" w14:paraId="28503A53" w14:textId="77777777">
      <w:pPr>
        <w:ind w:firstLine="2268"/>
      </w:pPr>
      <w:r w:rsidRPr="00967D14">
        <w:rPr>
          <w:color w:val="00B050"/>
        </w:rPr>
        <w:t>e) CONDENAR a ré ao pagamento das custas processuais e dos honorários advocatícios, estes fixados em 15% sobre o valor da condenação por quantia certa, englobando a compensação por danos morais e a multa pelo descumprimento da tutela de urgência.</w:t>
      </w:r>
    </w:p>
    <w:p w:rsidRPr="00967D14" w:rsidR="00E6149B" w:rsidRDefault="00AD7D7D" w14:paraId="28DA5ACB" w14:textId="77777777">
      <w:pPr>
        <w:ind w:firstLine="2268"/>
      </w:pPr>
      <w:r w:rsidRPr="00967D14">
        <w:rPr>
          <w:color w:val="00B050"/>
        </w:rPr>
        <w:lastRenderedPageBreak/>
        <w:t>Após o trânsito em julgado, dê-se baixa e arquive-se.</w:t>
      </w:r>
    </w:p>
    <w:p w:rsidRPr="00967D14" w:rsidR="00E6149B" w:rsidRDefault="00AD7D7D" w14:paraId="5BD9F303" w14:textId="77777777">
      <w:pPr>
        <w:ind w:firstLine="2268"/>
      </w:pPr>
      <w:r w:rsidRPr="00967D14">
        <w:rPr>
          <w:color w:val="00B050"/>
        </w:rPr>
        <w:t>Publique-se. Registre-se. Intimem-se.</w:t>
      </w:r>
    </w:p>
    <w:p w:rsidRPr="00967D14" w:rsidR="00E6149B" w:rsidRDefault="00AD7D7D" w14:paraId="534CAF0D" w14:textId="77777777">
      <w:pPr>
        <w:ind w:firstLine="2268"/>
      </w:pPr>
      <w:r w:rsidRPr="00967D14">
        <w:rPr>
          <w:color w:val="00B050"/>
        </w:rPr>
        <w:t>Taguatinga/DF, Terça-feira, 03 de Fevereiro de 2026.</w:t>
      </w:r>
    </w:p>
    <w:p w:rsidRPr="00967D14" w:rsidR="00E6149B" w:rsidRDefault="00AD7D7D" w14:paraId="3FE47451" w14:textId="77777777">
      <w:r w:rsidRPr="00967D14">
        <w:rPr>
          <w:b/>
          <w:color w:val="00B050"/>
        </w:rPr>
        <w:t>Lívia Lourenço Gonçalves</w:t>
      </w:r>
    </w:p>
    <w:p w:rsidR="00E6149B" w:rsidRDefault="00AD7D7D" w14:paraId="3A4F2529" w14:textId="77777777">
      <w:r w:rsidRPr="00967D14">
        <w:rPr>
          <w:b/>
          <w:color w:val="00B050"/>
        </w:rPr>
        <w:t>Juíza de Direito</w:t>
      </w:r>
    </w:p>
    <w:sectPr w:rsidR="00E6149B" w:rsidSect="00034616">
      <w:footerReference w:type="default" r:id="rId13"/>
      <w:pgSz w:w="11906" w:h="16838" w:orient="portrait"/>
      <w:pgMar w:top="1417" w:right="1134"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09/30/2026 08:12:00" w:id="0">
    <w:p xmlns:w14="http://schemas.microsoft.com/office/word/2010/wordml" w:rsidR="54822CA1" w:rsidRDefault="2457189D" w14:paraId="21946CDC" w14:textId="02CA5E19">
      <w:pPr>
        <w:pStyle w:val="CommentText"/>
      </w:pPr>
      <w:r>
        <w:rPr>
          <w:rStyle w:val="CommentReference"/>
        </w:rPr>
        <w:annotationRef/>
      </w:r>
      <w:r w:rsidRPr="69AD719B" w:rsidR="2D1B42A1">
        <w:t>Conclusão: 12/08/2026</w:t>
      </w:r>
    </w:p>
    <w:p xmlns:w14="http://schemas.microsoft.com/office/word/2010/wordml" w:rsidR="74017383" w:rsidRDefault="22F90494" w14:paraId="4E9E32BD" w14:textId="773B3B28">
      <w:pPr>
        <w:pStyle w:val="CommentText"/>
      </w:pPr>
      <w:r w:rsidRPr="5F1733B7" w:rsidR="58669166">
        <w:t>Entrega: 30/09/2026</w:t>
      </w:r>
    </w:p>
    <w:p xmlns:w14="http://schemas.microsoft.com/office/word/2010/wordml" w:rsidR="23996629" w:rsidRDefault="4BE79A23" w14:paraId="0A094819" w14:textId="05EA19FB">
      <w:pPr>
        <w:pStyle w:val="CommentText"/>
      </w:pPr>
      <w:r w:rsidRPr="438FE3BD" w:rsidR="30BA92ED">
        <w:t>Grau de certeza: 8 (oito)</w:t>
      </w:r>
    </w:p>
  </w:comment>
  <w:comment w:initials="MRS" w:author="Marcelo Ribeiro Da Silva - GDSXSR" w:date="2026-09-30T15:12:00Z" w:id="1">
    <w:p w:rsidRPr="00967D14" w:rsidR="00E6149B" w:rsidRDefault="00AD7D7D" w14:paraId="52E103FC" w14:textId="77777777">
      <w:r w:rsidRPr="00967D14">
        <w:annotationRef/>
      </w:r>
      <w:r w:rsidRPr="00967D14">
        <w:t>PARTE IDOSA. Apelada (autora) nascida em 02/09/1953 (petição inicial, ID 83023876, pág. 1). Tinha 72 anos no ajuizamento (11/10/2025) e tem 73 anos na data desta minuta. Prioridade de tramitação deferida em razão da idade (ID 83023887).</w:t>
      </w:r>
    </w:p>
  </w:comment>
  <w:comment w:initials="MR" w:author="Marcelo Ribeiro Da Silva - GDSXSR" w:date="2026-09-30T12:49:00Z" w:id="2">
    <w:p w:rsidR="00F14AE2" w:rsidP="00F14AE2" w:rsidRDefault="00F14AE2" w14:paraId="0B218E16" w14:textId="77777777">
      <w:pPr>
        <w:pStyle w:val="Textodecomentrio"/>
        <w:jc w:val="left"/>
      </w:pPr>
      <w:r>
        <w:rPr>
          <w:rStyle w:val="Refdecomentrio"/>
        </w:rPr>
        <w:annotationRef/>
      </w:r>
      <w:r>
        <w:t>PARTE IDOSA. Apelada (autora) nascida em 02/09/1953 (petição inicial, ID 83023876, pág. 1). Tinha 72 anos no ajuizamento (11/10/2025) e tem 73 anos na data desta minuta. Prioridade de tramitação deferida em razão da idade (ID 83023887).</w:t>
      </w:r>
    </w:p>
  </w:comment>
  <w:comment w:initials="MRS" w:author="Marcelo Ribeiro Da Silva - GDSXSR" w:date="2026-09-30T15:45:00Z" w:id="3">
    <w:p w:rsidR="00C6291A" w:rsidP="00C6291A" w:rsidRDefault="00C6291A" w14:paraId="3ECC09C3" w14:textId="77777777">
      <w:r>
        <w:annotationRef/>
      </w:r>
      <w:r>
        <w:t>STJ — Tema Repetitivo 1.365 (REsp 2.197.574/SP e REsp 2.165.670/SP; Segunda Seção; Rel. Min. Ricardo Villas Bôas Cueva; julgado em 11/03/2026; DJEN 20/03/2026).</w:t>
      </w:r>
    </w:p>
    <w:p w:rsidR="00C6291A" w:rsidP="00C6291A" w:rsidRDefault="00C6291A" w14:paraId="349F5B47"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4">
    <w:p w:rsidR="00C6291A" w:rsidRDefault="00C6291A" w14:paraId="607D79AC" w14:textId="77777777">
      <w:r>
        <w:annotationRef/>
      </w:r>
      <w:r>
        <w:t>Data de nascimento da autora: 02/09/1953 (petição inicial, ID 83023876, pág. 1).</w:t>
      </w:r>
    </w:p>
  </w:comment>
  <w:comment w:initials="MRS" w:author="Marcelo Ribeiro Da Silva - GDSXSR" w:date="2026-09-30T15:45:00Z" w:id="5">
    <w:p w:rsidR="00C6291A" w:rsidP="00C6291A" w:rsidRDefault="00C6291A" w14:paraId="48B1B53E" w14:textId="77777777">
      <w:r>
        <w:annotationRef/>
      </w:r>
      <w:r>
        <w:t>CPC (Lei 13.105/2015)</w:t>
      </w:r>
    </w:p>
    <w:p w:rsidR="00C6291A" w:rsidP="00C6291A" w:rsidRDefault="00C6291A" w14:paraId="6482EBBB" w14:textId="77777777">
      <w:r>
        <w:t>Art. 109. A alienação da coisa ou do direito litigioso por ato entre vivos, a título particular, não altera a legitimidade das partes.</w:t>
      </w:r>
    </w:p>
    <w:p w:rsidR="00C6291A" w:rsidP="00C6291A" w:rsidRDefault="00C6291A" w14:paraId="0D9A4778" w14:textId="77777777">
      <w:r>
        <w:t>§ 1º O adquirente ou cessionário não poderá ingressar em juízo, sucedendo o alienante ou cedente, sem que o consinta a parte contrária.</w:t>
      </w:r>
    </w:p>
    <w:p w:rsidR="00C6291A" w:rsidP="00C6291A" w:rsidRDefault="00C6291A" w14:paraId="72B47499" w14:textId="77777777">
      <w:r>
        <w:t>§ 2º O adquirente ou cessionário poderá intervir no processo como assistente litisconsorcial do alienante ou cedente.</w:t>
      </w:r>
    </w:p>
    <w:p w:rsidR="00C6291A" w:rsidP="00C6291A" w:rsidRDefault="00C6291A" w14:paraId="0FE9FFA8" w14:textId="77777777">
      <w:r>
        <w:t>§ 3º Estendem-se os efeitos da sentença proferida entre as partes originárias ao adquirente ou cessionário.</w:t>
      </w:r>
    </w:p>
  </w:comment>
  <w:comment w:initials="MRS" w:author="Marcelo Ribeiro Da Silva - GDSXSR" w:date="2026-09-30T15:45:00Z" w:id="6">
    <w:p w:rsidR="00C6291A" w:rsidP="00C6291A" w:rsidRDefault="00C6291A" w14:paraId="1F017D11" w14:textId="77777777">
      <w:r>
        <w:annotationRef/>
      </w:r>
      <w:r>
        <w:t>STJ — Tema Repetitivo 1.365 (REsp 2.197.574/SP e REsp 2.165.670/SP; Segunda Seção; Rel. Min. Ricardo Villas Bôas Cueva; julgado em 11/03/2026; DJEN 20/03/2026).</w:t>
      </w:r>
    </w:p>
    <w:p w:rsidR="00C6291A" w:rsidP="00C6291A" w:rsidRDefault="00C6291A" w14:paraId="1727AF06"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7">
    <w:p w:rsidR="00C6291A" w:rsidP="00C6291A" w:rsidRDefault="00C6291A" w14:paraId="68723558" w14:textId="77777777">
      <w:r>
        <w:annotationRef/>
      </w:r>
      <w:r>
        <w:t>CPC (Lei 13.105/2015)</w:t>
      </w:r>
    </w:p>
    <w:p w:rsidR="00C6291A" w:rsidP="00C6291A" w:rsidRDefault="00C6291A" w14:paraId="00756BB5" w14:textId="77777777">
      <w:r>
        <w:t>Art. 109. A alienação da coisa ou do direito litigioso por ato entre vivos, a título particular, não altera a legitimidade das partes.</w:t>
      </w:r>
    </w:p>
    <w:p w:rsidR="00C6291A" w:rsidP="00C6291A" w:rsidRDefault="00C6291A" w14:paraId="33B1A019" w14:textId="77777777">
      <w:r>
        <w:t>§ 1º O adquirente ou cessionário não poderá ingressar em juízo, sucedendo o alienante ou cedente, sem que o consinta a parte contrária.</w:t>
      </w:r>
    </w:p>
    <w:p w:rsidR="00C6291A" w:rsidP="00C6291A" w:rsidRDefault="00C6291A" w14:paraId="4057B267" w14:textId="77777777">
      <w:r>
        <w:t>§ 2º O adquirente ou cessionário poderá intervir no processo como assistente litisconsorcial do alienante ou cedente.</w:t>
      </w:r>
    </w:p>
    <w:p w:rsidR="00C6291A" w:rsidP="00C6291A" w:rsidRDefault="00C6291A" w14:paraId="7F63FE28" w14:textId="77777777">
      <w:r>
        <w:t>§ 3º Estendem-se os efeitos da sentença proferida entre as partes originárias ao adquirente ou cessionário.</w:t>
      </w:r>
    </w:p>
    <w:p w:rsidR="00C6291A" w:rsidP="00C6291A" w:rsidRDefault="00C6291A" w14:paraId="3A1A39DF" w14:textId="77777777"/>
    <w:p w:rsidR="00C6291A" w:rsidP="00C6291A" w:rsidRDefault="00C6291A" w14:paraId="1B2AE4E0" w14:textId="77777777">
      <w:r>
        <w:t>CPC (Lei 13.105/2015)</w:t>
      </w:r>
    </w:p>
    <w:p w:rsidR="00C6291A" w:rsidP="00C6291A" w:rsidRDefault="00C6291A" w14:paraId="579B1614" w14:textId="77777777">
      <w:r>
        <w:t>Art. 373. O ônus da prova incumbe:</w:t>
      </w:r>
    </w:p>
    <w:p w:rsidR="00C6291A" w:rsidP="00C6291A" w:rsidRDefault="00C6291A" w14:paraId="73AAD9A6" w14:textId="77777777">
      <w:r>
        <w:t>I - ao autor, quanto ao fato constitutivo de seu direito;</w:t>
      </w:r>
    </w:p>
    <w:p w:rsidR="00C6291A" w:rsidP="00C6291A" w:rsidRDefault="00C6291A" w14:paraId="7C6CB414" w14:textId="77777777">
      <w:r>
        <w:t>II - ao réu, quanto à existência de fato impeditivo, modificativo ou extintivo do direito do autor.</w:t>
      </w:r>
    </w:p>
    <w:p w:rsidR="00C6291A" w:rsidP="00C6291A" w:rsidRDefault="00C6291A" w14:paraId="7145705A" w14:textId="77777777"/>
    <w:p w:rsidR="00C6291A" w:rsidP="00C6291A" w:rsidRDefault="00C6291A" w14:paraId="0FF42E1A" w14:textId="77777777">
      <w:r>
        <w:t>CDC (Lei 8.078/1990)</w:t>
      </w:r>
    </w:p>
    <w:p w:rsidR="00C6291A" w:rsidP="00C6291A" w:rsidRDefault="00C6291A" w14:paraId="2599433C" w14:textId="77777777">
      <w:r>
        <w:t>Art. 6º São direitos básicos do consumidor:</w:t>
      </w:r>
    </w:p>
    <w:p w:rsidR="00C6291A" w:rsidP="00C6291A" w:rsidRDefault="00C6291A" w14:paraId="03B51996" w14:textId="77777777">
      <w:r>
        <w:t>(...)</w:t>
      </w:r>
    </w:p>
    <w:p w:rsidR="00C6291A" w:rsidP="00C6291A" w:rsidRDefault="00C6291A" w14:paraId="55A3393A" w14:textId="77777777">
      <w:r>
        <w:t>VIII - a facilitação da defesa de seus direitos, inclusive com a inversão do ônus da prova, a seu favor, no processo civil, quando, a critério do juiz, for verossímil a alegação ou quando for ele hipossuficiente, segundo as regras ordinárias de experiências;</w:t>
      </w:r>
    </w:p>
    <w:p w:rsidR="00C6291A" w:rsidP="00C6291A" w:rsidRDefault="00C6291A" w14:paraId="71D74693" w14:textId="77777777"/>
    <w:p w:rsidR="00C6291A" w:rsidP="00C6291A" w:rsidRDefault="00C6291A" w14:paraId="6ABB73CE" w14:textId="77777777">
      <w:r>
        <w:t>CDC (Lei 8.078/1990)</w:t>
      </w:r>
    </w:p>
    <w:p w:rsidR="00C6291A" w:rsidP="00C6291A" w:rsidRDefault="00C6291A" w14:paraId="34569029" w14:textId="77777777">
      <w:r>
        <w:t>Art. 7º (...)</w:t>
      </w:r>
    </w:p>
    <w:p w:rsidR="00C6291A" w:rsidP="00C6291A" w:rsidRDefault="00C6291A" w14:paraId="77E54511" w14:textId="77777777">
      <w:r>
        <w:t>Parágrafo único. Tendo mais de um autor a ofensa, todos responderão solidariamente pela reparação dos danos previstos nas normas de consumo.</w:t>
      </w:r>
    </w:p>
    <w:p w:rsidR="00C6291A" w:rsidP="00C6291A" w:rsidRDefault="00C6291A" w14:paraId="319784A7" w14:textId="77777777"/>
    <w:p w:rsidR="00C6291A" w:rsidP="00C6291A" w:rsidRDefault="00C6291A" w14:paraId="1CC8CEAA" w14:textId="77777777">
      <w:r>
        <w:t>Código Civil (Lei 10.406/2002)</w:t>
      </w:r>
    </w:p>
    <w:p w:rsidR="00C6291A" w:rsidP="00C6291A" w:rsidRDefault="00C6291A" w14:paraId="5EAD1AFC" w14:textId="77777777">
      <w:r>
        <w:t>Art. 884. Aquele que, sem justa causa, se enriquecer à custa de outrem, será obrigado a restituir o indevidamente auferido, feita a atualização dos valores monetários.</w:t>
      </w:r>
    </w:p>
    <w:p w:rsidR="00C6291A" w:rsidP="00C6291A" w:rsidRDefault="00C6291A" w14:paraId="31F11D79" w14:textId="77777777">
      <w:r>
        <w:t>Parágrafo único. Se o enriquecimento tiver por objeto coisa determinada, quem a recebeu é obrigado a restituí-la, e, se a coisa não mais subsistir, a restituição se fará pelo valor do bem na época em que foi exigido.</w:t>
      </w:r>
    </w:p>
  </w:comment>
  <w:comment w:initials="MRS" w:author="Marcelo Ribeiro Da Silva - GDSXSR" w:date="2026-09-30T15:45:00Z" w:id="8">
    <w:p w:rsidR="00C6291A" w:rsidP="00C6291A" w:rsidRDefault="00C6291A" w14:paraId="0A048254" w14:textId="77777777">
      <w:r>
        <w:annotationRef/>
      </w:r>
      <w:r>
        <w:t>STJ — Tema Repetitivo 1.365 (REsp 2.197.574/SP e REsp 2.165.670/SP; Segunda Seção; Rel. Min. Ricardo Villas Bôas Cueva; julgado em 11/03/2026; DJEN 20/03/2026).</w:t>
      </w:r>
    </w:p>
    <w:p w:rsidR="00C6291A" w:rsidP="00C6291A" w:rsidRDefault="00C6291A" w14:paraId="6A087C0C"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9">
    <w:p w:rsidR="00C6291A" w:rsidRDefault="00C6291A" w14:paraId="628BC6A7" w14:textId="77777777">
      <w:r>
        <w:annotationRef/>
      </w:r>
      <w:r>
        <w:t>"8. A simples recusa indevida de cobertura médico-assistencial não gera dano moral presumido, conforme Tema 1365 do Superior Tribunal de Justiça. Faz-se necessária a análise das circunstâncias concretas, as quais, no caso, evidenciam sofrimento relevante, angústia, insegurança e agravamento do estado de saúde do autor." (Acórdão 2136147, 0703187-05.2025.8.07.0009, Relator(a): LEONARDO ROSCOE BESSA, 6ª TURMA CÍVEL, data de julgamento: 03/06/2026, publicado no DJe: 24/06/2026.)</w:t>
      </w:r>
    </w:p>
  </w:comment>
  <w:comment w:initials="MRS" w:author="Marcelo Ribeiro Da Silva - GDSXSR" w:date="2026-09-30T15:12:00Z" w:id="10">
    <w:p w:rsidRPr="00967D14" w:rsidR="00E6149B" w:rsidRDefault="00AD7D7D" w14:paraId="24ADA7FD" w14:textId="77777777">
      <w:r w:rsidRPr="00967D14">
        <w:annotationRef/>
      </w:r>
      <w:r w:rsidRPr="00967D14">
        <w:t>Data de nascimento da autora: 02/09/1953 (petição inicial, ID 83023876, pág. 1).</w:t>
      </w:r>
    </w:p>
  </w:comment>
  <w:comment w:initials="MRS" w:author="Marcelo Ribeiro Da Silva - GDSXSR" w:date="2026-09-30T15:12:00Z" w:id="11">
    <w:p w:rsidRPr="00967D14" w:rsidR="00E6149B" w:rsidRDefault="00AD7D7D" w14:paraId="3512489D" w14:textId="77777777">
      <w:r w:rsidRPr="00967D14">
        <w:annotationRef/>
      </w:r>
      <w:r w:rsidRPr="00967D14">
        <w:t>CPC (Lei 13.105/2015)</w:t>
      </w:r>
    </w:p>
    <w:p w:rsidRPr="00967D14" w:rsidR="00E6149B" w:rsidRDefault="00AD7D7D" w14:paraId="19786F40" w14:textId="77777777">
      <w:r w:rsidRPr="00967D14">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967D14" w:rsidR="00E6149B" w:rsidRDefault="00AD7D7D" w14:paraId="3C50B747" w14:textId="77777777">
      <w:r w:rsidRPr="00967D14">
        <w:t>§ 1º O juiz poderá, de ofício ou a requerimento, modificar o valor ou a periodicidade da multa vincenda ou excluí-la, caso verifique que:</w:t>
      </w:r>
    </w:p>
    <w:p w:rsidRPr="00967D14" w:rsidR="00E6149B" w:rsidRDefault="00AD7D7D" w14:paraId="7F93EE23" w14:textId="77777777">
      <w:r w:rsidRPr="00967D14">
        <w:t>I - se tornou insuficiente ou excessiva;</w:t>
      </w:r>
    </w:p>
    <w:p w:rsidRPr="00967D14" w:rsidR="00E6149B" w:rsidRDefault="00AD7D7D" w14:paraId="6923C2A0" w14:textId="77777777">
      <w:r w:rsidRPr="00967D14">
        <w:t>II - o obrigado demonstrou cumprimento parcial superveniente da obrigação ou justa causa para o descumprimento.</w:t>
      </w:r>
    </w:p>
  </w:comment>
  <w:comment w:initials="MRS" w:author="Marcelo Ribeiro Da Silva - GDSXSR" w:date="2026-09-30T15:12:00Z" w:id="12">
    <w:p w:rsidRPr="00967D14" w:rsidR="00E6149B" w:rsidRDefault="00AD7D7D" w14:paraId="1BEE7587" w14:textId="77777777">
      <w:r w:rsidRPr="00967D14">
        <w:annotationRef/>
      </w:r>
      <w:r w:rsidRPr="00967D14">
        <w:t>Lei 9.656/1998</w:t>
      </w:r>
    </w:p>
    <w:p w:rsidRPr="00967D14" w:rsidR="00E6149B" w:rsidRDefault="00AD7D7D" w14:paraId="261F8A1F" w14:textId="77777777">
      <w:r w:rsidRPr="00967D14">
        <w:t>Art. 35-C. É obrigatória a cobertura do atendimento nos casos: (Redação dada pela Lei nº 11.935, de 2009)</w:t>
      </w:r>
    </w:p>
    <w:p w:rsidRPr="00967D14" w:rsidR="00E6149B" w:rsidRDefault="00AD7D7D" w14:paraId="23028514" w14:textId="77777777">
      <w:r w:rsidRPr="00967D14">
        <w:t>I - de emergência, como tal definidos os que implicarem risco imediato de vida ou de lesões irreparáveis para o paciente, caracterizado em declaração do médico assistente;</w:t>
      </w:r>
    </w:p>
    <w:p w:rsidRPr="00967D14" w:rsidR="00E6149B" w:rsidRDefault="00AD7D7D" w14:paraId="32B8247C" w14:textId="77777777">
      <w:r w:rsidRPr="00967D14">
        <w:t>II - de urgência, assim entendidos os resultantes de acidentes pessoais ou de complicações no processo gestacional;</w:t>
      </w:r>
    </w:p>
    <w:p w:rsidRPr="00967D14" w:rsidR="00E6149B" w:rsidRDefault="00AD7D7D" w14:paraId="5D5C892E" w14:textId="77777777">
      <w:r w:rsidRPr="00967D14">
        <w:t>III - de planejamento familiar.</w:t>
      </w:r>
    </w:p>
  </w:comment>
  <w:comment w:initials="MRS" w:author="Marcelo Ribeiro Da Silva - GDSXSR" w:date="2026-09-30T15:12:00Z" w:id="13">
    <w:p w:rsidRPr="00967D14" w:rsidR="00E6149B" w:rsidRDefault="00AD7D7D" w14:paraId="42078546" w14:textId="77777777">
      <w:r w:rsidRPr="00967D14">
        <w:annotationRef/>
      </w:r>
      <w:r w:rsidRPr="00967D14">
        <w:t>CPC (Lei 13.105/2015)</w:t>
      </w:r>
    </w:p>
    <w:p w:rsidRPr="00967D14" w:rsidR="00E6149B" w:rsidRDefault="00AD7D7D" w14:paraId="3590A6EC" w14:textId="77777777">
      <w:r w:rsidRPr="00967D14">
        <w:t>Art. 373. O ônus da prova incumbe:</w:t>
      </w:r>
    </w:p>
    <w:p w:rsidRPr="00967D14" w:rsidR="00E6149B" w:rsidRDefault="00AD7D7D" w14:paraId="09607312" w14:textId="77777777">
      <w:r w:rsidRPr="00967D14">
        <w:t>I - ao autor, quanto ao fato constitutivo de seu direito;</w:t>
      </w:r>
    </w:p>
    <w:p w:rsidRPr="00967D14" w:rsidR="00E6149B" w:rsidRDefault="00AD7D7D" w14:paraId="542B2A04" w14:textId="77777777">
      <w:r w:rsidRPr="00967D14">
        <w:t>II - ao réu, quanto à existência de fato impeditivo, modificativo ou extintivo do direito do autor.</w:t>
      </w:r>
    </w:p>
  </w:comment>
  <w:comment w:initials="MRS" w:author="Marcelo Ribeiro Da Silva - GDSXSR" w:date="2026-09-30T15:12:00Z" w:id="14">
    <w:p w:rsidRPr="00967D14" w:rsidR="00E6149B" w:rsidRDefault="00AD7D7D" w14:paraId="16F7C94D" w14:textId="77777777">
      <w:r w:rsidRPr="00967D14">
        <w:annotationRef/>
      </w:r>
      <w:r w:rsidRPr="00967D14">
        <w:t>CDC (Lei 8.078/1990)</w:t>
      </w:r>
    </w:p>
    <w:p w:rsidRPr="00967D14" w:rsidR="00E6149B" w:rsidRDefault="00AD7D7D" w14:paraId="3AF24D63" w14:textId="77777777">
      <w:r w:rsidRPr="00967D14">
        <w:t>Art. 6º São direitos básicos do consumidor:</w:t>
      </w:r>
    </w:p>
    <w:p w:rsidRPr="00967D14" w:rsidR="00E6149B" w:rsidRDefault="00AD7D7D" w14:paraId="7C8FB490" w14:textId="77777777">
      <w:r w:rsidRPr="00967D14">
        <w:t>(...)</w:t>
      </w:r>
    </w:p>
    <w:p w:rsidRPr="00967D14" w:rsidR="00E6149B" w:rsidRDefault="00AD7D7D" w14:paraId="300F0434" w14:textId="77777777">
      <w:r w:rsidRPr="00967D14">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MRS" w:author="Marcelo Ribeiro Da Silva - GDSXSR" w:date="2026-09-30T15:12:00Z" w:id="15">
    <w:p w:rsidRPr="00967D14" w:rsidR="00E6149B" w:rsidRDefault="00AD7D7D" w14:paraId="4B211D86" w14:textId="77777777">
      <w:r w:rsidRPr="00967D14">
        <w:annotationRef/>
      </w:r>
      <w:r w:rsidRPr="00967D14">
        <w:t>ID 87584467 (31/07/2026): "Ante o exposto, indefiro a gratuidade de justiça à ré/apelante, Unimed Ferj Pronto Atendimento Serviços Médicos Ltda. Intime-se a ré/apelante, para que, no prazo de 5 dias, comprove o recolhimento do preparo recursal, sob pena de não conhecimento do seu recurso (CPC 101 § 2º e 1.007)." Preparo: R$ 24,30, pago em 11/08/2026 (ID 87909874); petição de comprovação (ID 87967960). Decisão disponibilizada no DJEN em 05/08/2026 e publicada no primeiro dia útil subsequente (ID 87801617).</w:t>
      </w:r>
    </w:p>
  </w:comment>
  <w:comment w:initials="MRS" w:author="Marcelo Ribeiro Da Silva - GDSXSR" w:date="2026-09-30T15:12:00Z" w:id="16">
    <w:p w:rsidRPr="00967D14" w:rsidR="00E6149B" w:rsidRDefault="00AD7D7D" w14:paraId="50768754" w14:textId="77777777">
      <w:r w:rsidRPr="00967D14">
        <w:annotationRef/>
      </w:r>
      <w:r w:rsidRPr="00967D14">
        <w:t>ID 83023879 ("Negativa Plano de Saude"): captura de tela do aplicativo "Unimed Nacional" com o registro: "Data da Solicitação: 03/10/2025 / Nome Procedimento: ANGIOTOMOGRAFIA ARTERIAL DE CRÂNIO / Prestador: Unimed Espaço Saude Cuidar Mais Brasilia / Nº Pedido: 2352571390 / Status: Negado".</w:t>
      </w:r>
    </w:p>
  </w:comment>
  <w:comment w:initials="MRS" w:author="Marcelo Ribeiro Da Silva - GDSXSR" w:date="2026-09-30T15:12:00Z" w:id="17">
    <w:p w:rsidRPr="00967D14" w:rsidR="00E6149B" w:rsidRDefault="00AD7D7D" w14:paraId="6E327FB3" w14:textId="77777777">
      <w:r w:rsidRPr="00967D14">
        <w:annotationRef/>
      </w:r>
      <w:r w:rsidRPr="00967D14">
        <w:t>ID 83023895 (27/10/2025): "Ante o exposto,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w:t>
      </w:r>
    </w:p>
  </w:comment>
  <w:comment w:initials="MRS" w:author="Marcelo Ribeiro Da Silva - GDSXSR" w:date="2026-09-30T15:12:00Z" w:id="18">
    <w:p w:rsidRPr="00967D14" w:rsidR="00E6149B" w:rsidRDefault="00AD7D7D" w14:paraId="2259DC3B" w14:textId="77777777">
      <w:r w:rsidRPr="00967D14">
        <w:annotationRef/>
      </w:r>
      <w:r w:rsidRPr="00967D14">
        <w:t>ID 83024339 — "Memorando de Entendimentos firmado entre a Unimed do Brasil e a Unimed FERJ", após reunião de 10/11/2025, item 1: "O presente instrumento tem por objeto a formalização de um contrato de compartilhamento de risco, em conformidade com a RN nº 517/2022 da ANS, entre a Unimed do Brasil e a Unimed FERJ (Federação Estadual das Cooperativas Médicas do Estado do Rio de Janeiro), tendo a ANS como interveniente (...)"; "A Unimed do Brasil assume a assistência dos beneficiários da Unimed FERJ a partir de 20/11/25, incluindo todos os custos associados."</w:t>
      </w:r>
    </w:p>
  </w:comment>
  <w:comment w:initials="MRS" w:author="Marcelo Ribeiro Da Silva - GDSXSR" w:date="2026-09-30T15:12:00Z" w:id="19">
    <w:p w:rsidRPr="00967D14" w:rsidR="00E6149B" w:rsidRDefault="00AD7D7D" w14:paraId="6C6293FB" w14:textId="77777777">
      <w:r w:rsidRPr="00967D14">
        <w:annotationRef/>
      </w:r>
      <w:r w:rsidRPr="00967D14">
        <w:t>CPC (Lei 13.105/2015)</w:t>
      </w:r>
    </w:p>
    <w:p w:rsidRPr="00967D14" w:rsidR="00E6149B" w:rsidRDefault="00AD7D7D" w14:paraId="1CD3E824" w14:textId="77777777">
      <w:r w:rsidRPr="00967D14">
        <w:t>Art. 109. A alienação da coisa ou do direito litigioso por ato entre vivos, a título particular, não altera a legitimidade das partes.</w:t>
      </w:r>
    </w:p>
    <w:p w:rsidRPr="00967D14" w:rsidR="00E6149B" w:rsidRDefault="00AD7D7D" w14:paraId="087D6C8C" w14:textId="77777777">
      <w:r w:rsidRPr="00967D14">
        <w:t>§ 1º O adquirente ou cessionário não poderá ingressar em juízo, sucedendo o alienante ou cedente, sem que o consinta a parte contrária.</w:t>
      </w:r>
    </w:p>
    <w:p w:rsidRPr="00967D14" w:rsidR="00E6149B" w:rsidRDefault="00AD7D7D" w14:paraId="4EB9E491" w14:textId="77777777">
      <w:r w:rsidRPr="00967D14">
        <w:t>§ 2º O adquirente ou cessionário poderá intervir no processo como assistente litisconsorcial do alienante ou cedente.</w:t>
      </w:r>
    </w:p>
    <w:p w:rsidRPr="00967D14" w:rsidR="00E6149B" w:rsidRDefault="00AD7D7D" w14:paraId="4C8260DF" w14:textId="77777777">
      <w:r w:rsidRPr="00967D14">
        <w:t>§ 3º Estendem-se os efeitos da sentença proferida entre as partes originárias ao adquirente ou cessionário.</w:t>
      </w:r>
    </w:p>
  </w:comment>
  <w:comment w:initials="MRS" w:author="Marcelo Ribeiro Da Silva - GDSXSR" w:date="2026-09-30T15:12:00Z" w:id="20">
    <w:p w:rsidRPr="00967D14" w:rsidR="00E6149B" w:rsidRDefault="00AD7D7D" w14:paraId="40CB2ED1" w14:textId="77777777">
      <w:r w:rsidRPr="00967D14">
        <w:annotationRef/>
      </w:r>
      <w:r w:rsidRPr="00967D14">
        <w:t>CDC (Lei 8.078/1990)</w:t>
      </w:r>
    </w:p>
    <w:p w:rsidRPr="00967D14" w:rsidR="00E6149B" w:rsidRDefault="00AD7D7D" w14:paraId="4DCFDFAB" w14:textId="77777777">
      <w:r w:rsidRPr="00967D14">
        <w:t>Art. 7º (...)</w:t>
      </w:r>
    </w:p>
    <w:p w:rsidRPr="00967D14" w:rsidR="00E6149B" w:rsidRDefault="00AD7D7D" w14:paraId="3AC4717F" w14:textId="77777777">
      <w:r w:rsidRPr="00967D14">
        <w:t>Parágrafo único. Tendo mais de um autor a ofensa, todos responderão solidariamente pela reparação dos danos previstos nas normas de consumo.</w:t>
      </w:r>
    </w:p>
  </w:comment>
  <w:comment w:initials="MRS" w:author="Marcelo Ribeiro Da Silva - GDSXSR" w:date="2026-09-30T15:12:00Z" w:id="21">
    <w:p w:rsidRPr="00967D14" w:rsidR="00E6149B" w:rsidRDefault="00AD7D7D" w14:paraId="1D42EED4" w14:textId="77777777">
      <w:r w:rsidRPr="00967D14">
        <w:annotationRef/>
      </w:r>
      <w:r w:rsidRPr="00967D14">
        <w:t>ID 83024342 (12/03/2026): "O feito já foi julgado e logo, prejudicada, a inclusão de nova parte no polo passivo. Aguarde-se manifestação da ré. Após, ao Eg. TJDFT. I."</w:t>
      </w:r>
    </w:p>
  </w:comment>
  <w:comment w:initials="MRS" w:author="Marcelo Ribeiro Da Silva - GDSXSR" w:date="2026-09-30T15:12:00Z" w:id="22">
    <w:p w:rsidRPr="00967D14" w:rsidR="00E6149B" w:rsidRDefault="00AD7D7D" w14:paraId="2BD0FEC1" w14:textId="77777777">
      <w:r w:rsidRPr="00967D14">
        <w:annotationRef/>
      </w:r>
      <w:r w:rsidRPr="00967D14">
        <w:t>CPC (Lei 13.105/2015)</w:t>
      </w:r>
    </w:p>
    <w:p w:rsidRPr="00967D14" w:rsidR="00E6149B" w:rsidRDefault="00AD7D7D" w14:paraId="0BC9ED63" w14:textId="77777777">
      <w:r w:rsidRPr="00967D14">
        <w:t>Art. 373. O ônus da prova incumbe:</w:t>
      </w:r>
    </w:p>
    <w:p w:rsidRPr="00967D14" w:rsidR="00E6149B" w:rsidRDefault="00AD7D7D" w14:paraId="5CA49613" w14:textId="77777777">
      <w:r w:rsidRPr="00967D14">
        <w:t>I - ao autor, quanto ao fato constitutivo de seu direito;</w:t>
      </w:r>
    </w:p>
    <w:p w:rsidRPr="00967D14" w:rsidR="00E6149B" w:rsidRDefault="00AD7D7D" w14:paraId="311E5010" w14:textId="77777777">
      <w:r w:rsidRPr="00967D14">
        <w:t>II - ao réu, quanto à existência de fato impeditivo, modificativo ou extintivo do direito do autor.</w:t>
      </w:r>
    </w:p>
  </w:comment>
  <w:comment w:initials="MRS" w:author="Marcelo Ribeiro Da Silva - GDSXSR" w:date="2026-09-30T15:12:00Z" w:id="23">
    <w:p w:rsidRPr="00967D14" w:rsidR="00E6149B" w:rsidRDefault="00AD7D7D" w14:paraId="72F244A2" w14:textId="77777777">
      <w:r w:rsidRPr="00967D14">
        <w:annotationRef/>
      </w:r>
      <w:r w:rsidRPr="00967D14">
        <w:t>CPC (Lei 13.105/2015)</w:t>
      </w:r>
    </w:p>
    <w:p w:rsidRPr="00967D14" w:rsidR="00E6149B" w:rsidRDefault="00AD7D7D" w14:paraId="533FFE5A" w14:textId="77777777">
      <w:r w:rsidRPr="00967D14">
        <w:t>Art. 373. O ônus da prova incumbe:</w:t>
      </w:r>
    </w:p>
    <w:p w:rsidRPr="00967D14" w:rsidR="00E6149B" w:rsidRDefault="00AD7D7D" w14:paraId="590D9424" w14:textId="77777777">
      <w:r w:rsidRPr="00967D14">
        <w:t>I - ao autor, quanto ao fato constitutivo de seu direito;</w:t>
      </w:r>
    </w:p>
    <w:p w:rsidRPr="00967D14" w:rsidR="00E6149B" w:rsidRDefault="00AD7D7D" w14:paraId="78F913EC" w14:textId="77777777">
      <w:r w:rsidRPr="00967D14">
        <w:t>II - ao réu, quanto à existência de fato impeditivo, modificativo ou extintivo do direito do autor.</w:t>
      </w:r>
    </w:p>
  </w:comment>
  <w:comment w:initials="MRS" w:author="Marcelo Ribeiro Da Silva - GDSXSR" w:date="2026-09-30T15:12:00Z" w:id="24">
    <w:p w:rsidRPr="00967D14" w:rsidR="00E6149B" w:rsidRDefault="00AD7D7D" w14:paraId="067E45B1" w14:textId="77777777">
      <w:r w:rsidRPr="00967D14">
        <w:annotationRef/>
      </w:r>
      <w:r w:rsidRPr="00967D14">
        <w:t>CDC (Lei 8.078/1990)</w:t>
      </w:r>
    </w:p>
    <w:p w:rsidRPr="00967D14" w:rsidR="00E6149B" w:rsidRDefault="00AD7D7D" w14:paraId="35443BA4" w14:textId="77777777">
      <w:r w:rsidRPr="00967D14">
        <w:t>Art. 6º São direitos básicos do consumidor:</w:t>
      </w:r>
    </w:p>
    <w:p w:rsidRPr="00967D14" w:rsidR="00E6149B" w:rsidRDefault="00AD7D7D" w14:paraId="15B0E017" w14:textId="77777777">
      <w:r w:rsidRPr="00967D14">
        <w:t>(...)</w:t>
      </w:r>
    </w:p>
    <w:p w:rsidRPr="00967D14" w:rsidR="00E6149B" w:rsidRDefault="00AD7D7D" w14:paraId="3D91A035" w14:textId="77777777">
      <w:r w:rsidRPr="00967D14">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MRS" w:author="Marcelo Ribeiro Da Silva - GDSXSR" w:date="2026-09-30T15:12:00Z" w:id="25">
    <w:p w:rsidRPr="00967D14" w:rsidR="00E6149B" w:rsidRDefault="00AD7D7D" w14:paraId="16BBE088" w14:textId="77777777">
      <w:r w:rsidRPr="00967D14">
        <w:annotationRef/>
      </w:r>
      <w:r w:rsidRPr="00967D14">
        <w:t>STJ — Tema Repetitivo 1.365 (REsp 2.197.574/SP e REsp 2.165.670/SP; Segunda Seção; Rel. Min. Ricardo Villas Bôas Cueva; julgado em 11/03/2026; DJEN 20/03/2026).</w:t>
      </w:r>
    </w:p>
    <w:p w:rsidRPr="00967D14" w:rsidR="00E6149B" w:rsidRDefault="00AD7D7D" w14:paraId="40A17BA0" w14:textId="77777777">
      <w:r w:rsidRPr="00967D14">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12:00Z" w:id="26">
    <w:p w:rsidRPr="00967D14" w:rsidR="00E6149B" w:rsidRDefault="00AD7D7D" w14:paraId="0E108823" w14:textId="77777777">
      <w:r w:rsidRPr="00967D14">
        <w:annotationRef/>
      </w:r>
      <w:r w:rsidRPr="00967D14">
        <w:t>Data de nascimento da autora: 02/09/1953 (petição inicial, ID 83023876, pág. 1).</w:t>
      </w:r>
    </w:p>
  </w:comment>
  <w:comment w:initials="MRS" w:author="Marcelo Ribeiro Da Silva - GDSXSR" w:date="2026-09-30T15:12:00Z" w:id="27">
    <w:p w:rsidRPr="00967D14" w:rsidR="00E6149B" w:rsidRDefault="00AD7D7D" w14:paraId="53BF4643" w14:textId="77777777">
      <w:r w:rsidRPr="00967D14">
        <w:annotationRef/>
      </w:r>
      <w:r w:rsidRPr="00967D14">
        <w:t>Código Civil (Lei 10.406/2002)</w:t>
      </w:r>
    </w:p>
    <w:p w:rsidRPr="00967D14" w:rsidR="00E6149B" w:rsidRDefault="00AD7D7D" w14:paraId="6BF7606A" w14:textId="77777777">
      <w:r w:rsidRPr="00967D14">
        <w:t>Art. 884. Aquele que, sem justa causa, se enriquecer à custa de outrem, será obrigado a restituir o indevidamente auferido, feita a atualização dos valores monetários.</w:t>
      </w:r>
    </w:p>
    <w:p w:rsidRPr="00967D14" w:rsidR="00E6149B" w:rsidRDefault="00AD7D7D" w14:paraId="0C3AA7D0" w14:textId="77777777">
      <w:r w:rsidRPr="00967D14">
        <w:t>Parágrafo único. Se o enriquecimento tiver por objeto coisa determinada, quem a recebeu é obrigado a restituí-la, e, se a coisa não mais subsistir, a restituição se fará pelo valor do bem na época em que foi exigido.</w:t>
      </w:r>
    </w:p>
  </w:comment>
  <w:comment w:initials="MRS" w:author="Marcelo Ribeiro Da Silva - GDSXSR" w:date="2026-09-30T15:12:00Z" w:id="28">
    <w:p w:rsidRPr="00967D14" w:rsidR="00E6149B" w:rsidRDefault="00AD7D7D" w14:paraId="4144A038" w14:textId="77777777">
      <w:r w:rsidRPr="00967D14">
        <w:annotationRef/>
      </w:r>
      <w:r w:rsidRPr="00967D14">
        <w:t>CPC (Lei 13.105/2015)</w:t>
      </w:r>
    </w:p>
    <w:p w:rsidRPr="00967D14" w:rsidR="00E6149B" w:rsidRDefault="00AD7D7D" w14:paraId="00C34D07" w14:textId="77777777">
      <w:r w:rsidRPr="00967D14">
        <w:t>Art. 85. (...)</w:t>
      </w:r>
    </w:p>
    <w:p w:rsidR="00E6149B" w:rsidRDefault="00AD7D7D" w14:paraId="5F6EC05C" w14:textId="77777777">
      <w:r w:rsidRPr="00967D14">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29" w:author="Assessor GDSXSR" w:initials="RG" w:date="2026-10-31T22:13:05Z">
    <w:p>
      <w:pPr>
        <w:pStyle w:val="CommentText"/>
      </w:pPr>
      <w:r>
        <w:rPr>
          <w:rStyle w:val="CommentReference"/>
        </w:rPr>
        <w:annotationRef/>
      </w:r>
      <w:r>
        <w:t>ASSESSOR GDSXSR — Comentário geral: formas compactas de norma (CPC 109, CC 884; C-20), retirada de 'preparo recolhido' e do pedido de majoração do apelado no relatório (C-31), conectores e fórmulas do dispositivo (C-16, C-38). PENDÊNCIA (C-24, C-52): os autos não vieram com a minuta; IDs, datas e fatos citados não foram conferidos no PJe, e o ID do relatório médico do aneurisma (voto, parágrafo 'No caso, esses elementos…') não consta da minuta.</w:t>
      </w:r>
    </w:p>
  </w:comment>
  <w:comment w:id="30" w:author="Assessor GDSXSR" w:initials="RG" w:date="2026-10-31T22:13:05Z">
    <w:p>
      <w:pPr>
        <w:pStyle w:val="CommentText"/>
      </w:pPr>
      <w:r>
        <w:rPr>
          <w:rStyle w:val="CommentReference"/>
        </w:rPr>
        <w:annotationRef/>
      </w:r>
      <w:r>
        <w:t>ASSESSOR GDSXSR — Alterei o item 1: a autora passou a ser qualificada pela condição (idosa, 72 anos, dado do ID 83023876 segundo o comentário da minuta), sem 'pessoa natural' (C-34, C-34A); a idade saiu do segundo período e o valor da causa fecha o item (C-34, v43); o nome da ré segue a grafia da autuação.</w:t>
      </w:r>
    </w:p>
  </w:comment>
  <w:comment w:id="31" w:author="Assessor GDSXSR" w:initials="RG" w:date="2026-10-31T22:13:05Z">
    <w:p>
      <w:pPr>
        <w:pStyle w:val="CommentText"/>
      </w:pPr>
      <w:r>
        <w:rPr>
          <w:rStyle w:val="CommentReference"/>
        </w:rPr>
        <w:annotationRef/>
      </w:r>
      <w:r>
        <w:t>ASSESSOR GDSXSR — Cindi o item 7: a regra do Tema 1.365 com a aplicação ao caso fica em um item e a proporcionalidade do valor em outro; o dispositivo passou a item 9 (C-35, C-3G v65).</w:t>
      </w:r>
    </w:p>
  </w:comment>
  <w:comment w:id="32" w:author="Assessor GDSXSR" w:initials="RG" w:date="2026-10-31T22:13:05Z">
    <w:p>
      <w:pPr>
        <w:pStyle w:val="CommentText"/>
      </w:pPr>
      <w:r>
        <w:rPr>
          <w:rStyle w:val="CommentReference"/>
        </w:rPr>
        <w:annotationRef/>
      </w:r>
      <w:r>
        <w:t>ASSESSOR GDSXSR — Incluí 'e, no mérito,' após a preliminar (C-38); o dispositivo da ementa acompanha o do voto (C-33).</w:t>
      </w:r>
    </w:p>
  </w:comment>
  <w:comment w:id="33" w:author="Assessor GDSXSR" w:initials="RG" w:date="2026-10-31T22:13:05Z">
    <w:p>
      <w:pPr>
        <w:pStyle w:val="CommentText"/>
      </w:pPr>
      <w:r>
        <w:rPr>
          <w:rStyle w:val="CommentReference"/>
        </w:rPr>
        <w:annotationRef/>
      </w:r>
      <w:r>
        <w:t>ASSESSOR GDSXSR — Ajustei a identificação dos julgados (C-67): REsp antes do tema, 'Acórdão n., Processo nº' no TJDFT. Conferência: Tema 1.365 vigente, tese firmada em 11/03/2026 pela Segunda Seção (REsp 2.197.574/SP e 2.165.670/SP, Rel. Min. Ricardo Villas Bôas Cueva), confirmados no iajus. PENDÊNCIA (C-72): o iajus não devolve a data de publicação (DJEN 20/03/2026 vem da minuta); o Acórdão 2136147 (0703187-05.2025.8.07.0009, 6ª Turma Cível) não foi localizado no iajus por número CNJ; mantido por não contrariar o voto, para conferência no JurisDF.</w:t>
      </w:r>
    </w:p>
  </w:comment>
  <w:comment w:id="34" w:author="Assessor GDSXSR" w:initials="RG" w:date="2026-10-31T22:13:05Z">
    <w:p>
      <w:pPr>
        <w:pStyle w:val="CommentText"/>
      </w:pPr>
      <w:r>
        <w:rPr>
          <w:rStyle w:val="CommentReference"/>
        </w:rPr>
        <w:annotationRef/>
      </w:r>
      <w:r>
        <w:t>ASSESSOR GDSXSR — Retirei 'O preparo foi recolhido (ID …)' do relatório (C-31).</w:t>
      </w:r>
    </w:p>
  </w:comment>
  <w:comment w:id="35" w:author="Assessor GDSXSR" w:initials="RG" w:date="2026-10-31T22:13:05Z">
    <w:p>
      <w:pPr>
        <w:pStyle w:val="CommentText"/>
      </w:pPr>
      <w:r>
        <w:rPr>
          <w:rStyle w:val="CommentReference"/>
        </w:rPr>
        <w:annotationRef/>
      </w:r>
      <w:r>
        <w:t>ASSESSOR GDSXSR — Abri o capítulo com as alegações da apelante enumeradas e o ID ao final, antes do veredito (C-3W c, C-30).</w:t>
      </w:r>
    </w:p>
  </w:comment>
  <w:comment w:id="36" w:author="Assessor GDSXSR" w:initials="RG" w:date="2026-10-31T22:13:05Z">
    <w:p>
      <w:pPr>
        <w:pStyle w:val="CommentText"/>
      </w:pPr>
      <w:r>
        <w:rPr>
          <w:rStyle w:val="CommentReference"/>
        </w:rPr>
        <w:annotationRef/>
      </w:r>
      <w:r>
        <w:t>ASSESSOR GDSXSR — Transcrevi no corpo o CPC 109, que sustenta o capítulo (C-66 a), texto conferido no iajus (Planalto): 'Art. 109. A alienação da coisa ou do direito litigioso por ato entre vivos, a título particular, não altera a legitimidade das partes.' Compactei as referências (C-20).</w:t>
      </w:r>
    </w:p>
  </w:comment>
  <w:comment w:id="37" w:author="Assessor GDSXSR" w:initials="RG" w:date="2026-10-31T22:13:05Z">
    <w:p>
      <w:pPr>
        <w:pStyle w:val="CommentText"/>
      </w:pPr>
      <w:r>
        <w:rPr>
          <w:rStyle w:val="CommentReference"/>
        </w:rPr>
        <w:annotationRef/>
      </w:r>
      <w:r>
        <w:t>ASSESSOR GDSXSR — Apliquei a fórmula de tema repetitivo (C-61) e acrescentei o leading case; tese conferida literalmente no iajus (Tema 1.365/STJ, vigente). PENDÊNCIA: DJEN 20/03/2026 vem da minuta e não foi confirmado (C-72).</w:t>
      </w:r>
    </w:p>
  </w:comment>
  <w:comment w:id="38" w:author="Assessor GDSXSR" w:initials="RG" w:date="2026-10-31T22:13:05Z">
    <w:p>
      <w:pPr>
        <w:pStyle w:val="CommentText"/>
      </w:pPr>
      <w:r>
        <w:rPr>
          <w:rStyle w:val="CommentReference"/>
        </w:rPr>
        <w:annotationRef/>
      </w:r>
      <w:r>
        <w:t>ASSESSOR GDSXSR — Troquei por 'Nesse sentido:' (C-67). Ementa transcrita no formato de C-62 ('(...)', grifo e '– Grifei'). PENDÊNCIA (C-72): texto da ementa do Acórdão 2136147 não conferido na fonte oficial (não localizado no iajus); a 4ª Turma Cível aplica o Tema 1.365 em julgados recentes (p. ex., Acórdãos de 25/03/2026, Des. Fernando Habibe), mas negando o dano moral por falta de prova, circunstância diversa da destes autos; por isso mantive o precedente da minuta.</w:t>
      </w:r>
    </w:p>
  </w:comment>
  <w:comment w:id="39" w:author="Assessor GDSXSR" w:initials="RG" w:date="2026-10-31T22:13:05Z">
    <w:p>
      <w:pPr>
        <w:pStyle w:val="CommentText"/>
      </w:pPr>
      <w:r>
        <w:rPr>
          <w:rStyle w:val="CommentReference"/>
        </w:rPr>
        <w:annotationRef/>
      </w:r>
      <w:r>
        <w:t>ASSESSOR GDSXSR — Compactei a referência (C-20). Honorários recursais mantidos como propostos pela minuta, de 15% para 17% (percentual é do Relator, C-51); base: valor da condenação por quantia certa, R$ 30.000,00 (R$ 10.000,00 de danos morais + R$ 20.000,00 de multa), conforme a sentença: 'e) CONDENAR a ré ao pagamento das custas processuais e dos honorários advocatícios, estes fixados em 15% sobre o valor da condenação por quantia certa, englobando a compensação por danos morais e a multa pelo descumprimento da tutela de urgência.' (ID 83024333). Majoração: R$ 4.500,00 (15%) para R$ 5.100,00 (17%).</w:t>
      </w:r>
    </w:p>
  </w:comment>
</w:comments>
</file>

<file path=word/commentsExtended.xml><?xml version="1.0" encoding="utf-8"?>
<w15:commentsEx xmlns:mc="http://schemas.openxmlformats.org/markup-compatibility/2006" xmlns:w15="http://schemas.microsoft.com/office/word/2012/wordml" mc:Ignorable="w15">
  <w15:commentEx w15:done="0" w15:paraId="0A094819"/>
  <w15:commentEx w15:done="0" w15:paraId="52E103FC"/>
  <w15:commentEx w15:done="0" w15:paraId="0B218E16"/>
  <w15:commentEx w15:done="0" w15:paraId="349F5B47"/>
  <w15:commentEx w15:done="0" w15:paraId="607D79AC"/>
  <w15:commentEx w15:done="0" w15:paraId="0FE9FFA8"/>
  <w15:commentEx w15:done="0" w15:paraId="1727AF06"/>
  <w15:commentEx w15:done="0" w15:paraId="31F11D79"/>
  <w15:commentEx w15:done="0" w15:paraId="6A087C0C"/>
  <w15:commentEx w15:done="0" w15:paraId="628BC6A7"/>
  <w15:commentEx w15:done="0" w15:paraId="24ADA7FD"/>
  <w15:commentEx w15:done="0" w15:paraId="6923C2A0"/>
  <w15:commentEx w15:done="0" w15:paraId="5D5C892E"/>
  <w15:commentEx w15:done="0" w15:paraId="542B2A04"/>
  <w15:commentEx w15:done="0" w15:paraId="300F0434"/>
  <w15:commentEx w15:done="0" w15:paraId="4B211D86"/>
  <w15:commentEx w15:done="0" w15:paraId="50768754"/>
  <w15:commentEx w15:done="0" w15:paraId="6E327FB3"/>
  <w15:commentEx w15:done="0" w15:paraId="2259DC3B"/>
  <w15:commentEx w15:done="0" w15:paraId="4C8260DF"/>
  <w15:commentEx w15:done="0" w15:paraId="3AC4717F"/>
  <w15:commentEx w15:done="0" w15:paraId="1D42EED4"/>
  <w15:commentEx w15:done="0" w15:paraId="311E5010"/>
  <w15:commentEx w15:done="0" w15:paraId="78F913EC"/>
  <w15:commentEx w15:done="0" w15:paraId="3D91A035"/>
  <w15:commentEx w15:done="0" w15:paraId="40A17BA0"/>
  <w15:commentEx w15:done="0" w15:paraId="0E108823"/>
  <w15:commentEx w15:done="0" w15:paraId="0C3AA7D0"/>
  <w15:commentEx w15:done="0" w15:paraId="5F6EC05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CF22307" w16cex:dateUtc="2026-09-30T15:49:00Z"/>
</w16cex:commentsExtensible>
</file>

<file path=word/commentsIds.xml><?xml version="1.0" encoding="utf-8"?>
<w16cid:commentsIds xmlns:mc="http://schemas.openxmlformats.org/markup-compatibility/2006" xmlns:w16cid="http://schemas.microsoft.com/office/word/2016/wordml/cid" mc:Ignorable="w16cid">
  <w16cid:commentId w16cid:paraId="0A094819" w16cid:durableId="17ED83E0"/>
  <w16cid:commentId w16cid:paraId="52E103FC" w16cid:durableId="5A254D43"/>
  <w16cid:commentId w16cid:paraId="0B218E16" w16cid:durableId="1CF22307"/>
  <w16cid:commentId w16cid:paraId="349F5B47" w16cid:durableId="706B48C6"/>
  <w16cid:commentId w16cid:paraId="607D79AC" w16cid:durableId="241448C9"/>
  <w16cid:commentId w16cid:paraId="0FE9FFA8" w16cid:durableId="6DDA4F1C"/>
  <w16cid:commentId w16cid:paraId="1727AF06" w16cid:durableId="12CDFC3B"/>
  <w16cid:commentId w16cid:paraId="31F11D79" w16cid:durableId="7259906C"/>
  <w16cid:commentId w16cid:paraId="6A087C0C" w16cid:durableId="5431F631"/>
  <w16cid:commentId w16cid:paraId="628BC6A7" w16cid:durableId="57CD7373"/>
  <w16cid:commentId w16cid:paraId="24ADA7FD" w16cid:durableId="16DF1839"/>
  <w16cid:commentId w16cid:paraId="6923C2A0" w16cid:durableId="4EFC30BA"/>
  <w16cid:commentId w16cid:paraId="5D5C892E" w16cid:durableId="7E3E373D"/>
  <w16cid:commentId w16cid:paraId="542B2A04" w16cid:durableId="11592CE4"/>
  <w16cid:commentId w16cid:paraId="300F0434" w16cid:durableId="09D53A2C"/>
  <w16cid:commentId w16cid:paraId="4B211D86" w16cid:durableId="45560062"/>
  <w16cid:commentId w16cid:paraId="50768754" w16cid:durableId="176F7D82"/>
  <w16cid:commentId w16cid:paraId="6E327FB3" w16cid:durableId="031FB9AC"/>
  <w16cid:commentId w16cid:paraId="2259DC3B" w16cid:durableId="27D4A2CE"/>
  <w16cid:commentId w16cid:paraId="4C8260DF" w16cid:durableId="0A10F4ED"/>
  <w16cid:commentId w16cid:paraId="3AC4717F" w16cid:durableId="6393280D"/>
  <w16cid:commentId w16cid:paraId="1D42EED4" w16cid:durableId="23A53A08"/>
  <w16cid:commentId w16cid:paraId="311E5010" w16cid:durableId="1F51DA7C"/>
  <w16cid:commentId w16cid:paraId="78F913EC" w16cid:durableId="5F27310D"/>
  <w16cid:commentId w16cid:paraId="3D91A035" w16cid:durableId="09AC7F09"/>
  <w16cid:commentId w16cid:paraId="40A17BA0" w16cid:durableId="0F8ADD50"/>
  <w16cid:commentId w16cid:paraId="0E108823" w16cid:durableId="011F8511"/>
  <w16cid:commentId w16cid:paraId="0C3AA7D0" w16cid:durableId="549E5BE4"/>
  <w16cid:commentId w16cid:paraId="5F6EC05C" w16cid:durableId="1A294F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67D14" w:rsidR="00587E7E" w:rsidRDefault="00587E7E" w14:paraId="1826689F" w14:textId="77777777">
      <w:pPr>
        <w:spacing w:line="240" w:lineRule="auto"/>
      </w:pPr>
      <w:r w:rsidRPr="00967D14">
        <w:separator/>
      </w:r>
    </w:p>
  </w:endnote>
  <w:endnote w:type="continuationSeparator" w:id="0">
    <w:p w:rsidRPr="00967D14" w:rsidR="00587E7E" w:rsidRDefault="00587E7E" w14:paraId="4B661391" w14:textId="77777777">
      <w:pPr>
        <w:spacing w:line="240" w:lineRule="auto"/>
      </w:pPr>
      <w:r w:rsidRPr="00967D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67D14" w:rsidR="00E6149B" w:rsidRDefault="00AD7D7D" w14:paraId="19D2568F" w14:textId="77777777">
    <w:pPr>
      <w:pStyle w:val="Rodap"/>
      <w:jc w:val="right"/>
    </w:pPr>
    <w:r w:rsidRPr="00967D14">
      <w:rPr>
        <w:sz w:val="20"/>
      </w:rPr>
      <w:fldChar w:fldCharType="begin"/>
    </w:r>
    <w:r w:rsidRPr="00967D14">
      <w:rPr>
        <w:sz w:val="20"/>
      </w:rPr>
      <w:instrText>PAGE</w:instrText>
    </w:r>
    <w:r w:rsidRPr="00967D14">
      <w:rPr>
        <w:sz w:val="20"/>
      </w:rPr>
      <w:fldChar w:fldCharType="separate"/>
    </w:r>
    <w:r w:rsidRPr="00967D14" w:rsidR="008020A5">
      <w:rPr>
        <w:sz w:val="20"/>
      </w:rPr>
      <w:t>1</w:t>
    </w:r>
    <w:r w:rsidRPr="00967D1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67D14" w:rsidR="00587E7E" w:rsidRDefault="00587E7E" w14:paraId="00C87670" w14:textId="77777777">
      <w:pPr>
        <w:spacing w:line="240" w:lineRule="auto"/>
      </w:pPr>
      <w:r w:rsidRPr="00967D14">
        <w:separator/>
      </w:r>
    </w:p>
  </w:footnote>
  <w:footnote w:type="continuationSeparator" w:id="0">
    <w:p w:rsidRPr="00967D14" w:rsidR="00587E7E" w:rsidRDefault="00587E7E" w14:paraId="79D0E4A8" w14:textId="77777777">
      <w:pPr>
        <w:spacing w:line="240" w:lineRule="auto"/>
      </w:pPr>
      <w:r w:rsidRPr="00967D1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084768081">
    <w:abstractNumId w:val="8"/>
  </w:num>
  <w:num w:numId="2" w16cid:durableId="626160956">
    <w:abstractNumId w:val="6"/>
  </w:num>
  <w:num w:numId="3" w16cid:durableId="220992728">
    <w:abstractNumId w:val="5"/>
  </w:num>
  <w:num w:numId="4" w16cid:durableId="1643267594">
    <w:abstractNumId w:val="4"/>
  </w:num>
  <w:num w:numId="5" w16cid:durableId="1600330102">
    <w:abstractNumId w:val="7"/>
  </w:num>
  <w:num w:numId="6" w16cid:durableId="1851337014">
    <w:abstractNumId w:val="3"/>
  </w:num>
  <w:num w:numId="7" w16cid:durableId="545802187">
    <w:abstractNumId w:val="2"/>
  </w:num>
  <w:num w:numId="8" w16cid:durableId="2030793418">
    <w:abstractNumId w:val="1"/>
  </w:num>
  <w:num w:numId="9" w16cid:durableId="3828273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504"/>
    <w:rsid w:val="001A179C"/>
    <w:rsid w:val="0029639D"/>
    <w:rsid w:val="00326F90"/>
    <w:rsid w:val="003865C8"/>
    <w:rsid w:val="00587E7E"/>
    <w:rsid w:val="008020A5"/>
    <w:rsid w:val="008864B7"/>
    <w:rsid w:val="00967D14"/>
    <w:rsid w:val="009F799F"/>
    <w:rsid w:val="00A07F9D"/>
    <w:rsid w:val="00AA1D8D"/>
    <w:rsid w:val="00AD7D7D"/>
    <w:rsid w:val="00B47730"/>
    <w:rsid w:val="00B56F60"/>
    <w:rsid w:val="00B84253"/>
    <w:rsid w:val="00C6291A"/>
    <w:rsid w:val="00CB0664"/>
    <w:rsid w:val="00D8775F"/>
    <w:rsid w:val="00E6149B"/>
    <w:rsid w:val="00F14AE2"/>
    <w:rsid w:val="00FC693F"/>
    <w:rsid w:val="14CB11AB"/>
    <w:rsid w:val="304DE373"/>
    <w:rsid w:val="72434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C0D8"/>
  <w14:defaultImageDpi w14:val="300"/>
  <w15:docId w15:val="{89B6562B-A1E3-4BFE-82FE-5F6B371A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F14AE2"/>
    <w:rPr>
      <w:b/>
      <w:bCs/>
    </w:rPr>
  </w:style>
  <w:style w:type="character" w:styleId="AssuntodocomentrioChar" w:customStyle="1">
    <w:name w:val="Assunto do comentário Char"/>
    <w:basedOn w:val="TextodecomentrioChar"/>
    <w:link w:val="Assuntodocomentrio"/>
    <w:uiPriority w:val="99"/>
    <w:semiHidden/>
    <w:rsid w:val="00F14AE2"/>
    <w:rPr>
      <w:rFonts w:ascii="Arial" w:hAnsi="Arial" w:eastAsia="Arial"/>
      <w:b/>
      <w:bCs/>
      <w:color w:val="808080"/>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15</revision>
  <dcterms:created xsi:type="dcterms:W3CDTF">2026-09-30T15:16:00.0000000Z</dcterms:created>
  <dcterms:modified xsi:type="dcterms:W3CDTF">2026-10-28T01:00:24.3547023Z</dcterms:modified>
  <category/>
</coreProperties>
</file>