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44DF5" w14:textId="77777777" w:rsidR="00FE3F13" w:rsidRDefault="00FE3F13"/>
    <w:tbl>
      <w:tblPr>
        <w:tblW w:w="850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2"/>
        <w:gridCol w:w="5682"/>
      </w:tblGrid>
      <w:tr w:rsidR="00FE3F13" w14:paraId="45C44DFB" w14:textId="77777777">
        <w:tc>
          <w:tcPr>
            <w:tcW w:w="2822" w:type="dxa"/>
          </w:tcPr>
          <w:p w14:paraId="45C44DF6" w14:textId="77777777" w:rsidR="00FE3F13" w:rsidRDefault="00EA68EF" w:rsidP="00C01F93">
            <w:pPr>
              <w:pStyle w:val="paragraph"/>
              <w:spacing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45C44F05" wp14:editId="45C44F06">
                  <wp:extent cx="1647825" cy="504825"/>
                  <wp:effectExtent l="0" t="0" r="0" b="0"/>
                  <wp:docPr id="1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eop"/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5681" w:type="dxa"/>
          </w:tcPr>
          <w:p w14:paraId="45C44DF7" w14:textId="77777777" w:rsidR="00FE3F13" w:rsidRDefault="00EA68EF" w:rsidP="00C01F93">
            <w:pPr>
              <w:pStyle w:val="paragraph"/>
              <w:spacing w:beforeAutospacing="0" w:after="0" w:afterAutospacing="0"/>
              <w:jc w:val="both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color w:val="595959"/>
                <w:sz w:val="20"/>
                <w:szCs w:val="20"/>
              </w:rPr>
              <w:t>Poder Judiciário da União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  <w:commentRangeStart w:id="0"/>
            <w:commentRangeStart w:id="1"/>
            <w:commentRangeEnd w:id="0"/>
            <w:r>
              <w:rPr>
                <w:rStyle w:val="Refdecomentrio"/>
                <w:sz w:val="24"/>
                <w:szCs w:val="24"/>
              </w:rPr>
              <w:commentReference w:id="0"/>
            </w:r>
            <w:commentRangeEnd w:id="1"/>
            <w:r w:rsidR="000A5502">
              <w:rPr>
                <w:rStyle w:val="Refdecomentrio"/>
                <w:sz w:val="24"/>
                <w:szCs w:val="24"/>
              </w:rPr>
              <w:commentReference w:id="1"/>
            </w:r>
          </w:p>
          <w:p w14:paraId="45C44DF8" w14:textId="77777777" w:rsidR="00FE3F13" w:rsidRDefault="00EA68EF" w:rsidP="00C01F93">
            <w:pPr>
              <w:pStyle w:val="paragraph"/>
              <w:spacing w:beforeAutospacing="0" w:after="0" w:afterAutospacing="0"/>
              <w:jc w:val="both"/>
              <w:textAlignment w:val="baseline"/>
            </w:pPr>
            <w:r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Tribunal de Justiça do Distrito Federal e dos Territórios</w:t>
            </w:r>
            <w:r>
              <w:rPr>
                <w:rStyle w:val="eop"/>
                <w:rFonts w:ascii="Calibri" w:hAnsi="Calibri" w:cs="Calibri"/>
                <w:color w:val="595959" w:themeColor="text1" w:themeTint="A6"/>
                <w:sz w:val="20"/>
                <w:szCs w:val="20"/>
              </w:rPr>
              <w:t> </w:t>
            </w:r>
          </w:p>
          <w:p w14:paraId="45C44DF9" w14:textId="77777777" w:rsidR="00FE3F13" w:rsidRDefault="00EA68EF" w:rsidP="00C01F93">
            <w:pPr>
              <w:pStyle w:val="paragraph"/>
              <w:spacing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GDSXSR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14:paraId="45C44DFA" w14:textId="77777777" w:rsidR="00FE3F13" w:rsidRDefault="00EA68EF" w:rsidP="00C01F93">
            <w:pPr>
              <w:pStyle w:val="paragraph"/>
              <w:spacing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GABINETE DO DESEMBARGADOR SÉRGIO ROCHA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</w:tc>
      </w:tr>
    </w:tbl>
    <w:p w14:paraId="45C44DFC" w14:textId="77777777" w:rsidR="00FE3F13" w:rsidRDefault="00FE3F13" w:rsidP="00C01F93">
      <w:pPr>
        <w:spacing w:after="0" w:line="240" w:lineRule="auto"/>
        <w:rPr>
          <w:rFonts w:ascii="Arial" w:hAnsi="Arial" w:cs="Arial"/>
          <w:sz w:val="28"/>
          <w:szCs w:val="28"/>
        </w:rPr>
      </w:pPr>
    </w:p>
    <w:tbl>
      <w:tblPr>
        <w:tblW w:w="8723" w:type="dxa"/>
        <w:tblLook w:val="0000" w:firstRow="0" w:lastRow="0" w:firstColumn="0" w:lastColumn="0" w:noHBand="0" w:noVBand="0"/>
      </w:tblPr>
      <w:tblGrid>
        <w:gridCol w:w="3686"/>
        <w:gridCol w:w="446"/>
        <w:gridCol w:w="4591"/>
      </w:tblGrid>
      <w:tr w:rsidR="00FE3F13" w:rsidRPr="00C01F93" w14:paraId="45C44E00" w14:textId="77777777">
        <w:trPr>
          <w:cantSplit/>
          <w:trHeight w:val="397"/>
        </w:trPr>
        <w:tc>
          <w:tcPr>
            <w:tcW w:w="3686" w:type="dxa"/>
            <w:vAlign w:val="center"/>
          </w:tcPr>
          <w:p w14:paraId="45C44DFD" w14:textId="77777777" w:rsidR="00FE3F13" w:rsidRPr="00C01F93" w:rsidRDefault="00EA68EF">
            <w:pPr>
              <w:rPr>
                <w:rFonts w:ascii="Arial" w:hAnsi="Arial" w:cs="Arial"/>
                <w:sz w:val="28"/>
                <w:szCs w:val="28"/>
              </w:rPr>
            </w:pPr>
            <w:r w:rsidRPr="00C01F93">
              <w:rPr>
                <w:rFonts w:ascii="Arial" w:hAnsi="Arial" w:cs="Arial"/>
                <w:sz w:val="28"/>
                <w:szCs w:val="28"/>
              </w:rPr>
              <w:t>Órgão</w:t>
            </w:r>
          </w:p>
        </w:tc>
        <w:tc>
          <w:tcPr>
            <w:tcW w:w="446" w:type="dxa"/>
            <w:vAlign w:val="center"/>
          </w:tcPr>
          <w:p w14:paraId="45C44DFE" w14:textId="77777777" w:rsidR="00FE3F13" w:rsidRPr="00C01F93" w:rsidRDefault="00EA68EF">
            <w:pPr>
              <w:rPr>
                <w:rFonts w:ascii="Arial" w:hAnsi="Arial" w:cs="Arial"/>
                <w:sz w:val="28"/>
                <w:szCs w:val="28"/>
              </w:rPr>
            </w:pPr>
            <w:r w:rsidRPr="00C01F93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1" w:type="dxa"/>
            <w:vAlign w:val="center"/>
          </w:tcPr>
          <w:p w14:paraId="45C44DFF" w14:textId="77777777" w:rsidR="00FE3F13" w:rsidRPr="00C01F93" w:rsidRDefault="00EA68EF">
            <w:pP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cs="Arial"/>
                  <w:sz w:val="28"/>
                  <w:szCs w:val="28"/>
                </w:rPr>
                <w:id w:val="-76364197"/>
                <w:dropDownList>
                  <w:listItem w:displayText="Escolher um item." w:value="Escolher um item."/>
                  <w:listItem w:displayText="4ª Turma Cível" w:value="4ª Turma Cível"/>
                  <w:listItem w:displayText="2ª Câmara Cível" w:value="2ª Câmara Cível"/>
                  <w:listItem w:displayText="Conselho Especial Jurisdicional" w:value="Conselho Especial Jurisdicional"/>
                  <w:listItem w:displayText="Conselho Especial Administrativo" w:value="Conselho Especial Administrativo"/>
                  <w:listItem w:displayText="Tribunal Pleno" w:value="Tribunal Pleno"/>
                  <w:listItem w:displayText="Conselho da Magistratura" w:value="Conselho da Magistratura"/>
                </w:dropDownList>
              </w:sdtPr>
              <w:sdtEndPr/>
              <w:sdtContent>
                <w:r w:rsidRPr="00C01F93">
                  <w:rPr>
                    <w:rFonts w:ascii="Arial" w:hAnsi="Arial" w:cs="Arial"/>
                    <w:sz w:val="28"/>
                    <w:szCs w:val="28"/>
                  </w:rPr>
                  <w:t>4ª Turma Cível</w:t>
                </w:r>
              </w:sdtContent>
            </w:sdt>
          </w:p>
        </w:tc>
      </w:tr>
      <w:tr w:rsidR="00FE3F13" w:rsidRPr="00C01F93" w14:paraId="45C44E04" w14:textId="77777777">
        <w:trPr>
          <w:cantSplit/>
          <w:trHeight w:val="570"/>
        </w:trPr>
        <w:tc>
          <w:tcPr>
            <w:tcW w:w="3686" w:type="dxa"/>
            <w:vAlign w:val="center"/>
          </w:tcPr>
          <w:p w14:paraId="45C44E01" w14:textId="77777777" w:rsidR="00FE3F13" w:rsidRPr="00C01F93" w:rsidRDefault="00EA68EF">
            <w:pPr>
              <w:rPr>
                <w:rFonts w:ascii="Arial" w:hAnsi="Arial" w:cs="Arial"/>
                <w:sz w:val="28"/>
                <w:szCs w:val="28"/>
              </w:rPr>
            </w:pPr>
            <w:r w:rsidRPr="00C01F93">
              <w:rPr>
                <w:rFonts w:ascii="Arial" w:hAnsi="Arial" w:cs="Arial"/>
                <w:sz w:val="28"/>
                <w:szCs w:val="28"/>
              </w:rPr>
              <w:t>Classe</w:t>
            </w:r>
          </w:p>
        </w:tc>
        <w:tc>
          <w:tcPr>
            <w:tcW w:w="446" w:type="dxa"/>
            <w:vAlign w:val="center"/>
          </w:tcPr>
          <w:p w14:paraId="45C44E02" w14:textId="77777777" w:rsidR="00FE3F13" w:rsidRPr="00C01F93" w:rsidRDefault="00EA68EF">
            <w:pPr>
              <w:rPr>
                <w:rFonts w:ascii="Arial" w:hAnsi="Arial" w:cs="Arial"/>
                <w:sz w:val="28"/>
                <w:szCs w:val="28"/>
              </w:rPr>
            </w:pPr>
            <w:r w:rsidRPr="00C01F93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1" w:type="dxa"/>
            <w:vAlign w:val="center"/>
          </w:tcPr>
          <w:p w14:paraId="45C44E03" w14:textId="77777777" w:rsidR="00FE3F13" w:rsidRPr="00C01F93" w:rsidRDefault="00EA68EF">
            <w:pPr>
              <w:pStyle w:val="Citao"/>
              <w:ind w:left="0" w:firstLine="0"/>
              <w:jc w:val="both"/>
              <w:rPr>
                <w:rFonts w:cs="Arial"/>
                <w:i w:val="0"/>
                <w:iCs w:val="0"/>
                <w:sz w:val="28"/>
                <w:szCs w:val="28"/>
              </w:rPr>
            </w:pPr>
            <w:sdt>
              <w:sdtPr>
                <w:rPr>
                  <w:rFonts w:cs="Arial"/>
                  <w:i w:val="0"/>
                  <w:iCs w:val="0"/>
                  <w:sz w:val="28"/>
                  <w:szCs w:val="28"/>
                </w:rPr>
                <w:id w:val="-338152962"/>
                <w:dropDownList>
                  <w:listItem w:displayText="Escolher um item." w:value="Escolher um item."/>
                  <w:listItem w:displayText="Apelação Cível" w:value="Apelação Cível"/>
                  <w:listItem w:displayText="Agravo de Instrumento" w:value="Agravo de Instrumento"/>
                  <w:listItem w:displayText="Embargos de Declaração" w:value="Embargos de Declaração"/>
                  <w:listItem w:displayText="Agravo Interno" w:value="Agravo Interno"/>
                  <w:listItem w:displayText="Agravo de Instrumento e Agravo Interno" w:value="Agravo de Instrumento e Agravo Interno"/>
                  <w:listItem w:displayText="Apelação e Reexame Necessário" w:value="Apelação e Reexame Necessário"/>
                  <w:listItem w:displayText="Reexame Necessário" w:value="Reexame Necessário"/>
                  <w:listItem w:displayText="Mandado de Segurança" w:value="Mandado de Segurança"/>
                  <w:listItem w:displayText="Mandado de Injunção" w:value="Mandado de Injunção"/>
                  <w:listItem w:displayText="Ação Direta de Constitucionalidade" w:value="Ação Direta de Constitucionalidade"/>
                  <w:listItem w:displayText="Ação Declaratória de Constitucionalidade" w:value="Ação Declaratória de Constitucionalidade"/>
                  <w:listItem w:displayText="Ação Penal Originária" w:value="Ação Penal Originária"/>
                  <w:listItem w:displayText="Conflito de Competência" w:value="Conflito de Competência"/>
                  <w:listItem w:displayText="Ação Rescisória" w:value="Ação Rescisória"/>
                  <w:listItem w:displayText="Reclamação" w:value="Reclamação"/>
                  <w:listItem w:displayText="Petição" w:value="Petição"/>
                </w:dropDownList>
              </w:sdtPr>
              <w:sdtEndPr/>
              <w:sdtContent>
                <w:r w:rsidRPr="00C01F93">
                  <w:rPr>
                    <w:rFonts w:cs="Arial"/>
                    <w:i w:val="0"/>
                    <w:iCs w:val="0"/>
                    <w:sz w:val="28"/>
                    <w:szCs w:val="28"/>
                  </w:rPr>
                  <w:t>Apelação Cível</w:t>
                </w:r>
              </w:sdtContent>
            </w:sdt>
          </w:p>
        </w:tc>
      </w:tr>
      <w:tr w:rsidR="00FE3F13" w:rsidRPr="00C01F93" w14:paraId="45C44E08" w14:textId="77777777">
        <w:trPr>
          <w:cantSplit/>
          <w:trHeight w:val="397"/>
        </w:trPr>
        <w:tc>
          <w:tcPr>
            <w:tcW w:w="3686" w:type="dxa"/>
            <w:vAlign w:val="center"/>
          </w:tcPr>
          <w:p w14:paraId="45C44E05" w14:textId="77777777" w:rsidR="00FE3F13" w:rsidRPr="00C01F93" w:rsidRDefault="00EA68EF">
            <w:pPr>
              <w:rPr>
                <w:rFonts w:ascii="Arial" w:hAnsi="Arial" w:cs="Arial"/>
                <w:sz w:val="28"/>
                <w:szCs w:val="28"/>
              </w:rPr>
            </w:pPr>
            <w:r w:rsidRPr="00C01F93">
              <w:rPr>
                <w:rFonts w:ascii="Arial" w:hAnsi="Arial" w:cs="Arial"/>
                <w:sz w:val="28"/>
                <w:szCs w:val="28"/>
              </w:rPr>
              <w:t>Processo nº</w:t>
            </w:r>
          </w:p>
        </w:tc>
        <w:tc>
          <w:tcPr>
            <w:tcW w:w="446" w:type="dxa"/>
            <w:vAlign w:val="center"/>
          </w:tcPr>
          <w:p w14:paraId="45C44E06" w14:textId="77777777" w:rsidR="00FE3F13" w:rsidRPr="00C01F93" w:rsidRDefault="00EA68EF">
            <w:pPr>
              <w:rPr>
                <w:rFonts w:ascii="Arial" w:hAnsi="Arial" w:cs="Arial"/>
                <w:sz w:val="28"/>
                <w:szCs w:val="28"/>
              </w:rPr>
            </w:pPr>
            <w:r w:rsidRPr="00C01F93">
              <w:rPr>
                <w:rFonts w:ascii="Arial" w:hAnsi="Arial" w:cs="Arial"/>
                <w:sz w:val="28"/>
                <w:szCs w:val="28"/>
              </w:rPr>
              <w:t xml:space="preserve">: </w:t>
            </w:r>
          </w:p>
        </w:tc>
        <w:tc>
          <w:tcPr>
            <w:tcW w:w="4591" w:type="dxa"/>
            <w:vAlign w:val="center"/>
          </w:tcPr>
          <w:p w14:paraId="45C44E07" w14:textId="77777777" w:rsidR="00FE3F13" w:rsidRPr="00C01F93" w:rsidRDefault="00EA68EF">
            <w:pPr>
              <w:ind w:right="-675"/>
              <w:rPr>
                <w:rFonts w:ascii="Arial" w:hAnsi="Arial" w:cs="Arial"/>
                <w:sz w:val="28"/>
                <w:szCs w:val="28"/>
              </w:rPr>
            </w:pPr>
            <w:r w:rsidRPr="00C01F93">
              <w:rPr>
                <w:rFonts w:ascii="Arial" w:hAnsi="Arial" w:cs="Arial"/>
                <w:sz w:val="28"/>
                <w:szCs w:val="28"/>
              </w:rPr>
              <w:t>0712275-68.2024.8.07.0020</w:t>
            </w:r>
          </w:p>
        </w:tc>
      </w:tr>
      <w:tr w:rsidR="00FE3F13" w:rsidRPr="00C01F93" w14:paraId="45C44E0D" w14:textId="77777777">
        <w:trPr>
          <w:cantSplit/>
          <w:trHeight w:val="397"/>
        </w:trPr>
        <w:tc>
          <w:tcPr>
            <w:tcW w:w="3686" w:type="dxa"/>
            <w:vAlign w:val="center"/>
          </w:tcPr>
          <w:p w14:paraId="45C44E09" w14:textId="77777777" w:rsidR="00FE3F13" w:rsidRPr="00C01F93" w:rsidRDefault="00EA68EF">
            <w:pPr>
              <w:spacing w:line="240" w:lineRule="auto"/>
              <w:ind w:right="34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cs="Arial"/>
                  <w:sz w:val="28"/>
                  <w:szCs w:val="28"/>
                </w:rPr>
                <w:id w:val="708153707"/>
                <w:dropDownList>
                  <w:listItem w:displayText="Escolher um item." w:value="Escolher um item."/>
                  <w:listItem w:displayText="Apelante" w:value="Apelante"/>
                  <w:listItem w:displayText="Agravante" w:value="Agravante"/>
                  <w:listItem w:displayText="Requerente" w:value="Requerente"/>
                  <w:listItem w:displayText="Autor" w:value="Autor"/>
                  <w:listItem w:displayText="Embargante" w:value="Embargante"/>
                  <w:listItem w:displayText="Suscitante" w:value="Suscitante"/>
                  <w:listItem w:displayText="Impetrante" w:value="Impetrante"/>
                  <w:listItem w:displayText="Exequente" w:value="Exequente"/>
                </w:dropDownList>
              </w:sdtPr>
              <w:sdtEndPr/>
              <w:sdtContent>
                <w:r w:rsidRPr="00C01F93">
                  <w:rPr>
                    <w:rFonts w:ascii="Arial" w:hAnsi="Arial" w:cs="Arial"/>
                    <w:sz w:val="28"/>
                    <w:szCs w:val="28"/>
                  </w:rPr>
                  <w:t>Apelante</w:t>
                </w:r>
              </w:sdtContent>
            </w:sdt>
            <w:sdt>
              <w:sdtPr>
                <w:rPr>
                  <w:rFonts w:ascii="Arial" w:hAnsi="Arial" w:cs="Arial"/>
                  <w:sz w:val="28"/>
                  <w:szCs w:val="28"/>
                </w:rPr>
                <w:id w:val="1540505830"/>
              </w:sdtPr>
              <w:sdtEndPr/>
              <w:sdtContent>
                <w:r w:rsidRPr="00C01F93">
                  <w:rPr>
                    <w:rFonts w:ascii="Arial" w:hAnsi="Arial" w:cs="Arial"/>
                    <w:sz w:val="28"/>
                    <w:szCs w:val="28"/>
                  </w:rPr>
                  <w:t xml:space="preserve"> </w:t>
                </w:r>
              </w:sdtContent>
            </w:sdt>
            <w:sdt>
              <w:sdtPr>
                <w:rPr>
                  <w:rFonts w:ascii="Arial" w:hAnsi="Arial" w:cs="Arial"/>
                  <w:sz w:val="28"/>
                  <w:szCs w:val="28"/>
                </w:rPr>
                <w:id w:val="861899561"/>
              </w:sdtPr>
              <w:sdtEndPr/>
              <w:sdtContent>
                <w:r w:rsidRPr="00C01F93">
                  <w:rPr>
                    <w:rFonts w:ascii="Arial" w:hAnsi="Arial" w:cs="Arial"/>
                    <w:sz w:val="28"/>
                    <w:szCs w:val="28"/>
                  </w:rPr>
                  <w:t>(s)</w:t>
                </w:r>
              </w:sdtContent>
            </w:sdt>
          </w:p>
        </w:tc>
        <w:tc>
          <w:tcPr>
            <w:tcW w:w="446" w:type="dxa"/>
            <w:vAlign w:val="center"/>
          </w:tcPr>
          <w:p w14:paraId="45C44E0A" w14:textId="77777777" w:rsidR="00FE3F13" w:rsidRPr="00C01F93" w:rsidRDefault="00EA68EF">
            <w:pPr>
              <w:rPr>
                <w:rFonts w:ascii="Arial" w:hAnsi="Arial" w:cs="Arial"/>
                <w:sz w:val="28"/>
                <w:szCs w:val="28"/>
              </w:rPr>
            </w:pPr>
            <w:r w:rsidRPr="00C01F93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1" w:type="dxa"/>
            <w:vAlign w:val="center"/>
          </w:tcPr>
          <w:p w14:paraId="45C44E0B" w14:textId="77777777" w:rsidR="00FE3F13" w:rsidRPr="00C01F93" w:rsidRDefault="00EA68EF">
            <w:pPr>
              <w:rPr>
                <w:rFonts w:ascii="Arial" w:hAnsi="Arial" w:cs="Arial"/>
                <w:sz w:val="28"/>
                <w:szCs w:val="28"/>
              </w:rPr>
            </w:pPr>
            <w:r w:rsidRPr="00C01F93">
              <w:rPr>
                <w:rFonts w:ascii="Arial" w:hAnsi="Arial" w:cs="Arial"/>
                <w:sz w:val="28"/>
                <w:szCs w:val="28"/>
              </w:rPr>
              <w:t>EDNALVA RODRIGUES VIEIRA</w:t>
            </w:r>
          </w:p>
          <w:p w14:paraId="45C44E0C" w14:textId="77777777" w:rsidR="00FE3F13" w:rsidRPr="00C01F93" w:rsidRDefault="00EA68EF">
            <w:pPr>
              <w:rPr>
                <w:rFonts w:ascii="Arial" w:hAnsi="Arial" w:cs="Arial"/>
                <w:sz w:val="28"/>
                <w:szCs w:val="28"/>
              </w:rPr>
            </w:pPr>
            <w:r w:rsidRPr="00C01F93">
              <w:rPr>
                <w:rFonts w:ascii="Arial" w:hAnsi="Arial" w:cs="Arial"/>
                <w:sz w:val="28"/>
                <w:szCs w:val="28"/>
              </w:rPr>
              <w:t>GILSON JOSÉ VIEIRA E LUCIENE DA SILVA VIEIRA</w:t>
            </w:r>
          </w:p>
        </w:tc>
      </w:tr>
      <w:tr w:rsidR="00FE3F13" w:rsidRPr="00C01F93" w14:paraId="45C44E11" w14:textId="77777777">
        <w:trPr>
          <w:cantSplit/>
          <w:trHeight w:val="397"/>
        </w:trPr>
        <w:tc>
          <w:tcPr>
            <w:tcW w:w="3686" w:type="dxa"/>
            <w:vAlign w:val="center"/>
          </w:tcPr>
          <w:p w14:paraId="45C44E0E" w14:textId="77777777" w:rsidR="00FE3F13" w:rsidRPr="00C01F93" w:rsidRDefault="00EA68E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cs="Arial"/>
                  <w:sz w:val="28"/>
                  <w:szCs w:val="28"/>
                </w:rPr>
                <w:id w:val="295043843"/>
                <w:dropDownList>
                  <w:listItem w:displayText="Escolher um item." w:value="Escolher um item."/>
                  <w:listItem w:displayText="Apelado" w:value="Apelado"/>
                  <w:listItem w:displayText="Agravado" w:value="Agravado"/>
                  <w:listItem w:displayText="Autoridade coatora" w:value="Autoridade coatora"/>
                  <w:listItem w:displayText="Embargado" w:value="Embargado"/>
                  <w:listItem w:displayText="Requerido" w:value="Requerido"/>
                  <w:listItem w:displayText="Executado" w:value="Executado"/>
                  <w:listItem w:displayText="Suscitado" w:value="Suscitado"/>
                </w:dropDownList>
              </w:sdtPr>
              <w:sdtEndPr/>
              <w:sdtContent>
                <w:r w:rsidRPr="00C01F93">
                  <w:rPr>
                    <w:rFonts w:ascii="Arial" w:hAnsi="Arial" w:cs="Arial"/>
                    <w:sz w:val="28"/>
                    <w:szCs w:val="28"/>
                  </w:rPr>
                  <w:t>Apelado</w:t>
                </w:r>
              </w:sdtContent>
            </w:sdt>
            <w:sdt>
              <w:sdtPr>
                <w:rPr>
                  <w:rFonts w:ascii="Arial" w:hAnsi="Arial" w:cs="Arial"/>
                  <w:sz w:val="28"/>
                  <w:szCs w:val="28"/>
                </w:rPr>
                <w:id w:val="1844122938"/>
              </w:sdtPr>
              <w:sdtEndPr/>
              <w:sdtContent>
                <w:r w:rsidRPr="00C01F93">
                  <w:rPr>
                    <w:rFonts w:ascii="Arial" w:hAnsi="Arial" w:cs="Arial"/>
                    <w:sz w:val="28"/>
                    <w:szCs w:val="28"/>
                  </w:rPr>
                  <w:t xml:space="preserve"> </w:t>
                </w:r>
              </w:sdtContent>
            </w:sdt>
            <w:sdt>
              <w:sdtPr>
                <w:rPr>
                  <w:rFonts w:ascii="Arial" w:hAnsi="Arial" w:cs="Arial"/>
                  <w:sz w:val="28"/>
                  <w:szCs w:val="28"/>
                </w:rPr>
                <w:id w:val="2089387350"/>
              </w:sdtPr>
              <w:sdtEndPr/>
              <w:sdtContent>
                <w:r w:rsidRPr="00C01F93">
                  <w:rPr>
                    <w:rFonts w:ascii="Arial" w:hAnsi="Arial" w:cs="Arial"/>
                    <w:sz w:val="28"/>
                    <w:szCs w:val="28"/>
                  </w:rPr>
                  <w:t>(a)(s)</w:t>
                </w:r>
              </w:sdtContent>
            </w:sdt>
          </w:p>
        </w:tc>
        <w:tc>
          <w:tcPr>
            <w:tcW w:w="446" w:type="dxa"/>
            <w:vAlign w:val="center"/>
          </w:tcPr>
          <w:p w14:paraId="45C44E0F" w14:textId="77777777" w:rsidR="00FE3F13" w:rsidRPr="00C01F93" w:rsidRDefault="00EA68EF">
            <w:pPr>
              <w:rPr>
                <w:rFonts w:ascii="Arial" w:hAnsi="Arial" w:cs="Arial"/>
                <w:sz w:val="28"/>
                <w:szCs w:val="28"/>
              </w:rPr>
            </w:pPr>
            <w:r w:rsidRPr="00C01F93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1" w:type="dxa"/>
            <w:vAlign w:val="center"/>
          </w:tcPr>
          <w:p w14:paraId="45C44E10" w14:textId="77777777" w:rsidR="00FE3F13" w:rsidRPr="00C01F93" w:rsidRDefault="00EA68EF">
            <w:pPr>
              <w:ind w:right="-74"/>
              <w:rPr>
                <w:rFonts w:ascii="Arial" w:hAnsi="Arial" w:cs="Arial"/>
                <w:sz w:val="28"/>
                <w:szCs w:val="28"/>
              </w:rPr>
            </w:pPr>
            <w:r w:rsidRPr="00C01F93">
              <w:rPr>
                <w:rFonts w:ascii="Arial" w:hAnsi="Arial" w:cs="Arial"/>
                <w:sz w:val="28"/>
                <w:szCs w:val="28"/>
              </w:rPr>
              <w:t>BANCO DO BRASIL S/A</w:t>
            </w:r>
          </w:p>
        </w:tc>
      </w:tr>
      <w:tr w:rsidR="00FE3F13" w:rsidRPr="00C01F93" w14:paraId="45C44E15" w14:textId="77777777">
        <w:trPr>
          <w:cantSplit/>
          <w:trHeight w:val="397"/>
        </w:trPr>
        <w:tc>
          <w:tcPr>
            <w:tcW w:w="3686" w:type="dxa"/>
            <w:vAlign w:val="center"/>
          </w:tcPr>
          <w:p w14:paraId="45C44E12" w14:textId="77777777" w:rsidR="00FE3F13" w:rsidRPr="00C01F93" w:rsidRDefault="00EA68EF">
            <w:pPr>
              <w:rPr>
                <w:rFonts w:ascii="Arial" w:hAnsi="Arial" w:cs="Arial"/>
                <w:sz w:val="28"/>
                <w:szCs w:val="28"/>
              </w:rPr>
            </w:pPr>
            <w:r w:rsidRPr="00C01F93">
              <w:rPr>
                <w:rFonts w:ascii="Arial" w:hAnsi="Arial" w:cs="Arial"/>
                <w:sz w:val="28"/>
                <w:szCs w:val="28"/>
              </w:rPr>
              <w:t>Relator(a)</w:t>
            </w:r>
          </w:p>
        </w:tc>
        <w:tc>
          <w:tcPr>
            <w:tcW w:w="446" w:type="dxa"/>
            <w:vAlign w:val="center"/>
          </w:tcPr>
          <w:p w14:paraId="45C44E13" w14:textId="77777777" w:rsidR="00FE3F13" w:rsidRPr="00C01F93" w:rsidRDefault="00EA68EF">
            <w:pPr>
              <w:ind w:right="-11"/>
              <w:rPr>
                <w:rFonts w:ascii="Arial" w:hAnsi="Arial" w:cs="Arial"/>
                <w:sz w:val="28"/>
                <w:szCs w:val="28"/>
              </w:rPr>
            </w:pPr>
            <w:r w:rsidRPr="00C01F93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1" w:type="dxa"/>
            <w:vAlign w:val="center"/>
          </w:tcPr>
          <w:p w14:paraId="45C44E14" w14:textId="77777777" w:rsidR="00FE3F13" w:rsidRPr="00C01F93" w:rsidRDefault="00EA68EF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C01F93">
              <w:rPr>
                <w:rFonts w:ascii="Arial" w:hAnsi="Arial" w:cs="Arial"/>
                <w:b/>
                <w:bCs/>
                <w:sz w:val="28"/>
                <w:szCs w:val="28"/>
              </w:rPr>
              <w:t>Des. Sérgio Rocha</w:t>
            </w:r>
          </w:p>
        </w:tc>
      </w:tr>
    </w:tbl>
    <w:p w14:paraId="45C44E16" w14:textId="77777777" w:rsidR="00FE3F13" w:rsidRDefault="00FE3F13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45C44E17" w14:textId="77777777" w:rsidR="00FE3F13" w:rsidRDefault="00EA68EF">
      <w:pPr>
        <w:spacing w:after="0" w:line="360" w:lineRule="auto"/>
        <w:jc w:val="left"/>
        <w:pPrChange w:id="1002" w:author="Assessor GDSXSR" w:date="2026-10-31T00:13:28Z">
          <w:pPr>
            <w:spacing w:after="0" w:line="360" w:lineRule="auto"/>
            <w:jc w:val="center"/>
          </w:pPr>
        </w:pPrChange>
      </w:pPr>
      <w:r>
        <w:rPr>
          <w:rFonts w:ascii="Arial" w:hAnsi="Arial" w:cs="Arial"/>
          <w:b/>
          <w:bCs/>
          <w:sz w:val="28"/>
          <w:szCs w:val="28"/>
        </w:rPr>
        <w:t>EMENTA</w:t>
      </w:r>
    </w:p>
    <w:p w14:paraId="45C44E18" w14:textId="77777777" w:rsidR="00FE3F13" w:rsidRDefault="00FE3F13">
      <w:pPr>
        <w:spacing w:after="0" w:line="360" w:lineRule="auto"/>
        <w:jc w:val="both"/>
        <w:rPr>
          <w:rFonts w:ascii="Arial" w:hAnsi="Arial"/>
          <w:sz w:val="28"/>
          <w:szCs w:val="28"/>
        </w:rPr>
      </w:pPr>
    </w:p>
    <w:p w14:paraId="45C44E19" w14:textId="13265F91" w:rsidR="00FE3F13" w:rsidRDefault="00EA68EF">
      <w:pPr>
        <w:pStyle w:val="Corpodetexto"/>
        <w:spacing w:after="0" w:line="360" w:lineRule="auto"/>
        <w:contextualSpacing/>
        <w:jc w:val="both"/>
      </w:pPr>
      <w:commentRangeStart w:id="2"/>
      <w:r>
        <w:rPr>
          <w:rFonts w:ascii="Arial" w:hAnsi="Arial"/>
          <w:sz w:val="28"/>
          <w:szCs w:val="28"/>
        </w:rPr>
        <w:t xml:space="preserve">APELAÇÃO CÍVEL. DIREITO PROCESSUAL CIVIL E DIREITO BANCÁRIO. AÇÃO MONITÓRIA. CÉDULA DE CRÉDITO BANCÁRIO DESTINADA A CUSTEIO AGROPECUÁRIO. CURADORIA ESPECIAL. IMPUGNAÇÃO GENÉRICA DO DÉBITO. DESNECESSIDADE DE PERÍCIA CONTÁBIL. </w:t>
      </w:r>
      <w:r w:rsidR="00593EF6">
        <w:rPr>
          <w:rFonts w:ascii="Arial" w:hAnsi="Arial"/>
          <w:sz w:val="28"/>
          <w:szCs w:val="28"/>
        </w:rPr>
        <w:t xml:space="preserve">GRATUIDADE DE JUSTIÇA. </w:t>
      </w:r>
      <w:r>
        <w:rPr>
          <w:rFonts w:ascii="Arial" w:hAnsi="Arial"/>
          <w:sz w:val="28"/>
          <w:szCs w:val="28"/>
        </w:rPr>
        <w:t xml:space="preserve">SUPERENDIVIDAMENTO. </w:t>
      </w:r>
      <w:r>
        <w:rPr>
          <w:rFonts w:ascii="Arial" w:hAnsi="Arial"/>
          <w:sz w:val="28"/>
          <w:szCs w:val="28"/>
        </w:rPr>
        <w:t>REPACTUAÇÃO DE DÍVIDAS. NÃO CABIMENTO. RECURSOS NÃO PROVIDOS.</w:t>
      </w:r>
      <w:commentRangeEnd w:id="2"/>
      <w:r>
        <w:rPr>
          <w:rStyle w:val="CommentReference"/>
        </w:rPr>
        <w:commentReference w:id="2"/>
      </w:r>
    </w:p>
    <w:p w14:paraId="45C44E1A" w14:textId="77777777" w:rsidR="00FE3F13" w:rsidRDefault="00EA68EF">
      <w:pPr>
        <w:pStyle w:val="Corpodetexto"/>
        <w:spacing w:after="0" w:line="360" w:lineRule="auto"/>
        <w:contextualSpacing/>
        <w:jc w:val="both"/>
      </w:pPr>
      <w:r>
        <w:rPr>
          <w:rStyle w:val="nfaseforte"/>
          <w:rFonts w:ascii="Arial" w:hAnsi="Arial"/>
          <w:sz w:val="28"/>
          <w:szCs w:val="28"/>
        </w:rPr>
        <w:t>I. Caso em exame</w:t>
      </w:r>
    </w:p>
    <w:p w14:paraId="45C44E1B" w14:textId="24A37697" w:rsidR="00FE3F13" w:rsidRDefault="00EA68EF">
      <w:pPr>
        <w:pStyle w:val="Corpodetexto"/>
        <w:spacing w:after="0" w:line="360" w:lineRule="auto"/>
        <w:contextualSpacing/>
        <w:jc w:val="both"/>
      </w:pPr>
      <w:commentRangeStart w:id="3"/>
      <w:r>
        <w:rPr>
          <w:rStyle w:val="nfaseforte"/>
          <w:rFonts w:ascii="Arial" w:hAnsi="Arial"/>
          <w:b w:val="0"/>
          <w:sz w:val="28"/>
          <w:szCs w:val="28"/>
        </w:rPr>
        <w:t xml:space="preserve">1. </w:t>
      </w:r>
      <w:r>
        <w:rPr>
          <w:rFonts w:ascii="Arial" w:hAnsi="Arial"/>
          <w:sz w:val="28"/>
          <w:szCs w:val="28"/>
        </w:rPr>
        <w:t xml:space="preserve">Ação monitória proposta por </w:t>
      </w:r>
      <w:r>
        <w:rPr>
          <w:rFonts w:ascii="Arial" w:hAnsi="Arial"/>
          <w:sz w:val="28"/>
          <w:szCs w:val="28"/>
        </w:rPr>
        <w:t xml:space="preserve">Banco do Brasil S.A. </w:t>
      </w:r>
      <w:r>
        <w:rPr>
          <w:rFonts w:ascii="Arial" w:hAnsi="Arial"/>
          <w:sz w:val="28"/>
          <w:szCs w:val="28"/>
        </w:rPr>
        <w:t xml:space="preserve">contra </w:t>
      </w:r>
      <w:del w:id="1004" w:author="Assessor GDSXSR" w:date="2026-10-31T00:13:28Z">
        <w:r>
          <w:rPr>
            <w:rFonts w:ascii="Arial" w:hAnsi="Arial"/>
            <w:sz w:val="28"/>
            <w:szCs w:val="28"/>
          </w:rPr>
          <w:delText xml:space="preserve">pessoas</w:delText>
        </w:r>
      </w:del>
      <w:ins w:id="1005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a</w:t>
        </w:r>
      </w:ins>
      <w:r>
        <w:rPr>
          <w:rFonts w:ascii="Arial" w:hAnsi="Arial"/>
          <w:sz w:val="28"/>
          <w:szCs w:val="28"/>
        </w:rPr>
        <w:t xml:space="preserve"> </w:t>
      </w:r>
      <w:del w:id="1006" w:author="Assessor GDSXSR" w:date="2026-10-31T00:13:28Z">
        <w:r>
          <w:rPr>
            <w:rFonts w:ascii="Arial" w:hAnsi="Arial"/>
            <w:sz w:val="28"/>
            <w:szCs w:val="28"/>
          </w:rPr>
          <w:delText xml:space="preserve">naturais,</w:delText>
        </w:r>
      </w:del>
      <w:ins w:id="1007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emitente</w:t>
        </w:r>
      </w:ins>
      <w:r>
        <w:rPr>
          <w:rFonts w:ascii="Arial" w:hAnsi="Arial"/>
          <w:sz w:val="28"/>
          <w:szCs w:val="28"/>
        </w:rPr>
        <w:t xml:space="preserve"> </w:t>
      </w:r>
      <w:del w:id="1008" w:author="Assessor GDSXSR" w:date="2026-10-31T00:13:28Z">
        <w:r>
          <w:rPr>
            <w:rFonts w:ascii="Arial" w:hAnsi="Arial"/>
            <w:sz w:val="28"/>
            <w:szCs w:val="28"/>
          </w:rPr>
          <w:delText xml:space="preserve">com</w:delText>
        </w:r>
      </w:del>
      <w:ins w:id="1009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e</w:t>
        </w:r>
      </w:ins>
      <w:r>
        <w:rPr>
          <w:rFonts w:ascii="Arial" w:hAnsi="Arial"/>
          <w:sz w:val="28"/>
          <w:szCs w:val="28"/>
        </w:rPr>
        <w:t xml:space="preserve"> </w:t>
      </w:r>
      <w:del w:id="1010" w:author="Assessor GDSXSR" w:date="2026-10-31T00:13:28Z">
        <w:r>
          <w:rPr>
            <w:rFonts w:ascii="Arial" w:hAnsi="Arial"/>
            <w:sz w:val="28"/>
            <w:szCs w:val="28"/>
          </w:rPr>
          <w:delText xml:space="preserve">fundamento</w:delText>
        </w:r>
      </w:del>
      <w:ins w:id="1011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os</w:t>
        </w:r>
      </w:ins>
      <w:r>
        <w:rPr>
          <w:rFonts w:ascii="Arial" w:hAnsi="Arial"/>
          <w:sz w:val="28"/>
          <w:szCs w:val="28"/>
        </w:rPr>
        <w:t xml:space="preserve"> </w:t>
      </w:r>
      <w:del w:id="1012" w:author="Assessor GDSXSR" w:date="2026-10-31T00:13:28Z">
        <w:r>
          <w:rPr>
            <w:rFonts w:ascii="Arial" w:hAnsi="Arial"/>
            <w:sz w:val="28"/>
            <w:szCs w:val="28"/>
          </w:rPr>
          <w:delText xml:space="preserve">em</w:delText>
        </w:r>
      </w:del>
      <w:ins w:id="1013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avalistas de</w:t>
        </w:r>
      </w:ins>
      <w:r>
        <w:rPr>
          <w:rFonts w:ascii="Arial" w:hAnsi="Arial"/>
          <w:sz w:val="28"/>
          <w:szCs w:val="28"/>
        </w:rPr>
        <w:t xml:space="preserve"> cédula de crédito bancário</w:t>
      </w:r>
      <w:del w:id="1014" w:author="Assessor GDSXSR" w:date="2026-10-31T00:13:28Z">
        <w:r>
          <w:rPr>
            <w:rFonts w:ascii="Arial" w:hAnsi="Arial"/>
            <w:sz w:val="28"/>
            <w:szCs w:val="28"/>
          </w:rPr>
          <w:delText xml:space="preserve">, no valor originário de R$ 452.979,47,</w:delText>
        </w:r>
      </w:del>
      <w:r>
        <w:rPr>
          <w:rFonts w:ascii="Arial" w:hAnsi="Arial"/>
          <w:sz w:val="28"/>
          <w:szCs w:val="28"/>
        </w:rPr>
        <w:t xml:space="preserve"> destinada a custeio agropecuário</w:t>
      </w:r>
      <w:del w:id="1015" w:author="Assessor GDSXSR" w:date="2026-10-31T00:13:28Z">
        <w:r>
          <w:rPr>
            <w:rFonts w:ascii="Arial" w:hAnsi="Arial"/>
            <w:sz w:val="28"/>
            <w:szCs w:val="28"/>
          </w:rPr>
          <w:delText xml:space="preserve">,</w:delText>
        </w:r>
      </w:del>
      <w:r>
        <w:rPr>
          <w:rFonts w:ascii="Arial" w:hAnsi="Arial"/>
          <w:sz w:val="28"/>
          <w:szCs w:val="28"/>
        </w:rPr>
        <w:t xml:space="preserve"> </w:t>
      </w:r>
      <w:del w:id="1016" w:author="Assessor GDSXSR" w:date="2026-10-31T00:13:28Z">
        <w:r>
          <w:rPr>
            <w:rFonts w:ascii="Arial" w:hAnsi="Arial"/>
            <w:sz w:val="28"/>
            <w:szCs w:val="28"/>
          </w:rPr>
          <w:delText xml:space="preserve">visando à cobrança de saldo devedor atualizado de </w:delText>
        </w:r>
      </w:del>
      <w:ins w:id="1017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(</w:t>
        </w:r>
      </w:ins>
      <w:r>
        <w:rPr>
          <w:rFonts w:ascii="Arial" w:hAnsi="Arial"/>
          <w:sz w:val="28"/>
          <w:szCs w:val="28"/>
        </w:rPr>
        <w:t xml:space="preserve">R$ 593.350,76</w:t>
      </w:r>
      <w:ins w:id="1018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)</w:t>
        </w:r>
      </w:ins>
      <w:r>
        <w:rPr>
          <w:rFonts w:ascii="Arial" w:hAnsi="Arial"/>
          <w:sz w:val="28"/>
          <w:szCs w:val="28"/>
        </w:rPr>
        <w:t xml:space="preserve">.</w:t>
      </w:r>
      <w:commentRangeEnd w:id="3"/>
      <w:r>
        <w:rPr>
          <w:rStyle w:val="CommentReference"/>
        </w:rPr>
        <w:commentReference w:id="3"/>
      </w:r>
    </w:p>
    <w:p w14:paraId="45C44E1C" w14:textId="77777777" w:rsidR="00FE3F13" w:rsidRDefault="00EA68EF">
      <w:pPr>
        <w:pStyle w:val="Corpodetexto"/>
        <w:spacing w:after="0" w:line="360" w:lineRule="auto"/>
        <w:contextualSpacing/>
        <w:jc w:val="both"/>
      </w:pPr>
      <w:r>
        <w:rPr>
          <w:rFonts w:ascii="Arial" w:hAnsi="Arial"/>
          <w:sz w:val="28"/>
          <w:szCs w:val="28"/>
        </w:rPr>
        <w:t xml:space="preserve">2. </w:t>
      </w:r>
      <w:r>
        <w:rPr>
          <w:rFonts w:ascii="Arial" w:hAnsi="Arial"/>
          <w:sz w:val="28"/>
          <w:szCs w:val="28"/>
        </w:rPr>
        <w:t xml:space="preserve">A sentença julgou procedente o pedido, converteu o mandado monitório em título executivo judicial e condenou os réus ao </w:t>
      </w:r>
      <w:r>
        <w:rPr>
          <w:rFonts w:ascii="Arial" w:hAnsi="Arial"/>
          <w:sz w:val="28"/>
          <w:szCs w:val="28"/>
        </w:rPr>
        <w:t xml:space="preserve">pagamento de R$ 593.350,76, </w:t>
      </w:r>
      <w:del w:id="1019" w:author="Assessor GDSXSR" w:date="2026-10-31T00:13:28Z">
        <w:r>
          <w:rPr>
            <w:rFonts w:ascii="Arial" w:hAnsi="Arial"/>
            <w:sz w:val="28"/>
            <w:szCs w:val="28"/>
          </w:rPr>
          <w:delText xml:space="preserve">acrescido de</w:delText>
        </w:r>
      </w:del>
      <w:ins w:id="1020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com</w:t>
        </w:r>
      </w:ins>
      <w:r>
        <w:rPr>
          <w:rFonts w:ascii="Arial" w:hAnsi="Arial"/>
          <w:sz w:val="28"/>
          <w:szCs w:val="28"/>
        </w:rPr>
        <w:t xml:space="preserve"> correção monetária pelo IPCA e juros de mora pela taxa Selic</w:t>
      </w:r>
      <w:del w:id="1021" w:author="Assessor GDSXSR" w:date="2026-10-31T00:13:28Z">
        <w:r>
          <w:rPr>
            <w:rFonts w:ascii="Arial" w:hAnsi="Arial"/>
            <w:sz w:val="28"/>
            <w:szCs w:val="28"/>
          </w:rPr>
          <w:delText xml:space="preserve">,</w:delText>
        </w:r>
      </w:del>
      <w:r>
        <w:rPr>
          <w:rFonts w:ascii="Arial" w:hAnsi="Arial"/>
          <w:sz w:val="28"/>
          <w:szCs w:val="28"/>
        </w:rPr>
        <w:t xml:space="preserve"> </w:t>
      </w:r>
      <w:del w:id="1022" w:author="Assessor GDSXSR" w:date="2026-10-31T00:13:28Z">
        <w:r>
          <w:rPr>
            <w:rFonts w:ascii="Arial" w:hAnsi="Arial"/>
            <w:sz w:val="28"/>
            <w:szCs w:val="28"/>
          </w:rPr>
          <w:delText xml:space="preserve">a partir de</w:delText>
        </w:r>
      </w:del>
      <w:ins w:id="1023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desde</w:t>
        </w:r>
      </w:ins>
      <w:r>
        <w:rPr>
          <w:rFonts w:ascii="Arial" w:hAnsi="Arial"/>
          <w:sz w:val="28"/>
          <w:szCs w:val="28"/>
        </w:rPr>
        <w:t xml:space="preserve"> 28/06/2024.</w:t>
      </w:r>
    </w:p>
    <w:p w14:paraId="45C44E1D" w14:textId="4316791B" w:rsidR="00FE3F13" w:rsidRDefault="00EA68EF">
      <w:pPr>
        <w:pStyle w:val="Corpodetexto"/>
        <w:spacing w:after="0" w:line="360" w:lineRule="auto"/>
        <w:contextualSpacing/>
        <w:jc w:val="both"/>
      </w:pPr>
      <w:r>
        <w:rPr>
          <w:rFonts w:ascii="Arial" w:hAnsi="Arial"/>
          <w:sz w:val="28"/>
          <w:szCs w:val="28"/>
        </w:rPr>
        <w:t xml:space="preserve">3. </w:t>
      </w:r>
      <w:r>
        <w:rPr>
          <w:rFonts w:ascii="Arial" w:hAnsi="Arial"/>
          <w:sz w:val="28"/>
          <w:szCs w:val="28"/>
        </w:rPr>
        <w:t xml:space="preserve">A</w:t>
      </w:r>
      <w:r>
        <w:rPr>
          <w:rFonts w:ascii="Arial" w:hAnsi="Arial"/>
          <w:sz w:val="28"/>
          <w:szCs w:val="28"/>
        </w:rPr>
        <w:t xml:space="preserve"> Curadoria Especial</w:t>
      </w:r>
      <w:r>
        <w:rPr>
          <w:rFonts w:ascii="Arial" w:hAnsi="Arial"/>
          <w:sz w:val="28"/>
          <w:szCs w:val="28"/>
        </w:rPr>
        <w:t xml:space="preserve">, em </w:t>
      </w:r>
      <w:del w:id="1024" w:author="Assessor GDSXSR" w:date="2026-10-31T00:13:28Z">
        <w:r>
          <w:rPr>
            <w:rFonts w:ascii="Arial" w:hAnsi="Arial"/>
            <w:sz w:val="28"/>
            <w:szCs w:val="28"/>
          </w:rPr>
          <w:delText xml:space="preserve">atuação</w:delText>
        </w:r>
        <w:r>
          <w:rPr>
            <w:rFonts w:ascii="Arial" w:hAnsi="Arial"/>
            <w:sz w:val="28"/>
            <w:szCs w:val="28"/>
          </w:rPr>
          <w:delText xml:space="preserve"> como representante processual</w:delText>
        </w:r>
      </w:del>
      <w:ins w:id="1025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favor</w:t>
        </w:r>
      </w:ins>
      <w:r>
        <w:rPr>
          <w:rFonts w:ascii="Arial" w:hAnsi="Arial"/>
          <w:sz w:val="28"/>
          <w:szCs w:val="28"/>
        </w:rPr>
        <w:t xml:space="preserve"> dos</w:t>
      </w:r>
      <w:r>
        <w:rPr>
          <w:rFonts w:ascii="Arial" w:hAnsi="Arial"/>
          <w:sz w:val="28"/>
          <w:szCs w:val="28"/>
        </w:rPr>
        <w:t xml:space="preserve"> réus </w:t>
      </w:r>
      <w:del w:id="1026" w:author="Assessor GDSXSR" w:date="2026-10-31T00:13:28Z">
        <w:r>
          <w:rPr>
            <w:rFonts w:ascii="Arial" w:hAnsi="Arial"/>
            <w:sz w:val="28"/>
            <w:szCs w:val="28"/>
          </w:rPr>
          <w:delText xml:space="preserve">pessoas</w:delText>
        </w:r>
      </w:del>
      <w:ins w:id="1027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citados</w:t>
        </w:r>
      </w:ins>
      <w:r>
        <w:rPr>
          <w:rFonts w:ascii="Arial" w:hAnsi="Arial"/>
          <w:sz w:val="28"/>
          <w:szCs w:val="28"/>
        </w:rPr>
        <w:t xml:space="preserve"> </w:t>
      </w:r>
      <w:del w:id="1028" w:author="Assessor GDSXSR" w:date="2026-10-31T00:13:28Z">
        <w:r>
          <w:rPr>
            <w:rFonts w:ascii="Arial" w:hAnsi="Arial"/>
            <w:sz w:val="28"/>
            <w:szCs w:val="28"/>
          </w:rPr>
          <w:delText xml:space="preserve">naturais</w:delText>
        </w:r>
      </w:del>
      <w:ins w:id="1029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por edital</w:t>
        </w:r>
      </w:ins>
      <w:r>
        <w:rPr>
          <w:rFonts w:ascii="Arial" w:hAnsi="Arial"/>
          <w:sz w:val="28"/>
          <w:szCs w:val="28"/>
        </w:rPr>
        <w:t xml:space="preserve">, </w:t>
      </w:r>
      <w:r>
        <w:rPr>
          <w:rFonts w:ascii="Arial" w:hAnsi="Arial"/>
          <w:sz w:val="28"/>
          <w:szCs w:val="28"/>
        </w:rPr>
        <w:t xml:space="preserve">apel</w:t>
      </w:r>
      <w:r>
        <w:rPr>
          <w:rFonts w:ascii="Arial" w:hAnsi="Arial"/>
          <w:sz w:val="28"/>
          <w:szCs w:val="28"/>
        </w:rPr>
        <w:t xml:space="preserve">ou</w:t>
      </w:r>
      <w:r>
        <w:rPr>
          <w:rFonts w:ascii="Arial" w:hAnsi="Arial"/>
          <w:sz w:val="28"/>
          <w:szCs w:val="28"/>
        </w:rPr>
        <w:t xml:space="preserve"> </w:t>
      </w:r>
      <w:del w:id="1030" w:author="Assessor GDSXSR" w:date="2026-10-31T00:13:28Z">
        <w:r>
          <w:rPr>
            <w:rFonts w:ascii="Arial" w:hAnsi="Arial"/>
            <w:sz w:val="28"/>
            <w:szCs w:val="28"/>
          </w:rPr>
          <w:delText xml:space="preserve">sustentando</w:delText>
        </w:r>
      </w:del>
      <w:ins w:id="1031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alegando</w:t>
        </w:r>
      </w:ins>
      <w:r>
        <w:rPr>
          <w:rFonts w:ascii="Arial" w:hAnsi="Arial"/>
          <w:sz w:val="28"/>
          <w:szCs w:val="28"/>
        </w:rPr>
        <w:t xml:space="preserve"> impossibilidade de </w:t>
      </w:r>
      <w:r>
        <w:rPr>
          <w:rFonts w:ascii="Arial" w:hAnsi="Arial"/>
          <w:sz w:val="28"/>
          <w:szCs w:val="28"/>
        </w:rPr>
        <w:t xml:space="preserve">apresentar memória de cálculo, </w:t>
      </w:r>
      <w:del w:id="1032" w:author="Assessor GDSXSR" w:date="2026-10-31T00:13:28Z">
        <w:r>
          <w:rPr>
            <w:rFonts w:ascii="Arial" w:hAnsi="Arial"/>
            <w:sz w:val="28"/>
            <w:szCs w:val="28"/>
          </w:rPr>
          <w:delText xml:space="preserve">violação ao direito de defesa, ausência</w:delText>
        </w:r>
      </w:del>
      <w:ins w:id="1033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falta</w:t>
        </w:r>
      </w:ins>
      <w:r>
        <w:rPr>
          <w:rFonts w:ascii="Arial" w:hAnsi="Arial"/>
          <w:sz w:val="28"/>
          <w:szCs w:val="28"/>
        </w:rPr>
        <w:t xml:space="preserve"> de liquidez do débito e necessidade de perícia contábil. A ré </w:t>
      </w:r>
      <w:del w:id="1034" w:author="Assessor GDSXSR" w:date="2026-10-31T00:13:28Z">
        <w:r>
          <w:rPr>
            <w:rFonts w:ascii="Arial" w:hAnsi="Arial"/>
            <w:sz w:val="28"/>
            <w:szCs w:val="28"/>
          </w:rPr>
          <w:delText xml:space="preserve">pessoa natural</w:delText>
        </w:r>
      </w:del>
      <w:ins w:id="1035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emitente</w:t>
        </w:r>
      </w:ins>
      <w:r>
        <w:rPr>
          <w:rFonts w:ascii="Arial" w:hAnsi="Arial"/>
          <w:sz w:val="28"/>
          <w:szCs w:val="28"/>
        </w:rPr>
        <w:t xml:space="preserve"> apelou alegando contradição entre a </w:t>
      </w:r>
      <w:del w:id="1036" w:author="Assessor GDSXSR" w:date="2026-10-31T00:13:28Z">
        <w:r>
          <w:rPr>
            <w:rFonts w:ascii="Arial" w:hAnsi="Arial"/>
            <w:sz w:val="28"/>
            <w:szCs w:val="28"/>
          </w:rPr>
          <w:delText xml:space="preserve">concessão da </w:delText>
        </w:r>
      </w:del>
      <w:r>
        <w:rPr>
          <w:rFonts w:ascii="Arial" w:hAnsi="Arial"/>
          <w:sz w:val="28"/>
          <w:szCs w:val="28"/>
        </w:rPr>
        <w:t xml:space="preserve">gratuidade</w:t>
      </w:r>
      <w:del w:id="1037" w:author="Assessor GDSXSR" w:date="2026-10-31T00:13:28Z">
        <w:r>
          <w:rPr>
            <w:rFonts w:ascii="Arial" w:hAnsi="Arial"/>
            <w:sz w:val="28"/>
            <w:szCs w:val="28"/>
          </w:rPr>
          <w:delText xml:space="preserve"> de justiça</w:delText>
        </w:r>
      </w:del>
      <w:r>
        <w:rPr>
          <w:rFonts w:ascii="Arial" w:hAnsi="Arial"/>
          <w:sz w:val="28"/>
          <w:szCs w:val="28"/>
        </w:rPr>
        <w:t xml:space="preserve"> e o afastamento do superendividamento, </w:t>
      </w:r>
      <w:del w:id="1038" w:author="Assessor GDSXSR" w:date="2026-10-31T00:13:28Z">
        <w:r>
          <w:rPr>
            <w:rFonts w:ascii="Arial" w:hAnsi="Arial"/>
            <w:sz w:val="28"/>
            <w:szCs w:val="28"/>
          </w:rPr>
          <w:delText xml:space="preserve">postulando</w:delText>
        </w:r>
      </w:del>
      <w:ins w:id="1039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e pediu</w:t>
        </w:r>
      </w:ins>
      <w:r>
        <w:rPr>
          <w:rFonts w:ascii="Arial" w:hAnsi="Arial"/>
          <w:sz w:val="28"/>
          <w:szCs w:val="28"/>
        </w:rPr>
        <w:t xml:space="preserve"> a</w:t>
      </w:r>
      <w:del w:id="1040" w:author="Assessor GDSXSR" w:date="2026-10-31T00:13:28Z">
        <w:r>
          <w:rPr>
            <w:rFonts w:ascii="Arial" w:hAnsi="Arial"/>
            <w:sz w:val="28"/>
            <w:szCs w:val="28"/>
          </w:rPr>
          <w:delText xml:space="preserve"> instauração do procedimento de</w:delText>
        </w:r>
      </w:del>
      <w:r>
        <w:rPr>
          <w:rFonts w:ascii="Arial" w:hAnsi="Arial"/>
          <w:sz w:val="28"/>
          <w:szCs w:val="28"/>
        </w:rPr>
        <w:t xml:space="preserve"> repactuação de dívidas </w:t>
      </w:r>
      <w:del w:id="1041" w:author="Assessor GDSXSR" w:date="2026-10-31T00:13:28Z">
        <w:r>
          <w:rPr>
            <w:rFonts w:ascii="Arial" w:hAnsi="Arial"/>
            <w:sz w:val="28"/>
            <w:szCs w:val="28"/>
          </w:rPr>
          <w:delText xml:space="preserve">previsto na </w:delText>
        </w:r>
      </w:del>
      <w:ins w:id="1042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(</w:t>
        </w:r>
      </w:ins>
      <w:r>
        <w:rPr>
          <w:rFonts w:ascii="Arial" w:hAnsi="Arial"/>
          <w:sz w:val="28"/>
          <w:szCs w:val="28"/>
        </w:rPr>
        <w:t xml:space="preserve">Lei</w:t>
      </w:r>
      <w:del w:id="1043" w:author="Assessor GDSXSR" w:date="2026-10-31T00:13:28Z">
        <w:r>
          <w:rPr>
            <w:rFonts w:ascii="Arial" w:hAnsi="Arial"/>
            <w:sz w:val="28"/>
            <w:szCs w:val="28"/>
          </w:rPr>
          <w:delText xml:space="preserve"> nº</w:delText>
        </w:r>
      </w:del>
      <w:r>
        <w:rPr>
          <w:rFonts w:ascii="Arial" w:hAnsi="Arial"/>
          <w:sz w:val="28"/>
          <w:szCs w:val="28"/>
        </w:rPr>
        <w:t xml:space="preserve"> 14.181/2021</w:t>
      </w:r>
      <w:ins w:id="1044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)</w:t>
        </w:r>
      </w:ins>
      <w:r>
        <w:rPr>
          <w:rFonts w:ascii="Arial" w:hAnsi="Arial"/>
          <w:sz w:val="28"/>
          <w:szCs w:val="28"/>
        </w:rPr>
        <w:t xml:space="preserve">.</w:t>
      </w:r>
    </w:p>
    <w:p w14:paraId="45C44E1E" w14:textId="77777777" w:rsidR="00FE3F13" w:rsidRDefault="00EA68EF">
      <w:pPr>
        <w:pStyle w:val="Corpodetexto"/>
        <w:spacing w:after="0" w:line="360" w:lineRule="auto"/>
        <w:contextualSpacing/>
        <w:jc w:val="both"/>
      </w:pPr>
      <w:r>
        <w:rPr>
          <w:rStyle w:val="nfaseforte"/>
          <w:rFonts w:ascii="Arial" w:hAnsi="Arial"/>
          <w:sz w:val="28"/>
          <w:szCs w:val="28"/>
        </w:rPr>
        <w:t>II. Questão em discussão</w:t>
      </w:r>
    </w:p>
    <w:p w14:paraId="45C44E1F" w14:textId="6F0AF431" w:rsidR="00FE3F13" w:rsidRDefault="00EA68EF">
      <w:pPr>
        <w:pStyle w:val="Corpodetexto"/>
        <w:spacing w:after="0" w:line="360" w:lineRule="auto"/>
        <w:contextualSpacing/>
        <w:jc w:val="both"/>
      </w:pPr>
      <w:r>
        <w:rPr>
          <w:rFonts w:ascii="Arial" w:hAnsi="Arial"/>
          <w:sz w:val="28"/>
          <w:szCs w:val="28"/>
        </w:rPr>
        <w:t xml:space="preserve">4. </w:t>
      </w:r>
      <w:r>
        <w:rPr>
          <w:rFonts w:ascii="Arial" w:hAnsi="Arial"/>
          <w:sz w:val="28"/>
          <w:szCs w:val="28"/>
        </w:rPr>
        <w:t xml:space="preserve">Há duas questões em discussão: (i) saber se a atuação da Curadoria Especial afasta a exigência de impugnação minimamente específica </w:t>
      </w:r>
      <w:del w:id="1045" w:author="Assessor GDSXSR" w:date="2026-10-31T00:13:28Z">
        <w:r>
          <w:rPr>
            <w:rFonts w:ascii="Arial" w:hAnsi="Arial"/>
            <w:sz w:val="28"/>
            <w:szCs w:val="28"/>
          </w:rPr>
          <w:delText xml:space="preserve">da</w:delText>
        </w:r>
      </w:del>
      <w:ins w:id="1046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do</w:t>
        </w:r>
      </w:ins>
      <w:r>
        <w:rPr>
          <w:rFonts w:ascii="Arial" w:hAnsi="Arial"/>
          <w:sz w:val="28"/>
          <w:szCs w:val="28"/>
        </w:rPr>
        <w:t xml:space="preserve"> </w:t>
      </w:r>
      <w:del w:id="1047" w:author="Assessor GDSXSR" w:date="2026-10-31T00:13:28Z">
        <w:r>
          <w:rPr>
            <w:rFonts w:ascii="Arial" w:hAnsi="Arial"/>
            <w:sz w:val="28"/>
            <w:szCs w:val="28"/>
          </w:rPr>
          <w:delText xml:space="preserve">dívida</w:delText>
        </w:r>
      </w:del>
      <w:ins w:id="1048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débito</w:t>
        </w:r>
      </w:ins>
      <w:r>
        <w:rPr>
          <w:rFonts w:ascii="Arial" w:hAnsi="Arial"/>
          <w:sz w:val="28"/>
          <w:szCs w:val="28"/>
        </w:rPr>
        <w:t xml:space="preserve"> e justifica </w:t>
      </w:r>
      <w:del w:id="1049" w:author="Assessor GDSXSR" w:date="2026-10-31T00:13:28Z">
        <w:r>
          <w:rPr>
            <w:rFonts w:ascii="Arial" w:hAnsi="Arial"/>
            <w:sz w:val="28"/>
            <w:szCs w:val="28"/>
          </w:rPr>
          <w:delText xml:space="preserve">a realização de </w:delText>
        </w:r>
      </w:del>
      <w:r>
        <w:rPr>
          <w:rFonts w:ascii="Arial" w:hAnsi="Arial"/>
          <w:sz w:val="28"/>
          <w:szCs w:val="28"/>
        </w:rPr>
        <w:t xml:space="preserve">perícia contábil</w:t>
      </w:r>
      <w:del w:id="1050" w:author="Assessor GDSXSR" w:date="2026-10-31T00:13:28Z">
        <w:r>
          <w:rPr>
            <w:rFonts w:ascii="Arial" w:hAnsi="Arial"/>
            <w:sz w:val="28"/>
            <w:szCs w:val="28"/>
          </w:rPr>
          <w:delText xml:space="preserve"> para apuração do débito</w:delText>
        </w:r>
      </w:del>
      <w:r>
        <w:rPr>
          <w:rFonts w:ascii="Arial" w:hAnsi="Arial"/>
          <w:sz w:val="28"/>
          <w:szCs w:val="28"/>
        </w:rPr>
        <w:t xml:space="preserve">; e (ii) </w:t>
      </w:r>
      <w:del w:id="1051" w:author="Assessor GDSXSR" w:date="2026-10-31T00:13:28Z">
        <w:r>
          <w:rPr>
            <w:rFonts w:ascii="Arial" w:hAnsi="Arial"/>
            <w:sz w:val="28"/>
            <w:szCs w:val="28"/>
          </w:rPr>
          <w:delText xml:space="preserve">estabelecer</w:delText>
        </w:r>
      </w:del>
      <w:ins w:id="1052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saber</w:t>
        </w:r>
      </w:ins>
      <w:r>
        <w:rPr>
          <w:rFonts w:ascii="Arial" w:hAnsi="Arial"/>
          <w:sz w:val="28"/>
          <w:szCs w:val="28"/>
        </w:rPr>
        <w:t xml:space="preserve"> </w:t>
      </w:r>
      <w:r>
        <w:rPr>
          <w:rFonts w:ascii="Arial" w:hAnsi="Arial"/>
          <w:sz w:val="28"/>
          <w:szCs w:val="28"/>
        </w:rPr>
        <w:t xml:space="preserve">se a</w:t>
      </w:r>
      <w:del w:id="1053" w:author="Assessor GDSXSR" w:date="2026-10-31T00:13:28Z">
        <w:r>
          <w:rPr>
            <w:rFonts w:ascii="Arial" w:hAnsi="Arial"/>
            <w:sz w:val="28"/>
            <w:szCs w:val="28"/>
          </w:rPr>
          <w:delText xml:space="preserve"> concessão da</w:delText>
        </w:r>
      </w:del>
      <w:r>
        <w:rPr>
          <w:rFonts w:ascii="Arial" w:hAnsi="Arial"/>
          <w:sz w:val="28"/>
          <w:szCs w:val="28"/>
        </w:rPr>
        <w:t xml:space="preserve"> gratuidade de justiça autoriza o reconhecimento do superendividamento e a </w:t>
      </w:r>
      <w:del w:id="1054" w:author="Assessor GDSXSR" w:date="2026-10-31T00:13:28Z">
        <w:r>
          <w:rPr>
            <w:rFonts w:ascii="Arial" w:hAnsi="Arial"/>
            <w:sz w:val="28"/>
            <w:szCs w:val="28"/>
          </w:rPr>
          <w:delText xml:space="preserve">instauração do procedimento de </w:delText>
        </w:r>
      </w:del>
      <w:r>
        <w:rPr>
          <w:rFonts w:ascii="Arial" w:hAnsi="Arial"/>
          <w:sz w:val="28"/>
          <w:szCs w:val="28"/>
        </w:rPr>
        <w:t xml:space="preserve">repactuação de dívidas.</w:t>
      </w:r>
      <w:del w:id="1055" w:author="Assessor GDSXSR" w:date="2026-10-31T00:13:28Z">
        <w:r>
          <w:rPr>
            <w:rFonts w:ascii="Arial" w:hAnsi="Arial"/>
            <w:sz w:val="28"/>
            <w:szCs w:val="28"/>
          </w:rPr>
          <w:delText xml:space="preserve"> </w:delText>
        </w:r>
      </w:del>
    </w:p>
    <w:p w14:paraId="45C44E20" w14:textId="77777777" w:rsidR="00FE3F13" w:rsidRDefault="00EA68EF">
      <w:pPr>
        <w:pStyle w:val="Corpodetexto"/>
        <w:spacing w:after="0" w:line="360" w:lineRule="auto"/>
        <w:contextualSpacing/>
        <w:jc w:val="both"/>
      </w:pPr>
      <w:r>
        <w:rPr>
          <w:rStyle w:val="nfaseforte"/>
          <w:rFonts w:ascii="Arial" w:hAnsi="Arial"/>
          <w:sz w:val="28"/>
          <w:szCs w:val="28"/>
        </w:rPr>
        <w:t>III. Razões de decidir</w:t>
      </w:r>
    </w:p>
    <w:p w14:paraId="45C44E21" w14:textId="77777777" w:rsidR="00FE3F13" w:rsidRDefault="00EA68EF">
      <w:pPr>
        <w:pStyle w:val="Corpodetexto"/>
        <w:spacing w:after="0" w:line="360" w:lineRule="auto"/>
        <w:contextualSpacing/>
        <w:jc w:val="both"/>
      </w:pPr>
      <w:r>
        <w:rPr>
          <w:rFonts w:ascii="Arial" w:hAnsi="Arial"/>
          <w:sz w:val="28"/>
          <w:szCs w:val="28"/>
        </w:rPr>
        <w:t xml:space="preserve">5. </w:t>
      </w:r>
      <w:r>
        <w:rPr>
          <w:rFonts w:ascii="Arial" w:hAnsi="Arial"/>
          <w:sz w:val="28"/>
          <w:szCs w:val="28"/>
        </w:rPr>
        <w:t xml:space="preserve">A cédula de crédito bancário acompanhada de demonstrativo </w:t>
      </w:r>
      <w:del w:id="1056" w:author="Assessor GDSXSR" w:date="2026-10-31T00:13:28Z">
        <w:r>
          <w:rPr>
            <w:rFonts w:ascii="Arial" w:hAnsi="Arial"/>
            <w:sz w:val="28"/>
            <w:szCs w:val="28"/>
          </w:rPr>
          <w:delText xml:space="preserve">detalhado </w:delText>
        </w:r>
      </w:del>
      <w:r>
        <w:rPr>
          <w:rFonts w:ascii="Arial" w:hAnsi="Arial"/>
          <w:sz w:val="28"/>
          <w:szCs w:val="28"/>
        </w:rPr>
        <w:t xml:space="preserve">da evolução do débito </w:t>
      </w:r>
      <w:del w:id="1057" w:author="Assessor GDSXSR" w:date="2026-10-31T00:13:28Z">
        <w:r>
          <w:rPr>
            <w:rFonts w:ascii="Arial" w:hAnsi="Arial"/>
            <w:sz w:val="28"/>
            <w:szCs w:val="28"/>
          </w:rPr>
          <w:delText xml:space="preserve">constitui</w:delText>
        </w:r>
      </w:del>
      <w:ins w:id="1058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é</w:t>
        </w:r>
      </w:ins>
      <w:r>
        <w:rPr>
          <w:rFonts w:ascii="Arial" w:hAnsi="Arial"/>
          <w:sz w:val="28"/>
          <w:szCs w:val="28"/>
        </w:rPr>
        <w:t xml:space="preserve"> prova escrita idônea para </w:t>
      </w:r>
      <w:del w:id="1059" w:author="Assessor GDSXSR" w:date="2026-10-31T00:13:28Z">
        <w:r>
          <w:rPr>
            <w:rFonts w:ascii="Arial" w:hAnsi="Arial"/>
            <w:sz w:val="28"/>
            <w:szCs w:val="28"/>
          </w:rPr>
          <w:delText xml:space="preserve">instruir</w:delText>
        </w:r>
      </w:del>
      <w:ins w:id="1060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a</w:t>
        </w:r>
      </w:ins>
      <w:r>
        <w:rPr>
          <w:rFonts w:ascii="Arial" w:hAnsi="Arial"/>
          <w:sz w:val="28"/>
          <w:szCs w:val="28"/>
        </w:rPr>
        <w:t xml:space="preserve"> ação monitória</w:t>
      </w:r>
      <w:ins w:id="1061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 (CPC 700)</w:t>
        </w:r>
      </w:ins>
      <w:r>
        <w:rPr>
          <w:rFonts w:ascii="Arial" w:hAnsi="Arial"/>
          <w:sz w:val="28"/>
          <w:szCs w:val="28"/>
        </w:rPr>
        <w:t xml:space="preserve">. A</w:t>
      </w:r>
      <w:del w:id="1062" w:author="Assessor GDSXSR" w:date="2026-10-31T00:13:28Z">
        <w:r>
          <w:rPr>
            <w:rFonts w:ascii="Arial" w:hAnsi="Arial"/>
            <w:sz w:val="28"/>
            <w:szCs w:val="28"/>
          </w:rPr>
          <w:delText xml:space="preserve"> defesa apresentada pelos réus representados pela</w:delText>
        </w:r>
      </w:del>
      <w:r>
        <w:rPr>
          <w:rFonts w:ascii="Arial" w:hAnsi="Arial"/>
          <w:sz w:val="28"/>
          <w:szCs w:val="28"/>
        </w:rPr>
        <w:t xml:space="preserve"> Curadoria Especial </w:t>
      </w:r>
      <w:del w:id="1063" w:author="Assessor GDSXSR" w:date="2026-10-31T00:13:28Z">
        <w:r>
          <w:rPr>
            <w:rFonts w:ascii="Arial" w:hAnsi="Arial"/>
            <w:sz w:val="28"/>
            <w:szCs w:val="28"/>
          </w:rPr>
          <w:delText xml:space="preserve">limitou</w:delText>
        </w:r>
      </w:del>
      <w:ins w:id="1064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pode defender</w:t>
        </w:r>
      </w:ins>
      <w:r>
        <w:rPr>
          <w:rFonts w:ascii="Arial" w:hAnsi="Arial"/>
          <w:sz w:val="28"/>
          <w:szCs w:val="28"/>
        </w:rPr>
        <w:t xml:space="preserve">-se </w:t>
      </w:r>
      <w:ins w:id="1065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por negativa geral (CPC 341 parágrafo único), mas isso não dispensa elementos mínimos que infirmem </w:t>
        </w:r>
      </w:ins>
      <w:r>
        <w:rPr>
          <w:rFonts w:ascii="Arial" w:hAnsi="Arial"/>
          <w:sz w:val="28"/>
          <w:szCs w:val="28"/>
        </w:rPr>
        <w:t xml:space="preserve">a </w:t>
      </w:r>
      <w:del w:id="1066" w:author="Assessor GDSXSR" w:date="2026-10-31T00:13:28Z">
        <w:r>
          <w:rPr>
            <w:rFonts w:ascii="Arial" w:hAnsi="Arial"/>
            <w:sz w:val="28"/>
            <w:szCs w:val="28"/>
          </w:rPr>
          <w:delText xml:space="preserve">alegações</w:delText>
        </w:r>
      </w:del>
      <w:ins w:id="1067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prova</w:t>
        </w:r>
      </w:ins>
      <w:r>
        <w:rPr>
          <w:rFonts w:ascii="Arial" w:hAnsi="Arial"/>
          <w:sz w:val="28"/>
          <w:szCs w:val="28"/>
        </w:rPr>
        <w:t xml:space="preserve"> </w:t>
      </w:r>
      <w:del w:id="1068" w:author="Assessor GDSXSR" w:date="2026-10-31T00:13:28Z">
        <w:r>
          <w:rPr>
            <w:rFonts w:ascii="Arial" w:hAnsi="Arial"/>
            <w:sz w:val="28"/>
            <w:szCs w:val="28"/>
          </w:rPr>
          <w:delText xml:space="preserve">genéricas</w:delText>
        </w:r>
      </w:del>
      <w:ins w:id="1069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do</w:t>
        </w:r>
      </w:ins>
      <w:r>
        <w:rPr>
          <w:rFonts w:ascii="Arial" w:hAnsi="Arial"/>
          <w:sz w:val="28"/>
          <w:szCs w:val="28"/>
        </w:rPr>
        <w:t xml:space="preserve"> </w:t>
      </w:r>
      <w:del w:id="1070" w:author="Assessor GDSXSR" w:date="2026-10-31T00:13:28Z">
        <w:r>
          <w:rPr>
            <w:rFonts w:ascii="Arial" w:hAnsi="Arial"/>
            <w:sz w:val="28"/>
            <w:szCs w:val="28"/>
          </w:rPr>
          <w:delText xml:space="preserve">acerca da liquidez da obrigação</w:delText>
        </w:r>
      </w:del>
      <w:ins w:id="1071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credor</w:t>
        </w:r>
      </w:ins>
      <w:r>
        <w:rPr>
          <w:rFonts w:ascii="Arial" w:hAnsi="Arial"/>
          <w:sz w:val="28"/>
          <w:szCs w:val="28"/>
        </w:rPr>
        <w:t xml:space="preserve">, </w:t>
      </w:r>
      <w:del w:id="1072" w:author="Assessor GDSXSR" w:date="2026-10-31T00:13:28Z">
        <w:r>
          <w:rPr>
            <w:rFonts w:ascii="Arial" w:hAnsi="Arial"/>
            <w:sz w:val="28"/>
            <w:szCs w:val="28"/>
          </w:rPr>
          <w:delText xml:space="preserve">sem</w:delText>
        </w:r>
      </w:del>
      <w:ins w:id="1073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e</w:t>
        </w:r>
      </w:ins>
      <w:r>
        <w:rPr>
          <w:rFonts w:ascii="Arial" w:hAnsi="Arial"/>
          <w:sz w:val="28"/>
          <w:szCs w:val="28"/>
        </w:rPr>
        <w:t xml:space="preserve"> </w:t>
      </w:r>
      <w:del w:id="1074" w:author="Assessor GDSXSR" w:date="2026-10-31T00:13:28Z">
        <w:r>
          <w:rPr>
            <w:rFonts w:ascii="Arial" w:hAnsi="Arial"/>
            <w:sz w:val="28"/>
            <w:szCs w:val="28"/>
          </w:rPr>
          <w:delText xml:space="preserve">apontar</w:delText>
        </w:r>
      </w:del>
      <w:ins w:id="1075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a</w:t>
        </w:r>
      </w:ins>
      <w:r>
        <w:rPr>
          <w:rFonts w:ascii="Arial" w:hAnsi="Arial"/>
          <w:sz w:val="28"/>
          <w:szCs w:val="28"/>
        </w:rPr>
        <w:t xml:space="preserve"> </w:t>
      </w:r>
      <w:del w:id="1076" w:author="Assessor GDSXSR" w:date="2026-10-31T00:13:28Z">
        <w:r>
          <w:rPr>
            <w:rFonts w:ascii="Arial" w:hAnsi="Arial"/>
            <w:sz w:val="28"/>
            <w:szCs w:val="28"/>
          </w:rPr>
          <w:delText xml:space="preserve">irregularidade</w:delText>
        </w:r>
      </w:del>
      <w:ins w:id="1077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impugnação</w:t>
        </w:r>
      </w:ins>
      <w:r>
        <w:rPr>
          <w:rFonts w:ascii="Arial" w:hAnsi="Arial"/>
          <w:sz w:val="28"/>
          <w:szCs w:val="28"/>
        </w:rPr>
        <w:t xml:space="preserve"> </w:t>
      </w:r>
      <w:del w:id="1078" w:author="Assessor GDSXSR" w:date="2026-10-31T00:13:28Z">
        <w:r>
          <w:rPr>
            <w:rFonts w:ascii="Arial" w:hAnsi="Arial"/>
            <w:sz w:val="28"/>
            <w:szCs w:val="28"/>
          </w:rPr>
          <w:delText xml:space="preserve">contratual</w:delText>
        </w:r>
      </w:del>
      <w:ins w:id="1079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foi</w:t>
        </w:r>
      </w:ins>
      <w:r>
        <w:rPr>
          <w:rFonts w:ascii="Arial" w:hAnsi="Arial"/>
          <w:sz w:val="28"/>
          <w:szCs w:val="28"/>
        </w:rPr>
        <w:t xml:space="preserve"> </w:t>
      </w:r>
      <w:del w:id="1080" w:author="Assessor GDSXSR" w:date="2026-10-31T00:13:28Z">
        <w:r>
          <w:rPr>
            <w:rFonts w:ascii="Arial" w:hAnsi="Arial"/>
            <w:sz w:val="28"/>
            <w:szCs w:val="28"/>
          </w:rPr>
          <w:delText xml:space="preserve">específica, encargos indevidos ou inconsistência concreta nos cálculos</w:delText>
        </w:r>
      </w:del>
      <w:ins w:id="1081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genérica</w:t>
        </w:r>
      </w:ins>
      <w:r>
        <w:rPr>
          <w:rFonts w:ascii="Arial" w:hAnsi="Arial"/>
          <w:sz w:val="28"/>
          <w:szCs w:val="28"/>
        </w:rPr>
        <w:t xml:space="preserve">.</w:t>
      </w:r>
    </w:p>
    <w:p w14:paraId="45C44E22" w14:textId="77777777" w:rsidR="00FE3F13" w:rsidRDefault="00EA68EF">
      <w:pPr>
        <w:pStyle w:val="Corpodetexto"/>
        <w:spacing w:after="0" w:line="360" w:lineRule="auto"/>
        <w:contextualSpacing/>
        <w:jc w:val="both"/>
        <w:rPr>
          <w:del w:id="1085" w:author="Assessor GDSXSR" w:date="2026-10-31T00:13:28Z"/>
        </w:rPr>
      </w:pPr>
      <w:del w:id="1082" w:author="Assessor GDSXSR" w:date="2026-10-31T00:13:28Z">
        <w:r>
          <w:rPr>
            <w:rFonts w:ascii="Arial" w:hAnsi="Arial"/>
            <w:sz w:val="28"/>
            <w:szCs w:val="28"/>
          </w:rPr>
          <w:delText xml:space="preserve">6. </w:delText>
        </w:r>
      </w:del>
      <w:del w:id="1083" w:author="Assessor GDSXSR" w:date="2026-10-31T00:13:28Z">
        <w:r>
          <w:rPr>
            <w:rFonts w:ascii="Arial" w:hAnsi="Arial"/>
            <w:sz w:val="28"/>
            <w:szCs w:val="28"/>
          </w:rPr>
          <w:delText xml:space="preserve">A possibilidade de defesa por negativa geral pela Curadoria Especial não afasta a necessidade de elementos mínimos capazes de gerar dúvida razoável sobre a exatidão da dívida. Inexistente </w:delText>
        </w:r>
      </w:del>
      <w:del w:id="1084" w:author="Assessor GDSXSR" w:date="2026-10-31T00:13:28Z">
        <w:r>
          <w:rPr>
            <w:rFonts w:ascii="Arial" w:hAnsi="Arial"/>
            <w:sz w:val="28"/>
            <w:szCs w:val="28"/>
          </w:rPr>
          <w:lastRenderedPageBreak/>
          <w:delText>impugnação específica, preserva-se a força probatória dos documentos apresentados pelo credor.</w:delText>
        </w:r>
      </w:del>
    </w:p>
    <w:p w14:paraId="45C44E23" w14:textId="77777777" w:rsidR="00FE3F13" w:rsidRDefault="00EA68EF">
      <w:pPr>
        <w:pStyle w:val="Corpodetexto"/>
        <w:spacing w:after="0" w:line="360" w:lineRule="auto"/>
        <w:contextualSpacing/>
        <w:jc w:val="both"/>
      </w:pPr>
      <w:del w:id="1086" w:author="Assessor GDSXSR" w:date="2026-10-31T00:13:28Z">
        <w:r>
          <w:rPr>
            <w:rFonts w:ascii="Arial" w:hAnsi="Arial"/>
            <w:sz w:val="28"/>
            <w:szCs w:val="28"/>
          </w:rPr>
          <w:delText xml:space="preserve">7</w:delText>
        </w:r>
      </w:del>
      <w:ins w:id="1087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6</w:t>
        </w:r>
      </w:ins>
      <w:r>
        <w:rPr>
          <w:rFonts w:ascii="Arial" w:hAnsi="Arial"/>
          <w:sz w:val="28"/>
          <w:szCs w:val="28"/>
        </w:rPr>
        <w:t xml:space="preserve">. </w:t>
      </w:r>
      <w:r>
        <w:rPr>
          <w:rFonts w:ascii="Arial" w:hAnsi="Arial"/>
          <w:sz w:val="28"/>
          <w:szCs w:val="28"/>
        </w:rPr>
        <w:t xml:space="preserve">A perícia contábil não </w:t>
      </w:r>
      <w:del w:id="1088" w:author="Assessor GDSXSR" w:date="2026-10-31T00:13:28Z">
        <w:r>
          <w:rPr>
            <w:rFonts w:ascii="Arial" w:hAnsi="Arial"/>
            <w:sz w:val="28"/>
            <w:szCs w:val="28"/>
          </w:rPr>
          <w:delText xml:space="preserve">constitui</w:delText>
        </w:r>
      </w:del>
      <w:ins w:id="1089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é</w:t>
        </w:r>
      </w:ins>
      <w:r>
        <w:rPr>
          <w:rFonts w:ascii="Arial" w:hAnsi="Arial"/>
          <w:sz w:val="28"/>
          <w:szCs w:val="28"/>
        </w:rPr>
        <w:t xml:space="preserve"> providência obrigatória em demandas bancárias. </w:t>
      </w:r>
      <w:del w:id="1090" w:author="Assessor GDSXSR" w:date="2026-10-31T00:13:28Z">
        <w:r>
          <w:rPr>
            <w:rFonts w:ascii="Arial" w:hAnsi="Arial"/>
            <w:sz w:val="28"/>
            <w:szCs w:val="28"/>
          </w:rPr>
          <w:delText xml:space="preserve">Ausente</w:delText>
        </w:r>
      </w:del>
      <w:ins w:id="1091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Sem</w:t>
        </w:r>
      </w:ins>
      <w:r>
        <w:rPr>
          <w:rFonts w:ascii="Arial" w:hAnsi="Arial"/>
          <w:sz w:val="28"/>
          <w:szCs w:val="28"/>
        </w:rPr>
        <w:t xml:space="preserve"> controvérsia técnica efetiva </w:t>
      </w:r>
      <w:del w:id="1092" w:author="Assessor GDSXSR" w:date="2026-10-31T00:13:28Z">
        <w:r>
          <w:rPr>
            <w:rFonts w:ascii="Arial" w:hAnsi="Arial"/>
            <w:sz w:val="28"/>
            <w:szCs w:val="28"/>
          </w:rPr>
          <w:delText xml:space="preserve">acerca dos</w:delText>
        </w:r>
      </w:del>
      <w:ins w:id="1093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sobre</w:t>
        </w:r>
      </w:ins>
      <w:r>
        <w:rPr>
          <w:rFonts w:ascii="Arial" w:hAnsi="Arial"/>
          <w:sz w:val="28"/>
          <w:szCs w:val="28"/>
        </w:rPr>
        <w:t xml:space="preserve"> encargos ou </w:t>
      </w:r>
      <w:del w:id="1094" w:author="Assessor GDSXSR" w:date="2026-10-31T00:13:28Z">
        <w:r>
          <w:rPr>
            <w:rFonts w:ascii="Arial" w:hAnsi="Arial"/>
            <w:sz w:val="28"/>
            <w:szCs w:val="28"/>
          </w:rPr>
          <w:delText xml:space="preserve">dos </w:delText>
        </w:r>
      </w:del>
      <w:r>
        <w:rPr>
          <w:rFonts w:ascii="Arial" w:hAnsi="Arial"/>
          <w:sz w:val="28"/>
          <w:szCs w:val="28"/>
        </w:rPr>
        <w:t xml:space="preserve">cálculos, </w:t>
      </w:r>
      <w:del w:id="1095" w:author="Assessor GDSXSR" w:date="2026-10-31T00:13:28Z">
        <w:r>
          <w:rPr>
            <w:rFonts w:ascii="Arial" w:hAnsi="Arial"/>
            <w:sz w:val="28"/>
            <w:szCs w:val="28"/>
          </w:rPr>
          <w:delText xml:space="preserve">mostra-se</w:delText>
        </w:r>
      </w:del>
      <w:ins w:id="1096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é</w:t>
        </w:r>
      </w:ins>
      <w:r>
        <w:rPr>
          <w:rFonts w:ascii="Arial" w:hAnsi="Arial"/>
          <w:sz w:val="28"/>
          <w:szCs w:val="28"/>
        </w:rPr>
        <w:t xml:space="preserve"> legítimo o julgamento antecipado da lide</w:t>
      </w:r>
      <w:del w:id="1097" w:author="Assessor GDSXSR" w:date="2026-10-31T00:13:28Z">
        <w:r>
          <w:rPr>
            <w:rFonts w:ascii="Arial" w:hAnsi="Arial"/>
            <w:sz w:val="28"/>
            <w:szCs w:val="28"/>
          </w:rPr>
          <w:delText xml:space="preserve">,</w:delText>
        </w:r>
      </w:del>
      <w:r>
        <w:rPr>
          <w:rFonts w:ascii="Arial" w:hAnsi="Arial"/>
          <w:sz w:val="28"/>
          <w:szCs w:val="28"/>
        </w:rPr>
        <w:t xml:space="preserve"> </w:t>
      </w:r>
      <w:del w:id="1098" w:author="Assessor GDSXSR" w:date="2026-10-31T00:13:28Z">
        <w:r>
          <w:rPr>
            <w:rFonts w:ascii="Arial" w:hAnsi="Arial"/>
            <w:sz w:val="28"/>
            <w:szCs w:val="28"/>
          </w:rPr>
          <w:delText xml:space="preserve">nos termos do art.</w:delText>
        </w:r>
      </w:del>
      <w:ins w:id="1099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(CPC</w:t>
        </w:r>
      </w:ins>
      <w:r>
        <w:rPr>
          <w:rFonts w:ascii="Arial" w:hAnsi="Arial"/>
          <w:sz w:val="28"/>
          <w:szCs w:val="28"/>
        </w:rPr>
        <w:t xml:space="preserve"> 355</w:t>
      </w:r>
      <w:del w:id="1100" w:author="Assessor GDSXSR" w:date="2026-10-31T00:13:28Z">
        <w:r>
          <w:rPr>
            <w:rFonts w:ascii="Arial" w:hAnsi="Arial"/>
            <w:sz w:val="28"/>
            <w:szCs w:val="28"/>
          </w:rPr>
          <w:delText xml:space="preserve">,</w:delText>
        </w:r>
      </w:del>
      <w:r>
        <w:rPr>
          <w:rFonts w:ascii="Arial" w:hAnsi="Arial"/>
          <w:sz w:val="28"/>
          <w:szCs w:val="28"/>
        </w:rPr>
        <w:t xml:space="preserve"> I</w:t>
      </w:r>
      <w:del w:id="1101" w:author="Assessor GDSXSR" w:date="2026-10-31T00:13:28Z">
        <w:r>
          <w:rPr>
            <w:rFonts w:ascii="Arial" w:hAnsi="Arial"/>
            <w:sz w:val="28"/>
            <w:szCs w:val="28"/>
          </w:rPr>
          <w:delText xml:space="preserve">, do CPC</w:delText>
        </w:r>
      </w:del>
      <w:ins w:id="1102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)</w:t>
        </w:r>
      </w:ins>
      <w:r>
        <w:rPr>
          <w:rFonts w:ascii="Arial" w:hAnsi="Arial"/>
          <w:sz w:val="28"/>
          <w:szCs w:val="28"/>
        </w:rPr>
        <w:t xml:space="preserve">.</w:t>
      </w:r>
    </w:p>
    <w:p w14:paraId="45C44E24" w14:textId="77777777" w:rsidR="00FE3F13" w:rsidRDefault="00EA68EF">
      <w:pPr>
        <w:pStyle w:val="Corpodetexto"/>
        <w:spacing w:after="0" w:line="360" w:lineRule="auto"/>
        <w:contextualSpacing/>
        <w:jc w:val="both"/>
      </w:pPr>
      <w:del w:id="1103" w:author="Assessor GDSXSR" w:date="2026-10-31T00:13:28Z">
        <w:r>
          <w:rPr>
            <w:rFonts w:ascii="Arial" w:hAnsi="Arial"/>
            <w:sz w:val="28"/>
            <w:szCs w:val="28"/>
          </w:rPr>
          <w:delText xml:space="preserve">8</w:delText>
        </w:r>
      </w:del>
      <w:ins w:id="1104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7</w:t>
        </w:r>
      </w:ins>
      <w:r>
        <w:rPr>
          <w:rFonts w:ascii="Arial" w:hAnsi="Arial"/>
          <w:sz w:val="28"/>
          <w:szCs w:val="28"/>
        </w:rPr>
        <w:t xml:space="preserve">. </w:t>
      </w:r>
      <w:r>
        <w:rPr>
          <w:rFonts w:ascii="Arial" w:hAnsi="Arial"/>
          <w:sz w:val="28"/>
          <w:szCs w:val="28"/>
        </w:rPr>
        <w:t xml:space="preserve">A gratuidade de justiça </w:t>
      </w:r>
      <w:ins w:id="1105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(CPC 98) </w:t>
        </w:r>
      </w:ins>
      <w:r>
        <w:rPr>
          <w:rFonts w:ascii="Arial" w:hAnsi="Arial"/>
          <w:sz w:val="28"/>
          <w:szCs w:val="28"/>
        </w:rPr>
        <w:t xml:space="preserve">e o superendividamento </w:t>
      </w:r>
      <w:del w:id="1106" w:author="Assessor GDSXSR" w:date="2026-10-31T00:13:28Z">
        <w:r>
          <w:rPr>
            <w:rFonts w:ascii="Arial" w:hAnsi="Arial"/>
            <w:sz w:val="28"/>
            <w:szCs w:val="28"/>
          </w:rPr>
          <w:delText xml:space="preserve">possuem</w:delText>
        </w:r>
      </w:del>
      <w:ins w:id="1107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(CDC 54-A § 1º) têm</w:t>
        </w:r>
      </w:ins>
      <w:r>
        <w:rPr>
          <w:rFonts w:ascii="Arial" w:hAnsi="Arial"/>
          <w:sz w:val="28"/>
          <w:szCs w:val="28"/>
        </w:rPr>
        <w:t xml:space="preserve"> pressupostos distintos</w:t>
      </w:r>
      <w:del w:id="1108" w:author="Assessor GDSXSR" w:date="2026-10-31T00:13:28Z">
        <w:r>
          <w:rPr>
            <w:rFonts w:ascii="Arial" w:hAnsi="Arial"/>
            <w:sz w:val="28"/>
            <w:szCs w:val="28"/>
          </w:rPr>
          <w:delText xml:space="preserve">.</w:delText>
        </w:r>
      </w:del>
      <w:ins w:id="1109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:</w:t>
        </w:r>
      </w:ins>
      <w:r>
        <w:rPr>
          <w:rFonts w:ascii="Arial" w:hAnsi="Arial"/>
          <w:sz w:val="28"/>
          <w:szCs w:val="28"/>
        </w:rPr>
        <w:t xml:space="preserve"> </w:t>
      </w:r>
      <w:del w:id="1110" w:author="Assessor GDSXSR" w:date="2026-10-31T00:13:28Z">
        <w:r>
          <w:rPr>
            <w:rFonts w:ascii="Arial" w:hAnsi="Arial"/>
            <w:sz w:val="28"/>
            <w:szCs w:val="28"/>
          </w:rPr>
          <w:delText xml:space="preserve">A concessão do benefício processual</w:delText>
        </w:r>
      </w:del>
      <w:ins w:id="1111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aquela</w:t>
        </w:r>
      </w:ins>
      <w:r>
        <w:rPr>
          <w:rFonts w:ascii="Arial" w:hAnsi="Arial"/>
          <w:sz w:val="28"/>
          <w:szCs w:val="28"/>
        </w:rPr>
        <w:t xml:space="preserve"> exige</w:t>
      </w:r>
      <w:del w:id="1112" w:author="Assessor GDSXSR" w:date="2026-10-31T00:13:28Z">
        <w:r>
          <w:rPr>
            <w:rFonts w:ascii="Arial" w:hAnsi="Arial"/>
            <w:sz w:val="28"/>
            <w:szCs w:val="28"/>
          </w:rPr>
          <w:delText xml:space="preserve"> demonstração de</w:delText>
        </w:r>
      </w:del>
      <w:r>
        <w:rPr>
          <w:rFonts w:ascii="Arial" w:hAnsi="Arial"/>
          <w:sz w:val="28"/>
          <w:szCs w:val="28"/>
        </w:rPr>
        <w:t xml:space="preserve"> insuficiência de recursos para custear o processo, </w:t>
      </w:r>
      <w:del w:id="1113" w:author="Assessor GDSXSR" w:date="2026-10-31T00:13:28Z">
        <w:r>
          <w:rPr>
            <w:rFonts w:ascii="Arial" w:hAnsi="Arial"/>
            <w:sz w:val="28"/>
            <w:szCs w:val="28"/>
          </w:rPr>
          <w:delText xml:space="preserve">enquanto</w:delText>
        </w:r>
      </w:del>
      <w:ins w:id="1114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e</w:t>
        </w:r>
      </w:ins>
      <w:r>
        <w:rPr>
          <w:rFonts w:ascii="Arial" w:hAnsi="Arial"/>
          <w:sz w:val="28"/>
          <w:szCs w:val="28"/>
        </w:rPr>
        <w:t xml:space="preserve"> </w:t>
      </w:r>
      <w:del w:id="1115" w:author="Assessor GDSXSR" w:date="2026-10-31T00:13:28Z">
        <w:r>
          <w:rPr>
            <w:rFonts w:ascii="Arial" w:hAnsi="Arial"/>
            <w:sz w:val="28"/>
            <w:szCs w:val="28"/>
          </w:rPr>
          <w:delText xml:space="preserve">o superendividamento demanda prova da</w:delText>
        </w:r>
      </w:del>
      <w:ins w:id="1116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este,</w:t>
        </w:r>
      </w:ins>
      <w:r>
        <w:rPr>
          <w:rFonts w:ascii="Arial" w:hAnsi="Arial"/>
          <w:sz w:val="28"/>
          <w:szCs w:val="28"/>
        </w:rPr>
        <w:t xml:space="preserve"> impossibilidade </w:t>
      </w:r>
      <w:ins w:id="1117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manifesta </w:t>
        </w:r>
      </w:ins>
      <w:r>
        <w:rPr>
          <w:rFonts w:ascii="Arial" w:hAnsi="Arial"/>
          <w:sz w:val="28"/>
          <w:szCs w:val="28"/>
        </w:rPr>
        <w:t xml:space="preserve">de </w:t>
      </w:r>
      <w:del w:id="1118" w:author="Assessor GDSXSR" w:date="2026-10-31T00:13:28Z">
        <w:r>
          <w:rPr>
            <w:rFonts w:ascii="Arial" w:hAnsi="Arial"/>
            <w:sz w:val="28"/>
            <w:szCs w:val="28"/>
          </w:rPr>
          <w:delText xml:space="preserve">pagamento</w:delText>
        </w:r>
      </w:del>
      <w:ins w:id="1119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pagar</w:t>
        </w:r>
      </w:ins>
      <w:r>
        <w:rPr>
          <w:rFonts w:ascii="Arial" w:hAnsi="Arial"/>
          <w:sz w:val="28"/>
          <w:szCs w:val="28"/>
        </w:rPr>
        <w:t xml:space="preserve"> </w:t>
      </w:r>
      <w:del w:id="1120" w:author="Assessor GDSXSR" w:date="2026-10-31T00:13:28Z">
        <w:r>
          <w:rPr>
            <w:rFonts w:ascii="Arial" w:hAnsi="Arial"/>
            <w:sz w:val="28"/>
            <w:szCs w:val="28"/>
          </w:rPr>
          <w:delText xml:space="preserve">das</w:delText>
        </w:r>
      </w:del>
      <w:ins w:id="1121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as</w:t>
        </w:r>
      </w:ins>
      <w:r>
        <w:rPr>
          <w:rFonts w:ascii="Arial" w:hAnsi="Arial"/>
          <w:sz w:val="28"/>
          <w:szCs w:val="28"/>
        </w:rPr>
        <w:t xml:space="preserve"> dívidas </w:t>
      </w:r>
      <w:ins w:id="1122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de consumo </w:t>
        </w:r>
      </w:ins>
      <w:r>
        <w:rPr>
          <w:rFonts w:ascii="Arial" w:hAnsi="Arial"/>
          <w:sz w:val="28"/>
          <w:szCs w:val="28"/>
        </w:rPr>
        <w:t xml:space="preserve">sem </w:t>
      </w:r>
      <w:del w:id="1123" w:author="Assessor GDSXSR" w:date="2026-10-31T00:13:28Z">
        <w:r>
          <w:rPr>
            <w:rFonts w:ascii="Arial" w:hAnsi="Arial"/>
            <w:sz w:val="28"/>
            <w:szCs w:val="28"/>
          </w:rPr>
          <w:delText xml:space="preserve">comprometimento</w:delText>
        </w:r>
      </w:del>
      <w:ins w:id="1124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comprometer</w:t>
        </w:r>
      </w:ins>
      <w:r>
        <w:rPr>
          <w:rFonts w:ascii="Arial" w:hAnsi="Arial"/>
          <w:sz w:val="28"/>
          <w:szCs w:val="28"/>
        </w:rPr>
        <w:t xml:space="preserve"> </w:t>
      </w:r>
      <w:del w:id="1125" w:author="Assessor GDSXSR" w:date="2026-10-31T00:13:28Z">
        <w:r>
          <w:rPr>
            <w:rFonts w:ascii="Arial" w:hAnsi="Arial"/>
            <w:sz w:val="28"/>
            <w:szCs w:val="28"/>
          </w:rPr>
          <w:delText xml:space="preserve">do</w:delText>
        </w:r>
      </w:del>
      <w:ins w:id="1126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o</w:t>
        </w:r>
      </w:ins>
      <w:r>
        <w:rPr>
          <w:rFonts w:ascii="Arial" w:hAnsi="Arial"/>
          <w:sz w:val="28"/>
          <w:szCs w:val="28"/>
        </w:rPr>
        <w:t xml:space="preserve"> mínimo existencial.</w:t>
      </w:r>
      <w:ins w:id="1127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 Declaração de hipossuficiência e extratos de baixa movimentação não o comprovam.</w:t>
        </w:r>
      </w:ins>
    </w:p>
    <w:p w14:paraId="45C44E25" w14:textId="77777777" w:rsidR="00FE3F13" w:rsidRDefault="00EA68EF">
      <w:pPr>
        <w:pStyle w:val="Corpodetexto"/>
        <w:spacing w:after="0" w:line="360" w:lineRule="auto"/>
        <w:contextualSpacing/>
        <w:jc w:val="both"/>
        <w:rPr>
          <w:del w:id="1130" w:author="Assessor GDSXSR" w:date="2026-10-31T00:13:28Z"/>
        </w:rPr>
      </w:pPr>
      <w:del w:id="1128" w:author="Assessor GDSXSR" w:date="2026-10-31T00:13:28Z">
        <w:r>
          <w:rPr>
            <w:rFonts w:ascii="Arial" w:hAnsi="Arial"/>
            <w:sz w:val="28"/>
            <w:szCs w:val="28"/>
          </w:rPr>
          <w:delText xml:space="preserve">9. </w:delText>
        </w:r>
      </w:del>
      <w:del w:id="1129" w:author="Assessor GDSXSR" w:date="2026-10-31T00:13:28Z">
        <w:r>
          <w:rPr>
            <w:rFonts w:ascii="Arial" w:hAnsi="Arial"/>
            <w:sz w:val="28"/>
            <w:szCs w:val="28"/>
          </w:rPr>
          <w:delText>A apresentação de declaração de hipossuficiência e de extratos bancários com movimentação reduzida não comprova, por si só, a situação de superendividamento prevista no art. 54-A do CDC, sobretudo na ausência de demonstração completa de receitas, despesas, patrimônio e passivo.</w:delText>
        </w:r>
      </w:del>
    </w:p>
    <w:p w14:paraId="45C44E26" w14:textId="77777777" w:rsidR="00FE3F13" w:rsidRDefault="00EA68EF">
      <w:pPr>
        <w:pStyle w:val="Corpodetexto"/>
        <w:spacing w:after="0" w:line="360" w:lineRule="auto"/>
        <w:contextualSpacing/>
        <w:jc w:val="both"/>
      </w:pPr>
      <w:del w:id="1131" w:author="Assessor GDSXSR" w:date="2026-10-31T00:13:28Z">
        <w:r>
          <w:rPr>
            <w:rFonts w:ascii="Arial" w:hAnsi="Arial"/>
            <w:sz w:val="28"/>
            <w:szCs w:val="28"/>
          </w:rPr>
          <w:delText xml:space="preserve">10</w:delText>
        </w:r>
      </w:del>
      <w:ins w:id="1132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8</w:t>
        </w:r>
      </w:ins>
      <w:r>
        <w:rPr>
          <w:rFonts w:ascii="Arial" w:hAnsi="Arial"/>
          <w:sz w:val="28"/>
          <w:szCs w:val="28"/>
        </w:rPr>
        <w:t xml:space="preserve">. </w:t>
      </w:r>
      <w:r>
        <w:rPr>
          <w:rFonts w:ascii="Arial" w:hAnsi="Arial"/>
          <w:sz w:val="28"/>
          <w:szCs w:val="28"/>
        </w:rPr>
        <w:t xml:space="preserve">A </w:t>
      </w:r>
      <w:del w:id="1133" w:author="Assessor GDSXSR" w:date="2026-10-31T00:13:28Z">
        <w:r>
          <w:rPr>
            <w:rFonts w:ascii="Arial" w:hAnsi="Arial"/>
            <w:sz w:val="28"/>
            <w:szCs w:val="28"/>
          </w:rPr>
          <w:delText xml:space="preserve">operação de crédito</w:delText>
        </w:r>
      </w:del>
      <w:ins w:id="1134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cédula</w:t>
        </w:r>
      </w:ins>
      <w:r>
        <w:rPr>
          <w:rFonts w:ascii="Arial" w:hAnsi="Arial"/>
          <w:sz w:val="28"/>
          <w:szCs w:val="28"/>
        </w:rPr>
        <w:t xml:space="preserve"> destinou-se ao custeio </w:t>
      </w:r>
      <w:del w:id="1135" w:author="Assessor GDSXSR" w:date="2026-10-31T00:13:28Z">
        <w:r>
          <w:rPr>
            <w:rFonts w:ascii="Arial" w:hAnsi="Arial"/>
            <w:sz w:val="28"/>
            <w:szCs w:val="28"/>
          </w:rPr>
          <w:delText xml:space="preserve">da</w:delText>
        </w:r>
      </w:del>
      <w:ins w:id="1136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de</w:t>
        </w:r>
      </w:ins>
      <w:r>
        <w:rPr>
          <w:rFonts w:ascii="Arial" w:hAnsi="Arial"/>
          <w:sz w:val="28"/>
          <w:szCs w:val="28"/>
        </w:rPr>
        <w:t xml:space="preserve"> atividade agropecuária</w:t>
      </w:r>
      <w:del w:id="1137" w:author="Assessor GDSXSR" w:date="2026-10-31T00:13:28Z">
        <w:r>
          <w:rPr>
            <w:rFonts w:ascii="Arial" w:hAnsi="Arial"/>
            <w:sz w:val="28"/>
            <w:szCs w:val="28"/>
          </w:rPr>
          <w:delText xml:space="preserve"> da devedora, caracterizando financiamento de atividade produtiva</w:delText>
        </w:r>
      </w:del>
      <w:r>
        <w:rPr>
          <w:rFonts w:ascii="Arial" w:hAnsi="Arial"/>
          <w:sz w:val="28"/>
          <w:szCs w:val="28"/>
        </w:rPr>
        <w:t xml:space="preserve">, e não </w:t>
      </w:r>
      <w:del w:id="1138" w:author="Assessor GDSXSR" w:date="2026-10-31T00:13:28Z">
        <w:r>
          <w:rPr>
            <w:rFonts w:ascii="Arial" w:hAnsi="Arial"/>
            <w:sz w:val="28"/>
            <w:szCs w:val="28"/>
          </w:rPr>
          <w:delText xml:space="preserve">crédito voltado </w:delText>
        </w:r>
      </w:del>
      <w:r>
        <w:rPr>
          <w:rFonts w:ascii="Arial" w:hAnsi="Arial"/>
          <w:sz w:val="28"/>
          <w:szCs w:val="28"/>
        </w:rPr>
        <w:t xml:space="preserve">ao consumo final</w:t>
      </w:r>
      <w:del w:id="1139" w:author="Assessor GDSXSR" w:date="2026-10-31T00:13:28Z">
        <w:r>
          <w:rPr>
            <w:rFonts w:ascii="Arial" w:hAnsi="Arial"/>
            <w:sz w:val="28"/>
            <w:szCs w:val="28"/>
          </w:rPr>
          <w:delText xml:space="preserve">.</w:delText>
        </w:r>
      </w:del>
      <w:ins w:id="1140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,</w:t>
        </w:r>
      </w:ins>
      <w:r>
        <w:rPr>
          <w:rFonts w:ascii="Arial" w:hAnsi="Arial"/>
          <w:sz w:val="28"/>
          <w:szCs w:val="28"/>
        </w:rPr>
        <w:t xml:space="preserve"> </w:t>
      </w:r>
      <w:del w:id="1141" w:author="Assessor GDSXSR" w:date="2026-10-31T00:13:28Z">
        <w:r>
          <w:rPr>
            <w:rFonts w:ascii="Arial" w:hAnsi="Arial"/>
            <w:sz w:val="28"/>
            <w:szCs w:val="28"/>
          </w:rPr>
          <w:delText xml:space="preserve">Tal</w:delText>
        </w:r>
      </w:del>
      <w:ins w:id="1142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o</w:t>
        </w:r>
      </w:ins>
      <w:r>
        <w:rPr>
          <w:rFonts w:ascii="Arial" w:hAnsi="Arial"/>
          <w:sz w:val="28"/>
          <w:szCs w:val="28"/>
        </w:rPr>
        <w:t xml:space="preserve"> </w:t>
      </w:r>
      <w:del w:id="1143" w:author="Assessor GDSXSR" w:date="2026-10-31T00:13:28Z">
        <w:r>
          <w:rPr>
            <w:rFonts w:ascii="Arial" w:hAnsi="Arial"/>
            <w:sz w:val="28"/>
            <w:szCs w:val="28"/>
          </w:rPr>
          <w:delText xml:space="preserve">circunstância</w:delText>
        </w:r>
      </w:del>
      <w:ins w:id="1144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que</w:t>
        </w:r>
      </w:ins>
      <w:r>
        <w:rPr>
          <w:rFonts w:ascii="Arial" w:hAnsi="Arial"/>
          <w:sz w:val="28"/>
          <w:szCs w:val="28"/>
        </w:rPr>
        <w:t xml:space="preserve"> afasta a</w:t>
      </w:r>
      <w:del w:id="1145" w:author="Assessor GDSXSR" w:date="2026-10-31T00:13:28Z">
        <w:r>
          <w:rPr>
            <w:rFonts w:ascii="Arial" w:hAnsi="Arial"/>
            <w:sz w:val="28"/>
            <w:szCs w:val="28"/>
          </w:rPr>
          <w:delText xml:space="preserve"> incidência da</w:delText>
        </w:r>
      </w:del>
      <w:r>
        <w:rPr>
          <w:rFonts w:ascii="Arial" w:hAnsi="Arial"/>
          <w:sz w:val="28"/>
          <w:szCs w:val="28"/>
        </w:rPr>
        <w:t xml:space="preserve"> disciplina consumerista invocada </w:t>
      </w:r>
      <w:del w:id="1146" w:author="Assessor GDSXSR" w:date="2026-10-31T00:13:28Z">
        <w:r>
          <w:rPr>
            <w:rFonts w:ascii="Arial" w:hAnsi="Arial"/>
            <w:sz w:val="28"/>
            <w:szCs w:val="28"/>
          </w:rPr>
          <w:delText xml:space="preserve">para</w:delText>
        </w:r>
      </w:del>
      <w:ins w:id="1147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(CDC</w:t>
        </w:r>
      </w:ins>
      <w:r>
        <w:rPr>
          <w:rFonts w:ascii="Arial" w:hAnsi="Arial"/>
          <w:sz w:val="28"/>
          <w:szCs w:val="28"/>
        </w:rPr>
        <w:t xml:space="preserve"> </w:t>
      </w:r>
      <w:del w:id="1148" w:author="Assessor GDSXSR" w:date="2026-10-31T00:13:28Z">
        <w:r>
          <w:rPr>
            <w:rFonts w:ascii="Arial" w:hAnsi="Arial"/>
            <w:sz w:val="28"/>
            <w:szCs w:val="28"/>
          </w:rPr>
          <w:delText xml:space="preserve">fundamentar a repactuação de dívidas</w:delText>
        </w:r>
      </w:del>
      <w:ins w:id="1149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2º)</w:t>
        </w:r>
      </w:ins>
      <w:r>
        <w:rPr>
          <w:rFonts w:ascii="Arial" w:hAnsi="Arial"/>
          <w:sz w:val="28"/>
          <w:szCs w:val="28"/>
        </w:rPr>
        <w:t xml:space="preserve">.</w:t>
      </w:r>
    </w:p>
    <w:p w14:paraId="45C44E27" w14:textId="78916259" w:rsidR="00FE3F13" w:rsidRDefault="00EA68EF">
      <w:pPr>
        <w:pStyle w:val="Corpodetexto"/>
        <w:spacing w:after="0" w:line="360" w:lineRule="auto"/>
        <w:contextualSpacing/>
        <w:jc w:val="both"/>
      </w:pPr>
      <w:del w:id="1150" w:author="Assessor GDSXSR" w:date="2026-10-31T00:13:28Z">
        <w:r>
          <w:rPr>
            <w:rFonts w:ascii="Arial" w:hAnsi="Arial"/>
            <w:sz w:val="28"/>
            <w:szCs w:val="28"/>
          </w:rPr>
          <w:delText xml:space="preserve">11</w:delText>
        </w:r>
      </w:del>
      <w:ins w:id="1151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9</w:t>
        </w:r>
      </w:ins>
      <w:r>
        <w:rPr>
          <w:rFonts w:ascii="Arial" w:hAnsi="Arial"/>
          <w:sz w:val="28"/>
          <w:szCs w:val="28"/>
        </w:rPr>
        <w:t xml:space="preserve">. </w:t>
      </w:r>
      <w:r>
        <w:rPr>
          <w:rFonts w:ascii="Arial" w:hAnsi="Arial"/>
          <w:sz w:val="28"/>
          <w:szCs w:val="28"/>
        </w:rPr>
        <w:t xml:space="preserve">A repactuação de dívidas </w:t>
      </w:r>
      <w:del w:id="1152" w:author="Assessor GDSXSR" w:date="2026-10-31T00:13:28Z">
        <w:r>
          <w:rPr>
            <w:rFonts w:ascii="Arial" w:hAnsi="Arial"/>
            <w:sz w:val="28"/>
            <w:szCs w:val="28"/>
          </w:rPr>
          <w:delText xml:space="preserve">introduzida</w:delText>
        </w:r>
      </w:del>
      <w:ins w:id="1153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(CDC</w:t>
        </w:r>
      </w:ins>
      <w:r>
        <w:rPr>
          <w:rFonts w:ascii="Arial" w:hAnsi="Arial"/>
          <w:sz w:val="28"/>
          <w:szCs w:val="28"/>
        </w:rPr>
        <w:t xml:space="preserve"> </w:t>
      </w:r>
      <w:del w:id="1154" w:author="Assessor GDSXSR" w:date="2026-10-31T00:13:28Z">
        <w:r>
          <w:rPr>
            <w:rFonts w:ascii="Arial" w:hAnsi="Arial"/>
            <w:sz w:val="28"/>
            <w:szCs w:val="28"/>
          </w:rPr>
          <w:delText xml:space="preserve">pela</w:delText>
        </w:r>
      </w:del>
      <w:ins w:id="1155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104-A</w:t>
        </w:r>
      </w:ins>
      <w:r>
        <w:rPr>
          <w:rFonts w:ascii="Arial" w:hAnsi="Arial"/>
          <w:sz w:val="28"/>
          <w:szCs w:val="28"/>
        </w:rPr>
        <w:t xml:space="preserve"> </w:t>
      </w:r>
      <w:del w:id="1156" w:author="Assessor GDSXSR" w:date="2026-10-31T00:13:28Z">
        <w:r>
          <w:rPr>
            <w:rFonts w:ascii="Arial" w:hAnsi="Arial"/>
            <w:sz w:val="28"/>
            <w:szCs w:val="28"/>
          </w:rPr>
          <w:delText xml:space="preserve">Lei</w:delText>
        </w:r>
      </w:del>
      <w:ins w:id="1157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e</w:t>
        </w:r>
      </w:ins>
      <w:r>
        <w:rPr>
          <w:rFonts w:ascii="Arial" w:hAnsi="Arial"/>
          <w:sz w:val="28"/>
          <w:szCs w:val="28"/>
        </w:rPr>
        <w:t xml:space="preserve"> </w:t>
      </w:r>
      <w:del w:id="1158" w:author="Assessor GDSXSR" w:date="2026-10-31T00:13:28Z">
        <w:r>
          <w:rPr>
            <w:rFonts w:ascii="Arial" w:hAnsi="Arial"/>
            <w:sz w:val="28"/>
            <w:szCs w:val="28"/>
          </w:rPr>
          <w:delText xml:space="preserve">nº</w:delText>
        </w:r>
      </w:del>
      <w:ins w:id="1159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104-B)</w:t>
        </w:r>
      </w:ins>
      <w:r>
        <w:rPr>
          <w:rFonts w:ascii="Arial" w:hAnsi="Arial"/>
          <w:sz w:val="28"/>
          <w:szCs w:val="28"/>
        </w:rPr>
        <w:t xml:space="preserve"> </w:t>
      </w:r>
      <w:del w:id="1160" w:author="Assessor GDSXSR" w:date="2026-10-31T00:13:28Z">
        <w:r>
          <w:rPr>
            <w:rFonts w:ascii="Arial" w:hAnsi="Arial"/>
            <w:sz w:val="28"/>
            <w:szCs w:val="28"/>
          </w:rPr>
          <w:delText xml:space="preserve">14.181/2021 submete-se a</w:delText>
        </w:r>
      </w:del>
      <w:ins w:id="1161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segue</w:t>
        </w:r>
      </w:ins>
      <w:r>
        <w:rPr>
          <w:rFonts w:ascii="Arial" w:hAnsi="Arial"/>
          <w:sz w:val="28"/>
          <w:szCs w:val="28"/>
        </w:rPr>
        <w:t xml:space="preserve"> procedimento próprio, incompatível com a ação monitória, </w:t>
      </w:r>
      <w:del w:id="1162" w:author="Assessor GDSXSR" w:date="2026-10-31T00:13:28Z">
        <w:r>
          <w:rPr>
            <w:rFonts w:ascii="Arial" w:hAnsi="Arial"/>
            <w:sz w:val="28"/>
            <w:szCs w:val="28"/>
          </w:rPr>
          <w:delText xml:space="preserve">além</w:delText>
        </w:r>
      </w:del>
      <w:ins w:id="1163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e</w:t>
        </w:r>
      </w:ins>
      <w:r>
        <w:rPr>
          <w:rFonts w:ascii="Arial" w:hAnsi="Arial"/>
          <w:sz w:val="28"/>
          <w:szCs w:val="28"/>
        </w:rPr>
        <w:t xml:space="preserve"> </w:t>
      </w:r>
      <w:del w:id="1164" w:author="Assessor GDSXSR" w:date="2026-10-31T00:13:28Z">
        <w:r>
          <w:rPr>
            <w:rFonts w:ascii="Arial" w:hAnsi="Arial"/>
            <w:sz w:val="28"/>
            <w:szCs w:val="28"/>
          </w:rPr>
          <w:delText xml:space="preserve">de exigir requisitos não apresentados pela </w:delText>
        </w:r>
        <w:r>
          <w:rPr>
            <w:rFonts w:ascii="Arial" w:hAnsi="Arial"/>
            <w:sz w:val="28"/>
            <w:szCs w:val="28"/>
          </w:rPr>
          <w:delText xml:space="preserve">apela</w:delText>
        </w:r>
        <w:r>
          <w:rPr>
            <w:rFonts w:ascii="Arial" w:hAnsi="Arial"/>
            <w:sz w:val="28"/>
            <w:szCs w:val="28"/>
          </w:rPr>
          <w:delText xml:space="preserve">nte, como</w:delText>
        </w:r>
      </w:del>
      <w:ins w:id="1165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exige</w:t>
        </w:r>
      </w:ins>
      <w:r>
        <w:rPr>
          <w:rFonts w:ascii="Arial" w:hAnsi="Arial"/>
          <w:sz w:val="28"/>
          <w:szCs w:val="28"/>
        </w:rPr>
        <w:t xml:space="preserve"> plano de pagamento, relação</w:t>
      </w:r>
      <w:del w:id="1166" w:author="Assessor GDSXSR" w:date="2026-10-31T00:13:28Z">
        <w:r>
          <w:rPr>
            <w:rFonts w:ascii="Arial" w:hAnsi="Arial"/>
            <w:sz w:val="28"/>
            <w:szCs w:val="28"/>
          </w:rPr>
          <w:delText xml:space="preserve"> integral</w:delText>
        </w:r>
      </w:del>
      <w:r>
        <w:rPr>
          <w:rFonts w:ascii="Arial" w:hAnsi="Arial"/>
          <w:sz w:val="28"/>
          <w:szCs w:val="28"/>
        </w:rPr>
        <w:t xml:space="preserve"> de credores e discriminação de receitas e despesas</w:t>
      </w:r>
      <w:ins w:id="1167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, não apresentados</w:t>
        </w:r>
      </w:ins>
      <w:r>
        <w:rPr>
          <w:rFonts w:ascii="Arial" w:hAnsi="Arial"/>
          <w:sz w:val="28"/>
          <w:szCs w:val="28"/>
        </w:rPr>
        <w:t xml:space="preserve">.</w:t>
      </w:r>
    </w:p>
    <w:p w14:paraId="45C44E28" w14:textId="77777777" w:rsidR="00FE3F13" w:rsidRDefault="00EA68EF">
      <w:pPr>
        <w:pStyle w:val="Corpodetexto"/>
        <w:spacing w:after="0" w:line="360" w:lineRule="auto"/>
        <w:contextualSpacing/>
        <w:jc w:val="both"/>
      </w:pPr>
      <w:r>
        <w:rPr>
          <w:rStyle w:val="nfaseforte"/>
          <w:rFonts w:ascii="Arial" w:hAnsi="Arial"/>
          <w:sz w:val="28"/>
          <w:szCs w:val="28"/>
        </w:rPr>
        <w:t>IV. Dispositivo</w:t>
      </w:r>
    </w:p>
    <w:p w14:paraId="45C44E2A" w14:textId="7BB99540" w:rsidR="00FE3F13" w:rsidRDefault="008166D6" w:rsidP="00996251">
      <w:pPr>
        <w:pStyle w:val="Corpodetexto"/>
        <w:spacing w:after="0" w:line="360" w:lineRule="auto"/>
        <w:contextualSpacing/>
        <w:jc w:val="both"/>
        <w:rPr>
          <w:rFonts w:ascii="Arial" w:hAnsi="Arial"/>
          <w:sz w:val="28"/>
          <w:szCs w:val="28"/>
        </w:rPr>
      </w:pPr>
      <w:del w:id="1168" w:author="Assessor GDSXSR" w:date="2026-10-31T00:13:28Z">
        <w:r>
          <w:rPr>
            <w:rFonts w:ascii="Arial" w:hAnsi="Arial"/>
            <w:sz w:val="28"/>
            <w:szCs w:val="28"/>
          </w:rPr>
          <w:delText xml:space="preserve">12</w:delText>
        </w:r>
      </w:del>
      <w:ins w:id="1169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10</w:t>
        </w:r>
      </w:ins>
      <w:r>
        <w:rPr>
          <w:rFonts w:ascii="Arial" w:hAnsi="Arial"/>
          <w:sz w:val="28"/>
          <w:szCs w:val="28"/>
        </w:rPr>
        <w:t xml:space="preserve">. </w:t>
      </w:r>
      <w:r>
        <w:rPr>
          <w:rFonts w:ascii="Arial" w:hAnsi="Arial"/>
          <w:sz w:val="28"/>
          <w:szCs w:val="28"/>
        </w:rPr>
        <w:t xml:space="preserve">Negou-se provimento aos apelos d</w:t>
      </w:r>
      <w:r>
        <w:rPr>
          <w:rFonts w:ascii="Arial" w:hAnsi="Arial"/>
          <w:sz w:val="28"/>
          <w:szCs w:val="28"/>
        </w:rPr>
        <w:t xml:space="preserve">e ambos </w:t>
      </w:r>
      <w:r>
        <w:rPr>
          <w:rFonts w:ascii="Arial" w:hAnsi="Arial"/>
          <w:sz w:val="28"/>
          <w:szCs w:val="28"/>
        </w:rPr>
        <w:t xml:space="preserve">os réus.</w:t>
      </w:r>
      <w:del w:id="1170" w:author="Assessor GDSXSR" w:date="2026-10-31T00:13:28Z">
        <w:r>
          <w:rPr>
            <w:rFonts w:ascii="Arial" w:hAnsi="Arial"/>
            <w:sz w:val="28"/>
            <w:szCs w:val="28"/>
          </w:rPr>
          <w:delText xml:space="preserve"> </w:delText>
        </w:r>
      </w:del>
    </w:p>
    <w:p w14:paraId="442066EE" w14:textId="3A6D3202" w:rsidR="005F7AE6" w:rsidRPr="005F7AE6" w:rsidRDefault="005F7AE6" w:rsidP="00996251">
      <w:pPr>
        <w:pStyle w:val="Corpodetexto"/>
        <w:spacing w:after="0" w:line="360" w:lineRule="auto"/>
        <w:contextualSpacing/>
        <w:jc w:val="both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lastRenderedPageBreak/>
        <w:t>_____</w:t>
      </w:r>
    </w:p>
    <w:p w14:paraId="45C44E2B" w14:textId="1F977DDC" w:rsidR="00FE3F13" w:rsidRDefault="00EA68EF">
      <w:pPr>
        <w:pStyle w:val="Corpodetexto"/>
        <w:spacing w:line="360" w:lineRule="auto"/>
        <w:jc w:val="both"/>
        <w:rPr>
          <w:rFonts w:ascii="Arial" w:hAnsi="Arial"/>
          <w:i/>
          <w:iCs/>
          <w:sz w:val="26"/>
          <w:szCs w:val="26"/>
        </w:rPr>
      </w:pPr>
      <w:r>
        <w:rPr>
          <w:rFonts w:ascii="Arial" w:hAnsi="Arial"/>
          <w:i/>
          <w:iCs/>
          <w:sz w:val="26"/>
          <w:szCs w:val="26"/>
        </w:rPr>
        <w:t xml:space="preserve">D</w:t>
      </w:r>
      <w:r>
        <w:rPr>
          <w:rFonts w:ascii="Arial" w:hAnsi="Arial"/>
          <w:i/>
          <w:iCs/>
          <w:sz w:val="26"/>
          <w:szCs w:val="26"/>
        </w:rPr>
        <w:t xml:space="preserve">ispositivos relevantes citados: </w:t>
      </w:r>
      <w:r>
        <w:rPr>
          <w:rFonts w:ascii="Arial" w:hAnsi="Arial"/>
          <w:sz w:val="26"/>
          <w:szCs w:val="26"/>
        </w:rPr>
        <w:t xml:space="preserve">CPC, arts. </w:t>
      </w:r>
      <w:r>
        <w:rPr>
          <w:rFonts w:ascii="Arial" w:hAnsi="Arial"/>
          <w:sz w:val="26"/>
          <w:szCs w:val="26"/>
        </w:rPr>
        <w:t xml:space="preserve">85, § 11</w:t>
      </w:r>
      <w:r>
        <w:rPr>
          <w:rFonts w:ascii="Arial" w:hAnsi="Arial"/>
          <w:sz w:val="26"/>
          <w:szCs w:val="26"/>
        </w:rPr>
        <w:t xml:space="preserve">, </w:t>
      </w:r>
      <w:r>
        <w:rPr>
          <w:rFonts w:ascii="Arial" w:hAnsi="Arial"/>
          <w:sz w:val="26"/>
          <w:szCs w:val="26"/>
        </w:rPr>
        <w:t xml:space="preserve">98, </w:t>
      </w:r>
      <w:ins w:id="1171" w:author="Assessor GDSXSR" w:date="2026-10-31T00:13:28Z">
        <w:r>
          <w:rPr>
            <w:rFonts w:ascii="Arial" w:hAnsi="Arial"/>
            <w:color w:val="808080"/>
            <w:sz w:val="26"/>
            <w:szCs w:val="26"/>
          </w:rPr>
          <w:t xml:space="preserve">341, parágrafo único, </w:t>
        </w:r>
      </w:ins>
      <w:r>
        <w:rPr>
          <w:rFonts w:ascii="Arial" w:hAnsi="Arial"/>
          <w:sz w:val="26"/>
          <w:szCs w:val="26"/>
        </w:rPr>
        <w:t xml:space="preserve">355, I, 487, I, </w:t>
      </w:r>
      <w:ins w:id="1172" w:author="Assessor GDSXSR" w:date="2026-10-31T00:13:28Z">
        <w:r>
          <w:rPr>
            <w:rFonts w:ascii="Arial" w:hAnsi="Arial"/>
            <w:color w:val="808080"/>
            <w:sz w:val="26"/>
            <w:szCs w:val="26"/>
          </w:rPr>
          <w:t xml:space="preserve">489, § 1º, </w:t>
        </w:r>
      </w:ins>
      <w:r>
        <w:rPr>
          <w:rFonts w:ascii="Arial" w:hAnsi="Arial"/>
          <w:sz w:val="26"/>
          <w:szCs w:val="26"/>
        </w:rPr>
        <w:t xml:space="preserve">700</w:t>
      </w:r>
      <w:del w:id="1173" w:author="Assessor GDSXSR" w:date="2026-10-31T00:13:28Z">
        <w:r>
          <w:rPr>
            <w:rFonts w:ascii="Arial" w:hAnsi="Arial"/>
            <w:sz w:val="26"/>
            <w:szCs w:val="26"/>
          </w:rPr>
          <w:delText xml:space="preserve"> e</w:delText>
        </w:r>
      </w:del>
      <w:ins w:id="1174" w:author="Assessor GDSXSR" w:date="2026-10-31T00:13:28Z">
        <w:r>
          <w:rPr>
            <w:rFonts w:ascii="Arial" w:hAnsi="Arial"/>
            <w:color w:val="808080"/>
            <w:sz w:val="26"/>
            <w:szCs w:val="26"/>
          </w:rPr>
          <w:t xml:space="preserve">,</w:t>
        </w:r>
      </w:ins>
      <w:r>
        <w:rPr>
          <w:rFonts w:ascii="Arial" w:hAnsi="Arial"/>
          <w:sz w:val="26"/>
          <w:szCs w:val="26"/>
        </w:rPr>
        <w:t xml:space="preserve"> 702, §</w:t>
      </w:r>
      <w:ins w:id="1175" w:author="Assessor GDSXSR" w:date="2026-10-31T00:13:28Z">
        <w:r>
          <w:rPr>
            <w:rFonts w:ascii="Arial" w:hAnsi="Arial"/>
            <w:color w:val="808080"/>
            <w:sz w:val="26"/>
            <w:szCs w:val="26"/>
          </w:rPr>
          <w:t xml:space="preserve">§</w:t>
        </w:r>
      </w:ins>
      <w:r>
        <w:rPr>
          <w:rFonts w:ascii="Arial" w:hAnsi="Arial"/>
          <w:sz w:val="26"/>
          <w:szCs w:val="26"/>
        </w:rPr>
        <w:t xml:space="preserve"> 2º</w:t>
      </w:r>
      <w:ins w:id="1176" w:author="Assessor GDSXSR" w:date="2026-10-31T00:13:28Z">
        <w:r>
          <w:rPr>
            <w:rFonts w:ascii="Arial" w:hAnsi="Arial"/>
            <w:color w:val="808080"/>
            <w:sz w:val="26"/>
            <w:szCs w:val="26"/>
          </w:rPr>
          <w:t xml:space="preserve"> e 3º, e 1.012, §§ 3º e 4º</w:t>
        </w:r>
      </w:ins>
      <w:r>
        <w:rPr>
          <w:rFonts w:ascii="Arial" w:hAnsi="Arial"/>
          <w:sz w:val="26"/>
          <w:szCs w:val="26"/>
        </w:rPr>
        <w:t xml:space="preserve">; CC, art. 406, § 1º; CDC, arts. 2º, 54-A, </w:t>
      </w:r>
      <w:ins w:id="1177" w:author="Assessor GDSXSR" w:date="2026-10-31T00:13:28Z">
        <w:r>
          <w:rPr>
            <w:rFonts w:ascii="Arial" w:hAnsi="Arial"/>
            <w:color w:val="808080"/>
            <w:sz w:val="26"/>
            <w:szCs w:val="26"/>
          </w:rPr>
          <w:t xml:space="preserve">§ 1º, </w:t>
        </w:r>
      </w:ins>
      <w:r>
        <w:rPr>
          <w:rFonts w:ascii="Arial" w:hAnsi="Arial"/>
          <w:sz w:val="26"/>
          <w:szCs w:val="26"/>
        </w:rPr>
        <w:t xml:space="preserve">104-A e 104-B; Lei nº 14.181/2021.</w:t>
      </w:r>
    </w:p>
    <w:p w14:paraId="45C44E2C" w14:textId="3BB40BC2" w:rsidR="00FE3F13" w:rsidRDefault="00EA68EF">
      <w:pPr>
        <w:pStyle w:val="Corpodetexto"/>
        <w:spacing w:line="360" w:lineRule="auto"/>
        <w:jc w:val="both"/>
        <w:rPr>
          <w:rFonts w:ascii="Arial" w:hAnsi="Arial"/>
          <w:i/>
          <w:iCs/>
          <w:sz w:val="26"/>
          <w:szCs w:val="26"/>
        </w:rPr>
      </w:pPr>
      <w:r>
        <w:rPr>
          <w:rFonts w:ascii="Arial" w:hAnsi="Arial"/>
          <w:i/>
          <w:iCs/>
          <w:sz w:val="26"/>
          <w:szCs w:val="26"/>
        </w:rPr>
        <w:t xml:space="preserve">Jurisprudência relevante citada:</w:t>
      </w:r>
      <w:ins w:id="1178" w:author="Assessor GDSXSR" w:date="2026-10-31T00:13:28Z">
        <w:r>
          <w:rPr>
            <w:rFonts w:ascii="Arial" w:hAnsi="Arial"/>
            <w:i/>
            <w:iCs/>
            <w:color w:val="808080"/>
            <w:sz w:val="26"/>
            <w:szCs w:val="26"/>
          </w:rPr>
          <w:t xml:space="preserve"> STJ, Súmula nº 247;</w:t>
        </w:r>
      </w:ins>
      <w:r>
        <w:rPr>
          <w:rFonts w:ascii="Arial" w:hAnsi="Arial"/>
          <w:i/>
          <w:iCs/>
          <w:sz w:val="26"/>
          <w:szCs w:val="26"/>
        </w:rPr>
        <w:t xml:space="preserve"> </w:t>
      </w:r>
      <w:r>
        <w:rPr>
          <w:rFonts w:ascii="Arial" w:hAnsi="Arial"/>
          <w:sz w:val="26"/>
          <w:szCs w:val="26"/>
        </w:rPr>
        <w:t xml:space="preserve">TJDFT, </w:t>
      </w:r>
      <w:r>
        <w:rPr>
          <w:rFonts w:ascii="Arial" w:hAnsi="Arial" w:cs="Arial"/>
          <w:color w:val="000000" w:themeColor="text1"/>
          <w:sz w:val="26"/>
          <w:szCs w:val="26"/>
        </w:rPr>
        <w:t xml:space="preserve">Acórdão 1975790,</w:t>
      </w:r>
      <w:del w:id="1179" w:author="Assessor GDSXSR" w:date="2026-10-31T00:13:28Z">
        <w:r>
          <w:rPr>
            <w:rFonts w:ascii="Arial" w:hAnsi="Arial" w:cs="Arial"/>
            <w:i/>
            <w:iCs/>
            <w:color w:val="000000" w:themeColor="text1"/>
            <w:sz w:val="26"/>
            <w:szCs w:val="26"/>
          </w:rPr>
          <w:delText xml:space="preserve"> </w:delText>
        </w:r>
        <w:r>
          <w:rPr>
            <w:rFonts w:ascii="Arial" w:hAnsi="Arial"/>
            <w:sz w:val="26"/>
            <w:szCs w:val="26"/>
          </w:rPr>
          <w:delText xml:space="preserve">AGI</w:delText>
        </w:r>
      </w:del>
      <w:r>
        <w:rPr>
          <w:rFonts w:ascii="Arial" w:hAnsi="Arial"/>
          <w:sz w:val="26"/>
          <w:szCs w:val="26"/>
        </w:rPr>
        <w:t xml:space="preserve"> </w:t>
      </w:r>
      <w:r>
        <w:rPr>
          <w:rFonts w:ascii="Arial" w:hAnsi="Arial"/>
          <w:sz w:val="26"/>
          <w:szCs w:val="26"/>
        </w:rPr>
        <w:t xml:space="preserve">0726455-52.2024.8.07.0000, Rel. </w:t>
      </w:r>
      <w:r>
        <w:rPr>
          <w:rFonts w:ascii="Arial" w:hAnsi="Arial"/>
          <w:sz w:val="26"/>
          <w:szCs w:val="26"/>
        </w:rPr>
        <w:t xml:space="preserve">Des. </w:t>
      </w:r>
      <w:r>
        <w:rPr>
          <w:rFonts w:ascii="Arial" w:hAnsi="Arial"/>
          <w:sz w:val="26"/>
          <w:szCs w:val="26"/>
        </w:rPr>
        <w:t xml:space="preserve">James Eduardo Oliveira, 4ª Turma Cível, j. 27/02/2025, DJe 13/05/2025.</w:t>
      </w:r>
    </w:p>
    <w:p w14:paraId="45C44E2D" w14:textId="77777777" w:rsidR="00FE3F13" w:rsidRDefault="00FE3F13">
      <w:pPr>
        <w:pStyle w:val="Corpodetexto"/>
        <w:spacing w:after="0" w:line="360" w:lineRule="auto"/>
        <w:contextualSpacing/>
        <w:jc w:val="both"/>
        <w:rPr>
          <w:rFonts w:ascii="Arial" w:hAnsi="Arial"/>
          <w:i/>
          <w:iCs/>
          <w:sz w:val="26"/>
          <w:szCs w:val="26"/>
        </w:rPr>
      </w:pPr>
    </w:p>
    <w:p w14:paraId="45C44E2E" w14:textId="77777777" w:rsidR="00FE3F13" w:rsidRDefault="00FE3F13">
      <w:pPr>
        <w:pStyle w:val="Corpodetexto"/>
        <w:spacing w:line="300" w:lineRule="atLeast"/>
        <w:rPr>
          <w:rFonts w:eastAsia="Arial" w:cstheme="minorHAnsi"/>
          <w:color w:val="FF0000"/>
        </w:rPr>
      </w:pPr>
    </w:p>
    <w:p w14:paraId="45C44E2F" w14:textId="77777777" w:rsidR="00FE3F13" w:rsidRDefault="00EA68EF">
      <w:pPr>
        <w:pStyle w:val="Corpodetexto"/>
        <w:spacing w:line="300" w:lineRule="atLeast"/>
      </w:pPr>
      <w:r>
        <w:rPr>
          <w:rStyle w:val="nfaseforte"/>
          <w:rFonts w:eastAsia="Arial" w:cstheme="minorHAnsi"/>
          <w:color w:val="FF0000"/>
        </w:rPr>
        <w:t>RESUMO DA APELAÇÃO DOS RÉUS</w:t>
      </w:r>
    </w:p>
    <w:p w14:paraId="45C44E30" w14:textId="77777777" w:rsidR="00FE3F13" w:rsidRDefault="00EA68EF">
      <w:pPr>
        <w:pStyle w:val="Corpodetexto"/>
        <w:spacing w:line="300" w:lineRule="atLeast"/>
        <w:jc w:val="both"/>
      </w:pPr>
      <w:r>
        <w:rPr>
          <w:rStyle w:val="nfaseforte"/>
          <w:rFonts w:ascii="Calibri" w:hAnsi="Calibri"/>
          <w:b w:val="0"/>
          <w:color w:val="FF0000"/>
        </w:rPr>
        <w:t>I. RAZÕES RECURSAIS</w:t>
      </w:r>
    </w:p>
    <w:p w14:paraId="45C44E31" w14:textId="77777777" w:rsidR="00FE3F13" w:rsidRDefault="00EA68EF">
      <w:pPr>
        <w:pStyle w:val="Corpodetexto"/>
        <w:spacing w:line="300" w:lineRule="atLeast"/>
        <w:jc w:val="both"/>
      </w:pPr>
      <w:r>
        <w:rPr>
          <w:rStyle w:val="nfaseforte"/>
          <w:rFonts w:ascii="Calibri" w:hAnsi="Calibri"/>
          <w:b w:val="0"/>
          <w:color w:val="FF0000"/>
        </w:rPr>
        <w:t>Peculiaridades da atuação da Curadoria Especial</w:t>
      </w:r>
    </w:p>
    <w:p w14:paraId="45C44E32" w14:textId="77777777" w:rsidR="00FE3F13" w:rsidRDefault="00EA68EF">
      <w:pPr>
        <w:pStyle w:val="Corpodetexto"/>
        <w:numPr>
          <w:ilvl w:val="0"/>
          <w:numId w:val="1"/>
        </w:numPr>
        <w:tabs>
          <w:tab w:val="clear" w:pos="707"/>
          <w:tab w:val="left" w:pos="0"/>
        </w:tabs>
        <w:spacing w:line="300" w:lineRule="atLeast"/>
        <w:jc w:val="both"/>
        <w:rPr>
          <w:rFonts w:ascii="Calibri" w:hAnsi="Calibri"/>
          <w:color w:val="FF0000"/>
        </w:rPr>
      </w:pPr>
      <w:r>
        <w:rPr>
          <w:rFonts w:ascii="Calibri" w:hAnsi="Calibri"/>
          <w:color w:val="FF0000"/>
        </w:rPr>
        <w:t xml:space="preserve">Sustentam os apelantes que a sentença aplicou indevidamente os §§ 2º e 3º do art. 702 do CPC ao exigir da Curadoria Especial a indicação do valor devido e a apresentação de demonstrativo discriminado da dívida. Alegam que, por terem sido citados por edital e representados pela Defensoria Pública na qualidade de Curadora Especial, inexistem condições materiais para elaboração de memória de cálculo, ante a ausência de contato com os réus e de acesso a documentos e informações relativos à relação contratual. </w:t>
      </w:r>
    </w:p>
    <w:p w14:paraId="45C44E33" w14:textId="77777777" w:rsidR="00FE3F13" w:rsidRDefault="00EA68EF">
      <w:pPr>
        <w:pStyle w:val="Corpodetexto"/>
        <w:spacing w:line="300" w:lineRule="atLeast"/>
        <w:jc w:val="both"/>
      </w:pPr>
      <w:r>
        <w:rPr>
          <w:rStyle w:val="nfaseforte"/>
          <w:rFonts w:ascii="Calibri" w:hAnsi="Calibri"/>
          <w:b w:val="0"/>
          <w:color w:val="FF0000"/>
        </w:rPr>
        <w:t>Impossibilidade de apresentação de cálculo alternativo e validade da defesa por negativa geral</w:t>
      </w:r>
      <w:r>
        <w:rPr>
          <w:rFonts w:ascii="Calibri" w:hAnsi="Calibri"/>
          <w:color w:val="FF0000"/>
        </w:rPr>
        <w:t xml:space="preserve"> 2. Argumentam que a exigência de demonstrativo alternativo pressupõe o acesso aos elementos necessários à reconstrução da evolução da obrigação, circunstância inexistente na atuação da Curadoria Especial. Defendem que o ordenamento jurídico autoriza a apresentação de defesa por negativa geral pelo curador especial, nos termos do art. 341, parágrafo único, do CPC, não podendo ser imposta obrigação impossível de cumprir.</w:t>
      </w:r>
    </w:p>
    <w:p w14:paraId="45C44E34" w14:textId="77777777" w:rsidR="00FE3F13" w:rsidRDefault="00EA68EF">
      <w:pPr>
        <w:pStyle w:val="Corpodetexto"/>
        <w:spacing w:line="300" w:lineRule="atLeast"/>
        <w:jc w:val="both"/>
      </w:pPr>
      <w:r>
        <w:rPr>
          <w:rStyle w:val="nfaseforte"/>
          <w:rFonts w:ascii="Calibri" w:hAnsi="Calibri"/>
          <w:b w:val="0"/>
          <w:color w:val="FF0000"/>
        </w:rPr>
        <w:t>Impugnação da liquidez do débito e necessidade de flexibilização das exigências processuais</w:t>
      </w:r>
      <w:r>
        <w:rPr>
          <w:rFonts w:ascii="Calibri" w:hAnsi="Calibri"/>
          <w:color w:val="FF0000"/>
        </w:rPr>
        <w:t xml:space="preserve"> 3. Alegam que a dívida foi reconhecida com base em planilha unilateral apresentada pelo banco, sem análise específica da composição dos encargos, juros, multa e evolução do saldo devedor. Sustentam que a Curadoria Especial questionou a liquidez e a transparência do débito e que a jurisprudência do STJ admite a flexibilização das exigências processuais relativas à indicação do valor devido quando a defesa é exercida por curador especial de réu citado por edital, sob pena de restrição ao contraditório e à am</w:t>
      </w:r>
      <w:r>
        <w:rPr>
          <w:rFonts w:ascii="Calibri" w:hAnsi="Calibri"/>
          <w:color w:val="FF0000"/>
        </w:rPr>
        <w:t>pla defesa.</w:t>
      </w:r>
    </w:p>
    <w:p w14:paraId="45C44E35" w14:textId="77777777" w:rsidR="00FE3F13" w:rsidRDefault="00EA68EF">
      <w:pPr>
        <w:pStyle w:val="Corpodetexto"/>
        <w:spacing w:line="300" w:lineRule="atLeast"/>
        <w:jc w:val="both"/>
      </w:pPr>
      <w:r>
        <w:rPr>
          <w:rStyle w:val="nfaseforte"/>
          <w:rFonts w:ascii="Calibri" w:hAnsi="Calibri"/>
          <w:b w:val="0"/>
          <w:color w:val="FF0000"/>
        </w:rPr>
        <w:t>II. PEDIDO</w:t>
      </w:r>
    </w:p>
    <w:p w14:paraId="45C44E36" w14:textId="77777777" w:rsidR="00FE3F13" w:rsidRDefault="00EA68EF">
      <w:pPr>
        <w:pStyle w:val="Corpodetexto"/>
        <w:numPr>
          <w:ilvl w:val="0"/>
          <w:numId w:val="2"/>
        </w:numPr>
        <w:tabs>
          <w:tab w:val="clear" w:pos="707"/>
          <w:tab w:val="left" w:pos="0"/>
        </w:tabs>
        <w:spacing w:line="300" w:lineRule="atLeast"/>
        <w:jc w:val="both"/>
        <w:rPr>
          <w:rFonts w:ascii="Calibri" w:hAnsi="Calibri"/>
          <w:color w:val="FF0000"/>
        </w:rPr>
      </w:pPr>
      <w:r>
        <w:rPr>
          <w:rFonts w:ascii="Calibri" w:hAnsi="Calibri"/>
          <w:color w:val="FF0000"/>
        </w:rPr>
        <w:t xml:space="preserve">Requerem o conhecimento e provimento da apelação para reformar a sentença e julgar improcedente o pedido monitório em relação aos apelantes. Subsidiariamente, pleiteiam a anulação da sentença, com retorno dos autos à origem para regular instrução processual, inclusive com realização de prova pericial contábil, além da </w:t>
      </w:r>
      <w:r>
        <w:rPr>
          <w:rFonts w:ascii="Calibri" w:hAnsi="Calibri"/>
          <w:color w:val="FF0000"/>
        </w:rPr>
        <w:lastRenderedPageBreak/>
        <w:t xml:space="preserve">condenação da parte adversa ao pagamento das custas processuais e honorários advocatícios. </w:t>
      </w:r>
    </w:p>
    <w:p w14:paraId="45C44E37" w14:textId="77777777" w:rsidR="00FE3F13" w:rsidRDefault="00FE3F13">
      <w:pPr>
        <w:pStyle w:val="Corpodetexto"/>
        <w:spacing w:line="300" w:lineRule="atLeast"/>
        <w:jc w:val="both"/>
      </w:pPr>
    </w:p>
    <w:p w14:paraId="45C44E38" w14:textId="77777777" w:rsidR="00FE3F13" w:rsidRDefault="00EA68EF">
      <w:pPr>
        <w:pStyle w:val="Corpodetexto"/>
        <w:spacing w:line="300" w:lineRule="atLeast"/>
        <w:jc w:val="both"/>
        <w:rPr>
          <w:rFonts w:ascii="Calibri" w:hAnsi="Calibri"/>
          <w:color w:val="FF0000"/>
        </w:rPr>
      </w:pPr>
      <w:r>
        <w:rPr>
          <w:rStyle w:val="nfaseforte"/>
          <w:rFonts w:ascii="Calibri" w:hAnsi="Calibri"/>
          <w:b w:val="0"/>
          <w:color w:val="FF0000"/>
        </w:rPr>
        <w:t>RESUMO DA APELAÇÃO DA RÉ</w:t>
      </w:r>
    </w:p>
    <w:p w14:paraId="45C44E39" w14:textId="77777777" w:rsidR="00FE3F13" w:rsidRDefault="00EA68EF">
      <w:pPr>
        <w:pStyle w:val="Corpodetexto"/>
        <w:spacing w:line="300" w:lineRule="atLeast"/>
        <w:jc w:val="both"/>
      </w:pPr>
      <w:r>
        <w:rPr>
          <w:rStyle w:val="nfaseforte"/>
          <w:rFonts w:ascii="Calibri" w:hAnsi="Calibri"/>
          <w:b w:val="0"/>
          <w:color w:val="FF0000"/>
        </w:rPr>
        <w:t>I. RAZÕES RECURSAIS</w:t>
      </w:r>
    </w:p>
    <w:p w14:paraId="45C44E3A" w14:textId="77777777" w:rsidR="00FE3F13" w:rsidRDefault="00EA68EF">
      <w:pPr>
        <w:pStyle w:val="Corpodetexto"/>
        <w:spacing w:line="300" w:lineRule="atLeast"/>
        <w:jc w:val="both"/>
      </w:pPr>
      <w:r>
        <w:rPr>
          <w:rStyle w:val="nfaseforte"/>
          <w:rFonts w:ascii="Calibri" w:hAnsi="Calibri"/>
          <w:b w:val="0"/>
          <w:color w:val="FF0000"/>
        </w:rPr>
        <w:t>Contradição interna da sentença quanto à hipossuficiência e ao superendividamento</w:t>
      </w:r>
    </w:p>
    <w:p w14:paraId="45C44E3B" w14:textId="77777777" w:rsidR="00FE3F13" w:rsidRDefault="00EA68EF">
      <w:pPr>
        <w:pStyle w:val="Corpodetexto"/>
        <w:numPr>
          <w:ilvl w:val="0"/>
          <w:numId w:val="3"/>
        </w:numPr>
        <w:tabs>
          <w:tab w:val="clear" w:pos="707"/>
          <w:tab w:val="left" w:pos="0"/>
        </w:tabs>
        <w:spacing w:line="300" w:lineRule="atLeast"/>
        <w:jc w:val="both"/>
        <w:rPr>
          <w:rFonts w:ascii="Calibri" w:hAnsi="Calibri"/>
          <w:color w:val="FF0000"/>
        </w:rPr>
      </w:pPr>
      <w:r>
        <w:rPr>
          <w:rFonts w:ascii="Calibri" w:hAnsi="Calibri"/>
          <w:color w:val="FF0000"/>
        </w:rPr>
        <w:t xml:space="preserve">A apelante sustenta que a sentença é contraditória, pois reconheceu sua hipossuficiência econômica para fins de concessão da gratuidade de justiça, com base em declaração de pobreza e extratos bancários de baixa movimentação, mas considerou os mesmos documentos insuficientes para análise da alegação de superendividamento. Afirma que tal incoerência viola o dever de fundamentação e de coerência decisória previsto no art. 489, §1º, do CPC. </w:t>
      </w:r>
    </w:p>
    <w:p w14:paraId="45C44E3C" w14:textId="77777777" w:rsidR="00FE3F13" w:rsidRDefault="00EA68EF">
      <w:pPr>
        <w:pStyle w:val="Corpodetexto"/>
        <w:spacing w:line="300" w:lineRule="atLeast"/>
        <w:jc w:val="both"/>
      </w:pPr>
      <w:r>
        <w:rPr>
          <w:rStyle w:val="nfaseforte"/>
          <w:rFonts w:ascii="Calibri" w:hAnsi="Calibri"/>
          <w:b w:val="0"/>
          <w:color w:val="FF0000"/>
        </w:rPr>
        <w:t>Aplicação da Lei do Superendividamento e necessidade de tratamento da situação financeira da devedora</w:t>
      </w:r>
      <w:r>
        <w:rPr>
          <w:rFonts w:ascii="Calibri" w:hAnsi="Calibri"/>
          <w:color w:val="FF0000"/>
        </w:rPr>
        <w:br/>
      </w:r>
      <w:r>
        <w:rPr>
          <w:rFonts w:ascii="Calibri" w:hAnsi="Calibri"/>
          <w:color w:val="FF0000"/>
        </w:rPr>
        <w:t>2. Argumenta que sua situação se enquadra no conceito de superendividamento previsto no art. 54-A, §1º, do CDC, incluído pela Lei nº 14.181/2021, por se tratar de pessoa natural, de boa-fé, impossibilitada de quitar a dívida sem comprometer o mínimo existencial. Sustenta que o juízo deveria ter promovido a adequada análise da matéria e oportunizado o acesso ao procedimento de repactuação de dívidas previsto nos arts. 104-A e 104-B do CDC, em consonância com os princípios da prevenção e do tratamento do supe</w:t>
      </w:r>
      <w:r>
        <w:rPr>
          <w:rFonts w:ascii="Calibri" w:hAnsi="Calibri"/>
          <w:color w:val="FF0000"/>
        </w:rPr>
        <w:t>rendividamento.</w:t>
      </w:r>
    </w:p>
    <w:p w14:paraId="45C44E3D" w14:textId="77777777" w:rsidR="00FE3F13" w:rsidRDefault="00EA68EF">
      <w:pPr>
        <w:pStyle w:val="Corpodetexto"/>
        <w:spacing w:line="300" w:lineRule="atLeast"/>
        <w:jc w:val="both"/>
      </w:pPr>
      <w:r>
        <w:rPr>
          <w:rStyle w:val="nfaseforte"/>
          <w:rFonts w:ascii="Calibri" w:hAnsi="Calibri"/>
          <w:b w:val="0"/>
          <w:color w:val="FF0000"/>
        </w:rPr>
        <w:t>Pedido de atribuição de efeito suspensivo à apelação</w:t>
      </w:r>
      <w:r>
        <w:rPr>
          <w:rFonts w:ascii="Calibri" w:hAnsi="Calibri"/>
          <w:color w:val="FF0000"/>
        </w:rPr>
        <w:br/>
        <w:t>3. Defende a concessão de efeito suspensivo ao recurso, nos termos do art. 1.012, §§3º e 4º, do CPC, diante da probabilidade de provimento decorrente da alegada contradição da sentença e do risco de dano grave ou de difícil reparação, consistente na execução imediata de débito elevado em face de pessoa reconhecida como hipossuficiente.</w:t>
      </w:r>
    </w:p>
    <w:p w14:paraId="45C44E3E" w14:textId="77777777" w:rsidR="00FE3F13" w:rsidRDefault="00EA68EF">
      <w:pPr>
        <w:pStyle w:val="Corpodetexto"/>
        <w:spacing w:line="300" w:lineRule="atLeast"/>
        <w:jc w:val="both"/>
      </w:pPr>
      <w:r>
        <w:rPr>
          <w:rStyle w:val="nfaseforte"/>
          <w:rFonts w:ascii="Calibri" w:hAnsi="Calibri"/>
          <w:b w:val="0"/>
          <w:color w:val="FF0000"/>
        </w:rPr>
        <w:t>II. PEDIDO</w:t>
      </w:r>
    </w:p>
    <w:p w14:paraId="45C44E3F" w14:textId="77777777" w:rsidR="00FE3F13" w:rsidRDefault="00EA68EF">
      <w:pPr>
        <w:pStyle w:val="Corpodetexto"/>
        <w:numPr>
          <w:ilvl w:val="0"/>
          <w:numId w:val="4"/>
        </w:numPr>
        <w:tabs>
          <w:tab w:val="clear" w:pos="707"/>
          <w:tab w:val="left" w:pos="0"/>
        </w:tabs>
        <w:spacing w:line="300" w:lineRule="atLeast"/>
        <w:jc w:val="both"/>
        <w:rPr>
          <w:rFonts w:ascii="Calibri" w:hAnsi="Calibri"/>
          <w:color w:val="FF0000"/>
        </w:rPr>
      </w:pPr>
      <w:r>
        <w:rPr>
          <w:rFonts w:ascii="Calibri" w:hAnsi="Calibri"/>
          <w:color w:val="FF0000"/>
        </w:rPr>
        <w:t xml:space="preserve">Requer o recebimento da apelação com efeito suspensivo; o provimento do recurso para reconhecer sua situação de superendividamento e determinar a instauração do procedimento de repactuação de dívidas previsto nos arts. 104-A e 104-B do CDC; subsidiariamente, o retorno dos autos à origem para orientação e encaminhamento ao procedimento próprio da Lei nº 14.181/2021; e a manutenção do benefício da gratuidade de justiça, com suspensão da exigibilidade das verbas sucumbenciais. </w:t>
      </w:r>
    </w:p>
    <w:p w14:paraId="45C44E40" w14:textId="77777777" w:rsidR="00FE3F13" w:rsidRDefault="00FE3F13">
      <w:pPr>
        <w:pStyle w:val="Corpodetexto"/>
        <w:spacing w:line="300" w:lineRule="atLeast"/>
        <w:jc w:val="both"/>
        <w:rPr>
          <w:rFonts w:ascii="Calibri" w:hAnsi="Calibri"/>
          <w:color w:val="FF0000"/>
        </w:rPr>
      </w:pPr>
    </w:p>
    <w:p w14:paraId="45C44E41" w14:textId="77777777" w:rsidR="00FE3F13" w:rsidRDefault="00FE3F13">
      <w:pPr>
        <w:pStyle w:val="Corpodetexto"/>
        <w:spacing w:line="300" w:lineRule="atLeast"/>
        <w:jc w:val="both"/>
        <w:rPr>
          <w:rFonts w:ascii="Calibri" w:eastAsia="Arial" w:hAnsi="Calibri" w:cstheme="minorHAnsi"/>
          <w:color w:val="FF0000"/>
        </w:rPr>
      </w:pPr>
    </w:p>
    <w:p w14:paraId="45C44E42" w14:textId="77777777" w:rsidR="00FE3F13" w:rsidRDefault="00FE3F13">
      <w:pPr>
        <w:spacing w:after="0" w:line="360" w:lineRule="auto"/>
        <w:jc w:val="both"/>
        <w:rPr>
          <w:rFonts w:ascii="Calibri" w:eastAsia="Arial" w:hAnsi="Calibri" w:cs="Arial"/>
          <w:color w:val="FF0000"/>
        </w:rPr>
      </w:pPr>
    </w:p>
    <w:p w14:paraId="45C44E43" w14:textId="77777777" w:rsidR="00FE3F13" w:rsidRDefault="00FE3F1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547F279D" w14:textId="77777777" w:rsidR="005F7AE6" w:rsidRDefault="005F7AE6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2E4E81A9" w14:textId="77777777" w:rsidR="005F7AE6" w:rsidRDefault="005F7AE6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45C44E44" w14:textId="77777777" w:rsidR="00FE3F13" w:rsidRDefault="00EA68EF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RELATÓRIO</w:t>
      </w:r>
    </w:p>
    <w:p w14:paraId="45C44E45" w14:textId="77777777" w:rsidR="00FE3F13" w:rsidRDefault="00FE3F1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5C44E46" w14:textId="77777777" w:rsidR="00FE3F13" w:rsidRDefault="00EA68EF">
      <w:pPr>
        <w:spacing w:after="0" w:line="360" w:lineRule="auto"/>
        <w:ind w:firstLine="2268"/>
        <w:jc w:val="both"/>
      </w:pPr>
      <w:r>
        <w:rPr>
          <w:rFonts w:ascii="Arial" w:hAnsi="Arial" w:cs="Arial"/>
          <w:sz w:val="28"/>
          <w:szCs w:val="28"/>
        </w:rPr>
        <w:t>Adoto o relatório da r. sentença:</w:t>
      </w:r>
    </w:p>
    <w:p w14:paraId="45C44E47" w14:textId="77777777" w:rsidR="00FE3F13" w:rsidRDefault="00FE3F1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5C44E48" w14:textId="77777777" w:rsidR="00FE3F13" w:rsidRDefault="00EA68EF">
      <w:pPr>
        <w:spacing w:after="0" w:line="360" w:lineRule="auto"/>
        <w:ind w:left="2268" w:firstLine="1134"/>
        <w:jc w:val="both"/>
      </w:pPr>
      <w:r>
        <w:rPr>
          <w:rFonts w:ascii="Arial" w:hAnsi="Arial" w:cs="Arial"/>
          <w:sz w:val="26"/>
          <w:szCs w:val="26"/>
        </w:rPr>
        <w:t>“</w:t>
      </w:r>
      <w:r>
        <w:rPr>
          <w:rFonts w:ascii="Arial" w:hAnsi="Arial" w:cs="Arial"/>
          <w:i/>
          <w:iCs/>
          <w:sz w:val="26"/>
          <w:szCs w:val="26"/>
        </w:rPr>
        <w:t>(...) Trata-se de ação monitória ajuizada pelo BANCO DO BRASIL S/A contra EDNALVA RODRIGUES VIEIRA, GILSON JOSÉ VIEIRA e LUCIENE DA SILVA VIEIRA.</w:t>
      </w:r>
    </w:p>
    <w:p w14:paraId="45C44E49" w14:textId="77777777" w:rsidR="00FE3F13" w:rsidRDefault="00EA68EF">
      <w:pPr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iCs/>
          <w:sz w:val="26"/>
          <w:szCs w:val="26"/>
        </w:rPr>
        <w:t>A parte autora afirmou que celebrou com a parte ré cédula de crédito bancário nº 40/01822-9, no valor originário de R$ 452.979,47, cujo vencimento ocorreu em parcela única, tendo havido inadimplemento da obrigação, o que culminou em saldo devedor atualizado de R$ 593.350,76.</w:t>
      </w:r>
    </w:p>
    <w:p w14:paraId="45C44E4A" w14:textId="77777777" w:rsidR="00FE3F13" w:rsidRDefault="00EA68EF">
      <w:pPr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iCs/>
          <w:sz w:val="26"/>
          <w:szCs w:val="26"/>
        </w:rPr>
        <w:t>Ao final, requereu a procedência do pedido inicial e a condenação dos réus ao pagamento da importância mencionada (R$ 593.350,76).</w:t>
      </w:r>
    </w:p>
    <w:p w14:paraId="45C44E4B" w14:textId="77777777" w:rsidR="00FE3F13" w:rsidRDefault="00EA68EF">
      <w:pPr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iCs/>
          <w:sz w:val="26"/>
          <w:szCs w:val="26"/>
        </w:rPr>
        <w:t>A petição inicial veio acompanhada dos documentos indispensáveis à propositura da demanda.</w:t>
      </w:r>
    </w:p>
    <w:p w14:paraId="45C44E4C" w14:textId="77777777" w:rsidR="00FE3F13" w:rsidRDefault="00EA68EF">
      <w:pPr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iCs/>
          <w:sz w:val="26"/>
          <w:szCs w:val="26"/>
        </w:rPr>
        <w:t>As custas iniciais foram devidamente recolhidas (IDs 200122418 e 200122416).</w:t>
      </w:r>
    </w:p>
    <w:p w14:paraId="45C44E4D" w14:textId="77777777" w:rsidR="00FE3F13" w:rsidRDefault="00EA68EF">
      <w:pPr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iCs/>
          <w:sz w:val="26"/>
          <w:szCs w:val="26"/>
        </w:rPr>
        <w:t>A ré Ednalva Rodrigues Vieira apresentou exceção de pré-executividade (ID 208124369), arguindo, em síntese, a inexigibilidade do título, a necessidade de outorga conjugal, a incidência do Código de Defesa do Consumidor e situação de superendividamento, além de requerer os benefícios da gratuidade de justiça.</w:t>
      </w:r>
    </w:p>
    <w:p w14:paraId="45C44E4E" w14:textId="77777777" w:rsidR="00FE3F13" w:rsidRDefault="00EA68EF">
      <w:pPr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iCs/>
          <w:sz w:val="26"/>
          <w:szCs w:val="26"/>
        </w:rPr>
        <w:t xml:space="preserve">Os réus Gilson José Vieira e Luciene da Silva Vieira, citados por edital (ID. 248003710), foram </w:t>
      </w:r>
      <w:r>
        <w:rPr>
          <w:rFonts w:ascii="Arial" w:hAnsi="Arial" w:cs="Arial"/>
          <w:i/>
          <w:iCs/>
          <w:sz w:val="26"/>
          <w:szCs w:val="26"/>
        </w:rPr>
        <w:lastRenderedPageBreak/>
        <w:t>representados pela Defensoria Pública, que apresentou embargos à monitória (ID 262365567), nos quais sustentou a falta de liquidez e de transparência do título e, no mais, impugnou os pedidos por negativa geral.</w:t>
      </w:r>
    </w:p>
    <w:p w14:paraId="45C44E4F" w14:textId="77777777" w:rsidR="00FE3F13" w:rsidRDefault="00EA68EF">
      <w:pPr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iCs/>
          <w:sz w:val="26"/>
          <w:szCs w:val="26"/>
        </w:rPr>
        <w:t>O autor apresentou impugnação aos embargos (ID 212275180 e 265074714).</w:t>
      </w:r>
    </w:p>
    <w:p w14:paraId="45C44E50" w14:textId="77777777" w:rsidR="00FE3F13" w:rsidRDefault="00EA68EF">
      <w:pPr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iCs/>
          <w:sz w:val="26"/>
          <w:szCs w:val="26"/>
        </w:rPr>
        <w:t>Vieram os autos conclusos.</w:t>
      </w:r>
    </w:p>
    <w:p w14:paraId="45C44E51" w14:textId="77777777" w:rsidR="00FE3F13" w:rsidRDefault="00EA68EF">
      <w:pPr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iCs/>
          <w:sz w:val="26"/>
          <w:szCs w:val="26"/>
        </w:rPr>
        <w:t>É a síntese do necessário.</w:t>
      </w:r>
    </w:p>
    <w:p w14:paraId="45C44E52" w14:textId="77777777" w:rsidR="00FE3F13" w:rsidRDefault="00EA68EF">
      <w:pPr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iCs/>
          <w:sz w:val="26"/>
          <w:szCs w:val="26"/>
        </w:rPr>
        <w:t xml:space="preserve">Decido.”</w:t>
      </w:r>
      <w:ins w:id="1180" w:author="Assessor GDSXSR" w:date="2026-10-31T00:13:28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 (ID 88844069)</w:t>
        </w:r>
      </w:ins>
    </w:p>
    <w:p w14:paraId="45C44E53" w14:textId="77777777" w:rsidR="00FE3F13" w:rsidRDefault="00FE3F1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5C44E54" w14:textId="77777777" w:rsidR="00FE3F13" w:rsidRDefault="00EA68EF">
      <w:pPr>
        <w:spacing w:after="0" w:line="360" w:lineRule="auto"/>
        <w:ind w:firstLine="2268"/>
        <w:jc w:val="both"/>
      </w:pPr>
      <w:r>
        <w:rPr>
          <w:rFonts w:ascii="Arial" w:hAnsi="Arial" w:cs="Arial"/>
          <w:sz w:val="28"/>
          <w:szCs w:val="28"/>
        </w:rPr>
        <w:t>A MMª. Juíza sentenciante, Dra. Paloma Fernandes Rodrigues Barbosa</w:t>
      </w:r>
      <w:r>
        <w:rPr>
          <w:rFonts w:ascii="Arial" w:hAnsi="Arial" w:cs="Arial"/>
          <w:sz w:val="28"/>
          <w:szCs w:val="28"/>
        </w:rPr>
        <w:t>, da 3ª Vara Cível de Águas Claras, julgou no seguinte sentido:</w:t>
      </w:r>
    </w:p>
    <w:p w14:paraId="45C44E55" w14:textId="77777777" w:rsidR="00FE3F13" w:rsidRDefault="00FE3F1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5C44E56" w14:textId="77777777" w:rsidR="00FE3F13" w:rsidRDefault="00EA68EF">
      <w:pPr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sz w:val="26"/>
          <w:szCs w:val="26"/>
          <w:rPrChange w:id="1003" w:author="Assessor GDSXSR" w:date="2026-10-31T00:13:28Z">
            <w:rPr>
              <w:rFonts w:ascii="Arial" w:hAnsi="Arial" w:cs="Arial"/>
              <w:sz w:val="26"/>
              <w:szCs w:val="26"/>
            </w:rPr>
          </w:rPrChange>
        </w:rPr>
        <w:t xml:space="preserve">“(...) </w:t>
      </w:r>
      <w:r>
        <w:rPr>
          <w:rFonts w:ascii="Arial" w:hAnsi="Arial" w:cs="Arial"/>
          <w:i/>
          <w:iCs/>
          <w:sz w:val="26"/>
          <w:szCs w:val="26"/>
        </w:rPr>
        <w:t>Ante o exposto, julgo PROCEDENTE o pedido, nos termos do inciso I do art. 487 do CPC, e converto, de pleno direito, o mandado monitório inicial em título executivo judicial, para condenar os réus EDNALVA RODRIGUES VIEIRA, GILSON JOSÉ VIEIRA e LUCIENE DA SILVA VIEIRA ao pagamento da quantia de R$ 593.350,76, acrescida de correção monetária pelo IPCA e de juros de mora pela taxa Selic (observando o abatimento de que trata o §1º, do art. 406, do Código Civil) a partir da data da última atualização constante do</w:t>
      </w:r>
      <w:r>
        <w:rPr>
          <w:rFonts w:ascii="Arial" w:hAnsi="Arial" w:cs="Arial"/>
          <w:i/>
          <w:iCs/>
          <w:sz w:val="26"/>
          <w:szCs w:val="26"/>
        </w:rPr>
        <w:t>s autos (28/06/2024 - planilha de ID. 200122408).</w:t>
      </w:r>
    </w:p>
    <w:p w14:paraId="45C44E57" w14:textId="77777777" w:rsidR="00FE3F13" w:rsidRDefault="00EA68EF">
      <w:pPr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iCs/>
          <w:sz w:val="26"/>
          <w:szCs w:val="26"/>
        </w:rPr>
        <w:t xml:space="preserve">Condeno a parte ré ao pagamento das custas processuais e dos honorários advocatícios, que fixo em 10% (dez por cento) do valor atualizado da condenação, com fulcro no art. 85, § 2º, do CPC, </w:t>
      </w:r>
      <w:r>
        <w:rPr>
          <w:rFonts w:ascii="Arial" w:hAnsi="Arial" w:cs="Arial"/>
          <w:i/>
          <w:iCs/>
          <w:sz w:val="26"/>
          <w:szCs w:val="26"/>
        </w:rPr>
        <w:lastRenderedPageBreak/>
        <w:t>ressalvada a gratuidade de justiça concedida à ré Ednalva Rodrigues Vieira, nos termos do art. 98, § 3º, do CPC.</w:t>
      </w:r>
    </w:p>
    <w:p w14:paraId="45C44E58" w14:textId="77777777" w:rsidR="00FE3F13" w:rsidRDefault="00EA68EF">
      <w:pPr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iCs/>
          <w:sz w:val="26"/>
          <w:szCs w:val="26"/>
        </w:rPr>
        <w:t>Sentença registrada eletronicamente nesta data. Publique-se. Intimem-se.</w:t>
      </w:r>
    </w:p>
    <w:p w14:paraId="45C44E59" w14:textId="77777777" w:rsidR="00FE3F13" w:rsidRDefault="00EA68EF">
      <w:pPr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iCs/>
          <w:sz w:val="26"/>
          <w:szCs w:val="26"/>
        </w:rPr>
        <w:t>Após o trânsito em julgado, ausentes novos requerimentos, arquivem-se os autos, com as cautelas de estilo”.</w:t>
      </w:r>
    </w:p>
    <w:p w14:paraId="45C44E5A" w14:textId="77777777" w:rsidR="00FE3F13" w:rsidRDefault="00FE3F1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5C44E5B" w14:textId="1E10767C" w:rsidR="00FE3F13" w:rsidRDefault="00EA68EF">
      <w:pPr>
        <w:spacing w:after="0" w:line="360" w:lineRule="auto"/>
        <w:ind w:firstLine="2268"/>
        <w:jc w:val="both"/>
        <w:rPr>
          <w:rFonts w:ascii="Arial" w:hAnsi="Arial"/>
          <w:sz w:val="28"/>
          <w:szCs w:val="28"/>
        </w:rPr>
      </w:pPr>
      <w:commentRangeStart w:id="4"/>
      <w:r>
        <w:rPr>
          <w:rFonts w:ascii="Arial" w:hAnsi="Arial" w:cs="Arial"/>
          <w:sz w:val="28"/>
          <w:szCs w:val="28"/>
        </w:rPr>
        <w:t xml:space="preserve">Apelo</w:t>
      </w:r>
      <w:del w:id="1181" w:author="Assessor GDSXSR" w:date="2026-10-31T00:13:28Z">
        <w:r>
          <w:rPr>
            <w:rFonts w:ascii="Arial" w:hAnsi="Arial" w:cs="Arial"/>
            <w:sz w:val="28"/>
            <w:szCs w:val="28"/>
          </w:rPr>
          <w:delText xml:space="preserve"> d</w:delText>
        </w:r>
        <w:r>
          <w:rPr>
            <w:rFonts w:ascii="Arial" w:hAnsi="Arial" w:cs="Arial"/>
            <w:sz w:val="28"/>
            <w:szCs w:val="28"/>
          </w:rPr>
          <w:delText xml:space="preserve">a Curadoria E</w:delText>
        </w:r>
        <w:r>
          <w:rPr>
            <w:rFonts w:ascii="Arial" w:hAnsi="Arial" w:cs="Arial"/>
            <w:sz w:val="28"/>
            <w:szCs w:val="28"/>
          </w:rPr>
          <w:delText xml:space="preserve">special, em atuação </w:delText>
        </w:r>
        <w:r>
          <w:rPr>
            <w:rFonts w:ascii="Arial" w:hAnsi="Arial"/>
            <w:sz w:val="28"/>
            <w:szCs w:val="28"/>
          </w:rPr>
          <w:delText xml:space="preserve">como representante processual</w:delText>
        </w:r>
      </w:del>
      <w:r>
        <w:rPr>
          <w:rFonts w:ascii="Arial" w:hAnsi="Arial"/>
          <w:sz w:val="28"/>
          <w:szCs w:val="28"/>
        </w:rPr>
        <w:t xml:space="preserve"> </w:t>
      </w:r>
      <w:r>
        <w:rPr>
          <w:rFonts w:ascii="Arial" w:hAnsi="Arial"/>
          <w:sz w:val="28"/>
          <w:szCs w:val="28"/>
        </w:rPr>
        <w:t xml:space="preserve">d</w:t>
      </w:r>
      <w:r>
        <w:rPr>
          <w:rFonts w:ascii="Arial" w:hAnsi="Arial" w:cs="Arial"/>
          <w:sz w:val="28"/>
          <w:szCs w:val="28"/>
        </w:rPr>
        <w:t xml:space="preserve">os réus, </w:t>
      </w:r>
      <w:r>
        <w:rPr>
          <w:rFonts w:ascii="Arial" w:hAnsi="Arial" w:cs="Arial"/>
          <w:sz w:val="28"/>
          <w:szCs w:val="28"/>
        </w:rPr>
        <w:t xml:space="preserve">Gilson José Vieira e Luciene da Silva Vieira</w:t>
      </w:r>
      <w:ins w:id="1182" w:author="Assessor GDSXSR" w:date="2026-10-31T00:13:28Z">
        <w:r>
          <w:rPr>
            <w:rFonts w:ascii="Arial" w:hAnsi="Arial" w:cs="Arial"/>
            <w:color w:val="808080"/>
            <w:sz w:val="28"/>
            <w:szCs w:val="28"/>
          </w:rPr>
          <w:t xml:space="preserve">, pela Curadoria Especial</w:t>
        </w:r>
      </w:ins>
      <w:r>
        <w:rPr>
          <w:rFonts w:ascii="Arial" w:hAnsi="Arial" w:cs="Arial"/>
          <w:sz w:val="28"/>
          <w:szCs w:val="28"/>
        </w:rPr>
        <w:t xml:space="preserve"> (ID 88844071), </w:t>
      </w:r>
      <w:del w:id="1183" w:author="Assessor GDSXSR" w:date="2026-10-31T00:13:28Z">
        <w:r>
          <w:rPr>
            <w:rFonts w:ascii="Arial" w:hAnsi="Arial" w:cs="Arial"/>
            <w:sz w:val="28"/>
            <w:szCs w:val="28"/>
          </w:rPr>
          <w:delText xml:space="preserve">alegando</w:delText>
        </w:r>
      </w:del>
      <w:ins w:id="1184" w:author="Assessor GDSXSR" w:date="2026-10-31T00:13:28Z">
        <w:r>
          <w:rPr>
            <w:rFonts w:ascii="Arial" w:hAnsi="Arial" w:cs="Arial"/>
            <w:color w:val="808080"/>
            <w:sz w:val="28"/>
            <w:szCs w:val="28"/>
          </w:rPr>
          <w:t xml:space="preserve">em que alegam, em síntese,</w:t>
        </w:r>
      </w:ins>
      <w:r>
        <w:rPr>
          <w:rFonts w:ascii="Arial" w:hAnsi="Arial" w:cs="Arial"/>
          <w:sz w:val="28"/>
          <w:szCs w:val="28"/>
        </w:rPr>
        <w:t xml:space="preserve"> que</w:t>
      </w:r>
      <w:r>
        <w:rPr>
          <w:rFonts w:ascii="Arial" w:hAnsi="Arial" w:cs="Arial"/>
          <w:sz w:val="28"/>
          <w:szCs w:val="28"/>
        </w:rPr>
        <w:t xml:space="preserve">:</w:t>
      </w:r>
      <w:r>
        <w:rPr>
          <w:rFonts w:ascii="Arial" w:hAnsi="Arial" w:cs="Arial"/>
          <w:b/>
          <w:sz w:val="28"/>
          <w:szCs w:val="28"/>
          <w:rPrChange w:id="1224" w:author="Assessor GDSXSR" w:date="2026-10-31T00:13:28Z">
            <w:rPr>
              <w:rFonts w:ascii="Arial" w:hAnsi="Arial" w:cs="Arial"/>
              <w:sz w:val="28"/>
              <w:szCs w:val="28"/>
            </w:rPr>
          </w:rPrChange>
        </w:rPr>
        <w:t xml:space="preserve"> </w:t>
      </w:r>
      <w:r>
        <w:rPr>
          <w:rFonts w:ascii="Arial" w:hAnsi="Arial" w:cs="Arial"/>
          <w:b/>
          <w:bCs/>
          <w:sz w:val="28"/>
          <w:szCs w:val="28"/>
          <w:rPrChange w:id="1225" w:author="Assessor GDSXSR" w:date="2026-10-31T00:13:28Z">
            <w:rPr>
              <w:rFonts w:ascii="Arial" w:hAnsi="Arial" w:cs="Arial"/>
              <w:b/>
              <w:bCs/>
              <w:sz w:val="28"/>
              <w:szCs w:val="28"/>
            </w:rPr>
          </w:rPrChange>
        </w:rPr>
        <w:t xml:space="preserve">1)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atuando em favor de réus citados por edital, não possui acesso a informações que permitam apresentar memória de cálculo ou indicar o valor efetivamente devido;</w:t>
      </w:r>
      <w:r>
        <w:rPr>
          <w:rFonts w:ascii="Arial" w:hAnsi="Arial" w:cs="Arial"/>
          <w:b/>
          <w:bCs/>
          <w:sz w:val="28"/>
          <w:szCs w:val="28"/>
          <w:rPrChange w:id="1226" w:author="Assessor GDSXSR" w:date="2026-10-31T00:13:28Z">
            <w:rPr>
              <w:rFonts w:ascii="Arial" w:hAnsi="Arial" w:cs="Arial"/>
              <w:b/>
              <w:bCs/>
              <w:sz w:val="28"/>
              <w:szCs w:val="28"/>
            </w:rPr>
          </w:rPrChange>
        </w:rPr>
        <w:t xml:space="preserve"> 2)</w:t>
      </w:r>
      <w:r>
        <w:rPr>
          <w:rFonts w:ascii="Arial" w:hAnsi="Arial" w:cs="Arial"/>
          <w:sz w:val="28"/>
          <w:szCs w:val="28"/>
        </w:rPr>
        <w:t xml:space="preserve"> a</w:t>
      </w:r>
      <w:r>
        <w:rPr>
          <w:rFonts w:ascii="Arial" w:hAnsi="Arial"/>
          <w:sz w:val="28"/>
          <w:szCs w:val="28"/>
        </w:rPr>
        <w:t xml:space="preserve"> rejeição dos embargos com fundamento no </w:t>
      </w:r>
      <w:del w:id="1185" w:author="Assessor GDSXSR" w:date="2026-10-31T00:13:28Z">
        <w:r>
          <w:rPr>
            <w:rFonts w:ascii="Arial" w:hAnsi="Arial"/>
            <w:sz w:val="28"/>
            <w:szCs w:val="28"/>
          </w:rPr>
          <w:delText xml:space="preserve">art.</w:delText>
        </w:r>
      </w:del>
      <w:ins w:id="1186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CPC</w:t>
        </w:r>
      </w:ins>
      <w:r>
        <w:rPr>
          <w:rFonts w:ascii="Arial" w:hAnsi="Arial"/>
          <w:sz w:val="28"/>
          <w:szCs w:val="28"/>
        </w:rPr>
        <w:t xml:space="preserve"> 702</w:t>
      </w:r>
      <w:del w:id="1187" w:author="Assessor GDSXSR" w:date="2026-10-31T00:13:28Z">
        <w:r>
          <w:rPr>
            <w:rFonts w:ascii="Arial" w:hAnsi="Arial"/>
            <w:sz w:val="28"/>
            <w:szCs w:val="28"/>
          </w:rPr>
          <w:delText xml:space="preserve">,</w:delText>
        </w:r>
      </w:del>
      <w:r>
        <w:rPr>
          <w:rFonts w:ascii="Arial" w:hAnsi="Arial"/>
          <w:sz w:val="28"/>
          <w:szCs w:val="28"/>
        </w:rPr>
        <w:t xml:space="preserve"> § 2º</w:t>
      </w:r>
      <w:del w:id="1188" w:author="Assessor GDSXSR" w:date="2026-10-31T00:13:28Z">
        <w:r>
          <w:rPr>
            <w:rFonts w:ascii="Arial" w:hAnsi="Arial"/>
            <w:sz w:val="28"/>
            <w:szCs w:val="28"/>
          </w:rPr>
          <w:delText xml:space="preserve">, do CPC</w:delText>
        </w:r>
      </w:del>
      <w:r>
        <w:rPr>
          <w:rFonts w:ascii="Arial" w:hAnsi="Arial"/>
          <w:sz w:val="28"/>
          <w:szCs w:val="28"/>
        </w:rPr>
        <w:t xml:space="preserve"> restringiu indevidamente o direito de defesa; e</w:t>
      </w:r>
      <w:r>
        <w:rPr>
          <w:rFonts w:ascii="Arial" w:hAnsi="Arial"/>
          <w:b/>
          <w:sz w:val="28"/>
          <w:szCs w:val="28"/>
          <w:rPrChange w:id="1227" w:author="Assessor GDSXSR" w:date="2026-10-31T00:13:28Z">
            <w:rPr>
              <w:rFonts w:ascii="Arial" w:hAnsi="Arial"/>
              <w:sz w:val="28"/>
              <w:szCs w:val="28"/>
            </w:rPr>
          </w:rPrChange>
        </w:rPr>
        <w:t xml:space="preserve"> </w:t>
      </w:r>
      <w:r>
        <w:rPr>
          <w:rFonts w:ascii="Arial" w:hAnsi="Arial"/>
          <w:b/>
          <w:bCs/>
          <w:sz w:val="28"/>
          <w:szCs w:val="28"/>
          <w:rPrChange w:id="1228" w:author="Assessor GDSXSR" w:date="2026-10-31T00:13:28Z">
            <w:rPr>
              <w:rFonts w:ascii="Arial" w:hAnsi="Arial"/>
              <w:b/>
              <w:bCs/>
              <w:sz w:val="28"/>
              <w:szCs w:val="28"/>
            </w:rPr>
          </w:rPrChange>
        </w:rPr>
        <w:t xml:space="preserve">3)</w:t>
      </w:r>
      <w:r>
        <w:rPr>
          <w:rFonts w:ascii="Arial" w:hAnsi="Arial"/>
          <w:sz w:val="28"/>
          <w:szCs w:val="28"/>
        </w:rPr>
        <w:t xml:space="preserve"> o débito não possui liquidez suficientemente comprovada, pois está baseado em planilha unilateral do banco.</w:t>
      </w:r>
      <w:commentRangeEnd w:id="4"/>
      <w:r>
        <w:rPr>
          <w:rStyle w:val="CommentReference"/>
        </w:rPr>
        <w:commentReference w:id="4"/>
      </w:r>
    </w:p>
    <w:p w14:paraId="45C44E5C" w14:textId="77777777" w:rsidR="00FE3F13" w:rsidRDefault="00FE3F13">
      <w:pPr>
        <w:spacing w:after="0" w:line="360" w:lineRule="auto"/>
        <w:ind w:firstLine="2268"/>
        <w:jc w:val="both"/>
        <w:rPr>
          <w:rFonts w:cs="Arial"/>
        </w:rPr>
      </w:pPr>
    </w:p>
    <w:p w14:paraId="45C44E5D" w14:textId="1C9DFE4A" w:rsidR="00FE3F13" w:rsidRDefault="00EA68EF">
      <w:pPr>
        <w:spacing w:after="0" w:line="360" w:lineRule="auto"/>
        <w:ind w:firstLine="2268"/>
        <w:jc w:val="both"/>
      </w:pPr>
      <w:r>
        <w:rPr>
          <w:rFonts w:ascii="Arial" w:hAnsi="Arial" w:cs="Arial"/>
          <w:sz w:val="28"/>
          <w:szCs w:val="28"/>
        </w:rPr>
        <w:t xml:space="preserve">Requer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 reforma da</w:t>
      </w:r>
      <w:ins w:id="1189" w:author="Assessor GDSXSR" w:date="2026-10-31T00:13:28Z">
        <w:r>
          <w:rPr>
            <w:rFonts w:ascii="Arial" w:hAnsi="Arial" w:cs="Arial"/>
            <w:color w:val="808080"/>
            <w:sz w:val="28"/>
            <w:szCs w:val="28"/>
          </w:rPr>
          <w:t xml:space="preserve"> r.</w:t>
        </w:r>
      </w:ins>
      <w:r>
        <w:rPr>
          <w:rFonts w:ascii="Arial" w:hAnsi="Arial" w:cs="Arial"/>
          <w:sz w:val="28"/>
          <w:szCs w:val="28"/>
        </w:rPr>
        <w:t xml:space="preserve"> sentença para julgar improcedente a ação monitória ou, subsidiariamente, </w:t>
      </w:r>
      <w:del w:id="1190" w:author="Assessor GDSXSR" w:date="2026-10-31T00:13:28Z">
        <w:r>
          <w:rPr>
            <w:rFonts w:ascii="Arial" w:hAnsi="Arial" w:cs="Arial"/>
            <w:sz w:val="28"/>
            <w:szCs w:val="28"/>
          </w:rPr>
          <w:delText xml:space="preserve">o</w:delText>
        </w:r>
      </w:del>
      <w:ins w:id="1191" w:author="Assessor GDSXSR" w:date="2026-10-31T00:13:28Z">
        <w:r>
          <w:rPr>
            <w:rFonts w:ascii="Arial" w:hAnsi="Arial" w:cs="Arial"/>
            <w:color w:val="808080"/>
            <w:sz w:val="28"/>
            <w:szCs w:val="28"/>
          </w:rPr>
          <w:t xml:space="preserve">a anulação da r. sentença, com</w:t>
        </w:r>
      </w:ins>
      <w:r>
        <w:rPr>
          <w:rFonts w:ascii="Arial" w:hAnsi="Arial" w:cs="Arial"/>
          <w:sz w:val="28"/>
          <w:szCs w:val="28"/>
        </w:rPr>
        <w:t xml:space="preserve"> retorno dos autos </w:t>
      </w:r>
      <w:ins w:id="1192" w:author="Assessor GDSXSR" w:date="2026-10-31T00:13:28Z">
        <w:r>
          <w:rPr>
            <w:rFonts w:ascii="Arial" w:hAnsi="Arial" w:cs="Arial"/>
            <w:color w:val="808080"/>
            <w:sz w:val="28"/>
            <w:szCs w:val="28"/>
          </w:rPr>
          <w:t xml:space="preserve">à origem </w:t>
        </w:r>
      </w:ins>
      <w:r>
        <w:rPr>
          <w:rFonts w:ascii="Arial" w:hAnsi="Arial" w:cs="Arial"/>
          <w:sz w:val="28"/>
          <w:szCs w:val="28"/>
        </w:rPr>
        <w:t xml:space="preserve">para </w:t>
      </w:r>
      <w:del w:id="1193" w:author="Assessor GDSXSR" w:date="2026-10-31T00:13:28Z">
        <w:r>
          <w:rPr>
            <w:rFonts w:ascii="Arial" w:hAnsi="Arial" w:cs="Arial"/>
            <w:sz w:val="28"/>
            <w:szCs w:val="28"/>
          </w:rPr>
          <w:delText xml:space="preserve">a reabertura da </w:delText>
        </w:r>
      </w:del>
      <w:r>
        <w:rPr>
          <w:rFonts w:ascii="Arial" w:hAnsi="Arial" w:cs="Arial"/>
          <w:sz w:val="28"/>
          <w:szCs w:val="28"/>
        </w:rPr>
        <w:t xml:space="preserve">instrução</w:t>
      </w:r>
      <w:del w:id="1194" w:author="Assessor GDSXSR" w:date="2026-10-31T00:13:28Z">
        <w:r>
          <w:rPr>
            <w:rFonts w:ascii="Arial" w:hAnsi="Arial" w:cs="Arial"/>
            <w:sz w:val="28"/>
            <w:szCs w:val="28"/>
          </w:rPr>
          <w:delText xml:space="preserve"> processual</w:delText>
        </w:r>
      </w:del>
      <w:r>
        <w:rPr>
          <w:rFonts w:ascii="Arial" w:hAnsi="Arial" w:cs="Arial"/>
          <w:sz w:val="28"/>
          <w:szCs w:val="28"/>
        </w:rPr>
        <w:t xml:space="preserve">, </w:t>
      </w:r>
      <w:ins w:id="1195" w:author="Assessor GDSXSR" w:date="2026-10-31T00:13:28Z">
        <w:r>
          <w:rPr>
            <w:rFonts w:ascii="Arial" w:hAnsi="Arial" w:cs="Arial"/>
            <w:color w:val="808080"/>
            <w:sz w:val="28"/>
            <w:szCs w:val="28"/>
          </w:rPr>
          <w:t xml:space="preserve">inclusive </w:t>
        </w:r>
      </w:ins>
      <w:r>
        <w:rPr>
          <w:rFonts w:ascii="Arial" w:hAnsi="Arial" w:cs="Arial"/>
          <w:sz w:val="28"/>
          <w:szCs w:val="28"/>
        </w:rPr>
        <w:t xml:space="preserve">com</w:t>
      </w:r>
      <w:del w:id="1196" w:author="Assessor GDSXSR" w:date="2026-10-31T00:13:28Z">
        <w:r>
          <w:rPr>
            <w:rFonts w:ascii="Arial" w:hAnsi="Arial" w:cs="Arial"/>
            <w:sz w:val="28"/>
            <w:szCs w:val="28"/>
          </w:rPr>
          <w:delText xml:space="preserve"> realização de</w:delText>
        </w:r>
      </w:del>
      <w:r>
        <w:rPr>
          <w:rFonts w:ascii="Arial" w:hAnsi="Arial" w:cs="Arial"/>
          <w:sz w:val="28"/>
          <w:szCs w:val="28"/>
        </w:rPr>
        <w:t xml:space="preserve"> perícia contábil.</w:t>
      </w:r>
    </w:p>
    <w:p w14:paraId="45C44E5E" w14:textId="77777777" w:rsidR="00FE3F13" w:rsidRDefault="00FE3F13">
      <w:pPr>
        <w:spacing w:after="0" w:line="360" w:lineRule="auto"/>
        <w:ind w:firstLine="2268"/>
        <w:jc w:val="both"/>
        <w:rPr>
          <w:rFonts w:cs="Arial"/>
        </w:rPr>
      </w:pPr>
    </w:p>
    <w:p w14:paraId="45C44E5F" w14:textId="1D2A3E9C" w:rsidR="00FE3F13" w:rsidRDefault="00EA68EF">
      <w:pPr>
        <w:spacing w:after="0" w:line="360" w:lineRule="auto"/>
        <w:ind w:firstLine="2268"/>
        <w:jc w:val="both"/>
        <w:rPr>
          <w:rFonts w:ascii="Arial" w:hAnsi="Arial"/>
          <w:sz w:val="28"/>
        </w:rPr>
      </w:pPr>
      <w:r>
        <w:rPr>
          <w:rFonts w:ascii="Arial" w:hAnsi="Arial" w:cs="Arial"/>
          <w:sz w:val="28"/>
          <w:szCs w:val="28"/>
        </w:rPr>
        <w:t xml:space="preserve">Apelo da ré</w:t>
      </w:r>
      <w:r>
        <w:rPr>
          <w:rFonts w:ascii="Arial" w:hAnsi="Arial" w:cs="Arial"/>
          <w:sz w:val="28"/>
          <w:szCs w:val="28"/>
        </w:rPr>
        <w:t xml:space="preserve">,</w:t>
      </w:r>
      <w:r>
        <w:rPr>
          <w:rFonts w:ascii="Arial" w:hAnsi="Arial" w:cs="Arial"/>
          <w:sz w:val="28"/>
          <w:szCs w:val="28"/>
        </w:rPr>
        <w:t xml:space="preserve"> Ednalva Rodrigues Vieira (ID 88844072), </w:t>
      </w:r>
      <w:del w:id="1197" w:author="Assessor GDSXSR" w:date="2026-10-31T00:13:28Z">
        <w:r>
          <w:rPr>
            <w:rFonts w:ascii="Arial" w:hAnsi="Arial" w:cs="Arial"/>
            <w:sz w:val="28"/>
            <w:szCs w:val="28"/>
          </w:rPr>
          <w:delText xml:space="preserve">alegando</w:delText>
        </w:r>
      </w:del>
      <w:ins w:id="1198" w:author="Assessor GDSXSR" w:date="2026-10-31T00:13:28Z">
        <w:r>
          <w:rPr>
            <w:rFonts w:ascii="Arial" w:hAnsi="Arial" w:cs="Arial"/>
            <w:color w:val="808080"/>
            <w:sz w:val="28"/>
            <w:szCs w:val="28"/>
          </w:rPr>
          <w:t xml:space="preserve">em que alega, em síntese,</w:t>
        </w:r>
      </w:ins>
      <w:r>
        <w:rPr>
          <w:rFonts w:ascii="Arial" w:hAnsi="Arial" w:cs="Arial"/>
          <w:sz w:val="28"/>
          <w:szCs w:val="28"/>
        </w:rPr>
        <w:t xml:space="preserve"> que</w:t>
      </w:r>
      <w:r>
        <w:rPr>
          <w:rFonts w:ascii="Arial" w:hAnsi="Arial" w:cs="Arial"/>
          <w:sz w:val="28"/>
          <w:szCs w:val="28"/>
        </w:rPr>
        <w:t xml:space="preserve">:</w:t>
      </w:r>
      <w:r>
        <w:rPr>
          <w:rFonts w:ascii="Arial" w:hAnsi="Arial" w:cs="Arial"/>
          <w:b/>
          <w:sz w:val="28"/>
          <w:szCs w:val="28"/>
          <w:rPrChange w:id="1229" w:author="Assessor GDSXSR" w:date="2026-10-31T00:13:28Z">
            <w:rPr>
              <w:rFonts w:ascii="Arial" w:hAnsi="Arial" w:cs="Arial"/>
              <w:sz w:val="28"/>
              <w:szCs w:val="28"/>
            </w:rPr>
          </w:rPrChange>
        </w:rPr>
        <w:t xml:space="preserve"> </w:t>
      </w:r>
      <w:r>
        <w:rPr>
          <w:rFonts w:ascii="Arial" w:hAnsi="Arial" w:cs="Arial"/>
          <w:b/>
          <w:bCs/>
          <w:sz w:val="28"/>
          <w:szCs w:val="28"/>
          <w:rPrChange w:id="1230" w:author="Assessor GDSXSR" w:date="2026-10-31T00:13:28Z">
            <w:rPr>
              <w:rFonts w:ascii="Arial" w:hAnsi="Arial" w:cs="Arial"/>
              <w:b/>
              <w:bCs/>
              <w:sz w:val="28"/>
              <w:szCs w:val="28"/>
            </w:rPr>
          </w:rPrChange>
        </w:rPr>
        <w:t xml:space="preserve">1</w:t>
      </w:r>
      <w:r>
        <w:rPr>
          <w:rStyle w:val="nfaseforte"/>
          <w:rFonts w:ascii="Arial" w:hAnsi="Arial" w:cs="Arial"/>
          <w:b/>
          <w:sz w:val="28"/>
          <w:szCs w:val="28"/>
          <w:rPrChange w:id="1231" w:author="Assessor GDSXSR" w:date="2026-10-31T00:13:28Z">
            <w:rPr>
              <w:rStyle w:val="nfaseforte"/>
              <w:rFonts w:ascii="Arial" w:hAnsi="Arial" w:cs="Arial"/>
              <w:sz w:val="28"/>
              <w:szCs w:val="28"/>
            </w:rPr>
          </w:rPrChange>
        </w:rPr>
        <w:t xml:space="preserve">)</w:t>
      </w:r>
      <w:r>
        <w:rPr>
          <w:rStyle w:val="nfaseforte"/>
          <w:rFonts w:ascii="Arial" w:hAnsi="Arial" w:cs="Arial"/>
          <w:b w:val="0"/>
          <w:sz w:val="28"/>
          <w:szCs w:val="28"/>
        </w:rPr>
        <w:t xml:space="preserve"> a</w:t>
      </w:r>
      <w:ins w:id="1199" w:author="Assessor GDSXSR" w:date="2026-10-31T00:13:28Z">
        <w:r>
          <w:rPr>
            <w:rStyle w:val="nfaseforte"/>
            <w:rFonts w:ascii="Arial" w:hAnsi="Arial" w:cs="Arial"/>
            <w:b w:val="0"/>
            <w:color w:val="808080"/>
            <w:sz w:val="28"/>
            <w:szCs w:val="28"/>
          </w:rPr>
          <w:t xml:space="preserve"> r.</w:t>
        </w:r>
      </w:ins>
      <w:r>
        <w:rPr>
          <w:rFonts w:ascii="Arial" w:hAnsi="Arial"/>
          <w:sz w:val="28"/>
          <w:szCs w:val="28"/>
        </w:rPr>
        <w:t xml:space="preserve"> sentença é contraditória ao reconhecer sua hipossuficiência para </w:t>
      </w:r>
      <w:del w:id="1200" w:author="Assessor GDSXSR" w:date="2026-10-31T00:13:28Z">
        <w:r>
          <w:rPr>
            <w:rFonts w:ascii="Arial" w:hAnsi="Arial"/>
            <w:sz w:val="28"/>
            <w:szCs w:val="28"/>
          </w:rPr>
          <w:delText xml:space="preserve">concessão da</w:delText>
        </w:r>
      </w:del>
      <w:ins w:id="1201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a</w:t>
        </w:r>
      </w:ins>
      <w:r>
        <w:rPr>
          <w:rFonts w:ascii="Arial" w:hAnsi="Arial"/>
          <w:sz w:val="28"/>
          <w:szCs w:val="28"/>
        </w:rPr>
        <w:t xml:space="preserve"> gratuidade de justiça, mas afastar a alegação de superendividamento;</w:t>
      </w:r>
      <w:r>
        <w:rPr>
          <w:rFonts w:ascii="Arial" w:hAnsi="Arial"/>
          <w:b/>
          <w:sz w:val="28"/>
          <w:szCs w:val="28"/>
          <w:rPrChange w:id="1232" w:author="Assessor GDSXSR" w:date="2026-10-31T00:13:28Z">
            <w:rPr>
              <w:rFonts w:ascii="Arial" w:hAnsi="Arial"/>
              <w:sz w:val="28"/>
              <w:szCs w:val="28"/>
            </w:rPr>
          </w:rPrChange>
        </w:rPr>
        <w:t xml:space="preserve"> </w:t>
      </w:r>
      <w:r>
        <w:rPr>
          <w:rFonts w:ascii="Arial" w:hAnsi="Arial"/>
          <w:b/>
          <w:bCs/>
          <w:sz w:val="28"/>
          <w:szCs w:val="28"/>
          <w:rPrChange w:id="1233" w:author="Assessor GDSXSR" w:date="2026-10-31T00:13:28Z">
            <w:rPr>
              <w:rFonts w:ascii="Arial" w:hAnsi="Arial"/>
              <w:b/>
              <w:bCs/>
              <w:sz w:val="28"/>
              <w:szCs w:val="28"/>
            </w:rPr>
          </w:rPrChange>
        </w:rPr>
        <w:t xml:space="preserve">2)</w:t>
      </w:r>
      <w:r>
        <w:rPr>
          <w:rFonts w:ascii="Arial" w:hAnsi="Arial"/>
          <w:sz w:val="28"/>
          <w:szCs w:val="28"/>
        </w:rPr>
        <w:t xml:space="preserve"> e</w:t>
      </w:r>
      <w:r>
        <w:rPr>
          <w:rFonts w:ascii="Arial" w:hAnsi="Arial"/>
          <w:sz w:val="28"/>
          <w:szCs w:val="28"/>
        </w:rPr>
        <w:t xml:space="preserve">ncontra-se </w:t>
      </w:r>
      <w:ins w:id="1202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superendividada, </w:t>
        </w:r>
      </w:ins>
      <w:r>
        <w:rPr>
          <w:rFonts w:ascii="Arial" w:hAnsi="Arial"/>
          <w:sz w:val="28"/>
          <w:szCs w:val="28"/>
        </w:rPr>
        <w:t xml:space="preserve">em </w:t>
      </w:r>
      <w:del w:id="1203" w:author="Assessor GDSXSR" w:date="2026-10-31T00:13:28Z">
        <w:r>
          <w:rPr>
            <w:rFonts w:ascii="Arial" w:hAnsi="Arial"/>
            <w:sz w:val="28"/>
            <w:szCs w:val="28"/>
          </w:rPr>
          <w:delText xml:space="preserve">situação de superendividamento, decorrente</w:delText>
        </w:r>
      </w:del>
      <w:ins w:id="1204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razão</w:t>
        </w:r>
      </w:ins>
      <w:r>
        <w:rPr>
          <w:rFonts w:ascii="Arial" w:hAnsi="Arial"/>
          <w:sz w:val="28"/>
          <w:szCs w:val="28"/>
        </w:rPr>
        <w:t xml:space="preserve"> de dificuldades financeiras na atividade agropecuária, sem condições de quitar a </w:t>
      </w:r>
      <w:r>
        <w:rPr>
          <w:rFonts w:ascii="Arial" w:hAnsi="Arial"/>
          <w:sz w:val="28"/>
          <w:szCs w:val="28"/>
        </w:rPr>
        <w:t xml:space="preserve">dívida sem comprometer sua subsistência;</w:t>
      </w:r>
      <w:r>
        <w:rPr>
          <w:rFonts w:ascii="Arial" w:hAnsi="Arial"/>
          <w:b/>
          <w:sz w:val="28"/>
          <w:szCs w:val="28"/>
          <w:rPrChange w:id="1234" w:author="Assessor GDSXSR" w:date="2026-10-31T00:13:28Z">
            <w:rPr>
              <w:rFonts w:ascii="Arial" w:hAnsi="Arial"/>
              <w:sz w:val="28"/>
              <w:szCs w:val="28"/>
            </w:rPr>
          </w:rPrChange>
        </w:rPr>
        <w:t xml:space="preserve"> </w:t>
      </w:r>
      <w:del w:id="1205" w:author="Assessor GDSXSR" w:date="2026-10-31T00:13:28Z">
        <w:r>
          <w:rPr>
            <w:rFonts w:ascii="Arial" w:hAnsi="Arial"/>
            <w:sz w:val="28"/>
            <w:szCs w:val="28"/>
          </w:rPr>
          <w:delText xml:space="preserve">e </w:delText>
        </w:r>
      </w:del>
      <w:r>
        <w:rPr>
          <w:rFonts w:ascii="Arial" w:hAnsi="Arial"/>
          <w:b/>
          <w:bCs/>
          <w:sz w:val="28"/>
          <w:szCs w:val="28"/>
          <w:rPrChange w:id="1235" w:author="Assessor GDSXSR" w:date="2026-10-31T00:13:28Z">
            <w:rPr>
              <w:rFonts w:ascii="Arial" w:hAnsi="Arial"/>
              <w:b/>
              <w:bCs/>
              <w:sz w:val="28"/>
              <w:szCs w:val="28"/>
            </w:rPr>
          </w:rPrChange>
        </w:rPr>
        <w:t xml:space="preserve">3)</w:t>
      </w:r>
      <w:r>
        <w:rPr>
          <w:rFonts w:ascii="Arial" w:hAnsi="Arial"/>
          <w:sz w:val="28"/>
          <w:szCs w:val="28"/>
        </w:rPr>
        <w:t xml:space="preserve"> faz jus à aplicação da Lei</w:t>
      </w:r>
      <w:del w:id="1206" w:author="Assessor GDSXSR" w:date="2026-10-31T00:13:28Z">
        <w:r>
          <w:rPr>
            <w:rFonts w:ascii="Arial" w:hAnsi="Arial"/>
            <w:sz w:val="28"/>
            <w:szCs w:val="28"/>
          </w:rPr>
          <w:delText xml:space="preserve"> nº</w:delText>
        </w:r>
      </w:del>
      <w:r>
        <w:rPr>
          <w:rFonts w:ascii="Arial" w:hAnsi="Arial"/>
          <w:sz w:val="28"/>
          <w:szCs w:val="28"/>
        </w:rPr>
        <w:t xml:space="preserve"> 14.181/2021, com instauração do procedimento de repactuação de dívidas previsto no CDC</w:t>
      </w:r>
      <w:ins w:id="1207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; e</w:t>
        </w:r>
        <w:r>
          <w:rPr>
            <w:rFonts w:ascii="Arial" w:hAnsi="Arial"/>
            <w:b/>
            <w:color w:val="808080"/>
            <w:sz w:val="28"/>
            <w:szCs w:val="28"/>
          </w:rPr>
          <w:t xml:space="preserve"> 4)</w:t>
        </w:r>
        <w:r>
          <w:rPr>
            <w:rFonts w:ascii="Arial" w:hAnsi="Arial"/>
            <w:color w:val="808080"/>
            <w:sz w:val="28"/>
            <w:szCs w:val="28"/>
          </w:rPr>
          <w:t xml:space="preserve"> o apelo deve ter efeito suspensivo (CPC 1</w:t>
        </w:r>
      </w:ins>
      <w:r>
        <w:rPr>
          <w:rFonts w:ascii="Arial" w:hAnsi="Arial"/>
          <w:sz w:val="28"/>
          <w:szCs w:val="28"/>
        </w:rPr>
        <w:t xml:space="preserve">.</w:t>
      </w:r>
      <w:ins w:id="1208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012 §§ 3º e 4º).</w:t>
        </w:r>
      </w:ins>
    </w:p>
    <w:p w14:paraId="45C44E60" w14:textId="77777777" w:rsidR="00FE3F13" w:rsidRDefault="00FE3F13">
      <w:pPr>
        <w:spacing w:after="0" w:line="360" w:lineRule="auto"/>
        <w:ind w:firstLine="2268"/>
        <w:jc w:val="both"/>
        <w:rPr>
          <w:sz w:val="28"/>
          <w:szCs w:val="28"/>
        </w:rPr>
      </w:pPr>
    </w:p>
    <w:p w14:paraId="45C44E61" w14:textId="77777777" w:rsidR="00FE3F13" w:rsidRDefault="00EA68EF">
      <w:pPr>
        <w:spacing w:after="0" w:line="360" w:lineRule="auto"/>
        <w:ind w:firstLine="2268"/>
        <w:jc w:val="both"/>
        <w:rPr>
          <w:rFonts w:ascii="Arial" w:hAnsi="Arial"/>
          <w:sz w:val="28"/>
        </w:rPr>
      </w:pPr>
      <w:r>
        <w:rPr>
          <w:rFonts w:ascii="Arial" w:hAnsi="Arial"/>
          <w:sz w:val="28"/>
          <w:szCs w:val="28"/>
        </w:rPr>
        <w:t xml:space="preserve">Requer o provimento do </w:t>
      </w:r>
      <w:del w:id="1209" w:author="Assessor GDSXSR" w:date="2026-10-31T00:13:28Z">
        <w:r>
          <w:rPr>
            <w:rFonts w:ascii="Arial" w:hAnsi="Arial"/>
            <w:sz w:val="28"/>
            <w:szCs w:val="28"/>
          </w:rPr>
          <w:delText xml:space="preserve">recurso</w:delText>
        </w:r>
      </w:del>
      <w:ins w:id="1210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apelo, com efeito suspensivo,</w:t>
        </w:r>
      </w:ins>
      <w:r>
        <w:rPr>
          <w:rFonts w:ascii="Arial" w:hAnsi="Arial"/>
          <w:sz w:val="28"/>
          <w:szCs w:val="28"/>
        </w:rPr>
        <w:t xml:space="preserve"> para que, </w:t>
      </w:r>
      <w:del w:id="1211" w:author="Assessor GDSXSR" w:date="2026-10-31T00:13:28Z">
        <w:r>
          <w:rPr>
            <w:rFonts w:ascii="Arial" w:hAnsi="Arial"/>
            <w:sz w:val="28"/>
            <w:szCs w:val="28"/>
          </w:rPr>
          <w:delText xml:space="preserve">reformando</w:delText>
        </w:r>
      </w:del>
      <w:ins w:id="1212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reformada</w:t>
        </w:r>
      </w:ins>
      <w:r>
        <w:rPr>
          <w:rFonts w:ascii="Arial" w:hAnsi="Arial"/>
          <w:sz w:val="28"/>
          <w:szCs w:val="28"/>
        </w:rPr>
        <w:t xml:space="preserve"> a</w:t>
      </w:r>
      <w:ins w:id="1213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 r.</w:t>
        </w:r>
      </w:ins>
      <w:r>
        <w:rPr>
          <w:rFonts w:ascii="Arial" w:hAnsi="Arial"/>
          <w:sz w:val="28"/>
          <w:szCs w:val="28"/>
        </w:rPr>
        <w:t xml:space="preserve"> sentença, seja determinada a instauração do procedimento de repactuação de dívidas, reconhecendo-se o seu superendividamento ou, subsidiariamente, o retorno dos autos à origem para adoção do procedimento adequado</w:t>
      </w:r>
      <w:ins w:id="1214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,</w:t>
        </w:r>
      </w:ins>
      <w:r>
        <w:rPr>
          <w:rFonts w:ascii="Arial" w:hAnsi="Arial"/>
          <w:sz w:val="28"/>
          <w:szCs w:val="28"/>
        </w:rPr>
        <w:t xml:space="preserve"> </w:t>
      </w:r>
      <w:del w:id="1215" w:author="Assessor GDSXSR" w:date="2026-10-31T00:13:28Z">
        <w:r>
          <w:rPr>
            <w:rFonts w:ascii="Arial" w:hAnsi="Arial"/>
            <w:sz w:val="28"/>
            <w:szCs w:val="28"/>
          </w:rPr>
          <w:delText xml:space="preserve">da</w:delText>
        </w:r>
      </w:del>
      <w:ins w:id="1216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mantida</w:t>
        </w:r>
      </w:ins>
      <w:r>
        <w:rPr>
          <w:rFonts w:ascii="Arial" w:hAnsi="Arial"/>
          <w:sz w:val="28"/>
          <w:szCs w:val="28"/>
        </w:rPr>
        <w:t xml:space="preserve"> </w:t>
      </w:r>
      <w:del w:id="1217" w:author="Assessor GDSXSR" w:date="2026-10-31T00:13:28Z">
        <w:r>
          <w:rPr>
            <w:rFonts w:ascii="Arial" w:hAnsi="Arial"/>
            <w:sz w:val="28"/>
            <w:szCs w:val="28"/>
          </w:rPr>
          <w:delText xml:space="preserve">referida</w:delText>
        </w:r>
      </w:del>
      <w:ins w:id="1218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a</w:t>
        </w:r>
      </w:ins>
      <w:r>
        <w:rPr>
          <w:rFonts w:ascii="Arial" w:hAnsi="Arial"/>
          <w:sz w:val="28"/>
          <w:szCs w:val="28"/>
        </w:rPr>
        <w:t xml:space="preserve"> </w:t>
      </w:r>
      <w:del w:id="1219" w:author="Assessor GDSXSR" w:date="2026-10-31T00:13:28Z">
        <w:r>
          <w:rPr>
            <w:rFonts w:ascii="Arial" w:hAnsi="Arial"/>
            <w:sz w:val="28"/>
            <w:szCs w:val="28"/>
          </w:rPr>
          <w:delText xml:space="preserve">repactuação</w:delText>
        </w:r>
      </w:del>
      <w:ins w:id="1220" w:author="Assessor GDSXSR" w:date="2026-10-31T00:13:28Z">
        <w:r>
          <w:rPr>
            <w:rFonts w:ascii="Arial" w:hAnsi="Arial"/>
            <w:color w:val="808080"/>
            <w:sz w:val="28"/>
            <w:szCs w:val="28"/>
          </w:rPr>
          <w:t xml:space="preserve">gratuidade de justiça</w:t>
        </w:r>
      </w:ins>
      <w:r>
        <w:rPr>
          <w:rFonts w:ascii="Arial" w:hAnsi="Arial"/>
          <w:sz w:val="28"/>
          <w:szCs w:val="28"/>
        </w:rPr>
        <w:t xml:space="preserve">.</w:t>
      </w:r>
    </w:p>
    <w:p w14:paraId="45C44E62" w14:textId="77777777" w:rsidR="00FE3F13" w:rsidRDefault="00FE3F1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5C44E63" w14:textId="01C7F854" w:rsidR="00FE3F13" w:rsidRDefault="00EA68EF">
      <w:pPr>
        <w:spacing w:after="0" w:line="360" w:lineRule="auto"/>
        <w:ind w:firstLine="2268"/>
        <w:jc w:val="both"/>
      </w:pPr>
      <w:r>
        <w:rPr>
          <w:rFonts w:ascii="Arial" w:hAnsi="Arial" w:cs="Arial"/>
          <w:sz w:val="28"/>
          <w:szCs w:val="28"/>
        </w:rPr>
        <w:t xml:space="preserve">Contrarrazões</w:t>
      </w:r>
      <w:ins w:id="1221" w:author="Assessor GDSXSR" w:date="2026-10-31T00:13:28Z">
        <w:r>
          <w:rPr>
            <w:rFonts w:ascii="Arial" w:hAnsi="Arial" w:cs="Arial"/>
            <w:color w:val="808080"/>
            <w:sz w:val="28"/>
            <w:szCs w:val="28"/>
          </w:rPr>
          <w:t xml:space="preserve"> (ID 88844076)</w:t>
        </w:r>
      </w:ins>
      <w:r>
        <w:rPr>
          <w:rFonts w:ascii="Arial" w:hAnsi="Arial" w:cs="Arial"/>
          <w:sz w:val="28"/>
          <w:szCs w:val="28"/>
        </w:rPr>
        <w:t xml:space="preserve">, em que o </w:t>
      </w:r>
      <w:del w:id="1222" w:author="Assessor GDSXSR" w:date="2026-10-31T00:13:28Z">
        <w:r>
          <w:rPr>
            <w:rFonts w:ascii="Arial" w:hAnsi="Arial" w:cs="Arial"/>
            <w:sz w:val="28"/>
            <w:szCs w:val="28"/>
          </w:rPr>
          <w:delText xml:space="preserve">autor, </w:delText>
        </w:r>
        <w:r>
          <w:rPr>
            <w:rFonts w:ascii="Arial" w:hAnsi="Arial"/>
            <w:sz w:val="28"/>
            <w:szCs w:val="28"/>
          </w:rPr>
          <w:delText xml:space="preserve">Banco do Brasil S.A.</w:delText>
        </w:r>
        <w:r>
          <w:rPr>
            <w:rFonts w:ascii="Arial" w:hAnsi="Arial" w:cs="Arial"/>
            <w:sz w:val="28"/>
            <w:szCs w:val="28"/>
          </w:rPr>
          <w:delText xml:space="preserve"> (ID 88844076),</w:delText>
        </w:r>
      </w:del>
      <w:ins w:id="1223" w:author="Assessor GDSXSR" w:date="2026-10-31T00:13:28Z">
        <w:r>
          <w:rPr>
            <w:rFonts w:ascii="Arial" w:hAnsi="Arial" w:cs="Arial"/>
            <w:color w:val="808080"/>
            <w:sz w:val="28"/>
            <w:szCs w:val="28"/>
          </w:rPr>
          <w:t xml:space="preserve">apelado</w:t>
        </w:r>
      </w:ins>
      <w:r>
        <w:rPr>
          <w:rFonts w:ascii="Arial" w:hAnsi="Arial" w:cs="Arial"/>
          <w:sz w:val="28"/>
          <w:szCs w:val="28"/>
        </w:rPr>
        <w:t xml:space="preserve"> alega que</w:t>
      </w:r>
      <w:r>
        <w:rPr>
          <w:rFonts w:ascii="Arial" w:hAnsi="Arial" w:cs="Arial"/>
          <w:sz w:val="28"/>
          <w:szCs w:val="28"/>
        </w:rPr>
        <w:t xml:space="preserve">:</w:t>
      </w:r>
      <w:r>
        <w:rPr>
          <w:rFonts w:ascii="Arial" w:hAnsi="Arial" w:cs="Arial"/>
          <w:b/>
          <w:sz w:val="28"/>
          <w:szCs w:val="28"/>
          <w:rPrChange w:id="1236" w:author="Assessor GDSXSR" w:date="2026-10-31T00:13:28Z">
            <w:rPr>
              <w:rFonts w:ascii="Arial" w:hAnsi="Arial" w:cs="Arial"/>
              <w:sz w:val="28"/>
              <w:szCs w:val="28"/>
            </w:rPr>
          </w:rPrChange>
        </w:rPr>
        <w:t xml:space="preserve"> </w:t>
      </w:r>
      <w:r>
        <w:rPr>
          <w:rFonts w:ascii="Arial" w:hAnsi="Arial" w:cs="Arial"/>
          <w:b/>
          <w:bCs/>
          <w:sz w:val="28"/>
          <w:szCs w:val="28"/>
          <w:rPrChange w:id="1237" w:author="Assessor GDSXSR" w:date="2026-10-31T00:13:28Z">
            <w:rPr>
              <w:rFonts w:ascii="Arial" w:hAnsi="Arial" w:cs="Arial"/>
              <w:b/>
              <w:bCs/>
              <w:sz w:val="28"/>
              <w:szCs w:val="28"/>
            </w:rPr>
          </w:rPrChange>
        </w:rPr>
        <w:t xml:space="preserve">1)</w:t>
      </w:r>
      <w:r>
        <w:rPr>
          <w:rFonts w:ascii="Arial" w:hAnsi="Arial" w:cs="Arial"/>
          <w:sz w:val="28"/>
          <w:szCs w:val="28"/>
        </w:rPr>
        <w:t xml:space="preserve"> o</w:t>
      </w:r>
      <w:r>
        <w:rPr>
          <w:rFonts w:ascii="Arial" w:hAnsi="Arial" w:cs="Arial"/>
          <w:sz w:val="28"/>
          <w:szCs w:val="28"/>
        </w:rPr>
        <w:t xml:space="preserve"> débito está devidamente comprovado pela cédula de crédito bancário e pelo demonstrativo de evolução da dívida;</w:t>
      </w:r>
      <w:r>
        <w:rPr>
          <w:rFonts w:ascii="Arial" w:hAnsi="Arial" w:cs="Arial"/>
          <w:b/>
          <w:sz w:val="28"/>
          <w:szCs w:val="28"/>
          <w:rPrChange w:id="1238" w:author="Assessor GDSXSR" w:date="2026-10-31T00:13:28Z">
            <w:rPr>
              <w:rFonts w:ascii="Arial" w:hAnsi="Arial" w:cs="Arial"/>
              <w:sz w:val="28"/>
              <w:szCs w:val="28"/>
            </w:rPr>
          </w:rPrChange>
        </w:rPr>
        <w:t xml:space="preserve"> </w:t>
      </w:r>
      <w:r>
        <w:rPr>
          <w:rFonts w:ascii="Arial" w:hAnsi="Arial" w:cs="Arial"/>
          <w:b/>
          <w:bCs/>
          <w:sz w:val="28"/>
          <w:szCs w:val="28"/>
          <w:rPrChange w:id="1239" w:author="Assessor GDSXSR" w:date="2026-10-31T00:13:28Z">
            <w:rPr>
              <w:rFonts w:ascii="Arial" w:hAnsi="Arial" w:cs="Arial"/>
              <w:b/>
              <w:bCs/>
              <w:sz w:val="28"/>
              <w:szCs w:val="28"/>
            </w:rPr>
          </w:rPrChange>
        </w:rPr>
        <w:t xml:space="preserve">2)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bCs/>
          <w:sz w:val="28"/>
          <w:szCs w:val="28"/>
        </w:rPr>
        <w:t xml:space="preserve">nã</w:t>
      </w:r>
      <w:r>
        <w:rPr>
          <w:rFonts w:ascii="Arial" w:hAnsi="Arial" w:cs="Arial"/>
          <w:bCs/>
          <w:sz w:val="28"/>
          <w:szCs w:val="28"/>
        </w:rPr>
        <w:t xml:space="preserve">o houve impugnação específica dos cálculos nem justificativa para realização de perícia contábil</w:t>
      </w:r>
      <w:r>
        <w:rPr>
          <w:rFonts w:ascii="Arial" w:hAnsi="Arial" w:cs="Arial"/>
          <w:sz w:val="28"/>
          <w:szCs w:val="28"/>
        </w:rPr>
        <w:t xml:space="preserve">;</w:t>
      </w:r>
      <w:r>
        <w:rPr>
          <w:rFonts w:ascii="Arial" w:hAnsi="Arial" w:cs="Arial"/>
          <w:b/>
          <w:sz w:val="28"/>
          <w:szCs w:val="28"/>
          <w:rPrChange w:id="1240" w:author="Assessor GDSXSR" w:date="2026-10-31T00:13:28Z">
            <w:rPr>
              <w:rFonts w:ascii="Arial" w:hAnsi="Arial" w:cs="Arial"/>
              <w:sz w:val="28"/>
              <w:szCs w:val="28"/>
            </w:rPr>
          </w:rPrChange>
        </w:rPr>
        <w:t xml:space="preserve"> </w:t>
      </w:r>
      <w:r>
        <w:rPr>
          <w:rFonts w:ascii="Arial" w:hAnsi="Arial" w:cs="Arial"/>
          <w:b/>
          <w:bCs/>
          <w:sz w:val="28"/>
          <w:szCs w:val="28"/>
          <w:rPrChange w:id="1241" w:author="Assessor GDSXSR" w:date="2026-10-31T00:13:28Z">
            <w:rPr>
              <w:rFonts w:ascii="Arial" w:hAnsi="Arial" w:cs="Arial"/>
              <w:b/>
              <w:bCs/>
              <w:sz w:val="28"/>
              <w:szCs w:val="28"/>
            </w:rPr>
          </w:rPrChange>
        </w:rPr>
        <w:t xml:space="preserve">3)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inexiste</w:t>
      </w:r>
      <w:r>
        <w:rPr>
          <w:rFonts w:ascii="Arial" w:hAnsi="Arial" w:cs="Arial"/>
          <w:sz w:val="28"/>
          <w:szCs w:val="28"/>
        </w:rPr>
        <w:t xml:space="preserve"> contradição entre a concessão da gratuidade de justiça e o não reconhecimento do superendividamento; e</w:t>
      </w:r>
      <w:r>
        <w:rPr>
          <w:rFonts w:ascii="Arial" w:hAnsi="Arial" w:cs="Arial"/>
          <w:b/>
          <w:sz w:val="28"/>
          <w:szCs w:val="28"/>
          <w:rPrChange w:id="1242" w:author="Assessor GDSXSR" w:date="2026-10-31T00:13:28Z">
            <w:rPr>
              <w:rFonts w:ascii="Arial" w:hAnsi="Arial" w:cs="Arial"/>
              <w:sz w:val="28"/>
              <w:szCs w:val="28"/>
            </w:rPr>
          </w:rPrChange>
        </w:rPr>
        <w:t xml:space="preserve"> </w:t>
      </w:r>
      <w:r>
        <w:rPr>
          <w:rFonts w:ascii="Arial" w:hAnsi="Arial" w:cs="Arial"/>
          <w:b/>
          <w:bCs/>
          <w:sz w:val="28"/>
          <w:szCs w:val="28"/>
          <w:rPrChange w:id="1243" w:author="Assessor GDSXSR" w:date="2026-10-31T00:13:28Z">
            <w:rPr>
              <w:rFonts w:ascii="Arial" w:hAnsi="Arial" w:cs="Arial"/>
              <w:b/>
              <w:bCs/>
              <w:sz w:val="28"/>
              <w:szCs w:val="28"/>
            </w:rPr>
          </w:rPrChange>
        </w:rPr>
        <w:t xml:space="preserve">4)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</w:t>
      </w:r>
      <w:r>
        <w:rPr>
          <w:rFonts w:ascii="Arial" w:hAnsi="Arial" w:cs="Arial"/>
          <w:sz w:val="28"/>
          <w:szCs w:val="28"/>
        </w:rPr>
        <w:t xml:space="preserve"> dívida possui natureza rural/produtiva, sendo inaplicável o procedimento de repactuação por superendividamento</w:t>
      </w:r>
      <w:r>
        <w:rPr>
          <w:rStyle w:val="nfaseforte"/>
          <w:rFonts w:ascii="Arial" w:hAnsi="Arial" w:cs="Arial"/>
          <w:b w:val="0"/>
          <w:sz w:val="28"/>
          <w:szCs w:val="28"/>
        </w:rPr>
        <w:t xml:space="preserve">.</w:t>
      </w:r>
    </w:p>
    <w:p w14:paraId="45C44E64" w14:textId="77777777" w:rsidR="00FE3F13" w:rsidRDefault="00FE3F13">
      <w:pPr>
        <w:spacing w:after="0" w:line="360" w:lineRule="auto"/>
        <w:ind w:firstLine="2268"/>
        <w:jc w:val="both"/>
        <w:rPr>
          <w:rStyle w:val="nfaseforte"/>
          <w:rFonts w:ascii="Arial" w:hAnsi="Arial" w:cs="Arial"/>
          <w:b w:val="0"/>
          <w:sz w:val="28"/>
          <w:szCs w:val="28"/>
        </w:rPr>
      </w:pPr>
    </w:p>
    <w:p w14:paraId="45C44E65" w14:textId="77777777" w:rsidR="00FE3F13" w:rsidRDefault="00EA68EF">
      <w:pPr>
        <w:spacing w:after="0" w:line="360" w:lineRule="auto"/>
        <w:ind w:firstLine="2268"/>
        <w:jc w:val="both"/>
      </w:pPr>
      <w:r>
        <w:rPr>
          <w:rFonts w:ascii="Arial" w:hAnsi="Arial" w:cs="Arial"/>
          <w:sz w:val="28"/>
          <w:szCs w:val="28"/>
        </w:rPr>
        <w:t>É o relatório.</w:t>
      </w:r>
    </w:p>
    <w:p w14:paraId="45C44E66" w14:textId="77777777" w:rsidR="00FE3F13" w:rsidRDefault="00FE3F1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5C44E67" w14:textId="77777777" w:rsidR="00FE3F13" w:rsidRDefault="00FE3F1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5C44E68" w14:textId="77777777" w:rsidR="00FE3F13" w:rsidRDefault="00FE3F1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5C44E69" w14:textId="77777777" w:rsidR="00FE3F13" w:rsidRDefault="00FE3F1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571D7C2D" w14:textId="77777777" w:rsidR="00E14C0F" w:rsidRDefault="00E14C0F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09940A2E" w14:textId="77777777" w:rsidR="00E14C0F" w:rsidRDefault="00E14C0F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21CA44D1" w14:textId="77777777" w:rsidR="00E14C0F" w:rsidRDefault="00E14C0F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5C44E6A" w14:textId="77777777" w:rsidR="00FE3F13" w:rsidRDefault="00EA68EF">
      <w:pPr>
        <w:spacing w:after="0" w:line="360" w:lineRule="auto"/>
        <w:jc w:val="center"/>
      </w:pPr>
      <w:r>
        <w:rPr>
          <w:rFonts w:ascii="Arial" w:hAnsi="Arial" w:cs="Arial"/>
          <w:b/>
          <w:bCs/>
          <w:sz w:val="28"/>
          <w:szCs w:val="28"/>
        </w:rPr>
        <w:lastRenderedPageBreak/>
        <w:t>VOTO</w:t>
      </w:r>
    </w:p>
    <w:p w14:paraId="45C44E6B" w14:textId="77777777" w:rsidR="00FE3F13" w:rsidRDefault="00FE3F1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5C44E6C" w14:textId="77777777" w:rsidR="00FE3F13" w:rsidRDefault="00EA68EF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O Senhor Desembargador SÉRGIO ROCHA – Relator.</w:t>
      </w:r>
    </w:p>
    <w:p w14:paraId="45C44E6D" w14:textId="77777777" w:rsidR="00FE3F13" w:rsidRDefault="00FE3F1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5C44E6E" w14:textId="67BECAC8" w:rsidR="00FE3F13" w:rsidRDefault="00EA68EF">
      <w:pPr>
        <w:spacing w:after="0" w:line="360" w:lineRule="auto"/>
        <w:ind w:firstLine="2268"/>
        <w:jc w:val="both"/>
      </w:pPr>
      <w:r>
        <w:rPr>
          <w:rFonts w:ascii="Arial" w:hAnsi="Arial" w:cs="Arial"/>
          <w:sz w:val="28"/>
          <w:szCs w:val="28"/>
        </w:rPr>
        <w:t xml:space="preserve">Ação ajuizada em 13/06/2024. Sentença proferida em 19/05/2026. Apelo dos réus interposto em </w:t>
      </w:r>
      <w:r>
        <w:rPr>
          <w:rFonts w:ascii="Arial" w:hAnsi="Arial" w:cs="Arial"/>
          <w:sz w:val="28"/>
          <w:szCs w:val="28"/>
        </w:rPr>
        <w:t xml:space="preserve">15/06/2026 e apelo da ré interposto em 16/06/2026. Valor da causa: R$ </w:t>
      </w:r>
      <w:r>
        <w:rPr>
          <w:rFonts w:ascii="Arial" w:hAnsi="Arial" w:cs="Arial"/>
          <w:sz w:val="28"/>
          <w:szCs w:val="28"/>
        </w:rPr>
        <w:t>593.350,76.</w:t>
      </w:r>
    </w:p>
    <w:p w14:paraId="45C44E6F" w14:textId="77777777" w:rsidR="00FE3F13" w:rsidRDefault="00FE3F1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5C44E70" w14:textId="5261DD20" w:rsidR="00FE3F13" w:rsidRDefault="00EA68EF">
      <w:pPr>
        <w:spacing w:after="0" w:line="360" w:lineRule="auto"/>
        <w:jc w:val="center"/>
      </w:pPr>
      <w:commentRangeStart w:id="5"/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APELO DOS RÉUS, GILSON JOSÉ VIEIRA</w:t>
      </w:r>
      <w:del w:id="1244" w:author="Assessor GDSXSR" w:date="2026-10-31T00:13:28Z">
        <w:r>
          <w:rPr>
            <w:rFonts w:ascii="Arial" w:hAnsi="Arial" w:cs="Arial"/>
            <w:b/>
            <w:bCs/>
            <w:color w:val="000000" w:themeColor="text1"/>
            <w:sz w:val="28"/>
            <w:szCs w:val="28"/>
          </w:rPr>
          <w:delText xml:space="preserve"> NETO</w:delText>
        </w:r>
      </w:del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E LUCIENE DA SILVA VIEIRA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, 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PELA CURADORIA 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ESPECIAL</w:t>
      </w:r>
      <w:commentRangeEnd w:id="5"/>
      <w:r>
        <w:rPr>
          <w:rStyle w:val="CommentReference"/>
        </w:rPr>
        <w:commentReference w:id="5"/>
      </w:r>
    </w:p>
    <w:p w14:paraId="45C44E71" w14:textId="77777777" w:rsidR="00FE3F13" w:rsidRDefault="00FE3F13">
      <w:pPr>
        <w:spacing w:after="0" w:line="360" w:lineRule="auto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45C44E72" w14:textId="77777777" w:rsidR="00FE3F13" w:rsidRDefault="00EA68EF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Presentes os pressupostos de admissibilidade, conheço do apelo interposto.</w:t>
      </w:r>
    </w:p>
    <w:p w14:paraId="45C44E73" w14:textId="77777777" w:rsidR="00FE3F13" w:rsidRDefault="00FE3F1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5C44E74" w14:textId="75F517D1" w:rsidR="00FE3F13" w:rsidRPr="00D87531" w:rsidRDefault="004B23BF" w:rsidP="004B23BF">
      <w:pPr>
        <w:pStyle w:val="Ttulo2"/>
        <w:spacing w:before="0" w:after="0" w:line="360" w:lineRule="auto"/>
        <w:jc w:val="center"/>
        <w:rPr>
          <w:rFonts w:ascii="Arial" w:hAnsi="Arial" w:cs="Arial"/>
          <w:b w:val="0"/>
          <w:sz w:val="28"/>
          <w:szCs w:val="28"/>
        </w:rPr>
        <w:pPrChange w:id="1245" w:author="Assessor GDSXSR" w:date="2026-10-31T00:13:28Z">
          <w:pPr>
            <w:pStyle w:val="Ttulo2"/>
            <w:spacing w:before="0" w:after="0" w:line="360" w:lineRule="auto"/>
          </w:pPr>
        </w:pPrChange>
      </w:pPr>
      <w:commentRangeStart w:id="6"/>
      <w:r>
        <w:rPr>
          <w:rFonts w:ascii="Arial" w:hAnsi="Arial" w:cs="Arial"/>
          <w:b w:val="0"/>
          <w:color w:val="000000" w:themeColor="text1"/>
          <w:sz w:val="28"/>
          <w:szCs w:val="28"/>
          <w:highlight w:val="yellow"/>
          <w:rPrChange w:id="1250" w:author="Assessor GDSXSR" w:date="2026-10-31T00:13:28Z">
            <w:rPr>
              <w:rFonts w:ascii="Arial" w:hAnsi="Arial" w:cs="Arial"/>
              <w:b w:val="0"/>
              <w:color w:val="000000" w:themeColor="text1"/>
              <w:sz w:val="28"/>
              <w:szCs w:val="28"/>
            </w:rPr>
          </w:rPrChange>
        </w:rPr>
        <w:t xml:space="preserve">DA </w:t>
      </w:r>
      <w:del w:id="1251" w:author="Assessor GDSXSR" w:date="2026-10-31T00:13:28Z">
        <w:r>
          <w:rPr>
            <w:rFonts w:ascii="Arial" w:hAnsi="Arial" w:cs="Arial"/>
            <w:b w:val="0"/>
            <w:color w:val="000000" w:themeColor="text1"/>
            <w:sz w:val="28"/>
            <w:szCs w:val="28"/>
            <w:highlight w:val="yellow"/>
          </w:rPr>
          <w:delText xml:space="preserve">NÃO</w:delText>
        </w:r>
      </w:del>
      <w:ins w:id="1252" w:author="Assessor GDSXSR" w:date="2026-10-31T00:13:28Z">
        <w:r>
          <w:rPr>
            <w:rFonts w:ascii="Arial" w:hAnsi="Arial" w:cs="Arial"/>
            <w:b w:val="0"/>
            <w:color w:val="808080"/>
            <w:sz w:val="28"/>
            <w:szCs w:val="28"/>
            <w:highlight w:val="yellow"/>
          </w:rPr>
          <w:t xml:space="preserve">MANUTENÇÃO</w:t>
        </w:r>
      </w:ins>
      <w:r>
        <w:rPr>
          <w:rFonts w:ascii="Arial" w:hAnsi="Arial" w:cs="Arial"/>
          <w:b w:val="0"/>
          <w:color w:val="000000" w:themeColor="text1"/>
          <w:sz w:val="28"/>
          <w:szCs w:val="28"/>
          <w:highlight w:val="yellow"/>
          <w:rPrChange w:id="1253" w:author="Assessor GDSXSR" w:date="2026-10-31T00:13:28Z">
            <w:rPr>
              <w:rFonts w:ascii="Arial" w:hAnsi="Arial" w:cs="Arial"/>
              <w:b w:val="0"/>
              <w:color w:val="000000" w:themeColor="text1"/>
              <w:sz w:val="28"/>
              <w:szCs w:val="28"/>
            </w:rPr>
          </w:rPrChange>
        </w:rPr>
        <w:t xml:space="preserve"> </w:t>
      </w:r>
      <w:del w:id="1254" w:author="Assessor GDSXSR" w:date="2026-10-31T00:13:28Z">
        <w:r>
          <w:rPr>
            <w:rFonts w:ascii="Arial" w:hAnsi="Arial" w:cs="Arial"/>
            <w:b w:val="0"/>
            <w:color w:val="000000" w:themeColor="text1"/>
            <w:sz w:val="28"/>
            <w:szCs w:val="28"/>
            <w:highlight w:val="yellow"/>
          </w:rPr>
          <w:delText xml:space="preserve">VIOLAÇÃO</w:delText>
        </w:r>
      </w:del>
      <w:ins w:id="1255" w:author="Assessor GDSXSR" w:date="2026-10-31T00:13:28Z">
        <w:r>
          <w:rPr>
            <w:rFonts w:ascii="Arial" w:hAnsi="Arial" w:cs="Arial"/>
            <w:b w:val="0"/>
            <w:color w:val="808080"/>
            <w:sz w:val="28"/>
            <w:szCs w:val="28"/>
            <w:highlight w:val="yellow"/>
          </w:rPr>
          <w:t xml:space="preserve">DA</w:t>
        </w:r>
      </w:ins>
      <w:r>
        <w:rPr>
          <w:rFonts w:ascii="Arial" w:hAnsi="Arial" w:cs="Arial"/>
          <w:b w:val="0"/>
          <w:color w:val="000000" w:themeColor="text1"/>
          <w:sz w:val="28"/>
          <w:szCs w:val="28"/>
          <w:highlight w:val="yellow"/>
          <w:rPrChange w:id="1256" w:author="Assessor GDSXSR" w:date="2026-10-31T00:13:28Z">
            <w:rPr>
              <w:rFonts w:ascii="Arial" w:hAnsi="Arial" w:cs="Arial"/>
              <w:b w:val="0"/>
              <w:color w:val="000000" w:themeColor="text1"/>
              <w:sz w:val="28"/>
              <w:szCs w:val="28"/>
            </w:rPr>
          </w:rPrChange>
        </w:rPr>
        <w:t xml:space="preserve"> </w:t>
      </w:r>
      <w:del w:id="1257" w:author="Assessor GDSXSR" w:date="2026-10-31T00:13:28Z">
        <w:r>
          <w:rPr>
            <w:rFonts w:ascii="Arial" w:hAnsi="Arial" w:cs="Arial"/>
            <w:b w:val="0"/>
            <w:color w:val="000000" w:themeColor="text1"/>
            <w:sz w:val="28"/>
            <w:szCs w:val="28"/>
            <w:highlight w:val="yellow"/>
          </w:rPr>
          <w:delText xml:space="preserve">AO</w:delText>
        </w:r>
      </w:del>
      <w:ins w:id="1258" w:author="Assessor GDSXSR" w:date="2026-10-31T00:13:28Z">
        <w:r>
          <w:rPr>
            <w:rFonts w:ascii="Arial" w:hAnsi="Arial" w:cs="Arial"/>
            <w:b w:val="0"/>
            <w:color w:val="808080"/>
            <w:sz w:val="28"/>
            <w:szCs w:val="28"/>
            <w:highlight w:val="yellow"/>
          </w:rPr>
          <w:t xml:space="preserve">REJEIÇÃO</w:t>
        </w:r>
      </w:ins>
      <w:r>
        <w:rPr>
          <w:rFonts w:ascii="Arial" w:hAnsi="Arial" w:cs="Arial"/>
          <w:b w:val="0"/>
          <w:color w:val="000000" w:themeColor="text1"/>
          <w:sz w:val="28"/>
          <w:szCs w:val="28"/>
          <w:highlight w:val="yellow"/>
          <w:rPrChange w:id="1259" w:author="Assessor GDSXSR" w:date="2026-10-31T00:13:28Z">
            <w:rPr>
              <w:rFonts w:ascii="Arial" w:hAnsi="Arial" w:cs="Arial"/>
              <w:b w:val="0"/>
              <w:color w:val="000000" w:themeColor="text1"/>
              <w:sz w:val="28"/>
              <w:szCs w:val="28"/>
            </w:rPr>
          </w:rPrChange>
        </w:rPr>
        <w:t xml:space="preserve"> </w:t>
      </w:r>
      <w:del w:id="1260" w:author="Assessor GDSXSR" w:date="2026-10-31T00:13:28Z">
        <w:r>
          <w:rPr>
            <w:rFonts w:ascii="Arial" w:hAnsi="Arial" w:cs="Arial"/>
            <w:b w:val="0"/>
            <w:color w:val="000000" w:themeColor="text1"/>
            <w:sz w:val="28"/>
            <w:szCs w:val="28"/>
            <w:highlight w:val="yellow"/>
          </w:rPr>
          <w:delText xml:space="preserve">DIREITO</w:delText>
        </w:r>
      </w:del>
      <w:ins w:id="1261" w:author="Assessor GDSXSR" w:date="2026-10-31T00:13:28Z">
        <w:r>
          <w:rPr>
            <w:rFonts w:ascii="Arial" w:hAnsi="Arial" w:cs="Arial"/>
            <w:b w:val="0"/>
            <w:color w:val="808080"/>
            <w:sz w:val="28"/>
            <w:szCs w:val="28"/>
            <w:highlight w:val="yellow"/>
          </w:rPr>
          <w:t xml:space="preserve">DOS EMBARGOS À MONITÓRIA E DA DESNECESSIDADE</w:t>
        </w:r>
      </w:ins>
      <w:r>
        <w:rPr>
          <w:rFonts w:ascii="Arial" w:hAnsi="Arial" w:cs="Arial"/>
          <w:b w:val="0"/>
          <w:color w:val="000000" w:themeColor="text1"/>
          <w:sz w:val="28"/>
          <w:szCs w:val="28"/>
          <w:highlight w:val="yellow"/>
          <w:rPrChange w:id="1262" w:author="Assessor GDSXSR" w:date="2026-10-31T00:13:28Z">
            <w:rPr>
              <w:rFonts w:ascii="Arial" w:hAnsi="Arial" w:cs="Arial"/>
              <w:b w:val="0"/>
              <w:color w:val="000000" w:themeColor="text1"/>
              <w:sz w:val="28"/>
              <w:szCs w:val="28"/>
            </w:rPr>
          </w:rPrChange>
        </w:rPr>
        <w:t xml:space="preserve"> DE </w:t>
      </w:r>
      <w:del w:id="1263" w:author="Assessor GDSXSR" w:date="2026-10-31T00:13:28Z">
        <w:r>
          <w:rPr>
            <w:rFonts w:ascii="Arial" w:hAnsi="Arial" w:cs="Arial"/>
            <w:b w:val="0"/>
            <w:color w:val="000000" w:themeColor="text1"/>
            <w:sz w:val="28"/>
            <w:szCs w:val="28"/>
            <w:highlight w:val="yellow"/>
          </w:rPr>
          <w:delText xml:space="preserve">DEFESA</w:delText>
        </w:r>
      </w:del>
      <w:ins w:id="1264" w:author="Assessor GDSXSR" w:date="2026-10-31T00:13:28Z">
        <w:r>
          <w:rPr>
            <w:rFonts w:ascii="Arial" w:hAnsi="Arial" w:cs="Arial"/>
            <w:b w:val="0"/>
            <w:color w:val="808080"/>
            <w:sz w:val="28"/>
            <w:szCs w:val="28"/>
            <w:highlight w:val="yellow"/>
          </w:rPr>
          <w:t xml:space="preserve">PERÍCIA</w:t>
        </w:r>
      </w:ins>
      <w:r>
        <w:rPr>
          <w:rFonts w:ascii="Arial" w:hAnsi="Arial" w:cs="Arial"/>
          <w:b w:val="0"/>
          <w:sz w:val="28"/>
          <w:szCs w:val="28"/>
          <w:highlight w:val="yellow"/>
          <w:rPrChange w:id="1265" w:author="Assessor GDSXSR" w:date="2026-10-31T00:13:28Z">
            <w:rPr>
              <w:rFonts w:ascii="Arial" w:hAnsi="Arial" w:cs="Arial"/>
              <w:b w:val="0"/>
              <w:sz w:val="28"/>
              <w:szCs w:val="28"/>
            </w:rPr>
          </w:rPrChange>
        </w:rPr>
        <w:t xml:space="preserve"> </w:t>
      </w:r>
      <w:del w:id="1266" w:author="Assessor GDSXSR" w:date="2026-10-31T00:13:28Z">
        <w:r>
          <w:rPr>
            <w:rFonts w:ascii="Arial" w:hAnsi="Arial" w:cs="Arial"/>
            <w:b w:val="0"/>
            <w:sz w:val="28"/>
            <w:szCs w:val="28"/>
            <w:highlight w:val="yellow"/>
          </w:rPr>
          <w:delText xml:space="preserve">ANTE </w:delText>
        </w:r>
        <w:r>
          <w:rPr>
            <w:rFonts w:ascii="Arial" w:hAnsi="Arial" w:cs="Arial"/>
            <w:b w:val="0"/>
            <w:color w:val="000000" w:themeColor="text1"/>
            <w:sz w:val="28"/>
            <w:szCs w:val="28"/>
            <w:highlight w:val="yellow"/>
          </w:rPr>
          <w:delText xml:space="preserve">A FALTA</w:delText>
        </w:r>
        <w:r>
          <w:rPr>
            <w:rFonts w:ascii="Arial" w:hAnsi="Arial" w:cs="Arial"/>
            <w:b w:val="0"/>
            <w:color w:val="000000" w:themeColor="text1"/>
            <w:sz w:val="28"/>
            <w:szCs w:val="28"/>
            <w:highlight w:val="yellow"/>
          </w:rPr>
          <w:delText xml:space="preserve"> DE MEMÓRIA DE CÁLCULO E INDICAÇÃO DO VALOR DEVIDO</w:delText>
        </w:r>
      </w:del>
      <w:ins w:id="1267" w:author="Assessor GDSXSR" w:date="2026-10-31T00:13:28Z">
        <w:r>
          <w:rPr>
            <w:rFonts w:ascii="Arial" w:hAnsi="Arial" w:cs="Arial"/>
            <w:b w:val="0"/>
            <w:color w:val="808080"/>
            <w:sz w:val="28"/>
            <w:szCs w:val="28"/>
            <w:highlight w:val="yellow"/>
          </w:rPr>
          <w:t xml:space="preserve">CONTÁBIL</w:t>
        </w:r>
      </w:ins>
      <w:commentRangeEnd w:id="6"/>
      <w:r>
        <w:rPr>
          <w:rStyle w:val="CommentReference"/>
        </w:rPr>
        <w:commentReference w:id="6"/>
      </w:r>
    </w:p>
    <w:p w14:paraId="45C44E75" w14:textId="77777777" w:rsidR="00FE3F13" w:rsidRPr="00D87531" w:rsidRDefault="00FE3F13">
      <w:pPr>
        <w:pStyle w:val="Ttulo2"/>
        <w:spacing w:before="0" w:after="0" w:line="360" w:lineRule="auto"/>
        <w:ind w:firstLine="2268"/>
        <w:jc w:val="both"/>
        <w:rPr>
          <w:rFonts w:ascii="Arial" w:eastAsia="Calibri" w:hAnsi="Arial" w:cs="Arial"/>
          <w:b w:val="0"/>
          <w:color w:val="000000" w:themeColor="text1"/>
          <w:sz w:val="28"/>
          <w:szCs w:val="28"/>
        </w:rPr>
      </w:pPr>
    </w:p>
    <w:p w14:paraId="45C44E76" w14:textId="47F2F7ED" w:rsidR="00FE3F13" w:rsidRDefault="00895929">
      <w:pPr>
        <w:pStyle w:val="Ttulo2"/>
        <w:spacing w:before="0" w:after="0" w:line="360" w:lineRule="auto"/>
        <w:ind w:firstLine="2268"/>
        <w:jc w:val="both"/>
        <w:rPr>
          <w:rFonts w:ascii="Arial" w:hAnsi="Arial"/>
        </w:rPr>
      </w:pPr>
      <w:commentRangeStart w:id="7"/>
      <w:del w:id="1268" w:author="Assessor GDSXSR" w:date="2026-10-31T00:13:28Z">
        <w:r>
          <w:rPr>
            <w:rFonts w:ascii="Arial" w:eastAsia="Calibri" w:hAnsi="Arial" w:cs="Arial"/>
            <w:b w:val="0"/>
            <w:color w:val="000000" w:themeColor="text1"/>
            <w:sz w:val="28"/>
            <w:szCs w:val="28"/>
          </w:rPr>
          <w:delText xml:space="preserve">A</w:delText>
        </w:r>
      </w:del>
      <w:ins w:id="1269" w:author="Assessor GDSXSR" w:date="2026-10-31T00:13:28Z">
        <w:r>
          <w:rPr>
            <w:rFonts w:ascii="Arial" w:eastAsia="Calibri" w:hAnsi="Arial" w:cs="Arial"/>
            <w:b w:val="0"/>
            <w:color w:val="808080"/>
            <w:sz w:val="28"/>
            <w:szCs w:val="28"/>
          </w:rPr>
          <w:t xml:space="preserve">Os réus/apelantes alegam que:</w:t>
        </w:r>
        <w:r>
          <w:rPr>
            <w:rFonts w:ascii="Arial" w:eastAsia="Calibri" w:hAnsi="Arial" w:cs="Arial"/>
            <w:b/>
            <w:color w:val="808080"/>
            <w:sz w:val="28"/>
            <w:szCs w:val="28"/>
          </w:rPr>
          <w:t xml:space="preserve"> 1)</w:t>
        </w:r>
        <w:r>
          <w:rPr>
            <w:rFonts w:ascii="Arial" w:eastAsia="Calibri" w:hAnsi="Arial" w:cs="Arial"/>
            <w:b w:val="0"/>
            <w:color w:val="808080"/>
            <w:sz w:val="28"/>
            <w:szCs w:val="28"/>
          </w:rPr>
          <w:t xml:space="preserve"> citados por edital e sem acesso a informações da relação contratual, a</w:t>
        </w:r>
      </w:ins>
      <w:r>
        <w:rPr>
          <w:rFonts w:ascii="Arial" w:eastAsia="Calibri" w:hAnsi="Arial" w:cs="Arial"/>
          <w:b w:val="0"/>
          <w:color w:val="000000" w:themeColor="text1"/>
          <w:sz w:val="28"/>
          <w:szCs w:val="28"/>
        </w:rPr>
        <w:t xml:space="preserve"> Curadoria </w:t>
      </w:r>
      <w:r>
        <w:rPr>
          <w:rFonts w:ascii="Arial" w:eastAsia="Calibri" w:hAnsi="Arial" w:cs="Arial"/>
          <w:b w:val="0"/>
          <w:color w:val="000000" w:themeColor="text1"/>
          <w:sz w:val="28"/>
          <w:szCs w:val="28"/>
        </w:rPr>
        <w:t xml:space="preserve">Especial</w:t>
      </w:r>
      <w:del w:id="1270" w:author="Assessor GDSXSR" w:date="2026-10-31T00:13:28Z">
        <w:r>
          <w:rPr>
            <w:rFonts w:ascii="Arial" w:eastAsia="Calibri" w:hAnsi="Arial" w:cs="Arial"/>
            <w:b w:val="0"/>
            <w:color w:val="000000" w:themeColor="text1"/>
            <w:sz w:val="28"/>
            <w:szCs w:val="28"/>
          </w:rPr>
          <w:delText xml:space="preserve">, </w:delText>
        </w:r>
        <w:r>
          <w:rPr>
            <w:rFonts w:ascii="Arial" w:eastAsia="Calibri" w:hAnsi="Arial" w:cs="Arial"/>
            <w:b w:val="0"/>
            <w:color w:val="000000" w:themeColor="text1"/>
            <w:sz w:val="28"/>
            <w:szCs w:val="28"/>
          </w:rPr>
          <w:delText xml:space="preserve">em razão da atuação da Defensoria Pública na condição de </w:delText>
        </w:r>
        <w:r>
          <w:rPr>
            <w:rFonts w:ascii="Arial" w:eastAsia="Calibri" w:hAnsi="Arial" w:cs="Arial"/>
            <w:b w:val="0"/>
            <w:color w:val="000000" w:themeColor="text1"/>
            <w:sz w:val="28"/>
            <w:szCs w:val="28"/>
          </w:rPr>
          <w:delText xml:space="preserve">c</w:delText>
        </w:r>
        <w:r>
          <w:rPr>
            <w:rFonts w:ascii="Arial" w:eastAsia="Calibri" w:hAnsi="Arial" w:cs="Arial"/>
            <w:b w:val="0"/>
            <w:color w:val="000000" w:themeColor="text1"/>
            <w:sz w:val="28"/>
            <w:szCs w:val="28"/>
          </w:rPr>
          <w:delText xml:space="preserve">urador</w:delText>
        </w:r>
        <w:r>
          <w:rPr>
            <w:rFonts w:ascii="Arial" w:eastAsia="Calibri" w:hAnsi="Arial" w:cs="Arial"/>
            <w:b w:val="0"/>
            <w:color w:val="000000" w:themeColor="text1"/>
            <w:sz w:val="28"/>
            <w:szCs w:val="28"/>
          </w:rPr>
          <w:delText xml:space="preserve">a</w:delText>
        </w:r>
        <w:r>
          <w:rPr>
            <w:rFonts w:ascii="Arial" w:eastAsia="Calibri" w:hAnsi="Arial" w:cs="Arial"/>
            <w:b w:val="0"/>
            <w:color w:val="000000" w:themeColor="text1"/>
            <w:sz w:val="28"/>
            <w:szCs w:val="28"/>
          </w:rPr>
          <w:delText xml:space="preserve"> </w:delText>
        </w:r>
        <w:r>
          <w:rPr>
            <w:rFonts w:ascii="Arial" w:eastAsia="Calibri" w:hAnsi="Arial" w:cs="Arial"/>
            <w:b w:val="0"/>
            <w:color w:val="000000" w:themeColor="text1"/>
            <w:sz w:val="28"/>
            <w:szCs w:val="28"/>
          </w:rPr>
          <w:delText xml:space="preserve">de </w:delText>
        </w:r>
        <w:r>
          <w:rPr>
            <w:rFonts w:ascii="Arial" w:eastAsia="Calibri" w:hAnsi="Arial" w:cs="Arial"/>
            <w:b w:val="0"/>
            <w:color w:val="000000" w:themeColor="text1"/>
            <w:sz w:val="28"/>
            <w:szCs w:val="28"/>
          </w:rPr>
          <w:delText xml:space="preserve">a</w:delText>
        </w:r>
        <w:r>
          <w:rPr>
            <w:rFonts w:ascii="Arial" w:eastAsia="Calibri" w:hAnsi="Arial" w:cs="Arial"/>
            <w:b w:val="0"/>
            <w:color w:val="000000" w:themeColor="text1"/>
            <w:sz w:val="28"/>
            <w:szCs w:val="28"/>
          </w:rPr>
          <w:delText xml:space="preserve">usentes</w:delText>
        </w:r>
        <w:r>
          <w:rPr>
            <w:rFonts w:ascii="Arial" w:eastAsia="Calibri" w:hAnsi="Arial" w:cs="Arial"/>
            <w:b w:val="0"/>
            <w:color w:val="000000" w:themeColor="text1"/>
            <w:sz w:val="28"/>
            <w:szCs w:val="28"/>
          </w:rPr>
          <w:delText xml:space="preserve">, </w:delText>
        </w:r>
        <w:r>
          <w:rPr>
            <w:rFonts w:ascii="Arial" w:eastAsia="Calibri" w:hAnsi="Arial" w:cs="Arial"/>
            <w:b w:val="0"/>
            <w:color w:val="000000" w:themeColor="text1"/>
            <w:sz w:val="28"/>
            <w:szCs w:val="28"/>
          </w:rPr>
          <w:delText xml:space="preserve">alega que</w:delText>
        </w:r>
      </w:del>
      <w:r>
        <w:rPr>
          <w:rFonts w:ascii="Arial" w:eastAsia="Calibri" w:hAnsi="Arial" w:cs="Arial"/>
          <w:b w:val="0"/>
          <w:color w:val="000000" w:themeColor="text1"/>
          <w:sz w:val="28"/>
          <w:szCs w:val="28"/>
        </w:rPr>
        <w:t xml:space="preserve"> </w:t>
      </w:r>
      <w:r>
        <w:rPr>
          <w:rFonts w:ascii="Arial" w:eastAsia="Calibri" w:hAnsi="Arial" w:cs="Arial"/>
          <w:b w:val="0"/>
          <w:color w:val="000000" w:themeColor="text1"/>
          <w:sz w:val="28"/>
          <w:szCs w:val="28"/>
        </w:rPr>
        <w:t xml:space="preserve">não </w:t>
      </w:r>
      <w:del w:id="1271" w:author="Assessor GDSXSR" w:date="2026-10-31T00:13:28Z">
        <w:r>
          <w:rPr>
            <w:rFonts w:ascii="Arial" w:eastAsia="Calibri" w:hAnsi="Arial" w:cs="Arial"/>
            <w:b w:val="0"/>
            <w:color w:val="000000" w:themeColor="text1"/>
            <w:sz w:val="28"/>
            <w:szCs w:val="28"/>
          </w:rPr>
          <w:delText xml:space="preserve">seria</w:delText>
        </w:r>
      </w:del>
      <w:ins w:id="1272" w:author="Assessor GDSXSR" w:date="2026-10-31T00:13:28Z">
        <w:r>
          <w:rPr>
            <w:rFonts w:ascii="Arial" w:eastAsia="Calibri" w:hAnsi="Arial" w:cs="Arial"/>
            <w:b w:val="0"/>
            <w:color w:val="808080"/>
            <w:sz w:val="28"/>
            <w:szCs w:val="28"/>
          </w:rPr>
          <w:t xml:space="preserve">pode</w:t>
        </w:r>
      </w:ins>
      <w:r>
        <w:rPr>
          <w:rFonts w:ascii="Arial" w:eastAsia="Calibri" w:hAnsi="Arial" w:cs="Arial"/>
          <w:b w:val="0"/>
          <w:color w:val="000000" w:themeColor="text1"/>
          <w:sz w:val="28"/>
          <w:szCs w:val="28"/>
        </w:rPr>
        <w:t xml:space="preserve"> </w:t>
      </w:r>
      <w:del w:id="1273" w:author="Assessor GDSXSR" w:date="2026-10-31T00:13:28Z">
        <w:r>
          <w:rPr>
            <w:rFonts w:ascii="Arial" w:eastAsia="Calibri" w:hAnsi="Arial" w:cs="Arial"/>
            <w:b w:val="0"/>
            <w:color w:val="000000" w:themeColor="text1"/>
            <w:sz w:val="28"/>
            <w:szCs w:val="28"/>
          </w:rPr>
          <w:delText xml:space="preserve">possível exigir a apresentação de</w:delText>
        </w:r>
      </w:del>
      <w:ins w:id="1274" w:author="Assessor GDSXSR" w:date="2026-10-31T00:13:28Z">
        <w:r>
          <w:rPr>
            <w:rFonts w:ascii="Arial" w:eastAsia="Calibri" w:hAnsi="Arial" w:cs="Arial"/>
            <w:b w:val="0"/>
            <w:color w:val="808080"/>
            <w:sz w:val="28"/>
            <w:szCs w:val="28"/>
          </w:rPr>
          <w:t xml:space="preserve">apresentar</w:t>
        </w:r>
      </w:ins>
      <w:r>
        <w:rPr>
          <w:rFonts w:ascii="Arial" w:eastAsia="Calibri" w:hAnsi="Arial" w:cs="Arial"/>
          <w:b w:val="0"/>
          <w:color w:val="000000" w:themeColor="text1"/>
          <w:sz w:val="28"/>
          <w:szCs w:val="28"/>
        </w:rPr>
        <w:t xml:space="preserve"> memória de cálculo</w:t>
      </w:r>
      <w:del w:id="1275" w:author="Assessor GDSXSR" w:date="2026-10-31T00:13:28Z">
        <w:r>
          <w:rPr>
            <w:rFonts w:ascii="Arial" w:eastAsia="Calibri" w:hAnsi="Arial" w:cs="Arial"/>
            <w:b w:val="0"/>
            <w:color w:val="000000" w:themeColor="text1"/>
            <w:sz w:val="28"/>
            <w:szCs w:val="28"/>
          </w:rPr>
          <w:delText xml:space="preserve"> ou indicação do valor que entendem devido</w:delText>
        </w:r>
      </w:del>
      <w:r>
        <w:rPr>
          <w:rFonts w:ascii="Arial" w:eastAsia="Calibri" w:hAnsi="Arial" w:cs="Arial"/>
          <w:b w:val="0"/>
          <w:color w:val="000000" w:themeColor="text1"/>
          <w:sz w:val="28"/>
          <w:szCs w:val="28"/>
        </w:rPr>
        <w:t xml:space="preserve">, </w:t>
      </w:r>
      <w:del w:id="1276" w:author="Assessor GDSXSR" w:date="2026-10-31T00:13:28Z">
        <w:r>
          <w:rPr>
            <w:rFonts w:ascii="Arial" w:eastAsia="Calibri" w:hAnsi="Arial" w:cs="Arial"/>
            <w:b w:val="0"/>
            <w:color w:val="000000" w:themeColor="text1"/>
            <w:sz w:val="28"/>
            <w:szCs w:val="28"/>
          </w:rPr>
          <w:delText xml:space="preserve">razão pela qual</w:delText>
        </w:r>
      </w:del>
      <w:ins w:id="1277" w:author="Assessor GDSXSR" w:date="2026-10-31T00:13:28Z">
        <w:r>
          <w:rPr>
            <w:rFonts w:ascii="Arial" w:eastAsia="Calibri" w:hAnsi="Arial" w:cs="Arial"/>
            <w:b w:val="0"/>
            <w:color w:val="808080"/>
            <w:sz w:val="28"/>
            <w:szCs w:val="28"/>
          </w:rPr>
          <w:t xml:space="preserve">e</w:t>
        </w:r>
      </w:ins>
      <w:r>
        <w:rPr>
          <w:rFonts w:ascii="Arial" w:eastAsia="Calibri" w:hAnsi="Arial" w:cs="Arial"/>
          <w:b w:val="0"/>
          <w:color w:val="000000" w:themeColor="text1"/>
          <w:sz w:val="28"/>
          <w:szCs w:val="28"/>
        </w:rPr>
        <w:t xml:space="preserve"> a rejeição dos embargos </w:t>
      </w:r>
      <w:del w:id="1278" w:author="Assessor GDSXSR" w:date="2026-10-31T00:13:28Z">
        <w:r>
          <w:rPr>
            <w:rFonts w:ascii="Arial" w:eastAsia="Calibri" w:hAnsi="Arial" w:cs="Arial"/>
            <w:b w:val="0"/>
            <w:color w:val="000000" w:themeColor="text1"/>
            <w:sz w:val="28"/>
            <w:szCs w:val="28"/>
          </w:rPr>
          <w:delText xml:space="preserve">monitórios</w:delText>
        </w:r>
      </w:del>
      <w:ins w:id="1279" w:author="Assessor GDSXSR" w:date="2026-10-31T00:13:28Z">
        <w:r>
          <w:rPr>
            <w:rFonts w:ascii="Arial" w:eastAsia="Calibri" w:hAnsi="Arial" w:cs="Arial"/>
            <w:b w:val="0"/>
            <w:color w:val="808080"/>
            <w:sz w:val="28"/>
            <w:szCs w:val="28"/>
          </w:rPr>
          <w:t xml:space="preserve">com</w:t>
        </w:r>
      </w:ins>
      <w:r>
        <w:rPr>
          <w:rFonts w:ascii="Arial" w:eastAsia="Calibri" w:hAnsi="Arial" w:cs="Arial"/>
          <w:b w:val="0"/>
          <w:color w:val="000000" w:themeColor="text1"/>
          <w:sz w:val="28"/>
          <w:szCs w:val="28"/>
        </w:rPr>
        <w:t xml:space="preserve"> </w:t>
      </w:r>
      <w:del w:id="1280" w:author="Assessor GDSXSR" w:date="2026-10-31T00:13:28Z">
        <w:r>
          <w:rPr>
            <w:rFonts w:ascii="Arial" w:eastAsia="Calibri" w:hAnsi="Arial" w:cs="Arial"/>
            <w:b w:val="0"/>
            <w:color w:val="000000" w:themeColor="text1"/>
            <w:sz w:val="28"/>
            <w:szCs w:val="28"/>
          </w:rPr>
          <w:delText xml:space="preserve">teria</w:delText>
        </w:r>
      </w:del>
      <w:ins w:id="1281" w:author="Assessor GDSXSR" w:date="2026-10-31T00:13:28Z">
        <w:r>
          <w:rPr>
            <w:rFonts w:ascii="Arial" w:eastAsia="Calibri" w:hAnsi="Arial" w:cs="Arial"/>
            <w:b w:val="0"/>
            <w:color w:val="808080"/>
            <w:sz w:val="28"/>
            <w:szCs w:val="28"/>
          </w:rPr>
          <w:t xml:space="preserve">fundamento</w:t>
        </w:r>
      </w:ins>
      <w:r>
        <w:rPr>
          <w:rFonts w:ascii="Arial" w:eastAsia="Calibri" w:hAnsi="Arial" w:cs="Arial"/>
          <w:b w:val="0"/>
          <w:color w:val="000000" w:themeColor="text1"/>
          <w:sz w:val="28"/>
          <w:szCs w:val="28"/>
        </w:rPr>
        <w:t xml:space="preserve"> </w:t>
      </w:r>
      <w:del w:id="1282" w:author="Assessor GDSXSR" w:date="2026-10-31T00:13:28Z">
        <w:r>
          <w:rPr>
            <w:rFonts w:ascii="Arial" w:eastAsia="Calibri" w:hAnsi="Arial" w:cs="Arial"/>
            <w:b w:val="0"/>
            <w:color w:val="000000" w:themeColor="text1"/>
            <w:sz w:val="28"/>
            <w:szCs w:val="28"/>
          </w:rPr>
          <w:delText xml:space="preserve">restringido</w:delText>
        </w:r>
      </w:del>
      <w:ins w:id="1283" w:author="Assessor GDSXSR" w:date="2026-10-31T00:13:28Z">
        <w:r>
          <w:rPr>
            <w:rFonts w:ascii="Arial" w:eastAsia="Calibri" w:hAnsi="Arial" w:cs="Arial"/>
            <w:b w:val="0"/>
            <w:color w:val="808080"/>
            <w:sz w:val="28"/>
            <w:szCs w:val="28"/>
          </w:rPr>
          <w:t xml:space="preserve">no</w:t>
        </w:r>
      </w:ins>
      <w:r>
        <w:rPr>
          <w:rFonts w:ascii="Arial" w:eastAsia="Calibri" w:hAnsi="Arial" w:cs="Arial"/>
          <w:b w:val="0"/>
          <w:color w:val="000000" w:themeColor="text1"/>
          <w:sz w:val="28"/>
          <w:szCs w:val="28"/>
        </w:rPr>
        <w:t xml:space="preserve"> </w:t>
      </w:r>
      <w:del w:id="1284" w:author="Assessor GDSXSR" w:date="2026-10-31T00:13:28Z">
        <w:r>
          <w:rPr>
            <w:rFonts w:ascii="Arial" w:eastAsia="Calibri" w:hAnsi="Arial" w:cs="Arial"/>
            <w:b w:val="0"/>
            <w:color w:val="000000" w:themeColor="text1"/>
            <w:sz w:val="28"/>
            <w:szCs w:val="28"/>
          </w:rPr>
          <w:delText xml:space="preserve">indevidamente</w:delText>
        </w:r>
      </w:del>
      <w:ins w:id="1285" w:author="Assessor GDSXSR" w:date="2026-10-31T00:13:28Z">
        <w:r>
          <w:rPr>
            <w:rFonts w:ascii="Arial" w:eastAsia="Calibri" w:hAnsi="Arial" w:cs="Arial"/>
            <w:b w:val="0"/>
            <w:color w:val="808080"/>
            <w:sz w:val="28"/>
            <w:szCs w:val="28"/>
          </w:rPr>
          <w:t xml:space="preserve">CPC 702 § 2º restringiu</w:t>
        </w:r>
      </w:ins>
      <w:r>
        <w:rPr>
          <w:rFonts w:ascii="Arial" w:eastAsia="Calibri" w:hAnsi="Arial" w:cs="Arial"/>
          <w:b w:val="0"/>
          <w:color w:val="000000" w:themeColor="text1"/>
          <w:sz w:val="28"/>
          <w:szCs w:val="28"/>
        </w:rPr>
        <w:t xml:space="preserve"> o direito de defesa</w:t>
      </w:r>
      <w:ins w:id="1286" w:author="Assessor GDSXSR" w:date="2026-10-31T00:13:28Z">
        <w:r>
          <w:rPr>
            <w:rFonts w:ascii="Arial" w:eastAsia="Calibri" w:hAnsi="Arial" w:cs="Arial"/>
            <w:b w:val="0"/>
            <w:color w:val="808080"/>
            <w:sz w:val="28"/>
            <w:szCs w:val="28"/>
          </w:rPr>
          <w:t xml:space="preserve">, admitida a negativa geral (CPC 341 parágrafo único); e</w:t>
        </w:r>
        <w:r>
          <w:rPr>
            <w:rFonts w:ascii="Arial" w:eastAsia="Calibri" w:hAnsi="Arial" w:cs="Arial"/>
            <w:b/>
            <w:color w:val="808080"/>
            <w:sz w:val="28"/>
            <w:szCs w:val="28"/>
          </w:rPr>
          <w:t xml:space="preserve"> 2)</w:t>
        </w:r>
        <w:r>
          <w:rPr>
            <w:rFonts w:ascii="Arial" w:eastAsia="Calibri" w:hAnsi="Arial" w:cs="Arial"/>
            <w:b w:val="0"/>
            <w:color w:val="808080"/>
            <w:sz w:val="28"/>
            <w:szCs w:val="28"/>
          </w:rPr>
          <w:t xml:space="preserve"> o débito, baseado em planilha unilateral do banco, não tem liquidez comprovada, o que exige perícia contábil (ID 88844071)</w:t>
        </w:r>
      </w:ins>
      <w:r>
        <w:rPr>
          <w:rFonts w:ascii="Arial" w:eastAsia="Calibri" w:hAnsi="Arial" w:cs="Arial"/>
          <w:b w:val="0"/>
          <w:color w:val="000000" w:themeColor="text1"/>
          <w:sz w:val="28"/>
          <w:szCs w:val="28"/>
        </w:rPr>
        <w:t xml:space="preserve">.</w:t>
      </w:r>
      <w:commentRangeEnd w:id="7"/>
      <w:r>
        <w:rPr>
          <w:rStyle w:val="CommentReference"/>
        </w:rPr>
        <w:commentReference w:id="7"/>
      </w:r>
    </w:p>
    <w:p w14:paraId="45C44E77" w14:textId="77777777" w:rsidR="00FE3F13" w:rsidRDefault="00FE3F13">
      <w:pPr>
        <w:pStyle w:val="Corpodetexto"/>
        <w:spacing w:after="0" w:line="360" w:lineRule="auto"/>
        <w:ind w:firstLine="2268"/>
        <w:jc w:val="both"/>
        <w:rPr>
          <w:rFonts w:ascii="Arial" w:eastAsia="Calibri" w:hAnsi="Arial" w:cs="Arial"/>
          <w:color w:val="000000" w:themeColor="text1"/>
          <w:sz w:val="28"/>
          <w:szCs w:val="28"/>
        </w:rPr>
      </w:pPr>
    </w:p>
    <w:p w14:paraId="45C44E78" w14:textId="0D4400F6" w:rsidR="00FE3F13" w:rsidRDefault="00EA68EF">
      <w:pPr>
        <w:pStyle w:val="Corpodetexto"/>
        <w:spacing w:after="0" w:line="360" w:lineRule="auto"/>
        <w:ind w:firstLine="2268"/>
        <w:jc w:val="both"/>
      </w:pP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Requer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o provimento do apelo para </w:t>
      </w:r>
      <w:del w:id="1287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que seja julgado</w:delText>
        </w:r>
      </w:del>
      <w:ins w:id="1288" w:author="Assessor GDSXSR" w:date="2026-10-31T00:13:28Z">
        <w:r>
          <w:rPr>
            <w:rFonts w:ascii="Arial" w:eastAsia="Calibri" w:hAnsi="Arial" w:cs="Arial"/>
            <w:color w:val="808080"/>
            <w:sz w:val="28"/>
            <w:szCs w:val="28"/>
          </w:rPr>
          <w:t xml:space="preserve">julgar</w:t>
        </w:r>
      </w:ins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improcedente o pedido monitório</w:t>
      </w:r>
      <w:ins w:id="1289" w:author="Assessor GDSXSR" w:date="2026-10-31T00:13:28Z">
        <w:r>
          <w:rPr>
            <w:rFonts w:ascii="Arial" w:eastAsia="Calibri" w:hAnsi="Arial" w:cs="Arial"/>
            <w:color w:val="808080"/>
            <w:sz w:val="28"/>
            <w:szCs w:val="28"/>
          </w:rPr>
          <w:t xml:space="preserve"> ou, subsidiariamente, anular a sentença e retornar os autos à origem para instrução, com perícia contábil</w:t>
        </w:r>
      </w:ins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.</w:t>
      </w:r>
      <w:del w:id="1290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 </w:delText>
        </w:r>
      </w:del>
    </w:p>
    <w:p w14:paraId="45C44E79" w14:textId="77777777" w:rsidR="00FE3F13" w:rsidRDefault="00FE3F13">
      <w:pPr>
        <w:pStyle w:val="Corpodetexto"/>
        <w:spacing w:after="0" w:line="360" w:lineRule="auto"/>
        <w:ind w:firstLine="2268"/>
        <w:jc w:val="both"/>
        <w:rPr>
          <w:rFonts w:ascii="Arial" w:eastAsia="Calibri" w:hAnsi="Arial" w:cs="Arial"/>
          <w:color w:val="000000" w:themeColor="text1"/>
          <w:sz w:val="28"/>
          <w:szCs w:val="28"/>
        </w:rPr>
      </w:pPr>
    </w:p>
    <w:p w14:paraId="45C44E7A" w14:textId="77777777" w:rsidR="00FE3F13" w:rsidRDefault="00EA68EF">
      <w:pPr>
        <w:pStyle w:val="Corpodetexto"/>
        <w:spacing w:after="0" w:line="360" w:lineRule="auto"/>
        <w:ind w:firstLine="2268"/>
        <w:jc w:val="both"/>
      </w:pPr>
      <w:r>
        <w:rPr>
          <w:rFonts w:ascii="Arial" w:eastAsia="Calibri" w:hAnsi="Arial" w:cs="Arial"/>
          <w:color w:val="000000" w:themeColor="text1"/>
          <w:sz w:val="28"/>
          <w:szCs w:val="28"/>
          <w:highlight w:val="yellow"/>
          <w:rPrChange w:id="1291" w:author="Assessor GDSXSR" w:date="2026-10-31T00:13:28Z">
            <w:rPr>
              <w:rFonts w:ascii="Arial" w:eastAsia="Calibri" w:hAnsi="Arial" w:cs="Arial"/>
              <w:color w:val="000000" w:themeColor="text1"/>
              <w:sz w:val="28"/>
              <w:szCs w:val="28"/>
            </w:rPr>
          </w:rPrChange>
        </w:rPr>
        <w:t xml:space="preserve">Sem razão.</w:t>
      </w:r>
    </w:p>
    <w:p w14:paraId="45C44E7B" w14:textId="77777777" w:rsidR="00FE3F13" w:rsidRDefault="00FE3F13">
      <w:pPr>
        <w:pStyle w:val="Corpodetexto"/>
        <w:spacing w:after="0" w:line="360" w:lineRule="auto"/>
        <w:ind w:firstLine="2268"/>
        <w:jc w:val="both"/>
        <w:rPr>
          <w:rFonts w:ascii="Arial" w:eastAsia="Calibri" w:hAnsi="Arial" w:cs="Arial"/>
          <w:color w:val="000000" w:themeColor="text1"/>
          <w:sz w:val="28"/>
          <w:szCs w:val="28"/>
        </w:rPr>
      </w:pPr>
    </w:p>
    <w:p>
      <w:pPr>
        <w:pStyle w:val="Corpodetexto"/>
        <w:spacing w:after="0" w:line="360" w:lineRule="auto"/>
        <w:ind w:firstLine="2268"/>
        <w:jc w:val="both"/>
        <w:rPr>
          <w:ins w:id="1313" w:author="Assessor GDSXSR" w:date="2026-10-31T00:13:28Z"/>
        </w:rPr>
      </w:pPr>
      <w:del w:id="1292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Da</w:delText>
        </w:r>
      </w:del>
      <w:ins w:id="1293" w:author="Assessor GDSXSR" w:date="2026-10-31T00:13:28Z">
        <w:r>
          <w:rPr>
            <w:rFonts w:ascii="Arial" w:eastAsia="Calibri" w:hAnsi="Arial" w:cs="Arial"/>
            <w:color w:val="808080"/>
            <w:sz w:val="28"/>
            <w:szCs w:val="28"/>
          </w:rPr>
          <w:t xml:space="preserve">A</w:t>
        </w:r>
      </w:ins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</w:t>
      </w:r>
      <w:del w:id="1294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análise</w:delText>
        </w:r>
      </w:del>
      <w:ins w:id="1295" w:author="Assessor GDSXSR" w:date="2026-10-31T00:13:28Z">
        <w:r>
          <w:rPr>
            <w:rFonts w:ascii="Arial" w:eastAsia="Calibri" w:hAnsi="Arial" w:cs="Arial"/>
            <w:color w:val="808080"/>
            <w:sz w:val="28"/>
            <w:szCs w:val="28"/>
          </w:rPr>
          <w:t xml:space="preserve">ação</w:t>
        </w:r>
      </w:ins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</w:t>
      </w:r>
      <w:del w:id="1296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do</w:delText>
        </w:r>
      </w:del>
      <w:ins w:id="1297" w:author="Assessor GDSXSR" w:date="2026-10-31T00:13:28Z">
        <w:r>
          <w:rPr>
            <w:rFonts w:ascii="Arial" w:eastAsia="Calibri" w:hAnsi="Arial" w:cs="Arial"/>
            <w:color w:val="808080"/>
            <w:sz w:val="28"/>
            <w:szCs w:val="28"/>
          </w:rPr>
          <w:t xml:space="preserve">está</w:t>
        </w:r>
      </w:ins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</w:t>
      </w:r>
      <w:del w:id="1298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processo,</w:delText>
        </w:r>
      </w:del>
      <w:ins w:id="1299" w:author="Assessor GDSXSR" w:date="2026-10-31T00:13:28Z">
        <w:r>
          <w:rPr>
            <w:rFonts w:ascii="Arial" w:eastAsia="Calibri" w:hAnsi="Arial" w:cs="Arial"/>
            <w:color w:val="808080"/>
            <w:sz w:val="28"/>
            <w:szCs w:val="28"/>
          </w:rPr>
          <w:t xml:space="preserve">instruída</w:t>
        </w:r>
      </w:ins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</w:t>
      </w:r>
      <w:del w:id="1300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verific</w:delText>
        </w:r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o</w:delText>
        </w:r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 que</w:delText>
        </w:r>
      </w:del>
      <w:ins w:id="1301" w:author="Assessor GDSXSR" w:date="2026-10-31T00:13:28Z">
        <w:r>
          <w:rPr>
            <w:rFonts w:ascii="Arial" w:eastAsia="Calibri" w:hAnsi="Arial" w:cs="Arial"/>
            <w:color w:val="808080"/>
            <w:sz w:val="28"/>
            <w:szCs w:val="28"/>
          </w:rPr>
          <w:t xml:space="preserve">com</w:t>
        </w:r>
      </w:ins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a</w:t>
      </w:r>
      <w:del w:id="1302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 parte autora pretende </w:delText>
        </w:r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obter provimento jurisdicional que constitua título executivo judicial e condene os réus ao pagamento de quantia decorrente de</w:delText>
        </w:r>
      </w:del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cédula de crédito bancário </w:t>
      </w:r>
      <w:del w:id="1303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inadimplida</w:delText>
        </w:r>
      </w:del>
      <w:ins w:id="1304" w:author="Assessor GDSXSR" w:date="2026-10-31T00:13:28Z">
        <w:r>
          <w:rPr>
            <w:rFonts w:ascii="Arial" w:eastAsia="Calibri" w:hAnsi="Arial" w:cs="Arial"/>
            <w:color w:val="808080"/>
            <w:sz w:val="28"/>
            <w:szCs w:val="28"/>
          </w:rPr>
          <w:t xml:space="preserve">n. 40/01822-9</w:t>
        </w:r>
      </w:ins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,</w:t>
      </w:r>
      <w:del w:id="1305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 no valor atualizado</w:delText>
        </w:r>
      </w:del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de R$ </w:t>
      </w:r>
      <w:del w:id="1306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593</w:delText>
        </w:r>
      </w:del>
      <w:ins w:id="1307" w:author="Assessor GDSXSR" w:date="2026-10-31T00:13:28Z">
        <w:r>
          <w:rPr>
            <w:rFonts w:ascii="Arial" w:eastAsia="Calibri" w:hAnsi="Arial" w:cs="Arial"/>
            <w:color w:val="808080"/>
            <w:sz w:val="28"/>
            <w:szCs w:val="28"/>
          </w:rPr>
          <w:t xml:space="preserve">452</w:t>
        </w:r>
      </w:ins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.</w:t>
      </w:r>
      <w:del w:id="1308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350</w:delText>
        </w:r>
      </w:del>
      <w:ins w:id="1309" w:author="Assessor GDSXSR" w:date="2026-10-31T00:13:28Z">
        <w:r>
          <w:rPr>
            <w:rFonts w:ascii="Arial" w:eastAsia="Calibri" w:hAnsi="Arial" w:cs="Arial"/>
            <w:color w:val="808080"/>
            <w:sz w:val="28"/>
            <w:szCs w:val="28"/>
          </w:rPr>
          <w:t xml:space="preserve">979</w:t>
        </w:r>
      </w:ins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,</w:t>
      </w:r>
      <w:del w:id="1310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76</w:delText>
        </w:r>
      </w:del>
      <w:ins w:id="1311" w:author="Assessor GDSXSR" w:date="2026-10-31T00:13:28Z">
        <w:r>
          <w:rPr>
            <w:rFonts w:ascii="Arial" w:eastAsia="Calibri" w:hAnsi="Arial" w:cs="Arial"/>
            <w:color w:val="808080"/>
            <w:sz w:val="28"/>
            <w:szCs w:val="28"/>
          </w:rPr>
          <w:t xml:space="preserve">47, destinada a custeio agropecuário, com vencimento em parcela única em 24/02/2024 (ID 88843634)</w:t>
        </w:r>
      </w:ins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.</w:t>
      </w:r>
    </w:p>
    <w:p>
      <w:pPr>
        <w:pStyle w:val="Corpodetexto"/>
        <w:spacing w:after="0" w:line="360" w:lineRule="auto"/>
        <w:ind w:firstLine="2268"/>
        <w:jc w:val="both"/>
        <w:rPr>
          <w:ins w:id="1314" w:author="Assessor GDSXSR" w:date="2026-10-31T00:13:28Z"/>
        </w:rPr>
      </w:pPr>
    </w:p>
    <w:p w14:paraId="45C44E7C" w14:textId="672750CE" w:rsidR="00FE3F13" w:rsidRDefault="00EA68EF">
      <w:pPr>
        <w:pStyle w:val="Corpodetexto"/>
        <w:spacing w:after="0" w:line="360" w:lineRule="auto"/>
        <w:ind w:firstLine="2268"/>
        <w:jc w:val="both"/>
      </w:pPr>
      <w:ins w:id="1312" w:author="Assessor GDSXSR" w:date="2026-10-31T00:13:28Z">
        <w:r>
          <w:rPr>
            <w:rFonts w:ascii="Arial" w:eastAsia="Calibri" w:hAnsi="Arial" w:cs="Arial"/>
            <w:color w:val="808080"/>
            <w:sz w:val="28"/>
            <w:szCs w:val="28"/>
          </w:rPr>
          <w:t xml:space="preserve">Prevê juros remuneratórios de 17% ao ano, capitalizados mensalmente, juros de mora de 1% ao mês e multa de 2% (ID 88843634).</w:t>
        </w:r>
      </w:ins>
    </w:p>
    <w:p w14:paraId="45C44E7D" w14:textId="77777777" w:rsidR="00FE3F13" w:rsidRDefault="00FE3F13">
      <w:pPr>
        <w:pStyle w:val="Corpodetexto"/>
        <w:spacing w:after="0" w:line="360" w:lineRule="auto"/>
        <w:ind w:firstLine="2268"/>
        <w:jc w:val="both"/>
        <w:rPr>
          <w:rFonts w:ascii="Arial" w:eastAsia="Calibri" w:hAnsi="Arial" w:cs="Arial"/>
          <w:color w:val="000000" w:themeColor="text1"/>
          <w:sz w:val="28"/>
          <w:szCs w:val="28"/>
        </w:rPr>
      </w:pPr>
    </w:p>
    <w:p w14:paraId="45C44E7E" w14:textId="2F35D8B8" w:rsidR="00FE3F13" w:rsidRDefault="00EA68EF">
      <w:pPr>
        <w:pStyle w:val="Corpodetexto"/>
        <w:spacing w:after="0" w:line="360" w:lineRule="auto"/>
        <w:ind w:firstLine="2268"/>
        <w:jc w:val="both"/>
      </w:pPr>
      <w:commentRangeStart w:id="8"/>
      <w:del w:id="1315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Observ</w:delText>
        </w:r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o</w:delText>
        </w:r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 que o autor instruiu a petição inicial com cópia da Cédula de Crédito Bancário de nº 40/01822-9 (ID 88843634) e o</w:delText>
        </w:r>
      </w:del>
      <w:ins w:id="1316" w:author="Assessor GDSXSR" w:date="2026-10-31T00:13:28Z">
        <w:r>
          <w:rPr>
            <w:rFonts w:ascii="Arial" w:eastAsia="Calibri" w:hAnsi="Arial" w:cs="Arial"/>
            <w:color w:val="808080"/>
            <w:sz w:val="28"/>
            <w:szCs w:val="28"/>
          </w:rPr>
          <w:t xml:space="preserve">O</w:t>
        </w:r>
      </w:ins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demonstrativo </w:t>
      </w:r>
      <w:del w:id="1317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de débito (ID 88843635), com</w:delText>
        </w:r>
      </w:del>
      <w:ins w:id="1318" w:author="Assessor GDSXSR" w:date="2026-10-31T00:13:28Z">
        <w:r>
          <w:rPr>
            <w:rFonts w:ascii="Arial" w:eastAsia="Calibri" w:hAnsi="Arial" w:cs="Arial"/>
            <w:color w:val="808080"/>
            <w:sz w:val="28"/>
            <w:szCs w:val="28"/>
          </w:rPr>
          <w:t xml:space="preserve">detalha</w:t>
        </w:r>
      </w:ins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a evolução</w:t>
      </w:r>
      <w:del w:id="1319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 detalhada</w:delText>
        </w:r>
      </w:del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do saldo devedor</w:t>
      </w:r>
      <w:ins w:id="1320" w:author="Assessor GDSXSR" w:date="2026-10-31T00:13:28Z">
        <w:r>
          <w:rPr>
            <w:rFonts w:ascii="Arial" w:eastAsia="Calibri" w:hAnsi="Arial" w:cs="Arial"/>
            <w:color w:val="808080"/>
            <w:sz w:val="28"/>
            <w:szCs w:val="28"/>
          </w:rPr>
          <w:t xml:space="preserve"> de 27/02/2023 a 28/06/2024, até R$ 593</w:t>
        </w:r>
      </w:ins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.</w:t>
      </w:r>
      <w:ins w:id="1321" w:author="Assessor GDSXSR" w:date="2026-10-31T00:13:28Z">
        <w:r>
          <w:rPr>
            <w:rFonts w:ascii="Arial" w:eastAsia="Calibri" w:hAnsi="Arial" w:cs="Arial"/>
            <w:color w:val="808080"/>
            <w:sz w:val="28"/>
            <w:szCs w:val="28"/>
          </w:rPr>
          <w:t xml:space="preserve">350,76 (CPC 700; Súmula 247/STJ; ID 88843635).</w:t>
        </w:r>
      </w:ins>
      <w:commentRangeEnd w:id="8"/>
      <w:r>
        <w:rPr>
          <w:rStyle w:val="CommentReference"/>
        </w:rPr>
        <w:commentReference w:id="8"/>
      </w:r>
    </w:p>
    <w:p w14:paraId="45C44E7F" w14:textId="77777777" w:rsidR="00FE3F13" w:rsidRDefault="00FE3F13">
      <w:pPr>
        <w:pStyle w:val="Corpodetexto"/>
        <w:spacing w:after="0" w:line="360" w:lineRule="auto"/>
        <w:ind w:firstLine="2268"/>
        <w:jc w:val="both"/>
        <w:rPr>
          <w:rFonts w:ascii="Arial" w:eastAsia="Calibri" w:hAnsi="Arial" w:cs="Arial"/>
          <w:color w:val="000000" w:themeColor="text1"/>
          <w:sz w:val="28"/>
          <w:szCs w:val="28"/>
        </w:rPr>
      </w:pPr>
    </w:p>
    <w:p w14:paraId="45C44E80" w14:textId="77777777" w:rsidR="00FE3F13" w:rsidRDefault="00EA68EF">
      <w:pPr>
        <w:pStyle w:val="Corpodetexto"/>
        <w:spacing w:after="0" w:line="360" w:lineRule="auto"/>
        <w:ind w:firstLine="2268"/>
        <w:jc w:val="both"/>
      </w:pPr>
      <w:del w:id="1322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E</w:delText>
        </w:r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mbora seja pacífico que a</w:delText>
        </w:r>
      </w:del>
      <w:ins w:id="1323" w:author="Assessor GDSXSR" w:date="2026-10-31T00:13:28Z">
        <w:r>
          <w:rPr>
            <w:rFonts w:ascii="Arial" w:eastAsia="Calibri" w:hAnsi="Arial" w:cs="Arial"/>
            <w:color w:val="808080"/>
            <w:sz w:val="28"/>
            <w:szCs w:val="28"/>
          </w:rPr>
          <w:t xml:space="preserve">A</w:t>
        </w:r>
      </w:ins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Curadoria Especial </w:t>
      </w:r>
      <w:del w:id="1324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possa</w:delText>
        </w:r>
      </w:del>
      <w:ins w:id="1325" w:author="Assessor GDSXSR" w:date="2026-10-31T00:13:28Z">
        <w:r>
          <w:rPr>
            <w:rFonts w:ascii="Arial" w:eastAsia="Calibri" w:hAnsi="Arial" w:cs="Arial"/>
            <w:color w:val="808080"/>
            <w:sz w:val="28"/>
            <w:szCs w:val="28"/>
          </w:rPr>
          <w:t xml:space="preserve">pode</w:t>
        </w:r>
      </w:ins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</w:t>
      </w:r>
      <w:del w:id="1326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exercer defesa</w:delText>
        </w:r>
      </w:del>
      <w:ins w:id="1327" w:author="Assessor GDSXSR" w:date="2026-10-31T00:13:28Z">
        <w:r>
          <w:rPr>
            <w:rFonts w:ascii="Arial" w:eastAsia="Calibri" w:hAnsi="Arial" w:cs="Arial"/>
            <w:color w:val="808080"/>
            <w:sz w:val="28"/>
            <w:szCs w:val="28"/>
          </w:rPr>
          <w:t xml:space="preserve">defender-se</w:t>
        </w:r>
      </w:ins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por negativa geral, </w:t>
      </w:r>
      <w:del w:id="1328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em</w:delText>
        </w:r>
      </w:del>
      <w:ins w:id="1329" w:author="Assessor GDSXSR" w:date="2026-10-31T00:13:28Z">
        <w:r>
          <w:rPr>
            <w:rFonts w:ascii="Arial" w:eastAsia="Calibri" w:hAnsi="Arial" w:cs="Arial"/>
            <w:color w:val="808080"/>
            <w:sz w:val="28"/>
            <w:szCs w:val="28"/>
          </w:rPr>
          <w:t xml:space="preserve">mas</w:t>
        </w:r>
      </w:ins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</w:t>
      </w:r>
      <w:del w:id="1330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razão das peculiaridades da representação processual de réus citados fictamente, tal circunstância</w:delText>
        </w:r>
      </w:del>
      <w:ins w:id="1331" w:author="Assessor GDSXSR" w:date="2026-10-31T00:13:28Z">
        <w:r>
          <w:rPr>
            <w:rFonts w:ascii="Arial" w:eastAsia="Calibri" w:hAnsi="Arial" w:cs="Arial"/>
            <w:color w:val="808080"/>
            <w:sz w:val="28"/>
            <w:szCs w:val="28"/>
          </w:rPr>
          <w:t xml:space="preserve">isso</w:t>
        </w:r>
      </w:ins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não afasta a necessidade</w:t>
      </w:r>
      <w:del w:id="1332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 de existência</w:delText>
        </w:r>
      </w:del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de elementos mínimos aptos a infirmar a </w:t>
      </w:r>
      <w:del w:id="1333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documentação</w:delText>
        </w:r>
      </w:del>
      <w:ins w:id="1334" w:author="Assessor GDSXSR" w:date="2026-10-31T00:13:28Z">
        <w:r>
          <w:rPr>
            <w:rFonts w:ascii="Arial" w:eastAsia="Calibri" w:hAnsi="Arial" w:cs="Arial"/>
            <w:color w:val="808080"/>
            <w:sz w:val="28"/>
            <w:szCs w:val="28"/>
          </w:rPr>
          <w:t xml:space="preserve">prova</w:t>
        </w:r>
      </w:ins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</w:t>
      </w:r>
      <w:del w:id="1335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apresentada</w:delText>
        </w:r>
      </w:del>
      <w:ins w:id="1336" w:author="Assessor GDSXSR" w:date="2026-10-31T00:13:28Z">
        <w:r>
          <w:rPr>
            <w:rFonts w:ascii="Arial" w:eastAsia="Calibri" w:hAnsi="Arial" w:cs="Arial"/>
            <w:color w:val="808080"/>
            <w:sz w:val="28"/>
            <w:szCs w:val="28"/>
          </w:rPr>
          <w:t xml:space="preserve">escrita</w:t>
        </w:r>
      </w:ins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</w:t>
      </w:r>
      <w:del w:id="1337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pelo</w:delText>
        </w:r>
      </w:del>
      <w:ins w:id="1338" w:author="Assessor GDSXSR" w:date="2026-10-31T00:13:28Z">
        <w:r>
          <w:rPr>
            <w:rFonts w:ascii="Arial" w:eastAsia="Calibri" w:hAnsi="Arial" w:cs="Arial"/>
            <w:color w:val="808080"/>
            <w:sz w:val="28"/>
            <w:szCs w:val="28"/>
          </w:rPr>
          <w:t xml:space="preserve">do</w:t>
        </w:r>
      </w:ins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</w:t>
      </w:r>
      <w:del w:id="1339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autor</w:delText>
        </w:r>
      </w:del>
      <w:ins w:id="1340" w:author="Assessor GDSXSR" w:date="2026-10-31T00:13:28Z">
        <w:r>
          <w:rPr>
            <w:rFonts w:ascii="Arial" w:eastAsia="Calibri" w:hAnsi="Arial" w:cs="Arial"/>
            <w:color w:val="808080"/>
            <w:sz w:val="28"/>
            <w:szCs w:val="28"/>
          </w:rPr>
          <w:t xml:space="preserve">credor (CPC 341 parágrafo único)</w:t>
        </w:r>
      </w:ins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.</w:t>
      </w:r>
    </w:p>
    <w:p w14:paraId="45C44E81" w14:textId="77777777" w:rsidR="00FE3F13" w:rsidRDefault="00FE3F13">
      <w:pPr>
        <w:pStyle w:val="Corpodetexto"/>
        <w:spacing w:after="0" w:line="360" w:lineRule="auto"/>
        <w:ind w:firstLine="2268"/>
        <w:jc w:val="both"/>
        <w:rPr>
          <w:rFonts w:ascii="Arial" w:eastAsia="Calibri" w:hAnsi="Arial" w:cs="Arial"/>
          <w:color w:val="000000" w:themeColor="text1"/>
          <w:sz w:val="28"/>
          <w:szCs w:val="28"/>
        </w:rPr>
      </w:pPr>
    </w:p>
    <w:p w14:paraId="45C44E82" w14:textId="77777777" w:rsidR="00FE3F13" w:rsidRDefault="00EA68EF">
      <w:pPr>
        <w:pStyle w:val="Corpodetexto"/>
        <w:spacing w:after="0" w:line="360" w:lineRule="auto"/>
        <w:ind w:firstLine="2268"/>
        <w:jc w:val="both"/>
        <w:rPr>
          <w:del w:id="1342" w:author="Assessor GDSXSR" w:date="2026-10-31T00:13:28Z"/>
        </w:rPr>
      </w:pPr>
      <w:del w:id="1341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>No caso concreto, a ação monitória está fundada em cédula de crédito bancário regularmente juntada aos autos, da qual constam a identificação dos contratantes, o valor do crédito concedido, sua finalidade, o vencimento da obrigação e os encargos incidentes. Além disso, foi apresentado demonstrativo detalhado da evolução do débito, discriminando capital, juros remuneratórios, juros moratórios e multa contratual.</w:delText>
        </w:r>
      </w:del>
    </w:p>
    <w:p w14:paraId="45C44E83" w14:textId="77777777" w:rsidR="00FE3F13" w:rsidRDefault="00FE3F13">
      <w:pPr>
        <w:pStyle w:val="Corpodetexto"/>
        <w:spacing w:after="0" w:line="360" w:lineRule="auto"/>
        <w:ind w:firstLine="2268"/>
        <w:jc w:val="both"/>
        <w:rPr>
          <w:del w:id="1343" w:author="Assessor GDSXSR" w:date="2026-10-31T00:13:28Z"/>
          <w:rFonts w:ascii="Arial" w:eastAsia="Calibri" w:hAnsi="Arial" w:cs="Arial"/>
          <w:color w:val="000000" w:themeColor="text1"/>
          <w:sz w:val="28"/>
          <w:szCs w:val="28"/>
        </w:rPr>
      </w:pPr>
    </w:p>
    <w:p w14:paraId="45C44E84" w14:textId="0F6CF848" w:rsidR="00FE3F13" w:rsidRDefault="007145A3">
      <w:pPr>
        <w:pStyle w:val="Corpodetexto"/>
        <w:spacing w:after="0" w:line="360" w:lineRule="auto"/>
        <w:ind w:firstLine="2268"/>
        <w:jc w:val="both"/>
      </w:pPr>
      <w:del w:id="1344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A</w:delText>
        </w:r>
      </w:del>
      <w:ins w:id="1345" w:author="Assessor GDSXSR" w:date="2026-10-31T00:13:28Z">
        <w:r>
          <w:rPr>
            <w:rFonts w:ascii="Arial" w:eastAsia="Calibri" w:hAnsi="Arial" w:cs="Arial"/>
            <w:color w:val="808080"/>
            <w:sz w:val="28"/>
            <w:szCs w:val="28"/>
          </w:rPr>
          <w:t xml:space="preserve">No caso, a</w:t>
        </w:r>
      </w:ins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Curadoria 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limit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ou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-se a </w:t>
      </w:r>
      <w:del w:id="1346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formular</w:delText>
        </w:r>
      </w:del>
      <w:ins w:id="1347" w:author="Assessor GDSXSR" w:date="2026-10-31T00:13:28Z">
        <w:r>
          <w:rPr>
            <w:rFonts w:ascii="Arial" w:eastAsia="Calibri" w:hAnsi="Arial" w:cs="Arial"/>
            <w:color w:val="808080"/>
            <w:sz w:val="28"/>
            <w:szCs w:val="28"/>
          </w:rPr>
          <w:t xml:space="preserve">impugnar</w:t>
        </w:r>
      </w:ins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</w:t>
      </w:r>
      <w:del w:id="1348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impugnação</w:delText>
        </w:r>
      </w:del>
      <w:ins w:id="1349" w:author="Assessor GDSXSR" w:date="2026-10-31T00:13:28Z">
        <w:r>
          <w:rPr>
            <w:rFonts w:ascii="Arial" w:eastAsia="Calibri" w:hAnsi="Arial" w:cs="Arial"/>
            <w:color w:val="808080"/>
            <w:sz w:val="28"/>
            <w:szCs w:val="28"/>
          </w:rPr>
          <w:t xml:space="preserve">de forma</w:t>
        </w:r>
      </w:ins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genérica </w:t>
      </w:r>
      <w:del w:id="1350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quanto à</w:delText>
        </w:r>
      </w:del>
      <w:ins w:id="1351" w:author="Assessor GDSXSR" w:date="2026-10-31T00:13:28Z">
        <w:r>
          <w:rPr>
            <w:rFonts w:ascii="Arial" w:eastAsia="Calibri" w:hAnsi="Arial" w:cs="Arial"/>
            <w:color w:val="808080"/>
            <w:sz w:val="28"/>
            <w:szCs w:val="28"/>
          </w:rPr>
          <w:t xml:space="preserve">a</w:t>
        </w:r>
      </w:ins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liquidez da dívida, sem apontar </w:t>
      </w:r>
      <w:del w:id="1352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qualquer </w:delText>
        </w:r>
      </w:del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irregularidade</w:t>
      </w:r>
      <w:del w:id="1353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 específica</w:delText>
        </w:r>
      </w:del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na contratação</w:t>
      </w:r>
      <w:ins w:id="1354" w:author="Assessor GDSXSR" w:date="2026-10-31T00:13:28Z">
        <w:r>
          <w:rPr>
            <w:rFonts w:ascii="Arial" w:eastAsia="Calibri" w:hAnsi="Arial" w:cs="Arial"/>
            <w:color w:val="808080"/>
            <w:sz w:val="28"/>
            <w:szCs w:val="28"/>
          </w:rPr>
          <w:t xml:space="preserve">, lançamento indevido</w:t>
        </w:r>
      </w:ins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ou </w:t>
      </w:r>
      <w:del w:id="1355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nos cálculos </w:delText>
        </w:r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apresentados, </w:delText>
        </w:r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sequer</w:delText>
        </w:r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 indicar quais lançamentos seriam indevidos ou quais encargos teriam sido cobrados</w:delText>
        </w:r>
      </w:del>
      <w:ins w:id="1356" w:author="Assessor GDSXSR" w:date="2026-10-31T00:13:28Z">
        <w:r>
          <w:rPr>
            <w:rFonts w:ascii="Arial" w:eastAsia="Calibri" w:hAnsi="Arial" w:cs="Arial"/>
            <w:color w:val="808080"/>
            <w:sz w:val="28"/>
            <w:szCs w:val="28"/>
          </w:rPr>
          <w:t xml:space="preserve">encargo</w:t>
        </w:r>
      </w:ins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em desacordo com o pactuado</w:t>
      </w:r>
      <w:ins w:id="1357" w:author="Assessor GDSXSR" w:date="2026-10-31T00:13:28Z">
        <w:r>
          <w:rPr>
            <w:rFonts w:ascii="Arial" w:eastAsia="Calibri" w:hAnsi="Arial" w:cs="Arial"/>
            <w:color w:val="808080"/>
            <w:sz w:val="28"/>
            <w:szCs w:val="28"/>
          </w:rPr>
          <w:t xml:space="preserve"> (ID 88844055)</w:t>
        </w:r>
      </w:ins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.</w:t>
      </w:r>
    </w:p>
    <w:p w14:paraId="45C44E85" w14:textId="77777777" w:rsidR="00FE3F13" w:rsidRDefault="00FE3F13">
      <w:pPr>
        <w:pStyle w:val="Corpodetexto"/>
        <w:spacing w:after="0" w:line="360" w:lineRule="auto"/>
        <w:ind w:firstLine="2268"/>
        <w:jc w:val="both"/>
        <w:rPr>
          <w:rFonts w:ascii="Arial" w:eastAsia="Calibri" w:hAnsi="Arial" w:cs="Arial"/>
          <w:color w:val="000000" w:themeColor="text1"/>
          <w:sz w:val="28"/>
          <w:szCs w:val="28"/>
        </w:rPr>
      </w:pPr>
    </w:p>
    <w:p w14:paraId="45C44E86" w14:textId="77777777" w:rsidR="00FE3F13" w:rsidRDefault="00EA68EF">
      <w:pPr>
        <w:pStyle w:val="Corpodetexto"/>
        <w:spacing w:after="0" w:line="360" w:lineRule="auto"/>
        <w:ind w:firstLine="2268"/>
        <w:jc w:val="both"/>
        <w:rPr>
          <w:rFonts w:ascii="Arial" w:eastAsia="Calibri" w:hAnsi="Arial" w:cs="Arial"/>
          <w:color w:val="000000" w:themeColor="text1"/>
          <w:sz w:val="28"/>
          <w:szCs w:val="28"/>
        </w:rPr>
      </w:pPr>
      <w:commentRangeStart w:id="9"/>
      <w:del w:id="1358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Ainda</w:delText>
        </w:r>
      </w:del>
      <w:ins w:id="1359" w:author="Assessor GDSXSR" w:date="2026-10-31T00:13:28Z">
        <w:r>
          <w:rPr>
            <w:rFonts w:ascii="Arial" w:eastAsia="Calibri" w:hAnsi="Arial" w:cs="Arial"/>
            <w:color w:val="808080"/>
            <w:sz w:val="28"/>
            <w:szCs w:val="28"/>
          </w:rPr>
          <w:t xml:space="preserve">No</w:t>
        </w:r>
      </w:ins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</w:t>
      </w:r>
      <w:del w:id="1360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que se admita interpretação flexível do art. 702</w:delText>
        </w:r>
      </w:del>
      <w:ins w:id="1361" w:author="Assessor GDSXSR" w:date="2026-10-31T00:13:28Z">
        <w:r>
          <w:rPr>
            <w:rFonts w:ascii="Arial" w:eastAsia="Calibri" w:hAnsi="Arial" w:cs="Arial"/>
            <w:color w:val="808080"/>
            <w:sz w:val="28"/>
            <w:szCs w:val="28"/>
          </w:rPr>
          <w:t xml:space="preserve">mais</w:t>
        </w:r>
      </w:ins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, </w:t>
      </w:r>
      <w:del w:id="1362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§</w:delText>
        </w:r>
      </w:del>
      <w:ins w:id="1363" w:author="Assessor GDSXSR" w:date="2026-10-31T00:13:28Z">
        <w:r>
          <w:rPr>
            <w:rFonts w:ascii="Arial" w:eastAsia="Calibri" w:hAnsi="Arial" w:cs="Arial"/>
            <w:color w:val="808080"/>
            <w:sz w:val="28"/>
            <w:szCs w:val="28"/>
          </w:rPr>
          <w:t xml:space="preserve">a</w:t>
        </w:r>
      </w:ins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</w:t>
      </w:r>
      <w:del w:id="1364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2º,</w:delText>
        </w:r>
      </w:del>
      <w:ins w:id="1365" w:author="Assessor GDSXSR" w:date="2026-10-31T00:13:28Z">
        <w:r>
          <w:rPr>
            <w:rFonts w:ascii="Arial" w:eastAsia="Calibri" w:hAnsi="Arial" w:cs="Arial"/>
            <w:color w:val="808080"/>
            <w:sz w:val="28"/>
            <w:szCs w:val="28"/>
          </w:rPr>
          <w:t xml:space="preserve">flexibilização</w:t>
        </w:r>
      </w:ins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do CPC </w:t>
      </w:r>
      <w:ins w:id="1366" w:author="Assessor GDSXSR" w:date="2026-10-31T00:13:28Z">
        <w:r>
          <w:rPr>
            <w:rFonts w:ascii="Arial" w:eastAsia="Calibri" w:hAnsi="Arial" w:cs="Arial"/>
            <w:color w:val="808080"/>
            <w:sz w:val="28"/>
            <w:szCs w:val="28"/>
          </w:rPr>
          <w:t xml:space="preserve">702 § 2º </w:t>
        </w:r>
      </w:ins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em favor </w:t>
      </w:r>
      <w:del w:id="1367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da</w:delText>
        </w:r>
      </w:del>
      <w:ins w:id="1368" w:author="Assessor GDSXSR" w:date="2026-10-31T00:13:28Z">
        <w:r>
          <w:rPr>
            <w:rFonts w:ascii="Arial" w:eastAsia="Calibri" w:hAnsi="Arial" w:cs="Arial"/>
            <w:color w:val="808080"/>
            <w:sz w:val="28"/>
            <w:szCs w:val="28"/>
          </w:rPr>
          <w:t xml:space="preserve">do</w:t>
        </w:r>
      </w:ins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</w:t>
      </w:r>
      <w:del w:id="1369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Curadoria</w:delText>
        </w:r>
      </w:del>
      <w:ins w:id="1370" w:author="Assessor GDSXSR" w:date="2026-10-31T00:13:28Z">
        <w:r>
          <w:rPr>
            <w:rFonts w:ascii="Arial" w:eastAsia="Calibri" w:hAnsi="Arial" w:cs="Arial"/>
            <w:color w:val="808080"/>
            <w:sz w:val="28"/>
            <w:szCs w:val="28"/>
          </w:rPr>
          <w:t xml:space="preserve">curador</w:t>
        </w:r>
      </w:ins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</w:t>
      </w:r>
      <w:del w:id="1371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Especial</w:delText>
        </w:r>
      </w:del>
      <w:ins w:id="1372" w:author="Assessor GDSXSR" w:date="2026-10-31T00:13:28Z">
        <w:r>
          <w:rPr>
            <w:rFonts w:ascii="Arial" w:eastAsia="Calibri" w:hAnsi="Arial" w:cs="Arial"/>
            <w:color w:val="808080"/>
            <w:sz w:val="28"/>
            <w:szCs w:val="28"/>
          </w:rPr>
          <w:t xml:space="preserve">especial</w:t>
        </w:r>
      </w:ins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, </w:t>
      </w:r>
      <w:del w:id="1373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tal</w:delText>
        </w:r>
      </w:del>
      <w:ins w:id="1374" w:author="Assessor GDSXSR" w:date="2026-10-31T00:13:28Z">
        <w:r>
          <w:rPr>
            <w:rFonts w:ascii="Arial" w:eastAsia="Calibri" w:hAnsi="Arial" w:cs="Arial"/>
            <w:color w:val="808080"/>
            <w:sz w:val="28"/>
            <w:szCs w:val="28"/>
          </w:rPr>
          <w:t xml:space="preserve">invocada</w:t>
        </w:r>
      </w:ins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</w:t>
      </w:r>
      <w:del w:id="1375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flexibilização</w:delText>
        </w:r>
      </w:del>
      <w:ins w:id="1376" w:author="Assessor GDSXSR" w:date="2026-10-31T00:13:28Z">
        <w:r>
          <w:rPr>
            <w:rFonts w:ascii="Arial" w:eastAsia="Calibri" w:hAnsi="Arial" w:cs="Arial"/>
            <w:color w:val="808080"/>
            <w:sz w:val="28"/>
            <w:szCs w:val="28"/>
          </w:rPr>
          <w:t xml:space="preserve">no apelo, dispensa o cálculo alternativo, mas</w:t>
        </w:r>
      </w:ins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não </w:t>
      </w:r>
      <w:del w:id="1377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exonera </w:delText>
        </w:r>
      </w:del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a </w:t>
      </w:r>
      <w:del w:id="1378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parte da demonstração</w:delText>
        </w:r>
      </w:del>
      <w:ins w:id="1379" w:author="Assessor GDSXSR" w:date="2026-10-31T00:13:28Z">
        <w:r>
          <w:rPr>
            <w:rFonts w:ascii="Arial" w:eastAsia="Calibri" w:hAnsi="Arial" w:cs="Arial"/>
            <w:color w:val="808080"/>
            <w:sz w:val="28"/>
            <w:szCs w:val="28"/>
          </w:rPr>
          <w:t xml:space="preserve">indicação</w:t>
        </w:r>
      </w:ins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de</w:t>
      </w:r>
      <w:del w:id="1380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 algum</w:delText>
        </w:r>
      </w:del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elemento concreto capaz de gerar dúvida razoável sobre </w:t>
      </w:r>
      <w:del w:id="1381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a exatidão do</w:delText>
        </w:r>
      </w:del>
      <w:ins w:id="1382" w:author="Assessor GDSXSR" w:date="2026-10-31T00:13:28Z">
        <w:r>
          <w:rPr>
            <w:rFonts w:ascii="Arial" w:eastAsia="Calibri" w:hAnsi="Arial" w:cs="Arial"/>
            <w:color w:val="808080"/>
            <w:sz w:val="28"/>
            <w:szCs w:val="28"/>
          </w:rPr>
          <w:t xml:space="preserve">o</w:t>
        </w:r>
      </w:ins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débito.</w:t>
      </w:r>
      <w:del w:id="1383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 A mera alegação genérica de falta de transparência da planilha não se mostra suficiente para afastar a força probatória dos documentos apresentados pelo credor.</w:delText>
        </w:r>
      </w:del>
      <w:commentRangeEnd w:id="9"/>
      <w:r>
        <w:rPr>
          <w:rStyle w:val="CommentReference"/>
        </w:rPr>
        <w:commentReference w:id="9"/>
      </w:r>
    </w:p>
    <w:p w14:paraId="2DE85476" w14:textId="77777777" w:rsidR="008160E8" w:rsidRDefault="008160E8">
      <w:pPr>
        <w:pStyle w:val="Corpodetexto"/>
        <w:spacing w:after="0" w:line="360" w:lineRule="auto"/>
        <w:ind w:firstLine="2268"/>
        <w:jc w:val="both"/>
        <w:rPr>
          <w:rFonts w:ascii="Arial" w:eastAsia="Calibri" w:hAnsi="Arial" w:cs="Arial"/>
          <w:color w:val="000000" w:themeColor="text1"/>
          <w:sz w:val="28"/>
          <w:szCs w:val="28"/>
        </w:rPr>
      </w:pPr>
    </w:p>
    <w:p w14:paraId="38C9855A" w14:textId="6FB80950" w:rsidR="008160E8" w:rsidRPr="008160E8" w:rsidRDefault="008160E8">
      <w:pPr>
        <w:pStyle w:val="Corpodetexto"/>
        <w:spacing w:after="0" w:line="360" w:lineRule="auto"/>
        <w:ind w:firstLine="2268"/>
        <w:jc w:val="both"/>
        <w:rPr>
          <w:del w:id="1385" w:author="Assessor GDSXSR" w:date="2026-10-31T00:13:28Z"/>
          <w:u w:val="single"/>
        </w:rPr>
      </w:pPr>
      <w:del w:id="1384" w:author="Assessor GDSXSR" w:date="2026-10-31T00:13:28Z">
        <w:r w:rsidRPr="008160E8">
          <w:rPr>
            <w:rFonts w:ascii="Arial" w:eastAsia="Calibri" w:hAnsi="Arial" w:cs="Arial"/>
            <w:color w:val="000000" w:themeColor="text1"/>
            <w:sz w:val="28"/>
            <w:szCs w:val="28"/>
            <w:u w:val="single"/>
          </w:rPr>
          <w:delText>Assim, nego provimento ao apelo nesse ponto.</w:delText>
        </w:r>
      </w:del>
    </w:p>
    <w:p w14:paraId="45C44E87" w14:textId="77777777" w:rsidR="00FE3F13" w:rsidRDefault="00FE3F13">
      <w:pPr>
        <w:pStyle w:val="Corpodetexto"/>
        <w:spacing w:after="0" w:line="360" w:lineRule="auto"/>
        <w:ind w:firstLine="2268"/>
        <w:jc w:val="both"/>
        <w:rPr>
          <w:del w:id="1386" w:author="Assessor GDSXSR" w:date="2026-10-31T00:13:28Z"/>
          <w:rFonts w:ascii="Arial" w:eastAsia="Calibri" w:hAnsi="Arial" w:cs="Arial"/>
          <w:color w:val="000000" w:themeColor="text1"/>
          <w:sz w:val="28"/>
          <w:szCs w:val="28"/>
        </w:rPr>
      </w:pPr>
    </w:p>
    <w:p w14:paraId="45C44E88" w14:textId="77777777" w:rsidR="00FE3F13" w:rsidRDefault="00EA68EF" w:rsidP="008160E8">
      <w:pPr>
        <w:pStyle w:val="Corpodetexto"/>
        <w:spacing w:after="0" w:line="360" w:lineRule="auto"/>
        <w:jc w:val="center"/>
        <w:rPr>
          <w:del w:id="1388" w:author="Assessor GDSXSR" w:date="2026-10-31T00:13:28Z"/>
        </w:rPr>
      </w:pPr>
      <w:del w:id="1387" w:author="Assessor GDSXSR" w:date="2026-10-31T00:13:28Z">
        <w:r>
          <w:rPr>
            <w:rFonts w:ascii="Arial" w:hAnsi="Arial" w:cs="Arial"/>
            <w:color w:val="000000" w:themeColor="text1"/>
            <w:sz w:val="28"/>
            <w:szCs w:val="28"/>
          </w:rPr>
          <w:delText>DA LIQUIDEZ DO TÍTULO E DO NÃO CABIMENTO DE PERÍCIA CONTÁBIL</w:delText>
        </w:r>
      </w:del>
    </w:p>
    <w:p w14:paraId="45C44E89" w14:textId="77777777" w:rsidR="00FE3F13" w:rsidRDefault="00FE3F13">
      <w:pPr>
        <w:pStyle w:val="Corpodetexto"/>
        <w:spacing w:after="0" w:line="360" w:lineRule="auto"/>
        <w:ind w:firstLine="2268"/>
        <w:jc w:val="both"/>
        <w:rPr>
          <w:del w:id="1389" w:author="Assessor GDSXSR" w:date="2026-10-31T00:13:28Z"/>
          <w:rFonts w:ascii="Arial" w:hAnsi="Arial" w:cs="Arial"/>
          <w:color w:val="000000" w:themeColor="text1"/>
          <w:sz w:val="28"/>
          <w:szCs w:val="28"/>
        </w:rPr>
      </w:pPr>
    </w:p>
    <w:p w14:paraId="45C44E8A" w14:textId="03856943" w:rsidR="00FE3F13" w:rsidRDefault="00EB19E3">
      <w:pPr>
        <w:spacing w:after="0" w:line="360" w:lineRule="auto"/>
        <w:ind w:firstLine="2268"/>
        <w:jc w:val="both"/>
        <w:rPr>
          <w:del w:id="1394" w:author="Assessor GDSXSR" w:date="2026-10-31T00:13:28Z"/>
          <w:rFonts w:ascii="Arial" w:hAnsi="Arial"/>
          <w:sz w:val="28"/>
          <w:szCs w:val="28"/>
        </w:rPr>
      </w:pPr>
      <w:del w:id="1390" w:author="Assessor GDSXSR" w:date="2026-10-31T00:13:28Z">
        <w:r>
          <w:rPr>
            <w:rFonts w:ascii="Arial" w:hAnsi="Arial" w:cs="Arial"/>
            <w:color w:val="000000" w:themeColor="text1"/>
            <w:sz w:val="28"/>
            <w:szCs w:val="28"/>
          </w:rPr>
          <w:delText>A Curadoria de Ausentes</w:delText>
        </w:r>
      </w:del>
      <w:del w:id="1391" w:author="Assessor GDSXSR" w:date="2026-10-31T00:13:28Z">
        <w:r w:rsidR="00EA68EF">
          <w:rPr>
            <w:rFonts w:ascii="Arial" w:hAnsi="Arial" w:cs="Arial"/>
            <w:color w:val="000000" w:themeColor="text1"/>
            <w:sz w:val="28"/>
            <w:szCs w:val="28"/>
          </w:rPr>
          <w:delText xml:space="preserve"> alega</w:delText>
        </w:r>
      </w:del>
      <w:del w:id="1392" w:author="Assessor GDSXSR" w:date="2026-10-31T00:13:28Z">
        <w:r w:rsidR="00EA68EF">
          <w:rPr>
            <w:rFonts w:ascii="Arial" w:hAnsi="Arial" w:cs="Arial"/>
            <w:color w:val="000000" w:themeColor="text1"/>
            <w:sz w:val="28"/>
            <w:szCs w:val="28"/>
          </w:rPr>
          <w:delText xml:space="preserve"> que o</w:delText>
        </w:r>
      </w:del>
      <w:del w:id="1393" w:author="Assessor GDSXSR" w:date="2026-10-31T00:13:28Z">
        <w:r w:rsidR="00EA68EF">
          <w:rPr>
            <w:rFonts w:ascii="Arial" w:hAnsi="Arial" w:cs="Arial"/>
            <w:color w:val="000000" w:themeColor="text1"/>
            <w:sz w:val="28"/>
            <w:szCs w:val="28"/>
          </w:rPr>
          <w:delText xml:space="preserve"> débito não possui liquidez suficientemente comprovada, pois está baseado em planilha unilateral do banco.</w:delText>
        </w:r>
      </w:del>
    </w:p>
    <w:p w14:paraId="45C44E8B" w14:textId="77777777" w:rsidR="00FE3F13" w:rsidRDefault="00FE3F13">
      <w:pPr>
        <w:spacing w:after="0" w:line="360" w:lineRule="auto"/>
        <w:ind w:firstLine="2268"/>
        <w:jc w:val="both"/>
        <w:rPr>
          <w:del w:id="1395" w:author="Assessor GDSXSR" w:date="2026-10-31T00:13:28Z"/>
          <w:rFonts w:ascii="Arial" w:hAnsi="Arial" w:cs="Arial"/>
          <w:color w:val="000000" w:themeColor="text1"/>
        </w:rPr>
      </w:pPr>
    </w:p>
    <w:p w14:paraId="45C44E8C" w14:textId="69B05564" w:rsidR="00FE3F13" w:rsidRDefault="00EA68EF">
      <w:pPr>
        <w:spacing w:after="0" w:line="360" w:lineRule="auto"/>
        <w:ind w:firstLine="2268"/>
        <w:jc w:val="both"/>
        <w:rPr>
          <w:del w:id="1398" w:author="Assessor GDSXSR" w:date="2026-10-31T00:13:28Z"/>
          <w:rFonts w:ascii="Arial" w:hAnsi="Arial"/>
          <w:sz w:val="28"/>
          <w:szCs w:val="28"/>
        </w:rPr>
      </w:pPr>
      <w:del w:id="1396" w:author="Assessor GDSXSR" w:date="2026-10-31T00:13:28Z">
        <w:r>
          <w:rPr>
            <w:rFonts w:ascii="Arial" w:hAnsi="Arial" w:cs="Arial"/>
            <w:color w:val="000000" w:themeColor="text1"/>
            <w:sz w:val="28"/>
            <w:szCs w:val="28"/>
          </w:rPr>
          <w:delText>Requer</w:delText>
        </w:r>
      </w:del>
      <w:del w:id="1397" w:author="Assessor GDSXSR" w:date="2026-10-31T00:13:28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o retorno dos autos para a reabertura da instrução processual, com realização de perícia contábil.</w:delText>
        </w:r>
      </w:del>
    </w:p>
    <w:p w14:paraId="45C44E8D" w14:textId="77777777" w:rsidR="00FE3F13" w:rsidRDefault="00FE3F13">
      <w:pPr>
        <w:spacing w:after="0" w:line="360" w:lineRule="auto"/>
        <w:ind w:firstLine="2268"/>
        <w:jc w:val="both"/>
        <w:rPr>
          <w:del w:id="1399" w:author="Assessor GDSXSR" w:date="2026-10-31T00:13:28Z"/>
          <w:rFonts w:cs="Arial"/>
          <w:color w:val="000000" w:themeColor="text1"/>
        </w:rPr>
      </w:pPr>
    </w:p>
    <w:p w14:paraId="45C44E8E" w14:textId="77777777" w:rsidR="00FE3F13" w:rsidRDefault="00EA68EF">
      <w:pPr>
        <w:spacing w:after="0" w:line="360" w:lineRule="auto"/>
        <w:ind w:firstLine="2268"/>
        <w:jc w:val="both"/>
        <w:rPr>
          <w:rFonts w:ascii="Arial" w:hAnsi="Arial"/>
          <w:sz w:val="28"/>
          <w:szCs w:val="28"/>
        </w:rPr>
      </w:pPr>
      <w:del w:id="1400" w:author="Assessor GDSXSR" w:date="2026-10-31T00:13:28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De igual modo, não há falar em realização de</w:delText>
        </w:r>
      </w:del>
      <w:ins w:id="1401" w:author="Assessor GDSXSR" w:date="2026-10-31T00:13:28Z">
        <w:r>
          <w:rPr>
            <w:rFonts w:ascii="Arial" w:hAnsi="Arial" w:cs="Arial"/>
            <w:color w:val="808080"/>
            <w:sz w:val="28"/>
            <w:szCs w:val="28"/>
          </w:rPr>
          <w:t xml:space="preserve">A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perícia contábil</w:t>
      </w:r>
      <w:del w:id="1402" w:author="Assessor GDSXSR" w:date="2026-10-31T00:13:28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. A prova pericial</w:delText>
        </w:r>
      </w:del>
      <w:r>
        <w:rPr>
          <w:rFonts w:ascii="Arial" w:hAnsi="Arial" w:cs="Arial"/>
          <w:color w:val="000000" w:themeColor="text1"/>
          <w:sz w:val="28"/>
          <w:szCs w:val="28"/>
        </w:rPr>
        <w:t xml:space="preserve"> não </w:t>
      </w:r>
      <w:del w:id="1403" w:author="Assessor GDSXSR" w:date="2026-10-31T00:13:28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constitui providência</w:delText>
        </w:r>
      </w:del>
      <w:ins w:id="1404" w:author="Assessor GDSXSR" w:date="2026-10-31T00:13:28Z">
        <w:r>
          <w:rPr>
            <w:rFonts w:ascii="Arial" w:hAnsi="Arial" w:cs="Arial"/>
            <w:color w:val="808080"/>
            <w:sz w:val="28"/>
            <w:szCs w:val="28"/>
          </w:rPr>
          <w:t xml:space="preserve">é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obrigatória em demandas </w:t>
      </w:r>
      <w:del w:id="1405" w:author="Assessor GDSXSR" w:date="2026-10-31T00:13:28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envolvendo</w:delText>
        </w:r>
      </w:del>
      <w:ins w:id="1406" w:author="Assessor GDSXSR" w:date="2026-10-31T00:13:28Z">
        <w:r>
          <w:rPr>
            <w:rFonts w:ascii="Arial" w:hAnsi="Arial" w:cs="Arial"/>
            <w:color w:val="808080"/>
            <w:sz w:val="28"/>
            <w:szCs w:val="28"/>
          </w:rPr>
          <w:t xml:space="preserve">bancárias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407" w:author="Assessor GDSXSR" w:date="2026-10-31T00:13:28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contratos</w:delText>
        </w:r>
      </w:del>
      <w:ins w:id="1408" w:author="Assessor GDSXSR" w:date="2026-10-31T00:13:28Z">
        <w:r>
          <w:rPr>
            <w:rFonts w:ascii="Arial" w:hAnsi="Arial" w:cs="Arial"/>
            <w:color w:val="808080"/>
            <w:sz w:val="28"/>
            <w:szCs w:val="28"/>
          </w:rPr>
          <w:t xml:space="preserve">e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409" w:author="Assessor GDSXSR" w:date="2026-10-31T00:13:28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bancários,</w:delText>
        </w:r>
      </w:del>
      <w:ins w:id="1410" w:author="Assessor GDSXSR" w:date="2026-10-31T00:13:28Z">
        <w:r>
          <w:rPr>
            <w:rFonts w:ascii="Arial" w:hAnsi="Arial" w:cs="Arial"/>
            <w:color w:val="808080"/>
            <w:sz w:val="28"/>
            <w:szCs w:val="28"/>
          </w:rPr>
          <w:t xml:space="preserve">só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411" w:author="Assessor GDSXSR" w:date="2026-10-31T00:13:28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sendo</w:delText>
        </w:r>
      </w:del>
      <w:ins w:id="1412" w:author="Assessor GDSXSR" w:date="2026-10-31T00:13:28Z">
        <w:r>
          <w:rPr>
            <w:rFonts w:ascii="Arial" w:hAnsi="Arial" w:cs="Arial"/>
            <w:color w:val="808080"/>
            <w:sz w:val="28"/>
            <w:szCs w:val="28"/>
          </w:rPr>
          <w:t xml:space="preserve">se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413" w:author="Assessor GDSXSR" w:date="2026-10-31T00:13:28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cabível</w:delText>
        </w:r>
      </w:del>
      <w:ins w:id="1414" w:author="Assessor GDSXSR" w:date="2026-10-31T00:13:28Z">
        <w:r>
          <w:rPr>
            <w:rFonts w:ascii="Arial" w:hAnsi="Arial" w:cs="Arial"/>
            <w:color w:val="808080"/>
            <w:sz w:val="28"/>
            <w:szCs w:val="28"/>
          </w:rPr>
          <w:t xml:space="preserve">justifica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415" w:author="Assessor GDSXSR" w:date="2026-10-31T00:13:28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apenas</w:delText>
        </w:r>
      </w:del>
      <w:ins w:id="1416" w:author="Assessor GDSXSR" w:date="2026-10-31T00:13:28Z">
        <w:r>
          <w:rPr>
            <w:rFonts w:ascii="Arial" w:hAnsi="Arial" w:cs="Arial"/>
            <w:color w:val="808080"/>
            <w:sz w:val="28"/>
            <w:szCs w:val="28"/>
          </w:rPr>
          <w:t xml:space="preserve">diante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417" w:author="Assessor GDSXSR" w:date="2026-10-31T00:13:28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quando houver</w:delText>
        </w:r>
      </w:del>
      <w:ins w:id="1418" w:author="Assessor GDSXSR" w:date="2026-10-31T00:13:28Z">
        <w:r>
          <w:rPr>
            <w:rFonts w:ascii="Arial" w:hAnsi="Arial" w:cs="Arial"/>
            <w:color w:val="808080"/>
            <w:sz w:val="28"/>
            <w:szCs w:val="28"/>
          </w:rPr>
          <w:t xml:space="preserve">de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controvérsia técnica efetiva.</w:t>
      </w:r>
      <w:del w:id="1419" w:author="Assessor GDSXSR" w:date="2026-10-31T00:13:28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</w:delText>
        </w:r>
      </w:del>
    </w:p>
    <w:p w14:paraId="45C44E8F" w14:textId="77777777" w:rsidR="00FE3F13" w:rsidRDefault="00FE3F13">
      <w:pPr>
        <w:spacing w:after="0" w:line="360" w:lineRule="auto"/>
        <w:ind w:firstLine="2268"/>
        <w:jc w:val="both"/>
        <w:rPr>
          <w:rFonts w:cs="Arial"/>
          <w:color w:val="000000" w:themeColor="text1"/>
        </w:rPr>
      </w:pPr>
    </w:p>
    <w:p w14:paraId="45C44E90" w14:textId="77777777" w:rsidR="00FE3F13" w:rsidRDefault="00EA68EF">
      <w:pPr>
        <w:spacing w:after="0" w:line="360" w:lineRule="auto"/>
        <w:ind w:firstLine="2268"/>
        <w:jc w:val="both"/>
        <w:rPr>
          <w:rFonts w:ascii="Arial" w:hAnsi="Arial"/>
          <w:sz w:val="28"/>
          <w:szCs w:val="28"/>
        </w:rPr>
      </w:pPr>
      <w:commentRangeStart w:id="10"/>
      <w:r>
        <w:rPr>
          <w:rFonts w:ascii="Arial" w:hAnsi="Arial" w:cs="Arial"/>
          <w:color w:val="000000" w:themeColor="text1"/>
          <w:sz w:val="28"/>
          <w:szCs w:val="28"/>
        </w:rPr>
        <w:t xml:space="preserve">Ausente indicação de</w:t>
      </w:r>
      <w:del w:id="1420" w:author="Assessor GDSXSR" w:date="2026-10-31T00:13:28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qualquer</w:delText>
        </w:r>
      </w:del>
      <w:r>
        <w:rPr>
          <w:rFonts w:ascii="Arial" w:hAnsi="Arial" w:cs="Arial"/>
          <w:color w:val="000000" w:themeColor="text1"/>
          <w:sz w:val="28"/>
          <w:szCs w:val="28"/>
        </w:rPr>
        <w:t xml:space="preserve"> inconsistência específica nos cálculos, o pedido </w:t>
      </w:r>
      <w:del w:id="1421" w:author="Assessor GDSXSR" w:date="2026-10-31T00:13:28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assume caráter</w:delText>
        </w:r>
      </w:del>
      <w:ins w:id="1422" w:author="Assessor GDSXSR" w:date="2026-10-31T00:13:28Z">
        <w:r>
          <w:rPr>
            <w:rFonts w:ascii="Arial" w:hAnsi="Arial" w:cs="Arial"/>
            <w:color w:val="808080"/>
            <w:sz w:val="28"/>
            <w:szCs w:val="28"/>
          </w:rPr>
          <w:t xml:space="preserve">é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meramente exploratório, </w:t>
      </w:r>
      <w:del w:id="1423" w:author="Assessor GDSXSR" w:date="2026-10-31T00:13:28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circunstância que autoriza</w:delText>
        </w:r>
      </w:del>
      <w:ins w:id="1424" w:author="Assessor GDSXSR" w:date="2026-10-31T00:13:28Z">
        <w:r>
          <w:rPr>
            <w:rFonts w:ascii="Arial" w:hAnsi="Arial" w:cs="Arial"/>
            <w:color w:val="808080"/>
            <w:sz w:val="28"/>
            <w:szCs w:val="28"/>
          </w:rPr>
          <w:t xml:space="preserve">e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o julgamento antecipado da lide</w:t>
      </w:r>
      <w:del w:id="1425" w:author="Assessor GDSXSR" w:date="2026-10-31T00:13:28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,</w:delText>
        </w:r>
      </w:del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426" w:author="Assessor GDSXSR" w:date="2026-10-31T00:13:28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nos</w:delText>
        </w:r>
      </w:del>
      <w:ins w:id="1427" w:author="Assessor GDSXSR" w:date="2026-10-31T00:13:28Z">
        <w:r>
          <w:rPr>
            <w:rFonts w:ascii="Arial" w:hAnsi="Arial" w:cs="Arial"/>
            <w:color w:val="808080"/>
            <w:sz w:val="28"/>
            <w:szCs w:val="28"/>
          </w:rPr>
          <w:t xml:space="preserve">é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428" w:author="Assessor GDSXSR" w:date="2026-10-31T00:13:28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termos</w:delText>
        </w:r>
      </w:del>
      <w:ins w:id="1429" w:author="Assessor GDSXSR" w:date="2026-10-31T00:13:28Z">
        <w:r>
          <w:rPr>
            <w:rFonts w:ascii="Arial" w:hAnsi="Arial" w:cs="Arial"/>
            <w:color w:val="808080"/>
            <w:sz w:val="28"/>
            <w:szCs w:val="28"/>
          </w:rPr>
          <w:t xml:space="preserve">legítimo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430" w:author="Assessor GDSXSR" w:date="2026-10-31T00:13:28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do art.</w:delText>
        </w:r>
      </w:del>
      <w:ins w:id="1431" w:author="Assessor GDSXSR" w:date="2026-10-31T00:13:28Z">
        <w:r>
          <w:rPr>
            <w:rFonts w:ascii="Arial" w:hAnsi="Arial" w:cs="Arial"/>
            <w:color w:val="808080"/>
            <w:sz w:val="28"/>
            <w:szCs w:val="28"/>
          </w:rPr>
          <w:t xml:space="preserve">(CPC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355</w:t>
      </w:r>
      <w:del w:id="1432" w:author="Assessor GDSXSR" w:date="2026-10-31T00:13:28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,</w:delText>
        </w:r>
      </w:del>
      <w:r>
        <w:rPr>
          <w:rFonts w:ascii="Arial" w:hAnsi="Arial" w:cs="Arial"/>
          <w:color w:val="000000" w:themeColor="text1"/>
          <w:sz w:val="28"/>
          <w:szCs w:val="28"/>
        </w:rPr>
        <w:t xml:space="preserve"> I</w:t>
      </w:r>
      <w:del w:id="1433" w:author="Assessor GDSXSR" w:date="2026-10-31T00:13:28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, do CPC</w:delText>
        </w:r>
      </w:del>
      <w:ins w:id="1434" w:author="Assessor GDSXSR" w:date="2026-10-31T00:13:28Z">
        <w:r>
          <w:rPr>
            <w:rFonts w:ascii="Arial" w:hAnsi="Arial" w:cs="Arial"/>
            <w:color w:val="808080"/>
            <w:sz w:val="28"/>
            <w:szCs w:val="28"/>
          </w:rPr>
          <w:t xml:space="preserve">)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.</w:t>
      </w:r>
      <w:commentRangeEnd w:id="10"/>
      <w:r>
        <w:rPr>
          <w:rStyle w:val="CommentReference"/>
        </w:rPr>
        <w:commentReference w:id="10"/>
      </w:r>
    </w:p>
    <w:p w14:paraId="45C44E91" w14:textId="77777777" w:rsidR="00FE3F13" w:rsidRDefault="00FE3F13">
      <w:pPr>
        <w:spacing w:after="0" w:line="360" w:lineRule="auto"/>
        <w:ind w:firstLine="2268"/>
        <w:jc w:val="both"/>
        <w:rPr>
          <w:rFonts w:cs="Arial"/>
          <w:color w:val="000000" w:themeColor="text1"/>
        </w:rPr>
      </w:pPr>
    </w:p>
    <w:p w14:paraId="45C44E92" w14:textId="73AE89ED" w:rsidR="00FE3F13" w:rsidRDefault="00EA68EF">
      <w:pPr>
        <w:spacing w:after="0" w:line="360" w:lineRule="auto"/>
        <w:ind w:firstLine="2268"/>
        <w:jc w:val="both"/>
        <w:rPr>
          <w:u w:val="single"/>
        </w:rPr>
      </w:pPr>
      <w:r>
        <w:rPr>
          <w:rFonts w:ascii="Arial" w:hAnsi="Arial" w:cs="Arial"/>
          <w:color w:val="000000" w:themeColor="text1"/>
          <w:sz w:val="28"/>
          <w:szCs w:val="28"/>
          <w:highlight w:val="yellow"/>
          <w:u w:val="single"/>
          <w:rPrChange w:id="1438" w:author="Assessor GDSXSR" w:date="2026-10-31T00:13:28Z">
            <w:rPr>
              <w:rFonts w:ascii="Arial" w:hAnsi="Arial" w:cs="Arial"/>
              <w:color w:val="000000" w:themeColor="text1"/>
              <w:sz w:val="28"/>
              <w:szCs w:val="28"/>
              <w:u w:val="single"/>
            </w:rPr>
          </w:rPrChange>
        </w:rPr>
        <w:t xml:space="preserve">Assim, nego provimento ao apelo</w:t>
      </w:r>
      <w:ins w:id="1439" w:author="Assessor GDSXSR" w:date="2026-10-31T00:13:28Z">
        <w:r>
          <w:rPr>
            <w:rFonts w:ascii="Arial" w:hAnsi="Arial" w:cs="Arial"/>
            <w:color w:val="808080"/>
            <w:sz w:val="28"/>
            <w:szCs w:val="28"/>
            <w:highlight w:val="yellow"/>
            <w:u w:val="single"/>
          </w:rPr>
          <w:t xml:space="preserve">,</w:t>
        </w:r>
      </w:ins>
      <w:r>
        <w:rPr>
          <w:rFonts w:ascii="Arial" w:hAnsi="Arial" w:cs="Arial"/>
          <w:color w:val="000000" w:themeColor="text1"/>
          <w:sz w:val="28"/>
          <w:szCs w:val="28"/>
          <w:highlight w:val="yellow"/>
          <w:u w:val="single"/>
          <w:rPrChange w:id="1440" w:author="Assessor GDSXSR" w:date="2026-10-31T00:13:28Z">
            <w:rPr>
              <w:rFonts w:ascii="Arial" w:hAnsi="Arial" w:cs="Arial"/>
              <w:color w:val="000000" w:themeColor="text1"/>
              <w:sz w:val="28"/>
              <w:szCs w:val="28"/>
              <w:u w:val="single"/>
            </w:rPr>
          </w:rPrChange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  <w:u w:val="single"/>
          <w:rPrChange w:id="1441" w:author="Assessor GDSXSR" w:date="2026-10-31T00:13:28Z">
            <w:rPr>
              <w:rFonts w:ascii="Arial" w:hAnsi="Arial" w:cs="Arial"/>
              <w:color w:val="000000" w:themeColor="text1"/>
              <w:sz w:val="28"/>
              <w:szCs w:val="28"/>
              <w:u w:val="single"/>
            </w:rPr>
          </w:rPrChange>
        </w:rPr>
        <w:t xml:space="preserve">nesse ponto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  <w:u w:val="single"/>
          <w:rPrChange w:id="1442" w:author="Assessor GDSXSR" w:date="2026-10-31T00:13:28Z">
            <w:rPr>
              <w:rFonts w:ascii="Arial" w:hAnsi="Arial" w:cs="Arial"/>
              <w:color w:val="000000" w:themeColor="text1"/>
              <w:sz w:val="28"/>
              <w:szCs w:val="28"/>
              <w:u w:val="single"/>
            </w:rPr>
          </w:rPrChange>
        </w:rPr>
        <w:t xml:space="preserve">.</w:t>
      </w:r>
    </w:p>
    <w:p w14:paraId="45C44E93" w14:textId="77777777" w:rsidR="00FE3F13" w:rsidRDefault="00FE3F13">
      <w:pPr>
        <w:spacing w:after="0" w:line="360" w:lineRule="auto"/>
        <w:ind w:firstLine="2268"/>
        <w:jc w:val="both"/>
        <w:rPr>
          <w:rFonts w:cs="Arial"/>
          <w:color w:val="000000" w:themeColor="text1"/>
        </w:rPr>
      </w:pPr>
    </w:p>
    <w:p w14:paraId="45C44E94" w14:textId="09EE385F" w:rsidR="00FE3F13" w:rsidRDefault="00EA68EF">
      <w:pPr>
        <w:spacing w:after="0" w:line="360" w:lineRule="auto"/>
        <w:jc w:val="center"/>
        <w:rPr>
          <w:ins w:id="1446" w:author="Assessor GDSXSR" w:date="2026-10-31T00:13:28Z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>APELO DA RÉ</w:t>
      </w:r>
      <w:r w:rsidR="00B7115E">
        <w:rPr>
          <w:rFonts w:ascii="Arial" w:hAnsi="Arial" w:cs="Arial"/>
          <w:b/>
          <w:bCs/>
          <w:color w:val="000000" w:themeColor="text1"/>
          <w:sz w:val="28"/>
          <w:szCs w:val="28"/>
        </w:rPr>
        <w:t>,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EDNALVA RODRIGUES VIEIRA</w:t>
      </w:r>
    </w:p>
    <w:p>
      <w:pPr>
        <w:spacing w:after="0" w:line="360" w:lineRule="auto"/>
        <w:jc w:val="center"/>
        <w:rPr>
          <w:ins w:id="1447" w:author="Assessor GDSXSR" w:date="2026-10-31T00:13:28Z"/>
        </w:rPr>
      </w:pPr>
    </w:p>
    <w:p>
      <w:pPr>
        <w:spacing w:after="0" w:line="360" w:lineRule="auto"/>
        <w:ind w:firstLine="2268"/>
        <w:jc w:val="both"/>
        <w:rPr/>
      </w:pPr>
      <w:ins w:id="1448" w:author="Assessor GDSXSR" w:date="2026-10-31T00:13:28Z">
        <w:r>
          <w:rPr>
            <w:rFonts w:ascii="Arial" w:hAnsi="Arial" w:cs="Arial"/>
            <w:b w:val="0"/>
            <w:bCs/>
            <w:color w:val="808080"/>
            <w:sz w:val="28"/>
            <w:szCs w:val="28"/>
          </w:rPr>
          <w:t xml:space="preserve">Presentes os pressupostos de admissibilidade, conheço do apelo interposto.</w:t>
        </w:r>
      </w:ins>
    </w:p>
    <w:p w14:paraId="45C44E95" w14:textId="77777777" w:rsidR="00FE3F13" w:rsidRDefault="00FE3F13">
      <w:pPr>
        <w:spacing w:after="0" w:line="360" w:lineRule="auto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45C44E96" w14:textId="6A2CB66D" w:rsidR="00FE3F13" w:rsidRDefault="00EA68EF">
      <w:pPr>
        <w:spacing w:after="0" w:line="360" w:lineRule="auto"/>
        <w:jc w:val="center"/>
      </w:pPr>
      <w:r>
        <w:rPr>
          <w:rFonts w:ascii="Arial" w:hAnsi="Arial" w:cs="Arial"/>
          <w:color w:val="000000" w:themeColor="text1"/>
          <w:sz w:val="28"/>
          <w:szCs w:val="28"/>
          <w:highlight w:val="yellow"/>
          <w:rPrChange w:id="1443" w:author="Assessor GDSXSR" w:date="2026-10-31T00:13:28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 xml:space="preserve">DA NÃO COMPROVAÇÃO DO SUPERENDIVIDAMENTO E DA </w:t>
      </w:r>
      <w:r w:rsidR="001D2A46">
        <w:rPr>
          <w:rFonts w:ascii="Arial" w:hAnsi="Arial" w:cs="Arial"/>
          <w:color w:val="000000" w:themeColor="text1"/>
          <w:sz w:val="28"/>
          <w:szCs w:val="28"/>
          <w:highlight w:val="yellow"/>
          <w:rPrChange w:id="1444" w:author="Assessor GDSXSR" w:date="2026-10-31T00:13:28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 xml:space="preserve">IMPOSSIBILIDADE DE 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  <w:rPrChange w:id="1445" w:author="Assessor GDSXSR" w:date="2026-10-31T00:13:28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>REPACTUAÇÃO DE DÍVIDAS</w:t>
      </w:r>
    </w:p>
    <w:p w14:paraId="45C44E97" w14:textId="77777777" w:rsidR="00FE3F13" w:rsidRDefault="00FE3F13">
      <w:pPr>
        <w:pStyle w:val="Corpodetexto"/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45C44E98" w14:textId="75C5755A" w:rsidR="00FE3F13" w:rsidRDefault="00EA68EF">
      <w:pPr>
        <w:spacing w:after="0" w:line="360" w:lineRule="auto"/>
        <w:ind w:firstLine="2268"/>
        <w:jc w:val="both"/>
      </w:pPr>
      <w:commentRangeStart w:id="11"/>
      <w:r>
        <w:rPr>
          <w:rFonts w:ascii="Arial" w:hAnsi="Arial" w:cs="Arial"/>
          <w:color w:val="000000" w:themeColor="text1"/>
          <w:sz w:val="28"/>
          <w:szCs w:val="28"/>
        </w:rPr>
        <w:t xml:space="preserve">A ré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/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apelante alega que</w:t>
      </w:r>
      <w:ins w:id="1449" w:author="Assessor GDSXSR" w:date="2026-10-31T00:13:28Z">
        <w:r>
          <w:rPr>
            <w:rFonts w:ascii="Arial" w:hAnsi="Arial" w:cs="Arial"/>
            <w:color w:val="808080"/>
            <w:sz w:val="28"/>
            <w:szCs w:val="28"/>
          </w:rPr>
          <w:t xml:space="preserve">:</w:t>
        </w:r>
        <w:r>
          <w:rPr>
            <w:rFonts w:ascii="Arial" w:hAnsi="Arial" w:cs="Arial"/>
            <w:b/>
            <w:color w:val="808080"/>
            <w:sz w:val="28"/>
            <w:szCs w:val="28"/>
          </w:rPr>
          <w:t xml:space="preserve"> 1)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é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contraditório reconhecer sua hipossuficiência para </w:t>
      </w:r>
      <w:del w:id="1450" w:author="Assessor GDSXSR" w:date="2026-10-31T00:13:28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concessão da</w:delText>
        </w:r>
      </w:del>
      <w:ins w:id="1451" w:author="Assessor GDSXSR" w:date="2026-10-31T00:13:28Z">
        <w:r>
          <w:rPr>
            <w:rFonts w:ascii="Arial" w:hAnsi="Arial" w:cs="Arial"/>
            <w:color w:val="808080"/>
            <w:sz w:val="28"/>
            <w:szCs w:val="28"/>
          </w:rPr>
          <w:t xml:space="preserve">a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gratuidade de justiça</w:t>
      </w:r>
      <w:del w:id="1452" w:author="Assessor GDSXSR" w:date="2026-10-31T00:13:28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,</w:delText>
        </w:r>
      </w:del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453" w:author="Assessor GDSXSR" w:date="2026-10-31T00:13:28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mas</w:delText>
        </w:r>
      </w:del>
      <w:ins w:id="1454" w:author="Assessor GDSXSR" w:date="2026-10-31T00:13:28Z">
        <w:r>
          <w:rPr>
            <w:rFonts w:ascii="Arial" w:hAnsi="Arial" w:cs="Arial"/>
            <w:color w:val="808080"/>
            <w:sz w:val="28"/>
            <w:szCs w:val="28"/>
          </w:rPr>
          <w:t xml:space="preserve">e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afastar </w:t>
      </w:r>
      <w:del w:id="1455" w:author="Assessor GDSXSR" w:date="2026-10-31T00:13:28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a alegação de</w:delText>
        </w:r>
      </w:del>
      <w:ins w:id="1456" w:author="Assessor GDSXSR" w:date="2026-10-31T00:13:28Z">
        <w:r>
          <w:rPr>
            <w:rFonts w:ascii="Arial" w:hAnsi="Arial" w:cs="Arial"/>
            <w:color w:val="808080"/>
            <w:sz w:val="28"/>
            <w:szCs w:val="28"/>
          </w:rPr>
          <w:t xml:space="preserve">o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superendividamento</w:t>
      </w:r>
      <w:del w:id="1457" w:author="Assessor GDSXSR" w:date="2026-10-31T00:13:28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,</w:delText>
        </w:r>
      </w:del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458" w:author="Assessor GDSXSR" w:date="2026-10-31T00:13:28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fazendo</w:delText>
        </w:r>
      </w:del>
      <w:ins w:id="1459" w:author="Assessor GDSXSR" w:date="2026-10-31T00:13:28Z">
        <w:r>
          <w:rPr>
            <w:rFonts w:ascii="Arial" w:hAnsi="Arial" w:cs="Arial"/>
            <w:color w:val="808080"/>
            <w:sz w:val="28"/>
            <w:szCs w:val="28"/>
          </w:rPr>
          <w:t xml:space="preserve">(CPC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460" w:author="Assessor GDSXSR" w:date="2026-10-31T00:13:28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jus</w:delText>
        </w:r>
      </w:del>
      <w:ins w:id="1461" w:author="Assessor GDSXSR" w:date="2026-10-31T00:13:28Z">
        <w:r>
          <w:rPr>
            <w:rFonts w:ascii="Arial" w:hAnsi="Arial" w:cs="Arial"/>
            <w:color w:val="808080"/>
            <w:sz w:val="28"/>
            <w:szCs w:val="28"/>
          </w:rPr>
          <w:t xml:space="preserve">489 § 1º);</w:t>
        </w:r>
        <w:r>
          <w:rPr>
            <w:rFonts w:ascii="Arial" w:hAnsi="Arial" w:cs="Arial"/>
            <w:b/>
            <w:color w:val="808080"/>
            <w:sz w:val="28"/>
            <w:szCs w:val="28"/>
          </w:rPr>
          <w:t xml:space="preserve"> 2)</w:t>
        </w:r>
        <w:r>
          <w:rPr>
            <w:rFonts w:ascii="Arial" w:hAnsi="Arial" w:cs="Arial"/>
            <w:color w:val="808080"/>
            <w:sz w:val="28"/>
            <w:szCs w:val="28"/>
          </w:rPr>
          <w:t xml:space="preserve"> está superendividada (CDC 54-A § 1º);</w:t>
        </w:r>
        <w:r>
          <w:rPr>
            <w:rFonts w:ascii="Arial" w:hAnsi="Arial" w:cs="Arial"/>
            <w:b/>
            <w:color w:val="808080"/>
            <w:sz w:val="28"/>
            <w:szCs w:val="28"/>
          </w:rPr>
          <w:t xml:space="preserve"> 3)</w:t>
        </w:r>
        <w:r>
          <w:rPr>
            <w:rFonts w:ascii="Arial" w:hAnsi="Arial" w:cs="Arial"/>
            <w:color w:val="808080"/>
            <w:sz w:val="28"/>
            <w:szCs w:val="28"/>
          </w:rPr>
          <w:t xml:space="preserve"> tem direito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à</w:t>
      </w:r>
      <w:del w:id="1462" w:author="Assessor GDSXSR" w:date="2026-10-31T00:13:28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aplicação da Lei nº 14.181/2021, com instauração do procedimento de</w:delText>
        </w:r>
      </w:del>
      <w:r>
        <w:rPr>
          <w:rFonts w:ascii="Arial" w:hAnsi="Arial" w:cs="Arial"/>
          <w:color w:val="000000" w:themeColor="text1"/>
          <w:sz w:val="28"/>
          <w:szCs w:val="28"/>
        </w:rPr>
        <w:t xml:space="preserve"> repactuação de dívidas </w:t>
      </w:r>
      <w:del w:id="1463" w:author="Assessor GDSXSR" w:date="2026-10-31T00:13:28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previsto</w:delText>
        </w:r>
      </w:del>
      <w:ins w:id="1464" w:author="Assessor GDSXSR" w:date="2026-10-31T00:13:28Z">
        <w:r>
          <w:rPr>
            <w:rFonts w:ascii="Arial" w:hAnsi="Arial" w:cs="Arial"/>
            <w:color w:val="808080"/>
            <w:sz w:val="28"/>
            <w:szCs w:val="28"/>
          </w:rPr>
          <w:t xml:space="preserve">(CDC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465" w:author="Assessor GDSXSR" w:date="2026-10-31T00:13:28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no</w:delText>
        </w:r>
      </w:del>
      <w:ins w:id="1466" w:author="Assessor GDSXSR" w:date="2026-10-31T00:13:28Z">
        <w:r>
          <w:rPr>
            <w:rFonts w:ascii="Arial" w:hAnsi="Arial" w:cs="Arial"/>
            <w:color w:val="808080"/>
            <w:sz w:val="28"/>
            <w:szCs w:val="28"/>
          </w:rPr>
          <w:t xml:space="preserve">104-A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467" w:author="Assessor GDSXSR" w:date="2026-10-31T00:13:28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CDC</w:delText>
        </w:r>
      </w:del>
      <w:ins w:id="1468" w:author="Assessor GDSXSR" w:date="2026-10-31T00:13:28Z">
        <w:r>
          <w:rPr>
            <w:rFonts w:ascii="Arial" w:hAnsi="Arial" w:cs="Arial"/>
            <w:color w:val="808080"/>
            <w:sz w:val="28"/>
            <w:szCs w:val="28"/>
          </w:rPr>
          <w:t xml:space="preserve">e 104-B; Lei 14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.</w:t>
      </w:r>
      <w:ins w:id="1469" w:author="Assessor GDSXSR" w:date="2026-10-31T00:13:28Z">
        <w:r>
          <w:rPr>
            <w:rFonts w:ascii="Arial" w:hAnsi="Arial" w:cs="Arial"/>
            <w:color w:val="808080"/>
            <w:sz w:val="28"/>
            <w:szCs w:val="28"/>
          </w:rPr>
          <w:t xml:space="preserve">181/2021); e</w:t>
        </w:r>
        <w:r>
          <w:rPr>
            <w:rFonts w:ascii="Arial" w:hAnsi="Arial" w:cs="Arial"/>
            <w:b/>
            <w:color w:val="808080"/>
            <w:sz w:val="28"/>
            <w:szCs w:val="28"/>
          </w:rPr>
          <w:t xml:space="preserve"> 4)</w:t>
        </w:r>
        <w:r>
          <w:rPr>
            <w:rFonts w:ascii="Arial" w:hAnsi="Arial" w:cs="Arial"/>
            <w:color w:val="808080"/>
            <w:sz w:val="28"/>
            <w:szCs w:val="28"/>
          </w:rPr>
          <w:t xml:space="preserve"> o apelo deve ter efeito suspensivo (CPC 1.012 §§ 3º e 4º; ID 88844072).</w:t>
        </w:r>
      </w:ins>
      <w:commentRangeEnd w:id="11"/>
      <w:r>
        <w:rPr>
          <w:rStyle w:val="CommentReference"/>
        </w:rPr>
        <w:commentReference w:id="11"/>
      </w:r>
    </w:p>
    <w:p w14:paraId="45C44E99" w14:textId="77777777" w:rsidR="00FE3F13" w:rsidRDefault="00FE3F13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</w:rPr>
      </w:pPr>
    </w:p>
    <w:p w14:paraId="45C44E9A" w14:textId="77777777" w:rsidR="00FE3F13" w:rsidRDefault="00EA68EF">
      <w:pPr>
        <w:spacing w:after="0" w:line="360" w:lineRule="auto"/>
        <w:ind w:firstLine="2268"/>
        <w:jc w:val="both"/>
        <w:rPr>
          <w:ins w:id="1470" w:author="Assessor GDSXSR" w:date="2026-10-31T00:13:28Z"/>
          <w:rFonts w:ascii="Arial" w:hAnsi="Arial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Requer a instauração do procedimento de repactuação de dívidas, reconhecendo-se o seu superendividamento ou, subsidiariamente, o retorno dos autos à origem para adoção do referido procedimento.</w:t>
      </w:r>
    </w:p>
    <w:p>
      <w:pPr>
        <w:spacing w:after="0" w:line="360" w:lineRule="auto"/>
        <w:ind w:firstLine="2268"/>
        <w:jc w:val="both"/>
        <w:rPr>
          <w:ins w:id="1471" w:author="Assessor GDSXSR" w:date="2026-10-31T00:13:28Z"/>
          <w:rFonts w:ascii="Arial" w:hAnsi="Arial"/>
          <w:sz w:val="28"/>
          <w:szCs w:val="28"/>
        </w:rPr>
      </w:pPr>
    </w:p>
    <w:p>
      <w:pPr>
        <w:spacing w:after="0" w:line="360" w:lineRule="auto"/>
        <w:ind w:firstLine="2268"/>
        <w:jc w:val="both"/>
        <w:rPr>
          <w:rFonts w:ascii="Arial" w:hAnsi="Arial"/>
          <w:sz w:val="28"/>
          <w:szCs w:val="28"/>
        </w:rPr>
      </w:pPr>
      <w:ins w:id="1472" w:author="Assessor GDSXSR" w:date="2026-10-31T00:13:28Z">
        <w:r>
          <w:rPr>
            <w:rFonts w:ascii="Arial" w:hAnsi="Arial" w:cs="Arial"/>
            <w:b w:val="0"/>
            <w:color w:val="808080"/>
            <w:sz w:val="28"/>
            <w:szCs w:val="28"/>
            <w:highlight w:val="yellow"/>
          </w:rPr>
          <w:t xml:space="preserve">Sem razão.</w:t>
        </w:r>
      </w:ins>
    </w:p>
    <w:p w14:paraId="45C44E9B" w14:textId="77777777" w:rsidR="00FE3F13" w:rsidRDefault="00FE3F13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</w:rPr>
      </w:pPr>
    </w:p>
    <w:p w14:paraId="45C44E9C" w14:textId="77777777" w:rsidR="00FE3F13" w:rsidRDefault="00EA68EF">
      <w:pPr>
        <w:pStyle w:val="Corpodetexto"/>
        <w:spacing w:after="0" w:line="360" w:lineRule="auto"/>
        <w:ind w:firstLine="2268"/>
        <w:jc w:val="both"/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Por espelhar meu entendimento a respeito da matéria, peço vênias para adotar como razões de decidir os fundamentos da r. sentença</w:t>
      </w:r>
      <w:ins w:id="1473" w:author="Assessor GDSXSR" w:date="2026-10-31T00:13:28Z">
        <w:r>
          <w:rPr>
            <w:rFonts w:ascii="Arial" w:hAnsi="Arial" w:cs="Arial"/>
            <w:color w:val="808080"/>
            <w:sz w:val="28"/>
            <w:szCs w:val="28"/>
          </w:rPr>
          <w:t xml:space="preserve"> (ID 88844069)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:</w:t>
      </w:r>
    </w:p>
    <w:p w14:paraId="45C44E9D" w14:textId="77777777" w:rsidR="00FE3F13" w:rsidRDefault="00FE3F13">
      <w:pPr>
        <w:pStyle w:val="Textoprformatado"/>
        <w:spacing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45C44E9E" w14:textId="77777777" w:rsidR="00FE3F13" w:rsidRDefault="00EA68EF">
      <w:pPr>
        <w:spacing w:after="0" w:line="360" w:lineRule="auto"/>
        <w:ind w:left="2268" w:firstLine="1134"/>
        <w:jc w:val="both"/>
        <w:rPr>
          <w:del w:id="1477" w:author="Assessor GDSXSR" w:date="2026-10-31T00:13:28Z"/>
        </w:rPr>
      </w:pPr>
      <w:del w:id="1474" w:author="Assessor GDSXSR" w:date="2026-10-31T00:13:28Z">
        <w:r>
          <w:rPr>
            <w:rFonts w:ascii="Arial" w:hAnsi="Arial" w:cs="Arial"/>
            <w:i/>
            <w:iCs/>
            <w:color w:val="000000" w:themeColor="text1"/>
            <w:sz w:val="26"/>
            <w:szCs w:val="26"/>
          </w:rPr>
          <w:delText xml:space="preserve">“(…) </w:delText>
        </w:r>
      </w:del>
      <w:del w:id="1475" w:author="Assessor GDSXSR" w:date="2026-10-31T00:13:28Z">
        <w:r>
          <w:rPr>
            <w:rFonts w:ascii="Arial" w:eastAsia="Calibri" w:hAnsi="Arial" w:cs="Arial"/>
            <w:i/>
            <w:iCs/>
            <w:color w:val="000000" w:themeColor="text1"/>
            <w:sz w:val="26"/>
            <w:szCs w:val="26"/>
          </w:rPr>
          <w:delText xml:space="preserve">O art. 700 do Código de Processo Civil estabelece que ‘a ação monitória pode ser proposta por aquele que afirmar, com base em prova escrita </w:delText>
        </w:r>
      </w:del>
      <w:del w:id="1476" w:author="Assessor GDSXSR" w:date="2026-10-31T00:13:28Z">
        <w:r>
          <w:rPr>
            <w:rFonts w:ascii="Arial" w:eastAsia="Calibri" w:hAnsi="Arial" w:cs="Arial"/>
            <w:i/>
            <w:iCs/>
            <w:color w:val="000000" w:themeColor="text1"/>
            <w:sz w:val="26"/>
            <w:szCs w:val="26"/>
          </w:rPr>
          <w:lastRenderedPageBreak/>
          <w:delText>sem eficácia de título executivo, ter direito a exigir do devedor capaz: I - o pagamento de quantia em dinheiro; II - a entrega de coisa fungível ou infungível ou de bem móvel ou imóvel; III - o adimplemento de obrigação de fazer ou não fazer.’</w:delText>
        </w:r>
      </w:del>
    </w:p>
    <w:p w14:paraId="45C44E9F" w14:textId="77777777" w:rsidR="00FE3F13" w:rsidRDefault="00EA68EF">
      <w:pPr>
        <w:spacing w:after="0" w:line="360" w:lineRule="auto"/>
        <w:ind w:left="2268" w:firstLine="1134"/>
        <w:jc w:val="both"/>
        <w:rPr>
          <w:del w:id="1479" w:author="Assessor GDSXSR" w:date="2026-10-31T00:13:28Z"/>
        </w:rPr>
      </w:pPr>
      <w:del w:id="1478" w:author="Assessor GDSXSR" w:date="2026-10-31T00:13:28Z">
        <w:r>
          <w:rPr>
            <w:rFonts w:ascii="Arial" w:eastAsia="Calibri" w:hAnsi="Arial" w:cs="Arial"/>
            <w:i/>
            <w:iCs/>
            <w:color w:val="000000" w:themeColor="text1"/>
            <w:sz w:val="26"/>
            <w:szCs w:val="26"/>
          </w:rPr>
          <w:delText>No caso dos autos, a cédula de crédito bancário acostada no ID 200122407 comprova a formalização da relação contratual entre as partes, identificando Ednalva Rodrigues Vieira como emitente e Gilson José Vieira e Luciene da Silva Vieira como avalistas.</w:delText>
        </w:r>
      </w:del>
    </w:p>
    <w:p w14:paraId="45C44EA0" w14:textId="77777777" w:rsidR="00FE3F13" w:rsidRDefault="00EA68EF">
      <w:pPr>
        <w:spacing w:after="0" w:line="360" w:lineRule="auto"/>
        <w:ind w:left="2268" w:firstLine="1134"/>
        <w:jc w:val="both"/>
        <w:rPr>
          <w:del w:id="1481" w:author="Assessor GDSXSR" w:date="2026-10-31T00:13:28Z"/>
        </w:rPr>
      </w:pPr>
      <w:del w:id="1480" w:author="Assessor GDSXSR" w:date="2026-10-31T00:13:28Z">
        <w:r>
          <w:rPr>
            <w:rFonts w:ascii="Arial" w:eastAsia="Calibri" w:hAnsi="Arial" w:cs="Arial"/>
            <w:i/>
            <w:iCs/>
            <w:color w:val="000000" w:themeColor="text1"/>
            <w:sz w:val="26"/>
            <w:szCs w:val="26"/>
          </w:rPr>
          <w:delText>O instrumento discrimina o valor mutuado (R$ 452.979,47), a finalidade da operação (custeio agropecuário), o vencimento em parcela única (24/02/2024) e os encargos aplicáveis — juros remuneratórios de 17% ao ano, capitalizados mensalmente; juros de mora de 1% ao mês; e multa contratual de 2% sobre o saldo devedor final.</w:delText>
        </w:r>
      </w:del>
    </w:p>
    <w:p w14:paraId="45C44EA1" w14:textId="77777777" w:rsidR="00FE3F13" w:rsidRDefault="00EA68EF">
      <w:pPr>
        <w:spacing w:after="0" w:line="360" w:lineRule="auto"/>
        <w:ind w:left="2268" w:firstLine="1134"/>
        <w:jc w:val="both"/>
        <w:rPr>
          <w:del w:id="1483" w:author="Assessor GDSXSR" w:date="2026-10-31T00:13:28Z"/>
        </w:rPr>
      </w:pPr>
      <w:del w:id="1482" w:author="Assessor GDSXSR" w:date="2026-10-31T00:13:28Z">
        <w:r>
          <w:rPr>
            <w:rFonts w:ascii="Arial" w:eastAsia="Calibri" w:hAnsi="Arial" w:cs="Arial"/>
            <w:i/>
            <w:iCs/>
            <w:color w:val="000000" w:themeColor="text1"/>
            <w:sz w:val="26"/>
            <w:szCs w:val="26"/>
          </w:rPr>
          <w:delText>O demonstrativo de débito do ID 200122408 detalha, mês a mês, a evolução da dívida desde a utilização do crédito em 27/02/2023 até 28/06/2024, discriminando os lançamentos de capital, juros remuneratórios, juros de mora e multa, resultando no saldo devedor de R$ 593.350,76.</w:delText>
        </w:r>
      </w:del>
    </w:p>
    <w:p w14:paraId="45C44EA2" w14:textId="77777777" w:rsidR="00FE3F13" w:rsidRDefault="00EA68EF">
      <w:pPr>
        <w:spacing w:after="0" w:line="360" w:lineRule="auto"/>
        <w:ind w:left="2268" w:firstLine="1134"/>
        <w:jc w:val="both"/>
        <w:rPr>
          <w:del w:id="1485" w:author="Assessor GDSXSR" w:date="2026-10-31T00:13:28Z"/>
        </w:rPr>
      </w:pPr>
      <w:del w:id="1484" w:author="Assessor GDSXSR" w:date="2026-10-31T00:13:28Z">
        <w:r>
          <w:rPr>
            <w:rFonts w:ascii="Arial" w:eastAsia="Calibri" w:hAnsi="Arial" w:cs="Arial"/>
            <w:i/>
            <w:iCs/>
            <w:color w:val="000000" w:themeColor="text1"/>
            <w:sz w:val="26"/>
            <w:szCs w:val="26"/>
          </w:rPr>
          <w:delText>A documentação apresentada é idônea e suficiente para demonstrar a existência da obrigação e o inadimplemento pela parte ré, atendendo aos requisitos do art. 700 do Código de Processo Civil.</w:delText>
        </w:r>
      </w:del>
    </w:p>
    <w:p w14:paraId="45C44EA3" w14:textId="62131D2B" w:rsidR="00FE3F13" w:rsidRDefault="00EA68EF">
      <w:pPr>
        <w:spacing w:after="0" w:line="360" w:lineRule="auto"/>
        <w:ind w:left="2268" w:firstLine="1134"/>
        <w:jc w:val="both"/>
        <w:rPr>
          <w:del w:id="1492" w:author="Assessor GDSXSR" w:date="2026-10-31T00:13:28Z"/>
        </w:rPr>
      </w:pPr>
      <w:del w:id="1486" w:author="Assessor GDSXSR" w:date="2026-10-31T00:13:28Z">
        <w:r>
          <w:rPr>
            <w:rFonts w:ascii="Arial" w:eastAsia="Calibri" w:hAnsi="Arial" w:cs="Arial"/>
            <w:i/>
            <w:iCs/>
            <w:color w:val="000000" w:themeColor="text1"/>
            <w:sz w:val="26"/>
            <w:szCs w:val="26"/>
          </w:rPr>
          <w:delText xml:space="preserve">Nesse sentido, a Súmula 247 do Superior Tribunal de Justiça pacificou que </w:delText>
        </w:r>
      </w:del>
      <w:del w:id="1487" w:author="Assessor GDSXSR" w:date="2026-10-31T00:13:28Z">
        <w:r w:rsidR="00A52540">
          <w:rPr>
            <w:rFonts w:ascii="Arial" w:eastAsia="Calibri" w:hAnsi="Arial" w:cs="Arial"/>
            <w:i/>
            <w:iCs/>
            <w:color w:val="000000" w:themeColor="text1"/>
            <w:sz w:val="26"/>
            <w:szCs w:val="26"/>
          </w:rPr>
          <w:delText>‘</w:delText>
        </w:r>
      </w:del>
      <w:del w:id="1488" w:author="Assessor GDSXSR" w:date="2026-10-31T00:13:28Z">
        <w:r>
          <w:rPr>
            <w:rFonts w:ascii="Arial" w:eastAsia="Calibri" w:hAnsi="Arial" w:cs="Arial"/>
            <w:i/>
            <w:iCs/>
            <w:color w:val="000000" w:themeColor="text1"/>
            <w:sz w:val="26"/>
            <w:szCs w:val="26"/>
          </w:rPr>
          <w:delText xml:space="preserve">o contrato de abertura de crédito em conta corrente, acompanhado </w:delText>
        </w:r>
      </w:del>
      <w:del w:id="1489" w:author="Assessor GDSXSR" w:date="2026-10-31T00:13:28Z">
        <w:r>
          <w:rPr>
            <w:rFonts w:ascii="Arial" w:eastAsia="Calibri" w:hAnsi="Arial" w:cs="Arial"/>
            <w:i/>
            <w:iCs/>
            <w:color w:val="000000" w:themeColor="text1"/>
            <w:sz w:val="26"/>
            <w:szCs w:val="26"/>
          </w:rPr>
          <w:lastRenderedPageBreak/>
          <w:delText>do demonstrativo de débito, constitui documento hábil para o ajuizamento da ação monitória</w:delText>
        </w:r>
      </w:del>
      <w:del w:id="1490" w:author="Assessor GDSXSR" w:date="2026-10-31T00:13:28Z">
        <w:r w:rsidR="00A52540">
          <w:rPr>
            <w:rFonts w:ascii="Arial" w:eastAsia="Calibri" w:hAnsi="Arial" w:cs="Arial"/>
            <w:i/>
            <w:iCs/>
            <w:color w:val="000000" w:themeColor="text1"/>
            <w:sz w:val="26"/>
            <w:szCs w:val="26"/>
          </w:rPr>
          <w:delText>’</w:delText>
        </w:r>
      </w:del>
      <w:del w:id="1491" w:author="Assessor GDSXSR" w:date="2026-10-31T00:13:28Z">
        <w:r>
          <w:rPr>
            <w:rFonts w:ascii="Arial" w:eastAsia="Calibri" w:hAnsi="Arial" w:cs="Arial"/>
            <w:i/>
            <w:iCs/>
            <w:color w:val="000000" w:themeColor="text1"/>
            <w:sz w:val="26"/>
            <w:szCs w:val="26"/>
          </w:rPr>
          <w:delText>.</w:delText>
        </w:r>
      </w:del>
    </w:p>
    <w:p w14:paraId="45C44EA4" w14:textId="77777777" w:rsidR="00FE3F13" w:rsidRDefault="00EA68EF">
      <w:pPr>
        <w:spacing w:after="0" w:line="360" w:lineRule="auto"/>
        <w:ind w:left="2268" w:firstLine="1134"/>
        <w:jc w:val="both"/>
        <w:rPr>
          <w:del w:id="1494" w:author="Assessor GDSXSR" w:date="2026-10-31T00:13:28Z"/>
        </w:rPr>
      </w:pPr>
      <w:del w:id="1493" w:author="Assessor GDSXSR" w:date="2026-10-31T00:13:28Z">
        <w:r>
          <w:rPr>
            <w:rFonts w:ascii="Arial" w:eastAsia="Calibri" w:hAnsi="Arial" w:cs="Arial"/>
            <w:i/>
            <w:iCs/>
            <w:color w:val="000000" w:themeColor="text1"/>
            <w:sz w:val="26"/>
            <w:szCs w:val="26"/>
          </w:rPr>
          <w:delText xml:space="preserve">Da inaplicabilidade do Código de Defesa do Consumidor </w:delText>
        </w:r>
      </w:del>
    </w:p>
    <w:p w14:paraId="45C44EA5" w14:textId="77777777" w:rsidR="00FE3F13" w:rsidRDefault="00EA68EF">
      <w:pPr>
        <w:spacing w:after="0" w:line="360" w:lineRule="auto"/>
        <w:ind w:left="2268" w:firstLine="1134"/>
        <w:jc w:val="both"/>
      </w:pPr>
      <w:del w:id="1495" w:author="Assessor GDSXSR" w:date="2026-10-31T00:13:28Z">
        <w:r>
          <w:rPr>
            <w:rFonts w:ascii="Arial" w:eastAsia="Calibri" w:hAnsi="Arial" w:cs="Arial"/>
            <w:i/>
            <w:iCs/>
            <w:color w:val="000000" w:themeColor="text1"/>
            <w:sz w:val="26"/>
            <w:szCs w:val="26"/>
          </w:rPr>
          <w:delText xml:space="preserve">A ré sustentou a aplicação das normas consumeristas à relação jurídica</w:delText>
        </w:r>
      </w:del>
      <w:ins w:id="1496" w:author="Assessor GDSXSR" w:date="2026-10-31T00:13:28Z">
        <w:r>
          <w:rPr>
            <w:rFonts w:ascii="Arial" w:eastAsia="Calibri" w:hAnsi="Arial" w:cs="Arial"/>
            <w:i/>
            <w:iCs/>
            <w:color w:val="808080"/>
            <w:sz w:val="26"/>
            <w:szCs w:val="26"/>
          </w:rPr>
          <w:t xml:space="preserve">“(</w:t>
        </w:r>
      </w:ins>
      <w:r>
        <w:rPr>
          <w:rFonts w:ascii="Arial" w:eastAsia="Calibri" w:hAnsi="Arial" w:cs="Arial"/>
          <w:i/>
          <w:iCs/>
          <w:color w:val="000000" w:themeColor="text1"/>
          <w:sz w:val="26"/>
          <w:szCs w:val="26"/>
        </w:rPr>
        <w:t xml:space="preserve">.</w:t>
      </w:r>
      <w:ins w:id="1497" w:author="Assessor GDSXSR" w:date="2026-10-31T00:13:28Z">
        <w:r>
          <w:rPr>
            <w:rFonts w:ascii="Arial" w:eastAsia="Calibri" w:hAnsi="Arial" w:cs="Arial"/>
            <w:i/>
            <w:iCs/>
            <w:color w:val="808080"/>
            <w:sz w:val="26"/>
            <w:szCs w:val="26"/>
          </w:rPr>
          <w:t xml:space="preserve">..)</w:t>
        </w:r>
      </w:ins>
      <w:r>
        <w:rPr>
          <w:rFonts w:ascii="Arial" w:eastAsia="Calibri" w:hAnsi="Arial" w:cs="Arial"/>
          <w:i/>
          <w:iCs/>
          <w:color w:val="000000" w:themeColor="text1"/>
          <w:sz w:val="26"/>
          <w:szCs w:val="26"/>
        </w:rPr>
        <w:t xml:space="preserve"> Consigno que a cédula de crédito bancário em questão foi emitida com a finalidade específica de custeio agropecuário, conforme expressamente consignado no instrumento do ID 200122407 e no demonstrativo do ID 200122408. A operação destinou-se, portanto, ao fomento da atividade produtiva da emitente, qualificada na própria petição inicial como pecuarista.</w:t>
      </w:r>
    </w:p>
    <w:p w14:paraId="45C44EA6" w14:textId="77777777" w:rsidR="00FE3F13" w:rsidRDefault="00EA68EF">
      <w:pPr>
        <w:spacing w:after="0" w:line="360" w:lineRule="auto"/>
        <w:ind w:left="2268" w:firstLine="1134"/>
        <w:jc w:val="both"/>
      </w:pPr>
      <w:commentRangeStart w:id="12"/>
      <w:r>
        <w:rPr>
          <w:rFonts w:ascii="Arial" w:eastAsia="Calibri" w:hAnsi="Arial" w:cs="Arial"/>
          <w:i/>
          <w:iCs/>
          <w:color w:val="000000" w:themeColor="text1"/>
          <w:sz w:val="26"/>
          <w:szCs w:val="26"/>
        </w:rPr>
        <w:t xml:space="preserve">Nesse contexto, </w:t>
      </w:r>
      <w:r>
        <w:rPr>
          <w:rFonts w:ascii="Arial" w:eastAsia="Calibri" w:hAnsi="Arial" w:cs="Arial"/>
          <w:i/>
          <w:iCs/>
          <w:color w:val="000000" w:themeColor="text1"/>
          <w:sz w:val="26"/>
          <w:szCs w:val="26"/>
          <w:u w:val="single"/>
          <w:rPrChange w:id="1498" w:author="Assessor GDSXSR" w:date="2026-10-31T00:13:28Z">
            <w:rPr>
              <w:rFonts w:ascii="Arial" w:eastAsia="Calibri" w:hAnsi="Arial" w:cs="Arial"/>
              <w:i/>
              <w:iCs/>
              <w:color w:val="000000" w:themeColor="text1"/>
              <w:sz w:val="26"/>
              <w:szCs w:val="26"/>
            </w:rPr>
          </w:rPrChange>
        </w:rPr>
        <w:t xml:space="preserve">não se configura relação de consumo na acepção do art. 2º do Código de Defesa do Consumidor</w:t>
      </w:r>
      <w:r>
        <w:rPr>
          <w:rFonts w:ascii="Arial" w:eastAsia="Calibri" w:hAnsi="Arial" w:cs="Arial"/>
          <w:i/>
          <w:iCs/>
          <w:color w:val="000000" w:themeColor="text1"/>
          <w:sz w:val="26"/>
          <w:szCs w:val="26"/>
        </w:rPr>
        <w:t xml:space="preserve">, uma vez que o crédito não foi utilizado como destinatário final, mas como insumo para a atividade econômica da mutuária.</w:t>
      </w:r>
      <w:commentRangeEnd w:id="12"/>
      <w:r>
        <w:rPr>
          <w:rStyle w:val="CommentReference"/>
        </w:rPr>
        <w:commentReference w:id="12"/>
      </w:r>
    </w:p>
    <w:p w14:paraId="45C44EA7" w14:textId="77777777" w:rsidR="00FE3F13" w:rsidRDefault="00EA68EF">
      <w:pPr>
        <w:spacing w:after="0" w:line="360" w:lineRule="auto"/>
        <w:ind w:left="2268" w:firstLine="1134"/>
        <w:jc w:val="both"/>
        <w:rPr>
          <w:del w:id="1500" w:author="Assessor GDSXSR" w:date="2026-10-31T00:13:28Z"/>
        </w:rPr>
      </w:pPr>
      <w:del w:id="1499" w:author="Assessor GDSXSR" w:date="2026-10-31T00:13:28Z">
        <w:r>
          <w:rPr>
            <w:rFonts w:ascii="Arial" w:eastAsia="Calibri" w:hAnsi="Arial" w:cs="Arial"/>
            <w:i/>
            <w:iCs/>
            <w:color w:val="000000" w:themeColor="text1"/>
            <w:sz w:val="26"/>
            <w:szCs w:val="26"/>
          </w:rPr>
          <w:delText>De todo modo, ainda que se admitisse a incidência das normas consumeristas, tal circunstância, por si só, não conduziria à nulidade do contrato ou à inexigibilidade do débito. A parte ré não trouxe aos autos elementos concretos capazes de evidenciar abusividade dos encargos ou ilegalidade das cláusulas contratuais, limitando-se a alegações genéricas.</w:delText>
        </w:r>
      </w:del>
    </w:p>
    <w:p w14:paraId="45C44EA8" w14:textId="77777777" w:rsidR="00FE3F13" w:rsidRDefault="00EA68EF">
      <w:pPr>
        <w:spacing w:after="0" w:line="360" w:lineRule="auto"/>
        <w:ind w:left="2268" w:firstLine="1134"/>
        <w:jc w:val="both"/>
        <w:rPr>
          <w:del w:id="1502" w:author="Assessor GDSXSR" w:date="2026-10-31T00:13:28Z"/>
        </w:rPr>
      </w:pPr>
      <w:del w:id="1501" w:author="Assessor GDSXSR" w:date="2026-10-31T00:13:28Z">
        <w:r>
          <w:rPr>
            <w:rFonts w:ascii="Arial" w:eastAsia="Calibri" w:hAnsi="Arial" w:cs="Arial"/>
            <w:i/>
            <w:iCs/>
            <w:color w:val="000000" w:themeColor="text1"/>
            <w:sz w:val="26"/>
            <w:szCs w:val="26"/>
          </w:rPr>
          <w:delText>Do superendividamento</w:delText>
        </w:r>
      </w:del>
    </w:p>
    <w:p w14:paraId="45C44EA9" w14:textId="77777777" w:rsidR="00FE3F13" w:rsidRDefault="00EA68EF">
      <w:pPr>
        <w:spacing w:after="0" w:line="360" w:lineRule="auto"/>
        <w:ind w:left="2268" w:firstLine="1134"/>
        <w:jc w:val="both"/>
      </w:pPr>
      <w:ins w:id="1503" w:author="Assessor GDSXSR" w:date="2026-10-31T00:13:28Z">
        <w:r>
          <w:rPr>
            <w:rFonts w:ascii="Arial" w:eastAsia="Calibri" w:hAnsi="Arial" w:cs="Arial"/>
            <w:i/>
            <w:iCs/>
            <w:color w:val="808080"/>
            <w:sz w:val="26"/>
            <w:szCs w:val="26"/>
          </w:rPr>
          <w:t xml:space="preserve">“(...) </w:t>
        </w:r>
      </w:ins>
      <w:r>
        <w:rPr>
          <w:rFonts w:ascii="Arial" w:eastAsia="Calibri" w:hAnsi="Arial" w:cs="Arial"/>
          <w:i/>
          <w:iCs/>
          <w:color w:val="000000" w:themeColor="text1"/>
          <w:sz w:val="26"/>
          <w:szCs w:val="26"/>
        </w:rPr>
        <w:t xml:space="preserve">Quanto à alegação de superendividamento, a parte ré não se desincumbiu do ônus de demonstrar que o pagamento de suas dívidas comprometeria seu mínimo existencial.</w:t>
      </w:r>
    </w:p>
    <w:p w14:paraId="45C44EAA" w14:textId="77777777" w:rsidR="00FE3F13" w:rsidRDefault="00EA68EF">
      <w:pPr>
        <w:spacing w:after="0" w:line="360" w:lineRule="auto"/>
        <w:ind w:left="2268" w:firstLine="1134"/>
        <w:jc w:val="both"/>
      </w:pPr>
      <w:r>
        <w:rPr>
          <w:rFonts w:ascii="Arial" w:eastAsia="Calibri" w:hAnsi="Arial" w:cs="Arial"/>
          <w:i/>
          <w:iCs/>
          <w:color w:val="000000" w:themeColor="text1"/>
          <w:sz w:val="26"/>
          <w:szCs w:val="26"/>
          <w:u w:val="single"/>
          <w:rPrChange w:id="1504" w:author="Assessor GDSXSR" w:date="2026-10-31T00:13:28Z">
            <w:rPr>
              <w:rFonts w:ascii="Arial" w:eastAsia="Calibri" w:hAnsi="Arial" w:cs="Arial"/>
              <w:i/>
              <w:iCs/>
              <w:color w:val="000000" w:themeColor="text1"/>
              <w:sz w:val="26"/>
              <w:szCs w:val="26"/>
            </w:rPr>
          </w:rPrChange>
        </w:rPr>
        <w:lastRenderedPageBreak/>
        <w:t xml:space="preserve">A mera apresentação de extratos bancários com movimentações de baixo valor não é suficiente para caracterizar o superendividamento</w:t>
      </w:r>
      <w:r>
        <w:rPr>
          <w:rFonts w:ascii="Arial" w:eastAsia="Calibri" w:hAnsi="Arial" w:cs="Arial"/>
          <w:i/>
          <w:iCs/>
          <w:color w:val="000000" w:themeColor="text1"/>
          <w:sz w:val="26"/>
          <w:szCs w:val="26"/>
        </w:rPr>
        <w:lastRenderedPageBreak/>
        <w:t xml:space="preserve"> nos termos do art. 54-A do Código de Defesa do Consumidor.</w:t>
      </w:r>
    </w:p>
    <w:p w14:paraId="45C44EAB" w14:textId="77777777" w:rsidR="00FE3F13" w:rsidRDefault="00EA68EF">
      <w:pPr>
        <w:spacing w:after="0" w:line="360" w:lineRule="auto"/>
        <w:ind w:left="2268" w:firstLine="1134"/>
        <w:jc w:val="both"/>
      </w:pPr>
      <w:r>
        <w:rPr>
          <w:rFonts w:ascii="Arial" w:eastAsia="Calibri" w:hAnsi="Arial" w:cs="Arial"/>
          <w:i/>
          <w:iCs/>
          <w:color w:val="000000" w:themeColor="text1"/>
          <w:sz w:val="26"/>
          <w:szCs w:val="26"/>
        </w:rPr>
        <w:t xml:space="preserve">Ademais, a pretensão de repactuação de dívidas prevista na Lei 14.181/2021 constitui procedimento próprio, que não se confunde com a defesa nos embargos à monitória</w:t>
      </w:r>
      <w:ins w:id="1505" w:author="Assessor GDSXSR" w:date="2026-10-31T00:13:28Z">
        <w:r>
          <w:rPr>
            <w:rFonts w:ascii="Arial" w:eastAsia="Calibri" w:hAnsi="Arial" w:cs="Arial"/>
            <w:i/>
            <w:iCs/>
            <w:color w:val="808080"/>
            <w:sz w:val="26"/>
            <w:szCs w:val="26"/>
          </w:rPr>
          <w:t xml:space="preserve">.</w:t>
        </w:r>
      </w:ins>
      <w:r>
        <w:rPr>
          <w:rFonts w:ascii="Arial" w:eastAsia="Calibri" w:hAnsi="Arial" w:cs="Arial"/>
          <w:i/>
          <w:iCs/>
          <w:color w:val="000000" w:themeColor="text1"/>
          <w:sz w:val="26"/>
          <w:szCs w:val="26"/>
        </w:rPr>
        <w:t xml:space="preserve">”</w:t>
      </w:r>
      <w:ins w:id="1506" w:author="Assessor GDSXSR" w:date="2026-10-31T00:13:28Z">
        <w:r>
          <w:rPr>
            <w:rFonts w:ascii="Arial" w:eastAsia="Calibri" w:hAnsi="Arial" w:cs="Arial"/>
            <w:i/>
            <w:iCs/>
            <w:color w:val="808080"/>
            <w:sz w:val="26"/>
            <w:szCs w:val="26"/>
          </w:rPr>
          <w:t xml:space="preserve"> – Grifei</w:t>
        </w:r>
      </w:ins>
      <w:r>
        <w:rPr>
          <w:rFonts w:ascii="Arial" w:eastAsia="Calibri" w:hAnsi="Arial" w:cs="Arial"/>
          <w:i/>
          <w:iCs/>
          <w:color w:val="000000" w:themeColor="text1"/>
          <w:sz w:val="26"/>
          <w:szCs w:val="26"/>
        </w:rPr>
        <w:t xml:space="preserve">.</w:t>
      </w:r>
    </w:p>
    <w:p w14:paraId="45C44EAC" w14:textId="77777777" w:rsidR="00FE3F13" w:rsidRDefault="00EA68EF">
      <w:pPr>
        <w:spacing w:after="0" w:line="360" w:lineRule="auto"/>
        <w:ind w:left="2268"/>
        <w:jc w:val="both"/>
      </w:pPr>
      <w:r>
        <w:rPr>
          <w:rFonts w:ascii="Arial" w:eastAsia="Calibri" w:hAnsi="Arial" w:cs="Arial"/>
          <w:i/>
          <w:iCs/>
          <w:color w:val="000000" w:themeColor="text1"/>
          <w:sz w:val="26"/>
          <w:szCs w:val="26"/>
        </w:rPr>
        <w:t xml:space="preserve"> </w:t>
      </w:r>
    </w:p>
    <w:p w14:paraId="45C44EAD" w14:textId="77777777" w:rsidR="00FE3F13" w:rsidRDefault="00EA68EF">
      <w:pPr>
        <w:pStyle w:val="Corpodetexto"/>
        <w:spacing w:after="0" w:line="360" w:lineRule="auto"/>
        <w:ind w:firstLine="2268"/>
        <w:jc w:val="both"/>
      </w:pPr>
      <w:commentRangeStart w:id="13"/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A</w:t>
      </w:r>
      <w:del w:id="1507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 concessão da</w:delText>
        </w:r>
      </w:del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gratuidade de justiça exige a demonstração de insuficiência de recursos para arcar com as despesas processuais sem prejuízo da própria subsistência</w:t>
      </w:r>
      <w:del w:id="1508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,</w:delText>
        </w:r>
      </w:del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</w:t>
      </w:r>
      <w:del w:id="1509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nos termos do art.</w:delText>
        </w:r>
      </w:del>
      <w:ins w:id="1510" w:author="Assessor GDSXSR" w:date="2026-10-31T00:13:28Z">
        <w:r>
          <w:rPr>
            <w:rFonts w:ascii="Arial" w:eastAsia="Calibri" w:hAnsi="Arial" w:cs="Arial"/>
            <w:color w:val="808080"/>
            <w:sz w:val="28"/>
            <w:szCs w:val="28"/>
          </w:rPr>
          <w:t xml:space="preserve">(CPC</w:t>
        </w:r>
      </w:ins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98</w:t>
      </w:r>
      <w:del w:id="1511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 do CPC</w:delText>
        </w:r>
      </w:del>
      <w:ins w:id="1512" w:author="Assessor GDSXSR" w:date="2026-10-31T00:13:28Z">
        <w:r>
          <w:rPr>
            <w:rFonts w:ascii="Arial" w:eastAsia="Calibri" w:hAnsi="Arial" w:cs="Arial"/>
            <w:color w:val="808080"/>
            <w:sz w:val="28"/>
            <w:szCs w:val="28"/>
          </w:rPr>
          <w:t xml:space="preserve">)</w:t>
        </w:r>
      </w:ins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.</w:t>
      </w:r>
      <w:del w:id="1513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 Já o reconhecimento do superendividamento pressupõe a comprovação da impossibilidade manifesta de pagamento da totalidade das dívidas sem comprometimento do mínimo existencial, mediante análise mais ampla da situação patrimonial, financeira e obrigacional do devedor.</w:delText>
        </w:r>
      </w:del>
      <w:commentRangeEnd w:id="13"/>
      <w:r>
        <w:rPr>
          <w:rStyle w:val="CommentReference"/>
        </w:rPr>
        <w:commentReference w:id="13"/>
      </w:r>
    </w:p>
    <w:p w14:paraId="45C44EAE" w14:textId="77777777" w:rsidR="00FE3F13" w:rsidRDefault="00FE3F13">
      <w:pPr>
        <w:pStyle w:val="Corpodetexto"/>
        <w:spacing w:after="0" w:line="360" w:lineRule="auto"/>
        <w:ind w:firstLine="2268"/>
        <w:jc w:val="both"/>
        <w:rPr>
          <w:rFonts w:ascii="Arial" w:eastAsia="Calibri" w:hAnsi="Arial" w:cs="Arial"/>
          <w:color w:val="000000" w:themeColor="text1"/>
          <w:sz w:val="28"/>
          <w:szCs w:val="28"/>
        </w:rPr>
      </w:pPr>
    </w:p>
    <w:p>
      <w:pPr>
        <w:pStyle w:val="Corpodetexto"/>
        <w:spacing w:after="0" w:line="360" w:lineRule="auto"/>
        <w:ind w:firstLine="2268"/>
        <w:jc w:val="both"/>
        <w:rPr>
          <w:ins w:id="1533" w:author="Assessor GDSXSR" w:date="2026-10-31T00:13:28Z"/>
        </w:rPr>
      </w:pPr>
      <w:ins w:id="1514" w:author="Assessor GDSXSR" w:date="2026-10-31T00:13:28Z">
        <w:r>
          <w:rPr>
            <w:rFonts w:ascii="Arial" w:eastAsia="Calibri" w:hAnsi="Arial" w:cs="Arial"/>
            <w:color w:val="808080"/>
            <w:sz w:val="28"/>
            <w:szCs w:val="28"/>
          </w:rPr>
          <w:t xml:space="preserve">O superendividamento, por sua vez, pressupõe a impossibilidade manifesta de pagar a totalidade das dívidas de consumo sem comprometer o mínimo existencial (CDC 54-A § 1º).</w:t>
        </w:r>
      </w:ins>
    </w:p>
    <w:p>
      <w:pPr>
        <w:pStyle w:val="Corpodetexto"/>
        <w:spacing w:after="0" w:line="360" w:lineRule="auto"/>
        <w:ind w:firstLine="2268"/>
        <w:jc w:val="both"/>
        <w:rPr>
          <w:ins w:id="1534" w:author="Assessor GDSXSR" w:date="2026-10-31T00:13:28Z"/>
        </w:rPr>
      </w:pPr>
    </w:p>
    <w:p w14:paraId="45C44EAF" w14:textId="77777777" w:rsidR="00FE3F13" w:rsidRDefault="00EA68EF">
      <w:pPr>
        <w:pStyle w:val="Corpodetexto"/>
        <w:spacing w:after="0" w:line="360" w:lineRule="auto"/>
        <w:ind w:firstLine="2268"/>
        <w:jc w:val="both"/>
      </w:pP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Trata-se</w:t>
      </w:r>
      <w:del w:id="1515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, portanto,</w:delText>
        </w:r>
      </w:del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de institutos </w:t>
      </w:r>
      <w:del w:id="1516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diferentes</w:delText>
        </w:r>
      </w:del>
      <w:ins w:id="1517" w:author="Assessor GDSXSR" w:date="2026-10-31T00:13:28Z">
        <w:r>
          <w:rPr>
            <w:rFonts w:ascii="Arial" w:eastAsia="Calibri" w:hAnsi="Arial" w:cs="Arial"/>
            <w:color w:val="808080"/>
            <w:sz w:val="28"/>
            <w:szCs w:val="28"/>
          </w:rPr>
          <w:t xml:space="preserve">distintos</w:t>
        </w:r>
      </w:ins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, </w:t>
      </w:r>
      <w:del w:id="1518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com</w:delText>
        </w:r>
      </w:del>
      <w:ins w:id="1519" w:author="Assessor GDSXSR" w:date="2026-10-31T00:13:28Z">
        <w:r>
          <w:rPr>
            <w:rFonts w:ascii="Arial" w:eastAsia="Calibri" w:hAnsi="Arial" w:cs="Arial"/>
            <w:color w:val="808080"/>
            <w:sz w:val="28"/>
            <w:szCs w:val="28"/>
          </w:rPr>
          <w:t xml:space="preserve">e</w:t>
        </w:r>
      </w:ins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</w:t>
      </w:r>
      <w:del w:id="1520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pressupostos</w:delText>
        </w:r>
      </w:del>
      <w:ins w:id="1521" w:author="Assessor GDSXSR" w:date="2026-10-31T00:13:28Z">
        <w:r>
          <w:rPr>
            <w:rFonts w:ascii="Arial" w:eastAsia="Calibri" w:hAnsi="Arial" w:cs="Arial"/>
            <w:color w:val="808080"/>
            <w:sz w:val="28"/>
            <w:szCs w:val="28"/>
          </w:rPr>
          <w:t xml:space="preserve">a</w:t>
        </w:r>
      </w:ins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</w:t>
      </w:r>
      <w:del w:id="1522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igualmente</w:delText>
        </w:r>
      </w:del>
      <w:ins w:id="1523" w:author="Assessor GDSXSR" w:date="2026-10-31T00:13:28Z">
        <w:r>
          <w:rPr>
            <w:rFonts w:ascii="Arial" w:eastAsia="Calibri" w:hAnsi="Arial" w:cs="Arial"/>
            <w:color w:val="808080"/>
            <w:sz w:val="28"/>
            <w:szCs w:val="28"/>
          </w:rPr>
          <w:t xml:space="preserve">hipossuficiência</w:t>
        </w:r>
      </w:ins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</w:t>
      </w:r>
      <w:del w:id="1524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distintos. A circunstância de os documentos apresentados serem suficientes</w:delText>
        </w:r>
      </w:del>
      <w:ins w:id="1525" w:author="Assessor GDSXSR" w:date="2026-10-31T00:13:28Z">
        <w:r>
          <w:rPr>
            <w:rFonts w:ascii="Arial" w:eastAsia="Calibri" w:hAnsi="Arial" w:cs="Arial"/>
            <w:color w:val="808080"/>
            <w:sz w:val="28"/>
            <w:szCs w:val="28"/>
          </w:rPr>
          <w:t xml:space="preserve">reconhecida</w:t>
        </w:r>
      </w:ins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para </w:t>
      </w:r>
      <w:del w:id="1526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demonstrar</w:delText>
        </w:r>
      </w:del>
      <w:ins w:id="1527" w:author="Assessor GDSXSR" w:date="2026-10-31T00:13:28Z">
        <w:r>
          <w:rPr>
            <w:rFonts w:ascii="Arial" w:eastAsia="Calibri" w:hAnsi="Arial" w:cs="Arial"/>
            <w:color w:val="808080"/>
            <w:sz w:val="28"/>
            <w:szCs w:val="28"/>
          </w:rPr>
          <w:t xml:space="preserve">a</w:t>
        </w:r>
      </w:ins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</w:t>
      </w:r>
      <w:del w:id="1528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hipossuficiência econômica</w:delText>
        </w:r>
      </w:del>
      <w:ins w:id="1529" w:author="Assessor GDSXSR" w:date="2026-10-31T00:13:28Z">
        <w:r>
          <w:rPr>
            <w:rFonts w:ascii="Arial" w:eastAsia="Calibri" w:hAnsi="Arial" w:cs="Arial"/>
            <w:color w:val="808080"/>
            <w:sz w:val="28"/>
            <w:szCs w:val="28"/>
          </w:rPr>
          <w:t xml:space="preserve">gratuidade</w:t>
        </w:r>
      </w:ins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não implica, </w:t>
      </w:r>
      <w:del w:id="1530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automaticamente</w:delText>
        </w:r>
      </w:del>
      <w:ins w:id="1531" w:author="Assessor GDSXSR" w:date="2026-10-31T00:13:28Z">
        <w:r>
          <w:rPr>
            <w:rFonts w:ascii="Arial" w:eastAsia="Calibri" w:hAnsi="Arial" w:cs="Arial"/>
            <w:color w:val="808080"/>
            <w:sz w:val="28"/>
            <w:szCs w:val="28"/>
          </w:rPr>
          <w:t xml:space="preserve">por si só</w:t>
        </w:r>
      </w:ins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, o </w:t>
      </w:r>
      <w:del w:id="1532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reconhecimento da situação de </w:delText>
        </w:r>
      </w:del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superendividamento.</w:t>
      </w:r>
    </w:p>
    <w:p w14:paraId="45C44EB0" w14:textId="77777777" w:rsidR="00FE3F13" w:rsidRDefault="00FE3F13">
      <w:pPr>
        <w:pStyle w:val="Corpodetexto"/>
        <w:spacing w:after="0" w:line="360" w:lineRule="auto"/>
        <w:ind w:firstLine="2268"/>
        <w:jc w:val="both"/>
        <w:rPr>
          <w:rFonts w:ascii="Arial" w:eastAsia="Calibri" w:hAnsi="Arial" w:cs="Arial"/>
          <w:color w:val="000000" w:themeColor="text1"/>
          <w:sz w:val="28"/>
          <w:szCs w:val="28"/>
        </w:rPr>
      </w:pPr>
    </w:p>
    <w:p w14:paraId="45C44EB1" w14:textId="2EF3438B" w:rsidR="00FE3F13" w:rsidRDefault="00EA68EF">
      <w:pPr>
        <w:pStyle w:val="Corpodetexto"/>
        <w:spacing w:after="0" w:line="360" w:lineRule="auto"/>
        <w:ind w:firstLine="2268"/>
        <w:jc w:val="both"/>
      </w:pP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No caso</w:t>
      </w:r>
      <w:del w:id="1535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 dos autos</w:delText>
        </w:r>
      </w:del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, a </w:t>
      </w:r>
      <w:del w:id="1536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autora/</w:delText>
        </w:r>
      </w:del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apelante apresentou apenas declaração de hipossuficiência e extratos bancários </w:t>
      </w:r>
      <w:del w:id="1537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com</w:delText>
        </w:r>
      </w:del>
      <w:ins w:id="1538" w:author="Assessor GDSXSR" w:date="2026-10-31T00:13:28Z">
        <w:r>
          <w:rPr>
            <w:rFonts w:ascii="Arial" w:eastAsia="Calibri" w:hAnsi="Arial" w:cs="Arial"/>
            <w:color w:val="808080"/>
            <w:sz w:val="28"/>
            <w:szCs w:val="28"/>
          </w:rPr>
          <w:t xml:space="preserve">de baixa</w:t>
        </w:r>
      </w:ins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movimentação</w:t>
      </w:r>
      <w:del w:id="1539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 financeira reduzida</w:delText>
        </w:r>
      </w:del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,</w:t>
      </w:r>
      <w:del w:id="1540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 elementos</w:delText>
        </w:r>
      </w:del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insuficientes para demonstrar</w:t>
      </w:r>
      <w:del w:id="1541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 a totalidade de</w:delText>
        </w:r>
      </w:del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suas receitas, despesas, patrimônio</w:t>
      </w:r>
      <w:del w:id="1542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,</w:delText>
        </w:r>
      </w:del>
      <w:ins w:id="1543" w:author="Assessor GDSXSR" w:date="2026-10-31T00:13:28Z">
        <w:r>
          <w:rPr>
            <w:rFonts w:ascii="Arial" w:eastAsia="Calibri" w:hAnsi="Arial" w:cs="Arial"/>
            <w:color w:val="808080"/>
            <w:sz w:val="28"/>
            <w:szCs w:val="28"/>
          </w:rPr>
          <w:t xml:space="preserve"> e</w:t>
        </w:r>
      </w:ins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passivo </w:t>
      </w:r>
      <w:ins w:id="1544" w:author="Assessor GDSXSR" w:date="2026-10-31T00:13:28Z">
        <w:r>
          <w:rPr>
            <w:rFonts w:ascii="Arial" w:eastAsia="Calibri" w:hAnsi="Arial" w:cs="Arial"/>
            <w:color w:val="808080"/>
            <w:sz w:val="28"/>
            <w:szCs w:val="28"/>
          </w:rPr>
          <w:t xml:space="preserve">(ID 88844009 </w:t>
        </w:r>
      </w:ins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e </w:t>
      </w:r>
      <w:del w:id="1545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demais circunstâncias necessárias à caracterização do superendividamento previsto no art</w:delText>
        </w:r>
      </w:del>
      <w:ins w:id="1546" w:author="Assessor GDSXSR" w:date="2026-10-31T00:13:28Z">
        <w:r>
          <w:rPr>
            <w:rFonts w:ascii="Arial" w:eastAsia="Calibri" w:hAnsi="Arial" w:cs="Arial"/>
            <w:color w:val="808080"/>
            <w:sz w:val="28"/>
            <w:szCs w:val="28"/>
          </w:rPr>
          <w:t xml:space="preserve">88844010)</w:t>
        </w:r>
      </w:ins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.</w:t>
      </w:r>
      <w:del w:id="1547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 54-A do CDC.</w:delText>
        </w:r>
      </w:del>
    </w:p>
    <w:p w14:paraId="45C44EB2" w14:textId="77777777" w:rsidR="00FE3F13" w:rsidRDefault="00FE3F13">
      <w:pPr>
        <w:pStyle w:val="Corpodetexto"/>
        <w:spacing w:after="0" w:line="360" w:lineRule="auto"/>
        <w:ind w:firstLine="2268"/>
        <w:jc w:val="both"/>
        <w:rPr>
          <w:rFonts w:ascii="Arial" w:eastAsia="Calibri" w:hAnsi="Arial" w:cs="Arial"/>
          <w:color w:val="000000" w:themeColor="text1"/>
          <w:sz w:val="28"/>
          <w:szCs w:val="28"/>
        </w:rPr>
      </w:pPr>
    </w:p>
    <w:p w14:paraId="45C44EB3" w14:textId="77777777" w:rsidR="00FE3F13" w:rsidRDefault="00EA68EF">
      <w:pPr>
        <w:pStyle w:val="Corpodetexto"/>
        <w:spacing w:after="0" w:line="360" w:lineRule="auto"/>
        <w:ind w:firstLine="2268"/>
        <w:jc w:val="both"/>
        <w:rPr>
          <w:del w:id="1549" w:author="Assessor GDSXSR" w:date="2026-10-31T00:13:28Z"/>
        </w:rPr>
      </w:pPr>
      <w:del w:id="1548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>Além disso, a operação objeto da demanda foi destinada ao custeio da atividade agropecuária da devedora, conforme expressamente previsto na cédula de crédito bancário.</w:delText>
        </w:r>
      </w:del>
    </w:p>
    <w:p w14:paraId="45C44EB4" w14:textId="77777777" w:rsidR="00FE3F13" w:rsidRDefault="00FE3F13">
      <w:pPr>
        <w:pStyle w:val="Corpodetexto"/>
        <w:spacing w:after="0" w:line="360" w:lineRule="auto"/>
        <w:ind w:firstLine="2268"/>
        <w:jc w:val="both"/>
        <w:rPr>
          <w:del w:id="1550" w:author="Assessor GDSXSR" w:date="2026-10-31T00:13:28Z"/>
          <w:rFonts w:ascii="Arial" w:eastAsia="Calibri" w:hAnsi="Arial" w:cs="Arial"/>
          <w:color w:val="000000" w:themeColor="text1"/>
          <w:sz w:val="28"/>
          <w:szCs w:val="28"/>
        </w:rPr>
      </w:pPr>
    </w:p>
    <w:p w14:paraId="45C44EB5" w14:textId="77777777" w:rsidR="00FE3F13" w:rsidRDefault="00EA68EF">
      <w:pPr>
        <w:pStyle w:val="Corpodetexto"/>
        <w:spacing w:after="0" w:line="360" w:lineRule="auto"/>
        <w:ind w:firstLine="2268"/>
        <w:jc w:val="both"/>
        <w:rPr>
          <w:del w:id="1552" w:author="Assessor GDSXSR" w:date="2026-10-31T00:13:28Z"/>
        </w:rPr>
      </w:pPr>
      <w:del w:id="1551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>O crédito contratado não se destinou ao atendimento de necessidades de consumo final, mas ao financiamento de atividade econômica produtiva, circunstância que afasta, em princípio, a incidência da disciplina consumerista invocada pela recorrente.</w:delText>
        </w:r>
      </w:del>
    </w:p>
    <w:p w14:paraId="45C44EB6" w14:textId="77777777" w:rsidR="00FE3F13" w:rsidRDefault="00FE3F13">
      <w:pPr>
        <w:pStyle w:val="Corpodetexto"/>
        <w:spacing w:after="0" w:line="360" w:lineRule="auto"/>
        <w:ind w:firstLine="2268"/>
        <w:jc w:val="both"/>
        <w:rPr>
          <w:del w:id="1553" w:author="Assessor GDSXSR" w:date="2026-10-31T00:13:28Z"/>
          <w:rFonts w:ascii="Arial" w:eastAsia="Calibri" w:hAnsi="Arial" w:cs="Arial"/>
          <w:color w:val="000000" w:themeColor="text1"/>
          <w:sz w:val="28"/>
          <w:szCs w:val="28"/>
        </w:rPr>
      </w:pPr>
    </w:p>
    <w:p w14:paraId="45C44EB7" w14:textId="77777777" w:rsidR="00FE3F13" w:rsidRDefault="00EA68EF">
      <w:pPr>
        <w:pStyle w:val="Corpodetexto"/>
        <w:spacing w:after="0" w:line="360" w:lineRule="auto"/>
        <w:ind w:firstLine="2268"/>
        <w:jc w:val="both"/>
      </w:pPr>
      <w:commentRangeStart w:id="14"/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Ainda que assim não fosse, a </w:t>
      </w:r>
      <w:del w:id="1554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pretensão de instauração do procedimento de repactuação também não prosperaria. Como bem consignado na sentença, a </w:delText>
        </w:r>
      </w:del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repactuação de dívidas</w:t>
      </w:r>
      <w:del w:id="1555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 instituída pela Lei nº 14.181/2021</w:delText>
        </w:r>
      </w:del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possui procedimento próprio, </w:t>
      </w:r>
      <w:ins w:id="1556" w:author="Assessor GDSXSR" w:date="2026-10-31T00:13:28Z">
        <w:r>
          <w:rPr>
            <w:rFonts w:ascii="Arial" w:eastAsia="Calibri" w:hAnsi="Arial" w:cs="Arial"/>
            <w:color w:val="808080"/>
            <w:sz w:val="28"/>
            <w:szCs w:val="28"/>
          </w:rPr>
          <w:t xml:space="preserve">que </w:t>
        </w:r>
      </w:ins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não se </w:t>
      </w:r>
      <w:del w:id="1557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confundindo</w:delText>
        </w:r>
      </w:del>
      <w:ins w:id="1558" w:author="Assessor GDSXSR" w:date="2026-10-31T00:13:28Z">
        <w:r>
          <w:rPr>
            <w:rFonts w:ascii="Arial" w:eastAsia="Calibri" w:hAnsi="Arial" w:cs="Arial"/>
            <w:color w:val="808080"/>
            <w:sz w:val="28"/>
            <w:szCs w:val="28"/>
          </w:rPr>
          <w:t xml:space="preserve">confunde</w:t>
        </w:r>
      </w:ins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com </w:t>
      </w:r>
      <w:del w:id="1559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matéria</w:delText>
        </w:r>
      </w:del>
      <w:ins w:id="1560" w:author="Assessor GDSXSR" w:date="2026-10-31T00:13:28Z">
        <w:r>
          <w:rPr>
            <w:rFonts w:ascii="Arial" w:eastAsia="Calibri" w:hAnsi="Arial" w:cs="Arial"/>
            <w:color w:val="808080"/>
            <w:sz w:val="28"/>
            <w:szCs w:val="28"/>
          </w:rPr>
          <w:t xml:space="preserve">a</w:t>
        </w:r>
      </w:ins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</w:t>
      </w:r>
      <w:del w:id="1561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defensiva deduzida</w:delText>
        </w:r>
      </w:del>
      <w:ins w:id="1562" w:author="Assessor GDSXSR" w:date="2026-10-31T00:13:28Z">
        <w:r>
          <w:rPr>
            <w:rFonts w:ascii="Arial" w:eastAsia="Calibri" w:hAnsi="Arial" w:cs="Arial"/>
            <w:color w:val="808080"/>
            <w:sz w:val="28"/>
            <w:szCs w:val="28"/>
          </w:rPr>
          <w:t xml:space="preserve">defesa</w:t>
        </w:r>
      </w:ins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em ação monitória</w:t>
      </w:r>
      <w:ins w:id="1563" w:author="Assessor GDSXSR" w:date="2026-10-31T00:13:28Z">
        <w:r>
          <w:rPr>
            <w:rFonts w:ascii="Arial" w:eastAsia="Calibri" w:hAnsi="Arial" w:cs="Arial"/>
            <w:color w:val="808080"/>
            <w:sz w:val="28"/>
            <w:szCs w:val="28"/>
          </w:rPr>
          <w:t xml:space="preserve"> (CDC 104-A e 104-B)</w:t>
        </w:r>
      </w:ins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.</w:t>
      </w:r>
      <w:commentRangeEnd w:id="14"/>
      <w:r>
        <w:rPr>
          <w:rStyle w:val="CommentReference"/>
        </w:rPr>
        <w:commentReference w:id="14"/>
      </w:r>
    </w:p>
    <w:p w14:paraId="45C44EB8" w14:textId="77777777" w:rsidR="00FE3F13" w:rsidRDefault="00FE3F13">
      <w:pPr>
        <w:pStyle w:val="Corpodetexto"/>
        <w:spacing w:after="0" w:line="360" w:lineRule="auto"/>
        <w:ind w:firstLine="2268"/>
        <w:jc w:val="both"/>
        <w:rPr>
          <w:rFonts w:ascii="Arial" w:eastAsia="Calibri" w:hAnsi="Arial" w:cs="Arial"/>
          <w:color w:val="000000" w:themeColor="text1"/>
          <w:sz w:val="28"/>
          <w:szCs w:val="28"/>
        </w:rPr>
      </w:pPr>
    </w:p>
    <w:p w14:paraId="45C44EB9" w14:textId="666F026A" w:rsidR="00FE3F13" w:rsidRDefault="00114432">
      <w:pPr>
        <w:pStyle w:val="Corpodetexto"/>
        <w:spacing w:after="0" w:line="360" w:lineRule="auto"/>
        <w:ind w:firstLine="2268"/>
        <w:jc w:val="both"/>
      </w:pP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Além disso, a apelante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não apresentou plano de pagamento, relação integral de credores</w:t>
      </w:r>
      <w:del w:id="1564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,</w:delText>
        </w:r>
      </w:del>
      <w:ins w:id="1565" w:author="Assessor GDSXSR" w:date="2026-10-31T00:13:28Z">
        <w:r>
          <w:rPr>
            <w:rFonts w:ascii="Arial" w:eastAsia="Calibri" w:hAnsi="Arial" w:cs="Arial"/>
            <w:color w:val="808080"/>
            <w:sz w:val="28"/>
            <w:szCs w:val="28"/>
          </w:rPr>
          <w:t xml:space="preserve"> nem</w:t>
        </w:r>
      </w:ins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discriminação de receitas e despesas</w:t>
      </w:r>
      <w:del w:id="1566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 xml:space="preserve"> ou quaisquer dos elementos indispensáveis ao processamento do pedido de repactuação</w:delText>
        </w:r>
      </w:del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.</w:t>
      </w:r>
    </w:p>
    <w:p w14:paraId="45C44EBA" w14:textId="77777777" w:rsidR="00FE3F13" w:rsidRDefault="00FE3F13">
      <w:pPr>
        <w:pStyle w:val="Corpodetexto"/>
        <w:spacing w:after="0" w:line="360" w:lineRule="auto"/>
        <w:ind w:firstLine="2268"/>
        <w:jc w:val="both"/>
        <w:rPr>
          <w:rFonts w:ascii="Arial" w:eastAsia="Calibri" w:hAnsi="Arial" w:cs="Arial"/>
          <w:color w:val="000000" w:themeColor="text1"/>
          <w:sz w:val="28"/>
          <w:szCs w:val="28"/>
        </w:rPr>
      </w:pPr>
    </w:p>
    <w:p w14:paraId="45C44EBB" w14:textId="77777777" w:rsidR="00FE3F13" w:rsidRDefault="00EA68EF">
      <w:pPr>
        <w:spacing w:after="0" w:line="360" w:lineRule="auto"/>
        <w:ind w:firstLine="2268"/>
        <w:jc w:val="both"/>
        <w:rPr>
          <w:del w:id="1568" w:author="Assessor GDSXSR" w:date="2026-10-31T00:13:28Z"/>
        </w:rPr>
      </w:pPr>
      <w:del w:id="1567" w:author="Assessor GDSXSR" w:date="2026-10-31T00:13:28Z">
        <w:r>
          <w:rPr>
            <w:rFonts w:ascii="Arial" w:eastAsia="Calibri" w:hAnsi="Arial" w:cs="Arial"/>
            <w:color w:val="000000" w:themeColor="text1"/>
            <w:sz w:val="28"/>
            <w:szCs w:val="28"/>
          </w:rPr>
          <w:delText>Desse modo, não há fundamento para determinar a instauração do procedimento pretendido no âmbito desta ação monitória.</w:delText>
        </w:r>
      </w:del>
    </w:p>
    <w:p w14:paraId="45C44EBC" w14:textId="77777777" w:rsidR="00FE3F13" w:rsidRDefault="00FE3F13">
      <w:pPr>
        <w:spacing w:after="0" w:line="360" w:lineRule="auto"/>
        <w:ind w:firstLine="2268"/>
        <w:jc w:val="both"/>
        <w:rPr>
          <w:del w:id="1569" w:author="Assessor GDSXSR" w:date="2026-10-31T00:13:28Z"/>
          <w:rFonts w:ascii="Arial" w:eastAsia="Calibri" w:hAnsi="Arial" w:cs="Arial"/>
          <w:color w:val="000000" w:themeColor="text1"/>
          <w:sz w:val="28"/>
          <w:szCs w:val="28"/>
        </w:rPr>
      </w:pPr>
    </w:p>
    <w:p w14:paraId="45C44EBD" w14:textId="77777777" w:rsidR="00FE3F13" w:rsidRDefault="00EA68EF">
      <w:pPr>
        <w:spacing w:after="0" w:line="360" w:lineRule="auto"/>
        <w:ind w:firstLine="2268"/>
        <w:jc w:val="both"/>
      </w:pPr>
      <w:r>
        <w:rPr>
          <w:rFonts w:ascii="Arial" w:hAnsi="Arial" w:cs="Arial"/>
          <w:color w:val="000000" w:themeColor="text1"/>
          <w:sz w:val="28"/>
          <w:szCs w:val="28"/>
        </w:rPr>
        <w:t>Nesse sentido:</w:t>
      </w:r>
    </w:p>
    <w:p w14:paraId="45C44EBE" w14:textId="77777777" w:rsidR="00FE3F13" w:rsidRDefault="00FE3F13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45C44EBF" w14:textId="6330C99B" w:rsidR="00FE3F13" w:rsidRDefault="00EA68EF">
      <w:pPr>
        <w:spacing w:after="0" w:line="360" w:lineRule="auto"/>
        <w:ind w:left="2268"/>
        <w:jc w:val="both"/>
      </w:pPr>
      <w:commentRangeStart w:id="15"/>
      <w:r>
        <w:rPr>
          <w:rFonts w:ascii="Arial" w:hAnsi="Arial" w:cs="Arial"/>
          <w:i/>
          <w:iCs/>
          <w:color w:val="000000" w:themeColor="text1"/>
          <w:sz w:val="26"/>
          <w:szCs w:val="26"/>
        </w:rPr>
        <w:lastRenderedPageBreak/>
        <w:t>“(...) III. A reunião de processos com fundamento no § 3º do artigo 55 pressupõe compatibilidade procedimental, o que não se verifica no caso concreto, pois</w:t>
      </w:r>
      <w:r>
        <w:rPr>
          <w:rFonts w:ascii="Arial" w:hAnsi="Arial" w:cs="Arial"/>
          <w:i/>
          <w:iCs/>
          <w:color w:val="000000" w:themeColor="text1"/>
          <w:sz w:val="26"/>
          <w:szCs w:val="26"/>
          <w:u w:val="single"/>
        </w:rPr>
        <w:t xml:space="preserve"> a ação de repactuação de dívidas tem procedimento especial inconciliável com o procedimento especial da ação monitória e, além disso, não é destinada à solução de um litígio, mas à repactuação de débitos mediante conciliação ou plano judicial compulsório</w:t>
      </w:r>
      <w:r>
        <w:rPr>
          <w:rFonts w:ascii="Arial" w:hAnsi="Arial" w:cs="Arial"/>
          <w:i/>
          <w:iCs/>
          <w:color w:val="000000" w:themeColor="text1"/>
          <w:sz w:val="26"/>
          <w:szCs w:val="26"/>
        </w:rPr>
        <w:t>, nos termos dos artigos 104-A e 104-B do Código de Defesa do Consumidor.</w:t>
      </w:r>
      <w:r w:rsidR="00A0066C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” </w:t>
      </w:r>
      <w:r>
        <w:rPr>
          <w:rFonts w:ascii="Arial" w:hAnsi="Arial" w:cs="Arial"/>
          <w:i/>
          <w:iCs/>
          <w:color w:val="000000" w:themeColor="text1"/>
          <w:sz w:val="26"/>
          <w:szCs w:val="26"/>
        </w:rPr>
        <w:t>(Acórdão 1975790, 0726455-52.2024.8.07.0000, Relator(a): JAMES EDUARDO OLIVEIRA, 4ª TURMA CÍVEL, data de julgamento: 27/02/2025, publicado no DJe: 13/05/2025.) – Grifei.</w:t>
      </w:r>
      <w:commentRangeEnd w:id="15"/>
      <w:r>
        <w:rPr>
          <w:rStyle w:val="CommentReference"/>
        </w:rPr>
        <w:commentReference w:id="15"/>
      </w:r>
    </w:p>
    <w:p w14:paraId="45C44EC0" w14:textId="77777777" w:rsidR="00FE3F13" w:rsidRDefault="00FE3F13">
      <w:pPr>
        <w:spacing w:after="0" w:line="360" w:lineRule="auto"/>
        <w:ind w:left="2268" w:firstLine="1134"/>
        <w:jc w:val="both"/>
        <w:rPr>
          <w:rFonts w:ascii="Arial" w:eastAsia="Calibri" w:hAnsi="Arial" w:cs="Arial"/>
          <w:color w:val="000000" w:themeColor="text1"/>
          <w:sz w:val="28"/>
          <w:szCs w:val="28"/>
        </w:rPr>
      </w:pPr>
    </w:p>
    <w:p w14:paraId="45C44EC1" w14:textId="77777777" w:rsidR="00FE3F13" w:rsidRDefault="00EA68EF">
      <w:pPr>
        <w:spacing w:after="0" w:line="360" w:lineRule="auto"/>
        <w:jc w:val="center"/>
      </w:pPr>
      <w:r>
        <w:rPr>
          <w:rFonts w:ascii="Arial" w:hAnsi="Arial" w:cs="Arial"/>
          <w:b/>
          <w:bCs/>
          <w:sz w:val="28"/>
          <w:szCs w:val="28"/>
        </w:rPr>
        <w:t>DISPOSITIVO</w:t>
      </w:r>
    </w:p>
    <w:p w14:paraId="45C44EC2" w14:textId="77777777" w:rsidR="00FE3F13" w:rsidRDefault="00FE3F1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5C44EC3" w14:textId="77777777" w:rsidR="00FE3F13" w:rsidRDefault="00EA68EF">
      <w:pPr>
        <w:spacing w:after="0" w:line="360" w:lineRule="auto"/>
        <w:ind w:firstLine="2268"/>
        <w:jc w:val="both"/>
      </w:pPr>
      <w:commentRangeStart w:id="16"/>
      <w:r>
        <w:rPr>
          <w:rFonts w:ascii="Arial" w:hAnsi="Arial" w:cs="Arial"/>
          <w:sz w:val="28"/>
          <w:szCs w:val="28"/>
        </w:rPr>
        <w:t xml:space="preserve">Ante o exposto, </w:t>
      </w:r>
      <w:r>
        <w:rPr>
          <w:rFonts w:ascii="Arial" w:hAnsi="Arial" w:cs="Arial"/>
          <w:b/>
          <w:bCs/>
          <w:sz w:val="28"/>
          <w:szCs w:val="28"/>
        </w:rPr>
        <w:t xml:space="preserve">nego provimento</w:t>
      </w:r>
      <w:r>
        <w:rPr>
          <w:rFonts w:ascii="Arial" w:hAnsi="Arial" w:cs="Arial"/>
          <w:sz w:val="28"/>
          <w:szCs w:val="28"/>
        </w:rPr>
        <w:t xml:space="preserve"> ao apelo dos réus, Gilson José Vieira e Luciene da Silva Vieira, e ao apelo da ré</w:t>
      </w:r>
      <w:ins w:id="1570" w:author="Assessor GDSXSR" w:date="2026-10-31T00:13:28Z">
        <w:r>
          <w:rPr>
            <w:rFonts w:ascii="Arial" w:hAnsi="Arial" w:cs="Arial"/>
            <w:color w:val="808080"/>
            <w:sz w:val="28"/>
            <w:szCs w:val="28"/>
          </w:rPr>
          <w:t xml:space="preserve">,</w:t>
        </w:r>
      </w:ins>
      <w:r>
        <w:rPr>
          <w:rFonts w:ascii="Arial" w:hAnsi="Arial" w:cs="Arial"/>
          <w:sz w:val="28"/>
          <w:szCs w:val="28"/>
        </w:rPr>
        <w:t xml:space="preserve"> Ednalva Rodrigues Vieira</w:t>
      </w:r>
      <w:ins w:id="1571" w:author="Assessor GDSXSR" w:date="2026-10-31T00:13:28Z">
        <w:r>
          <w:rPr>
            <w:rFonts w:ascii="Arial" w:hAnsi="Arial" w:cs="Arial"/>
            <w:color w:val="808080"/>
            <w:sz w:val="28"/>
            <w:szCs w:val="28"/>
          </w:rPr>
          <w:t xml:space="preserve">, ficando prejudicado o pedido de efeito suspensivo (CPC 1</w:t>
        </w:r>
      </w:ins>
      <w:r>
        <w:rPr>
          <w:rFonts w:ascii="Arial" w:hAnsi="Arial" w:cs="Arial"/>
          <w:sz w:val="28"/>
          <w:szCs w:val="28"/>
        </w:rPr>
        <w:t xml:space="preserve">.</w:t>
      </w:r>
      <w:ins w:id="1572" w:author="Assessor GDSXSR" w:date="2026-10-31T00:13:28Z">
        <w:r>
          <w:rPr>
            <w:rFonts w:ascii="Arial" w:hAnsi="Arial" w:cs="Arial"/>
            <w:color w:val="808080"/>
            <w:sz w:val="28"/>
            <w:szCs w:val="28"/>
          </w:rPr>
          <w:t xml:space="preserve">012 §§ 3º e 4º).</w:t>
        </w:r>
      </w:ins>
      <w:commentRangeEnd w:id="16"/>
      <w:r>
        <w:rPr>
          <w:rStyle w:val="CommentReference"/>
        </w:rPr>
        <w:commentReference w:id="16"/>
      </w:r>
    </w:p>
    <w:p w14:paraId="45C44EC4" w14:textId="77777777" w:rsidR="00FE3F13" w:rsidRDefault="00FE3F1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5C44EC5" w14:textId="00E6D7FA" w:rsidR="00FE3F13" w:rsidRDefault="00EA68EF">
      <w:pPr>
        <w:spacing w:after="0" w:line="360" w:lineRule="auto"/>
        <w:ind w:firstLine="2268"/>
        <w:jc w:val="both"/>
      </w:pPr>
      <w:commentRangeStart w:id="17"/>
      <w:r>
        <w:rPr>
          <w:rFonts w:ascii="Arial" w:hAnsi="Arial" w:cs="Arial"/>
          <w:b/>
          <w:bCs/>
          <w:sz w:val="28"/>
          <w:szCs w:val="28"/>
        </w:rPr>
        <w:t xml:space="preserve">Condeno </w:t>
      </w:r>
      <w:r>
        <w:rPr>
          <w:rFonts w:ascii="Arial" w:hAnsi="Arial" w:cs="Arial"/>
          <w:sz w:val="28"/>
          <w:szCs w:val="28"/>
        </w:rPr>
        <w:t xml:space="preserve">os réus/apelantes ao pagamento de honorários recursais que fixo em 1% do valor da condenação (CPC</w:t>
      </w:r>
      <w:del w:id="1573" w:author="Assessor GDSXSR" w:date="2026-10-31T00:13:28Z">
        <w:r>
          <w:rPr>
            <w:rFonts w:ascii="Arial" w:hAnsi="Arial" w:cs="Arial"/>
            <w:sz w:val="28"/>
            <w:szCs w:val="28"/>
          </w:rPr>
          <w:delText xml:space="preserve">/2015</w:delText>
        </w:r>
      </w:del>
      <w:r>
        <w:rPr>
          <w:rFonts w:ascii="Arial" w:hAnsi="Arial" w:cs="Arial"/>
          <w:sz w:val="28"/>
          <w:szCs w:val="28"/>
        </w:rPr>
        <w:t xml:space="preserve"> 85 § 11), acrescido da quantia fixada na r. sentença</w:t>
      </w:r>
      <w:r>
        <w:rPr>
          <w:rFonts w:ascii="Arial" w:hAnsi="Arial" w:cs="Arial"/>
          <w:sz w:val="28"/>
          <w:szCs w:val="28"/>
        </w:rPr>
        <w:t xml:space="preserve">, </w:t>
      </w:r>
      <w:del w:id="1574" w:author="Assessor GDSXSR" w:date="2026-10-31T00:13:28Z">
        <w:r>
          <w:rPr>
            <w:rFonts w:ascii="Arial" w:hAnsi="Arial" w:cs="Arial"/>
            <w:sz w:val="28"/>
            <w:szCs w:val="28"/>
          </w:rPr>
          <w:delText xml:space="preserve">suspensa</w:delText>
        </w:r>
      </w:del>
      <w:ins w:id="1575" w:author="Assessor GDSXSR" w:date="2026-10-31T00:13:28Z">
        <w:r>
          <w:rPr>
            <w:rFonts w:ascii="Arial" w:hAnsi="Arial" w:cs="Arial"/>
            <w:color w:val="808080"/>
            <w:sz w:val="28"/>
            <w:szCs w:val="28"/>
          </w:rPr>
          <w:t xml:space="preserve">com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576" w:author="Assessor GDSXSR" w:date="2026-10-31T00:13:28Z">
        <w:r>
          <w:rPr>
            <w:rFonts w:ascii="Arial" w:hAnsi="Arial" w:cs="Arial"/>
            <w:sz w:val="28"/>
            <w:szCs w:val="28"/>
          </w:rPr>
          <w:delText xml:space="preserve">a</w:delText>
        </w:r>
      </w:del>
      <w:ins w:id="1577" w:author="Assessor GDSXSR" w:date="2026-10-31T00:13:28Z">
        <w:r>
          <w:rPr>
            <w:rFonts w:ascii="Arial" w:hAnsi="Arial" w:cs="Arial"/>
            <w:color w:val="808080"/>
            <w:sz w:val="28"/>
            <w:szCs w:val="28"/>
          </w:rPr>
          <w:t xml:space="preserve">suspensão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578" w:author="Assessor GDSXSR" w:date="2026-10-31T00:13:28Z">
        <w:r>
          <w:rPr>
            <w:rFonts w:ascii="Arial" w:hAnsi="Arial" w:cs="Arial"/>
            <w:sz w:val="28"/>
            <w:szCs w:val="28"/>
          </w:rPr>
          <w:delText xml:space="preserve">sua</w:delText>
        </w:r>
      </w:del>
      <w:ins w:id="1579" w:author="Assessor GDSXSR" w:date="2026-10-31T00:13:28Z">
        <w:r>
          <w:rPr>
            <w:rFonts w:ascii="Arial" w:hAnsi="Arial" w:cs="Arial"/>
            <w:color w:val="808080"/>
            <w:sz w:val="28"/>
            <w:szCs w:val="28"/>
          </w:rPr>
          <w:t xml:space="preserve">da</w:t>
        </w:r>
      </w:ins>
      <w:r>
        <w:rPr>
          <w:rFonts w:ascii="Arial" w:hAnsi="Arial" w:cs="Arial"/>
          <w:sz w:val="28"/>
          <w:szCs w:val="28"/>
        </w:rPr>
        <w:t xml:space="preserve"> exi</w:t>
      </w:r>
      <w:r>
        <w:rPr>
          <w:rFonts w:ascii="Arial" w:hAnsi="Arial" w:cs="Arial"/>
          <w:sz w:val="28"/>
          <w:szCs w:val="28"/>
        </w:rPr>
        <w:t xml:space="preserve">gibilidade em </w:t>
      </w:r>
      <w:r>
        <w:rPr>
          <w:rFonts w:ascii="Arial" w:hAnsi="Arial" w:cs="Arial"/>
          <w:sz w:val="28"/>
          <w:szCs w:val="28"/>
        </w:rPr>
        <w:t xml:space="preserve">relação à</w:t>
      </w:r>
      <w:r>
        <w:rPr>
          <w:rFonts w:ascii="Arial" w:hAnsi="Arial" w:cs="Arial"/>
          <w:sz w:val="28"/>
          <w:szCs w:val="28"/>
        </w:rPr>
        <w:t xml:space="preserve"> ré </w:t>
      </w:r>
      <w:r>
        <w:rPr>
          <w:rFonts w:ascii="Arial" w:hAnsi="Arial" w:cs="Arial"/>
          <w:sz w:val="28"/>
          <w:szCs w:val="28"/>
        </w:rPr>
        <w:t xml:space="preserve">Ednalva Rodrigues Vieira</w:t>
      </w:r>
      <w:del w:id="1580" w:author="Assessor GDSXSR" w:date="2026-10-31T00:13:28Z">
        <w:r>
          <w:rPr>
            <w:rFonts w:ascii="Arial" w:hAnsi="Arial" w:cs="Arial"/>
            <w:sz w:val="28"/>
            <w:szCs w:val="28"/>
          </w:rPr>
          <w:delText xml:space="preserve">,</w:delText>
        </w:r>
      </w:del>
      <w:r>
        <w:rPr>
          <w:rFonts w:ascii="Arial" w:hAnsi="Arial" w:cs="Arial"/>
          <w:sz w:val="28"/>
          <w:szCs w:val="28"/>
        </w:rPr>
        <w:t xml:space="preserve"> </w:t>
      </w:r>
      <w:del w:id="1581" w:author="Assessor GDSXSR" w:date="2026-10-31T00:13:28Z">
        <w:r>
          <w:rPr>
            <w:rFonts w:ascii="Arial" w:hAnsi="Arial" w:cs="Arial"/>
            <w:sz w:val="28"/>
            <w:szCs w:val="28"/>
          </w:rPr>
          <w:delText xml:space="preserve">por</w:delText>
        </w:r>
      </w:del>
      <w:ins w:id="1582" w:author="Assessor GDSXSR" w:date="2026-10-31T00:13:28Z">
        <w:r>
          <w:rPr>
            <w:rFonts w:ascii="Arial" w:hAnsi="Arial" w:cs="Arial"/>
            <w:color w:val="808080"/>
            <w:sz w:val="28"/>
            <w:szCs w:val="28"/>
          </w:rPr>
          <w:t xml:space="preserve">pela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583" w:author="Assessor GDSXSR" w:date="2026-10-31T00:13:28Z">
        <w:r>
          <w:rPr>
            <w:rFonts w:ascii="Arial" w:hAnsi="Arial" w:cs="Arial"/>
            <w:sz w:val="28"/>
            <w:szCs w:val="28"/>
          </w:rPr>
          <w:delText xml:space="preserve">litigar sob o pálio</w:delText>
        </w:r>
      </w:del>
      <w:ins w:id="1584" w:author="Assessor GDSXSR" w:date="2026-10-31T00:13:28Z">
        <w:r>
          <w:rPr>
            <w:rFonts w:ascii="Arial" w:hAnsi="Arial" w:cs="Arial"/>
            <w:color w:val="808080"/>
            <w:sz w:val="28"/>
            <w:szCs w:val="28"/>
          </w:rPr>
          <w:t xml:space="preserve">concessão</w:t>
        </w:r>
      </w:ins>
      <w:r>
        <w:rPr>
          <w:rFonts w:ascii="Arial" w:hAnsi="Arial" w:cs="Arial"/>
          <w:sz w:val="28"/>
          <w:szCs w:val="28"/>
        </w:rPr>
        <w:t xml:space="preserve"> da gratuidade de justiça (CPC 98 § 3º)</w:t>
      </w:r>
      <w:r>
        <w:rPr>
          <w:rFonts w:ascii="Arial" w:hAnsi="Arial" w:cs="Arial"/>
          <w:sz w:val="28"/>
          <w:szCs w:val="28"/>
        </w:rPr>
        <w:t xml:space="preserve">.</w:t>
      </w:r>
      <w:commentRangeEnd w:id="17"/>
      <w:r>
        <w:rPr>
          <w:rStyle w:val="CommentReference"/>
        </w:rPr>
        <w:commentReference w:id="17"/>
      </w:r>
    </w:p>
    <w:p w14:paraId="45C44EC6" w14:textId="77777777" w:rsidR="00FE3F13" w:rsidRDefault="00FE3F1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5C44EC7" w14:textId="77777777" w:rsidR="00FE3F13" w:rsidRDefault="00EA68EF">
      <w:pPr>
        <w:spacing w:after="0" w:line="360" w:lineRule="auto"/>
        <w:ind w:firstLine="2268"/>
        <w:jc w:val="both"/>
      </w:pPr>
      <w:r>
        <w:rPr>
          <w:rFonts w:ascii="Arial" w:hAnsi="Arial" w:cs="Arial"/>
          <w:sz w:val="28"/>
          <w:szCs w:val="28"/>
        </w:rPr>
        <w:t>É como voto.</w:t>
      </w:r>
    </w:p>
    <w:p w14:paraId="45C44EC8" w14:textId="77777777" w:rsidR="00FE3F13" w:rsidRDefault="00FE3F13"/>
    <w:p w14:paraId="45C44EC9" w14:textId="77777777" w:rsidR="00FE3F13" w:rsidRDefault="00FE3F13"/>
    <w:p w14:paraId="45C44ECA" w14:textId="77777777" w:rsidR="00FE3F13" w:rsidRDefault="00FE3F13">
      <w:pPr>
        <w:rPr>
          <w:rFonts w:cstheme="minorHAnsi"/>
          <w:color w:val="00B050"/>
        </w:rPr>
      </w:pPr>
    </w:p>
    <w:p w14:paraId="45C44ECB" w14:textId="77777777" w:rsidR="00FE3F13" w:rsidRDefault="00EA68EF">
      <w:pPr>
        <w:rPr>
          <w:rFonts w:cstheme="minorHAnsi"/>
          <w:b/>
          <w:bCs/>
          <w:color w:val="00B050"/>
        </w:rPr>
      </w:pPr>
      <w:r>
        <w:rPr>
          <w:rFonts w:cstheme="minorHAnsi"/>
          <w:b/>
          <w:bCs/>
          <w:color w:val="00B050"/>
        </w:rPr>
        <w:t xml:space="preserve">SENTENÇA RECORRIDA </w:t>
      </w:r>
    </w:p>
    <w:p w14:paraId="45C44ECC" w14:textId="77777777" w:rsidR="00FE3F13" w:rsidRDefault="00EA68EF">
      <w:r>
        <w:rPr>
          <w:rFonts w:cstheme="minorHAnsi"/>
          <w:color w:val="00B050"/>
        </w:rPr>
        <w:t>Trata-se de ação monitória ajuizada pelo BANCO DO BRASIL S/A contra EDNALVA RODRIGUES VIEIRA, GILSON JOSÉ VIEIRA e LUCIENE DA SILVA VIEIRA.</w:t>
      </w:r>
    </w:p>
    <w:p w14:paraId="45C44ECD" w14:textId="77777777" w:rsidR="00FE3F13" w:rsidRDefault="00EA68EF">
      <w:r>
        <w:rPr>
          <w:rFonts w:cstheme="minorHAnsi"/>
          <w:color w:val="00B050"/>
        </w:rPr>
        <w:t>A parte autora afirmou que celebrou com a parte ré cédula de crédito bancário nº 40/01822-9, no valor originário de R$ 452.979,47, cujo vencimento ocorreu em parcela única, tendo havido inadimplemento da obrigação, o que culminou em saldo devedor atualizado de R$ 593.350,76.</w:t>
      </w:r>
    </w:p>
    <w:p w14:paraId="45C44ECE" w14:textId="77777777" w:rsidR="00FE3F13" w:rsidRDefault="00EA68EF">
      <w:r>
        <w:rPr>
          <w:rFonts w:cstheme="minorHAnsi"/>
          <w:color w:val="00B050"/>
        </w:rPr>
        <w:t>Ao final, requereu a procedência do pedido inicial e a condenação dos réus ao pagamento da importância mencionada (R$ 593.350,76).</w:t>
      </w:r>
    </w:p>
    <w:p w14:paraId="45C44ECF" w14:textId="77777777" w:rsidR="00FE3F13" w:rsidRDefault="00EA68EF">
      <w:r>
        <w:rPr>
          <w:rFonts w:cstheme="minorHAnsi"/>
          <w:color w:val="00B050"/>
        </w:rPr>
        <w:t>A petição inicial veio acompanhada dos documentos indispensáveis à propositura da demanda.</w:t>
      </w:r>
    </w:p>
    <w:p w14:paraId="45C44ED0" w14:textId="77777777" w:rsidR="00FE3F13" w:rsidRDefault="00EA68EF">
      <w:r>
        <w:rPr>
          <w:rFonts w:cstheme="minorHAnsi"/>
          <w:color w:val="00B050"/>
        </w:rPr>
        <w:t>As custas iniciais foram devidamente recolhidas (IDs 200122418 e 200122416).</w:t>
      </w:r>
    </w:p>
    <w:p w14:paraId="45C44ED1" w14:textId="77777777" w:rsidR="00FE3F13" w:rsidRDefault="00EA68EF">
      <w:r>
        <w:rPr>
          <w:rFonts w:cstheme="minorHAnsi"/>
          <w:color w:val="00B050"/>
        </w:rPr>
        <w:t>A ré Ednalva Rodrigues Vieira apresentou exceção de pré-executividade (ID 208124369), arguindo, em síntese, a inexigibilidade do título, a necessidade de outorga conjugal, a incidência do Código de Defesa do Consumidor e situação de superendividamento, além de requerer os benefícios da gratuidade de justiça.</w:t>
      </w:r>
    </w:p>
    <w:p w14:paraId="45C44ED2" w14:textId="77777777" w:rsidR="00FE3F13" w:rsidRDefault="00EA68EF">
      <w:r>
        <w:rPr>
          <w:rFonts w:cstheme="minorHAnsi"/>
          <w:color w:val="00B050"/>
        </w:rPr>
        <w:t>Os réus Gilson José Vieira e Luciene da Silva Vieira, citados por edital (ID. 248003710), foram representados pela Defensoria Pública, que apresentou embargos à monitória (ID 262365567), nos quais sustentou a falta de liquidez e de transparência do título e, no mais, impugnou os pedidos por negativa geral.</w:t>
      </w:r>
    </w:p>
    <w:p w14:paraId="45C44ED3" w14:textId="77777777" w:rsidR="00FE3F13" w:rsidRDefault="00EA68EF">
      <w:r>
        <w:rPr>
          <w:rFonts w:cstheme="minorHAnsi"/>
          <w:color w:val="00B050"/>
        </w:rPr>
        <w:t>O autor apresentou impugnação aos embargos (ID 212275180 e 265074714).</w:t>
      </w:r>
    </w:p>
    <w:p w14:paraId="45C44ED4" w14:textId="77777777" w:rsidR="00FE3F13" w:rsidRDefault="00EA68EF">
      <w:r>
        <w:rPr>
          <w:rFonts w:cstheme="minorHAnsi"/>
          <w:color w:val="00B050"/>
        </w:rPr>
        <w:t>Vieram os autos conclusos.</w:t>
      </w:r>
    </w:p>
    <w:p w14:paraId="45C44ED5" w14:textId="77777777" w:rsidR="00FE3F13" w:rsidRDefault="00EA68EF">
      <w:r>
        <w:rPr>
          <w:rFonts w:cstheme="minorHAnsi"/>
          <w:color w:val="00B050"/>
        </w:rPr>
        <w:t>É a síntese do necessário.</w:t>
      </w:r>
    </w:p>
    <w:p w14:paraId="45C44ED6" w14:textId="77777777" w:rsidR="00FE3F13" w:rsidRDefault="00EA68EF">
      <w:r>
        <w:rPr>
          <w:rFonts w:cstheme="minorHAnsi"/>
          <w:color w:val="00B050"/>
        </w:rPr>
        <w:t>Decido.</w:t>
      </w:r>
    </w:p>
    <w:p w14:paraId="45C44ED7" w14:textId="77777777" w:rsidR="00FE3F13" w:rsidRDefault="00EA68EF">
      <w:r>
        <w:rPr>
          <w:rFonts w:cstheme="minorHAnsi"/>
          <w:color w:val="00B050"/>
        </w:rPr>
        <w:t>II – FUNDAMENTAÇÃO</w:t>
      </w:r>
    </w:p>
    <w:p w14:paraId="45C44ED8" w14:textId="77777777" w:rsidR="00FE3F13" w:rsidRDefault="00EA68EF">
      <w:r>
        <w:rPr>
          <w:rFonts w:cstheme="minorHAnsi"/>
          <w:color w:val="00B050"/>
        </w:rPr>
        <w:t>Procedo ao julgamento antecipado da lide, nos moldes do inciso I do artigo 355 do Código de Processo Civil. Com efeito, "Cabe ao magistrado, como destinatário final da prova, proferir o julgamento antecipado da lide se a matéria de mérito for unicamente de direito ou, se de direito e de fato, os autos já se encontrarem suficientemente instruídos, sem a necessidade de maior dilação probatória" (Acórdão nº 1168600, Relatora Maria de Lourdes, 3ª Turma Cível, DJ 05/05/2019 p. 542/546).</w:t>
      </w:r>
    </w:p>
    <w:p w14:paraId="45C44ED9" w14:textId="77777777" w:rsidR="00FE3F13" w:rsidRDefault="00EA68EF">
      <w:r>
        <w:rPr>
          <w:rFonts w:cstheme="minorHAnsi"/>
          <w:color w:val="00B050"/>
        </w:rPr>
        <w:t>Pedido de gratuidade de justiça</w:t>
      </w:r>
    </w:p>
    <w:p w14:paraId="45C44EDA" w14:textId="77777777" w:rsidR="00FE3F13" w:rsidRDefault="00EA68EF">
      <w:r>
        <w:rPr>
          <w:rFonts w:cstheme="minorHAnsi"/>
          <w:color w:val="00B050"/>
        </w:rPr>
        <w:t>A ré Ednalva Rodrigues Vieira requereu a concessão dos benefícios da gratuidade de justiça, apresentando declaração de hipossuficiência e extratos bancários que demonstram movimentação financeira de baixo valor (IDs 208124371 e 208124372).</w:t>
      </w:r>
    </w:p>
    <w:p w14:paraId="45C44EDB" w14:textId="77777777" w:rsidR="00FE3F13" w:rsidRDefault="00EA68EF">
      <w:r>
        <w:rPr>
          <w:rFonts w:cstheme="minorHAnsi"/>
          <w:color w:val="00B050"/>
        </w:rPr>
        <w:t>Defiro, portanto, o benefício da gratuidade de justiça à ré Ednalva Rodrigues Vieira.</w:t>
      </w:r>
    </w:p>
    <w:p w14:paraId="45C44EDC" w14:textId="77777777" w:rsidR="00FE3F13" w:rsidRDefault="00EA68EF">
      <w:r>
        <w:rPr>
          <w:rFonts w:cstheme="minorHAnsi"/>
          <w:color w:val="00B050"/>
        </w:rPr>
        <w:t xml:space="preserve">Da peça defensiva apresentada por Ednalva Rodrigues Vieira </w:t>
      </w:r>
    </w:p>
    <w:p w14:paraId="45C44EDD" w14:textId="77777777" w:rsidR="00FE3F13" w:rsidRDefault="00EA68EF">
      <w:r>
        <w:rPr>
          <w:rFonts w:cstheme="minorHAnsi"/>
          <w:color w:val="00B050"/>
        </w:rPr>
        <w:lastRenderedPageBreak/>
        <w:t>A ré Ednalva Rodrigues Vieira apresentou peça intitulada "exceção de pré-executividade". Registro que, em se tratando de ação monitória — procedimento de natureza cognitiva —, a defesa típica se opera por meio de embargos à monitória, nos termos do art. 702 do Código de Processo Civil, sendo a exceção de pré-executividade instrumento próprio do processo de execução.</w:t>
      </w:r>
    </w:p>
    <w:p w14:paraId="45C44EDE" w14:textId="77777777" w:rsidR="00FE3F13" w:rsidRDefault="00EA68EF">
      <w:r>
        <w:rPr>
          <w:rFonts w:cstheme="minorHAnsi"/>
          <w:color w:val="00B050"/>
        </w:rPr>
        <w:t>Não obstante, em atenção ao princípio da instrumentalidade das formas e considerando que a peça foi protocolada dentro do prazo legal para oferecimento de embargos e contém matéria de defesa substancial, recebo-a como embargos à monitória, para que as questões suscitadas sejam devidamente apreciadas.</w:t>
      </w:r>
    </w:p>
    <w:p w14:paraId="45C44EDF" w14:textId="77777777" w:rsidR="00FE3F13" w:rsidRDefault="00EA68EF">
      <w:r>
        <w:rPr>
          <w:rFonts w:cstheme="minorHAnsi"/>
          <w:color w:val="00B050"/>
        </w:rPr>
        <w:t>Inexigibilidade por ausência de outorga conjugal</w:t>
      </w:r>
    </w:p>
    <w:p w14:paraId="45C44EE0" w14:textId="77777777" w:rsidR="00FE3F13" w:rsidRDefault="00EA68EF">
      <w:r>
        <w:rPr>
          <w:rFonts w:cstheme="minorHAnsi"/>
          <w:color w:val="00B050"/>
        </w:rPr>
        <w:t>No tocante à alegação de inexigibilidade do título perante a emitente por ausência de outorga conjugal, não se sustenta a tese da parte ré.</w:t>
      </w:r>
    </w:p>
    <w:p w14:paraId="45C44EE1" w14:textId="77777777" w:rsidR="00FE3F13" w:rsidRDefault="00EA68EF">
      <w:r>
        <w:rPr>
          <w:rFonts w:cstheme="minorHAnsi"/>
          <w:color w:val="00B050"/>
        </w:rPr>
        <w:t>A cédula de crédito bancário é título de crédito típico, regido pela Lei nº 10.931/2004, que possui disciplina própria. A jurisprudência do Superior Tribunal de Justiça é firme no sentido de que a exigência de outorga conjugal prevista no art. 1.647, III, do Código Civil não se aplica aos títulos de crédito típicos ou nominados, que possuem regramento próprio, devendo ser observada a ressalva do art. 903 do Código Civil.</w:t>
      </w:r>
    </w:p>
    <w:p w14:paraId="45C44EE2" w14:textId="77777777" w:rsidR="00FE3F13" w:rsidRDefault="00EA68EF">
      <w:r>
        <w:rPr>
          <w:rFonts w:cstheme="minorHAnsi"/>
          <w:color w:val="00B050"/>
        </w:rPr>
        <w:t>Nesse sentido: "É firme a jurisprudência desta Corte Superior no sentido de que a exigência da outorga conjugal não pode ser estendida, irrestritamente, a todos os títulos de crédito, sobretudo aos típicos ou nominados, que possuem regramento próprio" (STJ, AgInt no AREsp 1.725.638/SP, Terceira Turma, Rel. Min. Ricardo Villas Boas Cueva, j. 05/09/2022).</w:t>
      </w:r>
    </w:p>
    <w:p w14:paraId="45C44EE3" w14:textId="77777777" w:rsidR="00FE3F13" w:rsidRDefault="00EA68EF">
      <w:r>
        <w:rPr>
          <w:rFonts w:cstheme="minorHAnsi"/>
          <w:color w:val="00B050"/>
        </w:rPr>
        <w:t>Ademais, ainda que se entendesse pela necessidade de outorga conjugal, a sua eventual ausência não importaria nulidade do título, mas apenas ineficácia relativa em relação ao cônjuge que não anuiu, nos termos do art. 1.649 do Código Civil, preservando-se a obrigação da emitente.</w:t>
      </w:r>
    </w:p>
    <w:p w14:paraId="45C44EE4" w14:textId="77777777" w:rsidR="00FE3F13" w:rsidRDefault="00EA68EF">
      <w:r>
        <w:rPr>
          <w:rFonts w:cstheme="minorHAnsi"/>
          <w:color w:val="00B050"/>
        </w:rPr>
        <w:t>Não se vislumbra, no caso, vício capaz de invalidar a obrigação.</w:t>
      </w:r>
    </w:p>
    <w:p w14:paraId="45C44EE5" w14:textId="77777777" w:rsidR="00FE3F13" w:rsidRDefault="00EA68EF">
      <w:r>
        <w:rPr>
          <w:rFonts w:cstheme="minorHAnsi"/>
          <w:color w:val="00B050"/>
        </w:rPr>
        <w:t>MÉRITO</w:t>
      </w:r>
    </w:p>
    <w:p w14:paraId="45C44EE6" w14:textId="77777777" w:rsidR="00FE3F13" w:rsidRDefault="00EA68EF">
      <w:r>
        <w:rPr>
          <w:rFonts w:cstheme="minorHAnsi"/>
          <w:color w:val="00B050"/>
        </w:rPr>
        <w:t xml:space="preserve">Presentes os pressupostos processuais e as condições da ação, passo ao exame do mérito da controvérsia submetida ao crivo jurisdicional. </w:t>
      </w:r>
    </w:p>
    <w:p w14:paraId="45C44EE7" w14:textId="77777777" w:rsidR="00FE3F13" w:rsidRDefault="00EA68EF">
      <w:r>
        <w:rPr>
          <w:rFonts w:cstheme="minorHAnsi"/>
          <w:color w:val="00B050"/>
        </w:rPr>
        <w:t>Consoante relatado, pretende a parte autora obter provimento jurisdicional que constitua título executivo judicial e condene os réus ao pagamento de quantia decorrente de cédula de crédito bancário inadimplida, no valor atualizado de R$ 593.350,76.</w:t>
      </w:r>
    </w:p>
    <w:p w14:paraId="45C44EE8" w14:textId="77777777" w:rsidR="00FE3F13" w:rsidRDefault="00EA68EF">
      <w:r>
        <w:rPr>
          <w:rFonts w:cstheme="minorHAnsi"/>
          <w:color w:val="00B050"/>
        </w:rPr>
        <w:t>Os réus, a seu turno, defendem a aplicação do Código de Defesa do Consumidor, a situação de superendividamento e, por meio da Curadoria Especial, a falta de liquidez do débito, formulando contestação por negativa geral.</w:t>
      </w:r>
    </w:p>
    <w:p w14:paraId="45C44EE9" w14:textId="77777777" w:rsidR="00FE3F13" w:rsidRDefault="00EA68EF">
      <w:r>
        <w:rPr>
          <w:rFonts w:cstheme="minorHAnsi"/>
          <w:color w:val="00B050"/>
        </w:rPr>
        <w:t>O art. 700 do Código de Processo Civil estabelece que "a ação monitória pode ser proposta por aquele que afirmar, com base em prova escrita sem eficácia de título executivo, ter direito a exigir do devedor capaz: I - o pagamento de quantia em dinheiro; II - a entrega de coisa fungível ou infungível ou de bem móvel ou imóvel; III - o adimplemento de obrigação de fazer ou não fazer."</w:t>
      </w:r>
    </w:p>
    <w:p w14:paraId="45C44EEA" w14:textId="77777777" w:rsidR="00FE3F13" w:rsidRDefault="00EA68EF">
      <w:r>
        <w:rPr>
          <w:rFonts w:cstheme="minorHAnsi"/>
          <w:color w:val="00B050"/>
        </w:rPr>
        <w:lastRenderedPageBreak/>
        <w:t>No caso dos autos, a cédula de crédito bancário acostada no ID 200122407 comprova a formalização da relação contratual entre as partes, identificando Ednalva Rodrigues Vieira como emitente e Gilson José Vieira e Luciene da Silva Vieira como avalistas.</w:t>
      </w:r>
    </w:p>
    <w:p w14:paraId="45C44EEB" w14:textId="77777777" w:rsidR="00FE3F13" w:rsidRDefault="00EA68EF">
      <w:r>
        <w:rPr>
          <w:rFonts w:cstheme="minorHAnsi"/>
          <w:color w:val="00B050"/>
        </w:rPr>
        <w:t>O instrumento discrimina o valor mutuado (R$ 452.979,47), a finalidade da operação (custeio agropecuário), o vencimento em parcela única (24/02/2024) e os encargos aplicáveis — juros remuneratórios de 17% ao ano, capitalizados mensalmente; juros de mora de 1% ao mês; e multa contratual de 2% sobre o saldo devedor final.</w:t>
      </w:r>
    </w:p>
    <w:p w14:paraId="45C44EEC" w14:textId="77777777" w:rsidR="00FE3F13" w:rsidRDefault="00EA68EF">
      <w:r>
        <w:rPr>
          <w:rFonts w:cstheme="minorHAnsi"/>
          <w:color w:val="00B050"/>
        </w:rPr>
        <w:t>O demonstrativo de débito do ID 200122408 detalha, mês a mês, a evolução da dívida desde a utilização do crédito em 27/02/2023 até 28/06/2024, discriminando os lançamentos de capital, juros remuneratórios, juros de mora e multa, resultando no saldo devedor de R$ 593.350,76.</w:t>
      </w:r>
    </w:p>
    <w:p w14:paraId="45C44EED" w14:textId="77777777" w:rsidR="00FE3F13" w:rsidRDefault="00EA68EF">
      <w:r>
        <w:rPr>
          <w:rFonts w:cstheme="minorHAnsi"/>
          <w:color w:val="00B050"/>
        </w:rPr>
        <w:t>A documentação apresentada é idônea e suficiente para demonstrar a existência da obrigação e o inadimplemento pela parte ré, atendendo aos requisitos do art. 700 do Código de Processo Civil.</w:t>
      </w:r>
    </w:p>
    <w:p w14:paraId="45C44EEE" w14:textId="77777777" w:rsidR="00FE3F13" w:rsidRDefault="00EA68EF">
      <w:r>
        <w:rPr>
          <w:rFonts w:cstheme="minorHAnsi"/>
          <w:color w:val="00B050"/>
        </w:rPr>
        <w:t>Nesse sentido, a Súmula 247 do Superior Tribunal de Justiça pacificou que “o contrato de abertura de crédito em conta corrente, acompanhado do demonstrativo de débito, constitui documento hábil para o ajuizamento da ação monitória".</w:t>
      </w:r>
    </w:p>
    <w:p w14:paraId="45C44EEF" w14:textId="77777777" w:rsidR="00FE3F13" w:rsidRDefault="00EA68EF">
      <w:r>
        <w:rPr>
          <w:rFonts w:cstheme="minorHAnsi"/>
          <w:color w:val="00B050"/>
        </w:rPr>
        <w:t>Da inaplicabilidade do Código de Defesa do Consumidor</w:t>
      </w:r>
    </w:p>
    <w:p w14:paraId="45C44EF0" w14:textId="77777777" w:rsidR="00FE3F13" w:rsidRDefault="00EA68EF">
      <w:r>
        <w:rPr>
          <w:rFonts w:cstheme="minorHAnsi"/>
          <w:color w:val="00B050"/>
        </w:rPr>
        <w:t>A ré sustentou a aplicação das normas consumeristas à relação jurídica.</w:t>
      </w:r>
    </w:p>
    <w:p w14:paraId="45C44EF1" w14:textId="77777777" w:rsidR="00FE3F13" w:rsidRDefault="00EA68EF">
      <w:r>
        <w:rPr>
          <w:rFonts w:cstheme="minorHAnsi"/>
          <w:color w:val="00B050"/>
        </w:rPr>
        <w:t>Consigno que a cédula de crédito bancário em questão foi emitida com a finalidade específica de custeio agropecuário, conforme expressamente consignado no instrumento do ID 200122407 e no demonstrativo do ID 200122408. A operação destinou-se, portanto, ao fomento da atividade produtiva da emitente, qualificada na própria petição inicial como pecuarista.</w:t>
      </w:r>
    </w:p>
    <w:p w14:paraId="45C44EF2" w14:textId="77777777" w:rsidR="00FE3F13" w:rsidRDefault="00EA68EF">
      <w:r>
        <w:rPr>
          <w:rFonts w:cstheme="minorHAnsi"/>
          <w:color w:val="00B050"/>
        </w:rPr>
        <w:t>Nesse contexto, não se configura relação de consumo na acepção do art. 2º do Código de Defesa do Consumidor, uma vez que o crédito não foi utilizado como destinatário final, mas como insumo para a atividade econômica da mutuária.</w:t>
      </w:r>
    </w:p>
    <w:p w14:paraId="45C44EF3" w14:textId="77777777" w:rsidR="00FE3F13" w:rsidRDefault="00EA68EF">
      <w:r>
        <w:rPr>
          <w:rFonts w:cstheme="minorHAnsi"/>
          <w:color w:val="00B050"/>
        </w:rPr>
        <w:t>De todo modo, ainda que se admitisse a incidência das normas consumeristas, tal circunstância, por si só, não conduziria à nulidade do contrato ou à inexigibilidade do débito. A parte ré não trouxe aos autos elementos concretos capazes de evidenciar abusividade dos encargos ou ilegalidade das cláusulas contratuais, limitando-se a alegações genéricas.</w:t>
      </w:r>
    </w:p>
    <w:p w14:paraId="45C44EF4" w14:textId="77777777" w:rsidR="00FE3F13" w:rsidRDefault="00EA68EF">
      <w:r>
        <w:rPr>
          <w:rFonts w:cstheme="minorHAnsi"/>
          <w:color w:val="00B050"/>
        </w:rPr>
        <w:t>Do superendividamento</w:t>
      </w:r>
    </w:p>
    <w:p w14:paraId="45C44EF5" w14:textId="77777777" w:rsidR="00FE3F13" w:rsidRDefault="00EA68EF">
      <w:r>
        <w:rPr>
          <w:rFonts w:cstheme="minorHAnsi"/>
          <w:color w:val="00B050"/>
        </w:rPr>
        <w:t>Quanto à alegação de superendividamento, a parte ré não se desincumbiu do ônus de demonstrar que o pagamento de suas dívidas comprometeria seu mínimo existencial.</w:t>
      </w:r>
    </w:p>
    <w:p w14:paraId="45C44EF6" w14:textId="77777777" w:rsidR="00FE3F13" w:rsidRDefault="00EA68EF">
      <w:r>
        <w:rPr>
          <w:rFonts w:cstheme="minorHAnsi"/>
          <w:color w:val="00B050"/>
        </w:rPr>
        <w:t>A mera apresentação de extratos bancários com movimentações de baixo valor não é suficiente para caracterizar o superendividamento nos termos do art. 54-A do Código de Defesa do Consumidor.</w:t>
      </w:r>
    </w:p>
    <w:p w14:paraId="45C44EF7" w14:textId="77777777" w:rsidR="00FE3F13" w:rsidRDefault="00EA68EF">
      <w:r>
        <w:rPr>
          <w:rFonts w:cstheme="minorHAnsi"/>
          <w:color w:val="00B050"/>
        </w:rPr>
        <w:t>Ademais, a pretensão de repactuação de dívidas prevista na Lei 14.181/2021 constitui procedimento próprio, que não se confunde com a defesa nos embargos à monitória.</w:t>
      </w:r>
    </w:p>
    <w:p w14:paraId="45C44EF8" w14:textId="77777777" w:rsidR="00FE3F13" w:rsidRDefault="00EA68EF">
      <w:r>
        <w:rPr>
          <w:rFonts w:cstheme="minorHAnsi"/>
          <w:color w:val="00B050"/>
        </w:rPr>
        <w:t>Dos embargos à monitória pela Curadoria Especial</w:t>
      </w:r>
    </w:p>
    <w:p w14:paraId="45C44EF9" w14:textId="77777777" w:rsidR="00FE3F13" w:rsidRDefault="00EA68EF">
      <w:r>
        <w:rPr>
          <w:rFonts w:cstheme="minorHAnsi"/>
          <w:color w:val="00B050"/>
        </w:rPr>
        <w:lastRenderedPageBreak/>
        <w:t>Os embargos à monitória apresentados pela Defensoria Pública, na qualidade de Curadoria Especial, em favor de Gilson José Vieira e Luciene da Silva Vieira, limitaram-se à contestação por negativa geral e à impugnação da liquidez do débito.</w:t>
      </w:r>
    </w:p>
    <w:p w14:paraId="45C44EFA" w14:textId="77777777" w:rsidR="00FE3F13" w:rsidRDefault="00EA68EF">
      <w:r>
        <w:rPr>
          <w:rFonts w:cstheme="minorHAnsi"/>
          <w:color w:val="00B050"/>
        </w:rPr>
        <w:t xml:space="preserve">De acordo com o art. 702, § 2º, do CPC, "quando o réu alegar que o autor pleiteia quantia superior à devida, cumprir-lhe-á declarar de imediato o valor que entende correto, apresentando demonstrativo discriminado e atualizado da dívida", complementando o § 3º do referido artigo que "não apontado o valor correto ou não apresentado o demonstrativo, os embargos serão liminarmente rejeitados, se esse for o seu único fundamento, e, se houver outro fundamento, os embargos serão processados, mas o juiz deixará de </w:t>
      </w:r>
      <w:r>
        <w:rPr>
          <w:rFonts w:cstheme="minorHAnsi"/>
          <w:color w:val="00B050"/>
        </w:rPr>
        <w:t>examinar a alegação de excesso".</w:t>
      </w:r>
    </w:p>
    <w:p w14:paraId="45C44EFB" w14:textId="77777777" w:rsidR="00FE3F13" w:rsidRDefault="00EA68EF">
      <w:r>
        <w:rPr>
          <w:rFonts w:cstheme="minorHAnsi"/>
          <w:color w:val="00B050"/>
        </w:rPr>
        <w:t>Na hipótese, a Curadoria Especial apresenta fundamentos genéricos acerca da falta de transparência da planilha, mas não apontou o excesso, muito menos o valor que entende devido.</w:t>
      </w:r>
    </w:p>
    <w:p w14:paraId="45C44EFC" w14:textId="77777777" w:rsidR="00FE3F13" w:rsidRDefault="00EA68EF">
      <w:r>
        <w:rPr>
          <w:rFonts w:cstheme="minorHAnsi"/>
          <w:color w:val="00B050"/>
        </w:rPr>
        <w:t>Assentadas tais premissas, verifico que, apesar do arrazoado da parte embargante, ela não conseguiu comprovar nenhuma ilegalidade ou abusividade no contrato entabulado com a parte autora, nem tampouco logrou êxito em apontar, justificadamente, nenhum excesso nos cálculos apresentados, os quais estão claramente demonstrados no demonstrativo de conta vinculada do ID 200122408.</w:t>
      </w:r>
    </w:p>
    <w:p w14:paraId="45C44EFD" w14:textId="77777777" w:rsidR="00FE3F13" w:rsidRDefault="00EA68EF">
      <w:r>
        <w:rPr>
          <w:rFonts w:cstheme="minorHAnsi"/>
          <w:color w:val="00B050"/>
        </w:rPr>
        <w:t>Portanto, ausente a demonstração de cobranças abusivas, excessivas ou ilegais por parte da instituição financeira (inciso II do art. 373 do CPC) e diante da ausência de prova do pagamento da dívida, a rejeição dos embargos à monitória, portanto, é medida que se impõe.</w:t>
      </w:r>
    </w:p>
    <w:p w14:paraId="45C44EFE" w14:textId="77777777" w:rsidR="00FE3F13" w:rsidRDefault="00EA68EF">
      <w:r>
        <w:rPr>
          <w:rFonts w:cstheme="minorHAnsi"/>
          <w:color w:val="00B050"/>
        </w:rPr>
        <w:t>A procedência do pedido, por consequência, é medida que se impõe.</w:t>
      </w:r>
    </w:p>
    <w:p w14:paraId="45C44EFF" w14:textId="77777777" w:rsidR="00FE3F13" w:rsidRDefault="00EA68EF">
      <w:r>
        <w:rPr>
          <w:rFonts w:cstheme="minorHAnsi"/>
          <w:color w:val="00B050"/>
        </w:rPr>
        <w:t>III - DISPOSITIVO</w:t>
      </w:r>
    </w:p>
    <w:p w14:paraId="45C44F00" w14:textId="77777777" w:rsidR="00FE3F13" w:rsidRDefault="00EA68EF">
      <w:r>
        <w:rPr>
          <w:rFonts w:cstheme="minorHAnsi"/>
          <w:color w:val="00B050"/>
        </w:rPr>
        <w:t>Ante o exposto, julgo PROCEDENTE o pedido, nos termos do inciso I do art. 487 do CPC, e converto, de pleno direito, o mandado monitório inicial em título executivo judicial, para condenar os réus EDNALVA RODRIGUES VIEIRA, GILSON JOSÉ VIEIRA e LUCIENE DA SILVA VIEIRA ao pagamento da quantia de R$ 593.350,76, acrescida de correção monetária pelo IPCA e de juros de mora pela taxa Selic (observando o abatimento de que trata o §1º, do art. 406, do Código Civil) a partir da data da última atualização constante do</w:t>
      </w:r>
      <w:r>
        <w:rPr>
          <w:rFonts w:cstheme="minorHAnsi"/>
          <w:color w:val="00B050"/>
        </w:rPr>
        <w:t>s autos (28/06/2024 - planilha de ID. 200122408).</w:t>
      </w:r>
    </w:p>
    <w:p w14:paraId="45C44F01" w14:textId="77777777" w:rsidR="00FE3F13" w:rsidRDefault="00EA68EF">
      <w:r>
        <w:rPr>
          <w:rFonts w:cstheme="minorHAnsi"/>
          <w:color w:val="00B050"/>
        </w:rPr>
        <w:t>Condeno a parte ré ao pagamento das custas processuais e dos honorários advocatícios, que fixo em 10% (dez por cento) do valor atualizado da condenação, com fulcro no art. 85, § 2º, do CPC, ressalvada a gratuidade de justiça concedida à ré Ednalva Rodrigues Vieira, nos termos do art. 98, § 3º, do CPC.</w:t>
      </w:r>
    </w:p>
    <w:p w14:paraId="45C44F02" w14:textId="77777777" w:rsidR="00FE3F13" w:rsidRDefault="00EA68EF">
      <w:r>
        <w:rPr>
          <w:rFonts w:cstheme="minorHAnsi"/>
          <w:color w:val="00B050"/>
        </w:rPr>
        <w:t xml:space="preserve">Sentença registrada eletronicamente nesta data. Publique-se. Intimem-se. </w:t>
      </w:r>
    </w:p>
    <w:p w14:paraId="45C44F03" w14:textId="77777777" w:rsidR="00FE3F13" w:rsidRDefault="00EA68EF">
      <w:r>
        <w:rPr>
          <w:rFonts w:cstheme="minorHAnsi"/>
          <w:color w:val="00B050"/>
        </w:rPr>
        <w:t>Após o trânsito em julgado, ausentes novos requerimentos, arquivem-se os autos, com as cautelas de estilo.</w:t>
      </w:r>
    </w:p>
    <w:p w14:paraId="45C44F04" w14:textId="77777777" w:rsidR="00FE3F13" w:rsidRDefault="00FE3F13">
      <w:pPr>
        <w:rPr>
          <w:rFonts w:cstheme="minorHAnsi"/>
          <w:color w:val="00B050"/>
        </w:rPr>
      </w:pPr>
    </w:p>
    <w:sectPr w:rsidR="00FE3F13">
      <w:footerReference w:type="default" r:id="rId15"/>
      <w:pgSz w:w="11906" w:h="16838"/>
      <w:pgMar w:top="1417" w:right="1701" w:bottom="1417" w:left="1701" w:header="0" w:footer="708" w:gutter="0"/>
      <w:cols w:space="720"/>
      <w:formProt w:val="0"/>
      <w:docGrid w:linePitch="360" w:charSpace="409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utor desconhecido" w:date="2026-09-10T22:20:00Z" w:initials="">
    <w:p w14:paraId="45C44F07" w14:textId="77777777" w:rsidR="00FE3F13" w:rsidRDefault="008A4B95">
      <w:r>
        <w:rPr>
          <w:rStyle w:val="Refdecomentrio"/>
        </w:rPr>
        <w:annotationRef/>
      </w:r>
      <w:r w:rsidR="00EA68EF">
        <w:rPr>
          <w:sz w:val="24"/>
          <w:szCs w:val="24"/>
          <w:lang w:val="en-US" w:bidi="en-US"/>
        </w:rPr>
        <w:t>Conclusão: 03/09/2026</w:t>
      </w:r>
    </w:p>
    <w:p w14:paraId="45C44F08" w14:textId="77777777" w:rsidR="00FE3F13" w:rsidRDefault="00EA68EF">
      <w:r>
        <w:rPr>
          <w:sz w:val="24"/>
          <w:szCs w:val="24"/>
          <w:lang w:val="en-US" w:bidi="en-US"/>
        </w:rPr>
        <w:t>Entrega: 11/09/2026</w:t>
      </w:r>
    </w:p>
    <w:p w14:paraId="45C44F09" w14:textId="77777777" w:rsidR="00FE3F13" w:rsidRDefault="00EA68EF">
      <w:r>
        <w:rPr>
          <w:sz w:val="24"/>
          <w:szCs w:val="24"/>
          <w:lang w:val="en-US" w:bidi="en-US"/>
        </w:rPr>
        <w:t>Certeza: 9</w:t>
      </w:r>
    </w:p>
  </w:comment>
  <w:comment w:id="1" w:author="Marcia Vilela Alves - GDACA" w:date="2026-09-15T18:00:00Z" w:initials="MV">
    <w:p w14:paraId="7F070A6B" w14:textId="77777777" w:rsidR="000A5502" w:rsidRDefault="000A5502" w:rsidP="000A5502">
      <w:pPr>
        <w:pStyle w:val="Textodecomentrio"/>
      </w:pPr>
      <w:r>
        <w:rPr>
          <w:rStyle w:val="Refdecomentrio"/>
        </w:rPr>
        <w:annotationRef/>
      </w:r>
      <w:r>
        <w:t>CORRIGIDO.</w:t>
      </w:r>
    </w:p>
  </w:comment>
  <w:comment w:id="2" w:author="Assessor GDSXSR" w:initials="RG" w:date="2026-10-31T00:13:28Z">
    <w:p>
      <w:pPr>
        <w:pStyle w:val="CommentText"/>
      </w:pPr>
      <w:r>
        <w:rPr>
          <w:rStyle w:val="CommentReference"/>
        </w:rPr>
        <w:annotationRef/>
      </w:r>
      <w:r>
        <w:t>ASSESSOR GDSXSR — Minuta ACA: enxuguei a ementa em cerca de 25% (de 563 para 413 palavras) e a fundamentação do voto em cerca de 40% (de 1.509 para 901), podando redundâncias e mantendo as citações de lei, súmula e acórdão, os documentos dos autos e os trechos da sentença que sustentam o voto; o que saiu da transcrição da sentença está marcado com “(...)” e a sentença integral segue ao final. Ajustes mecânicos: nome do réu sem “NETO” (nos autos, Gilson José Vieira), IDs do PJe de 2º grau, referências compactas, negritos, amarelos e “– Grifei” (C-02, C-20, C-28, C-42, C-43, C-54).</w:t>
      </w:r>
    </w:p>
  </w:comment>
  <w:comment w:id="3" w:author="Assessor GDSXSR" w:initials="RG" w:date="2026-10-31T00:13:28Z">
    <w:p>
      <w:pPr>
        <w:pStyle w:val="CommentText"/>
      </w:pPr>
      <w:r>
        <w:rPr>
          <w:rStyle w:val="CommentReference"/>
        </w:rPr>
        <w:annotationRef/>
      </w:r>
      <w:r>
        <w:t>ASSESSOR GDSXSR — Item 1 sem “pessoas naturais”: os réus já estão qualificados pelo papel de emitente e avalistas (C-34 v60), com as partes nomeadas e o valor da causa ao final (C-34A). Alterei também “saldo devedor atualizado” por valor da causa.</w:t>
      </w:r>
    </w:p>
  </w:comment>
  <w:comment w:id="4" w:author="Assessor GDSXSR" w:initials="RG" w:date="2026-10-31T00:13:28Z">
    <w:p>
      <w:pPr>
        <w:pStyle w:val="CommentText"/>
      </w:pPr>
      <w:r>
        <w:rPr>
          <w:rStyle w:val="CommentReference"/>
        </w:rPr>
        <w:annotationRef/>
      </w:r>
      <w:r>
        <w:t>ASSESSOR GDSXSR — Relatório ajustado à fórmula do perfil APC (“Apelo dos réus, NOME (ID …), em que alegam, em síntese, que: 1) …”; “Contrarrazões (ID …), em que o apelado alega que”), com a referência compacta (CPC 702 § 2º), o pedido subsidiário de anulação (apelo, ID 88844071) e o efeito suspensivo e a gratuidade pedidos pela ré (apelo, ID 88844072), que a minuta não registrava; ID da sentença (88844069) ao final das transcrições (C-20, C-30, C-31).</w:t>
      </w:r>
    </w:p>
  </w:comment>
  <w:comment w:id="5" w:author="Assessor GDSXSR" w:initials="RG" w:date="2026-10-31T00:13:28Z">
    <w:p>
      <w:pPr>
        <w:pStyle w:val="CommentText"/>
      </w:pPr>
      <w:r>
        <w:rPr>
          <w:rStyle w:val="CommentReference"/>
        </w:rPr>
        <w:annotationRef/>
      </w:r>
      <w:r>
        <w:t>ASSESSOR GDSXSR — Retirei “NETO” do nome do réu: a autuação, a cédula (ID 88843634) e a sentença trazem “Gilson José Vieira” (C-28).</w:t>
      </w:r>
    </w:p>
  </w:comment>
  <w:comment w:id="6" w:author="Assessor GDSXSR" w:initials="RG" w:date="2026-10-31T00:13:28Z">
    <w:p>
      <w:pPr>
        <w:pStyle w:val="CommentText"/>
      </w:pPr>
      <w:r>
        <w:rPr>
          <w:rStyle w:val="CommentReference"/>
        </w:rPr>
        <w:annotationRef/>
      </w:r>
      <w:r>
        <w:t>ASSESSOR GDSXSR — Fundi os dois capítulos do apelo da Curadoria Especial em um só, pois as alegações são conexas e o pedido é um só (improcedência ou anulação com perícia): subtítulo duplo, alegações em uma enumeração, um único “Requer” e um só mini-dispositivo (C-3V, C-3W).</w:t>
      </w:r>
    </w:p>
  </w:comment>
  <w:comment w:id="7" w:author="Assessor GDSXSR" w:initials="RG" w:date="2026-10-31T00:13:28Z">
    <w:p>
      <w:pPr>
        <w:pStyle w:val="CommentText"/>
      </w:pPr>
      <w:r>
        <w:rPr>
          <w:rStyle w:val="CommentReference"/>
        </w:rPr>
        <w:annotationRef/>
      </w:r>
      <w:r>
        <w:t>ASSESSOR GDSXSR — Texto literal (C-63): CPC, art. 702: “§ 2º Quando o réu alegar que o autor pleiteia quantia superior à devida, cumprir-lhe-á declarar de imediato o valor que entende correto, apresentando demonstrativo discriminado e atualizado da dívida. § 3º Não apontado o valor correto ou não apresentado o demonstrativo, os embargos serão liminarmente rejeitados, se esse for o seu único fundamento, e, se houver outro fundamento, os embargos serão processados, mas o juiz deixará de examinar a alegação de excesso.” CPC, art. 341, parágrafo único: “O ônus da impugnação especificada dos fatos não se aplica ao defensor público, ao advogado dativo e ao curador especial.” (fonte: Planalto). Não levei o art. 702 ao corpo para cumprir o corte pedido: ele consta do apelo e da sentença anexa (C-66, ponderação).</w:t>
      </w:r>
    </w:p>
  </w:comment>
  <w:comment w:id="8" w:author="Assessor GDSXSR" w:initials="RG" w:date="2026-10-31T00:13:28Z">
    <w:p>
      <w:pPr>
        <w:pStyle w:val="CommentText"/>
      </w:pPr>
      <w:r>
        <w:rPr>
          <w:rStyle w:val="CommentReference"/>
        </w:rPr>
        <w:annotationRef/>
      </w:r>
      <w:r>
        <w:t>ASSESSOR GDSXSR — Texto literal (C-63): CPC, art. 700, caput e I: “A ação monitória pode ser proposta por aquele que afirmar, com base em prova escrita sem eficácia de título executivo, ter direito de exigir do devedor capaz: I - o pagamento de quantia em dinheiro;”. STJ, Súmula 247, vigente: “O contrato de abertura de crédito em conta-corrente, acompanhado do demonstrativo de débito, constitui documento hábil para o ajuizamento da ação monitória.” (fontes: Planalto; iajus/STJ). A Súmula trata de conta-corrente; mantive a citação como a sentença a aplica. O trecho da sentença sobre o art. 700 saiu da transcrição por redundância (a sentença integral segue ao final).</w:t>
      </w:r>
    </w:p>
  </w:comment>
  <w:comment w:id="9" w:author="Assessor GDSXSR" w:initials="RG" w:date="2026-10-31T00:13:28Z">
    <w:p>
      <w:pPr>
        <w:pStyle w:val="CommentText"/>
      </w:pPr>
      <w:r>
        <w:rPr>
          <w:rStyle w:val="CommentReference"/>
        </w:rPr>
        <w:annotationRef/>
      </w:r>
      <w:r>
        <w:t>ASSESSOR GDSXSR — Precedente do apelo: o REsp 2.191.009/MG (Min. Ricardo Villas Bôas Cueva) não foi localizado no iajus nem na web (2 buscas, C-72). Conferi, no iajus, o REsp 2.196.545 (Min. Maria Isabel Gallotti, Quarta Turma, j. 10/11/2025): “O curador especial, nomeado em favor de parte citada por edital, está dispensado de apresentar cálculo do valor devido nos embargos à ação monitória, dada a natureza de sua função e a falta de contato com o Réu.” O voto não nega essa dispensa: decide pela falta de elemento concreto contra a prova escrita, por isso não há precedente contrário em violeta (C-46, C-53). Pendência (C-52): conferir no SCON o REsp invocado no apelo.</w:t>
      </w:r>
    </w:p>
  </w:comment>
  <w:comment w:id="10" w:author="Assessor GDSXSR" w:initials="RG" w:date="2026-10-31T00:13:28Z">
    <w:p>
      <w:pPr>
        <w:pStyle w:val="CommentText"/>
      </w:pPr>
      <w:r>
        <w:rPr>
          <w:rStyle w:val="CommentReference"/>
        </w:rPr>
        <w:annotationRef/>
      </w:r>
      <w:r>
        <w:t>ASSESSOR GDSXSR — Texto literal (C-63): CPC, art. 355, I: “O juiz julgará antecipadamente o pedido, proferindo sentença com resolução de mérito, quando: I - não houver necessidade de produção de outras provas;” (fonte: Planalto).</w:t>
      </w:r>
    </w:p>
  </w:comment>
  <w:comment w:id="11" w:author="Assessor GDSXSR" w:initials="RG" w:date="2026-10-31T00:13:28Z">
    <w:p>
      <w:pPr>
        <w:pStyle w:val="CommentText"/>
      </w:pPr>
      <w:r>
        <w:rPr>
          <w:rStyle w:val="CommentReference"/>
        </w:rPr>
        <w:annotationRef/>
      </w:r>
      <w:r>
        <w:t>ASSESSOR GDSXSR — Texto literal (C-63): CPC, art. 489, § 1º, caput: “Não se considera fundamentada qualquer decisão judicial, seja ela interlocutória, sentença ou acórdão, que:” (fonte: Planalto). CPC, art. 1.012, §§ 3º e 4º: ver comentário no dispositivo.</w:t>
      </w:r>
    </w:p>
  </w:comment>
  <w:comment w:id="12" w:author="Assessor GDSXSR" w:initials="RG" w:date="2026-10-31T00:13:28Z">
    <w:p>
      <w:pPr>
        <w:pStyle w:val="CommentText"/>
      </w:pPr>
      <w:r>
        <w:rPr>
          <w:rStyle w:val="CommentReference"/>
        </w:rPr>
        <w:annotationRef/>
      </w:r>
      <w:r>
        <w:t>ASSESSOR GDSXSR — Texto literal (C-63): CDC, art. 2º, caput: “Consumidor é toda pessoa física ou jurídica que adquire ou utiliza produto ou serviço como destinatário final.” (fonte: Planalto). Na transcrição da sentença, retirei por redundância (“(...)”) o trecho sobre o art. 700 do CPC e os documentos, já tratados no capítulo anterior, e o parágrafo “De todo modo…”, sem citação nova; a sentença integral segue ao final.</w:t>
      </w:r>
    </w:p>
  </w:comment>
  <w:comment w:id="13" w:author="Assessor GDSXSR" w:initials="RG" w:date="2026-10-31T00:13:28Z">
    <w:p>
      <w:pPr>
        <w:pStyle w:val="CommentText"/>
      </w:pPr>
      <w:r>
        <w:rPr>
          <w:rStyle w:val="CommentReference"/>
        </w:rPr>
        <w:annotationRef/>
      </w:r>
      <w:r>
        <w:t>ASSESSOR GDSXSR — Texto literal (C-63): CPC, art. 98, caput: “A pessoa natural ou jurídica, brasileira ou estrangeira, com insuficiência de recursos para pagar as custas, as despesas processuais e os honorários advocatícios tem direito à gratuidade da justiça, na forma da lei.” CDC, art. 54-A, § 1º: “Entende-se por superendividamento a impossibilidade manifesta de o consumidor pessoa natural, de boa-fé, pagar a totalidade de suas dívidas de consumo, exigíveis e vincendas, sem comprometer seu mínimo existencial, nos termos da regulamentação.” (fonte: Planalto). Levei ao comentário, e não ao corpo, o art. 54-A § 1º para cumprir o corte pedido (C-66, ponderação).</w:t>
      </w:r>
    </w:p>
  </w:comment>
  <w:comment w:id="14" w:author="Assessor GDSXSR" w:initials="RG" w:date="2026-10-31T00:13:28Z">
    <w:p>
      <w:pPr>
        <w:pStyle w:val="CommentText"/>
      </w:pPr>
      <w:r>
        <w:rPr>
          <w:rStyle w:val="CommentReference"/>
        </w:rPr>
        <w:annotationRef/>
      </w:r>
      <w:r>
        <w:t>ASSESSOR GDSXSR — Texto literal (C-63): CDC, art. 104-A, caput: “A requerimento do consumidor superendividado pessoa natural, o juiz poderá instaurar processo de repactuação de dívidas, com vistas à realização de audiência conciliatória, presidida por ele ou por conciliador credenciado no juízo, com a presença de todos os credores de dívidas previstas no art. 54-A deste Código, na qual o consumidor apresentará proposta de plano de pagamento com prazo máximo de 5 (cinco) anos, preservados o mínimo existencial, nos termos da regulamentação, e as garantias e as formas de pagamento originalmente pactuadas.” CDC, art. 104-B, caput: “Se não houver êxito na conciliação em relação a quaisquer credores, o juiz, a pedido do consumidor, instaurará processo por superendividamento para revisão e integração dos contratos e repactuação das dívidas remanescentes mediante plano judicial compulsório e procederá à citação de todos os credores cujos créditos não tenham integrado o acordo porventura celebrado.” (fonte: Planalto). O art. 104-A, § 1º, exclui do processo de repactuação o “crédito rural”, tese das contrarrazões (ID 88844076); não a adotei, porque a cédula é de crédito bancário e os autos não a enquadram como crédito rural (C-24). Lei 14.181/2021: texto no Planalto.</w:t>
      </w:r>
    </w:p>
  </w:comment>
  <w:comment w:id="15" w:author="Assessor GDSXSR" w:initials="RG" w:date="2026-10-31T00:13:28Z">
    <w:p>
      <w:pPr>
        <w:pStyle w:val="CommentText"/>
      </w:pPr>
      <w:r>
        <w:rPr>
          <w:rStyle w:val="CommentReference"/>
        </w:rPr>
        <w:annotationRef/>
      </w:r>
      <w:r>
        <w:t>ASSESSOR GDSXSR — Acórdão 1975790: a ementa foi conferida no iajus (TJDFT, 0726455-52.2024.8.07.0000, Rel. Des. James Eduardo Oliveira, 4ª Turma Cível, j. 27/02/2025); o iajus não devolve o número do acórdão nem o DJe, que ficam como constam da minuta. Pendência (C-52, C-67): conferir no JurisDF. O julgado trata da reunião de ações; permanece por estar na minuta e não contrariar o voto (C-72, exceção).</w:t>
      </w:r>
    </w:p>
  </w:comment>
  <w:comment w:id="16" w:author="Assessor GDSXSR" w:initials="RG" w:date="2026-10-31T00:13:28Z">
    <w:p>
      <w:pPr>
        <w:pStyle w:val="CommentText"/>
      </w:pPr>
      <w:r>
        <w:rPr>
          <w:rStyle w:val="CommentReference"/>
        </w:rPr>
        <w:annotationRef/>
      </w:r>
      <w:r>
        <w:t>ASSESSOR GDSXSR — Alterei o dispositivo para declarar prejudicado o pedido de efeito suspensivo da ré (apelo, ID 88844072), que a minuta não decidia; julgado o mérito, o pedido perde o objeto (C-54). Texto literal (C-63): CPC, art. 1.012, § 3º, I e II: “O pedido de concessão de efeito suspensivo nas hipóteses do § 1º poderá ser formulado por requerimento dirigido ao: I - tribunal, no período compreendido entre a interposição da apelação e sua distribuição, ficando o relator designado para seu exame prevento para julgá-la; II - relator, se já distribuída a apelação.” § 4º: “Nas hipóteses do § 1º, a eficácia da sentença poderá ser suspensa pelo relator se o apelante demonstrar a probabilidade de provimento do recurso ou se, sendo relevante a fundamentação, houver risco de dano grave ou de difícil reparação.” (fonte: Planalto).</w:t>
      </w:r>
    </w:p>
  </w:comment>
  <w:comment w:id="17" w:author="Assessor GDSXSR" w:initials="RG" w:date="2026-10-31T00:13:28Z">
    <w:p>
      <w:pPr>
        <w:pStyle w:val="CommentText"/>
      </w:pPr>
      <w:r>
        <w:rPr>
          <w:rStyle w:val="CommentReference"/>
        </w:rPr>
        <w:annotationRef/>
      </w:r>
      <w:r>
        <w:t>ASSESSOR GDSXSR — Honorários (C-51): base é o valor da condenação, R$ 593.350,76 (r. sentença, ID 88844069); percentual de 1% mantido como proposto. Sentença, capítulo de custas e honorários: “Condeno a parte ré ao pagamento das custas processuais e dos honorários advocatícios, que fixo em 10% (dez por cento) do valor atualizado da condenação, com fulcro no art. 85, § 2º, do CPC, ressalvada a gratuidade de justiça concedida à ré Ednalva Rodrigues Vieira, nos termos do art. 98, § 3º, do CPC.” Texto literal (C-63): CPC, art. 85, § 11: “O tribunal, ao julgar recurso, majorará os honorários fixados anteriormente levando em conta o trabalho adicional realizado em grau recursal, observando, conforme o caso, o disposto nos §§ 2º a 6º, sendo vedado ao tribunal, no cômputo geral da fixação de honorários devidos ao advogado do vencedor, ultrapassar os respectivos limites estabelecidos nos §§ 2º e 3º para a fase de conhecimento.” CPC, art. 98, § 3º: “Vencido o beneficiário, as obrigações decorrentes de sua sucumbência ficarão sob condição suspensiva de exigibilidade e somente poderão ser executadas se, nos 5 (cinco) anos subsequentes ao trânsito em julgado da decisão que as certificou, o credor demonstrar que deixou de existir a situação de insuficiência de recursos que justificou a concessão de gratuidade, extinguindo-se, passado esse prazo, tais obrigações do beneficiário.” (fonte: Planalto). Ajustei “CPC/2015 85 § 11” para a forma compacta (C-20).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5C44F09" w15:done="0"/>
  <w15:commentEx w15:paraId="7F070A6B" w15:paraIdParent="45C44F0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959A003" w16cex:dateUtc="2026-09-15T21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5C44F09" w16cid:durableId="45C44F0B"/>
  <w16cid:commentId w16cid:paraId="7F070A6B" w16cid:durableId="5959A00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FD861" w14:textId="77777777" w:rsidR="00EA68EF" w:rsidRDefault="00EA68EF">
      <w:pPr>
        <w:spacing w:after="0" w:line="240" w:lineRule="auto"/>
      </w:pPr>
      <w:r>
        <w:separator/>
      </w:r>
    </w:p>
  </w:endnote>
  <w:endnote w:type="continuationSeparator" w:id="0">
    <w:p w14:paraId="2BC0144D" w14:textId="77777777" w:rsidR="00EA68EF" w:rsidRDefault="00EA6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1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iberation Mono">
    <w:altName w:val="Courier New"/>
    <w:charset w:val="00"/>
    <w:family w:val="roman"/>
    <w:pitch w:val="variable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Órgão"/>
      <w:id w:val="991585994"/>
      <w:docPartObj>
        <w:docPartGallery w:val="Page Numbers (Bottom of Page)"/>
        <w:docPartUnique/>
      </w:docPartObj>
    </w:sdtPr>
    <w:sdtEndPr/>
    <w:sdtContent>
      <w:p w14:paraId="45C44F0B" w14:textId="77777777" w:rsidR="00FE3F13" w:rsidRDefault="00EA68EF">
        <w:pPr>
          <w:pStyle w:val="Rodap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>
          <w:t>17</w:t>
        </w:r>
        <w:r>
          <w:fldChar w:fldCharType="end"/>
        </w:r>
      </w:p>
    </w:sdtContent>
  </w:sdt>
  <w:p w14:paraId="45C44F0C" w14:textId="77777777" w:rsidR="00FE3F13" w:rsidRDefault="00FE3F1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64CE2" w14:textId="77777777" w:rsidR="00EA68EF" w:rsidRDefault="00EA68EF">
      <w:pPr>
        <w:spacing w:after="0" w:line="240" w:lineRule="auto"/>
      </w:pPr>
      <w:r>
        <w:separator/>
      </w:r>
    </w:p>
  </w:footnote>
  <w:footnote w:type="continuationSeparator" w:id="0">
    <w:p w14:paraId="05BE70AB" w14:textId="77777777" w:rsidR="00EA68EF" w:rsidRDefault="00EA68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2545"/>
    <w:multiLevelType w:val="multilevel"/>
    <w:tmpl w:val="F7F63A1C"/>
    <w:lvl w:ilvl="0">
      <w:start w:val="4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1" w15:restartNumberingAfterBreak="0">
    <w:nsid w:val="14065C47"/>
    <w:multiLevelType w:val="multilevel"/>
    <w:tmpl w:val="D3748526"/>
    <w:lvl w:ilvl="0">
      <w:start w:val="4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2" w15:restartNumberingAfterBreak="0">
    <w:nsid w:val="16EF0162"/>
    <w:multiLevelType w:val="multilevel"/>
    <w:tmpl w:val="088408B2"/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3" w15:restartNumberingAfterBreak="0">
    <w:nsid w:val="202022B8"/>
    <w:multiLevelType w:val="multilevel"/>
    <w:tmpl w:val="5770D98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7D9806AE"/>
    <w:multiLevelType w:val="multilevel"/>
    <w:tmpl w:val="D5304970"/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num w:numId="1" w16cid:durableId="975447995">
    <w:abstractNumId w:val="2"/>
  </w:num>
  <w:num w:numId="2" w16cid:durableId="1820733425">
    <w:abstractNumId w:val="0"/>
  </w:num>
  <w:num w:numId="3" w16cid:durableId="1999727307">
    <w:abstractNumId w:val="4"/>
  </w:num>
  <w:num w:numId="4" w16cid:durableId="435292340">
    <w:abstractNumId w:val="1"/>
  </w:num>
  <w:num w:numId="5" w16cid:durableId="1682396856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cia Vilela Alves - GDACA">
    <w15:presenceInfo w15:providerId="AD" w15:userId="S::t308703@tjdft.jus.br::7a63abfe-b68b-4abc-8a9c-163dd7d9a18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F13"/>
    <w:rsid w:val="00000506"/>
    <w:rsid w:val="000265A3"/>
    <w:rsid w:val="000A5502"/>
    <w:rsid w:val="000B2501"/>
    <w:rsid w:val="000F18C7"/>
    <w:rsid w:val="00114432"/>
    <w:rsid w:val="001B13A9"/>
    <w:rsid w:val="001D2A46"/>
    <w:rsid w:val="00315C23"/>
    <w:rsid w:val="00336863"/>
    <w:rsid w:val="00422C2D"/>
    <w:rsid w:val="00426FFC"/>
    <w:rsid w:val="004A5635"/>
    <w:rsid w:val="004B23BF"/>
    <w:rsid w:val="00503CB1"/>
    <w:rsid w:val="00593EF6"/>
    <w:rsid w:val="005F7AE6"/>
    <w:rsid w:val="0069548F"/>
    <w:rsid w:val="006B2E18"/>
    <w:rsid w:val="007145A3"/>
    <w:rsid w:val="00747BDC"/>
    <w:rsid w:val="00751957"/>
    <w:rsid w:val="00784EC5"/>
    <w:rsid w:val="007A1819"/>
    <w:rsid w:val="007D7064"/>
    <w:rsid w:val="007E0ADD"/>
    <w:rsid w:val="008160E8"/>
    <w:rsid w:val="008166D6"/>
    <w:rsid w:val="008674CA"/>
    <w:rsid w:val="00895929"/>
    <w:rsid w:val="008A4B95"/>
    <w:rsid w:val="008C34C7"/>
    <w:rsid w:val="00906183"/>
    <w:rsid w:val="00914118"/>
    <w:rsid w:val="00996251"/>
    <w:rsid w:val="00A0066C"/>
    <w:rsid w:val="00A52540"/>
    <w:rsid w:val="00A916F0"/>
    <w:rsid w:val="00AB024E"/>
    <w:rsid w:val="00B7115E"/>
    <w:rsid w:val="00C01F93"/>
    <w:rsid w:val="00C856BF"/>
    <w:rsid w:val="00D777FC"/>
    <w:rsid w:val="00D87531"/>
    <w:rsid w:val="00DD608D"/>
    <w:rsid w:val="00E018E9"/>
    <w:rsid w:val="00E14C0F"/>
    <w:rsid w:val="00EA68EF"/>
    <w:rsid w:val="00EB19E3"/>
    <w:rsid w:val="00ED27C7"/>
    <w:rsid w:val="00F77DE7"/>
    <w:rsid w:val="00F86212"/>
    <w:rsid w:val="00FE3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44DF5"/>
  <w15:docId w15:val="{54664586-1455-4681-BB80-FB27203EA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BA3"/>
    <w:pPr>
      <w:spacing w:after="160" w:line="259" w:lineRule="auto"/>
    </w:pPr>
    <w:rPr>
      <w:sz w:val="22"/>
    </w:rPr>
  </w:style>
  <w:style w:type="paragraph" w:styleId="Ttulo1">
    <w:name w:val="heading 1"/>
    <w:basedOn w:val="Normal"/>
    <w:next w:val="Normal"/>
    <w:link w:val="Ttulo1Char"/>
    <w:qFormat/>
    <w:rsid w:val="00012123"/>
    <w:pPr>
      <w:keepNext/>
      <w:spacing w:after="0" w:line="240" w:lineRule="auto"/>
      <w:jc w:val="both"/>
      <w:outlineLvl w:val="0"/>
    </w:pPr>
    <w:rPr>
      <w:rFonts w:ascii="Arial" w:eastAsia="Times New Roman" w:hAnsi="Arial" w:cs="Times New Roman"/>
      <w:b/>
      <w:sz w:val="24"/>
      <w:szCs w:val="20"/>
      <w:lang w:eastAsia="pt-BR"/>
    </w:rPr>
  </w:style>
  <w:style w:type="paragraph" w:styleId="Ttulo2">
    <w:name w:val="heading 2"/>
    <w:basedOn w:val="Ttulo"/>
    <w:next w:val="Corpodetexto"/>
    <w:qFormat/>
    <w:pPr>
      <w:spacing w:before="200" w:after="120"/>
      <w:outlineLvl w:val="1"/>
    </w:pPr>
    <w:rPr>
      <w:rFonts w:ascii="Liberation Serif" w:eastAsia="Segoe UI" w:hAnsi="Liberation Serif" w:cs="Tahoma"/>
      <w:sz w:val="36"/>
      <w:szCs w:val="36"/>
    </w:rPr>
  </w:style>
  <w:style w:type="paragraph" w:styleId="Ttulo3">
    <w:name w:val="heading 3"/>
    <w:basedOn w:val="Ttulo"/>
    <w:next w:val="Corpodetexto"/>
    <w:qFormat/>
    <w:pPr>
      <w:spacing w:before="140" w:after="120"/>
      <w:outlineLvl w:val="2"/>
    </w:pPr>
    <w:rPr>
      <w:rFonts w:ascii="Liberation Serif" w:eastAsia="Segoe UI" w:hAnsi="Liberation Serif" w:cs="Tahoma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3B3398"/>
    <w:rPr>
      <w:b/>
      <w:bCs/>
    </w:rPr>
  </w:style>
  <w:style w:type="character" w:styleId="nfase">
    <w:name w:val="Emphasis"/>
    <w:basedOn w:val="Fontepargpadro"/>
    <w:uiPriority w:val="20"/>
    <w:qFormat/>
    <w:rsid w:val="003B3398"/>
    <w:rPr>
      <w:i/>
      <w:iCs/>
    </w:rPr>
  </w:style>
  <w:style w:type="character" w:styleId="Refdecomentrio">
    <w:name w:val="annotation reference"/>
    <w:uiPriority w:val="99"/>
    <w:qFormat/>
    <w:rsid w:val="002D3FF3"/>
    <w:rPr>
      <w:sz w:val="16"/>
      <w:szCs w:val="16"/>
    </w:rPr>
  </w:style>
  <w:style w:type="character" w:customStyle="1" w:styleId="TextodecomentrioChar">
    <w:name w:val="Texto de comentário Char"/>
    <w:basedOn w:val="Fontepargpadro"/>
    <w:link w:val="Textodecomentrio"/>
    <w:uiPriority w:val="99"/>
    <w:qFormat/>
    <w:rsid w:val="002D3FF3"/>
    <w:rPr>
      <w:rFonts w:ascii="Verdana" w:eastAsia="Times New Roman" w:hAnsi="Verdana" w:cs="Times New Roman"/>
      <w:szCs w:val="20"/>
      <w:lang w:val="x-none" w:eastAsia="x-none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qFormat/>
    <w:rsid w:val="00D04BD8"/>
    <w:rPr>
      <w:rFonts w:ascii="Verdana" w:eastAsia="Times New Roman" w:hAnsi="Verdana" w:cs="Times New Roman"/>
      <w:b/>
      <w:bCs/>
      <w:szCs w:val="20"/>
      <w:lang w:val="x-none" w:eastAsia="x-none"/>
    </w:rPr>
  </w:style>
  <w:style w:type="character" w:customStyle="1" w:styleId="cf01">
    <w:name w:val="cf01"/>
    <w:basedOn w:val="Fontepargpadro"/>
    <w:qFormat/>
    <w:rsid w:val="00354AA2"/>
    <w:rPr>
      <w:rFonts w:ascii="Segoe UI" w:hAnsi="Segoe UI" w:cs="Segoe UI"/>
      <w:sz w:val="18"/>
      <w:szCs w:val="18"/>
    </w:rPr>
  </w:style>
  <w:style w:type="character" w:customStyle="1" w:styleId="normaltextrun">
    <w:name w:val="normaltextrun"/>
    <w:basedOn w:val="Fontepargpadro"/>
    <w:qFormat/>
    <w:rsid w:val="00661CF3"/>
  </w:style>
  <w:style w:type="character" w:customStyle="1" w:styleId="eop">
    <w:name w:val="eop"/>
    <w:basedOn w:val="Fontepargpadro"/>
    <w:qFormat/>
    <w:rsid w:val="00661CF3"/>
  </w:style>
  <w:style w:type="character" w:customStyle="1" w:styleId="Ttulo1Char">
    <w:name w:val="Título 1 Char"/>
    <w:basedOn w:val="Fontepargpadro"/>
    <w:link w:val="Ttulo1"/>
    <w:qFormat/>
    <w:rsid w:val="00012123"/>
    <w:rPr>
      <w:rFonts w:ascii="Arial" w:eastAsia="Times New Roman" w:hAnsi="Arial" w:cs="Times New Roman"/>
      <w:b/>
      <w:sz w:val="24"/>
      <w:szCs w:val="20"/>
      <w:lang w:eastAsia="pt-BR"/>
    </w:rPr>
  </w:style>
  <w:style w:type="character" w:customStyle="1" w:styleId="LinkdaInternet">
    <w:name w:val="Link da Internet"/>
    <w:basedOn w:val="Fontepargpadro"/>
    <w:uiPriority w:val="99"/>
    <w:unhideWhenUsed/>
    <w:rsid w:val="001705A6"/>
    <w:rPr>
      <w:color w:val="0563C1" w:themeColor="hyperlink"/>
      <w:u w:val="single"/>
    </w:rPr>
  </w:style>
  <w:style w:type="character" w:customStyle="1" w:styleId="cf11">
    <w:name w:val="cf11"/>
    <w:basedOn w:val="Fontepargpadro"/>
    <w:qFormat/>
    <w:rsid w:val="005B7851"/>
    <w:rPr>
      <w:rFonts w:ascii="Segoe UI" w:hAnsi="Segoe UI" w:cs="Segoe UI"/>
      <w:b/>
      <w:bCs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qFormat/>
    <w:rsid w:val="00485185"/>
    <w:rPr>
      <w:color w:val="605E5C"/>
      <w:shd w:val="clear" w:color="auto" w:fill="E1DFDD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3A42DE"/>
    <w:rPr>
      <w:sz w:val="22"/>
    </w:rPr>
  </w:style>
  <w:style w:type="character" w:customStyle="1" w:styleId="RodapChar">
    <w:name w:val="Rodapé Char"/>
    <w:basedOn w:val="Fontepargpadro"/>
    <w:link w:val="Rodap"/>
    <w:uiPriority w:val="99"/>
    <w:qFormat/>
    <w:rsid w:val="003A42DE"/>
    <w:rPr>
      <w:sz w:val="22"/>
    </w:rPr>
  </w:style>
  <w:style w:type="character" w:customStyle="1" w:styleId="CitaoChar">
    <w:name w:val="Citação Char"/>
    <w:basedOn w:val="Fontepargpadro"/>
    <w:link w:val="Citao"/>
    <w:uiPriority w:val="29"/>
    <w:qFormat/>
    <w:rsid w:val="00770E7F"/>
    <w:rPr>
      <w:rFonts w:ascii="Arial" w:eastAsia="Times New Roman" w:hAnsi="Arial" w:cs="Verdana"/>
      <w:i/>
      <w:iCs/>
      <w:sz w:val="26"/>
      <w:szCs w:val="24"/>
      <w:lang w:eastAsia="zh-CN"/>
    </w:rPr>
  </w:style>
  <w:style w:type="character" w:styleId="TextodoEspaoReservado">
    <w:name w:val="Placeholder Text"/>
    <w:basedOn w:val="Fontepargpadro"/>
    <w:uiPriority w:val="99"/>
    <w:semiHidden/>
    <w:qFormat/>
    <w:rsid w:val="00770E7F"/>
    <w:rPr>
      <w:color w:val="808080"/>
    </w:rPr>
  </w:style>
  <w:style w:type="character" w:customStyle="1" w:styleId="TtulosChar">
    <w:name w:val="Títulos Char"/>
    <w:basedOn w:val="CitaoChar"/>
    <w:link w:val="Ttulos"/>
    <w:qFormat/>
    <w:rsid w:val="002D127E"/>
    <w:rPr>
      <w:rFonts w:ascii="Arial" w:eastAsia="Times New Roman" w:hAnsi="Arial" w:cs="Verdana"/>
      <w:b/>
      <w:i w:val="0"/>
      <w:iCs/>
      <w:caps/>
      <w:sz w:val="28"/>
      <w:szCs w:val="24"/>
      <w:lang w:eastAsia="zh-CN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Smbolosdenumerao">
    <w:name w:val="Símbolos de numeração"/>
    <w:qFormat/>
  </w:style>
  <w:style w:type="paragraph" w:styleId="Ttulo">
    <w:name w:val="Title"/>
    <w:basedOn w:val="Normal"/>
    <w:next w:val="Corpodetexto"/>
    <w:qFormat/>
    <w:pPr>
      <w:jc w:val="center"/>
    </w:pPr>
    <w:rPr>
      <w:b/>
      <w:bCs/>
      <w:sz w:val="56"/>
      <w:szCs w:val="56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uiPriority w:val="99"/>
    <w:semiHidden/>
    <w:unhideWhenUsed/>
    <w:qFormat/>
    <w:rsid w:val="003B3398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comentrio">
    <w:name w:val="annotation text"/>
    <w:basedOn w:val="Normal"/>
    <w:link w:val="TextodecomentrioChar"/>
    <w:uiPriority w:val="99"/>
    <w:qFormat/>
    <w:rsid w:val="002D3FF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x-none" w:eastAsia="x-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qFormat/>
    <w:rsid w:val="00D04BD8"/>
    <w:pPr>
      <w:spacing w:after="160"/>
    </w:pPr>
    <w:rPr>
      <w:rFonts w:asciiTheme="minorHAnsi" w:eastAsiaTheme="minorHAnsi" w:hAnsiTheme="minorHAnsi" w:cstheme="minorBidi"/>
      <w:b/>
      <w:bCs/>
      <w:lang w:val="pt-BR" w:eastAsia="en-US"/>
    </w:rPr>
  </w:style>
  <w:style w:type="paragraph" w:customStyle="1" w:styleId="paragraph">
    <w:name w:val="paragraph"/>
    <w:basedOn w:val="Normal"/>
    <w:qFormat/>
    <w:rsid w:val="0047216B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emEspaamento">
    <w:name w:val="No Spacing"/>
    <w:uiPriority w:val="1"/>
    <w:qFormat/>
    <w:rPr>
      <w:sz w:val="22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paragraph" w:styleId="Citao">
    <w:name w:val="Quote"/>
    <w:next w:val="Normal"/>
    <w:link w:val="CitaoChar"/>
    <w:autoRedefine/>
    <w:uiPriority w:val="29"/>
    <w:qFormat/>
    <w:rsid w:val="00770E7F"/>
    <w:pPr>
      <w:suppressAutoHyphens/>
      <w:spacing w:before="120" w:after="120"/>
      <w:ind w:left="2268" w:firstLine="1134"/>
    </w:pPr>
    <w:rPr>
      <w:rFonts w:ascii="Arial" w:eastAsia="Times New Roman" w:hAnsi="Arial" w:cs="Verdana"/>
      <w:i/>
      <w:iCs/>
      <w:sz w:val="26"/>
      <w:szCs w:val="24"/>
      <w:lang w:eastAsia="zh-CN"/>
    </w:rPr>
  </w:style>
  <w:style w:type="paragraph" w:customStyle="1" w:styleId="Ttulos">
    <w:name w:val="Títulos"/>
    <w:basedOn w:val="Citao"/>
    <w:link w:val="TtulosChar"/>
    <w:qFormat/>
    <w:rsid w:val="002D127E"/>
    <w:pPr>
      <w:suppressAutoHyphens w:val="0"/>
      <w:spacing w:line="360" w:lineRule="auto"/>
      <w:ind w:left="0" w:firstLine="0"/>
      <w:jc w:val="center"/>
    </w:pPr>
    <w:rPr>
      <w:b/>
      <w:i w:val="0"/>
      <w:caps/>
      <w:sz w:val="28"/>
    </w:rPr>
  </w:style>
  <w:style w:type="paragraph" w:styleId="PargrafodaLista">
    <w:name w:val="List Paragraph"/>
    <w:basedOn w:val="Normal"/>
    <w:uiPriority w:val="34"/>
    <w:qFormat/>
    <w:rsid w:val="003624B4"/>
    <w:pPr>
      <w:ind w:left="720"/>
      <w:contextualSpacing/>
    </w:pPr>
  </w:style>
  <w:style w:type="paragraph" w:customStyle="1" w:styleId="Textoprformatado">
    <w:name w:val="Texto préformatado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Subttulo">
    <w:name w:val="Subtitle"/>
    <w:basedOn w:val="Normal"/>
    <w:next w:val="Corpodetexto"/>
    <w:qFormat/>
    <w:pPr>
      <w:spacing w:before="60" w:after="120"/>
      <w:jc w:val="center"/>
    </w:pPr>
    <w:rPr>
      <w:sz w:val="36"/>
      <w:szCs w:val="36"/>
    </w:rPr>
  </w:style>
  <w:style w:type="paragraph" w:customStyle="1" w:styleId="Linhahorizontal">
    <w:name w:val="Linha horizontal"/>
    <w:basedOn w:val="Normal"/>
    <w:next w:val="Corpodetexto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table" w:styleId="Tabelacomgrade">
    <w:name w:val="Table Grid"/>
    <w:basedOn w:val="Tabe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6/09/relationships/commentsIds" Target="commentsId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a1502e98-a051-4393-a021-de8709fd5db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D8446F430C8754BA55C94BD5B7A1A3F" ma:contentTypeVersion="10" ma:contentTypeDescription="Crie um novo documento." ma:contentTypeScope="" ma:versionID="2465e9b32c168538d9207cbcc35d84bb">
  <xsd:schema xmlns:xsd="http://www.w3.org/2001/XMLSchema" xmlns:xs="http://www.w3.org/2001/XMLSchema" xmlns:p="http://schemas.microsoft.com/office/2006/metadata/properties" xmlns:ns2="a1502e98-a051-4393-a021-de8709fd5dbd" xmlns:ns3="2aabb5b7-11a6-4edb-b82f-e91ec49f15ec" targetNamespace="http://schemas.microsoft.com/office/2006/metadata/properties" ma:root="true" ma:fieldsID="9b77972753d451347333962a9f4b269c" ns2:_="" ns3:_="">
    <xsd:import namespace="a1502e98-a051-4393-a021-de8709fd5dbd"/>
    <xsd:import namespace="2aabb5b7-11a6-4edb-b82f-e91ec49f15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02e98-a051-4393-a021-de8709fd5d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17" nillable="true" ma:displayName="Status de liberação" ma:internalName="Status_x0020_de_x0020_libera_x00e7__x00e3_o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abb5b7-11a6-4edb-b82f-e91ec49f15e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7EA40C-5804-4EEE-9895-1C1C7F48547D}">
  <ds:schemaRefs>
    <ds:schemaRef ds:uri="http://schemas.microsoft.com/office/2006/metadata/properties"/>
    <ds:schemaRef ds:uri="http://schemas.microsoft.com/office/infopath/2007/PartnerControls"/>
    <ds:schemaRef ds:uri="a1502e98-a051-4393-a021-de8709fd5dbd"/>
  </ds:schemaRefs>
</ds:datastoreItem>
</file>

<file path=customXml/itemProps2.xml><?xml version="1.0" encoding="utf-8"?>
<ds:datastoreItem xmlns:ds="http://schemas.openxmlformats.org/officeDocument/2006/customXml" ds:itemID="{8698B7F2-438F-4346-AAA8-B30D71006A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F3F477A-B187-4DD2-94B8-3AF1A3A2A3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502e98-a051-4393-a021-de8709fd5dbd"/>
    <ds:schemaRef ds:uri="2aabb5b7-11a6-4edb-b82f-e91ec49f15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1789</TotalTime>
  <Pages>22</Pages>
  <Words>5594</Words>
  <Characters>30211</Characters>
  <Application>Microsoft Office Word</Application>
  <DocSecurity>0</DocSecurity>
  <Lines>251</Lines>
  <Paragraphs>71</Paragraphs>
  <ScaleCrop>false</ScaleCrop>
  <Company/>
  <LinksUpToDate>false</LinksUpToDate>
  <CharactersWithSpaces>35734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BARÃO</dc:creator>
  <dc:description/>
  <cp:lastModifiedBy>Marcia Vilela Alves - GDACA</cp:lastModifiedBy>
  <cp:revision>318</cp:revision>
  <dcterms:created xsi:type="dcterms:W3CDTF">2026-07-15T02:03:00Z</dcterms:created>
  <dcterms:modified xsi:type="dcterms:W3CDTF">2026-09-15T21:00:00Z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ntentTypeId">
    <vt:lpwstr>0x0101007D8446F430C8754BA55C94BD5B7A1A3F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MediaServiceImageTags">
    <vt:lpwstr/>
  </property>
  <property fmtid="{D5CDD505-2E9C-101B-9397-08002B2CF9AE}" pid="8" name="ScaleCrop">
    <vt:bool>false</vt:bool>
  </property>
  <property fmtid="{D5CDD505-2E9C-101B-9397-08002B2CF9AE}" pid="9" name="ShareDoc">
    <vt:bool>false</vt:bool>
  </property>
  <property fmtid="{D5CDD505-2E9C-101B-9397-08002B2CF9AE}" pid="10" name="docLang">
    <vt:lpwstr>pt</vt:lpwstr>
  </property>
</Properties>
</file>