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621339" w:rsidR="001E77F4" w:rsidTr="00EE07AA" w14:paraId="0DAA0B3E" w14:textId="77777777">
        <w:tc>
          <w:tcPr>
            <w:tcW w:w="2608" w:type="dxa"/>
            <w:vAlign w:val="center"/>
          </w:tcPr>
          <w:p w:rsidRPr="00621339" w:rsidR="001E77F4" w:rsidP="00EE07AA" w:rsidRDefault="001E77F4" w14:paraId="220FD1DD" w14:textId="77777777">
            <w:pPr>
              <w:spacing w:line="240" w:lineRule="auto"/>
              <w:jc w:val="center"/>
            </w:pPr>
            <w:r w:rsidRPr="00621339">
              <w:drawing>
                <wp:inline distT="0" distB="0" distL="0" distR="0" wp14:anchorId="27B27AA6" wp14:editId="05180C4C">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621339" w:rsidR="001E77F4" w:rsidP="00EE07AA" w:rsidRDefault="001E77F4" w14:paraId="53F2C248" w14:textId="77777777">
            <w:pPr>
              <w:spacing w:line="240" w:lineRule="auto"/>
              <w:jc w:val="left"/>
            </w:pPr>
            <w:r w:rsidRPr="00621339">
              <w:rPr>
                <w:b/>
                <w:color w:val="000000"/>
                <w:sz w:val="24"/>
              </w:rPr>
              <w:t>Poder Judiciário da União</w:t>
            </w:r>
          </w:p>
          <w:p w:rsidRPr="00621339" w:rsidR="001E77F4" w:rsidP="00EE07AA" w:rsidRDefault="001E77F4" w14:paraId="23142A6F" w14:textId="77777777">
            <w:pPr>
              <w:spacing w:line="240" w:lineRule="auto"/>
              <w:jc w:val="left"/>
            </w:pPr>
            <w:r w:rsidRPr="00621339">
              <w:rPr>
                <w:color w:val="000000"/>
                <w:sz w:val="22"/>
              </w:rPr>
              <w:t>Tribunal de Justiça do Distrito Federal e dos Territórios</w:t>
            </w:r>
          </w:p>
          <w:p w:rsidRPr="00621339" w:rsidR="001E77F4" w:rsidP="00EE07AA" w:rsidRDefault="001E77F4" w14:paraId="57ACBBD7" w14:textId="77777777">
            <w:pPr>
              <w:spacing w:line="240" w:lineRule="auto"/>
              <w:jc w:val="left"/>
            </w:pPr>
            <w:r w:rsidRPr="00621339">
              <w:rPr>
                <w:color w:val="000000"/>
                <w:sz w:val="22"/>
              </w:rPr>
              <w:t>GDSXSR</w:t>
            </w:r>
          </w:p>
          <w:p w:rsidRPr="00621339" w:rsidR="001E77F4" w:rsidP="00EE07AA" w:rsidRDefault="001E77F4" w14:paraId="18AF06F1" w14:textId="77777777">
            <w:pPr>
              <w:spacing w:line="240" w:lineRule="auto"/>
              <w:jc w:val="left"/>
            </w:pPr>
            <w:r w:rsidRPr="00621339">
              <w:rPr>
                <w:color w:val="000000"/>
                <w:sz w:val="22"/>
              </w:rPr>
              <w:t>GABINETE DO DESEMBARGADOR SÉRGIO ROCHA</w:t>
            </w:r>
          </w:p>
        </w:tc>
      </w:tr>
    </w:tbl>
    <w:p w:rsidRPr="00621339" w:rsidR="001E77F4" w:rsidP="001E77F4" w:rsidRDefault="001E77F4" w14:paraId="4F7E0C22"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621339" w:rsidR="001E77F4" w:rsidTr="00EE07AA" w14:paraId="11E4CC3D" w14:textId="77777777">
        <w:tc>
          <w:tcPr>
            <w:tcW w:w="2268" w:type="dxa"/>
          </w:tcPr>
          <w:p w:rsidRPr="00621339" w:rsidR="001E77F4" w:rsidP="00EE07AA" w:rsidRDefault="001E77F4" w14:paraId="31A4608D" w14:textId="77777777">
            <w:pPr>
              <w:jc w:val="left"/>
            </w:pPr>
            <w:r w:rsidRPr="00621339">
              <w:rPr>
                <w:color w:val="000000"/>
                <w:sz w:val="24"/>
              </w:rPr>
              <w:t>Órgão</w:t>
            </w:r>
          </w:p>
        </w:tc>
        <w:tc>
          <w:tcPr>
            <w:tcW w:w="397" w:type="dxa"/>
          </w:tcPr>
          <w:p w:rsidRPr="00621339" w:rsidR="001E77F4" w:rsidP="00EE07AA" w:rsidRDefault="001E77F4" w14:paraId="0A18BFCB" w14:textId="77777777">
            <w:pPr>
              <w:jc w:val="left"/>
            </w:pPr>
            <w:r w:rsidRPr="00621339">
              <w:rPr>
                <w:color w:val="000000"/>
                <w:sz w:val="24"/>
              </w:rPr>
              <w:t>:</w:t>
            </w:r>
          </w:p>
        </w:tc>
        <w:tc>
          <w:tcPr>
            <w:tcW w:w="5839" w:type="dxa"/>
          </w:tcPr>
          <w:p w:rsidRPr="00621339" w:rsidR="001E77F4" w:rsidP="00EE07AA" w:rsidRDefault="001E77F4" w14:paraId="7282758E" w14:textId="77777777">
            <w:pPr>
              <w:jc w:val="left"/>
            </w:pPr>
            <w:commentRangeStart w:id="0"/>
            <w:r w:rsidRPr="00621339">
              <w:rPr>
                <w:color w:val="000000"/>
                <w:sz w:val="24"/>
              </w:rPr>
              <w:t>4ª Turma Cível</w:t>
            </w:r>
            <w:commentRangeEnd w:id="0"/>
            <w:r w:rsidRPr="00621339">
              <w:rPr>
                <w:rStyle w:val="Refdecomentrio"/>
                <w:sz w:val="28"/>
                <w:szCs w:val="22"/>
              </w:rPr>
              <w:commentReference w:id="0"/>
            </w:r>
          </w:p>
        </w:tc>
      </w:tr>
      <w:tr w:rsidRPr="00621339" w:rsidR="001E77F4" w:rsidTr="00EE07AA" w14:paraId="6B5884C9" w14:textId="77777777">
        <w:tc>
          <w:tcPr>
            <w:tcW w:w="2268" w:type="dxa"/>
          </w:tcPr>
          <w:p w:rsidRPr="00621339" w:rsidR="001E77F4" w:rsidP="00EE07AA" w:rsidRDefault="001E77F4" w14:paraId="117BF92F" w14:textId="77777777">
            <w:pPr>
              <w:jc w:val="left"/>
            </w:pPr>
            <w:r w:rsidRPr="00621339">
              <w:rPr>
                <w:color w:val="000000"/>
                <w:sz w:val="24"/>
              </w:rPr>
              <w:t>Classe</w:t>
            </w:r>
          </w:p>
        </w:tc>
        <w:tc>
          <w:tcPr>
            <w:tcW w:w="397" w:type="dxa"/>
          </w:tcPr>
          <w:p w:rsidRPr="00621339" w:rsidR="001E77F4" w:rsidP="00EE07AA" w:rsidRDefault="001E77F4" w14:paraId="5C133C51" w14:textId="77777777">
            <w:pPr>
              <w:jc w:val="left"/>
            </w:pPr>
            <w:r w:rsidRPr="00621339">
              <w:rPr>
                <w:color w:val="000000"/>
                <w:sz w:val="24"/>
              </w:rPr>
              <w:t>:</w:t>
            </w:r>
          </w:p>
        </w:tc>
        <w:tc>
          <w:tcPr>
            <w:tcW w:w="5839" w:type="dxa"/>
          </w:tcPr>
          <w:p w:rsidRPr="00621339" w:rsidR="001E77F4" w:rsidP="00EE07AA" w:rsidRDefault="001E77F4" w14:paraId="68FDCAC3" w14:textId="77777777">
            <w:pPr>
              <w:jc w:val="left"/>
            </w:pPr>
            <w:commentRangeStart w:id="1"/>
            <w:r w:rsidRPr="00621339">
              <w:rPr>
                <w:color w:val="000000"/>
                <w:sz w:val="24"/>
              </w:rPr>
              <w:t>Apelação Cível</w:t>
            </w:r>
            <w:commentRangeEnd w:id="1"/>
            <w:r w:rsidRPr="00621339">
              <w:rPr>
                <w:rStyle w:val="Refdecomentrio"/>
                <w:sz w:val="28"/>
                <w:szCs w:val="22"/>
              </w:rPr>
              <w:commentReference w:id="1"/>
            </w:r>
          </w:p>
        </w:tc>
      </w:tr>
      <w:tr w:rsidRPr="00621339" w:rsidR="001E77F4" w:rsidTr="00EE07AA" w14:paraId="1698DCFB" w14:textId="77777777">
        <w:tc>
          <w:tcPr>
            <w:tcW w:w="2268" w:type="dxa"/>
          </w:tcPr>
          <w:p w:rsidRPr="00621339" w:rsidR="001E77F4" w:rsidP="00EE07AA" w:rsidRDefault="001E77F4" w14:paraId="3DEB0D14" w14:textId="77777777">
            <w:pPr>
              <w:jc w:val="left"/>
            </w:pPr>
            <w:r w:rsidRPr="00621339">
              <w:rPr>
                <w:color w:val="000000"/>
                <w:sz w:val="24"/>
              </w:rPr>
              <w:t>Processo nº</w:t>
            </w:r>
          </w:p>
        </w:tc>
        <w:tc>
          <w:tcPr>
            <w:tcW w:w="397" w:type="dxa"/>
          </w:tcPr>
          <w:p w:rsidRPr="00621339" w:rsidR="001E77F4" w:rsidP="00EE07AA" w:rsidRDefault="001E77F4" w14:paraId="7D618E0E" w14:textId="77777777">
            <w:pPr>
              <w:jc w:val="left"/>
            </w:pPr>
            <w:r w:rsidRPr="00621339">
              <w:rPr>
                <w:color w:val="000000"/>
                <w:sz w:val="24"/>
              </w:rPr>
              <w:t>:</w:t>
            </w:r>
          </w:p>
        </w:tc>
        <w:tc>
          <w:tcPr>
            <w:tcW w:w="5839" w:type="dxa"/>
          </w:tcPr>
          <w:p w:rsidRPr="00621339" w:rsidR="001E77F4" w:rsidP="00EE07AA" w:rsidRDefault="001E77F4" w14:paraId="2293AE77" w14:textId="77777777">
            <w:pPr>
              <w:jc w:val="left"/>
            </w:pPr>
            <w:r w:rsidRPr="00621339">
              <w:rPr>
                <w:color w:val="000000"/>
                <w:sz w:val="24"/>
              </w:rPr>
              <w:t>0706728-09.2026.8.07.0010</w:t>
            </w:r>
          </w:p>
        </w:tc>
      </w:tr>
      <w:tr w:rsidRPr="00621339" w:rsidR="001E77F4" w:rsidTr="00EE07AA" w14:paraId="26B6C00C" w14:textId="77777777">
        <w:tc>
          <w:tcPr>
            <w:tcW w:w="2268" w:type="dxa"/>
          </w:tcPr>
          <w:p w:rsidRPr="00621339" w:rsidR="001E77F4" w:rsidP="00EE07AA" w:rsidRDefault="001E77F4" w14:paraId="0162432F" w14:textId="77777777">
            <w:pPr>
              <w:jc w:val="left"/>
            </w:pPr>
            <w:r w:rsidRPr="00621339">
              <w:rPr>
                <w:color w:val="000000"/>
                <w:sz w:val="24"/>
              </w:rPr>
              <w:t>Apelante (s)</w:t>
            </w:r>
          </w:p>
        </w:tc>
        <w:tc>
          <w:tcPr>
            <w:tcW w:w="397" w:type="dxa"/>
          </w:tcPr>
          <w:p w:rsidRPr="00621339" w:rsidR="001E77F4" w:rsidP="00EE07AA" w:rsidRDefault="001E77F4" w14:paraId="31B805D1" w14:textId="77777777">
            <w:pPr>
              <w:jc w:val="left"/>
            </w:pPr>
            <w:r w:rsidRPr="00621339">
              <w:rPr>
                <w:color w:val="000000"/>
                <w:sz w:val="24"/>
              </w:rPr>
              <w:t>:</w:t>
            </w:r>
          </w:p>
        </w:tc>
        <w:tc>
          <w:tcPr>
            <w:tcW w:w="5839" w:type="dxa"/>
          </w:tcPr>
          <w:p w:rsidRPr="00621339" w:rsidR="001E77F4" w:rsidP="00EE07AA" w:rsidRDefault="001E77F4" w14:paraId="7BC3EF0D" w14:textId="77777777">
            <w:pPr>
              <w:jc w:val="left"/>
            </w:pPr>
            <w:r w:rsidRPr="00621339">
              <w:rPr>
                <w:color w:val="000000"/>
                <w:sz w:val="24"/>
              </w:rPr>
              <w:t>ERICK RICHARD BATISTA DA SILVA</w:t>
            </w:r>
          </w:p>
        </w:tc>
      </w:tr>
      <w:tr w:rsidRPr="00621339" w:rsidR="001E77F4" w:rsidTr="00EE07AA" w14:paraId="6DEEAE06" w14:textId="77777777">
        <w:tc>
          <w:tcPr>
            <w:tcW w:w="2268" w:type="dxa"/>
          </w:tcPr>
          <w:p w:rsidRPr="00621339" w:rsidR="001E77F4" w:rsidP="00EE07AA" w:rsidRDefault="001E77F4" w14:paraId="4BF24109" w14:textId="77777777">
            <w:pPr>
              <w:jc w:val="left"/>
            </w:pPr>
            <w:r w:rsidRPr="00621339">
              <w:rPr>
                <w:color w:val="000000"/>
                <w:sz w:val="24"/>
              </w:rPr>
              <w:t>Apelado (a)(s)</w:t>
            </w:r>
          </w:p>
        </w:tc>
        <w:tc>
          <w:tcPr>
            <w:tcW w:w="397" w:type="dxa"/>
          </w:tcPr>
          <w:p w:rsidRPr="00621339" w:rsidR="001E77F4" w:rsidP="00EE07AA" w:rsidRDefault="001E77F4" w14:paraId="27B5C459" w14:textId="77777777">
            <w:pPr>
              <w:jc w:val="left"/>
            </w:pPr>
            <w:r w:rsidRPr="00621339">
              <w:rPr>
                <w:color w:val="000000"/>
                <w:sz w:val="24"/>
              </w:rPr>
              <w:t>:</w:t>
            </w:r>
          </w:p>
        </w:tc>
        <w:tc>
          <w:tcPr>
            <w:tcW w:w="5839" w:type="dxa"/>
          </w:tcPr>
          <w:p w:rsidRPr="00621339" w:rsidR="001E77F4" w:rsidP="00EE07AA" w:rsidRDefault="001E77F4" w14:paraId="033A4827" w14:textId="77777777">
            <w:pPr>
              <w:jc w:val="left"/>
            </w:pPr>
            <w:r w:rsidRPr="00621339">
              <w:rPr>
                <w:color w:val="000000"/>
                <w:sz w:val="24"/>
              </w:rPr>
              <w:t>BANCO BRADESCO S.A.</w:t>
            </w:r>
          </w:p>
        </w:tc>
      </w:tr>
      <w:tr w:rsidRPr="00621339" w:rsidR="001E77F4" w:rsidTr="00EE07AA" w14:paraId="76F11F08" w14:textId="77777777">
        <w:tc>
          <w:tcPr>
            <w:tcW w:w="2268" w:type="dxa"/>
          </w:tcPr>
          <w:p w:rsidRPr="00621339" w:rsidR="001E77F4" w:rsidP="00EE07AA" w:rsidRDefault="001E77F4" w14:paraId="7896FC50" w14:textId="77777777">
            <w:pPr>
              <w:jc w:val="left"/>
            </w:pPr>
            <w:r w:rsidRPr="00621339">
              <w:rPr>
                <w:color w:val="000000"/>
                <w:sz w:val="24"/>
              </w:rPr>
              <w:t>Relator(a)</w:t>
            </w:r>
          </w:p>
        </w:tc>
        <w:tc>
          <w:tcPr>
            <w:tcW w:w="397" w:type="dxa"/>
          </w:tcPr>
          <w:p w:rsidRPr="00621339" w:rsidR="001E77F4" w:rsidP="00EE07AA" w:rsidRDefault="001E77F4" w14:paraId="535A7BA1" w14:textId="77777777">
            <w:pPr>
              <w:jc w:val="left"/>
            </w:pPr>
            <w:r w:rsidRPr="00621339">
              <w:rPr>
                <w:color w:val="000000"/>
                <w:sz w:val="24"/>
              </w:rPr>
              <w:t>:</w:t>
            </w:r>
          </w:p>
        </w:tc>
        <w:tc>
          <w:tcPr>
            <w:tcW w:w="5839" w:type="dxa"/>
          </w:tcPr>
          <w:p w:rsidRPr="00621339" w:rsidR="001E77F4" w:rsidP="00EE07AA" w:rsidRDefault="001E77F4" w14:paraId="51459EFD" w14:textId="77777777">
            <w:pPr>
              <w:jc w:val="left"/>
            </w:pPr>
            <w:r w:rsidRPr="00621339">
              <w:rPr>
                <w:b/>
                <w:color w:val="000000"/>
                <w:sz w:val="24"/>
              </w:rPr>
              <w:t>Des. Sérgio Rocha</w:t>
            </w:r>
          </w:p>
        </w:tc>
      </w:tr>
    </w:tbl>
    <w:p w:rsidRPr="00621339" w:rsidR="001E77F4" w:rsidP="001E77F4" w:rsidRDefault="001E77F4" w14:paraId="1B406EEB" w14:textId="77777777"/>
    <w:p w:rsidRPr="00621339" w:rsidR="001E77F4" w:rsidP="001E77F4" w:rsidRDefault="001E77F4" w14:paraId="11EBEE56" w14:textId="77777777">
      <w:pPr>
        <w:keepNext/>
        <w:jc w:val="left"/>
      </w:pPr>
      <w:commentRangeStart w:id="2"/>
      <w:commentRangeStart w:id="37"/>
      <w:r w:rsidRPr="00621339">
        <w:t>EMENTA</w:t>
      </w:r>
      <w:commentRangeEnd w:id="37"/>
      <w:r>
        <w:rPr>
          <w:rStyle w:val="CommentReference"/>
        </w:rPr>
        <w:commentReference w:id="37"/>
      </w:r>
      <w:commentRangeEnd w:id="2"/>
      <w:r w:rsidRPr="00621339">
        <w:rPr>
          <w:rStyle w:val="Refdecomentrio"/>
          <w:sz w:val="28"/>
          <w:szCs w:val="22"/>
        </w:rPr>
        <w:commentReference w:id="2"/>
      </w:r>
    </w:p>
    <w:p w:rsidRPr="00621339" w:rsidR="001E77F4" w:rsidP="001E77F4" w:rsidRDefault="001E77F4" w14:paraId="23231F3A" w14:textId="77777777">
      <w:pPr>
        <w:keepNext/>
      </w:pPr>
    </w:p>
    <w:p w:rsidRPr="00621339" w:rsidR="001E77F4" w:rsidP="001E77F4" w:rsidRDefault="001E77F4" w14:paraId="1571C093" w14:textId="77777777">
      <w:commentRangeStart w:id="38"/>
      <w:r>
        <w:t xml:space="preserve">APELAÇÃO CÍVEL. DIREITO DO CONSUMIDOR. SISTEMA DE INFORMAÇÕES DE CRÉDITO DO BANCO CENTRAL (SCR). REGISTRO VERÍDICO DE DÍVIDA VENCIDA. FALTA DE PROVA DE COMUNICAÇÃO PRÉVIA. </w:t>
      </w:r>
      <w:commentRangeEnd w:id="38"/>
      <w:r>
        <w:rPr>
          <w:rStyle w:val="CommentReference"/>
        </w:rPr>
        <w:commentReference w:id="38"/>
      </w:r>
      <w:r>
        <w:rPr>
          <w:color w:val="808080"/>
        </w:rPr>
        <w:t xml:space="preserve">TEMA 1.482 DO STJ. </w:t>
      </w:r>
      <w:r>
        <w:t xml:space="preserve">ATO ILÍCITO NÃO CONFIGURADO. DANO MORAL AFASTADO. </w:t>
      </w:r>
      <w:ins w:id="1037" w:author="Assessor GDSXSR" w:date="2026-10-31T22:17:31Z">
        <w:r>
          <w:rPr>
            <w:color w:val="808080"/>
          </w:rPr>
          <w:t xml:space="preserve">PRELIMINAR REJEITADA. </w:t>
        </w:r>
      </w:ins>
      <w:r>
        <w:t xml:space="preserve">RECURSO NÃO PROVIDO.</w:t>
      </w:r>
    </w:p>
    <w:p w:rsidRPr="00621339" w:rsidR="001E77F4" w:rsidP="001E77F4" w:rsidRDefault="001E77F4" w14:paraId="47F58C56" w14:textId="77777777">
      <w:r w:rsidRPr="00621339">
        <w:rPr>
          <w:b/>
        </w:rPr>
        <w:t>I. Caso em exame</w:t>
      </w:r>
    </w:p>
    <w:p w:rsidRPr="00621339" w:rsidR="001E77F4" w:rsidP="001E77F4" w:rsidRDefault="001E77F4" w14:paraId="32159D47" w14:textId="77777777">
      <w:commentRangeStart w:id="3"/>
      <w:commentRangeStart w:id="39"/>
      <w:r>
        <w:t xml:space="preserve">1. Ação de obrigação de fazer cumulada com indenização por danos morais proposta por pessoa natural contra Banco Bradesco S.A., para regularizar registros de operação de crédito vencida no Sistema de Informações de Crédito do Banco Central (SCR) por falta de prova de comunicação prévia</w:t>
      </w:r>
      <w:commentRangeEnd w:id="39"/>
      <w:r>
        <w:rPr>
          <w:rStyle w:val="CommentReference"/>
        </w:rPr>
        <w:commentReference w:id="39"/>
      </w:r>
      <w:del w:id="1038" w:author="Assessor GDSXSR" w:date="2026-10-31T22:17:31Z">
        <w:r>
          <w:delText xml:space="preserve">,</w:delText>
        </w:r>
      </w:del>
      <w:r>
        <w:t xml:space="preserve"> </w:t>
      </w:r>
      <w:del w:id="1039" w:author="Assessor GDSXSR" w:date="2026-10-31T22:17:31Z">
        <w:r>
          <w:delText xml:space="preserve">com indenização não inferior a </w:delText>
        </w:r>
      </w:del>
      <w:ins w:id="1040" w:author="Assessor GDSXSR" w:date="2026-10-31T22:17:31Z">
        <w:r>
          <w:rPr>
            <w:color w:val="808080"/>
          </w:rPr>
          <w:t xml:space="preserve">(</w:t>
        </w:r>
      </w:ins>
      <w:r>
        <w:t xml:space="preserve">R$ 25.000,00</w:t>
      </w:r>
      <w:ins w:id="1041" w:author="Assessor GDSXSR" w:date="2026-10-31T22:17:31Z">
        <w:r>
          <w:rPr>
            <w:color w:val="808080"/>
          </w:rPr>
          <w:t xml:space="preserve">)</w:t>
        </w:r>
      </w:ins>
      <w:r>
        <w:t xml:space="preserve">.</w:t>
      </w:r>
      <w:commentRangeEnd w:id="3"/>
      <w:r w:rsidRPr="00621339">
        <w:rPr>
          <w:rStyle w:val="Refdecomentrio"/>
          <w:sz w:val="28"/>
          <w:szCs w:val="22"/>
        </w:rPr>
        <w:commentReference w:id="3"/>
      </w:r>
    </w:p>
    <w:p w:rsidRPr="00621339" w:rsidR="001E77F4" w:rsidP="001E77F4" w:rsidRDefault="001E77F4" w14:paraId="023F8510" w14:textId="77777777">
      <w:r w:rsidRPr="00621339">
        <w:t>2. A sentença julgou improcedentes os pedidos e condenou o autor às custas e a honorários de 10% sobre o valor atualizado da causa, com exigibilidade suspensa pela gratuidade de justiça.</w:t>
      </w:r>
    </w:p>
    <w:p w:rsidRPr="00621339" w:rsidR="001E77F4" w:rsidP="001E77F4" w:rsidRDefault="001E77F4" w14:paraId="59E0693D" w14:textId="77777777">
      <w:r w:rsidRPr="00621339">
        <w:t xml:space="preserve">3. O autor apela alegando que o banco não provou a comunicação prévia exigida pela Resolução CMN nº 5.037/2022, e pleiteia declarar </w:t>
      </w:r>
      <w:r w:rsidRPr="00621339">
        <w:lastRenderedPageBreak/>
        <w:t>a irregularidade, regularizar os registros e receber indenização por dano moral. Em contrarrazões, o banco suscita a ausência de dialeticidade.</w:t>
      </w:r>
    </w:p>
    <w:p w:rsidRPr="00621339" w:rsidR="001E77F4" w:rsidP="001E77F4" w:rsidRDefault="001E77F4" w14:paraId="11322C5F" w14:textId="77777777">
      <w:r w:rsidRPr="00621339">
        <w:rPr>
          <w:b/>
        </w:rPr>
        <w:t>II. Questão em discussão</w:t>
      </w:r>
    </w:p>
    <w:p w:rsidRPr="00621339" w:rsidR="001E77F4" w:rsidP="001E77F4" w:rsidRDefault="001E77F4" w14:paraId="4CDCEF82" w14:textId="77777777">
      <w:r w:rsidRPr="00621339">
        <w:t xml:space="preserve">4. Há quatro questões em discussão: </w:t>
      </w:r>
      <w:r w:rsidRPr="00621339">
        <w:rPr>
          <w:color w:val="808080"/>
        </w:rPr>
        <w:t xml:space="preserve">saber </w:t>
      </w:r>
      <w:r w:rsidRPr="00621339">
        <w:t>(i) se o apelo atende ao requisito da dialeticidade; (ii) se a falta de prova da comunicação prévia ao consumidor</w:t>
      </w:r>
      <w:r w:rsidRPr="00621339">
        <w:rPr>
          <w:color w:val="808080"/>
        </w:rPr>
        <w:t>, à luz do Tema 1.482/STJ,</w:t>
      </w:r>
      <w:r w:rsidRPr="00621339">
        <w:t xml:space="preserve"> torna ilícito o registro de dívida no SCR; (iii) se cabe corrigir ou excluir registros de dívida não impugnada; e (iv) se há dano moral indenizável.</w:t>
      </w:r>
    </w:p>
    <w:p w:rsidRPr="00621339" w:rsidR="001E77F4" w:rsidP="001E77F4" w:rsidRDefault="001E77F4" w14:paraId="52DD3481" w14:textId="77777777">
      <w:r w:rsidRPr="00621339">
        <w:rPr>
          <w:b/>
        </w:rPr>
        <w:t>III. Razões de decidir</w:t>
      </w:r>
    </w:p>
    <w:p w:rsidRPr="00621339" w:rsidR="001E77F4" w:rsidP="001E77F4" w:rsidRDefault="001E77F4" w14:paraId="0B341062" w14:textId="77777777">
      <w:r w:rsidRPr="00621339">
        <w:t>5. O apelo que rebate os fundamentos da sentença e delimita o ponto controvertido atende ao requisito da dialeticidade, e a mera semelhança com argumentos da inicial não o torna inadmissível (</w:t>
      </w:r>
      <w:commentRangeStart w:id="4"/>
      <w:r w:rsidRPr="00621339">
        <w:t>CPC 1.010 II e III</w:t>
      </w:r>
      <w:commentRangeEnd w:id="4"/>
      <w:r w:rsidRPr="00621339">
        <w:rPr>
          <w:rStyle w:val="Refdecomentrio"/>
          <w:sz w:val="28"/>
          <w:szCs w:val="22"/>
        </w:rPr>
        <w:commentReference w:id="4"/>
      </w:r>
      <w:r w:rsidRPr="00621339">
        <w:t>).</w:t>
      </w:r>
    </w:p>
    <w:p w:rsidRPr="00621339" w:rsidR="001E77F4" w:rsidP="001E77F4" w:rsidRDefault="001E77F4" w14:paraId="67653912" w14:textId="77777777">
      <w:commentRangeStart w:id="5"/>
      <w:r w:rsidRPr="00621339">
        <w:t xml:space="preserve">6. </w:t>
      </w:r>
      <w:commentRangeEnd w:id="5"/>
      <w:r w:rsidRPr="00621339">
        <w:rPr>
          <w:rStyle w:val="Refdecomentrio"/>
          <w:color w:val="808080"/>
          <w:sz w:val="28"/>
          <w:szCs w:val="22"/>
        </w:rPr>
        <w:commentReference w:id="5"/>
      </w:r>
      <w:r w:rsidRPr="00621339">
        <w:rPr>
          <w:color w:val="808080"/>
        </w:rPr>
        <w:t>O</w:t>
      </w:r>
      <w:r w:rsidRPr="00621339">
        <w:t xml:space="preserve"> </w:t>
      </w:r>
      <w:r w:rsidRPr="00621339">
        <w:rPr>
          <w:color w:val="808080"/>
        </w:rPr>
        <w:t>reporte</w:t>
      </w:r>
      <w:r w:rsidRPr="00621339">
        <w:t xml:space="preserve"> </w:t>
      </w:r>
      <w:r w:rsidRPr="00621339">
        <w:rPr>
          <w:color w:val="808080"/>
        </w:rPr>
        <w:t>de</w:t>
      </w:r>
      <w:r w:rsidRPr="00621339">
        <w:t xml:space="preserve"> dados das operações de crédito</w:t>
      </w:r>
      <w:r w:rsidRPr="00621339">
        <w:rPr>
          <w:color w:val="808080"/>
        </w:rPr>
        <w:t xml:space="preserve"> ao SCR é obrigação regulatória</w:t>
      </w:r>
      <w:r w:rsidRPr="00621339">
        <w:t xml:space="preserve"> e </w:t>
      </w:r>
      <w:r w:rsidRPr="00621339">
        <w:rPr>
          <w:color w:val="808080"/>
        </w:rPr>
        <w:t>não</w:t>
      </w:r>
      <w:r w:rsidRPr="00621339">
        <w:t xml:space="preserve"> </w:t>
      </w:r>
      <w:r w:rsidRPr="00621339">
        <w:rPr>
          <w:color w:val="808080"/>
        </w:rPr>
        <w:t>exige</w:t>
      </w:r>
      <w:r w:rsidRPr="00621339">
        <w:t xml:space="preserve"> </w:t>
      </w:r>
      <w:r w:rsidRPr="00621339">
        <w:rPr>
          <w:color w:val="808080"/>
        </w:rPr>
        <w:t>notificação</w:t>
      </w:r>
      <w:r w:rsidRPr="00621339">
        <w:t xml:space="preserve"> prévia </w:t>
      </w:r>
      <w:r w:rsidRPr="00621339">
        <w:rPr>
          <w:color w:val="808080"/>
        </w:rPr>
        <w:t>do</w:t>
      </w:r>
      <w:r w:rsidRPr="00621339">
        <w:t xml:space="preserve"> consumidor </w:t>
      </w:r>
      <w:r w:rsidRPr="00621339">
        <w:rPr>
          <w:color w:val="808080"/>
        </w:rPr>
        <w:t>a</w:t>
      </w:r>
      <w:r w:rsidRPr="00621339">
        <w:t xml:space="preserve"> </w:t>
      </w:r>
      <w:r w:rsidRPr="00621339">
        <w:rPr>
          <w:color w:val="808080"/>
        </w:rPr>
        <w:t>cada</w:t>
      </w:r>
      <w:r w:rsidRPr="00621339">
        <w:t xml:space="preserve"> </w:t>
      </w:r>
      <w:r w:rsidRPr="00621339">
        <w:rPr>
          <w:color w:val="808080"/>
        </w:rPr>
        <w:t>evento</w:t>
      </w:r>
      <w:r w:rsidRPr="00621339">
        <w:t xml:space="preserve"> do </w:t>
      </w:r>
      <w:r w:rsidRPr="00621339">
        <w:rPr>
          <w:color w:val="808080"/>
        </w:rPr>
        <w:t>contrato</w:t>
      </w:r>
      <w:r w:rsidRPr="00621339">
        <w:t xml:space="preserve">, </w:t>
      </w:r>
      <w:r w:rsidRPr="00621339">
        <w:rPr>
          <w:color w:val="808080"/>
        </w:rPr>
        <w:t>sendo</w:t>
      </w:r>
      <w:r w:rsidRPr="00621339">
        <w:t xml:space="preserve"> </w:t>
      </w:r>
      <w:r w:rsidRPr="00621339">
        <w:rPr>
          <w:color w:val="808080"/>
        </w:rPr>
        <w:t>suficiente</w:t>
      </w:r>
      <w:r w:rsidRPr="00621339">
        <w:t xml:space="preserve"> a </w:t>
      </w:r>
      <w:r w:rsidRPr="00621339">
        <w:rPr>
          <w:color w:val="808080"/>
        </w:rPr>
        <w:t>cláusula</w:t>
      </w:r>
      <w:r w:rsidRPr="00621339">
        <w:t xml:space="preserve"> </w:t>
      </w:r>
      <w:r w:rsidRPr="00621339">
        <w:rPr>
          <w:color w:val="808080"/>
        </w:rPr>
        <w:t>contratual</w:t>
      </w:r>
      <w:r w:rsidRPr="00621339">
        <w:t xml:space="preserve"> </w:t>
      </w:r>
      <w:r w:rsidRPr="00621339">
        <w:rPr>
          <w:color w:val="808080"/>
        </w:rPr>
        <w:t>informativa</w:t>
      </w:r>
      <w:r w:rsidRPr="00621339">
        <w:t xml:space="preserve"> (</w:t>
      </w:r>
      <w:r w:rsidRPr="00621339">
        <w:rPr>
          <w:color w:val="808080"/>
        </w:rPr>
        <w:t>Tema</w:t>
      </w:r>
      <w:r w:rsidRPr="00621339">
        <w:t xml:space="preserve"> </w:t>
      </w:r>
      <w:r w:rsidRPr="00621339">
        <w:rPr>
          <w:color w:val="808080"/>
        </w:rPr>
        <w:t>1</w:t>
      </w:r>
      <w:r w:rsidRPr="00621339">
        <w:t>.</w:t>
      </w:r>
      <w:r w:rsidRPr="00621339">
        <w:rPr>
          <w:color w:val="808080"/>
        </w:rPr>
        <w:t>482</w:t>
      </w:r>
      <w:r w:rsidRPr="00621339">
        <w:t>/</w:t>
      </w:r>
      <w:r w:rsidRPr="00621339">
        <w:rPr>
          <w:color w:val="808080"/>
        </w:rPr>
        <w:t>STJ</w:t>
      </w:r>
      <w:r w:rsidRPr="00621339">
        <w:t>).</w:t>
      </w:r>
    </w:p>
    <w:p w:rsidRPr="00621339" w:rsidR="001E77F4" w:rsidP="001E77F4" w:rsidRDefault="001E77F4" w14:paraId="314B4D98" w14:textId="77777777">
      <w:commentRangeStart w:id="6"/>
      <w:r w:rsidRPr="00621339">
        <w:t xml:space="preserve">7. </w:t>
      </w:r>
      <w:r w:rsidRPr="00621339">
        <w:rPr>
          <w:color w:val="808080"/>
        </w:rPr>
        <w:t>A simples ausência de notificação prévia não confere ao consumidor o direito de excluir o registro nem de ser indenizado por danos morais, ressalvados o registro negativo de dívida inexistente e a manutenção do registro após o pagamento (Tema 1.482/STJ).</w:t>
      </w:r>
    </w:p>
    <w:p w:rsidRPr="00621339" w:rsidR="001E77F4" w:rsidP="001E77F4" w:rsidRDefault="001E77F4" w14:paraId="30EC82D5" w14:textId="77777777">
      <w:r w:rsidRPr="00621339">
        <w:rPr>
          <w:color w:val="808080"/>
        </w:rPr>
        <w:t xml:space="preserve">8. </w:t>
      </w:r>
      <w:r w:rsidRPr="00621339">
        <w:t>O</w:t>
      </w:r>
      <w:r w:rsidRPr="00621339">
        <w:rPr>
          <w:color w:val="808080"/>
        </w:rPr>
        <w:t xml:space="preserve"> autor não discute a existência, a validade nem a exigibilidade das dívidas, de modo que não incidem as ressalvas da tese e o</w:t>
      </w:r>
      <w:r w:rsidRPr="00621339">
        <w:t xml:space="preserve"> registro verídico de dívida vencida deve ser preservado, </w:t>
      </w:r>
      <w:r w:rsidRPr="00621339">
        <w:rPr>
          <w:color w:val="808080"/>
        </w:rPr>
        <w:t>sem</w:t>
      </w:r>
      <w:r w:rsidRPr="00621339">
        <w:t xml:space="preserve"> </w:t>
      </w:r>
      <w:r w:rsidRPr="00621339">
        <w:rPr>
          <w:color w:val="808080"/>
        </w:rPr>
        <w:t>declaração</w:t>
      </w:r>
      <w:r w:rsidRPr="00621339">
        <w:t xml:space="preserve"> de irregularidade ou </w:t>
      </w:r>
      <w:r w:rsidRPr="00621339">
        <w:rPr>
          <w:color w:val="808080"/>
        </w:rPr>
        <w:t>correção.</w:t>
      </w:r>
    </w:p>
    <w:p w:rsidRPr="00621339" w:rsidR="001E77F4" w:rsidP="001E77F4" w:rsidRDefault="001E77F4" w14:paraId="7C63EB35" w14:textId="77777777">
      <w:commentRangeStart w:id="7"/>
      <w:r w:rsidRPr="00621339">
        <w:rPr>
          <w:color w:val="808080"/>
        </w:rPr>
        <w:t>9. O tratamento de dados para cumprir obrigação regulatória é lícito, e a falta de prova da comunicação, isolada, não demonstra tratamento incorreto nem viola a transparência</w:t>
      </w:r>
      <w:r w:rsidRPr="00621339">
        <w:t xml:space="preserve"> (LGPD </w:t>
      </w:r>
      <w:r w:rsidRPr="00621339">
        <w:rPr>
          <w:color w:val="808080"/>
        </w:rPr>
        <w:t>7º II e</w:t>
      </w:r>
      <w:r w:rsidRPr="00621339">
        <w:t xml:space="preserve"> 6º VI).</w:t>
      </w:r>
      <w:commentRangeEnd w:id="7"/>
      <w:r w:rsidRPr="00621339">
        <w:rPr>
          <w:rStyle w:val="Refdecomentrio"/>
          <w:sz w:val="28"/>
          <w:szCs w:val="22"/>
        </w:rPr>
        <w:commentReference w:id="7"/>
      </w:r>
      <w:commentRangeEnd w:id="6"/>
      <w:r w:rsidRPr="00621339">
        <w:rPr>
          <w:rStyle w:val="Refdecomentrio"/>
          <w:sz w:val="28"/>
          <w:szCs w:val="22"/>
        </w:rPr>
        <w:commentReference w:id="6"/>
      </w:r>
    </w:p>
    <w:p w:rsidRPr="00621339" w:rsidR="001E77F4" w:rsidP="001E77F4" w:rsidRDefault="001E77F4" w14:paraId="20435B8C" w14:textId="77777777">
      <w:commentRangeStart w:id="8"/>
      <w:r w:rsidRPr="00621339">
        <w:rPr>
          <w:color w:val="808080"/>
        </w:rPr>
        <w:lastRenderedPageBreak/>
        <w:t>10</w:t>
      </w:r>
      <w:r w:rsidRPr="00621339">
        <w:t>. O dano moral exige ato ilícito, dano e nexo causal e não se presume no registro verídico em banco de dados de acesso restrito, sem prova de recusa concreta de crédito vinculada aos apontamentos (CC 186 e 927).</w:t>
      </w:r>
      <w:commentRangeEnd w:id="8"/>
      <w:r w:rsidRPr="00621339">
        <w:rPr>
          <w:rStyle w:val="Refdecomentrio"/>
          <w:sz w:val="28"/>
          <w:szCs w:val="22"/>
        </w:rPr>
        <w:commentReference w:id="8"/>
      </w:r>
    </w:p>
    <w:p w:rsidRPr="00621339" w:rsidR="001E77F4" w:rsidP="001E77F4" w:rsidRDefault="001E77F4" w14:paraId="531BD71C" w14:textId="77777777">
      <w:r w:rsidRPr="00621339">
        <w:rPr>
          <w:b/>
        </w:rPr>
        <w:t>IV. Dispositivo</w:t>
      </w:r>
    </w:p>
    <w:p w:rsidRPr="00621339" w:rsidR="001E77F4" w:rsidP="001E77F4" w:rsidRDefault="001E77F4" w14:paraId="6E18316C" w14:textId="77777777">
      <w:r w:rsidRPr="00621339">
        <w:rPr>
          <w:color w:val="808080"/>
        </w:rPr>
        <w:t>11</w:t>
      </w:r>
      <w:r w:rsidRPr="00621339">
        <w:t>. Rejeitou-se a preliminar de ausência de dialeticidade e</w:t>
      </w:r>
      <w:r w:rsidRPr="00621339">
        <w:rPr>
          <w:color w:val="808080"/>
        </w:rPr>
        <w:t>, no mérito,</w:t>
      </w:r>
      <w:r w:rsidRPr="00621339">
        <w:t xml:space="preserve"> negou-se provimento ao apelo</w:t>
      </w:r>
      <w:r w:rsidRPr="00621339">
        <w:rPr>
          <w:color w:val="808080"/>
        </w:rPr>
        <w:t xml:space="preserve"> do autor</w:t>
      </w:r>
      <w:r w:rsidRPr="00621339">
        <w:t>.</w:t>
      </w:r>
    </w:p>
    <w:p w:rsidRPr="00621339" w:rsidR="001E77F4" w:rsidP="001E77F4" w:rsidRDefault="001E77F4" w14:paraId="312CFDC9" w14:textId="77777777">
      <w:pPr>
        <w:keepNext/>
        <w:jc w:val="left"/>
      </w:pPr>
      <w:r w:rsidRPr="00621339">
        <w:t>__________</w:t>
      </w:r>
    </w:p>
    <w:p w:rsidRPr="00621339" w:rsidR="001E77F4" w:rsidP="001E77F4" w:rsidRDefault="001E77F4" w14:paraId="2610E41C" w14:textId="77777777">
      <w:pPr>
        <w:keepNext/>
      </w:pPr>
      <w:commentRangeStart w:id="9"/>
      <w:r w:rsidRPr="00621339">
        <w:rPr>
          <w:i/>
          <w:sz w:val="26"/>
        </w:rPr>
        <w:t>Dispositivos relevantes citados:</w:t>
      </w:r>
      <w:r w:rsidRPr="00621339">
        <w:rPr>
          <w:sz w:val="26"/>
        </w:rPr>
        <w:t xml:space="preserve"> CC 186 e 927; CPC 85 § 11, 98 § 3º e 1.010 II e III; </w:t>
      </w:r>
      <w:r w:rsidRPr="00621339">
        <w:rPr>
          <w:color w:val="808080"/>
          <w:sz w:val="26"/>
        </w:rPr>
        <w:t>LGPD</w:t>
      </w:r>
      <w:r w:rsidRPr="00621339">
        <w:rPr>
          <w:sz w:val="26"/>
        </w:rPr>
        <w:t xml:space="preserve"> 6º VI e 7º II.</w:t>
      </w:r>
      <w:commentRangeEnd w:id="9"/>
      <w:r w:rsidRPr="00621339">
        <w:rPr>
          <w:rStyle w:val="Refdecomentrio"/>
          <w:sz w:val="28"/>
          <w:szCs w:val="22"/>
        </w:rPr>
        <w:commentReference w:id="9"/>
      </w:r>
    </w:p>
    <w:p w:rsidRPr="00621339" w:rsidR="001E77F4" w:rsidP="001E77F4" w:rsidRDefault="001E77F4" w14:paraId="710BC2B6" w14:textId="77777777">
      <w:commentRangeStart w:id="40"/>
      <w:r>
        <w:rPr>
          <w:i/>
          <w:sz w:val="26"/>
        </w:rPr>
        <w:t xml:space="preserve">Jurisprudência relevante citada:</w:t>
      </w:r>
      <w:r>
        <w:rPr>
          <w:i/>
          <w:color w:val="808080"/>
          <w:sz w:val="26"/>
        </w:rPr>
        <w:t xml:space="preserve"> STJ, ProRQF no REsp nº 2.276.480/RS, Rel. Min. Ricardo Villas Bôas Cueva, Segunda Seção, j. 21/10/2026, DJe 27/10/2026, Tema 1.482;</w:t>
      </w:r>
      <w:r>
        <w:rPr>
          <w:sz w:val="26"/>
        </w:rPr>
        <w:t xml:space="preserve"> TJDFT, </w:t>
      </w:r>
      <w:del w:id="1042" w:author="Assessor GDSXSR" w:date="2026-10-31T22:17:31Z">
        <w:r>
          <w:rPr>
            <w:sz w:val="26"/>
          </w:rPr>
          <w:delText xml:space="preserve">Apelação Cível </w:delText>
        </w:r>
      </w:del>
      <w:r>
        <w:rPr>
          <w:sz w:val="26"/>
        </w:rPr>
        <w:t xml:space="preserve">0706459-04.2025.8.07.0010, Rel. Des. Aiston Henrique de Sousa, 4ª Turma Cível, j. 05/03/2026; TJDFT, </w:t>
      </w:r>
      <w:del w:id="1043" w:author="Assessor GDSXSR" w:date="2026-10-31T22:17:31Z">
        <w:r>
          <w:rPr>
            <w:sz w:val="26"/>
          </w:rPr>
          <w:delText xml:space="preserve">Apelação Cível </w:delText>
        </w:r>
      </w:del>
      <w:r>
        <w:rPr>
          <w:sz w:val="26"/>
        </w:rPr>
        <w:t xml:space="preserve">0700492-39.2024.8.07.0001, Rel. Des. Aiston Henrique de Sousa, 4ª Turma Cível, j. 13/02/2025.</w:t>
      </w:r>
      <w:commentRangeEnd w:id="40"/>
      <w:r>
        <w:rPr>
          <w:rStyle w:val="CommentReference"/>
        </w:rPr>
        <w:commentReference w:id="40"/>
      </w:r>
    </w:p>
    <w:p w:rsidRPr="00621339" w:rsidR="001E77F4" w:rsidP="001E77F4" w:rsidRDefault="001E77F4" w14:paraId="6B39B753" w14:textId="77777777"/>
    <w:p w:rsidRPr="00621339" w:rsidR="001E77F4" w:rsidP="001E77F4" w:rsidRDefault="001E77F4" w14:paraId="203AEB0F" w14:textId="77777777">
      <w:pPr>
        <w:spacing w:line="240" w:lineRule="auto"/>
      </w:pPr>
      <w:r w:rsidRPr="00621339">
        <w:rPr>
          <w:b/>
          <w:color w:val="FF0000"/>
          <w:highlight w:val="yellow"/>
        </w:rPr>
        <w:t>RESUMO DA APELAÇÃO</w:t>
      </w:r>
      <w:r w:rsidRPr="00621339">
        <w:rPr>
          <w:b/>
          <w:color w:val="EE0000"/>
          <w:highlight w:val="yellow"/>
        </w:rPr>
        <w:t xml:space="preserve"> EM SENTIDO CONTRÁRIO AO VOTO</w:t>
      </w:r>
    </w:p>
    <w:p w:rsidRPr="00621339" w:rsidR="001E77F4" w:rsidP="001E77F4" w:rsidRDefault="001E77F4" w14:paraId="0F585453" w14:textId="77777777">
      <w:pPr>
        <w:spacing w:line="240" w:lineRule="auto"/>
      </w:pPr>
    </w:p>
    <w:p w:rsidRPr="00621339" w:rsidR="001E77F4" w:rsidP="001E77F4" w:rsidRDefault="001E77F4" w14:paraId="4AA7BEA1" w14:textId="77777777">
      <w:pPr>
        <w:spacing w:line="240" w:lineRule="auto"/>
      </w:pPr>
      <w:r w:rsidRPr="00621339">
        <w:rPr>
          <w:b/>
          <w:color w:val="FF0000"/>
          <w:highlight w:val="yellow"/>
        </w:rPr>
        <w:t>I. RAZÕES RECURSAIS</w:t>
      </w:r>
    </w:p>
    <w:p w:rsidRPr="00621339" w:rsidR="001E77F4" w:rsidP="001E77F4" w:rsidRDefault="001E77F4" w14:paraId="20491576" w14:textId="77777777">
      <w:pPr>
        <w:spacing w:line="240" w:lineRule="auto"/>
      </w:pPr>
    </w:p>
    <w:p w:rsidRPr="00621339" w:rsidR="001E77F4" w:rsidP="001E77F4" w:rsidRDefault="001E77F4" w14:paraId="2EC903B8" w14:textId="77777777">
      <w:pPr>
        <w:spacing w:line="240" w:lineRule="auto"/>
      </w:pPr>
      <w:r w:rsidRPr="00621339">
        <w:rPr>
          <w:b/>
          <w:color w:val="FF0000"/>
        </w:rPr>
        <w:t>1. Falta de prova da comunicação prévia</w:t>
      </w:r>
    </w:p>
    <w:p w:rsidRPr="00621339" w:rsidR="001E77F4" w:rsidP="001E77F4" w:rsidRDefault="001E77F4" w14:paraId="70A077FE" w14:textId="77777777">
      <w:pPr>
        <w:spacing w:line="240" w:lineRule="auto"/>
      </w:pPr>
      <w:r w:rsidRPr="00621339">
        <w:rPr>
          <w:color w:val="FF0000"/>
        </w:rPr>
        <w:t>O apelante sustenta que a sentença presumiu a comunicação prévia única exigida pelo art. 13 da Resolução CMN nº 5.037/2022, pois o banco não juntou contrato individualizado, termo de ciência ou outro documento anterior à primeira remessa dos dados, e cabia-lhe o ônus da prova (CPC 373 II; CDC 6º VIII).</w:t>
      </w:r>
    </w:p>
    <w:p w:rsidRPr="00621339" w:rsidR="001E77F4" w:rsidP="001E77F4" w:rsidRDefault="001E77F4" w14:paraId="5728366B" w14:textId="77777777">
      <w:pPr>
        <w:spacing w:line="240" w:lineRule="auto"/>
      </w:pPr>
    </w:p>
    <w:p w:rsidRPr="00621339" w:rsidR="001E77F4" w:rsidP="001E77F4" w:rsidRDefault="001E77F4" w14:paraId="3CBC9D7C" w14:textId="77777777">
      <w:pPr>
        <w:spacing w:line="240" w:lineRule="auto"/>
      </w:pPr>
      <w:r w:rsidRPr="00621339">
        <w:rPr>
          <w:b/>
          <w:color w:val="FF0000"/>
        </w:rPr>
        <w:t>2. Irregularidade informacional e tutela específica</w:t>
      </w:r>
    </w:p>
    <w:p w:rsidRPr="00621339" w:rsidR="001E77F4" w:rsidP="001E77F4" w:rsidRDefault="001E77F4" w14:paraId="2AF26621" w14:textId="77777777">
      <w:pPr>
        <w:spacing w:line="240" w:lineRule="auto"/>
      </w:pPr>
      <w:r w:rsidRPr="00621339">
        <w:rPr>
          <w:color w:val="FF0000"/>
        </w:rPr>
        <w:t>Afirma que a licitude do SCR e a base legal da LGPD não eliminam o dever de transparência, e pede a regularização dos registros, ainda que afastado o dano moral.</w:t>
      </w:r>
    </w:p>
    <w:p w:rsidRPr="00621339" w:rsidR="001E77F4" w:rsidP="001E77F4" w:rsidRDefault="001E77F4" w14:paraId="3044CFCA" w14:textId="77777777">
      <w:pPr>
        <w:spacing w:line="240" w:lineRule="auto"/>
      </w:pPr>
    </w:p>
    <w:p w:rsidRPr="00621339" w:rsidR="001E77F4" w:rsidP="001E77F4" w:rsidRDefault="001E77F4" w14:paraId="5AE43D04" w14:textId="77777777">
      <w:pPr>
        <w:spacing w:line="240" w:lineRule="auto"/>
      </w:pPr>
      <w:r w:rsidRPr="00621339">
        <w:rPr>
          <w:b/>
          <w:color w:val="FF0000"/>
        </w:rPr>
        <w:t>3. Dano moral</w:t>
      </w:r>
    </w:p>
    <w:p w:rsidRPr="00621339" w:rsidR="001E77F4" w:rsidP="001E77F4" w:rsidRDefault="001E77F4" w14:paraId="0105AAFB" w14:textId="77777777">
      <w:pPr>
        <w:spacing w:line="240" w:lineRule="auto"/>
      </w:pPr>
      <w:r w:rsidRPr="00621339">
        <w:rPr>
          <w:color w:val="FF0000"/>
        </w:rPr>
        <w:lastRenderedPageBreak/>
        <w:t>Defende que os registros repercutem na análise de crédito e que há dano moral indenizável.</w:t>
      </w:r>
    </w:p>
    <w:p w:rsidRPr="00621339" w:rsidR="001E77F4" w:rsidP="001E77F4" w:rsidRDefault="001E77F4" w14:paraId="517D2192" w14:textId="77777777">
      <w:pPr>
        <w:spacing w:line="240" w:lineRule="auto"/>
      </w:pPr>
    </w:p>
    <w:p w:rsidRPr="00621339" w:rsidR="001E77F4" w:rsidP="001E77F4" w:rsidRDefault="001E77F4" w14:paraId="487DB555" w14:textId="77777777">
      <w:pPr>
        <w:spacing w:line="240" w:lineRule="auto"/>
      </w:pPr>
      <w:r w:rsidRPr="00621339">
        <w:rPr>
          <w:b/>
          <w:color w:val="FF0000"/>
        </w:rPr>
        <w:t>4. Sucumbência</w:t>
      </w:r>
    </w:p>
    <w:p w:rsidRPr="00621339" w:rsidR="001E77F4" w:rsidP="001E77F4" w:rsidRDefault="001E77F4" w14:paraId="19A25446" w14:textId="77777777">
      <w:pPr>
        <w:spacing w:line="240" w:lineRule="auto"/>
      </w:pPr>
      <w:r w:rsidRPr="00621339">
        <w:rPr>
          <w:color w:val="FF0000"/>
        </w:rPr>
        <w:t>Pede a inversão do ônus da sucumbência.</w:t>
      </w:r>
    </w:p>
    <w:p w:rsidRPr="00621339" w:rsidR="001E77F4" w:rsidP="001E77F4" w:rsidRDefault="001E77F4" w14:paraId="0387C578" w14:textId="77777777">
      <w:pPr>
        <w:spacing w:line="240" w:lineRule="auto"/>
      </w:pPr>
    </w:p>
    <w:p w:rsidRPr="00621339" w:rsidR="001E77F4" w:rsidP="001E77F4" w:rsidRDefault="001E77F4" w14:paraId="0AAF3D60" w14:textId="77777777">
      <w:pPr>
        <w:spacing w:line="240" w:lineRule="auto"/>
      </w:pPr>
      <w:r w:rsidRPr="00621339">
        <w:rPr>
          <w:b/>
          <w:color w:val="FF0000"/>
        </w:rPr>
        <w:t>II. PEDIDO</w:t>
      </w:r>
    </w:p>
    <w:p w:rsidRPr="00621339" w:rsidR="001E77F4" w:rsidP="001E77F4" w:rsidRDefault="001E77F4" w14:paraId="7FD248DD" w14:textId="77777777">
      <w:pPr>
        <w:spacing w:line="240" w:lineRule="auto"/>
      </w:pPr>
    </w:p>
    <w:p w:rsidRPr="00621339" w:rsidR="001E77F4" w:rsidP="001E77F4" w:rsidRDefault="001E77F4" w14:paraId="414240F1" w14:textId="77777777">
      <w:pPr>
        <w:spacing w:line="240" w:lineRule="auto"/>
      </w:pPr>
      <w:r w:rsidRPr="00621339">
        <w:rPr>
          <w:color w:val="FF0000"/>
        </w:rPr>
        <w:t>Requer o provimento do apelo para declarar a irregularidade do tratamento dos dados, determinar a regularização dos registros no SCR, condenar o réu a pagar indenização por danos morais e inverter o ônus da sucumbência.</w:t>
      </w:r>
    </w:p>
    <w:p w:rsidRPr="00621339" w:rsidR="001E77F4" w:rsidP="001E77F4" w:rsidRDefault="001E77F4" w14:paraId="25C244BB" w14:textId="77777777">
      <w:pPr>
        <w:keepNext/>
        <w:pageBreakBefore/>
        <w:jc w:val="center"/>
      </w:pPr>
      <w:commentRangeStart w:id="10"/>
      <w:r w:rsidRPr="00621339">
        <w:rPr>
          <w:b/>
        </w:rPr>
        <w:lastRenderedPageBreak/>
        <w:t>RELATÓRIO</w:t>
      </w:r>
      <w:commentRangeEnd w:id="10"/>
      <w:r w:rsidRPr="00621339">
        <w:rPr>
          <w:rStyle w:val="Refdecomentrio"/>
          <w:sz w:val="28"/>
          <w:szCs w:val="22"/>
        </w:rPr>
        <w:commentReference w:id="10"/>
      </w:r>
    </w:p>
    <w:p w:rsidRPr="00621339" w:rsidR="001E77F4" w:rsidP="001E77F4" w:rsidRDefault="001E77F4" w14:paraId="28D371FB" w14:textId="77777777">
      <w:pPr>
        <w:keepNext/>
      </w:pPr>
    </w:p>
    <w:p w:rsidRPr="00621339" w:rsidR="001E77F4" w:rsidP="001E77F4" w:rsidRDefault="001E77F4" w14:paraId="52C87EED" w14:textId="77777777">
      <w:pPr>
        <w:ind w:firstLine="2268"/>
      </w:pPr>
      <w:r w:rsidRPr="00621339">
        <w:t>Adoto o relatório da r. sentença:</w:t>
      </w:r>
    </w:p>
    <w:p w:rsidRPr="00621339" w:rsidR="001E77F4" w:rsidP="001E77F4" w:rsidRDefault="001E77F4" w14:paraId="70BA34A5" w14:textId="77777777"/>
    <w:p w:rsidRPr="00621339" w:rsidR="001E77F4" w:rsidP="001E77F4" w:rsidRDefault="001E77F4" w14:paraId="32828305" w14:textId="77777777">
      <w:pPr>
        <w:ind w:left="2268" w:firstLine="1134"/>
      </w:pPr>
      <w:commentRangeStart w:id="11"/>
      <w:r w:rsidRPr="00621339">
        <w:rPr>
          <w:i/>
          <w:sz w:val="26"/>
        </w:rPr>
        <w:t>"Trata-se de ação de obrigação de fazer cumulada com indenização por danos morais, decorrente de alegado tratamento irregular de dados no Sistema de Informações de Crédito (SCR), ajuizada por ERICK RICHARD BATISTA DA SILVA em face do BANCO BRADESCO S.A., partes qualificadas nos autos.</w:t>
      </w:r>
      <w:commentRangeEnd w:id="11"/>
      <w:r w:rsidRPr="00621339">
        <w:rPr>
          <w:rStyle w:val="Refdecomentrio"/>
          <w:sz w:val="28"/>
          <w:szCs w:val="22"/>
        </w:rPr>
        <w:commentReference w:id="11"/>
      </w:r>
    </w:p>
    <w:p w:rsidRPr="00621339" w:rsidR="001E77F4" w:rsidP="001E77F4" w:rsidRDefault="001E77F4" w14:paraId="53E93201" w14:textId="77777777">
      <w:pPr>
        <w:ind w:left="2268" w:firstLine="1134"/>
      </w:pPr>
      <w:r w:rsidRPr="00621339">
        <w:rPr>
          <w:i/>
          <w:sz w:val="26"/>
        </w:rPr>
        <w:t>Narra a parte autora, em síntese, que, ao consultar o sistema Registrato do Banco Central do Brasil, identificou a existência de múltiplos registros classificados como 'vencidos' no SCR, vinculados à instituição ré, referentes aos meses de março a outubro de 2022, com valores que variam de R$ 286,74 (duzentos e oitenta e seis reais e setenta e quatro centavos) a R$ 347,98 (trezentos e quarenta e sete reais e noventa e oito centavos), individualizados nos itens 5 e 6 da petição inicial (ID [90954942]).</w:t>
      </w:r>
    </w:p>
    <w:p w:rsidRPr="00621339" w:rsidR="001E77F4" w:rsidP="001E77F4" w:rsidRDefault="001E77F4" w14:paraId="34302C60" w14:textId="77777777">
      <w:pPr>
        <w:ind w:left="2268" w:firstLine="1134"/>
      </w:pPr>
      <w:r w:rsidRPr="00621339">
        <w:rPr>
          <w:i/>
          <w:sz w:val="26"/>
        </w:rPr>
        <w:t>Sustenta que a controvérsia não recai sobre a existência da obrigação financeira, mas sobre a ausência de comprovação da comunicação prévia específica exigida pelo art. 13 da Resolução CMN nº 5.037/2022, bem como sobre a alegada inobservância dos deveres de transparência, informação adequada e autodeterminação informativa, à luz da Lei Geral de Proteção de Dados e do Código de Defesa do Consumidor.</w:t>
      </w:r>
    </w:p>
    <w:p w:rsidRPr="00621339" w:rsidR="001E77F4" w:rsidP="001E77F4" w:rsidRDefault="001E77F4" w14:paraId="37233AD0" w14:textId="77777777">
      <w:pPr>
        <w:ind w:left="2268" w:firstLine="1134"/>
      </w:pPr>
      <w:r w:rsidRPr="00621339">
        <w:rPr>
          <w:i/>
          <w:sz w:val="26"/>
        </w:rPr>
        <w:lastRenderedPageBreak/>
        <w:t>Requer a declaração de irregularidade do tratamento informacional, a exclusão definitiva dos registros do SCR, a abstenção de reinserção, a confirmação da tutela de urgência e a condenação da ré ao pagamento de indenização por danos morais em valor não inferior a R$ 25.000,00 (vinte e cinco mil reais). Juntou o relatório oficial do SCR (ID [90954945]) e demais documentos.</w:t>
      </w:r>
    </w:p>
    <w:p w:rsidRPr="00621339" w:rsidR="001E77F4" w:rsidP="001E77F4" w:rsidRDefault="001E77F4" w14:paraId="5D941288" w14:textId="77777777">
      <w:pPr>
        <w:ind w:left="2268" w:firstLine="1134"/>
      </w:pPr>
      <w:r w:rsidRPr="00621339">
        <w:rPr>
          <w:i/>
          <w:sz w:val="26"/>
        </w:rPr>
        <w:t>Deferida a gratuidade de justiça e indeferida a tutela de urgência (ID [90954955]).</w:t>
      </w:r>
    </w:p>
    <w:p w:rsidRPr="00621339" w:rsidR="001E77F4" w:rsidP="001E77F4" w:rsidRDefault="001E77F4" w14:paraId="1497C480" w14:textId="77777777">
      <w:pPr>
        <w:ind w:left="2268" w:firstLine="1134"/>
      </w:pPr>
      <w:r w:rsidRPr="00621339">
        <w:rPr>
          <w:i/>
          <w:sz w:val="26"/>
        </w:rPr>
        <w:t>Regularmente citada, a instituição ré apresentou contestação (ID [90956310]). Sustenta que o SCR não constitui cadastro restritivo de crédito, não se equiparando ao SPC ou à SERASA, tratando-se de banco de dados oficial e obrigatório, de natureza regulatória e fiscalizatória, alimentado compulsoriamente pelas instituições financeiras independentemente do adimplemento das operações. Aduz que a comunicação prévia ao cliente é feita uma única vez, no momento da abertura de relacionamento, não havendo dever de notificação a cada remessa periódica de dados. Afirma que a parte autora não impugna a veracidade das informações, o que inviabiliza a exclusão e a pretensão indenizatória, e que o dano moral não se presume, exigindo prova. Requer a improcedência dos pedidos.</w:t>
      </w:r>
    </w:p>
    <w:p w:rsidRPr="00621339" w:rsidR="001E77F4" w:rsidP="001E77F4" w:rsidRDefault="001E77F4" w14:paraId="1D5A14DB" w14:textId="77777777">
      <w:pPr>
        <w:ind w:left="2268" w:firstLine="1134"/>
      </w:pPr>
      <w:r w:rsidRPr="00621339">
        <w:rPr>
          <w:i/>
          <w:sz w:val="26"/>
        </w:rPr>
        <w:t>Impugnação à contestação apresentada pela parte autora (ID [90956313]), reiterando que o objeto da lide é a proteção de dados pessoais e não a natureza do SCR, e que a ré não teria demonstrado a observância concreta dos deveres de transparência.</w:t>
      </w:r>
    </w:p>
    <w:p w:rsidRPr="00621339" w:rsidR="001E77F4" w:rsidP="001E77F4" w:rsidRDefault="001E77F4" w14:paraId="23DECB6F" w14:textId="77777777">
      <w:pPr>
        <w:ind w:left="2268" w:firstLine="1134"/>
      </w:pPr>
      <w:r w:rsidRPr="00621339">
        <w:rPr>
          <w:i/>
          <w:sz w:val="26"/>
        </w:rPr>
        <w:lastRenderedPageBreak/>
        <w:t>Intimadas as partes a especificarem provas (ID 284129146), ambas manifestaram desinteresse na produção de novas provas e concordaram com o julgamento antecipado da lide (IDs 284345090 e 284946520). Vieram os autos conclusos para sentença (ID 285117733)." (ID 90956319)</w:t>
      </w:r>
    </w:p>
    <w:p w:rsidRPr="00621339" w:rsidR="001E77F4" w:rsidP="001E77F4" w:rsidRDefault="001E77F4" w14:paraId="352F2BCE" w14:textId="77777777"/>
    <w:p w:rsidRPr="00621339" w:rsidR="001E77F4" w:rsidP="001E77F4" w:rsidRDefault="001E77F4" w14:paraId="6DB04670" w14:textId="77777777">
      <w:pPr>
        <w:ind w:firstLine="2268"/>
      </w:pPr>
      <w:r w:rsidRPr="00621339">
        <w:t>A MM. Juíza sentenciante, Dra. Dara Pamella Oliveira Machado, da 1ª Vara Cível, de Família e de Órfãos e Sucessões de Santa Maria, julgou no seguinte sentido:</w:t>
      </w:r>
    </w:p>
    <w:p w:rsidRPr="00621339" w:rsidR="001E77F4" w:rsidP="001E77F4" w:rsidRDefault="001E77F4" w14:paraId="1E8B3744" w14:textId="77777777"/>
    <w:p w:rsidRPr="00621339" w:rsidR="001E77F4" w:rsidP="001E77F4" w:rsidRDefault="001E77F4" w14:paraId="5DD3F9DA" w14:textId="77777777">
      <w:pPr>
        <w:ind w:left="2268" w:firstLine="1134"/>
        <w:rPr>
          <w:ins w:id="1045" w:author="Assessor GDSXSR" w:date="2026-10-31T22:17:31Z"/>
        </w:rPr>
      </w:pPr>
      <w:r>
        <w:rPr>
          <w:i/>
          <w:sz w:val="26"/>
        </w:rPr>
        <w:t xml:space="preserve">"Ante o exposto, JULGO IMPROCEDENTES os pedidos formulados na petição inicial, resolvendo o mérito, com fundamento no art. 487, inciso I, do Código de Processo Civil.</w:t>
      </w:r>
      <w:del w:id="1044" w:author="Assessor GDSXSR" w:date="2026-10-31T22:17:31Z">
        <w:r>
          <w:rPr>
            <w:i/>
            <w:sz w:val="26"/>
          </w:rPr>
          <w:delText xml:space="preserve">" (ID 90956319)</w:delText>
        </w:r>
      </w:del>
    </w:p>
    <w:p>
      <w:pPr>
        <w:ind w:left="2268" w:firstLine="1134"/>
        <w:rPr/>
      </w:pPr>
      <w:ins w:id="1046" w:author="Assessor GDSXSR" w:date="2026-10-31T22:17:31Z">
        <w:commentRangeStart w:id="41"/>
        <w:r>
          <w:rPr>
            <w:i/>
            <w:color w:val="808080"/>
            <w:sz w:val="26"/>
          </w:rPr>
          <w:t xml:space="preserve">Condeno a parte autora ao pagamento das custas processuais e dos honorários advocatícios sucumbenciais, que fixo em 10% (dez por cento) sobre o valor atualizado da causa, nos termos do art. 85, § 2º, do Código de Processo Civil. Suspendo, todavia, a exigibilidade de tais verbas, por ser a parte autora beneficiária da gratuidade de justiça, na forma do art. 98, § 3º, do Código de Processo Civil." (ID 90956319)</w:t>
        </w:r>
        <w:commentRangeEnd w:id="41"/>
      </w:ins>
      <w:r>
        <w:rPr>
          <w:rStyle w:val="CommentReference"/>
        </w:rPr>
        <w:commentReference w:id="41"/>
      </w:r>
    </w:p>
    <w:p w:rsidRPr="00621339" w:rsidR="001E77F4" w:rsidP="001E77F4" w:rsidRDefault="001E77F4" w14:paraId="28250B58" w14:textId="77777777"/>
    <w:p w:rsidRPr="00621339" w:rsidR="001E77F4" w:rsidP="001E77F4" w:rsidRDefault="001E77F4" w14:paraId="3030FF12" w14:textId="77777777">
      <w:pPr>
        <w:ind w:firstLine="2268"/>
      </w:pPr>
      <w:r w:rsidRPr="00621339">
        <w:t xml:space="preserve">Apelo do autor, Erick Richard Batista da Silva (ID 90956321), em que alega, em síntese, que: </w:t>
      </w:r>
      <w:r w:rsidRPr="00621339">
        <w:rPr>
          <w:b/>
        </w:rPr>
        <w:t>1)</w:t>
      </w:r>
      <w:r w:rsidRPr="00621339">
        <w:t xml:space="preserve"> a sentença presumiu a comunicação prévia única exigida pelo art. 13 da Resolução CMN nº 5.037/2022, pois o banco não juntou contrato individualizado, termo de ciência ou outro documento anterior à primeira remessa dos dados ao SCR, e cabia-lhe o ônus da prova (</w:t>
      </w:r>
      <w:commentRangeStart w:id="12"/>
      <w:r w:rsidRPr="00621339">
        <w:t>CPC 373 II</w:t>
      </w:r>
      <w:commentRangeEnd w:id="12"/>
      <w:r w:rsidRPr="00621339">
        <w:rPr>
          <w:rStyle w:val="Refdecomentrio"/>
          <w:sz w:val="28"/>
          <w:szCs w:val="22"/>
        </w:rPr>
        <w:commentReference w:id="12"/>
      </w:r>
      <w:r w:rsidRPr="00621339">
        <w:t xml:space="preserve">; </w:t>
      </w:r>
      <w:commentRangeStart w:id="13"/>
      <w:r w:rsidRPr="00621339">
        <w:t>CDC 6º VIII</w:t>
      </w:r>
      <w:commentRangeEnd w:id="13"/>
      <w:r w:rsidRPr="00621339">
        <w:rPr>
          <w:rStyle w:val="Refdecomentrio"/>
          <w:sz w:val="28"/>
          <w:szCs w:val="22"/>
        </w:rPr>
        <w:commentReference w:id="13"/>
      </w:r>
      <w:r w:rsidRPr="00621339">
        <w:t xml:space="preserve">); </w:t>
      </w:r>
      <w:r w:rsidRPr="00621339">
        <w:rPr>
          <w:b/>
        </w:rPr>
        <w:t>2)</w:t>
      </w:r>
      <w:r w:rsidRPr="00621339">
        <w:t xml:space="preserve"> a licitude do SCR e a base legal da LGPD não eliminam o dever de transparência, de modo que a irregularidade informacional deve ser declarada e os registros regularizados, por correção, retificação, anotação de inconsistência, baixa ou exclusão, ainda que afastado o dano moral; </w:t>
      </w:r>
      <w:r w:rsidRPr="00621339">
        <w:rPr>
          <w:b/>
        </w:rPr>
        <w:t>3)</w:t>
      </w:r>
      <w:r w:rsidRPr="00621339">
        <w:t xml:space="preserve"> há dano moral, pois os registros repercutem na análise e na concessão de crédito; </w:t>
      </w:r>
      <w:r w:rsidRPr="00621339">
        <w:rPr>
          <w:b/>
        </w:rPr>
        <w:t>4)</w:t>
      </w:r>
      <w:r w:rsidRPr="00621339">
        <w:t xml:space="preserve"> o ônus da sucumbência deve ser invertido.</w:t>
      </w:r>
    </w:p>
    <w:p w:rsidRPr="00621339" w:rsidR="001E77F4" w:rsidP="001E77F4" w:rsidRDefault="001E77F4" w14:paraId="62B60FAE" w14:textId="77777777"/>
    <w:p w:rsidRPr="00621339" w:rsidR="001E77F4" w:rsidP="001E77F4" w:rsidRDefault="001E77F4" w14:paraId="7D84849D" w14:textId="521D65E8">
      <w:pPr>
        <w:ind w:firstLine="2268"/>
      </w:pPr>
      <w:r w:rsidRPr="00621339">
        <w:t xml:space="preserve">Requer </w:t>
      </w:r>
      <w:r w:rsidR="00C37CE4">
        <w:t>a reforma da sentença.</w:t>
      </w:r>
    </w:p>
    <w:p w:rsidRPr="00621339" w:rsidR="001E77F4" w:rsidP="001E77F4" w:rsidRDefault="001E77F4" w14:paraId="5FE06548" w14:textId="77777777"/>
    <w:p w:rsidRPr="00621339" w:rsidR="001E77F4" w:rsidP="001E77F4" w:rsidRDefault="001E77F4" w14:paraId="3E9A6AE0" w14:textId="77777777">
      <w:pPr>
        <w:ind w:firstLine="2268"/>
      </w:pPr>
      <w:commentRangeStart w:id="14"/>
      <w:r w:rsidRPr="00621339">
        <w:t xml:space="preserve">Contrarrazões do réu, Banco Bradesco S.A. (ID 90956324), em que suscita preliminar de ausência de dialeticidade e sustenta, em síntese, que: </w:t>
      </w:r>
      <w:commentRangeEnd w:id="14"/>
      <w:r w:rsidRPr="00621339">
        <w:rPr>
          <w:rStyle w:val="Refdecomentrio"/>
          <w:b/>
          <w:sz w:val="28"/>
          <w:szCs w:val="22"/>
        </w:rPr>
        <w:commentReference w:id="14"/>
      </w:r>
      <w:r w:rsidRPr="00621339">
        <w:rPr>
          <w:b/>
        </w:rPr>
        <w:t>1)</w:t>
      </w:r>
      <w:r w:rsidRPr="00621339">
        <w:t xml:space="preserve"> o apelo repete os argumentos da inicial e não ataca a sentença; </w:t>
      </w:r>
      <w:r w:rsidRPr="00621339">
        <w:rPr>
          <w:b/>
        </w:rPr>
        <w:t>2)</w:t>
      </w:r>
      <w:r w:rsidRPr="00621339">
        <w:t xml:space="preserve"> o SCR não é cadastro restritivo, a remessa dos dados é dever imposto pelo Banco Central, e basta uma única comunicação prévia, consignada na ficha-proposta de abertura de conta, sem dever de notificar cada atualização; </w:t>
      </w:r>
      <w:r w:rsidRPr="00621339">
        <w:rPr>
          <w:b/>
        </w:rPr>
        <w:t>3)</w:t>
      </w:r>
      <w:r w:rsidRPr="00621339">
        <w:t xml:space="preserve"> o autor não provou recusa de crédito nem abalo à personalidade, e o dano moral não se presume; </w:t>
      </w:r>
      <w:r w:rsidRPr="00621339">
        <w:rPr>
          <w:b/>
        </w:rPr>
        <w:t>4)</w:t>
      </w:r>
      <w:r w:rsidRPr="00621339">
        <w:t xml:space="preserve"> o autor </w:t>
      </w:r>
      <w:commentRangeStart w:id="15"/>
      <w:r w:rsidRPr="00621339">
        <w:t>não está negativado pelo banco</w:t>
      </w:r>
      <w:commentRangeEnd w:id="15"/>
      <w:r w:rsidRPr="00621339">
        <w:rPr>
          <w:rStyle w:val="Refdecomentrio"/>
          <w:sz w:val="28"/>
          <w:szCs w:val="22"/>
        </w:rPr>
        <w:commentReference w:id="15"/>
      </w:r>
      <w:r w:rsidRPr="00621339">
        <w:t>, conforme as consultas aos cadastros de inadimplentes (ID 90956311 e 90956312).</w:t>
      </w:r>
    </w:p>
    <w:p w:rsidRPr="00621339" w:rsidR="001E77F4" w:rsidP="001E77F4" w:rsidRDefault="001E77F4" w14:paraId="4502E68C" w14:textId="77777777"/>
    <w:p w:rsidRPr="00621339" w:rsidR="001E77F4" w:rsidP="001E77F4" w:rsidRDefault="001E77F4" w14:paraId="1B53542A" w14:textId="77777777">
      <w:pPr>
        <w:ind w:firstLine="2268"/>
      </w:pPr>
      <w:r w:rsidRPr="00621339">
        <w:t>É o relatório.</w:t>
      </w:r>
    </w:p>
    <w:p w:rsidRPr="00621339" w:rsidR="001E77F4" w:rsidP="001E77F4" w:rsidRDefault="001E77F4" w14:paraId="66D097C9" w14:textId="77777777"/>
    <w:p w:rsidRPr="00621339" w:rsidR="001E77F4" w:rsidP="001E77F4" w:rsidRDefault="001E77F4" w14:paraId="6B5BF3A0" w14:textId="77777777">
      <w:pPr>
        <w:keepNext/>
        <w:jc w:val="center"/>
      </w:pPr>
      <w:r w:rsidRPr="00621339">
        <w:rPr>
          <w:b/>
        </w:rPr>
        <w:t>VOTO</w:t>
      </w:r>
    </w:p>
    <w:p w:rsidRPr="00621339" w:rsidR="001E77F4" w:rsidP="001E77F4" w:rsidRDefault="001E77F4" w14:paraId="419E39C3" w14:textId="77777777">
      <w:pPr>
        <w:keepNext/>
      </w:pPr>
    </w:p>
    <w:p w:rsidRPr="00621339" w:rsidR="001E77F4" w:rsidP="001E77F4" w:rsidRDefault="001E77F4" w14:paraId="6E1AB266" w14:textId="77777777">
      <w:r w:rsidRPr="00621339">
        <w:rPr>
          <w:b/>
        </w:rPr>
        <w:t>O Senhor Desembargador SÉRGIO ROCHA – Relator.</w:t>
      </w:r>
    </w:p>
    <w:p w:rsidRPr="00621339" w:rsidR="001E77F4" w:rsidP="001E77F4" w:rsidRDefault="001E77F4" w14:paraId="113AD49D" w14:textId="77777777"/>
    <w:p w:rsidRPr="00621339" w:rsidR="001E77F4" w:rsidP="001E77F4" w:rsidRDefault="001E77F4" w14:paraId="18FB51B2" w14:textId="77777777">
      <w:pPr>
        <w:ind w:firstLine="2268"/>
      </w:pPr>
      <w:r w:rsidRPr="00621339">
        <w:t xml:space="preserve">Ação ajuizada em 09/06/2026. Sentença proferida em 21/08/2026. </w:t>
      </w:r>
      <w:r w:rsidRPr="00621339">
        <w:rPr>
          <w:color w:val="808080"/>
        </w:rPr>
        <w:t>Apelo</w:t>
      </w:r>
      <w:r w:rsidRPr="00621339">
        <w:t xml:space="preserve"> interposto em 28/08/2026. Valor da causa: R$ 25.000,00.</w:t>
      </w:r>
    </w:p>
    <w:p w:rsidRPr="00621339" w:rsidR="001E77F4" w:rsidP="001E77F4" w:rsidRDefault="001E77F4" w14:paraId="7C79D827" w14:textId="77777777"/>
    <w:p w:rsidRPr="00621339" w:rsidR="001E77F4" w:rsidP="001E77F4" w:rsidRDefault="001E77F4" w14:paraId="69663CBD" w14:textId="77777777">
      <w:pPr>
        <w:keepNext/>
        <w:jc w:val="center"/>
      </w:pPr>
      <w:r w:rsidRPr="00621339">
        <w:rPr>
          <w:b/>
        </w:rPr>
        <w:lastRenderedPageBreak/>
        <w:t>APELO DO AUTOR, ERICK RICHARD BATISTA DA SILVA</w:t>
      </w:r>
    </w:p>
    <w:p w:rsidRPr="00621339" w:rsidR="001E77F4" w:rsidP="001E77F4" w:rsidRDefault="001E77F4" w14:paraId="12350025" w14:textId="77777777">
      <w:pPr>
        <w:keepNext/>
      </w:pPr>
    </w:p>
    <w:p w:rsidRPr="00621339" w:rsidR="001E77F4" w:rsidP="001E77F4" w:rsidRDefault="001E77F4" w14:paraId="16534AFC" w14:textId="77777777">
      <w:pPr>
        <w:keepNext/>
        <w:jc w:val="center"/>
      </w:pPr>
      <w:r w:rsidRPr="00621339">
        <w:rPr>
          <w:highlight w:val="yellow"/>
        </w:rPr>
        <w:t>DA REJEIÇÃO DA PRELIMINAR DE AUSÊNCIA DE DIALETICIDADE</w:t>
      </w:r>
    </w:p>
    <w:p w:rsidRPr="00621339" w:rsidR="001E77F4" w:rsidP="001E77F4" w:rsidRDefault="001E77F4" w14:paraId="14705A39" w14:textId="77777777">
      <w:pPr>
        <w:keepNext/>
      </w:pPr>
    </w:p>
    <w:p w:rsidRPr="00621339" w:rsidR="001E77F4" w:rsidP="001E77F4" w:rsidRDefault="001E77F4" w14:paraId="35420AC9" w14:textId="77777777">
      <w:pPr>
        <w:ind w:firstLine="2268"/>
      </w:pPr>
      <w:r w:rsidRPr="00621339">
        <w:t>O réu/apelado, Banco Bradesco S.A., suscita, em contrarrazões, preliminar de ausência de dialeticidade, pois o apelo repete os argumentos da inicial e não ataca a sentença (ID 90956324).</w:t>
      </w:r>
    </w:p>
    <w:p w:rsidRPr="00621339" w:rsidR="001E77F4" w:rsidP="001E77F4" w:rsidRDefault="001E77F4" w14:paraId="41A47ED6" w14:textId="77777777"/>
    <w:p w:rsidRPr="00621339" w:rsidR="001E77F4" w:rsidP="001E77F4" w:rsidRDefault="001E77F4" w14:paraId="5EA2ABF6" w14:textId="77777777">
      <w:pPr>
        <w:ind w:firstLine="2268"/>
      </w:pPr>
      <w:r w:rsidRPr="00621339">
        <w:rPr>
          <w:highlight w:val="yellow"/>
        </w:rPr>
        <w:t>Sem razão o apelado.</w:t>
      </w:r>
    </w:p>
    <w:p w:rsidRPr="00621339" w:rsidR="001E77F4" w:rsidP="001E77F4" w:rsidRDefault="001E77F4" w14:paraId="21ABDC81" w14:textId="77777777"/>
    <w:p w:rsidRPr="00621339" w:rsidR="001E77F4" w:rsidP="001E77F4" w:rsidRDefault="001E77F4" w14:paraId="5936F610" w14:textId="77777777">
      <w:pPr>
        <w:ind w:firstLine="2268"/>
      </w:pPr>
      <w:commentRangeStart w:id="16"/>
      <w:r w:rsidRPr="00621339">
        <w:rPr>
          <w:color w:val="808080"/>
        </w:rPr>
        <w:t>Decerto</w:t>
      </w:r>
      <w:commentRangeStart w:id="17"/>
      <w:r w:rsidRPr="00621339">
        <w:t xml:space="preserve">, o apelo deve </w:t>
      </w:r>
      <w:commentRangeEnd w:id="17"/>
      <w:r w:rsidRPr="00621339">
        <w:rPr>
          <w:rStyle w:val="Refdecomentrio"/>
          <w:color w:val="808080"/>
          <w:sz w:val="28"/>
          <w:szCs w:val="22"/>
        </w:rPr>
        <w:commentReference w:id="17"/>
      </w:r>
      <w:r w:rsidRPr="00621339">
        <w:rPr>
          <w:color w:val="808080"/>
        </w:rPr>
        <w:t>conter</w:t>
      </w:r>
      <w:r w:rsidRPr="00621339">
        <w:t xml:space="preserve"> </w:t>
      </w:r>
      <w:r w:rsidRPr="00621339">
        <w:rPr>
          <w:color w:val="808080"/>
        </w:rPr>
        <w:t>a exposição do</w:t>
      </w:r>
      <w:r w:rsidRPr="00621339">
        <w:t xml:space="preserve"> fato </w:t>
      </w:r>
      <w:r w:rsidRPr="00621339">
        <w:rPr>
          <w:color w:val="808080"/>
        </w:rPr>
        <w:t>e do</w:t>
      </w:r>
      <w:r w:rsidRPr="00621339">
        <w:t xml:space="preserve"> direito e as razões do pedido de reforma, o que permite identificar o que se impugna</w:t>
      </w:r>
      <w:r w:rsidRPr="00621339">
        <w:rPr>
          <w:color w:val="808080"/>
        </w:rPr>
        <w:t>, como dispõe o art</w:t>
      </w:r>
      <w:r w:rsidRPr="00621339">
        <w:t>.</w:t>
      </w:r>
      <w:r w:rsidRPr="00621339">
        <w:rPr>
          <w:color w:val="808080"/>
        </w:rPr>
        <w:t xml:space="preserve"> 1.010, II e III, do CPC:</w:t>
      </w:r>
      <w:commentRangeEnd w:id="16"/>
      <w:r w:rsidRPr="00621339">
        <w:rPr>
          <w:rStyle w:val="Refdecomentrio"/>
          <w:sz w:val="28"/>
          <w:szCs w:val="22"/>
        </w:rPr>
        <w:commentReference w:id="16"/>
      </w:r>
    </w:p>
    <w:p w:rsidRPr="00621339" w:rsidR="001E77F4" w:rsidP="001E77F4" w:rsidRDefault="001E77F4" w14:paraId="2C8A9C4E" w14:textId="77777777">
      <w:pPr>
        <w:ind w:firstLine="2268"/>
      </w:pPr>
    </w:p>
    <w:p w:rsidRPr="00621339" w:rsidR="001E77F4" w:rsidP="001E77F4" w:rsidRDefault="001E77F4" w14:paraId="5C9B23AB" w14:textId="77777777">
      <w:pPr>
        <w:ind w:left="2268"/>
      </w:pPr>
      <w:r w:rsidRPr="00621339">
        <w:rPr>
          <w:i/>
          <w:color w:val="808080"/>
          <w:sz w:val="26"/>
        </w:rPr>
        <w:t>"Art. 1.010. A apelação, interposta por petição dirigida ao juízo de primeiro grau, conterá:</w:t>
      </w:r>
    </w:p>
    <w:p w:rsidRPr="00621339" w:rsidR="001E77F4" w:rsidP="001E77F4" w:rsidRDefault="001E77F4" w14:paraId="46B42DF7" w14:textId="77777777">
      <w:pPr>
        <w:ind w:left="2268"/>
      </w:pPr>
      <w:r w:rsidRPr="00621339">
        <w:rPr>
          <w:i/>
          <w:color w:val="808080"/>
          <w:sz w:val="26"/>
        </w:rPr>
        <w:t>(...)</w:t>
      </w:r>
    </w:p>
    <w:p w:rsidRPr="00621339" w:rsidR="001E77F4" w:rsidP="001E77F4" w:rsidRDefault="001E77F4" w14:paraId="09542437" w14:textId="77777777">
      <w:pPr>
        <w:ind w:left="2268"/>
      </w:pPr>
      <w:r w:rsidRPr="00621339">
        <w:rPr>
          <w:i/>
          <w:color w:val="808080"/>
          <w:sz w:val="26"/>
          <w:u w:val="single"/>
          <w:rPrChange w:id="1047" w:author="Assessor GDSXSR" w:date="2026-10-31T22:17:31Z">
            <w:rPr>
              <w:i/>
              <w:color w:val="808080"/>
              <w:sz w:val="26"/>
            </w:rPr>
          </w:rPrChange>
        </w:rPr>
        <w:t>II - a exposição do fato e do direito;</w:t>
      </w:r>
    </w:p>
    <w:p w:rsidRPr="00621339" w:rsidR="001E77F4" w:rsidP="001E77F4" w:rsidRDefault="001E77F4" w14:paraId="7BFE1064" w14:textId="77777777">
      <w:pPr>
        <w:ind w:left="2268"/>
      </w:pPr>
      <w:r w:rsidRPr="00621339">
        <w:rPr>
          <w:i/>
          <w:color w:val="808080"/>
          <w:sz w:val="26"/>
          <w:u w:val="single"/>
          <w:rPrChange w:id="1048" w:author="Assessor GDSXSR" w:date="2026-10-31T22:17:31Z">
            <w:rPr>
              <w:i/>
              <w:color w:val="808080"/>
              <w:sz w:val="26"/>
            </w:rPr>
          </w:rPrChange>
        </w:rPr>
        <w:t>III - as razões do pedido de reforma ou de decretação de nulidade;</w:t>
      </w:r>
    </w:p>
    <w:p w:rsidRPr="00621339" w:rsidR="001E77F4" w:rsidP="001E77F4" w:rsidRDefault="001E77F4" w14:paraId="5CC7D84B" w14:textId="77777777">
      <w:pPr>
        <w:ind w:left="2268"/>
      </w:pPr>
      <w:commentRangeStart w:id="43"/>
      <w:r>
        <w:rPr>
          <w:i/>
          <w:color w:val="808080"/>
          <w:sz w:val="26"/>
        </w:rPr>
        <w:t xml:space="preserve">(...)"</w:t>
      </w:r>
      <w:commentRangeEnd w:id="43"/>
      <w:r>
        <w:rPr>
          <w:rStyle w:val="CommentReference"/>
        </w:rPr>
        <w:commentReference w:id="43"/>
      </w:r>
      <w:ins w:id="1049" w:author="Assessor GDSXSR" w:date="2026-10-31T22:17:31Z">
        <w:r>
          <w:rPr>
            <w:i/>
            <w:color w:val="808080"/>
            <w:sz w:val="26"/>
          </w:rPr>
          <w:t xml:space="preserve"> – Grifei</w:t>
        </w:r>
      </w:ins>
    </w:p>
    <w:p w:rsidRPr="00621339" w:rsidR="001E77F4" w:rsidP="001E77F4" w:rsidRDefault="001E77F4" w14:paraId="79C19AC5" w14:textId="77777777"/>
    <w:p w:rsidRPr="00621339" w:rsidR="001E77F4" w:rsidP="001E77F4" w:rsidRDefault="001E77F4" w14:paraId="135B7C7E" w14:textId="77777777">
      <w:pPr>
        <w:ind w:firstLine="2268"/>
      </w:pPr>
      <w:r w:rsidRPr="00621339">
        <w:rPr>
          <w:color w:val="808080"/>
        </w:rPr>
        <w:t>No</w:t>
      </w:r>
      <w:r w:rsidRPr="00621339">
        <w:t xml:space="preserve"> </w:t>
      </w:r>
      <w:r w:rsidRPr="00621339">
        <w:rPr>
          <w:color w:val="808080"/>
        </w:rPr>
        <w:t>caso</w:t>
      </w:r>
      <w:commentRangeStart w:id="42"/>
      <w:r w:rsidRPr="00621339">
        <w:t>, o apelante rebate a sentença ao afirmar que ela presumiu, sem prova do banco, a comunicação prévia exigida pela Resolução CMN nº 5.037/2022, e pede a reforma com base em precedente do STJ (ID 90956321).</w:t>
      </w:r>
      <w:commentRangeEnd w:id="42"/>
      <w:r>
        <w:rPr>
          <w:rStyle w:val="CommentReference"/>
        </w:rPr>
        <w:commentReference w:id="42"/>
      </w:r>
    </w:p>
    <w:p w:rsidRPr="00621339" w:rsidR="001E77F4" w:rsidP="001E77F4" w:rsidRDefault="001E77F4" w14:paraId="37C3AA3E" w14:textId="77777777"/>
    <w:p w:rsidRPr="00621339" w:rsidR="001E77F4" w:rsidP="001E77F4" w:rsidRDefault="001E77F4" w14:paraId="6866D667" w14:textId="77777777">
      <w:pPr>
        <w:ind w:firstLine="2268"/>
      </w:pPr>
      <w:r w:rsidRPr="00621339">
        <w:t>Dessa forma, eventual semelhança com argumentos da inicial não impede o conhecimento do apelo.</w:t>
      </w:r>
    </w:p>
    <w:p w:rsidRPr="00621339" w:rsidR="001E77F4" w:rsidP="001E77F4" w:rsidRDefault="001E77F4" w14:paraId="4C3C0B01" w14:textId="77777777"/>
    <w:p w:rsidRPr="00621339" w:rsidR="001E77F4" w:rsidP="001E77F4" w:rsidRDefault="001E77F4" w14:paraId="367EFA2F" w14:textId="77777777">
      <w:pPr>
        <w:ind w:firstLine="2268"/>
      </w:pPr>
      <w:r w:rsidRPr="00621339">
        <w:rPr>
          <w:highlight w:val="yellow"/>
          <w:u w:val="single"/>
        </w:rPr>
        <w:t>Rejeito, portanto, a preliminar de ausência de dialeticidade.</w:t>
      </w:r>
    </w:p>
    <w:p w:rsidRPr="00621339" w:rsidR="001E77F4" w:rsidP="001E77F4" w:rsidRDefault="001E77F4" w14:paraId="4050A83A" w14:textId="77777777"/>
    <w:p w:rsidRPr="00621339" w:rsidR="001E77F4" w:rsidP="001E77F4" w:rsidRDefault="001E77F4" w14:paraId="71529A06" w14:textId="77777777">
      <w:pPr>
        <w:ind w:firstLine="2268"/>
      </w:pPr>
      <w:r w:rsidRPr="00621339">
        <w:t>Presentes os pressupostos de admissibilidade, conheço do apelo.</w:t>
      </w:r>
    </w:p>
    <w:p w:rsidRPr="00621339" w:rsidR="001E77F4" w:rsidP="001E77F4" w:rsidRDefault="001E77F4" w14:paraId="08EBDA09" w14:textId="77777777"/>
    <w:p w:rsidRPr="00621339" w:rsidR="001E77F4" w:rsidP="001E77F4" w:rsidRDefault="001E77F4" w14:paraId="5B183680" w14:textId="77777777">
      <w:pPr>
        <w:keepNext/>
        <w:jc w:val="center"/>
      </w:pPr>
      <w:r w:rsidRPr="00621339">
        <w:rPr>
          <w:highlight w:val="yellow"/>
        </w:rPr>
        <w:t>DA INEXISTÊNCIA DE ATO ILÍCITO E DE DANO MORAL INDENIZÁVEL</w:t>
      </w:r>
    </w:p>
    <w:p w:rsidRPr="00621339" w:rsidR="001E77F4" w:rsidP="001E77F4" w:rsidRDefault="001E77F4" w14:paraId="4AEFC549" w14:textId="77777777">
      <w:pPr>
        <w:keepNext/>
      </w:pPr>
    </w:p>
    <w:p w:rsidRPr="00621339" w:rsidR="001E77F4" w:rsidP="001E77F4" w:rsidRDefault="001E77F4" w14:paraId="6B7053DD" w14:textId="77777777">
      <w:pPr>
        <w:ind w:firstLine="2268"/>
        <w:rPr>
          <w:ins w:id="1053" w:author="Assessor GDSXSR" w:date="2026-10-31T22:17:31Z"/>
        </w:rPr>
      </w:pPr>
      <w:commentRangeStart w:id="44"/>
      <w:r>
        <w:t xml:space="preserve">O autor/apelante</w:t>
      </w:r>
      <w:commentRangeEnd w:id="44"/>
      <w:r>
        <w:rPr>
          <w:rStyle w:val="CommentReference"/>
        </w:rPr>
        <w:commentReference w:id="44"/>
      </w:r>
      <w:del w:id="1050" w:author="Assessor GDSXSR" w:date="2026-10-31T22:17:31Z">
        <w:r>
          <w:delText xml:space="preserve">,</w:delText>
        </w:r>
      </w:del>
      <w:r>
        <w:t xml:space="preserve"> </w:t>
      </w:r>
      <w:del w:id="1051" w:author="Assessor GDSXSR" w:date="2026-10-31T22:17:31Z">
        <w:r>
          <w:delText xml:space="preserve">Erick Richard Batista da Silva, apela alegando</w:delText>
        </w:r>
      </w:del>
      <w:ins w:id="1052" w:author="Assessor GDSXSR" w:date="2026-10-31T22:17:31Z">
        <w:r>
          <w:rPr>
            <w:color w:val="808080"/>
          </w:rPr>
          <w:t xml:space="preserve">alega</w:t>
        </w:r>
      </w:ins>
      <w:r>
        <w:t xml:space="preserve"> que: </w:t>
      </w:r>
      <w:r>
        <w:rPr>
          <w:b/>
        </w:rPr>
        <w:t xml:space="preserve">1)</w:t>
      </w:r>
      <w:r>
        <w:t xml:space="preserve"> a sentença presumiu a comunicação prévia única exigida pelo art. 13 da Resolução CMN nº 5.037/2022, sem contrato individualizado, termo de ciência ou outro documento anterior à primeira remessa dos dados, e cabia ao banco prová-la, pois deve guardar a comunicação por cinco anos; </w:t>
      </w:r>
      <w:r>
        <w:rPr>
          <w:b/>
        </w:rPr>
        <w:t xml:space="preserve">2)</w:t>
      </w:r>
      <w:r>
        <w:t xml:space="preserve"> a licitude do SCR e a base legal da LGPD não eliminam o dever de transparência, de modo que a irregularidade deve ser declarada e os registros regularizados, ainda que afastado o dano moral; </w:t>
      </w:r>
      <w:r>
        <w:rPr>
          <w:b/>
        </w:rPr>
        <w:t xml:space="preserve">3)</w:t>
      </w:r>
      <w:r>
        <w:t xml:space="preserve"> há dano moral, pois os registros repercutem na análise e na concessão de crédito (ID 90956321).</w:t>
      </w:r>
    </w:p>
    <w:p>
      <w:pPr>
        <w:ind w:firstLine="2268"/>
        <w:rPr>
          <w:ins w:id="1054" w:author="Assessor GDSXSR" w:date="2026-10-31T22:17:31Z"/>
        </w:rPr>
      </w:pPr>
    </w:p>
    <w:p>
      <w:pPr>
        <w:ind w:firstLine="2268"/>
        <w:rPr/>
      </w:pPr>
      <w:ins w:id="1055" w:author="Assessor GDSXSR" w:date="2026-10-31T22:17:31Z">
        <w:r>
          <w:rPr>
            <w:color w:val="808080"/>
          </w:rPr>
          <w:t xml:space="preserve">Requer a reforma da r. sentença para declarar a irregularidade do tratamento dos dados, regularizar os registros no SCR e condenar o réu ao pagamento de indenização por danos morais (ID 90956321).</w:t>
        </w:r>
      </w:ins>
    </w:p>
    <w:p w:rsidRPr="00621339" w:rsidR="001E77F4" w:rsidP="001E77F4" w:rsidRDefault="001E77F4" w14:paraId="4F4E3707" w14:textId="77777777"/>
    <w:p w:rsidRPr="00621339" w:rsidR="001E77F4" w:rsidP="001E77F4" w:rsidRDefault="001E77F4" w14:paraId="06A1D732" w14:textId="77777777">
      <w:pPr>
        <w:ind w:firstLine="2268"/>
      </w:pPr>
      <w:r w:rsidRPr="00621339">
        <w:rPr>
          <w:highlight w:val="yellow"/>
        </w:rPr>
        <w:t>Sem razão o apelante.</w:t>
      </w:r>
    </w:p>
    <w:p w:rsidRPr="00621339" w:rsidR="001E77F4" w:rsidP="001E77F4" w:rsidRDefault="001E77F4" w14:paraId="09C94FDE" w14:textId="77777777"/>
    <w:p w:rsidRPr="00621339" w:rsidR="001E77F4" w:rsidP="001E77F4" w:rsidRDefault="001E77F4" w14:paraId="0B099BB1" w14:textId="77777777">
      <w:pPr>
        <w:ind w:firstLine="2268"/>
      </w:pPr>
      <w:r w:rsidRPr="00621339">
        <w:t xml:space="preserve">A r. sentença, cujos argumentos </w:t>
      </w:r>
      <w:commentRangeStart w:id="18"/>
      <w:r w:rsidRPr="00621339">
        <w:t>acolho</w:t>
      </w:r>
      <w:commentRangeEnd w:id="18"/>
      <w:r w:rsidRPr="00621339">
        <w:rPr>
          <w:rStyle w:val="Refdecomentrio"/>
          <w:sz w:val="28"/>
          <w:szCs w:val="22"/>
        </w:rPr>
        <w:commentReference w:id="18"/>
      </w:r>
      <w:r w:rsidRPr="00621339">
        <w:t>, examinou o conjunto probatório e rebate as alegações do apelo:</w:t>
      </w:r>
    </w:p>
    <w:p w:rsidRPr="00621339" w:rsidR="001E77F4" w:rsidP="001E77F4" w:rsidRDefault="001E77F4" w14:paraId="0AA696F1" w14:textId="77777777"/>
    <w:p w:rsidRPr="00621339" w:rsidR="001E77F4" w:rsidP="001E77F4" w:rsidRDefault="001E77F4" w14:paraId="33F95386" w14:textId="77777777">
      <w:pPr>
        <w:ind w:left="2268" w:firstLine="1134"/>
      </w:pPr>
      <w:r w:rsidRPr="00621339">
        <w:rPr>
          <w:i/>
          <w:sz w:val="26"/>
        </w:rPr>
        <w:t xml:space="preserve">"Registre-se, ainda, que a parte autora, em nenhum momento, impugnou a veracidade ou a exatidão das informações lançadas no SCR. Ao contrário, delimitou expressamente o objeto da lide, afirmando não discutir a existência, a validade ou a exigibilidade da obrigação financeira. </w:t>
      </w:r>
      <w:r w:rsidRPr="00621339">
        <w:rPr>
          <w:i/>
          <w:sz w:val="26"/>
          <w:highlight w:val="yellow"/>
          <w:u w:val="single"/>
        </w:rPr>
        <w:t>Sendo incontroversa a fidedignidade dos registros, não há falar em ato ilícito na sua remessa e manutenção</w:t>
      </w:r>
      <w:r w:rsidRPr="00621339">
        <w:rPr>
          <w:i/>
          <w:sz w:val="26"/>
        </w:rPr>
        <w:t>, que decorre de dever legal e regulatório imposto às instituições participantes do Sistema Financeiro Nacional.</w:t>
      </w:r>
    </w:p>
    <w:p w:rsidRPr="00621339" w:rsidR="001E77F4" w:rsidP="001E77F4" w:rsidRDefault="001E77F4" w14:paraId="7F060974" w14:textId="77777777">
      <w:pPr>
        <w:ind w:left="2268" w:firstLine="1134"/>
      </w:pPr>
      <w:r w:rsidRPr="00621339">
        <w:rPr>
          <w:i/>
          <w:sz w:val="26"/>
          <w:highlight w:val="yellow"/>
          <w:u w:val="single"/>
        </w:rPr>
        <w:t>Apenas informações incorretas ou cuja exclusão tenha sido judicialmente determinada podem deixar de constar no SCR</w:t>
      </w:r>
      <w:r w:rsidRPr="00621339">
        <w:rPr>
          <w:i/>
          <w:sz w:val="26"/>
        </w:rPr>
        <w:t>. As demais, sendo fidedignas, ainda que reputadas desabonadoras pelo titular, devem ser preservadas, para a segurança e a integridade do controle do sistema financeiro.</w:t>
      </w:r>
    </w:p>
    <w:p w:rsidRPr="00621339" w:rsidR="001E77F4" w:rsidP="001E77F4" w:rsidRDefault="001E77F4" w14:paraId="25A595D0" w14:textId="77777777">
      <w:pPr>
        <w:ind w:left="2268" w:firstLine="1134"/>
      </w:pPr>
      <w:r w:rsidRPr="00621339">
        <w:rPr>
          <w:i/>
          <w:sz w:val="26"/>
        </w:rPr>
        <w:t xml:space="preserve">O próprio relatório oficial acostado aos autos (ID [90954945]) adverte que o histórico das dívidas não se altera e que estas continuarão a aparecer nos meses em que ficaram em atraso. </w:t>
      </w:r>
      <w:r w:rsidRPr="00621339">
        <w:rPr>
          <w:i/>
          <w:sz w:val="26"/>
          <w:highlight w:val="yellow"/>
        </w:rPr>
        <w:t xml:space="preserve">Não havendo impugnação à veracidade dos apontamentos, </w:t>
      </w:r>
      <w:r w:rsidRPr="00621339">
        <w:rPr>
          <w:i/>
          <w:sz w:val="26"/>
          <w:highlight w:val="yellow"/>
          <w:u w:val="single"/>
        </w:rPr>
        <w:t>é inviável a determinação de exclusão dos registros históricos</w:t>
      </w:r>
      <w:r w:rsidRPr="00621339">
        <w:rPr>
          <w:i/>
          <w:sz w:val="26"/>
        </w:rPr>
        <w:t>, bem como a imposição de abstenção de reinserção.</w:t>
      </w:r>
    </w:p>
    <w:p w:rsidRPr="00621339" w:rsidR="001E77F4" w:rsidP="001E77F4" w:rsidRDefault="001E77F4" w14:paraId="5C710AFA" w14:textId="77777777">
      <w:pPr>
        <w:ind w:left="2268" w:firstLine="1134"/>
      </w:pPr>
      <w:r w:rsidRPr="00621339">
        <w:rPr>
          <w:i/>
          <w:sz w:val="26"/>
        </w:rPr>
        <w:t>Não configurada conduta ilícita, resta prejudicada a pretensão indenizatória, ante a ausência de elemento essencial da responsabilidade civil.</w:t>
      </w:r>
    </w:p>
    <w:p w:rsidRPr="00621339" w:rsidR="001E77F4" w:rsidP="001E77F4" w:rsidRDefault="001E77F4" w14:paraId="77BEFE6C" w14:textId="77777777">
      <w:pPr>
        <w:ind w:left="2268" w:firstLine="1134"/>
      </w:pPr>
      <w:r w:rsidRPr="00621339">
        <w:rPr>
          <w:i/>
          <w:sz w:val="26"/>
        </w:rPr>
        <w:t xml:space="preserve">Ainda que assim não fosse, </w:t>
      </w:r>
      <w:r w:rsidRPr="00621339">
        <w:rPr>
          <w:i/>
          <w:sz w:val="26"/>
          <w:highlight w:val="yellow"/>
        </w:rPr>
        <w:t>o dano moral, na hipótese, não se presume</w:t>
      </w:r>
      <w:r w:rsidRPr="00621339">
        <w:rPr>
          <w:i/>
          <w:sz w:val="26"/>
        </w:rPr>
        <w:t xml:space="preserve">. Tratando-se de registro </w:t>
      </w:r>
      <w:r w:rsidRPr="00621339">
        <w:rPr>
          <w:i/>
          <w:sz w:val="26"/>
        </w:rPr>
        <w:lastRenderedPageBreak/>
        <w:t xml:space="preserve">verídico em banco de dados de acesso restrito, sem natureza de cadastro público de inadimplentes, a caracterização do dano extrapatrimonial dependeria de prova de efetiva repercussão lesiva, tal como a negativa concreta de crédito. </w:t>
      </w:r>
      <w:r w:rsidRPr="00621339">
        <w:rPr>
          <w:i/>
          <w:sz w:val="26"/>
          <w:highlight w:val="yellow"/>
          <w:u w:val="single"/>
        </w:rPr>
        <w:t>A parte autora, contudo, não demonstrou qualquer recusa específica de crédito vinculada aos apontamentos questionados</w:t>
      </w:r>
      <w:r w:rsidRPr="00621339">
        <w:rPr>
          <w:i/>
          <w:sz w:val="26"/>
        </w:rPr>
        <w:t>, ônus que lhe competia, na forma do art. 373, inciso I, do Código de Processo Civil.</w:t>
      </w:r>
    </w:p>
    <w:p w:rsidRPr="00621339" w:rsidR="001E77F4" w:rsidP="001E77F4" w:rsidRDefault="001E77F4" w14:paraId="75335AC2" w14:textId="77777777">
      <w:pPr>
        <w:ind w:left="2268" w:firstLine="1134"/>
      </w:pPr>
      <w:r w:rsidRPr="00621339">
        <w:rPr>
          <w:i/>
          <w:sz w:val="26"/>
        </w:rPr>
        <w:t xml:space="preserve">Registre-se que os precedentes do TJDFT invocados na impugnação — que reconhecem o dano moral por inscrição indevida no SCR — referem-se a hipóteses de </w:t>
      </w:r>
      <w:r w:rsidRPr="00621339">
        <w:rPr>
          <w:i/>
          <w:sz w:val="26"/>
          <w:highlight w:val="yellow"/>
        </w:rPr>
        <w:t>operação inexistente ou não comprovada</w:t>
      </w:r>
      <w:r w:rsidRPr="00621339">
        <w:rPr>
          <w:i/>
          <w:sz w:val="26"/>
        </w:rPr>
        <w:t>, situação diversa da destes autos, em que a existência e a veracidade dos registros são incontroversas." (ID 90956319)</w:t>
      </w:r>
      <w:r w:rsidRPr="00621339">
        <w:rPr>
          <w:i/>
          <w:color w:val="808080"/>
          <w:sz w:val="26"/>
        </w:rPr>
        <w:t xml:space="preserve"> – Grifei</w:t>
      </w:r>
    </w:p>
    <w:p w:rsidRPr="00621339" w:rsidR="001E77F4" w:rsidP="001E77F4" w:rsidRDefault="001E77F4" w14:paraId="4E2DC979" w14:textId="77777777"/>
    <w:p w:rsidRPr="00621339" w:rsidR="001E77F4" w:rsidP="001E77F4" w:rsidRDefault="001E77F4" w14:paraId="4D9710AE" w14:textId="066DFFEF">
      <w:pPr>
        <w:ind w:firstLine="2268"/>
      </w:pPr>
      <w:del w:id="1056" w:author="Assessor GDSXSR" w:date="2026-10-31T22:17:31Z">
        <w:r>
          <w:rPr/>
          <w:delText xml:space="preserve">O</w:delText>
        </w:r>
      </w:del>
      <w:ins w:id="1057" w:author="Assessor GDSXSR" w:date="2026-10-31T22:17:31Z">
        <w:r>
          <w:rPr>
            <w:color w:val="808080"/>
          </w:rPr>
          <w:t xml:space="preserve">De fato, o</w:t>
        </w:r>
      </w:ins>
      <w:r>
        <w:rPr/>
        <w:t xml:space="preserve"> </w:t>
      </w:r>
      <w:r>
        <w:rPr/>
        <w:t xml:space="preserve">apelante não exige notificações mensais,</w:t>
      </w:r>
      <w:r>
        <w:rPr/>
        <w:t xml:space="preserve"> apenas</w:t>
      </w:r>
      <w:r>
        <w:rPr/>
        <w:t xml:space="preserve"> limita a controvérsia à prova da comunicação única anterior à primeira remessa e não discute a existência, a validade nem a exigibilidade das dívidas (ID 90956321).</w:t>
      </w:r>
    </w:p>
    <w:p w:rsidRPr="00621339" w:rsidR="001E77F4" w:rsidP="001E77F4" w:rsidRDefault="001E77F4" w14:paraId="3767C85D" w14:textId="77777777"/>
    <w:p w:rsidRPr="00621339" w:rsidR="001E77F4" w:rsidP="001E77F4" w:rsidRDefault="001E77F4" w14:paraId="237E79DE" w14:textId="77777777">
      <w:pPr>
        <w:ind w:firstLine="2268"/>
      </w:pPr>
      <w:commentRangeStart w:id="19"/>
      <w:r w:rsidRPr="00621339">
        <w:rPr>
          <w:color w:val="808080"/>
        </w:rPr>
        <w:t>O</w:t>
      </w:r>
      <w:r w:rsidRPr="00621339">
        <w:t xml:space="preserve"> banco não juntou documento individualizado de comunicação ao autor </w:t>
      </w:r>
      <w:r w:rsidRPr="00621339">
        <w:rPr>
          <w:color w:val="808080"/>
        </w:rPr>
        <w:t>e</w:t>
      </w:r>
      <w:r w:rsidRPr="00621339">
        <w:t xml:space="preserve"> apresentou, na contestação, apenas modelo de termo de adesão, indicado como exemplo (ID 90956310)</w:t>
      </w:r>
      <w:r w:rsidRPr="00621339">
        <w:rPr>
          <w:color w:val="808080"/>
        </w:rPr>
        <w:t>.</w:t>
      </w:r>
    </w:p>
    <w:p w:rsidRPr="00621339" w:rsidR="001E77F4" w:rsidP="001E77F4" w:rsidRDefault="001E77F4" w14:paraId="46160A92" w14:textId="77777777">
      <w:pPr>
        <w:ind w:firstLine="2268"/>
      </w:pPr>
    </w:p>
    <w:p w:rsidRPr="00621339" w:rsidR="001E77F4" w:rsidP="001E77F4" w:rsidRDefault="001E77F4" w14:paraId="56A06379" w14:textId="77777777">
      <w:pPr>
        <w:ind w:firstLine="2268"/>
      </w:pPr>
      <w:r w:rsidRPr="00621339">
        <w:rPr>
          <w:color w:val="808080"/>
        </w:rPr>
        <w:t>Isso ocorreu</w:t>
      </w:r>
      <w:commentRangeStart w:id="20"/>
      <w:r w:rsidRPr="00621339">
        <w:t xml:space="preserve"> mesmo após a decisão que determinou a juntada do comprovante de comunicação ao titular (ID 90954955).</w:t>
      </w:r>
      <w:commentRangeEnd w:id="20"/>
      <w:r w:rsidRPr="00621339">
        <w:rPr>
          <w:rStyle w:val="Refdecomentrio"/>
          <w:sz w:val="28"/>
          <w:szCs w:val="22"/>
        </w:rPr>
        <w:commentReference w:id="20"/>
      </w:r>
      <w:commentRangeEnd w:id="19"/>
      <w:r w:rsidRPr="00621339">
        <w:rPr>
          <w:rStyle w:val="Refdecomentrio"/>
          <w:sz w:val="28"/>
          <w:szCs w:val="22"/>
        </w:rPr>
        <w:commentReference w:id="19"/>
      </w:r>
    </w:p>
    <w:p w:rsidRPr="00621339" w:rsidR="001E77F4" w:rsidP="001E77F4" w:rsidRDefault="001E77F4" w14:paraId="6214EA07" w14:textId="77777777"/>
    <w:p w:rsidRPr="00621339" w:rsidR="001E77F4" w:rsidP="001E77F4" w:rsidRDefault="001E77F4" w14:paraId="5762FCE9" w14:textId="77777777">
      <w:pPr>
        <w:ind w:firstLine="2268"/>
      </w:pPr>
      <w:commentRangeStart w:id="21"/>
      <w:commentRangeStart w:id="22"/>
      <w:del w:id="1058" w:author="Assessor GDSXSR" w:date="2026-10-31T22:17:31Z">
        <w:r>
          <w:rPr>
            <w:color w:val="808080"/>
          </w:rPr>
          <w:delText xml:space="preserve">A</w:delText>
        </w:r>
      </w:del>
      <w:ins w:id="1059" w:author="Assessor GDSXSR" w:date="2026-10-31T22:17:31Z">
        <w:r>
          <w:rPr>
            <w:color w:val="808080"/>
          </w:rPr>
          <w:t xml:space="preserve">Contudo, a</w:t>
        </w:r>
      </w:ins>
      <w:r>
        <w:rPr>
          <w:color w:val="808080"/>
        </w:rPr>
        <w:t xml:space="preserve"> controvérsia foi resolvida pelo c. STJ no julgamento do Tema 1.482</w:t>
      </w:r>
      <w:r>
        <w:t xml:space="preserve">, </w:t>
      </w:r>
      <w:r>
        <w:rPr>
          <w:color w:val="808080"/>
        </w:rPr>
        <w:t xml:space="preserve">com</w:t>
      </w:r>
      <w:r>
        <w:t xml:space="preserve"> </w:t>
      </w:r>
      <w:r>
        <w:rPr>
          <w:color w:val="808080"/>
        </w:rPr>
        <w:t xml:space="preserve">relevância reconhecida e reafirmação de jurisprudência, em</w:t>
      </w:r>
      <w:r>
        <w:t xml:space="preserve"> que </w:t>
      </w:r>
      <w:r>
        <w:rPr>
          <w:color w:val="808080"/>
        </w:rPr>
        <w:t xml:space="preserve">foram fixadas as seguintes teses:</w:t>
      </w:r>
      <w:commentRangeEnd w:id="22"/>
      <w:commentRangeEnd w:id="21"/>
      <w:r w:rsidRPr="00621339">
        <w:rPr>
          <w:rStyle w:val="Refdecomentrio"/>
          <w:color w:val="808080"/>
          <w:sz w:val="28"/>
          <w:szCs w:val="22"/>
        </w:rPr>
        <w:commentReference w:id="22"/>
      </w:r>
      <w:r w:rsidRPr="00621339">
        <w:rPr>
          <w:rStyle w:val="Refdecomentrio"/>
          <w:sz w:val="28"/>
          <w:szCs w:val="22"/>
        </w:rPr>
        <w:commentReference w:id="21"/>
      </w:r>
    </w:p>
    <w:p w:rsidRPr="00621339" w:rsidR="001E77F4" w:rsidP="001E77F4" w:rsidRDefault="001E77F4" w14:paraId="0B8D65D7" w14:textId="77777777">
      <w:pPr>
        <w:ind w:firstLine="2268"/>
      </w:pPr>
    </w:p>
    <w:p w:rsidRPr="00621339" w:rsidR="001E77F4" w:rsidP="001E77F4" w:rsidRDefault="001E77F4" w14:paraId="4A88B1DC" w14:textId="77777777">
      <w:pPr>
        <w:ind w:left="2268"/>
      </w:pPr>
      <w:r w:rsidRPr="00621339">
        <w:rPr>
          <w:i/>
          <w:color w:val="808080"/>
          <w:sz w:val="26"/>
        </w:rPr>
        <w:t>"1) O reporte de dados feito pelas instituições financeiras ao Sistema de Informações de Crédito do Banco Central do Brasil (SCR) não exige a prévia notificação do consumidor para cada evento ocorrido durante a execução do contrato, sendo suficiente a inserção de cláusula contratual informativa de que todos os dados relativos às operações bancárias serão reportadas ao SCR, e 2) A simples ausência de notificação prévia não confere ao consumidor o direito de ter excluída a anotação que lhe diz respeito, tampouco de ser indenizado por danos morais, ressalvadas a hipótese de inclusão de registros de caráter negativo por dívida inexistente ou no caso de manutenção do registro 'negativo' após o pagamento da dívida."</w:t>
      </w:r>
    </w:p>
    <w:p w:rsidRPr="00621339" w:rsidR="001E77F4" w:rsidP="001E77F4" w:rsidRDefault="001E77F4" w14:paraId="791C2D12" w14:textId="77777777">
      <w:pPr>
        <w:ind w:left="2268"/>
      </w:pPr>
      <w:commentRangeStart w:id="45"/>
      <w:r w:rsidRPr="00621339">
        <w:rPr>
          <w:i/>
          <w:color w:val="808080"/>
          <w:sz w:val="26"/>
          <w:highlight w:val="yellow"/>
        </w:rPr>
        <w:t>(ProRQF no REsp n. 2.276.480/RS, relator Ministro Ricardo Villas Bôas Cueva, Segunda Seção, julgado em 21/10/2026, DJe de 27/10/2026.)</w:t>
      </w:r>
      <w:commentRangeEnd w:id="45"/>
      <w:r>
        <w:rPr>
          <w:rStyle w:val="CommentReference"/>
        </w:rPr>
        <w:commentReference w:id="45"/>
      </w:r>
    </w:p>
    <w:p w:rsidRPr="00621339" w:rsidR="001E77F4" w:rsidP="001E77F4" w:rsidRDefault="001E77F4" w14:paraId="48F9F7CF" w14:textId="77777777"/>
    <w:p w:rsidRPr="00621339" w:rsidR="001E77F4" w:rsidP="001E77F4" w:rsidRDefault="001E77F4" w14:paraId="38A4AC2C" w14:textId="77777777">
      <w:pPr>
        <w:ind w:firstLine="2268"/>
      </w:pPr>
      <w:commentRangeStart w:id="23"/>
      <w:del w:id="1060" w:author="Assessor GDSXSR" w:date="2026-10-31T22:17:31Z">
        <w:r>
          <w:rPr>
            <w:color w:val="808080"/>
          </w:rPr>
          <w:delText xml:space="preserve">A</w:delText>
        </w:r>
      </w:del>
      <w:ins w:id="1061" w:author="Assessor GDSXSR" w:date="2026-10-31T22:17:31Z">
        <w:r>
          <w:rPr>
            <w:color w:val="808080"/>
          </w:rPr>
          <w:t xml:space="preserve">Assim, a</w:t>
        </w:r>
      </w:ins>
      <w:r>
        <w:rPr>
          <w:highlight w:val="yellow"/>
          <w:rPrChange w:id="1062" w:author="Assessor GDSXSR" w:date="2026-10-31T22:17:31Z">
            <w:rPr/>
          </w:rPrChange>
        </w:rPr>
        <w:t xml:space="preserve"> </w:t>
      </w:r>
      <w:r>
        <w:rPr>
          <w:color w:val="808080"/>
          <w:highlight w:val="yellow"/>
          <w:rPrChange w:id="1063" w:author="Assessor GDSXSR" w:date="2026-10-31T22:17:31Z">
            <w:rPr>
              <w:color w:val="808080"/>
            </w:rPr>
          </w:rPrChange>
        </w:rPr>
        <w:t xml:space="preserve">ausência</w:t>
      </w:r>
      <w:r>
        <w:rPr>
          <w:highlight w:val="yellow"/>
          <w:rPrChange w:id="1064" w:author="Assessor GDSXSR" w:date="2026-10-31T22:17:31Z">
            <w:rPr/>
          </w:rPrChange>
        </w:rPr>
        <w:t xml:space="preserve"> de comprovação da comunicação </w:t>
      </w:r>
      <w:r>
        <w:rPr>
          <w:color w:val="808080"/>
          <w:highlight w:val="yellow"/>
          <w:rPrChange w:id="1065" w:author="Assessor GDSXSR" w:date="2026-10-31T22:17:31Z">
            <w:rPr>
              <w:color w:val="808080"/>
            </w:rPr>
          </w:rPrChange>
        </w:rPr>
        <w:t xml:space="preserve">individualizada ao autor, por si só, </w:t>
      </w:r>
      <w:r>
        <w:rPr>
          <w:highlight w:val="yellow"/>
          <w:rPrChange w:id="1066" w:author="Assessor GDSXSR" w:date="2026-10-31T22:17:31Z">
            <w:rPr/>
          </w:rPrChange>
        </w:rPr>
        <w:t xml:space="preserve">não </w:t>
      </w:r>
      <w:r>
        <w:rPr>
          <w:color w:val="808080"/>
          <w:highlight w:val="yellow"/>
          <w:rPrChange w:id="1067" w:author="Assessor GDSXSR" w:date="2026-10-31T22:17:31Z">
            <w:rPr>
              <w:color w:val="808080"/>
            </w:rPr>
          </w:rPrChange>
        </w:rPr>
        <w:t xml:space="preserve">lhe</w:t>
      </w:r>
      <w:r>
        <w:rPr>
          <w:highlight w:val="yellow"/>
          <w:rPrChange w:id="1068" w:author="Assessor GDSXSR" w:date="2026-10-31T22:17:31Z">
            <w:rPr/>
          </w:rPrChange>
        </w:rPr>
        <w:t xml:space="preserve"> </w:t>
      </w:r>
      <w:r>
        <w:rPr>
          <w:color w:val="808080"/>
          <w:highlight w:val="yellow"/>
          <w:rPrChange w:id="1069" w:author="Assessor GDSXSR" w:date="2026-10-31T22:17:31Z">
            <w:rPr>
              <w:color w:val="808080"/>
            </w:rPr>
          </w:rPrChange>
        </w:rPr>
        <w:t xml:space="preserve">confere</w:t>
      </w:r>
      <w:r>
        <w:rPr>
          <w:highlight w:val="yellow"/>
          <w:rPrChange w:id="1070" w:author="Assessor GDSXSR" w:date="2026-10-31T22:17:31Z">
            <w:rPr/>
          </w:rPrChange>
        </w:rPr>
        <w:t xml:space="preserve"> </w:t>
      </w:r>
      <w:r>
        <w:rPr>
          <w:color w:val="808080"/>
          <w:highlight w:val="yellow"/>
          <w:rPrChange w:id="1071" w:author="Assessor GDSXSR" w:date="2026-10-31T22:17:31Z">
            <w:rPr>
              <w:color w:val="808080"/>
            </w:rPr>
          </w:rPrChange>
        </w:rPr>
        <w:t xml:space="preserve">o</w:t>
      </w:r>
      <w:r>
        <w:rPr>
          <w:highlight w:val="yellow"/>
          <w:rPrChange w:id="1072" w:author="Assessor GDSXSR" w:date="2026-10-31T22:17:31Z">
            <w:rPr/>
          </w:rPrChange>
        </w:rPr>
        <w:t xml:space="preserve"> </w:t>
      </w:r>
      <w:r>
        <w:rPr>
          <w:color w:val="808080"/>
          <w:highlight w:val="yellow"/>
          <w:rPrChange w:id="1073" w:author="Assessor GDSXSR" w:date="2026-10-31T22:17:31Z">
            <w:rPr>
              <w:color w:val="808080"/>
            </w:rPr>
          </w:rPrChange>
        </w:rPr>
        <w:t xml:space="preserve">direito de excluir os</w:t>
      </w:r>
      <w:r>
        <w:rPr>
          <w:highlight w:val="yellow"/>
          <w:rPrChange w:id="1074" w:author="Assessor GDSXSR" w:date="2026-10-31T22:17:31Z">
            <w:rPr/>
          </w:rPrChange>
        </w:rPr>
        <w:t xml:space="preserve"> registros </w:t>
      </w:r>
      <w:r>
        <w:rPr>
          <w:color w:val="808080"/>
          <w:highlight w:val="yellow"/>
          <w:rPrChange w:id="1075" w:author="Assessor GDSXSR" w:date="2026-10-31T22:17:31Z">
            <w:rPr>
              <w:color w:val="808080"/>
            </w:rPr>
          </w:rPrChange>
        </w:rPr>
        <w:t xml:space="preserve">nem</w:t>
      </w:r>
      <w:r>
        <w:rPr>
          <w:highlight w:val="yellow"/>
          <w:rPrChange w:id="1076" w:author="Assessor GDSXSR" w:date="2026-10-31T22:17:31Z">
            <w:rPr/>
          </w:rPrChange>
        </w:rPr>
        <w:t xml:space="preserve"> </w:t>
      </w:r>
      <w:r>
        <w:rPr>
          <w:color w:val="808080"/>
          <w:highlight w:val="yellow"/>
          <w:rPrChange w:id="1077" w:author="Assessor GDSXSR" w:date="2026-10-31T22:17:31Z">
            <w:rPr>
              <w:color w:val="808080"/>
            </w:rPr>
          </w:rPrChange>
        </w:rPr>
        <w:t xml:space="preserve">de receber indenização por danos morais</w:t>
      </w:r>
      <w:r>
        <w:rPr>
          <w:highlight w:val="yellow"/>
          <w:rPrChange w:id="1078" w:author="Assessor GDSXSR" w:date="2026-10-31T22:17:31Z">
            <w:rPr/>
          </w:rPrChange>
        </w:rPr>
        <w:t xml:space="preserve">.</w:t>
      </w:r>
      <w:commentRangeEnd w:id="23"/>
      <w:r w:rsidRPr="00621339">
        <w:rPr>
          <w:rStyle w:val="Refdecomentrio"/>
          <w:sz w:val="28"/>
          <w:szCs w:val="22"/>
        </w:rPr>
        <w:commentReference w:id="23"/>
      </w:r>
    </w:p>
    <w:p w:rsidRPr="00621339" w:rsidR="001E77F4" w:rsidP="001E77F4" w:rsidRDefault="001E77F4" w14:paraId="206DE403" w14:textId="77777777">
      <w:pPr>
        <w:ind w:firstLine="2268"/>
      </w:pPr>
    </w:p>
    <w:p w:rsidRPr="00621339" w:rsidR="001E77F4" w:rsidP="001E77F4" w:rsidRDefault="001E77F4" w14:paraId="32D0FA44" w14:textId="77777777">
      <w:pPr>
        <w:ind w:firstLine="2268"/>
      </w:pPr>
      <w:r w:rsidRPr="00621339">
        <w:rPr>
          <w:color w:val="808080"/>
          <w:highlight w:val="yellow"/>
          <w:rPrChange w:id="1079" w:author="Assessor GDSXSR" w:date="2026-10-31T22:17:31Z">
            <w:rPr>
              <w:color w:val="808080"/>
            </w:rPr>
          </w:rPrChange>
        </w:rPr>
        <w:lastRenderedPageBreak/>
        <w:t>Não incidem as ressalvas da tese, pois as dívidas são incontroversas, e não há registro de dívida inexistente nem manutenção do apontamento após o pagamento (ID 90956321).</w:t>
      </w:r>
    </w:p>
    <w:p w:rsidRPr="00621339" w:rsidR="001E77F4" w:rsidP="001E77F4" w:rsidRDefault="001E77F4" w14:paraId="161DDEDE" w14:textId="77777777"/>
    <w:p w:rsidRPr="00621339" w:rsidR="001E77F4" w:rsidP="001E77F4" w:rsidRDefault="001E77F4" w14:paraId="12FBAE29" w14:textId="77777777">
      <w:pPr>
        <w:ind w:firstLine="2268"/>
      </w:pPr>
      <w:commentRangeStart w:id="24"/>
      <w:commentRangeStart w:id="25"/>
      <w:r w:rsidRPr="00621339">
        <w:t>Nesse sentido</w:t>
      </w:r>
      <w:commentRangeEnd w:id="25"/>
      <w:r w:rsidRPr="00621339">
        <w:rPr>
          <w:rStyle w:val="Refdecomentrio"/>
          <w:sz w:val="28"/>
          <w:szCs w:val="22"/>
        </w:rPr>
        <w:commentReference w:id="25"/>
      </w:r>
      <w:r w:rsidRPr="00621339">
        <w:t>:</w:t>
      </w:r>
      <w:commentRangeEnd w:id="24"/>
      <w:r w:rsidRPr="00621339">
        <w:rPr>
          <w:rStyle w:val="Refdecomentrio"/>
          <w:sz w:val="28"/>
          <w:szCs w:val="22"/>
        </w:rPr>
        <w:commentReference w:id="24"/>
      </w:r>
    </w:p>
    <w:p w:rsidRPr="00621339" w:rsidR="001E77F4" w:rsidP="001E77F4" w:rsidRDefault="001E77F4" w14:paraId="5C55279F" w14:textId="77777777"/>
    <w:p w:rsidRPr="00621339" w:rsidR="001E77F4" w:rsidP="001E77F4" w:rsidRDefault="001E77F4" w14:paraId="49DDD89A" w14:textId="77777777">
      <w:pPr>
        <w:ind w:left="2268"/>
      </w:pPr>
      <w:commentRangeStart w:id="26"/>
      <w:r w:rsidRPr="00621339">
        <w:rPr>
          <w:i/>
          <w:sz w:val="26"/>
        </w:rPr>
        <w:t xml:space="preserve">"(...) 6. </w:t>
      </w:r>
      <w:commentRangeEnd w:id="26"/>
      <w:r w:rsidRPr="00621339">
        <w:rPr>
          <w:rStyle w:val="Refdecomentrio"/>
          <w:i/>
          <w:sz w:val="26"/>
          <w:szCs w:val="22"/>
          <w:u w:val="single"/>
        </w:rPr>
        <w:commentReference w:id="26"/>
      </w:r>
      <w:r w:rsidRPr="00621339">
        <w:rPr>
          <w:i/>
          <w:sz w:val="26"/>
          <w:u w:val="single"/>
        </w:rPr>
        <w:t>A ausência de comprovação de notificação prévia do consumidor acerca da inclusão de dados verídicos no SCR não configura, por si só, conduta antijurídica ou falha na prestação do serviço</w:t>
      </w:r>
      <w:r w:rsidRPr="00621339">
        <w:rPr>
          <w:i/>
          <w:sz w:val="26"/>
        </w:rPr>
        <w:t>, nem compromete o dever de informação, quando inexistente controvérsia quanto à higidez da dívida. 7. Inexistindo demonstração de quitação do débito ou de irregularidade no registro efetuado, caracteriza-se o exercício regular do direito pela instituição financeira, afastando-se a possibilidade de exclusão do apontamento. (...)"</w:t>
      </w:r>
    </w:p>
    <w:p w:rsidRPr="00621339" w:rsidR="001E77F4" w:rsidP="001E77F4" w:rsidRDefault="001E77F4" w14:paraId="5ECB5D9E" w14:textId="77777777">
      <w:pPr>
        <w:ind w:left="2268"/>
      </w:pPr>
      <w:commentRangeStart w:id="46"/>
      <w:r>
        <w:rPr>
          <w:i/>
          <w:sz w:val="26"/>
        </w:rPr>
        <w:t xml:space="preserve">(TJDFT, 0706459-04.2025.8.07.0010, Relator</w:t>
      </w:r>
      <w:ins w:id="1080" w:author="Assessor GDSXSR" w:date="2026-10-31T22:17:31Z">
        <w:r>
          <w:rPr>
            <w:i/>
            <w:color w:val="808080"/>
            <w:sz w:val="26"/>
          </w:rPr>
          <w:t xml:space="preserve">(a)</w:t>
        </w:r>
      </w:ins>
      <w:r>
        <w:rPr>
          <w:i/>
          <w:sz w:val="26"/>
        </w:rPr>
        <w:t xml:space="preserve">: </w:t>
      </w:r>
      <w:del w:id="1081" w:author="Assessor GDSXSR" w:date="2026-10-31T22:17:31Z">
        <w:r>
          <w:rPr>
            <w:i/>
            <w:sz w:val="26"/>
          </w:rPr>
          <w:delText xml:space="preserve">Aiston</w:delText>
        </w:r>
      </w:del>
      <w:ins w:id="1082" w:author="Assessor GDSXSR" w:date="2026-10-31T22:17:31Z">
        <w:r>
          <w:rPr>
            <w:i/>
            <w:color w:val="808080"/>
            <w:sz w:val="26"/>
          </w:rPr>
          <w:t xml:space="preserve">AISTON</w:t>
        </w:r>
      </w:ins>
      <w:r>
        <w:rPr>
          <w:i/>
          <w:sz w:val="26"/>
        </w:rPr>
        <w:t xml:space="preserve"> </w:t>
      </w:r>
      <w:del w:id="1083" w:author="Assessor GDSXSR" w:date="2026-10-31T22:17:31Z">
        <w:r>
          <w:rPr>
            <w:i/>
            <w:sz w:val="26"/>
          </w:rPr>
          <w:delText xml:space="preserve">Henrique</w:delText>
        </w:r>
      </w:del>
      <w:ins w:id="1084" w:author="Assessor GDSXSR" w:date="2026-10-31T22:17:31Z">
        <w:r>
          <w:rPr>
            <w:i/>
            <w:color w:val="808080"/>
            <w:sz w:val="26"/>
          </w:rPr>
          <w:t xml:space="preserve">HENRIQUE</w:t>
        </w:r>
      </w:ins>
      <w:r>
        <w:rPr>
          <w:i/>
          <w:sz w:val="26"/>
        </w:rPr>
        <w:t xml:space="preserve"> </w:t>
      </w:r>
      <w:del w:id="1085" w:author="Assessor GDSXSR" w:date="2026-10-31T22:17:31Z">
        <w:r>
          <w:rPr>
            <w:i/>
            <w:sz w:val="26"/>
          </w:rPr>
          <w:delText xml:space="preserve">de</w:delText>
        </w:r>
      </w:del>
      <w:ins w:id="1086" w:author="Assessor GDSXSR" w:date="2026-10-31T22:17:31Z">
        <w:r>
          <w:rPr>
            <w:i/>
            <w:color w:val="808080"/>
            <w:sz w:val="26"/>
          </w:rPr>
          <w:t xml:space="preserve">DE</w:t>
        </w:r>
      </w:ins>
      <w:r>
        <w:rPr>
          <w:i/>
          <w:sz w:val="26"/>
        </w:rPr>
        <w:t xml:space="preserve"> </w:t>
      </w:r>
      <w:del w:id="1087" w:author="Assessor GDSXSR" w:date="2026-10-31T22:17:31Z">
        <w:r>
          <w:rPr>
            <w:i/>
            <w:sz w:val="26"/>
          </w:rPr>
          <w:delText xml:space="preserve">Sousa</w:delText>
        </w:r>
      </w:del>
      <w:ins w:id="1088" w:author="Assessor GDSXSR" w:date="2026-10-31T22:17:31Z">
        <w:r>
          <w:rPr>
            <w:i/>
            <w:color w:val="808080"/>
            <w:sz w:val="26"/>
          </w:rPr>
          <w:t xml:space="preserve">SOUSA</w:t>
        </w:r>
      </w:ins>
      <w:r>
        <w:rPr>
          <w:i/>
          <w:sz w:val="26"/>
        </w:rPr>
        <w:t xml:space="preserve">, 4ª </w:t>
      </w:r>
      <w:del w:id="1089" w:author="Assessor GDSXSR" w:date="2026-10-31T22:17:31Z">
        <w:r>
          <w:rPr>
            <w:i/>
            <w:sz w:val="26"/>
          </w:rPr>
          <w:delText xml:space="preserve">Turma</w:delText>
        </w:r>
      </w:del>
      <w:ins w:id="1090" w:author="Assessor GDSXSR" w:date="2026-10-31T22:17:31Z">
        <w:r>
          <w:rPr>
            <w:i/>
            <w:color w:val="808080"/>
            <w:sz w:val="26"/>
          </w:rPr>
          <w:t xml:space="preserve">TURMA</w:t>
        </w:r>
      </w:ins>
      <w:r>
        <w:rPr>
          <w:i/>
          <w:sz w:val="26"/>
        </w:rPr>
        <w:t xml:space="preserve"> </w:t>
      </w:r>
      <w:del w:id="1091" w:author="Assessor GDSXSR" w:date="2026-10-31T22:17:31Z">
        <w:r>
          <w:rPr>
            <w:i/>
            <w:sz w:val="26"/>
          </w:rPr>
          <w:delText xml:space="preserve">Cível</w:delText>
        </w:r>
      </w:del>
      <w:ins w:id="1092" w:author="Assessor GDSXSR" w:date="2026-10-31T22:17:31Z">
        <w:r>
          <w:rPr>
            <w:i/>
            <w:color w:val="808080"/>
            <w:sz w:val="26"/>
          </w:rPr>
          <w:t xml:space="preserve">CÍVEL</w:t>
        </w:r>
      </w:ins>
      <w:r>
        <w:rPr>
          <w:i/>
          <w:sz w:val="26"/>
        </w:rPr>
        <w:t xml:space="preserve">, </w:t>
      </w:r>
      <w:del w:id="1093" w:author="Assessor GDSXSR" w:date="2026-10-31T22:17:31Z">
        <w:r>
          <w:rPr>
            <w:i/>
            <w:sz w:val="26"/>
          </w:rPr>
          <w:delText xml:space="preserve">Data</w:delText>
        </w:r>
      </w:del>
      <w:ins w:id="1094" w:author="Assessor GDSXSR" w:date="2026-10-31T22:17:31Z">
        <w:r>
          <w:rPr>
            <w:i/>
            <w:color w:val="808080"/>
            <w:sz w:val="26"/>
          </w:rPr>
          <w:t xml:space="preserve">data</w:t>
        </w:r>
      </w:ins>
      <w:r>
        <w:rPr>
          <w:i/>
          <w:sz w:val="26"/>
        </w:rPr>
        <w:t xml:space="preserve"> de </w:t>
      </w:r>
      <w:del w:id="1095" w:author="Assessor GDSXSR" w:date="2026-10-31T22:17:31Z">
        <w:r>
          <w:rPr>
            <w:i/>
            <w:sz w:val="26"/>
          </w:rPr>
          <w:delText xml:space="preserve">Julgamento</w:delText>
        </w:r>
      </w:del>
      <w:ins w:id="1096" w:author="Assessor GDSXSR" w:date="2026-10-31T22:17:31Z">
        <w:r>
          <w:rPr>
            <w:i/>
            <w:color w:val="808080"/>
            <w:sz w:val="26"/>
          </w:rPr>
          <w:t xml:space="preserve">julgamento</w:t>
        </w:r>
      </w:ins>
      <w:r>
        <w:rPr>
          <w:i/>
          <w:sz w:val="26"/>
        </w:rPr>
        <w:t xml:space="preserve">: 05/03/2026</w:t>
      </w:r>
      <w:ins w:id="1097" w:author="Assessor GDSXSR" w:date="2026-10-31T22:17:31Z">
        <w:r>
          <w:rPr>
            <w:i/>
            <w:color w:val="808080"/>
            <w:sz w:val="26"/>
          </w:rPr>
          <w:t xml:space="preserve">.</w:t>
        </w:r>
      </w:ins>
      <w:r>
        <w:rPr>
          <w:i/>
          <w:sz w:val="26"/>
        </w:rPr>
        <w:t xml:space="preserve">)</w:t>
      </w:r>
      <w:r>
        <w:rPr>
          <w:i/>
          <w:color w:val="808080"/>
          <w:sz w:val="26"/>
        </w:rPr>
        <w:t xml:space="preserve"> – Grifei</w:t>
      </w:r>
      <w:commentRangeEnd w:id="46"/>
      <w:r>
        <w:rPr>
          <w:rStyle w:val="CommentReference"/>
        </w:rPr>
        <w:commentReference w:id="46"/>
      </w:r>
    </w:p>
    <w:p w:rsidRPr="00621339" w:rsidR="001E77F4" w:rsidP="001E77F4" w:rsidRDefault="001E77F4" w14:paraId="3AD34FCA" w14:textId="77777777"/>
    <w:p>
      <w:pPr>
        <w:ind w:firstLine="2268"/>
        <w:rPr>
          <w:ins w:id="1120" w:author="Assessor GDSXSR" w:date="2026-10-31T22:17:31Z"/>
        </w:rPr>
      </w:pPr>
      <w:commentRangeStart w:id="27"/>
      <w:r>
        <w:rPr>
          <w:color w:val="808080"/>
        </w:rPr>
        <w:t xml:space="preserve">A</w:t>
      </w:r>
      <w:r>
        <w:t xml:space="preserve"> Lei Geral de Proteção de Dados autoriza o tratamento de dados para cumprir obrigação regulatória do controlador</w:t>
      </w:r>
      <w:ins w:id="1116" w:author="Assessor GDSXSR" w:date="2026-10-31T22:17:31Z">
        <w:r>
          <w:rPr>
            <w:color w:val="808080"/>
          </w:rPr>
          <w:t xml:space="preserve"> (LGPD 7º II).</w:t>
        </w:r>
      </w:ins>
    </w:p>
    <w:p>
      <w:pPr>
        <w:ind w:firstLine="2268"/>
        <w:rPr>
          <w:ins w:id="1121" w:author="Assessor GDSXSR" w:date="2026-10-31T22:17:31Z"/>
        </w:rPr>
      </w:pPr>
    </w:p>
    <w:p w:rsidRPr="00621339" w:rsidR="001E77F4" w:rsidP="001E77F4" w:rsidRDefault="001E77F4" w14:paraId="57A8C69B" w14:textId="77777777">
      <w:pPr>
        <w:ind w:firstLine="2268"/>
      </w:pPr>
      <w:ins w:id="1117" w:author="Assessor GDSXSR" w:date="2026-10-31T22:17:31Z">
        <w:commentRangeStart w:id="47"/>
        <w:r>
          <w:rPr>
            <w:color w:val="808080"/>
          </w:rPr>
          <w:t xml:space="preserve">No mais</w:t>
        </w:r>
        <w:commentRangeEnd w:id="47"/>
      </w:ins>
      <w:r>
        <w:rPr>
          <w:rStyle w:val="CommentReference"/>
        </w:rPr>
        <w:commentReference w:id="47"/>
      </w:r>
      <w:r>
        <w:t xml:space="preserve">,</w:t>
      </w:r>
      <w:del w:id="1118" w:author="Assessor GDSXSR" w:date="2026-10-31T22:17:31Z">
        <w:r>
          <w:delText xml:space="preserve"> e</w:delText>
        </w:r>
      </w:del>
      <w:r>
        <w:t xml:space="preserve"> a falta de prova da comunicação, isolada, não demonstra tratamento incorreto nem desautorizado que viole a transparência (LGPD 6º VI</w:t>
      </w:r>
      <w:del w:id="1119" w:author="Assessor GDSXSR" w:date="2026-10-31T22:17:31Z">
        <w:r>
          <w:rPr>
            <w:color w:val="808080"/>
          </w:rPr>
          <w:delText xml:space="preserve"> e 7º II</w:delText>
        </w:r>
      </w:del>
      <w:r>
        <w:t xml:space="preserve">).</w:t>
      </w:r>
      <w:commentRangeEnd w:id="27"/>
      <w:r w:rsidRPr="00621339">
        <w:rPr>
          <w:rStyle w:val="Refdecomentrio"/>
          <w:sz w:val="28"/>
          <w:szCs w:val="22"/>
        </w:rPr>
        <w:commentReference w:id="27"/>
      </w:r>
    </w:p>
    <w:p w:rsidRPr="00621339" w:rsidR="001E77F4" w:rsidP="001E77F4" w:rsidRDefault="001E77F4" w14:paraId="00D81A6E" w14:textId="77777777"/>
    <w:p w:rsidRPr="00621339" w:rsidR="001E77F4" w:rsidP="001E77F4" w:rsidRDefault="001E77F4" w14:paraId="7D7A9392" w14:textId="77777777">
      <w:pPr>
        <w:ind w:firstLine="2268"/>
      </w:pPr>
      <w:r w:rsidRPr="00621339">
        <w:rPr>
          <w:color w:val="808080"/>
        </w:rPr>
        <w:t>Como</w:t>
      </w:r>
      <w:r w:rsidRPr="00621339">
        <w:t xml:space="preserve"> assentado </w:t>
      </w:r>
      <w:r w:rsidRPr="00621339">
        <w:rPr>
          <w:color w:val="808080"/>
        </w:rPr>
        <w:t>nos</w:t>
      </w:r>
      <w:r w:rsidRPr="00621339">
        <w:t xml:space="preserve"> </w:t>
      </w:r>
      <w:r w:rsidRPr="00621339">
        <w:rPr>
          <w:color w:val="808080"/>
        </w:rPr>
        <w:t>precedentes</w:t>
      </w:r>
      <w:r w:rsidRPr="00621339">
        <w:t xml:space="preserve"> </w:t>
      </w:r>
      <w:r w:rsidRPr="00621339">
        <w:rPr>
          <w:color w:val="808080"/>
        </w:rPr>
        <w:t>citados</w:t>
      </w:r>
      <w:r w:rsidRPr="00621339">
        <w:t xml:space="preserve">, a inexistência de irregularidade no registro afasta a exclusão do </w:t>
      </w:r>
      <w:r w:rsidRPr="00621339">
        <w:lastRenderedPageBreak/>
        <w:t>apontamento, e, afastado o ilícito, não há irregularidade a declarar nem providência a determinar.</w:t>
      </w:r>
    </w:p>
    <w:p w:rsidRPr="00621339" w:rsidR="001E77F4" w:rsidP="001E77F4" w:rsidRDefault="001E77F4" w14:paraId="627C4F49" w14:textId="77777777"/>
    <w:p w:rsidRPr="00621339" w:rsidR="001E77F4" w:rsidP="001E77F4" w:rsidRDefault="001E77F4" w14:paraId="55FA83A7" w14:textId="77777777">
      <w:pPr>
        <w:ind w:firstLine="2268"/>
      </w:pPr>
      <w:commentRangeStart w:id="28"/>
      <w:commentRangeStart w:id="29"/>
      <w:r w:rsidRPr="00621339">
        <w:t>Quanto ao dano moral, ele exige ato ilícito, dano e nexo causal</w:t>
      </w:r>
      <w:commentRangeEnd w:id="29"/>
      <w:r w:rsidRPr="00621339">
        <w:rPr>
          <w:rStyle w:val="Refdecomentrio"/>
          <w:sz w:val="28"/>
          <w:szCs w:val="22"/>
        </w:rPr>
        <w:commentReference w:id="29"/>
      </w:r>
      <w:r w:rsidRPr="00621339">
        <w:t>, e o apelante não indica, no apelo, recusa específica de crédito vinculada aos registros (</w:t>
      </w:r>
      <w:r w:rsidRPr="00621339">
        <w:rPr>
          <w:color w:val="808080"/>
        </w:rPr>
        <w:t xml:space="preserve">CC 186 e 927; </w:t>
      </w:r>
      <w:r w:rsidRPr="00621339">
        <w:t>ID 90956321).</w:t>
      </w:r>
      <w:commentRangeEnd w:id="28"/>
      <w:r w:rsidRPr="00621339">
        <w:rPr>
          <w:rStyle w:val="Refdecomentrio"/>
          <w:sz w:val="28"/>
          <w:szCs w:val="22"/>
        </w:rPr>
        <w:commentReference w:id="28"/>
      </w:r>
    </w:p>
    <w:p w:rsidRPr="00621339" w:rsidR="001E77F4" w:rsidP="001E77F4" w:rsidRDefault="001E77F4" w14:paraId="0699793C" w14:textId="77777777"/>
    <w:p w:rsidRPr="00621339" w:rsidR="001E77F4" w:rsidP="001E77F4" w:rsidRDefault="001E77F4" w14:paraId="48CCA4EC" w14:textId="77777777">
      <w:pPr>
        <w:ind w:firstLine="2268"/>
      </w:pPr>
      <w:commentRangeStart w:id="30"/>
      <w:commentRangeStart w:id="31"/>
      <w:r w:rsidRPr="00621339">
        <w:t>Nesse sentido</w:t>
      </w:r>
      <w:commentRangeEnd w:id="31"/>
      <w:r w:rsidRPr="00621339">
        <w:rPr>
          <w:rStyle w:val="Refdecomentrio"/>
          <w:sz w:val="28"/>
          <w:szCs w:val="22"/>
        </w:rPr>
        <w:commentReference w:id="31"/>
      </w:r>
      <w:r w:rsidRPr="00621339">
        <w:t>:</w:t>
      </w:r>
      <w:commentRangeEnd w:id="30"/>
      <w:r w:rsidRPr="00621339">
        <w:rPr>
          <w:rStyle w:val="Refdecomentrio"/>
          <w:sz w:val="28"/>
          <w:szCs w:val="22"/>
        </w:rPr>
        <w:commentReference w:id="30"/>
      </w:r>
    </w:p>
    <w:p w:rsidRPr="00621339" w:rsidR="001E77F4" w:rsidP="001E77F4" w:rsidRDefault="001E77F4" w14:paraId="6DDFDF6D" w14:textId="77777777"/>
    <w:p w:rsidRPr="00621339" w:rsidR="001E77F4" w:rsidP="001E77F4" w:rsidRDefault="001E77F4" w14:paraId="408B55CE" w14:textId="77777777">
      <w:pPr>
        <w:ind w:left="2268"/>
      </w:pPr>
      <w:commentRangeStart w:id="32"/>
      <w:r w:rsidRPr="00621339">
        <w:rPr>
          <w:i/>
          <w:sz w:val="26"/>
        </w:rPr>
        <w:t xml:space="preserve">"(...) 7. Nesse contexto, </w:t>
      </w:r>
      <w:commentRangeEnd w:id="32"/>
      <w:r w:rsidRPr="00621339">
        <w:rPr>
          <w:rStyle w:val="Refdecomentrio"/>
          <w:i/>
          <w:sz w:val="26"/>
          <w:szCs w:val="22"/>
          <w:u w:val="single"/>
        </w:rPr>
        <w:commentReference w:id="32"/>
      </w:r>
      <w:r w:rsidRPr="00621339">
        <w:rPr>
          <w:i/>
          <w:sz w:val="26"/>
          <w:u w:val="single"/>
        </w:rPr>
        <w:t>a ausência de notificação prévia não configurou ofensa à honra ou à dignidade do apelante, especialmente porque o registro reflete dívida efetivamente existente e previamente inadimplida</w:t>
      </w:r>
      <w:r w:rsidRPr="00621339">
        <w:rPr>
          <w:i/>
          <w:sz w:val="26"/>
        </w:rPr>
        <w:t>. (...)"</w:t>
      </w:r>
    </w:p>
    <w:p w:rsidRPr="00621339" w:rsidR="001E77F4" w:rsidP="001E77F4" w:rsidRDefault="001E77F4" w14:paraId="3C678765" w14:textId="77777777">
      <w:pPr>
        <w:ind w:left="2268"/>
      </w:pPr>
      <w:r>
        <w:rPr>
          <w:i/>
          <w:sz w:val="26"/>
        </w:rPr>
        <w:t xml:space="preserve">(TJDFT, 0700492-39.2024.8.07.0001, Relator</w:t>
      </w:r>
      <w:ins w:id="1098" w:author="Assessor GDSXSR" w:date="2026-10-31T22:17:31Z">
        <w:r>
          <w:rPr>
            <w:i/>
            <w:color w:val="808080"/>
            <w:sz w:val="26"/>
          </w:rPr>
          <w:t xml:space="preserve">(a)</w:t>
        </w:r>
      </w:ins>
      <w:r>
        <w:rPr>
          <w:i/>
          <w:sz w:val="26"/>
        </w:rPr>
        <w:t xml:space="preserve">: </w:t>
      </w:r>
      <w:del w:id="1099" w:author="Assessor GDSXSR" w:date="2026-10-31T22:17:31Z">
        <w:r>
          <w:rPr>
            <w:i/>
            <w:sz w:val="26"/>
          </w:rPr>
          <w:delText xml:space="preserve">Aiston</w:delText>
        </w:r>
      </w:del>
      <w:ins w:id="1100" w:author="Assessor GDSXSR" w:date="2026-10-31T22:17:31Z">
        <w:r>
          <w:rPr>
            <w:i/>
            <w:color w:val="808080"/>
            <w:sz w:val="26"/>
          </w:rPr>
          <w:t xml:space="preserve">AISTON</w:t>
        </w:r>
      </w:ins>
      <w:r>
        <w:rPr>
          <w:i/>
          <w:sz w:val="26"/>
        </w:rPr>
        <w:t xml:space="preserve"> </w:t>
      </w:r>
      <w:del w:id="1101" w:author="Assessor GDSXSR" w:date="2026-10-31T22:17:31Z">
        <w:r>
          <w:rPr>
            <w:i/>
            <w:sz w:val="26"/>
          </w:rPr>
          <w:delText xml:space="preserve">Henrique</w:delText>
        </w:r>
      </w:del>
      <w:ins w:id="1102" w:author="Assessor GDSXSR" w:date="2026-10-31T22:17:31Z">
        <w:r>
          <w:rPr>
            <w:i/>
            <w:color w:val="808080"/>
            <w:sz w:val="26"/>
          </w:rPr>
          <w:t xml:space="preserve">HENRIQUE</w:t>
        </w:r>
      </w:ins>
      <w:r>
        <w:rPr>
          <w:i/>
          <w:sz w:val="26"/>
        </w:rPr>
        <w:t xml:space="preserve"> </w:t>
      </w:r>
      <w:del w:id="1103" w:author="Assessor GDSXSR" w:date="2026-10-31T22:17:31Z">
        <w:r>
          <w:rPr>
            <w:i/>
            <w:sz w:val="26"/>
          </w:rPr>
          <w:delText xml:space="preserve">de</w:delText>
        </w:r>
      </w:del>
      <w:ins w:id="1104" w:author="Assessor GDSXSR" w:date="2026-10-31T22:17:31Z">
        <w:r>
          <w:rPr>
            <w:i/>
            <w:color w:val="808080"/>
            <w:sz w:val="26"/>
          </w:rPr>
          <w:t xml:space="preserve">DE</w:t>
        </w:r>
      </w:ins>
      <w:r>
        <w:rPr>
          <w:i/>
          <w:sz w:val="26"/>
        </w:rPr>
        <w:t xml:space="preserve"> </w:t>
      </w:r>
      <w:del w:id="1105" w:author="Assessor GDSXSR" w:date="2026-10-31T22:17:31Z">
        <w:r>
          <w:rPr>
            <w:i/>
            <w:sz w:val="26"/>
          </w:rPr>
          <w:delText xml:space="preserve">Sousa</w:delText>
        </w:r>
      </w:del>
      <w:ins w:id="1106" w:author="Assessor GDSXSR" w:date="2026-10-31T22:17:31Z">
        <w:r>
          <w:rPr>
            <w:i/>
            <w:color w:val="808080"/>
            <w:sz w:val="26"/>
          </w:rPr>
          <w:t xml:space="preserve">SOUSA</w:t>
        </w:r>
      </w:ins>
      <w:r>
        <w:rPr>
          <w:i/>
          <w:sz w:val="26"/>
        </w:rPr>
        <w:t xml:space="preserve">, 4ª </w:t>
      </w:r>
      <w:del w:id="1107" w:author="Assessor GDSXSR" w:date="2026-10-31T22:17:31Z">
        <w:r>
          <w:rPr>
            <w:i/>
            <w:sz w:val="26"/>
          </w:rPr>
          <w:delText xml:space="preserve">Turma</w:delText>
        </w:r>
      </w:del>
      <w:ins w:id="1108" w:author="Assessor GDSXSR" w:date="2026-10-31T22:17:31Z">
        <w:r>
          <w:rPr>
            <w:i/>
            <w:color w:val="808080"/>
            <w:sz w:val="26"/>
          </w:rPr>
          <w:t xml:space="preserve">TURMA</w:t>
        </w:r>
      </w:ins>
      <w:r>
        <w:rPr>
          <w:i/>
          <w:sz w:val="26"/>
        </w:rPr>
        <w:t xml:space="preserve"> </w:t>
      </w:r>
      <w:del w:id="1109" w:author="Assessor GDSXSR" w:date="2026-10-31T22:17:31Z">
        <w:r>
          <w:rPr>
            <w:i/>
            <w:sz w:val="26"/>
          </w:rPr>
          <w:delText xml:space="preserve">Cível</w:delText>
        </w:r>
      </w:del>
      <w:ins w:id="1110" w:author="Assessor GDSXSR" w:date="2026-10-31T22:17:31Z">
        <w:r>
          <w:rPr>
            <w:i/>
            <w:color w:val="808080"/>
            <w:sz w:val="26"/>
          </w:rPr>
          <w:t xml:space="preserve">CÍVEL</w:t>
        </w:r>
      </w:ins>
      <w:r>
        <w:rPr>
          <w:i/>
          <w:sz w:val="26"/>
        </w:rPr>
        <w:t xml:space="preserve">, </w:t>
      </w:r>
      <w:del w:id="1111" w:author="Assessor GDSXSR" w:date="2026-10-31T22:17:31Z">
        <w:r>
          <w:rPr>
            <w:i/>
            <w:sz w:val="26"/>
          </w:rPr>
          <w:delText xml:space="preserve">Data</w:delText>
        </w:r>
      </w:del>
      <w:ins w:id="1112" w:author="Assessor GDSXSR" w:date="2026-10-31T22:17:31Z">
        <w:r>
          <w:rPr>
            <w:i/>
            <w:color w:val="808080"/>
            <w:sz w:val="26"/>
          </w:rPr>
          <w:t xml:space="preserve">data</w:t>
        </w:r>
      </w:ins>
      <w:r>
        <w:rPr>
          <w:i/>
          <w:sz w:val="26"/>
        </w:rPr>
        <w:t xml:space="preserve"> de </w:t>
      </w:r>
      <w:del w:id="1113" w:author="Assessor GDSXSR" w:date="2026-10-31T22:17:31Z">
        <w:r>
          <w:rPr>
            <w:i/>
            <w:sz w:val="26"/>
          </w:rPr>
          <w:delText xml:space="preserve">Julgamento</w:delText>
        </w:r>
      </w:del>
      <w:ins w:id="1114" w:author="Assessor GDSXSR" w:date="2026-10-31T22:17:31Z">
        <w:r>
          <w:rPr>
            <w:i/>
            <w:color w:val="808080"/>
            <w:sz w:val="26"/>
          </w:rPr>
          <w:t xml:space="preserve">julgamento</w:t>
        </w:r>
      </w:ins>
      <w:r>
        <w:rPr>
          <w:i/>
          <w:sz w:val="26"/>
        </w:rPr>
        <w:t xml:space="preserve">: 13/02/2025</w:t>
      </w:r>
      <w:ins w:id="1115" w:author="Assessor GDSXSR" w:date="2026-10-31T22:17:31Z">
        <w:r>
          <w:rPr>
            <w:i/>
            <w:color w:val="808080"/>
            <w:sz w:val="26"/>
          </w:rPr>
          <w:t xml:space="preserve">.</w:t>
        </w:r>
      </w:ins>
      <w:r>
        <w:rPr>
          <w:i/>
          <w:sz w:val="26"/>
        </w:rPr>
        <w:t xml:space="preserve">)</w:t>
      </w:r>
      <w:r>
        <w:rPr>
          <w:i/>
          <w:color w:val="808080"/>
          <w:sz w:val="26"/>
        </w:rPr>
        <w:t xml:space="preserve"> – Grifei</w:t>
      </w:r>
    </w:p>
    <w:p w:rsidRPr="00621339" w:rsidR="001E77F4" w:rsidP="001E77F4" w:rsidRDefault="001E77F4" w14:paraId="6AC1F313" w14:textId="77777777"/>
    <w:p w:rsidRPr="00621339" w:rsidR="001E77F4" w:rsidP="001E77F4" w:rsidRDefault="001E77F4" w14:paraId="2D970163" w14:textId="77777777">
      <w:pPr>
        <w:keepNext/>
        <w:jc w:val="center"/>
      </w:pPr>
      <w:commentRangeStart w:id="33"/>
      <w:r w:rsidRPr="00621339">
        <w:rPr>
          <w:b/>
        </w:rPr>
        <w:t>DISPOSITIVO</w:t>
      </w:r>
      <w:commentRangeEnd w:id="33"/>
      <w:r w:rsidRPr="00621339">
        <w:rPr>
          <w:rStyle w:val="Refdecomentrio"/>
          <w:sz w:val="28"/>
          <w:szCs w:val="22"/>
        </w:rPr>
        <w:commentReference w:id="33"/>
      </w:r>
    </w:p>
    <w:p w:rsidRPr="00621339" w:rsidR="001E77F4" w:rsidP="001E77F4" w:rsidRDefault="001E77F4" w14:paraId="151CF282" w14:textId="77777777">
      <w:pPr>
        <w:keepNext/>
      </w:pPr>
    </w:p>
    <w:p w:rsidRPr="00621339" w:rsidR="001E77F4" w:rsidP="001E77F4" w:rsidRDefault="001E77F4" w14:paraId="129019E7" w14:textId="3909AFBA">
      <w:pPr>
        <w:keepNext/>
        <w:ind w:firstLine="2268"/>
      </w:pPr>
      <w:commentRangeStart w:id="48"/>
      <w:r>
        <w:rPr>
          <w:color w:val="808080"/>
        </w:rPr>
        <w:t xml:space="preserve">Ante o exposto, </w:t>
      </w:r>
      <w:commentRangeEnd w:id="48"/>
      <w:r>
        <w:rPr>
          <w:rStyle w:val="CommentReference"/>
        </w:rPr>
        <w:commentReference w:id="48"/>
      </w:r>
      <w:r>
        <w:rPr>
          <w:b/>
          <w:color w:val="808080"/>
        </w:rPr>
        <w:t xml:space="preserve">rejeito</w:t>
      </w:r>
      <w:r>
        <w:rPr>
          <w:color w:val="808080"/>
        </w:rPr>
        <w:t xml:space="preserve"> a preliminar de ausência de dialeticidade</w:t>
      </w:r>
      <w:ins w:id="1122" w:author="Assessor GDSXSR" w:date="2026-10-31T22:17:31Z">
        <w:r>
          <w:rPr>
            <w:color w:val="808080"/>
          </w:rPr>
          <w:t xml:space="preserve"> e</w:t>
        </w:r>
      </w:ins>
      <w:r>
        <w:rPr>
          <w:color w:val="808080"/>
        </w:rPr>
        <w:t xml:space="preserve">, </w:t>
      </w:r>
      <w:del w:id="1123" w:author="Assessor GDSXSR" w:date="2026-10-31T22:17:31Z">
        <w:r>
          <w:rPr>
            <w:b/>
            <w:bCs/>
            <w:color w:val="808080"/>
          </w:rPr>
          <w:delText xml:space="preserve">conheço</w:delText>
        </w:r>
      </w:del>
      <w:ins w:id="1124" w:author="Assessor GDSXSR" w:date="2026-10-31T22:17:31Z">
        <w:r>
          <w:rPr>
            <w:color w:val="808080"/>
          </w:rPr>
          <w:t xml:space="preserve">no</w:t>
        </w:r>
      </w:ins>
      <w:r>
        <w:rPr>
          <w:color w:val="808080"/>
        </w:rPr>
        <w:t xml:space="preserve"> </w:t>
      </w:r>
      <w:del w:id="1125" w:author="Assessor GDSXSR" w:date="2026-10-31T22:17:31Z">
        <w:r>
          <w:rPr>
            <w:color w:val="808080"/>
          </w:rPr>
          <w:delText xml:space="preserve">d</w:delText>
        </w:r>
        <w:r>
          <w:rPr>
            <w:color w:val="808080"/>
          </w:rPr>
          <w:delText xml:space="preserve">o</w:delText>
        </w:r>
      </w:del>
      <w:ins w:id="1126" w:author="Assessor GDSXSR" w:date="2026-10-31T22:17:31Z">
        <w:r>
          <w:rPr>
            <w:color w:val="808080"/>
          </w:rPr>
          <w:t xml:space="preserve">mérito, </w:t>
        </w:r>
        <w:r>
          <w:rPr>
            <w:b/>
            <w:color w:val="808080"/>
          </w:rPr>
          <w:t xml:space="preserve">nego provimento</w:t>
        </w:r>
        <w:r>
          <w:rPr>
            <w:color w:val="808080"/>
          </w:rPr>
          <w:t xml:space="preserve"> ao</w:t>
        </w:r>
      </w:ins>
      <w:r>
        <w:rPr>
          <w:color w:val="808080"/>
        </w:rPr>
        <w:t xml:space="preserve"> apelo do autor</w:t>
      </w:r>
      <w:r>
        <w:rPr>
          <w:color w:val="808080"/>
        </w:rPr>
        <w:t xml:space="preserve">,</w:t>
      </w:r>
      <w:r>
        <w:rPr>
          <w:color w:val="808080"/>
        </w:rPr>
        <w:t xml:space="preserve"> Erick Richard Batista da Silva</w:t>
      </w:r>
      <w:del w:id="1127" w:author="Assessor GDSXSR" w:date="2026-10-31T22:17:31Z">
        <w:r>
          <w:rPr>
            <w:color w:val="808080"/>
          </w:rPr>
          <w:delText xml:space="preserve">, </w:delText>
        </w:r>
        <w:r>
          <w:rPr>
            <w:color w:val="808080"/>
          </w:rPr>
          <w:delText xml:space="preserve">e</w:delText>
        </w:r>
        <w:r>
          <w:rPr>
            <w:color w:val="808080"/>
          </w:rPr>
          <w:delText xml:space="preserve"> </w:delText>
        </w:r>
        <w:r>
          <w:rPr>
            <w:b/>
            <w:color w:val="808080"/>
          </w:rPr>
          <w:delText xml:space="preserve">nego</w:delText>
        </w:r>
        <w:r>
          <w:rPr>
            <w:b/>
            <w:color w:val="808080"/>
          </w:rPr>
          <w:delText xml:space="preserve">-lhe</w:delText>
        </w:r>
        <w:r>
          <w:rPr>
            <w:b/>
            <w:color w:val="808080"/>
          </w:rPr>
          <w:delText xml:space="preserve"> provimento</w:delText>
        </w:r>
      </w:del>
      <w:r>
        <w:rPr>
          <w:b/>
          <w:color w:val="808080"/>
        </w:rPr>
        <w:t xml:space="preserve">.</w:t>
      </w:r>
    </w:p>
    <w:p w:rsidRPr="00621339" w:rsidR="001E77F4" w:rsidP="001E77F4" w:rsidRDefault="001E77F4" w14:paraId="3D3E80FE" w14:textId="77777777"/>
    <w:p w:rsidRPr="00621339" w:rsidR="001E77F4" w:rsidP="001E77F4" w:rsidRDefault="001E77F4" w14:paraId="21E77474" w14:textId="297CB2FF">
      <w:pPr>
        <w:ind w:firstLine="2268"/>
      </w:pPr>
      <w:commentRangeStart w:id="34"/>
      <w:commentRangeStart w:id="35"/>
      <w:r w:rsidRPr="00621339">
        <w:rPr>
          <w:b/>
        </w:rPr>
        <w:t>Majoro</w:t>
      </w:r>
      <w:r w:rsidRPr="00621339">
        <w:t xml:space="preserve"> os honorários </w:t>
      </w:r>
      <w:commentRangeStart w:id="36"/>
      <w:r w:rsidRPr="00621339">
        <w:t>para 11% sobre o valor atualizado da causa</w:t>
      </w:r>
      <w:commentRangeEnd w:id="36"/>
      <w:r w:rsidRPr="00621339">
        <w:rPr>
          <w:rStyle w:val="Refdecomentrio"/>
          <w:color w:val="808080"/>
          <w:sz w:val="28"/>
          <w:szCs w:val="22"/>
        </w:rPr>
        <w:commentReference w:id="36"/>
      </w:r>
      <w:r w:rsidRPr="00621339">
        <w:rPr>
          <w:color w:val="808080"/>
        </w:rPr>
        <w:t xml:space="preserve"> (CPC 85 § 11)</w:t>
      </w:r>
      <w:r w:rsidRPr="00621339">
        <w:t xml:space="preserve">, mantida a suspensão da exigibilidade </w:t>
      </w:r>
      <w:r w:rsidRPr="00621339">
        <w:rPr>
          <w:color w:val="808080"/>
        </w:rPr>
        <w:t xml:space="preserve">pela concessão da gratuidade de justiça </w:t>
      </w:r>
      <w:commentRangeStart w:id="49"/>
      <w:r w:rsidRPr="00621339">
        <w:t>(CPC 98 § 3º).</w:t>
      </w:r>
      <w:commentRangeEnd w:id="49"/>
      <w:r>
        <w:rPr>
          <w:rStyle w:val="CommentReference"/>
        </w:rPr>
        <w:commentReference w:id="49"/>
      </w:r>
      <w:commentRangeEnd w:id="35"/>
      <w:r w:rsidRPr="00621339">
        <w:rPr>
          <w:rStyle w:val="Refdecomentrio"/>
          <w:sz w:val="28"/>
          <w:szCs w:val="22"/>
        </w:rPr>
        <w:commentReference w:id="35"/>
      </w:r>
      <w:commentRangeEnd w:id="34"/>
      <w:r w:rsidRPr="00621339">
        <w:rPr>
          <w:rStyle w:val="Refdecomentrio"/>
          <w:sz w:val="28"/>
          <w:szCs w:val="22"/>
        </w:rPr>
        <w:commentReference w:id="34"/>
      </w:r>
    </w:p>
    <w:p w:rsidRPr="00621339" w:rsidR="001E77F4" w:rsidP="001E77F4" w:rsidRDefault="001E77F4" w14:paraId="476B5A5C" w14:textId="77777777"/>
    <w:p w:rsidRPr="00621339" w:rsidR="001E77F4" w:rsidP="001E77F4" w:rsidRDefault="001E77F4" w14:paraId="7C765B8D" w14:textId="77777777">
      <w:pPr>
        <w:ind w:firstLine="2268"/>
      </w:pPr>
      <w:r w:rsidRPr="00621339">
        <w:t>É como voto.</w:t>
      </w:r>
    </w:p>
    <w:p w:rsidRPr="00621339" w:rsidR="001E77F4" w:rsidP="001E77F4" w:rsidRDefault="001E77F4" w14:paraId="63A33225" w14:textId="77777777">
      <w:r w:rsidRPr="00621339">
        <w:lastRenderedPageBreak/>
        <w:br w:type="page"/>
      </w:r>
    </w:p>
    <w:p w:rsidRPr="00621339" w:rsidR="001E77F4" w:rsidP="001E77F4" w:rsidRDefault="001E77F4" w14:paraId="06C7B473" w14:textId="77777777">
      <w:pPr>
        <w:jc w:val="center"/>
      </w:pPr>
      <w:r w:rsidRPr="00621339">
        <w:rPr>
          <w:b/>
          <w:color w:val="00B050"/>
        </w:rPr>
        <w:lastRenderedPageBreak/>
        <w:t>SENTENÇA (ID 90956319)</w:t>
      </w:r>
    </w:p>
    <w:p w:rsidRPr="00621339" w:rsidR="001E77F4" w:rsidP="001E77F4" w:rsidRDefault="001E77F4" w14:paraId="36624EAF" w14:textId="77777777"/>
    <w:p w:rsidRPr="00621339" w:rsidR="001E77F4" w:rsidP="001E77F4" w:rsidRDefault="001E77F4" w14:paraId="74715E2C" w14:textId="77777777">
      <w:r w:rsidRPr="00621339">
        <w:rPr>
          <w:color w:val="00B050"/>
          <w:sz w:val="24"/>
        </w:rPr>
        <w:t>Poder Judiciário da União</w:t>
      </w:r>
    </w:p>
    <w:p w:rsidRPr="00621339" w:rsidR="001E77F4" w:rsidP="001E77F4" w:rsidRDefault="001E77F4" w14:paraId="3C36AC94" w14:textId="77777777">
      <w:r w:rsidRPr="00621339">
        <w:rPr>
          <w:color w:val="00B050"/>
          <w:sz w:val="24"/>
        </w:rPr>
        <w:t>TRIBUNAL DE JUSTIÇA DO DISTRITO FEDERAL E DOS TERRITÓRIOS</w:t>
      </w:r>
    </w:p>
    <w:p w:rsidRPr="00621339" w:rsidR="001E77F4" w:rsidP="001E77F4" w:rsidRDefault="001E77F4" w14:paraId="18878781" w14:textId="77777777">
      <w:r w:rsidRPr="00621339">
        <w:rPr>
          <w:color w:val="00B050"/>
          <w:sz w:val="24"/>
        </w:rPr>
        <w:t>1VCFOSSMA</w:t>
      </w:r>
    </w:p>
    <w:p w:rsidRPr="00621339" w:rsidR="001E77F4" w:rsidP="001E77F4" w:rsidRDefault="001E77F4" w14:paraId="22661C42" w14:textId="77777777">
      <w:r w:rsidRPr="00621339">
        <w:rPr>
          <w:color w:val="00B050"/>
          <w:sz w:val="24"/>
        </w:rPr>
        <w:t>1ª Vara Cível, de Família e de Órfãos e Sucessões de Santa Maria Número do processo: 0706728-09.2026.8.07.0010 Classe judicial: PROCEDIMENTO COMUM CÍVEL (7) AUTOR: ERICK RICHARD BATISTA DA SILVA REU: BANCO BRADESCO S.A.</w:t>
      </w:r>
    </w:p>
    <w:p w:rsidRPr="00621339" w:rsidR="001E77F4" w:rsidP="001E77F4" w:rsidRDefault="001E77F4" w14:paraId="4256D2E3" w14:textId="77777777"/>
    <w:p w:rsidRPr="00621339" w:rsidR="001E77F4" w:rsidP="001E77F4" w:rsidRDefault="001E77F4" w14:paraId="17E5302D" w14:textId="77777777">
      <w:pPr>
        <w:jc w:val="center"/>
      </w:pPr>
      <w:r w:rsidRPr="00621339">
        <w:rPr>
          <w:b/>
          <w:color w:val="00B050"/>
        </w:rPr>
        <w:t>SENTENÇA</w:t>
      </w:r>
    </w:p>
    <w:p w:rsidRPr="00621339" w:rsidR="001E77F4" w:rsidP="001E77F4" w:rsidRDefault="001E77F4" w14:paraId="4E75DC6E" w14:textId="77777777"/>
    <w:p w:rsidRPr="00621339" w:rsidR="001E77F4" w:rsidP="001E77F4" w:rsidRDefault="001E77F4" w14:paraId="1A9636A3" w14:textId="77777777">
      <w:pPr>
        <w:ind w:firstLine="2268"/>
      </w:pPr>
      <w:r w:rsidRPr="00621339">
        <w:rPr>
          <w:color w:val="00B050"/>
        </w:rPr>
        <w:t>Trata-se de ação de obrigação de fazer cumulada com indenização por danos morais, decorrente de alegado tratamento irregular de dados no Sistema de Informações de Crédito (SCR), ajuizada por ERICK RICHARD BATISTA DA SILVA em face do BANCO BRADESCO S.A., partes qualificadas nos autos.</w:t>
      </w:r>
    </w:p>
    <w:p w:rsidRPr="00621339" w:rsidR="001E77F4" w:rsidP="001E77F4" w:rsidRDefault="001E77F4" w14:paraId="0FBADA6B" w14:textId="77777777">
      <w:pPr>
        <w:ind w:firstLine="2268"/>
      </w:pPr>
      <w:r w:rsidRPr="00621339">
        <w:rPr>
          <w:color w:val="00B050"/>
        </w:rPr>
        <w:t>Narra a parte autora, em síntese, que, ao consultar o sistema Registrato do Banco Central do Brasil, identificou a existência de múltiplos registros classificados como "vencidos" no SCR, vinculados à instituição ré, referentes aos meses de março a outubro de 2022, com valores que variam de R$ 286,74 (duzentos e oitenta e seis reais e setenta e quatro centavos) a R$ 347,98 (trezentos e quarenta e sete reais e noventa e oito centavos), individualizados nos itens 5 e 6 da petição inicial (ID 278975301).</w:t>
      </w:r>
    </w:p>
    <w:p w:rsidRPr="00621339" w:rsidR="001E77F4" w:rsidP="001E77F4" w:rsidRDefault="001E77F4" w14:paraId="0E59EE20" w14:textId="77777777">
      <w:pPr>
        <w:ind w:firstLine="2268"/>
      </w:pPr>
      <w:r w:rsidRPr="00621339">
        <w:rPr>
          <w:color w:val="00B050"/>
        </w:rPr>
        <w:t xml:space="preserve">Sustenta que a controvérsia não recai sobre a existência da obrigação financeira, mas sobre a ausência de comprovação da comunicação prévia específica exigida pelo art. 13 da Resolução CMN nº 5.037/2022, bem como sobre a alegada inobservância dos deveres de transparência, informação adequada </w:t>
      </w:r>
      <w:r w:rsidRPr="00621339">
        <w:rPr>
          <w:color w:val="00B050"/>
        </w:rPr>
        <w:lastRenderedPageBreak/>
        <w:t>e autodeterminação informativa, à luz da Lei Geral de Proteção de Dados e do Código de Defesa do Consumidor.</w:t>
      </w:r>
    </w:p>
    <w:p w:rsidRPr="00621339" w:rsidR="001E77F4" w:rsidP="001E77F4" w:rsidRDefault="001E77F4" w14:paraId="2B10FE65" w14:textId="77777777">
      <w:pPr>
        <w:ind w:firstLine="2268"/>
      </w:pPr>
      <w:r w:rsidRPr="00621339">
        <w:rPr>
          <w:color w:val="00B050"/>
        </w:rPr>
        <w:t>Requer a declaração de irregularidade do tratamento informacional, a exclusão definitiva dos registros do SCR, a abstenção de reinserção, a confirmação da tutela de urgência e a condenação da ré ao pagamento de indenização por danos morais em valor não inferior a R$ 25.000,00 (vinte e cinco mil reais). Juntou o relatório oficial do SCR (ID 278975315) e demais documentos.</w:t>
      </w:r>
    </w:p>
    <w:p w:rsidRPr="00621339" w:rsidR="001E77F4" w:rsidP="001E77F4" w:rsidRDefault="001E77F4" w14:paraId="45FC2815" w14:textId="77777777">
      <w:pPr>
        <w:ind w:firstLine="2268"/>
      </w:pPr>
      <w:r w:rsidRPr="00621339">
        <w:rPr>
          <w:color w:val="00B050"/>
        </w:rPr>
        <w:t>Deferida a gratuidade de justiça e indeferida a tutela de urgência (ID 281657321).</w:t>
      </w:r>
    </w:p>
    <w:p w:rsidRPr="00621339" w:rsidR="001E77F4" w:rsidP="001E77F4" w:rsidRDefault="001E77F4" w14:paraId="759A7ABA" w14:textId="77777777">
      <w:pPr>
        <w:ind w:firstLine="2268"/>
      </w:pPr>
      <w:r w:rsidRPr="00621339">
        <w:rPr>
          <w:color w:val="00B050"/>
        </w:rPr>
        <w:t>Regularmente citada, a instituição ré apresentou contestação (ID 284102155). Sustenta que o SCR não constitui cadastro restritivo de crédito, não se equiparando ao SPC ou à SERASA, tratando-se de banco de dados oficial e obrigatório, de natureza regulatória e fiscalizatória, alimentado compulsoriamente pelas instituições financeiras independentemente do adimplemento das operações. Aduz que a comunicação prévia ao cliente é feita uma única vez, no momento da abertura de relacionamento, não havendo dever de notificação a cada remessa periódica de dados. Afirma que a parte autora não impugna a veracidade das informações, o que inviabiliza a exclusão e a pretensão indenizatória, e que o dano moral não se presume, exigindo prova. Requer a improcedência dos pedidos.</w:t>
      </w:r>
    </w:p>
    <w:p w:rsidRPr="00621339" w:rsidR="001E77F4" w:rsidP="001E77F4" w:rsidRDefault="001E77F4" w14:paraId="42632E40" w14:textId="77777777">
      <w:pPr>
        <w:ind w:firstLine="2268"/>
      </w:pPr>
      <w:r w:rsidRPr="00621339">
        <w:rPr>
          <w:color w:val="00B050"/>
        </w:rPr>
        <w:t>Impugnação à contestação apresentada pela parte autora (ID 284120274), reiterando que o objeto da lide é a proteção de dados pessoais e não a natureza do SCR, e que a ré não teria demonstrado a observância concreta dos deveres de transparência.</w:t>
      </w:r>
    </w:p>
    <w:p w:rsidRPr="00621339" w:rsidR="001E77F4" w:rsidP="001E77F4" w:rsidRDefault="001E77F4" w14:paraId="71F230AD" w14:textId="77777777">
      <w:pPr>
        <w:ind w:firstLine="2268"/>
      </w:pPr>
      <w:r w:rsidRPr="00621339">
        <w:rPr>
          <w:color w:val="00B050"/>
        </w:rPr>
        <w:t xml:space="preserve">Intimadas as partes a especificarem provas (ID 284129146), ambas manifestaram desinteresse na produção de </w:t>
      </w:r>
      <w:r w:rsidRPr="00621339">
        <w:rPr>
          <w:color w:val="00B050"/>
        </w:rPr>
        <w:lastRenderedPageBreak/>
        <w:t>novas provas e concordaram com o julgamento antecipado da lide (IDs 284345090 e 284946520). Vieram os autos conclusos para sentença (ID 285117733).</w:t>
      </w:r>
    </w:p>
    <w:p w:rsidRPr="00621339" w:rsidR="001E77F4" w:rsidP="001E77F4" w:rsidRDefault="001E77F4" w14:paraId="73425E79" w14:textId="77777777">
      <w:pPr>
        <w:ind w:firstLine="2268"/>
      </w:pPr>
      <w:r w:rsidRPr="00621339">
        <w:rPr>
          <w:color w:val="00B050"/>
        </w:rPr>
        <w:t>É o relatório. Decido.</w:t>
      </w:r>
    </w:p>
    <w:p w:rsidRPr="00621339" w:rsidR="001E77F4" w:rsidP="001E77F4" w:rsidRDefault="001E77F4" w14:paraId="542F2B16" w14:textId="77777777">
      <w:pPr>
        <w:ind w:firstLine="2268"/>
      </w:pPr>
      <w:r w:rsidRPr="00621339">
        <w:rPr>
          <w:color w:val="00B050"/>
        </w:rPr>
        <w:t>A questão controvertida é preponderantemente de direito e os fatos relevantes encontram-se suficientemente demonstrados pela prova documental já produzida, sendo desnecessária a dilação probatória, mormente diante da expressa concordância de ambas as partes com o julgamento antecipado. Impõe-se, pois, o julgamento imediato do mérito, na forma do art. 355, inciso I, do Código de Processo Civil.</w:t>
      </w:r>
    </w:p>
    <w:p w:rsidRPr="00621339" w:rsidR="001E77F4" w:rsidP="001E77F4" w:rsidRDefault="001E77F4" w14:paraId="3094D0D2" w14:textId="77777777">
      <w:pPr>
        <w:ind w:firstLine="2268"/>
      </w:pPr>
      <w:r w:rsidRPr="00621339">
        <w:rPr>
          <w:color w:val="00B050"/>
        </w:rPr>
        <w:t>A relação jurídica submete-se ao Código de Defesa do Consumidor, na forma dos arts. 2º e 3º da Lei nº 8.078/1990 e da Súmula 297 do Superior Tribunal de Justiça, figurando a parte autora como consumidora e a instituição financeira ré como fornecedora de serviços.</w:t>
      </w:r>
    </w:p>
    <w:p w:rsidRPr="00621339" w:rsidR="001E77F4" w:rsidP="001E77F4" w:rsidRDefault="001E77F4" w14:paraId="581BDC5C" w14:textId="77777777">
      <w:pPr>
        <w:ind w:firstLine="2268"/>
      </w:pPr>
      <w:r w:rsidRPr="00621339">
        <w:rPr>
          <w:color w:val="00B050"/>
        </w:rPr>
        <w:t>A contestação não veiculou preliminares processuais, insurgindo-se exclusivamente contra o mérito da pretensão. Presentes os pressupostos processuais e as condições da ação, passa-se ao exame do mérito.</w:t>
      </w:r>
    </w:p>
    <w:p w:rsidRPr="00621339" w:rsidR="001E77F4" w:rsidP="001E77F4" w:rsidRDefault="001E77F4" w14:paraId="3FE1879E" w14:textId="77777777">
      <w:pPr>
        <w:ind w:firstLine="2268"/>
      </w:pPr>
      <w:r w:rsidRPr="00621339">
        <w:rPr>
          <w:color w:val="00B050"/>
        </w:rPr>
        <w:t>O Sistema de Informações de Crédito é banco de dados administrado pelo Banco Central do Brasil, atualmente disciplinado pela Resolução CMN nº 5.037/2022, cuja finalidade precípua é prover informações à autoridade monetária para monitoramento do crédito no sistema financeiro e para o exercício de suas atividades de fiscalização, além de propiciar o intercâmbio de informações sobre o montante de responsabilidades dos clientes em operações de crédito (art. 2º).</w:t>
      </w:r>
    </w:p>
    <w:p w:rsidRPr="00621339" w:rsidR="001E77F4" w:rsidP="001E77F4" w:rsidRDefault="001E77F4" w14:paraId="4A1C9C34" w14:textId="77777777">
      <w:pPr>
        <w:ind w:firstLine="2268"/>
      </w:pPr>
      <w:r w:rsidRPr="00621339">
        <w:rPr>
          <w:color w:val="00B050"/>
        </w:rPr>
        <w:lastRenderedPageBreak/>
        <w:t>As instituições financeiras estão obrigadas a remeter ao Banco Central as informações sobre as operações de crédito, nos termos do art. 3º, parágrafo único, da referida Resolução, independentemente do adimplemento de tais operações. Trata-se, portanto, de registro compulsório, de natureza neutra, que abrange tanto operações em dia quanto vencidas.</w:t>
      </w:r>
    </w:p>
    <w:p w:rsidRPr="00621339" w:rsidR="001E77F4" w:rsidP="001E77F4" w:rsidRDefault="001E77F4" w14:paraId="46A14EA2" w14:textId="77777777">
      <w:pPr>
        <w:ind w:firstLine="2268"/>
      </w:pPr>
      <w:r w:rsidRPr="00621339">
        <w:rPr>
          <w:color w:val="00B050"/>
        </w:rPr>
        <w:t>Firmou-se no Superior Tribunal de Justiça o entendimento de que o SCR, conquanto possa exercer influência na avaliação de risco pelas instituições financeiras, não se equipara aos cadastros restritivos de crédito de acesso público, como o SPC e a SERASA, porquanto seu acesso é restrito e depende de autorização do próprio cliente (STJ, REsp nº 1.365.284/SC, Rel. Min. Maria Isabel Gallotti, Rel. p/ acórdão Min. Luis Felipe Salomão, Quarta Turma, j. 18/09/2014, DJe 21/10/2014).</w:t>
      </w:r>
    </w:p>
    <w:p w:rsidRPr="00621339" w:rsidR="001E77F4" w:rsidP="001E77F4" w:rsidRDefault="001E77F4" w14:paraId="35526B3A" w14:textId="77777777">
      <w:pPr>
        <w:ind w:firstLine="2268"/>
      </w:pPr>
      <w:r w:rsidRPr="00621339">
        <w:rPr>
          <w:color w:val="00B050"/>
        </w:rPr>
        <w:t>Mais recentemente, a Quarta Turma do Superior Tribunal de Justiça, sob relatoria da Ministra Isabel Gallotti, reafirmou que o registro no SCR não se equipara à inscrição em cadastro de inadimplentes, tendo natureza pública, regulatória e fiscalizatória, razão pela qual basta uma única comunicação prévia ao cliente quando da concessão do crédito, não sendo exigível nova notificação a cada atualização mensal do sistema, entendimento que se harmoniza com o art. 43, § 2º, do Código de Defesa do Consumidor.</w:t>
      </w:r>
    </w:p>
    <w:p w:rsidRPr="00621339" w:rsidR="001E77F4" w:rsidP="001E77F4" w:rsidRDefault="001E77F4" w14:paraId="35E869C3" w14:textId="77777777">
      <w:pPr>
        <w:ind w:firstLine="2268"/>
      </w:pPr>
      <w:r w:rsidRPr="00621339">
        <w:rPr>
          <w:color w:val="00B050"/>
        </w:rPr>
        <w:t>O núcleo da pretensão autoral reside na alegada ausência de comunicação prévia específica a cada registro das operações classificadas como "vencidas" no SCR.</w:t>
      </w:r>
    </w:p>
    <w:p w:rsidRPr="00621339" w:rsidR="001E77F4" w:rsidP="001E77F4" w:rsidRDefault="001E77F4" w14:paraId="302E2194" w14:textId="77777777">
      <w:pPr>
        <w:ind w:firstLine="2268"/>
      </w:pPr>
      <w:r w:rsidRPr="00621339">
        <w:rPr>
          <w:color w:val="00B050"/>
        </w:rPr>
        <w:t xml:space="preserve">Ocorre que, como assentado, a Resolução CMN nº 5.037/2022 exige que o cliente seja cientificado, previamente, de que os dados de suas operações serão comunicados ao Banco Central por meio do SCR, comunicação que se exaure em uma única </w:t>
      </w:r>
      <w:r w:rsidRPr="00621339">
        <w:rPr>
          <w:color w:val="00B050"/>
        </w:rPr>
        <w:lastRenderedPageBreak/>
        <w:t>oportunidade, no início do relacionamento, não se impondo à instituição financeira o dever de notificar o interessado a cada remessa periódica de informações.</w:t>
      </w:r>
    </w:p>
    <w:p w:rsidRPr="00621339" w:rsidR="001E77F4" w:rsidP="001E77F4" w:rsidRDefault="001E77F4" w14:paraId="74CAE608" w14:textId="77777777">
      <w:pPr>
        <w:ind w:firstLine="2268"/>
      </w:pPr>
      <w:r w:rsidRPr="00621339">
        <w:rPr>
          <w:color w:val="00B050"/>
        </w:rPr>
        <w:t>Interpretação diversa esvaziaria a própria finalidade institucional do sistema, de alimentação mensal e compulsória, e imporia ônus incompatível com a dinâmica das operações de crédito de trato continuado.</w:t>
      </w:r>
    </w:p>
    <w:p w:rsidRPr="00621339" w:rsidR="001E77F4" w:rsidP="001E77F4" w:rsidRDefault="001E77F4" w14:paraId="26E7B4BF" w14:textId="77777777">
      <w:pPr>
        <w:ind w:firstLine="2268"/>
      </w:pPr>
      <w:r w:rsidRPr="00621339">
        <w:rPr>
          <w:color w:val="993300"/>
        </w:rPr>
        <w:t>Registre-se, ainda, que a parte autora, em nenhum momento, impugnou a veracidade ou a exatidão das informações lançadas no SCR. Ao contrário, delimitou expressamente o objeto da lide, afirmando não discutir a existência, a validade ou a exigibilidade da obrigação financeira. Sendo incontroversa a fidedignidade dos registros, não há falar em ato ilícito na sua remessa e manutenção, que decorre de dever legal e regulatório imposto às instituições participantes do Sistema Financeiro Nacional.</w:t>
      </w:r>
    </w:p>
    <w:p w:rsidRPr="00621339" w:rsidR="001E77F4" w:rsidP="001E77F4" w:rsidRDefault="001E77F4" w14:paraId="220DD656" w14:textId="77777777">
      <w:pPr>
        <w:ind w:firstLine="2268"/>
      </w:pPr>
      <w:r w:rsidRPr="00621339">
        <w:rPr>
          <w:color w:val="00B050"/>
        </w:rPr>
        <w:t>Nesse sentido é a orientação do Tribunal de Justiça do Distrito Federal e dos Territórios, a qual destaco:</w:t>
      </w:r>
    </w:p>
    <w:p w:rsidRPr="00621339" w:rsidR="001E77F4" w:rsidP="001E77F4" w:rsidRDefault="001E77F4" w14:paraId="07E457A5" w14:textId="77777777">
      <w:pPr>
        <w:ind w:left="2268"/>
      </w:pPr>
      <w:r w:rsidRPr="00621339">
        <w:rPr>
          <w:i/>
          <w:color w:val="00B050"/>
          <w:sz w:val="26"/>
        </w:rPr>
        <w:t xml:space="preserve">CONSUMIDOR. CIVIL E PROCESSUAL AGRAVO DE INSTRUMENTO. AÇÃO DE OBRIGAÇÃO DE FAZER CUMULADA COM DANOS MORAIS. SISTEMA DE INFORMAÇÃO DE CRÉDITOS DO BANCO CENTRAL (SCR). CADASTRO RESTRITIVO DE CRÉDITO. REGISTRO DE INFORMAÇÕES. BANCO CENTRAL NOTIFICAÇÃO PRÉVIA. FALHA NA PRESTAÇÃO DO SERVIÇO. NÃO VERIFICADA. 1. A relação jurídica estabelecida entre as partes é de natureza consumerista, haja vista estarem inseridas nos conceitos de fornecedor e consumidor, conforme disposto nos artigos 2º e 3º do Código de Defesa do Consumidor e assentado no enunciado da súmula nº </w:t>
      </w:r>
      <w:r w:rsidRPr="00621339">
        <w:rPr>
          <w:i/>
          <w:color w:val="00B050"/>
          <w:sz w:val="26"/>
        </w:rPr>
        <w:lastRenderedPageBreak/>
        <w:t xml:space="preserve">297 do Superior Tribunal de Justiça, in verbis: o Código de Defesa do Consumidor é aplicável às instituições financeiras. 2. O Sistema de Informações de Créditos (SCR), também conhecido como SISBACEN, é uma plataforma de registro que o Banco Central do Brasil possui (disciplinado pela Resolução n. 4.571 de 2017 e pela Circular BACEN n. 3.870 de 19/12/2017), em que são apontadas todas as informações acerca das operações de crédito realizadas pelos clientes com as instituições financeiras e em que é possível verificar, dentre outras informações, o saldo devedor, o tipo de operação de crédito e se a dívida está em dia ou em atraso. 3. De acordo com o entendimento do STJ: “o Sistema de Informações do Banco Central - Sisbacen, mais precisamente o Sistema de Informações de Crédito do Banco Central - SCR, é cadastro público que tem tanto um viés de proteção do interesse público (como regulador do sistema - supervisão bancária), como de satisfação dos interesses privados (seja instituições financeiras - gestão das carteiras de crédito -, seja mutuários - demonstração de seu cadastro positivo). Por óbvio que referido órgão deve ser tratado de forma diferente dos cadastros de inadimplentes como o Serviço de Proteção ao Crédito - SPC e o SERASA. Contudo, não se pode olvidar que ele também tem a natureza de cadastro restritivo de crédito, justamente pelo caráter de suas informações, tal qual os demais cadastros de proteção, pois visam a diminuir o risco assumido pelas instituições na decisão de tomada de crédito”. (STJ, 4ª Turma, REsp 1365284/SC, Relatora </w:t>
      </w:r>
      <w:r w:rsidRPr="00621339">
        <w:rPr>
          <w:i/>
          <w:color w:val="00B050"/>
          <w:sz w:val="26"/>
        </w:rPr>
        <w:lastRenderedPageBreak/>
        <w:t>Ministra MARIA ISABEL GALLOTTI, DJE 21.10.2014). 4. A ausência de prévia notificação do consumidor não caracteriza falha na prestação de serviço público passível de compensação moral ou de cancelamento da anotação, se as informações negativas anotadas forem verídicas ou se não há indícios mínimos de registro irregular junto ao SCR-SISBACEN, visto que é obrigatório o referido registro por exigência de normativos do Banco Central do Brasil. 5. Recurso conhecido e não provido. (Acórdão 1941441, 0709080-38.2024.8.07.0000, Relator(a): MARIA DE LOURDES ABREU, 3ª TURMA CÍVEL, data de julgamento: 30/10/2024, publicado no DJe: 21/11/2024.) (destaquei).</w:t>
      </w:r>
    </w:p>
    <w:p w:rsidRPr="00621339" w:rsidR="001E77F4" w:rsidP="001E77F4" w:rsidRDefault="001E77F4" w14:paraId="5E030378" w14:textId="77777777">
      <w:pPr>
        <w:ind w:firstLine="2268"/>
      </w:pPr>
      <w:r w:rsidRPr="00621339">
        <w:rPr>
          <w:color w:val="00B050"/>
        </w:rPr>
        <w:t>A incidência da Lei nº 13.709/2018 não altera a conclusão. O tratamento dos dados financeiros pela instituição ré encontra fundamento em obrigação legal e regulatória a que está submetida, hipótese que constitui base legal autônoma para o tratamento, na forma do art. 7º, II, da referida lei.</w:t>
      </w:r>
    </w:p>
    <w:p w:rsidRPr="00621339" w:rsidR="001E77F4" w:rsidP="001E77F4" w:rsidRDefault="001E77F4" w14:paraId="34A90B14" w14:textId="77777777">
      <w:pPr>
        <w:ind w:firstLine="2268"/>
      </w:pPr>
      <w:r w:rsidRPr="00621339">
        <w:rPr>
          <w:color w:val="00B050"/>
        </w:rPr>
        <w:t>O compartilhamento de informações no âmbito do SCR não configura, por si só, tratamento opaco ou ilícito, sobretudo quando os dados são verídicos, de acesso restrito e destinados ao exercício da atividade fiscalizatória do Banco Central. Ausente demonstração concreta de tratamento irregular, incorreto ou desautorizado, não se cogita de violação aos princípios da transparência, da necessidade ou da autodeterminação informativa.</w:t>
      </w:r>
    </w:p>
    <w:p w:rsidRPr="00621339" w:rsidR="001E77F4" w:rsidP="001E77F4" w:rsidRDefault="001E77F4" w14:paraId="541ADB1A" w14:textId="77777777">
      <w:pPr>
        <w:ind w:firstLine="2268"/>
      </w:pPr>
      <w:r w:rsidRPr="00621339">
        <w:rPr>
          <w:color w:val="993300"/>
        </w:rPr>
        <w:t xml:space="preserve">Apenas informações incorretas ou cuja exclusão tenha sido judicialmente determinada podem deixar de constar no SCR. As demais, sendo fidedignas, ainda que reputadas </w:t>
      </w:r>
      <w:r w:rsidRPr="00621339">
        <w:rPr>
          <w:color w:val="993300"/>
        </w:rPr>
        <w:lastRenderedPageBreak/>
        <w:t>desabonadoras pelo titular, devem ser preservadas, para a segurança e a integridade do controle do sistema financeiro.</w:t>
      </w:r>
    </w:p>
    <w:p w:rsidRPr="00621339" w:rsidR="001E77F4" w:rsidP="001E77F4" w:rsidRDefault="001E77F4" w14:paraId="2554504F" w14:textId="77777777">
      <w:pPr>
        <w:ind w:firstLine="2268"/>
      </w:pPr>
      <w:r w:rsidRPr="00621339">
        <w:rPr>
          <w:color w:val="993300"/>
        </w:rPr>
        <w:t>O próprio relatório oficial acostado aos autos (ID 278975315) adverte que o histórico das dívidas não se altera e que estas continuarão a aparecer nos meses em que ficaram em atraso. Não havendo impugnação à veracidade dos apontamentos, é inviável a determinação de exclusão dos registros históricos, bem como a imposição de abstenção de reinserção.</w:t>
      </w:r>
    </w:p>
    <w:p w:rsidRPr="00621339" w:rsidR="001E77F4" w:rsidP="001E77F4" w:rsidRDefault="001E77F4" w14:paraId="2E99B4B3" w14:textId="77777777">
      <w:pPr>
        <w:ind w:firstLine="2268"/>
      </w:pPr>
      <w:r w:rsidRPr="00621339">
        <w:rPr>
          <w:color w:val="00B050"/>
        </w:rPr>
        <w:t>Não configurada conduta ilícita, resta prejudicada a pretensão indenizatória, ante a ausência de elemento essencial da responsabilidade civil.</w:t>
      </w:r>
    </w:p>
    <w:p w:rsidRPr="00621339" w:rsidR="001E77F4" w:rsidP="001E77F4" w:rsidRDefault="001E77F4" w14:paraId="59B6143D" w14:textId="77777777">
      <w:pPr>
        <w:ind w:firstLine="2268"/>
      </w:pPr>
      <w:r w:rsidRPr="00621339">
        <w:rPr>
          <w:color w:val="993300"/>
        </w:rPr>
        <w:t>Ainda que assim não fosse, o dano moral, na hipótese, não se presume. Tratando-se de registro verídico em banco de dados de acesso restrito, sem natureza de cadastro público de inadimplentes, a caracterização do dano extrapatrimonial dependeria de prova de efetiva repercussão lesiva, tal como a negativa concreta de crédito. A parte autora, contudo, não demonstrou qualquer recusa específica de crédito vinculada aos apontamentos questionados, ônus que lhe competia, na forma do art. 373, inciso I, do Código de Processo Civil.</w:t>
      </w:r>
    </w:p>
    <w:p w:rsidRPr="00621339" w:rsidR="001E77F4" w:rsidP="001E77F4" w:rsidRDefault="001E77F4" w14:paraId="39334080" w14:textId="77777777">
      <w:pPr>
        <w:ind w:firstLine="2268"/>
      </w:pPr>
      <w:r w:rsidRPr="00621339">
        <w:rPr>
          <w:color w:val="00B050"/>
        </w:rPr>
        <w:t>Registre-se que os precedentes do TJDFT invocados na impugnação — que reconhecem o dano moral por inscrição indevida no SCR — referem-se a hipóteses de operação inexistente ou não comprovada, situação diversa da destes autos, em que a existência e a veracidade dos registros são incontroversas.</w:t>
      </w:r>
    </w:p>
    <w:p w:rsidRPr="00621339" w:rsidR="001E77F4" w:rsidP="001E77F4" w:rsidRDefault="001E77F4" w14:paraId="7E3E4E41" w14:textId="77777777">
      <w:pPr>
        <w:ind w:firstLine="2268"/>
      </w:pPr>
      <w:r w:rsidRPr="00621339">
        <w:rPr>
          <w:color w:val="993300"/>
        </w:rPr>
        <w:t>Não há, pois, ilicitude, dano indenizável ou dever de exclusão, impondo-se a improcedência integral dos pedidos.</w:t>
      </w:r>
    </w:p>
    <w:p w:rsidRPr="00621339" w:rsidR="001E77F4" w:rsidP="001E77F4" w:rsidRDefault="001E77F4" w14:paraId="374D1910" w14:textId="77777777">
      <w:pPr>
        <w:jc w:val="center"/>
      </w:pPr>
      <w:r w:rsidRPr="00621339">
        <w:rPr>
          <w:b/>
          <w:color w:val="00B050"/>
        </w:rPr>
        <w:t>DISPOSITIVO</w:t>
      </w:r>
    </w:p>
    <w:p w:rsidRPr="00621339" w:rsidR="001E77F4" w:rsidP="001E77F4" w:rsidRDefault="001E77F4" w14:paraId="23C7419F" w14:textId="77777777">
      <w:pPr>
        <w:ind w:firstLine="2268"/>
      </w:pPr>
      <w:r w:rsidRPr="00621339">
        <w:rPr>
          <w:color w:val="993300"/>
        </w:rPr>
        <w:lastRenderedPageBreak/>
        <w:t>Ante o exposto, JULGO IMPROCEDENTES os pedidos formulados na petição inicial, resolvendo o mérito, com fundamento no art. 487, inciso I, do Código de Processo Civil.</w:t>
      </w:r>
    </w:p>
    <w:p w:rsidRPr="00621339" w:rsidR="001E77F4" w:rsidP="001E77F4" w:rsidRDefault="001E77F4" w14:paraId="2E2D3D31" w14:textId="77777777">
      <w:pPr>
        <w:ind w:firstLine="2268"/>
      </w:pPr>
      <w:r w:rsidRPr="00621339">
        <w:rPr>
          <w:color w:val="00B050"/>
        </w:rPr>
        <w:t>Condeno a parte autora ao pagamento das custas processuais e dos honorários advocatícios sucumbenciais, que fixo em 10% (dez por cento) sobre o valor atualizado da causa, nos termos do art. 85, § 2º, do Código de Processo Civil. Suspendo, todavia, a exigibilidade de tais verbas, por ser a parte autora beneficiária da gratuidade de justiça, na forma do art. 98, § 3º, do Código de Processo Civil.</w:t>
      </w:r>
    </w:p>
    <w:p w:rsidRPr="00621339" w:rsidR="001E77F4" w:rsidP="001E77F4" w:rsidRDefault="001E77F4" w14:paraId="18913EC5" w14:textId="77777777">
      <w:pPr>
        <w:ind w:firstLine="2268"/>
      </w:pPr>
      <w:r w:rsidRPr="00621339">
        <w:rPr>
          <w:color w:val="00B050"/>
        </w:rPr>
        <w:t>Transitada em julgado, nada sendo requerido, arquivem-se os autos com as cautelas de estilo.</w:t>
      </w:r>
    </w:p>
    <w:p w:rsidRPr="00621339" w:rsidR="001E77F4" w:rsidP="001E77F4" w:rsidRDefault="001E77F4" w14:paraId="1721C75D" w14:textId="77777777">
      <w:r w:rsidRPr="00621339">
        <w:rPr>
          <w:color w:val="00B050"/>
          <w:sz w:val="24"/>
        </w:rPr>
        <w:t>Sentença proferida em atuação no Núcleo de Justiça 4.0-1.</w:t>
      </w:r>
    </w:p>
    <w:p w:rsidRPr="00621339" w:rsidR="001E77F4" w:rsidP="001E77F4" w:rsidRDefault="001E77F4" w14:paraId="05E9EC51" w14:textId="77777777">
      <w:r w:rsidRPr="00621339">
        <w:rPr>
          <w:color w:val="00B050"/>
          <w:sz w:val="24"/>
        </w:rPr>
        <w:t>Sentença registrada eletronicamente. Publique-se. Intimem-se.</w:t>
      </w:r>
    </w:p>
    <w:p w:rsidRPr="00621339" w:rsidR="001E77F4" w:rsidP="001E77F4" w:rsidRDefault="001E77F4" w14:paraId="7A1B955F" w14:textId="77777777">
      <w:r w:rsidRPr="00621339">
        <w:rPr>
          <w:color w:val="00B050"/>
          <w:sz w:val="24"/>
        </w:rPr>
        <w:t>Sentença datada e assinada eletronicamente</w:t>
      </w:r>
    </w:p>
    <w:p w:rsidRPr="00621339" w:rsidR="001E77F4" w:rsidP="001E77F4" w:rsidRDefault="001E77F4" w14:paraId="0F3E5553" w14:textId="77777777">
      <w:r w:rsidRPr="00621339">
        <w:rPr>
          <w:color w:val="00B050"/>
          <w:sz w:val="24"/>
        </w:rPr>
        <w:t>DARA PAMELLA OLIVEIRA MACHADO</w:t>
      </w:r>
    </w:p>
    <w:p w:rsidRPr="00621339" w:rsidR="001E77F4" w:rsidP="001E77F4" w:rsidRDefault="001E77F4" w14:paraId="655C15B6" w14:textId="77777777">
      <w:r w:rsidRPr="00621339">
        <w:rPr>
          <w:color w:val="00B050"/>
          <w:sz w:val="24"/>
        </w:rPr>
        <w:t>Juíza de Direito Substituta</w:t>
      </w:r>
    </w:p>
    <w:p w:rsidRPr="00621339" w:rsidR="001E77F4" w:rsidP="001E77F4" w:rsidRDefault="001E77F4" w14:paraId="18B9C8AD" w14:textId="77777777">
      <w:r w:rsidRPr="00621339">
        <w:br w:type="page"/>
      </w:r>
    </w:p>
    <w:p w:rsidRPr="00621339" w:rsidR="001E77F4" w:rsidP="001E77F4" w:rsidRDefault="001E77F4" w14:paraId="2A545B5B" w14:textId="77777777">
      <w:pPr>
        <w:jc w:val="center"/>
      </w:pPr>
      <w:del w:id="1128" w:author="Assessor GDSXSR" w:date="2026-10-31T22:17:31Z">
        <w:r>
          <w:rPr>
            <w:b/>
            <w:color w:val="7030A0"/>
          </w:rPr>
          <w:delText xml:space="preserve">JURISPRUDÊNCIA</w:delText>
        </w:r>
      </w:del>
      <w:ins w:id="1129" w:author="Assessor GDSXSR" w:date="2026-10-31T22:17:31Z">
        <w:commentRangeStart w:id="50"/>
        <w:r>
          <w:rPr>
            <w:b/>
            <w:color w:val="800080"/>
          </w:rPr>
          <w:t xml:space="preserve">PRECEDENTES</w:t>
        </w:r>
        <w:commentRangeEnd w:id="50"/>
      </w:ins>
      <w:r>
        <w:rPr>
          <w:rStyle w:val="CommentReference"/>
        </w:rPr>
        <w:commentReference w:id="50"/>
      </w:r>
      <w:r>
        <w:rPr>
          <w:b/>
          <w:color w:val="800080"/>
          <w:rPrChange w:id="1136" w:author="Assessor GDSXSR" w:date="2026-10-31T22:17:31Z">
            <w:rPr>
              <w:b/>
              <w:color w:val="7030A0"/>
            </w:rPr>
          </w:rPrChange>
        </w:rPr>
        <w:t xml:space="preserve"> </w:t>
      </w:r>
      <w:del w:id="1130" w:author="Assessor GDSXSR" w:date="2026-10-31T22:17:31Z">
        <w:r>
          <w:rPr>
            <w:b/>
            <w:color w:val="7030A0"/>
          </w:rPr>
          <w:delText xml:space="preserve">EM</w:delText>
        </w:r>
      </w:del>
      <w:ins w:id="1131" w:author="Assessor GDSXSR" w:date="2026-10-31T22:17:31Z">
        <w:r>
          <w:rPr>
            <w:b/>
            <w:color w:val="800080"/>
          </w:rPr>
          <w:t xml:space="preserve">CONTRÁRIOS</w:t>
        </w:r>
      </w:ins>
      <w:r>
        <w:rPr>
          <w:b/>
          <w:color w:val="800080"/>
          <w:rPrChange w:id="1137" w:author="Assessor GDSXSR" w:date="2026-10-31T22:17:31Z">
            <w:rPr>
              <w:b/>
              <w:color w:val="7030A0"/>
            </w:rPr>
          </w:rPrChange>
        </w:rPr>
        <w:t xml:space="preserve"> </w:t>
      </w:r>
      <w:del w:id="1132" w:author="Assessor GDSXSR" w:date="2026-10-31T22:17:31Z">
        <w:r>
          <w:rPr>
            <w:b/>
            <w:color w:val="7030A0"/>
          </w:rPr>
          <w:delText xml:space="preserve">SENTIDO</w:delText>
        </w:r>
      </w:del>
      <w:ins w:id="1133" w:author="Assessor GDSXSR" w:date="2026-10-31T22:17:31Z">
        <w:r>
          <w:rPr>
            <w:b/>
            <w:color w:val="800080"/>
          </w:rPr>
          <w:t xml:space="preserve">AO</w:t>
        </w:r>
      </w:ins>
      <w:r>
        <w:rPr>
          <w:b/>
          <w:color w:val="800080"/>
          <w:rPrChange w:id="1138" w:author="Assessor GDSXSR" w:date="2026-10-31T22:17:31Z">
            <w:rPr>
              <w:b/>
              <w:color w:val="7030A0"/>
            </w:rPr>
          </w:rPrChange>
        </w:rPr>
        <w:t xml:space="preserve"> </w:t>
      </w:r>
      <w:del w:id="1134" w:author="Assessor GDSXSR" w:date="2026-10-31T22:17:31Z">
        <w:r>
          <w:rPr>
            <w:b/>
            <w:color w:val="7030A0"/>
          </w:rPr>
          <w:delText xml:space="preserve">CONTRÁRIO (DANO MORAL POR REGISTRO NO SCR)</w:delText>
        </w:r>
      </w:del>
      <w:ins w:id="1135" w:author="Assessor GDSXSR" w:date="2026-10-31T22:17:31Z">
        <w:r>
          <w:rPr>
            <w:b/>
            <w:color w:val="800080"/>
          </w:rPr>
          <w:t xml:space="preserve">VOTO</w:t>
        </w:r>
      </w:ins>
    </w:p>
    <w:p w:rsidRPr="00621339" w:rsidR="001E77F4" w:rsidP="001E77F4" w:rsidRDefault="001E77F4" w14:paraId="014188FB" w14:textId="77777777"/>
    <w:p w:rsidRPr="00621339" w:rsidR="001E77F4" w:rsidP="001E77F4" w:rsidRDefault="001E77F4" w14:paraId="4A30AD45" w14:textId="77777777">
      <w:pPr>
        <w:ind w:left="2268"/>
      </w:pPr>
      <w:r>
        <w:rPr>
          <w:i/>
          <w:color w:val="800080"/>
          <w:sz w:val="26"/>
          <w:rPrChange w:id="1141" w:author="Assessor GDSXSR" w:date="2026-10-31T22:17:31Z">
            <w:rPr>
              <w:i/>
              <w:color w:val="7030A0"/>
              <w:sz w:val="26"/>
            </w:rPr>
          </w:rPrChange>
        </w:rPr>
        <w:t xml:space="preserve">"DIREITO DO CONSUMIDOR. APELAÇÕES CÍVEIS. INSCRIÇÃO INDEVIDA. CADASTRO DO SISTEMA DE INFORMAÇÕES DE CRÉDITO DO BANCO CENTRAL (SCR). DANO MORAL. IN RE IPSA. </w:t>
      </w:r>
      <w:ins w:id="1142" w:author="Assessor GDSXSR" w:date="2026-10-31T22:17:31Z">
        <w:r>
          <w:rPr>
            <w:i/>
            <w:color w:val="800080"/>
            <w:sz w:val="26"/>
          </w:rPr>
          <w:t xml:space="preserve">I. Caso em exame 1. Trata-se de apelações cíveis interpostas contra sentença que julgou parcialmente procedentes os pedidos formulados em ação de indenização por danos materiais e morais, em razão de inscrição indevida da autora no Sistema de Informações de Crédito do Banco Central – SCR. II. Questão em discussão 2. Há duas questões em discussão: </w:t>
        </w:r>
      </w:ins>
      <w:r>
        <w:rPr>
          <w:i/>
          <w:color w:val="800080"/>
          <w:sz w:val="26"/>
          <w:rPrChange w:id="1143" w:author="Assessor GDSXSR" w:date="2026-10-31T22:17:31Z">
            <w:rPr>
              <w:i/>
              <w:color w:val="7030A0"/>
              <w:sz w:val="26"/>
            </w:rPr>
          </w:rPrChange>
        </w:rPr>
        <w:t xml:space="preserve">(</w:t>
      </w:r>
      <w:ins w:id="1144" w:author="Assessor GDSXSR" w:date="2026-10-31T22:17:31Z">
        <w:r>
          <w:rPr>
            <w:i/>
            <w:color w:val="800080"/>
            <w:sz w:val="26"/>
          </w:rPr>
          <w:t xml:space="preserve">i) saber se a inscrição da autora no Sistema de Informações de Crédito do Banco Central (SCR), por dívida declarada inexistente judicialmente, configura falha na prestação do serviço passível de indenização por danos morais; e (ii) saber se o valor fixado na sentença a título de compensação por dano moral é adequado ou deve ser majorado</w:t>
        </w:r>
      </w:ins>
      <w:r>
        <w:rPr>
          <w:i/>
          <w:color w:val="800080"/>
          <w:sz w:val="26"/>
          <w:rPrChange w:id="1145" w:author="Assessor GDSXSR" w:date="2026-10-31T22:17:31Z">
            <w:rPr>
              <w:i/>
              <w:color w:val="7030A0"/>
              <w:sz w:val="26"/>
            </w:rPr>
          </w:rPrChange>
        </w:rPr>
        <w:t xml:space="preserve">.</w:t>
      </w:r>
      <w:ins w:id="1146" w:author="Assessor GDSXSR" w:date="2026-10-31T22:17:31Z">
        <w:r>
          <w:rPr>
            <w:i/>
            <w:color w:val="800080"/>
            <w:sz w:val="26"/>
          </w:rPr>
          <w:t xml:space="preserve"> III</w:t>
        </w:r>
      </w:ins>
      <w:r>
        <w:rPr>
          <w:i/>
          <w:color w:val="800080"/>
          <w:sz w:val="26"/>
          <w:rPrChange w:id="1147" w:author="Assessor GDSXSR" w:date="2026-10-31T22:17:31Z">
            <w:rPr>
              <w:i/>
              <w:color w:val="7030A0"/>
              <w:sz w:val="26"/>
            </w:rPr>
          </w:rPrChange>
        </w:rPr>
        <w:t xml:space="preserve">.</w:t>
      </w:r>
      <w:ins w:id="1148" w:author="Assessor GDSXSR" w:date="2026-10-31T22:17:31Z">
        <w:r>
          <w:rPr>
            <w:i/>
            <w:color w:val="800080"/>
            <w:sz w:val="26"/>
          </w:rPr>
          <w:t xml:space="preserve"> Razões de decidir 3</w:t>
        </w:r>
      </w:ins>
      <w:r>
        <w:rPr>
          <w:i/>
          <w:color w:val="800080"/>
          <w:sz w:val="26"/>
          <w:rPrChange w:id="1149" w:author="Assessor GDSXSR" w:date="2026-10-31T22:17:31Z">
            <w:rPr>
              <w:i/>
              <w:color w:val="7030A0"/>
              <w:sz w:val="26"/>
            </w:rPr>
          </w:rPrChange>
        </w:rPr>
        <w:t xml:space="preserve">.</w:t>
      </w:r>
      <w:ins w:id="1150" w:author="Assessor GDSXSR" w:date="2026-10-31T22:17:31Z">
        <w:r>
          <w:rPr>
            <w:i/>
            <w:color w:val="800080"/>
            <w:sz w:val="26"/>
          </w:rPr>
          <w:t xml:space="preserve"> A relação jurídica estabelecida entre as partes é de natureza consumerista, haja vista estarem inseridas nos conceitos de fornecedor e consumidor, conforme disposto nos artigos 2º e 3º do Código de Defesa do Consumidor e assentado no enunciado da súmula nº 297 do Superior Tribunal de Justiça, in verbis: o Código de Defesa do Consumidor é aplicável às instituições financeiras. 4. O Sistema de Informações de Créditos (SCR</w:t>
        </w:r>
      </w:ins>
      <w:r>
        <w:rPr>
          <w:i/>
          <w:color w:val="800080"/>
          <w:sz w:val="26"/>
          <w:rPrChange w:id="1151" w:author="Assessor GDSXSR" w:date="2026-10-31T22:17:31Z">
            <w:rPr>
              <w:i/>
              <w:color w:val="7030A0"/>
              <w:sz w:val="26"/>
            </w:rPr>
          </w:rPrChange>
        </w:rPr>
        <w:t xml:space="preserve">)</w:t>
      </w:r>
      <w:ins w:id="1152" w:author="Assessor GDSXSR" w:date="2026-10-31T22:17:31Z">
        <w:r>
          <w:rPr>
            <w:i/>
            <w:color w:val="800080"/>
            <w:sz w:val="26"/>
          </w:rPr>
          <w:t xml:space="preserve">, também conhecido como SISBACEN, é uma plataforma de registro que o Banco Central do Brasil possui (disciplinado pela Resolução n. 4.571 de 2017 e pela Circular BACEN n. 3.870 de 19/12/2017), em que são apontadas todas as informações acerca das operações de crédito realizadas pelos clientes com as instituições financeiras e em que é possível verificar, dentre outras informações, o saldo devedor, o tipo de operação de crédito e se a dívida está em dia ou em atraso. 5. De acordo com o entendimento do STJ: ‘o Sistema de Informações do Banco Central - Sisbacen, mais precisamente o Sistema de Informações de Crédito do Banco Central - SCR, é cadastro público que tem tanto um viés de proteção do interesse público (como regulador do sistema - supervisão bancária), como de satisfação dos interesses privados (seja instituições financeiras - gestão das carteiras de crédito -, seja mutuários - demonstração de seu cadastro positivo). Por óbvio que referido órgão deve ser tratado de forma diferente dos cadastros de inadimplentes como o Serviço de Proteção ao Crédito - SPC e o SERASA. Contudo, não se pode olvidar que ele também tem a natureza de cadastro restritivo de crédito, justamente pelo caráter de suas informações, tal qual os demais cadastros de proteção, pois visam a diminuir o risco assumido pelas instituições na decisão de tomada de crédito’.</w:t>
        </w:r>
      </w:ins>
      <w:r>
        <w:rPr>
          <w:i/>
          <w:color w:val="800080"/>
          <w:sz w:val="26"/>
          <w:rPrChange w:id="1153" w:author="Assessor GDSXSR" w:date="2026-10-31T22:17:31Z">
            <w:rPr>
              <w:i/>
              <w:color w:val="7030A0"/>
              <w:sz w:val="26"/>
            </w:rPr>
          </w:rPrChange>
        </w:rPr>
        <w:t xml:space="preserve"> 6. A inscrição no SCR de operação de crédito inexistente configura falha na prestação do serviço bancário, sendo devida a indenização por dano moral, que decorre in re ipsa, ou seja, independe de prova do efetivo prejuízo. </w:t>
      </w:r>
      <w:del w:id="1154" w:author="Assessor GDSXSR" w:date="2026-10-31T22:17:31Z">
        <w:r>
          <w:rPr>
            <w:i/>
            <w:color w:val="800080"/>
            <w:sz w:val="26"/>
          </w:rPr>
          <w:delText xml:space="preserve">(</w:delText>
        </w:r>
      </w:del>
      <w:ins w:id="1155" w:author="Assessor GDSXSR" w:date="2026-10-31T22:17:31Z">
        <w:r>
          <w:rPr>
            <w:i/>
            <w:color w:val="800080"/>
            <w:sz w:val="26"/>
          </w:rPr>
          <w:t xml:space="preserve">7</w:t>
        </w:r>
      </w:ins>
      <w:r>
        <w:rPr>
          <w:i/>
          <w:color w:val="800080"/>
          <w:sz w:val="26"/>
          <w:rPrChange w:id="1156" w:author="Assessor GDSXSR" w:date="2026-10-31T22:17:31Z">
            <w:rPr>
              <w:i/>
              <w:color w:val="7030A0"/>
              <w:sz w:val="26"/>
            </w:rPr>
          </w:rPrChange>
        </w:rPr>
        <w:t xml:space="preserve">.</w:t>
      </w:r>
      <w:ins w:id="1157" w:author="Assessor GDSXSR" w:date="2026-10-31T22:17:31Z">
        <w:r>
          <w:rPr>
            <w:i/>
            <w:color w:val="800080"/>
            <w:sz w:val="26"/>
          </w:rPr>
          <w:t xml:space="preserve"> O valor da indenização por danos morais deve observar critérios de razoabilidade, proporcionalidade, capacidade econômica das partes, natureza da ofensa e finalidade pedagógica, sem ensejar enriquecimento sem causa</w:t>
        </w:r>
      </w:ins>
      <w:r>
        <w:rPr>
          <w:i/>
          <w:color w:val="800080"/>
          <w:sz w:val="26"/>
          <w:rPrChange w:id="1158" w:author="Assessor GDSXSR" w:date="2026-10-31T22:17:31Z">
            <w:rPr>
              <w:i/>
              <w:color w:val="7030A0"/>
              <w:sz w:val="26"/>
            </w:rPr>
          </w:rPrChange>
        </w:rPr>
        <w:t xml:space="preserve">.</w:t>
      </w:r>
      <w:ins w:id="1159" w:author="Assessor GDSXSR" w:date="2026-10-31T22:17:31Z">
        <w:r>
          <w:rPr>
            <w:i/>
            <w:color w:val="800080"/>
            <w:sz w:val="26"/>
          </w:rPr>
          <w:t xml:space="preserve"> Na hipótese, considerando tais critérios, o valor fixado na origem mostrou-se insuficiente, sendo cabível a majoração</w:t>
        </w:r>
      </w:ins>
      <w:r>
        <w:rPr>
          <w:i/>
          <w:color w:val="800080"/>
          <w:sz w:val="26"/>
          <w:rPrChange w:id="1160" w:author="Assessor GDSXSR" w:date="2026-10-31T22:17:31Z">
            <w:rPr>
              <w:i/>
              <w:color w:val="7030A0"/>
              <w:sz w:val="26"/>
            </w:rPr>
          </w:rPrChange>
        </w:rPr>
        <w:t xml:space="preserve">.</w:t>
      </w:r>
      <w:del w:id="1161" w:author="Assessor GDSXSR" w:date="2026-10-31T22:17:31Z">
        <w:r>
          <w:rPr>
            <w:i/>
            <w:color w:val="800080"/>
            <w:sz w:val="26"/>
          </w:rPr>
          <w:delText xml:space="preserve">)</w:delText>
        </w:r>
      </w:del>
      <w:ins w:id="1162" w:author="Assessor GDSXSR" w:date="2026-10-31T22:17:31Z">
        <w:r>
          <w:rPr>
            <w:i/>
            <w:color w:val="800080"/>
            <w:sz w:val="26"/>
          </w:rPr>
          <w:t xml:space="preserve"> IV. Dispositivo e tese 8. Recurso do réu conhecido e desprovido. 9. Recurso da autora conhecido e provido.</w:t>
        </w:r>
      </w:ins>
      <w:r>
        <w:rPr>
          <w:i/>
          <w:color w:val="800080"/>
          <w:sz w:val="26"/>
          <w:rPrChange w:id="1163" w:author="Assessor GDSXSR" w:date="2026-10-31T22:17:31Z">
            <w:rPr>
              <w:i/>
              <w:color w:val="7030A0"/>
              <w:sz w:val="26"/>
            </w:rPr>
          </w:rPrChange>
        </w:rPr>
        <w:t xml:space="preserve"> Tese de julgamento: 1. O Sistema de Informações de Crédito do Banco Central (SCR) possui natureza de cadastro restritivo de crédito, uma vez que suas informações são utilizadas pelas instituições financeiras na análise e concessão de crédito. 2. A inscrição ou manutenção indevida de dados no SCR, especialmente em razão de operação de crédito inexistente, configura falha na prestação de serviço e enseja a fixação de compensação por dano moral, independentemente de prova do prejuízo."</w:t>
      </w:r>
    </w:p>
    <w:p w:rsidR="001E77F4" w:rsidP="001E77F4" w:rsidRDefault="001E77F4" w14:paraId="487410BA" w14:textId="77777777">
      <w:pPr>
        <w:ind w:left="2268"/>
      </w:pPr>
      <w:r>
        <w:rPr>
          <w:i/>
          <w:color w:val="800080"/>
          <w:sz w:val="26"/>
          <w:rPrChange w:id="1164" w:author="Assessor GDSXSR" w:date="2026-10-31T22:17:31Z">
            <w:rPr>
              <w:i/>
              <w:color w:val="7030A0"/>
              <w:sz w:val="26"/>
            </w:rPr>
          </w:rPrChange>
        </w:rPr>
        <w:t xml:space="preserve">(</w:t>
      </w:r>
      <w:del w:id="1165" w:author="Assessor GDSXSR" w:date="2026-10-31T22:17:31Z">
        <w:r>
          <w:rPr>
            <w:i/>
            <w:color w:val="800080"/>
            <w:sz w:val="26"/>
          </w:rPr>
          <w:delText xml:space="preserve">TJDFT, </w:delText>
        </w:r>
      </w:del>
      <w:r>
        <w:rPr>
          <w:i/>
          <w:color w:val="800080"/>
          <w:sz w:val="26"/>
          <w:rPrChange w:id="1166" w:author="Assessor GDSXSR" w:date="2026-10-31T22:17:31Z">
            <w:rPr>
              <w:i/>
              <w:color w:val="7030A0"/>
              <w:sz w:val="26"/>
            </w:rPr>
          </w:rPrChange>
        </w:rPr>
        <w:t xml:space="preserve">Acórdão 2047914, 0752486-09.2024.8.07.0001, Relator</w:t>
      </w:r>
      <w:ins w:id="1167" w:author="Assessor GDSXSR" w:date="2026-10-31T22:17:31Z">
        <w:r>
          <w:rPr>
            <w:i/>
            <w:color w:val="800080"/>
            <w:sz w:val="26"/>
          </w:rPr>
          <w:t xml:space="preserve">(a)</w:t>
        </w:r>
      </w:ins>
      <w:r>
        <w:rPr>
          <w:i/>
          <w:color w:val="800080"/>
          <w:sz w:val="26"/>
          <w:rPrChange w:id="1168" w:author="Assessor GDSXSR" w:date="2026-10-31T22:17:31Z">
            <w:rPr>
              <w:i/>
              <w:color w:val="7030A0"/>
              <w:sz w:val="26"/>
            </w:rPr>
          </w:rPrChange>
        </w:rPr>
        <w:t xml:space="preserve">: </w:t>
      </w:r>
      <w:del w:id="1169" w:author="Assessor GDSXSR" w:date="2026-10-31T22:17:31Z">
        <w:r>
          <w:rPr>
            <w:i/>
            <w:color w:val="800080"/>
            <w:sz w:val="26"/>
          </w:rPr>
          <w:delText xml:space="preserve">Flávio</w:delText>
        </w:r>
      </w:del>
      <w:ins w:id="1170" w:author="Assessor GDSXSR" w:date="2026-10-31T22:17:31Z">
        <w:r>
          <w:rPr>
            <w:i/>
            <w:color w:val="800080"/>
            <w:sz w:val="26"/>
          </w:rPr>
          <w:t xml:space="preserve">FLÁVIO</w:t>
        </w:r>
      </w:ins>
      <w:r>
        <w:rPr>
          <w:i/>
          <w:color w:val="800080"/>
          <w:sz w:val="26"/>
          <w:rPrChange w:id="1171" w:author="Assessor GDSXSR" w:date="2026-10-31T22:17:31Z">
            <w:rPr>
              <w:i/>
              <w:color w:val="7030A0"/>
              <w:sz w:val="26"/>
            </w:rPr>
          </w:rPrChange>
        </w:rPr>
        <w:t xml:space="preserve"> </w:t>
      </w:r>
      <w:del w:id="1172" w:author="Assessor GDSXSR" w:date="2026-10-31T22:17:31Z">
        <w:r>
          <w:rPr>
            <w:i/>
            <w:color w:val="800080"/>
            <w:sz w:val="26"/>
          </w:rPr>
          <w:delText xml:space="preserve">Fernando</w:delText>
        </w:r>
      </w:del>
      <w:ins w:id="1173" w:author="Assessor GDSXSR" w:date="2026-10-31T22:17:31Z">
        <w:r>
          <w:rPr>
            <w:i/>
            <w:color w:val="800080"/>
            <w:sz w:val="26"/>
          </w:rPr>
          <w:t xml:space="preserve">FERNANDO</w:t>
        </w:r>
      </w:ins>
      <w:r>
        <w:rPr>
          <w:i/>
          <w:color w:val="800080"/>
          <w:sz w:val="26"/>
          <w:rPrChange w:id="1174" w:author="Assessor GDSXSR" w:date="2026-10-31T22:17:31Z">
            <w:rPr>
              <w:i/>
              <w:color w:val="7030A0"/>
              <w:sz w:val="26"/>
            </w:rPr>
          </w:rPrChange>
        </w:rPr>
        <w:t xml:space="preserve"> </w:t>
      </w:r>
      <w:del w:id="1175" w:author="Assessor GDSXSR" w:date="2026-10-31T22:17:31Z">
        <w:r>
          <w:rPr>
            <w:i/>
            <w:color w:val="800080"/>
            <w:sz w:val="26"/>
          </w:rPr>
          <w:delText xml:space="preserve">Almeida</w:delText>
        </w:r>
      </w:del>
      <w:ins w:id="1176" w:author="Assessor GDSXSR" w:date="2026-10-31T22:17:31Z">
        <w:r>
          <w:rPr>
            <w:i/>
            <w:color w:val="800080"/>
            <w:sz w:val="26"/>
          </w:rPr>
          <w:t xml:space="preserve">ALMEIDA</w:t>
        </w:r>
      </w:ins>
      <w:r>
        <w:rPr>
          <w:i/>
          <w:color w:val="800080"/>
          <w:sz w:val="26"/>
          <w:rPrChange w:id="1177" w:author="Assessor GDSXSR" w:date="2026-10-31T22:17:31Z">
            <w:rPr>
              <w:i/>
              <w:color w:val="7030A0"/>
              <w:sz w:val="26"/>
            </w:rPr>
          </w:rPrChange>
        </w:rPr>
        <w:t xml:space="preserve"> </w:t>
      </w:r>
      <w:del w:id="1178" w:author="Assessor GDSXSR" w:date="2026-10-31T22:17:31Z">
        <w:r>
          <w:rPr>
            <w:i/>
            <w:color w:val="800080"/>
            <w:sz w:val="26"/>
          </w:rPr>
          <w:delText xml:space="preserve">da</w:delText>
        </w:r>
      </w:del>
      <w:ins w:id="1179" w:author="Assessor GDSXSR" w:date="2026-10-31T22:17:31Z">
        <w:r>
          <w:rPr>
            <w:i/>
            <w:color w:val="800080"/>
            <w:sz w:val="26"/>
          </w:rPr>
          <w:t xml:space="preserve">DA</w:t>
        </w:r>
      </w:ins>
      <w:r>
        <w:rPr>
          <w:i/>
          <w:color w:val="800080"/>
          <w:sz w:val="26"/>
          <w:rPrChange w:id="1180" w:author="Assessor GDSXSR" w:date="2026-10-31T22:17:31Z">
            <w:rPr>
              <w:i/>
              <w:color w:val="7030A0"/>
              <w:sz w:val="26"/>
            </w:rPr>
          </w:rPrChange>
        </w:rPr>
        <w:t xml:space="preserve"> </w:t>
      </w:r>
      <w:del w:id="1181" w:author="Assessor GDSXSR" w:date="2026-10-31T22:17:31Z">
        <w:r>
          <w:rPr>
            <w:i/>
            <w:color w:val="800080"/>
            <w:sz w:val="26"/>
          </w:rPr>
          <w:delText xml:space="preserve">Fonseca</w:delText>
        </w:r>
      </w:del>
      <w:ins w:id="1182" w:author="Assessor GDSXSR" w:date="2026-10-31T22:17:31Z">
        <w:r>
          <w:rPr>
            <w:i/>
            <w:color w:val="800080"/>
            <w:sz w:val="26"/>
          </w:rPr>
          <w:t xml:space="preserve">FONSECA</w:t>
        </w:r>
      </w:ins>
      <w:r>
        <w:rPr>
          <w:i/>
          <w:color w:val="800080"/>
          <w:sz w:val="26"/>
          <w:rPrChange w:id="1183" w:author="Assessor GDSXSR" w:date="2026-10-31T22:17:31Z">
            <w:rPr>
              <w:i/>
              <w:color w:val="7030A0"/>
              <w:sz w:val="26"/>
            </w:rPr>
          </w:rPrChange>
        </w:rPr>
        <w:t xml:space="preserve">, 3ª </w:t>
      </w:r>
      <w:del w:id="1184" w:author="Assessor GDSXSR" w:date="2026-10-31T22:17:31Z">
        <w:r>
          <w:rPr>
            <w:i/>
            <w:color w:val="800080"/>
            <w:sz w:val="26"/>
          </w:rPr>
          <w:delText xml:space="preserve">Turma</w:delText>
        </w:r>
      </w:del>
      <w:ins w:id="1185" w:author="Assessor GDSXSR" w:date="2026-10-31T22:17:31Z">
        <w:r>
          <w:rPr>
            <w:i/>
            <w:color w:val="800080"/>
            <w:sz w:val="26"/>
          </w:rPr>
          <w:t xml:space="preserve">TURMA</w:t>
        </w:r>
      </w:ins>
      <w:r>
        <w:rPr>
          <w:i/>
          <w:color w:val="800080"/>
          <w:sz w:val="26"/>
          <w:rPrChange w:id="1186" w:author="Assessor GDSXSR" w:date="2026-10-31T22:17:31Z">
            <w:rPr>
              <w:i/>
              <w:color w:val="7030A0"/>
              <w:sz w:val="26"/>
            </w:rPr>
          </w:rPrChange>
        </w:rPr>
        <w:t xml:space="preserve"> </w:t>
      </w:r>
      <w:del w:id="1187" w:author="Assessor GDSXSR" w:date="2026-10-31T22:17:31Z">
        <w:r>
          <w:rPr>
            <w:i/>
            <w:color w:val="800080"/>
            <w:sz w:val="26"/>
          </w:rPr>
          <w:delText xml:space="preserve">Cível</w:delText>
        </w:r>
      </w:del>
      <w:ins w:id="1188" w:author="Assessor GDSXSR" w:date="2026-10-31T22:17:31Z">
        <w:r>
          <w:rPr>
            <w:i/>
            <w:color w:val="800080"/>
            <w:sz w:val="26"/>
          </w:rPr>
          <w:t xml:space="preserve">CÍVEL</w:t>
        </w:r>
      </w:ins>
      <w:r>
        <w:rPr>
          <w:i/>
          <w:color w:val="800080"/>
          <w:sz w:val="26"/>
          <w:rPrChange w:id="1189" w:author="Assessor GDSXSR" w:date="2026-10-31T22:17:31Z">
            <w:rPr>
              <w:i/>
              <w:color w:val="7030A0"/>
              <w:sz w:val="26"/>
            </w:rPr>
          </w:rPrChange>
        </w:rPr>
        <w:t xml:space="preserve">, </w:t>
      </w:r>
      <w:del w:id="1190" w:author="Assessor GDSXSR" w:date="2026-10-31T22:17:31Z">
        <w:r>
          <w:rPr>
            <w:i/>
            <w:color w:val="800080"/>
            <w:sz w:val="26"/>
          </w:rPr>
          <w:delText xml:space="preserve">Data</w:delText>
        </w:r>
      </w:del>
      <w:ins w:id="1191" w:author="Assessor GDSXSR" w:date="2026-10-31T22:17:31Z">
        <w:r>
          <w:rPr>
            <w:i/>
            <w:color w:val="800080"/>
            <w:sz w:val="26"/>
          </w:rPr>
          <w:t xml:space="preserve">data</w:t>
        </w:r>
      </w:ins>
      <w:r>
        <w:rPr>
          <w:i/>
          <w:color w:val="800080"/>
          <w:sz w:val="26"/>
          <w:rPrChange w:id="1192" w:author="Assessor GDSXSR" w:date="2026-10-31T22:17:31Z">
            <w:rPr>
              <w:i/>
              <w:color w:val="7030A0"/>
              <w:sz w:val="26"/>
            </w:rPr>
          </w:rPrChange>
        </w:rPr>
        <w:t xml:space="preserve"> de </w:t>
      </w:r>
      <w:del w:id="1193" w:author="Assessor GDSXSR" w:date="2026-10-31T22:17:31Z">
        <w:r>
          <w:rPr>
            <w:i/>
            <w:color w:val="800080"/>
            <w:sz w:val="26"/>
          </w:rPr>
          <w:delText xml:space="preserve">Julgamento</w:delText>
        </w:r>
      </w:del>
      <w:ins w:id="1194" w:author="Assessor GDSXSR" w:date="2026-10-31T22:17:31Z">
        <w:r>
          <w:rPr>
            <w:i/>
            <w:color w:val="800080"/>
            <w:sz w:val="26"/>
          </w:rPr>
          <w:t xml:space="preserve">julgamento</w:t>
        </w:r>
      </w:ins>
      <w:r>
        <w:rPr>
          <w:i/>
          <w:color w:val="800080"/>
          <w:sz w:val="26"/>
          <w:rPrChange w:id="1195" w:author="Assessor GDSXSR" w:date="2026-10-31T22:17:31Z">
            <w:rPr>
              <w:i/>
              <w:color w:val="7030A0"/>
              <w:sz w:val="26"/>
            </w:rPr>
          </w:rPrChange>
        </w:rPr>
        <w:t xml:space="preserve">: 18/09/2025, </w:t>
      </w:r>
      <w:del w:id="1196" w:author="Assessor GDSXSR" w:date="2026-10-31T22:17:31Z">
        <w:r>
          <w:rPr>
            <w:i/>
            <w:color w:val="800080"/>
            <w:sz w:val="26"/>
          </w:rPr>
          <w:delText xml:space="preserve">Publicado</w:delText>
        </w:r>
      </w:del>
      <w:ins w:id="1197" w:author="Assessor GDSXSR" w:date="2026-10-31T22:17:31Z">
        <w:r>
          <w:rPr>
            <w:i/>
            <w:color w:val="800080"/>
            <w:sz w:val="26"/>
          </w:rPr>
          <w:t xml:space="preserve">publicado</w:t>
        </w:r>
      </w:ins>
      <w:r>
        <w:rPr>
          <w:i/>
          <w:color w:val="800080"/>
          <w:sz w:val="26"/>
          <w:rPrChange w:id="1198" w:author="Assessor GDSXSR" w:date="2026-10-31T22:17:31Z">
            <w:rPr>
              <w:i/>
              <w:color w:val="7030A0"/>
              <w:sz w:val="26"/>
            </w:rPr>
          </w:rPrChange>
        </w:rPr>
        <w:t xml:space="preserve"> no </w:t>
      </w:r>
      <w:del w:id="1199" w:author="Assessor GDSXSR" w:date="2026-10-31T22:17:31Z">
        <w:r>
          <w:rPr>
            <w:i/>
            <w:color w:val="800080"/>
            <w:sz w:val="26"/>
          </w:rPr>
          <w:delText xml:space="preserve">DJE</w:delText>
        </w:r>
      </w:del>
      <w:ins w:id="1200" w:author="Assessor GDSXSR" w:date="2026-10-31T22:17:31Z">
        <w:r>
          <w:rPr>
            <w:i/>
            <w:color w:val="800080"/>
            <w:sz w:val="26"/>
          </w:rPr>
          <w:t xml:space="preserve">DJe</w:t>
        </w:r>
      </w:ins>
      <w:r>
        <w:rPr>
          <w:i/>
          <w:color w:val="800080"/>
          <w:sz w:val="26"/>
          <w:rPrChange w:id="1201" w:author="Assessor GDSXSR" w:date="2026-10-31T22:17:31Z">
            <w:rPr>
              <w:i/>
              <w:color w:val="7030A0"/>
              <w:sz w:val="26"/>
            </w:rPr>
          </w:rPrChange>
        </w:rPr>
        <w:t xml:space="preserve">: 02/10/2025</w:t>
      </w:r>
      <w:ins w:id="1202" w:author="Assessor GDSXSR" w:date="2026-10-31T22:17:31Z">
        <w:r>
          <w:rPr>
            <w:i/>
            <w:color w:val="800080"/>
            <w:sz w:val="26"/>
          </w:rPr>
          <w:t xml:space="preserve">.</w:t>
        </w:r>
      </w:ins>
      <w:r>
        <w:rPr>
          <w:i/>
          <w:color w:val="800080"/>
          <w:sz w:val="26"/>
          <w:rPrChange w:id="1203" w:author="Assessor GDSXSR" w:date="2026-10-31T22:17:31Z">
            <w:rPr>
              <w:i/>
              <w:color w:val="7030A0"/>
              <w:sz w:val="26"/>
            </w:rPr>
          </w:rPrChange>
        </w:rPr>
        <w:t xml:space="preserve">)</w:t>
      </w:r>
    </w:p>
    <w:p w:rsidRPr="001E77F4" w:rsidR="001264B6" w:rsidP="001E77F4" w:rsidRDefault="001264B6" w14:paraId="44A32E52" w14:textId="4EE77F6A"/>
    <w:sectPr w:rsidRPr="001E77F4" w:rsidR="001264B6"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S" w:author="Marcelo Ribeiro Da Silva - GDSXSR" w:date="2026-10-29T17:57:00Z" w:id="0">
    <w:p w:rsidRPr="00621339" w:rsidR="001E77F4" w:rsidP="001E77F4" w:rsidRDefault="001E77F4" w14:paraId="069C78DC" w14:textId="77777777">
      <w:pPr>
        <w:pStyle w:val="Textodecomentrio"/>
        <w:jc w:val="left"/>
      </w:pPr>
      <w:r w:rsidRPr="00621339">
        <w:annotationRef/>
      </w:r>
      <w:r w:rsidRPr="00621339">
        <w:t>Conclusão: 19/10/2026</w:t>
      </w:r>
    </w:p>
    <w:p w:rsidRPr="00621339" w:rsidR="001E77F4" w:rsidP="001E77F4" w:rsidRDefault="001E77F4" w14:paraId="3BD53AB5" w14:textId="77777777">
      <w:pPr>
        <w:pStyle w:val="Textodecomentrio"/>
        <w:jc w:val="left"/>
      </w:pPr>
      <w:r w:rsidRPr="00621339">
        <w:t>Entrega: 29/10/2026</w:t>
      </w:r>
    </w:p>
    <w:p w:rsidRPr="00621339" w:rsidR="001E77F4" w:rsidP="001E77F4" w:rsidRDefault="001E77F4" w14:paraId="7E3A00BA" w14:textId="77777777">
      <w:pPr>
        <w:pStyle w:val="Textodecomentrio"/>
        <w:jc w:val="left"/>
      </w:pPr>
      <w:r w:rsidRPr="00621339">
        <w:t>Grau de certeza: 8</w:t>
      </w:r>
    </w:p>
    <w:p w:rsidRPr="00621339" w:rsidR="001E77F4" w:rsidP="001E77F4" w:rsidRDefault="001E77F4" w14:paraId="123ACAA5" w14:textId="77777777">
      <w:pPr>
        <w:pStyle w:val="Textodecomentrio"/>
        <w:jc w:val="left"/>
      </w:pPr>
      <w:r w:rsidRPr="00621339">
        <w:t>Minuta: Marcelo</w:t>
      </w:r>
    </w:p>
  </w:comment>
  <w:comment w:initials="MRS" w:author="Marcelo Ribeiro Da Silva - GDSXSR" w:date="2026-10-29T17:57:00Z" w:id="1">
    <w:p w:rsidRPr="00621339" w:rsidR="001E77F4" w:rsidP="001E77F4" w:rsidRDefault="001E77F4" w14:paraId="747CE525" w14:textId="77777777">
      <w:pPr>
        <w:pStyle w:val="Textodecomentrio"/>
        <w:jc w:val="left"/>
      </w:pPr>
      <w:r w:rsidRPr="00621339">
        <w:annotationRef/>
      </w:r>
      <w:r w:rsidRPr="00621339">
        <w:t>Dr. Sérgio, JURISPRUDÊNCIA CONTRÁRIA.</w:t>
      </w:r>
    </w:p>
    <w:p w:rsidRPr="00621339" w:rsidR="001E77F4" w:rsidP="001E77F4" w:rsidRDefault="001E77F4" w14:paraId="766FA809" w14:textId="77777777">
      <w:pPr>
        <w:pStyle w:val="Textodecomentrio"/>
        <w:jc w:val="left"/>
      </w:pPr>
      <w:r w:rsidRPr="00621339">
        <w:t>Há entendimento contrário colacionado ao final, em violeta: TJDFT, 3ª Turma Cível, 0752486-09.2024.8.07.0001 (Acórdão 2047914, Des. Flávio Fernando Almeida da Fonseca, j. 18/09/2025), que reconhece dano moral in re ipsa por inscrição indevida no SCR.</w:t>
      </w:r>
    </w:p>
    <w:p w:rsidRPr="00621339" w:rsidR="001E77F4" w:rsidP="001E77F4" w:rsidRDefault="001E77F4" w14:paraId="348E5B2E" w14:textId="77777777">
      <w:pPr>
        <w:pStyle w:val="Textodecomentrio"/>
        <w:jc w:val="left"/>
      </w:pPr>
      <w:r w:rsidRPr="00621339">
        <w:t>O voto distingue o caso: aquele precedente trata de operação de crédito declarada inexistente, e aqui a dívida é incontroversa.</w:t>
      </w:r>
    </w:p>
  </w:comment>
  <w:comment w:initials="RG" w:author="Assessor GDSXSR" w:date="2026-10-29T18:06:00Z" w:id="2">
    <w:p w:rsidRPr="00621339" w:rsidR="001E77F4" w:rsidRDefault="001E77F4" w14:paraId="544CBB91" w14:textId="77777777">
      <w:r w:rsidRPr="00621339">
        <w:annotationRef/>
      </w:r>
      <w:r w:rsidRPr="00621339">
        <w:t>ASSESSOR GDSXSR — Alterações de forma e de estilo: (1) ementa: item 1 enxuto, questões em discussão sem repetir 'saber se', item 7 cindido em dois (um fundamento por item, C-35), renumeração e rodapé de dispositivos na forma compacta (C-20, C-33); (2) título do resumo em vermelho completado (C-39); (3) 'Requer o não provimento' suprimido do relatório (C-31); (4) linha de dados: 'Apelo interposto'; (5) voto: sem conectivos no início dos parágrafos depois da transcrição da sentença (orientação de Marcelo, que prevalece sobre o rodízio de C-16), referências ao final do período (C-20), 'Nesse sentido:' (C-67), '– Grifei' nas transcrições grifadas e realce amarelo retirado das ementas transcritas (C-43, C-62); (6) dispositivo sem justificar o não provimento e sem 'reiteradas as vênias' (orientação de Marcelo; C-38). CONFERÊNCIA: CPC 1.010 e 373, CC 186 e 927, LGPD 6º VI e 7º II conferidos no texto compilado (iajus/Planalto), e os comentários de texto literal conferem; ementas dos acórdãos TJDFT 0706459-04.2025 e 0700492-39.2024 e do REsp 2.259.143/RS conferidas no acervo; Tema 1.482/STJ conferido no acórdão oficial do SCON anexado (ProRQF no REsp 2276480/RS); a Resolução CMN 5.037/2022 deixou de fundamentar o voto.</w:t>
      </w:r>
    </w:p>
  </w:comment>
  <w:comment w:initials="RG" w:author="Assessor GDSXSR" w:date="2026-10-29T18:06:00Z" w:id="3">
    <w:p w:rsidRPr="00621339" w:rsidR="001E77F4" w:rsidRDefault="001E77F4" w14:paraId="1EC48AEF" w14:textId="77777777">
      <w:r w:rsidRPr="00621339">
        <w:annotationRef/>
      </w:r>
      <w:r w:rsidRPr="00621339">
        <w:t>ASSESSOR GDSXSR — Retirei do item 1 os meses e valores dos registros: detalhe de prova, que não pertence ao item de identificação da ação (C-34, C-02).</w:t>
      </w:r>
    </w:p>
  </w:comment>
  <w:comment w:initials="MRS" w:author="Marcelo Ribeiro Da Silva - GDSXSR" w:date="2026-10-29T17:57:00Z" w:id="4">
    <w:p w:rsidR="00F05217" w:rsidP="00F05217" w:rsidRDefault="001E77F4" w14:paraId="1BA601BE" w14:textId="77777777">
      <w:pPr>
        <w:pStyle w:val="Textodecomentrio"/>
        <w:jc w:val="left"/>
      </w:pPr>
      <w:r w:rsidRPr="00621339">
        <w:annotationRef/>
      </w:r>
      <w:r w:rsidR="00F05217">
        <w:t>CPC</w:t>
      </w:r>
    </w:p>
    <w:p w:rsidR="00F05217" w:rsidP="00F05217" w:rsidRDefault="00F05217" w14:paraId="4A9DA79F" w14:textId="77777777">
      <w:pPr>
        <w:pStyle w:val="Textodecomentrio"/>
        <w:jc w:val="left"/>
      </w:pPr>
      <w:r>
        <w:t>Art. 1.010. A apelação, interposta por petição dirigida ao juízo de primeiro grau, conterá:</w:t>
      </w:r>
    </w:p>
    <w:p w:rsidR="00F05217" w:rsidP="00F05217" w:rsidRDefault="00F05217" w14:paraId="1D34512F" w14:textId="77777777">
      <w:pPr>
        <w:pStyle w:val="Textodecomentrio"/>
        <w:jc w:val="left"/>
      </w:pPr>
      <w:r>
        <w:t>I - os nomes e a qualificação das partes;</w:t>
      </w:r>
    </w:p>
    <w:p w:rsidR="00F05217" w:rsidP="00F05217" w:rsidRDefault="00F05217" w14:paraId="7B1B4A6B" w14:textId="77777777">
      <w:pPr>
        <w:pStyle w:val="Textodecomentrio"/>
        <w:jc w:val="left"/>
      </w:pPr>
      <w:r>
        <w:t>II - a exposição do fato e do direito;</w:t>
      </w:r>
    </w:p>
    <w:p w:rsidR="00F05217" w:rsidP="00F05217" w:rsidRDefault="00F05217" w14:paraId="6102DC9C" w14:textId="77777777">
      <w:pPr>
        <w:pStyle w:val="Textodecomentrio"/>
        <w:jc w:val="left"/>
      </w:pPr>
      <w:r>
        <w:t>III - as razões do pedido de reforma ou de decretação de nulidade;</w:t>
      </w:r>
    </w:p>
    <w:p w:rsidR="00F05217" w:rsidP="00F05217" w:rsidRDefault="00F05217" w14:paraId="7506A290" w14:textId="77777777">
      <w:pPr>
        <w:pStyle w:val="Textodecomentrio"/>
        <w:jc w:val="left"/>
      </w:pPr>
      <w:r>
        <w:t>IV - o pedido de nova decisão.</w:t>
      </w:r>
    </w:p>
  </w:comment>
  <w:comment w:initials="RG" w:author="Assessor GDSXSR" w:date="2026-10-29T22:21:00Z" w:id="5">
    <w:p w:rsidRPr="00621339" w:rsidR="001E77F4" w:rsidP="0009419F" w:rsidRDefault="001E77F4" w14:paraId="1A976394" w14:textId="47C910A3">
      <w:pPr>
        <w:pStyle w:val="Textodecomentrio"/>
        <w:jc w:val="left"/>
      </w:pPr>
      <w:r w:rsidRPr="00621339">
        <w:annotationRef/>
      </w:r>
      <w:r w:rsidRPr="00621339">
        <w:t>ASSESSOR GDSXSR — Ementa atualizada ao Tema 1.482: itens 6 a 8 com um fundamento por item (C-35), rubrica da jurisprudência com a identificação completa do paradigma (C-67) e rodapé sem a Res. CMN 5.037/2022, o CPC 373 e o CDC 6º VIII, que deixaram de fundamentar o voto (C-33).</w:t>
      </w:r>
    </w:p>
  </w:comment>
  <w:comment w:initials="RG" w:author="Assessor GDSXSR" w:date="2026-10-29T18:06:00Z" w:id="7">
    <w:p w:rsidRPr="00621339" w:rsidR="001E77F4" w:rsidRDefault="001E77F4" w14:paraId="3CD3E295" w14:textId="77777777">
      <w:r w:rsidRPr="00621339">
        <w:annotationRef/>
      </w:r>
      <w:r w:rsidRPr="00621339">
        <w:t>ASSESSOR GDSXSR — Cindi o item 7: o registro verídico a preservar fica num item e a licitude do tratamento pela LGPD em outro, um fundamento por item (C-35). Renumerei os itens 8 a 10 e completei o item final com 'e, no mérito' e a identificação do apelo (C-38, C-33).</w:t>
      </w:r>
    </w:p>
  </w:comment>
  <w:comment w:initials="MRS" w:author="Marcelo Ribeiro Da Silva - GDSXSR" w:date="2026-10-29T17:57:00Z" w:id="6">
    <w:p w:rsidRPr="00621339" w:rsidR="001E77F4" w:rsidP="001E77F4" w:rsidRDefault="001E77F4" w14:paraId="27A8425A" w14:textId="77777777">
      <w:pPr>
        <w:pStyle w:val="Textodecomentrio"/>
        <w:jc w:val="left"/>
      </w:pPr>
      <w:r w:rsidRPr="00621339">
        <w:annotationRef/>
      </w:r>
      <w:r w:rsidRPr="00621339">
        <w:t>Lei nº 13.709/2018 (Lei Geral de Proteção de Dados)</w:t>
      </w:r>
    </w:p>
    <w:p w:rsidRPr="00621339" w:rsidR="001E77F4" w:rsidP="001E77F4" w:rsidRDefault="001E77F4" w14:paraId="7D063076" w14:textId="77777777">
      <w:pPr>
        <w:pStyle w:val="Textodecomentrio"/>
        <w:jc w:val="left"/>
      </w:pPr>
      <w:r w:rsidRPr="00621339">
        <w:t>Art. 6º As atividades de tratamento de dados pessoais deverão observar a boa-fé e os seguintes princípios:</w:t>
      </w:r>
    </w:p>
    <w:p w:rsidRPr="00621339" w:rsidR="001E77F4" w:rsidP="001E77F4" w:rsidRDefault="001E77F4" w14:paraId="717E20CA" w14:textId="77777777">
      <w:pPr>
        <w:pStyle w:val="Textodecomentrio"/>
        <w:jc w:val="left"/>
      </w:pPr>
      <w:r w:rsidRPr="00621339">
        <w:t>(...)</w:t>
      </w:r>
    </w:p>
    <w:p w:rsidRPr="00621339" w:rsidR="001E77F4" w:rsidP="001E77F4" w:rsidRDefault="001E77F4" w14:paraId="0EBCE464" w14:textId="77777777">
      <w:pPr>
        <w:pStyle w:val="Textodecomentrio"/>
        <w:jc w:val="left"/>
      </w:pPr>
      <w:r w:rsidRPr="00621339">
        <w:t>VI - transparência: garantia, aos titulares, de informações claras, precisas e facilmente acessíveis sobre a realização do tratamento e os respectivos agentes de tratamento, observados os segredos comercial e industrial;</w:t>
      </w:r>
    </w:p>
    <w:p w:rsidRPr="00621339" w:rsidR="001E77F4" w:rsidP="001E77F4" w:rsidRDefault="001E77F4" w14:paraId="7F927F4E" w14:textId="77777777">
      <w:pPr>
        <w:pStyle w:val="Textodecomentrio"/>
        <w:jc w:val="left"/>
      </w:pPr>
      <w:r w:rsidRPr="00621339">
        <w:t>Art. 7º O tratamento de dados pessoais somente poderá ser realizado nas seguintes hipóteses:</w:t>
      </w:r>
    </w:p>
    <w:p w:rsidRPr="00621339" w:rsidR="001E77F4" w:rsidP="001E77F4" w:rsidRDefault="001E77F4" w14:paraId="322ACF45" w14:textId="77777777">
      <w:pPr>
        <w:pStyle w:val="Textodecomentrio"/>
        <w:jc w:val="left"/>
      </w:pPr>
      <w:r w:rsidRPr="00621339">
        <w:t>(...)</w:t>
      </w:r>
    </w:p>
    <w:p w:rsidRPr="00621339" w:rsidR="001E77F4" w:rsidP="001E77F4" w:rsidRDefault="001E77F4" w14:paraId="2F5E4E54" w14:textId="77777777">
      <w:pPr>
        <w:pStyle w:val="Textodecomentrio"/>
        <w:jc w:val="left"/>
      </w:pPr>
      <w:r w:rsidRPr="00621339">
        <w:t>II - para o cumprimento de obrigação legal ou regulatória pelo controlador;</w:t>
      </w:r>
    </w:p>
  </w:comment>
  <w:comment w:initials="MRS" w:author="Marcelo Ribeiro Da Silva - GDSXSR" w:date="2026-10-29T17:57:00Z" w:id="8">
    <w:p w:rsidRPr="00621339" w:rsidR="001E77F4" w:rsidP="001E77F4" w:rsidRDefault="001E77F4" w14:paraId="4FEFB233" w14:textId="77777777">
      <w:pPr>
        <w:pStyle w:val="Textodecomentrio"/>
        <w:jc w:val="left"/>
      </w:pPr>
      <w:r w:rsidRPr="00621339">
        <w:annotationRef/>
      </w:r>
      <w:r w:rsidRPr="00621339">
        <w:t>Código Civil</w:t>
      </w:r>
    </w:p>
    <w:p w:rsidRPr="00621339" w:rsidR="001E77F4" w:rsidP="001E77F4" w:rsidRDefault="001E77F4" w14:paraId="39942585" w14:textId="77777777">
      <w:pPr>
        <w:pStyle w:val="Textodecomentrio"/>
        <w:jc w:val="left"/>
      </w:pPr>
      <w:r w:rsidRPr="00621339">
        <w:t>Art. 186. Aquele que, por ação ou omissão voluntária, negligência ou imprudência, violar direito e causar dano a outrem, ainda que exclusivamente moral, comete ato ilícito.</w:t>
      </w:r>
    </w:p>
    <w:p w:rsidRPr="00621339" w:rsidR="001E77F4" w:rsidP="001E77F4" w:rsidRDefault="001E77F4" w14:paraId="037034BD" w14:textId="77777777">
      <w:pPr>
        <w:pStyle w:val="Textodecomentrio"/>
        <w:jc w:val="left"/>
      </w:pPr>
      <w:r w:rsidRPr="00621339">
        <w:t>Art. 927. Aquele que, por ato ilícito (arts. 186 e 187), causar dano a outrem, fica obrigado a repará-lo.</w:t>
      </w:r>
    </w:p>
  </w:comment>
  <w:comment w:initials="MRS" w:author="Marcelo Ribeiro Da Silva - GDSXSR" w:date="2026-10-29T17:57:00Z" w:id="9">
    <w:p w:rsidRPr="00621339" w:rsidR="001E77F4" w:rsidP="001E77F4" w:rsidRDefault="001E77F4" w14:paraId="02A3ECD6" w14:textId="77777777">
      <w:pPr>
        <w:pStyle w:val="Textodecomentrio"/>
        <w:jc w:val="left"/>
      </w:pPr>
      <w:r w:rsidRPr="00621339">
        <w:annotationRef/>
      </w:r>
      <w:r w:rsidRPr="00621339">
        <w:t>CPC</w:t>
      </w:r>
    </w:p>
    <w:p w:rsidRPr="00621339" w:rsidR="001E77F4" w:rsidP="001E77F4" w:rsidRDefault="001E77F4" w14:paraId="65C18DBB" w14:textId="77777777">
      <w:pPr>
        <w:pStyle w:val="Textodecomentrio"/>
        <w:jc w:val="left"/>
      </w:pPr>
      <w:r w:rsidRPr="00621339">
        <w:t>Art. 1.010. A apelação, interposta por petição dirigida ao juízo de primeiro grau, conterá:</w:t>
      </w:r>
    </w:p>
    <w:p w:rsidRPr="00621339" w:rsidR="001E77F4" w:rsidP="001E77F4" w:rsidRDefault="001E77F4" w14:paraId="4D671D6C" w14:textId="77777777">
      <w:pPr>
        <w:pStyle w:val="Textodecomentrio"/>
        <w:jc w:val="left"/>
      </w:pPr>
      <w:r w:rsidRPr="00621339">
        <w:t>I - os nomes e a qualificação das partes;</w:t>
      </w:r>
    </w:p>
    <w:p w:rsidRPr="00621339" w:rsidR="001E77F4" w:rsidP="001E77F4" w:rsidRDefault="001E77F4" w14:paraId="07E08497" w14:textId="77777777">
      <w:pPr>
        <w:pStyle w:val="Textodecomentrio"/>
        <w:jc w:val="left"/>
      </w:pPr>
      <w:r w:rsidRPr="00621339">
        <w:t>II - a exposição do fato e do direito;</w:t>
      </w:r>
    </w:p>
    <w:p w:rsidRPr="00621339" w:rsidR="001E77F4" w:rsidP="001E77F4" w:rsidRDefault="001E77F4" w14:paraId="4B4B4BDA" w14:textId="77777777">
      <w:pPr>
        <w:pStyle w:val="Textodecomentrio"/>
        <w:jc w:val="left"/>
      </w:pPr>
      <w:r w:rsidRPr="00621339">
        <w:t>III - as razões do pedido de reforma ou de decretação de nulidade;</w:t>
      </w:r>
    </w:p>
    <w:p w:rsidRPr="00621339" w:rsidR="001E77F4" w:rsidP="001E77F4" w:rsidRDefault="001E77F4" w14:paraId="22A9D079" w14:textId="77777777">
      <w:pPr>
        <w:pStyle w:val="Textodecomentrio"/>
        <w:jc w:val="left"/>
      </w:pPr>
      <w:r w:rsidRPr="00621339">
        <w:t>IV - o pedido de nova decisão.</w:t>
      </w:r>
    </w:p>
    <w:p w:rsidRPr="00621339" w:rsidR="001E77F4" w:rsidP="001E77F4" w:rsidRDefault="001E77F4" w14:paraId="67AF8979" w14:textId="77777777">
      <w:pPr>
        <w:pStyle w:val="Textodecomentrio"/>
        <w:jc w:val="left"/>
      </w:pPr>
    </w:p>
    <w:p w:rsidRPr="00621339" w:rsidR="001E77F4" w:rsidP="001E77F4" w:rsidRDefault="001E77F4" w14:paraId="5439C6CA" w14:textId="77777777">
      <w:pPr>
        <w:pStyle w:val="Textodecomentrio"/>
        <w:jc w:val="left"/>
      </w:pPr>
      <w:r w:rsidRPr="00621339">
        <w:t>CPC</w:t>
      </w:r>
    </w:p>
    <w:p w:rsidRPr="00621339" w:rsidR="001E77F4" w:rsidP="001E77F4" w:rsidRDefault="001E77F4" w14:paraId="478C196F" w14:textId="77777777">
      <w:pPr>
        <w:pStyle w:val="Textodecomentrio"/>
        <w:jc w:val="left"/>
      </w:pPr>
      <w:r w:rsidRPr="00621339">
        <w:t>Art. 373. O ônus da prova incumbe:</w:t>
      </w:r>
    </w:p>
    <w:p w:rsidRPr="00621339" w:rsidR="001E77F4" w:rsidP="001E77F4" w:rsidRDefault="001E77F4" w14:paraId="64B8A04C" w14:textId="77777777">
      <w:pPr>
        <w:pStyle w:val="Textodecomentrio"/>
        <w:jc w:val="left"/>
      </w:pPr>
      <w:r w:rsidRPr="00621339">
        <w:t>I - ao autor, quanto ao fato constitutivo de seu direito;</w:t>
      </w:r>
    </w:p>
    <w:p w:rsidRPr="00621339" w:rsidR="001E77F4" w:rsidP="001E77F4" w:rsidRDefault="001E77F4" w14:paraId="19EA6FCF" w14:textId="77777777">
      <w:pPr>
        <w:pStyle w:val="Textodecomentrio"/>
        <w:jc w:val="left"/>
      </w:pPr>
      <w:r w:rsidRPr="00621339">
        <w:t>II - ao réu, quanto à existência de fato impeditivo, modificativo ou extintivo do direito do autor.</w:t>
      </w:r>
    </w:p>
    <w:p w:rsidRPr="00621339" w:rsidR="001E77F4" w:rsidP="001E77F4" w:rsidRDefault="001E77F4" w14:paraId="51D016C3" w14:textId="77777777">
      <w:pPr>
        <w:pStyle w:val="Textodecomentrio"/>
        <w:jc w:val="left"/>
      </w:pPr>
    </w:p>
    <w:p w:rsidRPr="00621339" w:rsidR="001E77F4" w:rsidP="001E77F4" w:rsidRDefault="001E77F4" w14:paraId="37062A61" w14:textId="77777777">
      <w:pPr>
        <w:pStyle w:val="Textodecomentrio"/>
        <w:jc w:val="left"/>
      </w:pPr>
      <w:r w:rsidRPr="00621339">
        <w:t>CDC</w:t>
      </w:r>
    </w:p>
    <w:p w:rsidRPr="00621339" w:rsidR="001E77F4" w:rsidP="001E77F4" w:rsidRDefault="001E77F4" w14:paraId="0294A887" w14:textId="77777777">
      <w:pPr>
        <w:pStyle w:val="Textodecomentrio"/>
        <w:jc w:val="left"/>
      </w:pPr>
      <w:r w:rsidRPr="00621339">
        <w:t>Art. 6º São direitos básicos do consumidor:</w:t>
      </w:r>
    </w:p>
    <w:p w:rsidRPr="00621339" w:rsidR="001E77F4" w:rsidP="001E77F4" w:rsidRDefault="001E77F4" w14:paraId="1C11FBFE" w14:textId="77777777">
      <w:pPr>
        <w:pStyle w:val="Textodecomentrio"/>
        <w:jc w:val="left"/>
      </w:pPr>
      <w:r w:rsidRPr="00621339">
        <w:t>(...)</w:t>
      </w:r>
    </w:p>
    <w:p w:rsidRPr="00621339" w:rsidR="001E77F4" w:rsidP="001E77F4" w:rsidRDefault="001E77F4" w14:paraId="78FCF48C" w14:textId="77777777">
      <w:pPr>
        <w:pStyle w:val="Textodecomentrio"/>
        <w:jc w:val="left"/>
      </w:pPr>
      <w:r w:rsidRPr="00621339">
        <w:t>VIII - a facilitação da defesa de seus direitos, inclusive com a inversão do ônus da prova, a seu favor, no processo civil, quando, a critério do juiz, for verossímil a alegação ou quando for ele hipossuficiente, segundo as regras ordinárias de experiências;</w:t>
      </w:r>
    </w:p>
    <w:p w:rsidRPr="00621339" w:rsidR="001E77F4" w:rsidP="001E77F4" w:rsidRDefault="001E77F4" w14:paraId="1B3E9553" w14:textId="77777777">
      <w:pPr>
        <w:pStyle w:val="Textodecomentrio"/>
        <w:jc w:val="left"/>
      </w:pPr>
    </w:p>
    <w:p w:rsidRPr="00621339" w:rsidR="001E77F4" w:rsidP="001E77F4" w:rsidRDefault="001E77F4" w14:paraId="4AF34B5F" w14:textId="77777777">
      <w:pPr>
        <w:pStyle w:val="Textodecomentrio"/>
        <w:jc w:val="left"/>
      </w:pPr>
      <w:r w:rsidRPr="00621339">
        <w:t>CPC</w:t>
      </w:r>
    </w:p>
    <w:p w:rsidRPr="00621339" w:rsidR="001E77F4" w:rsidP="001E77F4" w:rsidRDefault="001E77F4" w14:paraId="729F5A85" w14:textId="77777777">
      <w:pPr>
        <w:pStyle w:val="Textodecomentrio"/>
        <w:jc w:val="left"/>
      </w:pPr>
      <w:r w:rsidRPr="00621339">
        <w:t>Art. 85. (...)</w:t>
      </w:r>
    </w:p>
    <w:p w:rsidRPr="00621339" w:rsidR="001E77F4" w:rsidP="001E77F4" w:rsidRDefault="001E77F4" w14:paraId="66608671" w14:textId="77777777">
      <w:pPr>
        <w:pStyle w:val="Textodecomentrio"/>
        <w:jc w:val="left"/>
      </w:pPr>
      <w:r w:rsidRPr="00621339">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Pr="00621339" w:rsidR="001E77F4" w:rsidP="001E77F4" w:rsidRDefault="001E77F4" w14:paraId="20128D12" w14:textId="77777777">
      <w:pPr>
        <w:pStyle w:val="Textodecomentrio"/>
        <w:jc w:val="left"/>
      </w:pPr>
    </w:p>
    <w:p w:rsidRPr="00621339" w:rsidR="001E77F4" w:rsidP="001E77F4" w:rsidRDefault="001E77F4" w14:paraId="02BAB439" w14:textId="77777777">
      <w:pPr>
        <w:pStyle w:val="Textodecomentrio"/>
        <w:jc w:val="left"/>
      </w:pPr>
      <w:r w:rsidRPr="00621339">
        <w:t>CPC</w:t>
      </w:r>
    </w:p>
    <w:p w:rsidRPr="00621339" w:rsidR="001E77F4" w:rsidP="001E77F4" w:rsidRDefault="001E77F4" w14:paraId="4FA0A986" w14:textId="77777777">
      <w:pPr>
        <w:pStyle w:val="Textodecomentrio"/>
        <w:jc w:val="left"/>
      </w:pPr>
      <w:r w:rsidRPr="00621339">
        <w:t>Art. 98. (...)</w:t>
      </w:r>
    </w:p>
    <w:p w:rsidRPr="00621339" w:rsidR="001E77F4" w:rsidP="001E77F4" w:rsidRDefault="001E77F4" w14:paraId="61946A13" w14:textId="77777777">
      <w:pPr>
        <w:pStyle w:val="Textodecomentrio"/>
        <w:jc w:val="left"/>
      </w:pPr>
      <w:r w:rsidRPr="00621339">
        <w:t>§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p w:rsidRPr="00621339" w:rsidR="001E77F4" w:rsidP="001E77F4" w:rsidRDefault="001E77F4" w14:paraId="15B63711" w14:textId="77777777">
      <w:pPr>
        <w:pStyle w:val="Textodecomentrio"/>
        <w:jc w:val="left"/>
      </w:pPr>
    </w:p>
    <w:p w:rsidRPr="00621339" w:rsidR="001E77F4" w:rsidP="001E77F4" w:rsidRDefault="001E77F4" w14:paraId="0A6B4AB1" w14:textId="77777777">
      <w:pPr>
        <w:pStyle w:val="Textodecomentrio"/>
        <w:jc w:val="left"/>
      </w:pPr>
      <w:r w:rsidRPr="00621339">
        <w:t>Lei nº 13.709/2018 (Lei Geral de Proteção de Dados)</w:t>
      </w:r>
    </w:p>
    <w:p w:rsidRPr="00621339" w:rsidR="001E77F4" w:rsidP="001E77F4" w:rsidRDefault="001E77F4" w14:paraId="511D0EAA" w14:textId="77777777">
      <w:pPr>
        <w:pStyle w:val="Textodecomentrio"/>
        <w:jc w:val="left"/>
      </w:pPr>
      <w:r w:rsidRPr="00621339">
        <w:t>Art. 6º As atividades de tratamento de dados pessoais deverão observar a boa-fé e os seguintes princípios:</w:t>
      </w:r>
    </w:p>
    <w:p w:rsidRPr="00621339" w:rsidR="001E77F4" w:rsidP="001E77F4" w:rsidRDefault="001E77F4" w14:paraId="62C86998" w14:textId="77777777">
      <w:pPr>
        <w:pStyle w:val="Textodecomentrio"/>
        <w:jc w:val="left"/>
      </w:pPr>
      <w:r w:rsidRPr="00621339">
        <w:t>(...)</w:t>
      </w:r>
    </w:p>
    <w:p w:rsidRPr="00621339" w:rsidR="001E77F4" w:rsidP="001E77F4" w:rsidRDefault="001E77F4" w14:paraId="3D87E441" w14:textId="77777777">
      <w:pPr>
        <w:pStyle w:val="Textodecomentrio"/>
        <w:jc w:val="left"/>
      </w:pPr>
      <w:r w:rsidRPr="00621339">
        <w:t>VI - transparência: garantia, aos titulares, de informações claras, precisas e facilmente acessíveis sobre a realização do tratamento e os respectivos agentes de tratamento, observados os segredos comercial e industrial;</w:t>
      </w:r>
    </w:p>
    <w:p w:rsidRPr="00621339" w:rsidR="001E77F4" w:rsidP="001E77F4" w:rsidRDefault="001E77F4" w14:paraId="214C6B01" w14:textId="77777777">
      <w:pPr>
        <w:pStyle w:val="Textodecomentrio"/>
        <w:jc w:val="left"/>
      </w:pPr>
      <w:r w:rsidRPr="00621339">
        <w:t>Art. 7º O tratamento de dados pessoais somente poderá ser realizado nas seguintes hipóteses:</w:t>
      </w:r>
    </w:p>
    <w:p w:rsidRPr="00621339" w:rsidR="001E77F4" w:rsidP="001E77F4" w:rsidRDefault="001E77F4" w14:paraId="0BB1D398" w14:textId="77777777">
      <w:pPr>
        <w:pStyle w:val="Textodecomentrio"/>
        <w:jc w:val="left"/>
      </w:pPr>
      <w:r w:rsidRPr="00621339">
        <w:t>(...)</w:t>
      </w:r>
    </w:p>
    <w:p w:rsidRPr="00621339" w:rsidR="001E77F4" w:rsidP="001E77F4" w:rsidRDefault="001E77F4" w14:paraId="400F139C" w14:textId="77777777">
      <w:pPr>
        <w:pStyle w:val="Textodecomentrio"/>
        <w:jc w:val="left"/>
      </w:pPr>
      <w:r w:rsidRPr="00621339">
        <w:t>II - para o cumprimento de obrigação legal ou regulatória pelo controlador;</w:t>
      </w:r>
    </w:p>
    <w:p w:rsidRPr="00621339" w:rsidR="001E77F4" w:rsidP="001E77F4" w:rsidRDefault="001E77F4" w14:paraId="1D7013A7" w14:textId="77777777">
      <w:pPr>
        <w:pStyle w:val="Textodecomentrio"/>
        <w:jc w:val="left"/>
      </w:pPr>
    </w:p>
    <w:p w:rsidRPr="00621339" w:rsidR="001E77F4" w:rsidP="001E77F4" w:rsidRDefault="001E77F4" w14:paraId="6FAEA82F" w14:textId="77777777">
      <w:pPr>
        <w:pStyle w:val="Textodecomentrio"/>
        <w:jc w:val="left"/>
      </w:pPr>
      <w:r w:rsidRPr="00621339">
        <w:t>Código Civil</w:t>
      </w:r>
    </w:p>
    <w:p w:rsidRPr="00621339" w:rsidR="001E77F4" w:rsidP="001E77F4" w:rsidRDefault="001E77F4" w14:paraId="1A770DF6" w14:textId="77777777">
      <w:pPr>
        <w:pStyle w:val="Textodecomentrio"/>
        <w:jc w:val="left"/>
      </w:pPr>
      <w:r w:rsidRPr="00621339">
        <w:t>Art. 186. Aquele que, por ação ou omissão voluntária, negligência ou imprudência, violar direito e causar dano a outrem, ainda que exclusivamente moral, comete ato ilícito.</w:t>
      </w:r>
    </w:p>
    <w:p w:rsidRPr="00621339" w:rsidR="001E77F4" w:rsidP="001E77F4" w:rsidRDefault="001E77F4" w14:paraId="645F45A5" w14:textId="77777777">
      <w:pPr>
        <w:pStyle w:val="Textodecomentrio"/>
        <w:jc w:val="left"/>
      </w:pPr>
      <w:r w:rsidRPr="00621339">
        <w:t>Art. 927. Aquele que, por ato ilícito (arts. 186 e 187), causar dano a outrem, fica obrigado a repará-lo.</w:t>
      </w:r>
    </w:p>
  </w:comment>
  <w:comment w:initials="RG" w:author="Assessor GDSXSR" w:date="2026-10-29T18:07:00Z" w:id="10">
    <w:p w:rsidRPr="00621339" w:rsidR="001E77F4" w:rsidRDefault="001E77F4" w14:paraId="35FFBC62" w14:textId="77777777">
      <w:r w:rsidRPr="00621339">
        <w:annotationRef/>
      </w:r>
      <w:r w:rsidRPr="00621339">
        <w:t>ASSESSOR GDSXSR — Iniciei o RELATÓRIO no topo da página, conforme C-32; o original o deixava no meio da página, depois do resumo.</w:t>
      </w:r>
    </w:p>
  </w:comment>
  <w:comment w:initials="MRS" w:author="Marcelo Ribeiro Da Silva - GDSXSR" w:date="2026-10-29T17:57:00Z" w:id="11">
    <w:p w:rsidRPr="00621339" w:rsidR="001E77F4" w:rsidP="001E77F4" w:rsidRDefault="001E77F4" w14:paraId="2EEAD598" w14:textId="77777777">
      <w:pPr>
        <w:pStyle w:val="Textodecomentrio"/>
        <w:jc w:val="left"/>
      </w:pPr>
      <w:r w:rsidRPr="00621339">
        <w:annotationRef/>
      </w:r>
      <w:r w:rsidRPr="00621339">
        <w:t xml:space="preserve">UNIFORMIZAÇÃO DOS IDs. A sentença cita IDs da numeração do 1º grau. Nas transcrições do relatório, substituí por IDs do 2º grau, entre colchetes, só os que consegui vincular com segurança: petição inicial 278975301 = 90954942; relatório do SCR 278975315 = 90954945; decisão de 01/07/2026 (assinada em 03/07/2026) 281657321 = 90954955; contestação 284102155 = 90956310; impugnação 284120274 = 90956313; sentença 287800200 = 90956319. Mantive sem alteração, por falta de correspondência segura, os IDs 284129146, 284345090, 284946520 e 285117733. </w:t>
      </w:r>
    </w:p>
    <w:p w:rsidRPr="00621339" w:rsidR="001E77F4" w:rsidP="001E77F4" w:rsidRDefault="001E77F4" w14:paraId="0210E178" w14:textId="77777777">
      <w:pPr>
        <w:pStyle w:val="Textodecomentrio"/>
        <w:jc w:val="left"/>
      </w:pPr>
      <w:r w:rsidRPr="00621339">
        <w:t>No anexo, a sentença está integral, com os IDs originais.</w:t>
      </w:r>
    </w:p>
  </w:comment>
  <w:comment w:initials="MRS" w:author="Marcelo Ribeiro Da Silva - GDSXSR" w:date="2026-10-29T17:57:00Z" w:id="12">
    <w:p w:rsidRPr="00621339" w:rsidR="001E77F4" w:rsidP="001E77F4" w:rsidRDefault="001E77F4" w14:paraId="5CA66360" w14:textId="77777777">
      <w:pPr>
        <w:pStyle w:val="Textodecomentrio"/>
        <w:jc w:val="left"/>
      </w:pPr>
      <w:r w:rsidRPr="00621339">
        <w:annotationRef/>
      </w:r>
      <w:r w:rsidRPr="00621339">
        <w:t>CPC</w:t>
      </w:r>
    </w:p>
    <w:p w:rsidRPr="00621339" w:rsidR="001E77F4" w:rsidP="001E77F4" w:rsidRDefault="001E77F4" w14:paraId="763F4F36" w14:textId="77777777">
      <w:pPr>
        <w:pStyle w:val="Textodecomentrio"/>
        <w:jc w:val="left"/>
      </w:pPr>
      <w:r w:rsidRPr="00621339">
        <w:t>Art. 373. O ônus da prova incumbe:</w:t>
      </w:r>
    </w:p>
    <w:p w:rsidRPr="00621339" w:rsidR="001E77F4" w:rsidP="001E77F4" w:rsidRDefault="001E77F4" w14:paraId="75CECCB1" w14:textId="77777777">
      <w:pPr>
        <w:pStyle w:val="Textodecomentrio"/>
        <w:jc w:val="left"/>
      </w:pPr>
      <w:r w:rsidRPr="00621339">
        <w:t>I - ao autor, quanto ao fato constitutivo de seu direito;</w:t>
      </w:r>
    </w:p>
    <w:p w:rsidRPr="00621339" w:rsidR="001E77F4" w:rsidP="001E77F4" w:rsidRDefault="001E77F4" w14:paraId="198F88BB" w14:textId="77777777">
      <w:pPr>
        <w:pStyle w:val="Textodecomentrio"/>
        <w:jc w:val="left"/>
      </w:pPr>
      <w:r w:rsidRPr="00621339">
        <w:t>II - ao réu, quanto à existência de fato impeditivo, modificativo ou extintivo do direito do autor.</w:t>
      </w:r>
    </w:p>
  </w:comment>
  <w:comment w:initials="MRS" w:author="Marcelo Ribeiro Da Silva - GDSXSR" w:date="2026-10-29T17:57:00Z" w:id="13">
    <w:p w:rsidRPr="00621339" w:rsidR="001E77F4" w:rsidP="001E77F4" w:rsidRDefault="001E77F4" w14:paraId="327D2D19" w14:textId="77777777">
      <w:pPr>
        <w:pStyle w:val="Textodecomentrio"/>
        <w:jc w:val="left"/>
      </w:pPr>
      <w:r w:rsidRPr="00621339">
        <w:annotationRef/>
      </w:r>
      <w:r w:rsidRPr="00621339">
        <w:t>CDC</w:t>
      </w:r>
    </w:p>
    <w:p w:rsidRPr="00621339" w:rsidR="001E77F4" w:rsidP="001E77F4" w:rsidRDefault="001E77F4" w14:paraId="0737F6A5" w14:textId="77777777">
      <w:pPr>
        <w:pStyle w:val="Textodecomentrio"/>
        <w:jc w:val="left"/>
      </w:pPr>
      <w:r w:rsidRPr="00621339">
        <w:t>Art. 6º São direitos básicos do consumidor:</w:t>
      </w:r>
    </w:p>
    <w:p w:rsidRPr="00621339" w:rsidR="001E77F4" w:rsidP="001E77F4" w:rsidRDefault="001E77F4" w14:paraId="08FDD443" w14:textId="77777777">
      <w:pPr>
        <w:pStyle w:val="Textodecomentrio"/>
        <w:jc w:val="left"/>
      </w:pPr>
      <w:r w:rsidRPr="00621339">
        <w:t>(...)</w:t>
      </w:r>
    </w:p>
    <w:p w:rsidRPr="00621339" w:rsidR="001E77F4" w:rsidP="001E77F4" w:rsidRDefault="001E77F4" w14:paraId="0CC4CA49" w14:textId="77777777">
      <w:pPr>
        <w:pStyle w:val="Textodecomentrio"/>
        <w:jc w:val="left"/>
      </w:pPr>
      <w:r w:rsidRPr="00621339">
        <w:t>VIII - a facilitação da defesa de seus direitos, inclusive com a inversão do ônus da prova, a seu favor, no processo civil, quando, a critério do juiz, for verossímil a alegação ou quando for ele hipossuficiente, segundo as regras ordinárias de experiências;</w:t>
      </w:r>
    </w:p>
  </w:comment>
  <w:comment w:initials="RG" w:author="Assessor GDSXSR" w:date="2026-10-29T18:06:00Z" w:id="14">
    <w:p w:rsidRPr="00621339" w:rsidR="001E77F4" w:rsidRDefault="001E77F4" w14:paraId="749111FB" w14:textId="77777777">
      <w:r w:rsidRPr="00621339">
        <w:annotationRef/>
      </w:r>
      <w:r w:rsidRPr="00621339">
        <w:t>ASSESSOR GDSXSR — Suprimi 'Requer o não provimento do apelo, com a manutenção da sentença, e a condenação do apelante em honorários advocatícios', fórmula que não consta do relatório (C-31).</w:t>
      </w:r>
    </w:p>
  </w:comment>
  <w:comment w:initials="MRS" w:author="Marcelo Ribeiro Da Silva - GDSXSR" w:date="2026-10-29T17:57:00Z" w:id="15">
    <w:p w:rsidRPr="00621339" w:rsidR="001E77F4" w:rsidP="00703929" w:rsidRDefault="001E77F4" w14:paraId="7C6BC49D" w14:textId="77777777">
      <w:pPr>
        <w:pStyle w:val="Textodecomentrio"/>
        <w:jc w:val="left"/>
      </w:pPr>
      <w:r w:rsidRPr="00621339">
        <w:annotationRef/>
      </w:r>
      <w:r w:rsidRPr="00621339">
        <w:t>As contrarrazões afirmam que o autor não está negativado, com base nas telas de ID 90956311 e 90956312 (IDs 284102156 e 284102157 na origem). A tela da Serasa (ID 90956311) indica 2 protestos, no total de R$ 3.810,01, segundo a minha leitura das imagens. O voto não se apoia na ausência de negativação nem na Súmula 385 do STJ, e registra apenas o argumento no relatório.</w:t>
      </w:r>
    </w:p>
  </w:comment>
  <w:comment w:initials="RG" w:author="Assessor GDSXSR" w:date="2026-10-29T18:06:00Z" w:id="17">
    <w:p w:rsidRPr="00621339" w:rsidR="001E77F4" w:rsidRDefault="001E77F4" w14:paraId="4D62B3BF" w14:textId="77777777">
      <w:r w:rsidRPr="00621339">
        <w:annotationRef/>
      </w:r>
      <w:r w:rsidRPr="00621339">
        <w:t>ASSESSOR GDSXSR — Inseri a transcrição literal do CPC 1.010, II e III, que fundamenta o capítulo (C-66 a), conferida no texto compilado do Planalto. O comentário de texto literal que já existia para o art. 1.010 fica redundante e pode ser apagado.</w:t>
      </w:r>
    </w:p>
  </w:comment>
  <w:comment w:initials="MRS" w:author="Marcelo Ribeiro Da Silva - GDSXSR" w:date="2026-10-29T17:57:00Z" w:id="16">
    <w:p w:rsidRPr="00621339" w:rsidR="001E77F4" w:rsidP="001E77F4" w:rsidRDefault="001E77F4" w14:paraId="5E9671D7" w14:textId="77777777">
      <w:pPr>
        <w:pStyle w:val="Textodecomentrio"/>
        <w:jc w:val="left"/>
      </w:pPr>
      <w:r w:rsidRPr="00621339">
        <w:annotationRef/>
      </w:r>
      <w:r w:rsidRPr="00621339">
        <w:t>CPC</w:t>
      </w:r>
    </w:p>
    <w:p w:rsidRPr="00621339" w:rsidR="001E77F4" w:rsidP="001E77F4" w:rsidRDefault="001E77F4" w14:paraId="4C9A1B93" w14:textId="77777777">
      <w:pPr>
        <w:pStyle w:val="Textodecomentrio"/>
        <w:jc w:val="left"/>
      </w:pPr>
      <w:r w:rsidRPr="00621339">
        <w:t>Art. 1.010. A apelação, interposta por petição dirigida ao juízo de primeiro grau, conterá:</w:t>
      </w:r>
    </w:p>
    <w:p w:rsidRPr="00621339" w:rsidR="001E77F4" w:rsidP="001E77F4" w:rsidRDefault="001E77F4" w14:paraId="4F20A168" w14:textId="77777777">
      <w:pPr>
        <w:pStyle w:val="Textodecomentrio"/>
        <w:jc w:val="left"/>
      </w:pPr>
      <w:r w:rsidRPr="00621339">
        <w:t>I - os nomes e a qualificação das partes;</w:t>
      </w:r>
    </w:p>
    <w:p w:rsidRPr="00621339" w:rsidR="001E77F4" w:rsidP="001E77F4" w:rsidRDefault="001E77F4" w14:paraId="31DCE5CE" w14:textId="77777777">
      <w:pPr>
        <w:pStyle w:val="Textodecomentrio"/>
        <w:jc w:val="left"/>
      </w:pPr>
      <w:r w:rsidRPr="00621339">
        <w:t>II - a exposição do fato e do direito;</w:t>
      </w:r>
    </w:p>
    <w:p w:rsidRPr="00621339" w:rsidR="001E77F4" w:rsidP="001E77F4" w:rsidRDefault="001E77F4" w14:paraId="0268CD35" w14:textId="77777777">
      <w:pPr>
        <w:pStyle w:val="Textodecomentrio"/>
        <w:jc w:val="left"/>
      </w:pPr>
      <w:r w:rsidRPr="00621339">
        <w:t>III - as razões do pedido de reforma ou de decretação de nulidade;</w:t>
      </w:r>
    </w:p>
    <w:p w:rsidRPr="00621339" w:rsidR="001E77F4" w:rsidP="001E77F4" w:rsidRDefault="001E77F4" w14:paraId="099514AB" w14:textId="77777777">
      <w:pPr>
        <w:pStyle w:val="Textodecomentrio"/>
        <w:jc w:val="left"/>
      </w:pPr>
      <w:r w:rsidRPr="00621339">
        <w:t>IV - o pedido de nova decisão.</w:t>
      </w:r>
    </w:p>
  </w:comment>
  <w:comment w:initials="MRS" w:author="Marcelo Ribeiro Da Silva - GDSXSR" w:date="2026-10-29T17:57:00Z" w:id="18">
    <w:p w:rsidRPr="00621339" w:rsidR="001E77F4" w:rsidRDefault="001E77F4" w14:paraId="37469042" w14:textId="77777777">
      <w:r w:rsidRPr="00621339">
        <w:annotationRef/>
      </w:r>
      <w:r w:rsidRPr="00621339">
        <w:t>A sentença afirma que o SCR não se equipara aos cadastros restritivos (parágrafos sobre o REsp 1.365.284/SC). A 4ª TC, nos julgados citados, adota o entendimento de que o SCR tem natureza de cadastro restritivo de crédito. Os trechos adotados per relationem não dependem dessa premissa, e o voto não a reproduz.</w:t>
      </w:r>
    </w:p>
  </w:comment>
  <w:comment w:initials="RG" w:author="Assessor GDSXSR" w:date="2026-10-29T18:06:00Z" w:id="20">
    <w:p w:rsidRPr="00621339" w:rsidR="001E77F4" w:rsidRDefault="001E77F4" w14:paraId="2918FDEC" w14:textId="77777777">
      <w:r w:rsidRPr="00621339">
        <w:annotationRef/>
      </w:r>
      <w:r w:rsidRPr="00621339">
        <w:t>ASSESSOR GDSXSR — Cindi o parágrafo e levei cada ID ao final do período (C-20); retirei o conectivo inicial porque o parágrafo vem depois da transcrição da sentença.</w:t>
      </w:r>
    </w:p>
  </w:comment>
  <w:comment w:initials="MRS" w:author="Marcelo Ribeiro Da Silva - GDSXSR" w:date="2026-10-29T17:57:00Z" w:id="19">
    <w:p w:rsidRPr="00621339" w:rsidR="001E77F4" w:rsidP="001D7288" w:rsidRDefault="001E77F4" w14:paraId="3ED21C01" w14:textId="77777777">
      <w:pPr>
        <w:pStyle w:val="Textodecomentrio"/>
        <w:jc w:val="left"/>
      </w:pPr>
      <w:r w:rsidRPr="00621339">
        <w:annotationRef/>
      </w:r>
      <w:r w:rsidRPr="00621339">
        <w:t>Contestação, ID 90956310, págs. 8 a 9: o banco afirma que a comunicação inicial é feita na abertura da conta e exibe, como 'exemplo', o texto-padrão do termo de adesão. Não há contrato, ficha-proposta ou termo assinado pelo autor, nem log de aceite. A decisão de 01/07/2026 (ID 90954955) havia determinado a apresentação do 'comprovante de comunicação ao titular'. A impugnação (ID 90956313) registra essa lacuna.</w:t>
      </w:r>
    </w:p>
  </w:comment>
  <w:comment w:initials="RG" w:author="Assessor GDSXSR" w:date="2026-10-29T22:21:00Z" w:id="22">
    <w:p w:rsidRPr="00621339" w:rsidR="001E77F4" w:rsidRDefault="001E77F4" w14:paraId="1D8920F7" w14:textId="77777777">
      <w:r w:rsidRPr="00621339">
        <w:annotationRef/>
      </w:r>
      <w:r w:rsidRPr="00621339">
        <w:t>ASSESSOR GDSXSR — Inseri o Tema 1.482/STJ, com a tese literal (C-61, C-66 d), no lugar da premissa admitida sobre os arts. 13 e 15 da Res. CMN 5.037/2022, que dependia de texto não conferido. Fonte: acórdão do SCON anexado (ProRQF no REsp 2276480/RS, Min. Ricardo Villas Bôas Cueva, Segunda Seção, j. 21/10/2026, DJEN 27/10/2026; vencida a Min. Nancy Andrighi só quanto à reafirmação de jurisprudência). Notas do acórdão: 'Tema RQF 1482', mérito com formação de precedente qualificado, teses fixadas para os efeitos do art. 1.040 do CPC. A tese vai como no campo 'Tese Jurídica' do SCON, com aspas internas simples; 'reportadas' é grafia do original. O REsp 2.259.143/RS, citado no apelo, consta entre os julgados citados pelo próprio acórdão (ausência de notificação), e a tese afasta o argumento do apelo.</w:t>
      </w:r>
    </w:p>
  </w:comment>
  <w:comment w:initials="MRS" w:author="Marcelo Ribeiro Da Silva - GDSXSR" w:date="2026-10-29T17:57:00Z" w:id="21">
    <w:p w:rsidRPr="00621339" w:rsidR="001E77F4" w:rsidP="001E77F4" w:rsidRDefault="001E77F4" w14:paraId="30C26BF6" w14:textId="77777777">
      <w:pPr>
        <w:pStyle w:val="Textodecomentrio"/>
        <w:jc w:val="left"/>
      </w:pPr>
      <w:r w:rsidRPr="00621339">
        <w:annotationRef/>
      </w:r>
      <w:r w:rsidRPr="00621339">
        <w:t>CPC</w:t>
      </w:r>
    </w:p>
    <w:p w:rsidRPr="00621339" w:rsidR="001E77F4" w:rsidP="001E77F4" w:rsidRDefault="001E77F4" w14:paraId="2DB49A1B" w14:textId="77777777">
      <w:pPr>
        <w:pStyle w:val="Textodecomentrio"/>
        <w:jc w:val="left"/>
      </w:pPr>
      <w:r w:rsidRPr="00621339">
        <w:t>Art. 373. O ônus da prova incumbe:</w:t>
      </w:r>
    </w:p>
    <w:p w:rsidRPr="00621339" w:rsidR="001E77F4" w:rsidP="001E77F4" w:rsidRDefault="001E77F4" w14:paraId="0488BA34" w14:textId="77777777">
      <w:pPr>
        <w:pStyle w:val="Textodecomentrio"/>
        <w:jc w:val="left"/>
      </w:pPr>
      <w:r w:rsidRPr="00621339">
        <w:t>I - ao autor, quanto ao fato constitutivo de seu direito;</w:t>
      </w:r>
    </w:p>
    <w:p w:rsidRPr="00621339" w:rsidR="001E77F4" w:rsidP="001E77F4" w:rsidRDefault="001E77F4" w14:paraId="0C5C1FCE" w14:textId="77777777">
      <w:pPr>
        <w:pStyle w:val="Textodecomentrio"/>
        <w:jc w:val="left"/>
      </w:pPr>
      <w:r w:rsidRPr="00621339">
        <w:t>II - ao réu, quanto à existência de fato impeditivo, modificativo ou extintivo do direito do autor.</w:t>
      </w:r>
    </w:p>
  </w:comment>
  <w:comment w:initials="RG" w:author="Assessor GDSXSR" w:date="2026-10-29T22:21:00Z" w:id="23">
    <w:p w:rsidRPr="00621339" w:rsidR="001E77F4" w:rsidRDefault="001E77F4" w14:paraId="453CDD2E" w14:textId="77777777">
      <w:r w:rsidRPr="00621339">
        <w:annotationRef/>
      </w:r>
      <w:r w:rsidRPr="00621339">
        <w:t>ASSESSOR GDSXSR — Apliquei a tese: a ausência de comunicação não gera exclusão nem dano, e as ressalvas não incidem porque as dívidas são incontroversas (sentença, ID 90956319; apelo, ID 90956321). Suprimi o parágrafo sobre a obrigação regulatória, que a tese já cobre (C-02).</w:t>
      </w:r>
    </w:p>
  </w:comment>
  <w:comment w:initials="RG" w:author="Assessor GDSXSR" w:date="2026-10-29T22:21:00Z" w:id="25">
    <w:p w:rsidRPr="00621339" w:rsidR="001E77F4" w:rsidP="00561F70" w:rsidRDefault="001E77F4" w14:paraId="4AFE0228" w14:textId="77777777">
      <w:pPr>
        <w:pStyle w:val="Textodecomentrio"/>
        <w:jc w:val="left"/>
      </w:pPr>
      <w:r w:rsidRPr="00621339">
        <w:annotationRef/>
      </w:r>
      <w:r w:rsidRPr="00621339">
        <w:t>ASSESSOR GDSXSR — PENDÊNCIA (C-52, C-72): leading case. A referência vem do acórdão oficial anexado; a consulta ao SCON pelo link da pesquisa não devolveu o acórdão ao acesso automático, e o PDF não traz o trânsito nem o número de registro do acórdão no repositório (consta o processo 2026/0189565-7).</w:t>
      </w:r>
    </w:p>
  </w:comment>
  <w:comment w:initials="MRS" w:author="Marcelo Ribeiro Da Silva - GDSXSR" w:date="2026-10-29T17:57:00Z" w:id="24">
    <w:p w:rsidRPr="00621339" w:rsidR="001E77F4" w:rsidP="00561F70" w:rsidRDefault="001E77F4" w14:paraId="0DA58736" w14:textId="77777777">
      <w:pPr>
        <w:pStyle w:val="Textodecomentrio"/>
        <w:jc w:val="left"/>
      </w:pPr>
      <w:r w:rsidRPr="00621339">
        <w:annotationRef/>
      </w:r>
      <w:r w:rsidRPr="00621339">
        <w:t>PRECEDENTES CITADOS NO CORPO DO VOTO (ambos da 4ª TC, de relatoria do Des. Aiston Henrique de Sousa): (1) 0706459-04.2025.8.07.0010, j. 05/03/2026, itens 6 e 7 da ementa; (2) 0700492-39.2024.8.07.0001, j. 13/02/2025, item 7.</w:t>
      </w:r>
    </w:p>
  </w:comment>
  <w:comment w:initials="RG" w:author="Assessor GDSXSR" w:date="2026-10-29T18:06:00Z" w:id="26">
    <w:p w:rsidRPr="00621339" w:rsidR="001E77F4" w:rsidRDefault="001E77F4" w14:paraId="2240CB75" w14:textId="77777777">
      <w:r w:rsidRPr="00621339">
        <w:annotationRef/>
      </w:r>
      <w:r w:rsidRPr="00621339">
        <w:t>ASSESSOR GDSXSR — Retirei o realce amarelo da ementa transcrita, que não vale para transcrição inteira (C-43), e mantive o grifo por sublinhado, com '– Grifei' (C-62). Trecho conferido com os itens 6 e 7 da ementa no acervo. Número do acórdão e data do DJe não constam do acervo e a página do JurisDF recusou a leitura automática: CONFERIR e completar a referência (C-72).</w:t>
      </w:r>
    </w:p>
  </w:comment>
  <w:comment w:initials="MRS" w:author="Marcelo Ribeiro Da Silva - GDSXSR" w:date="2026-10-29T17:57:00Z" w:id="27">
    <w:p w:rsidRPr="00621339" w:rsidR="001E77F4" w:rsidP="001E77F4" w:rsidRDefault="001E77F4" w14:paraId="2AC9FAC2" w14:textId="77777777">
      <w:pPr>
        <w:pStyle w:val="Textodecomentrio"/>
        <w:jc w:val="left"/>
      </w:pPr>
      <w:r w:rsidRPr="00621339">
        <w:annotationRef/>
      </w:r>
      <w:r w:rsidRPr="00621339">
        <w:t>Lei nº 13.709/2018 (Lei Geral de Proteção de Dados)</w:t>
      </w:r>
    </w:p>
    <w:p w:rsidRPr="00621339" w:rsidR="001E77F4" w:rsidP="001E77F4" w:rsidRDefault="001E77F4" w14:paraId="21A5A13F" w14:textId="77777777">
      <w:pPr>
        <w:pStyle w:val="Textodecomentrio"/>
        <w:jc w:val="left"/>
      </w:pPr>
      <w:r w:rsidRPr="00621339">
        <w:t>Art. 6º As atividades de tratamento de dados pessoais deverão observar a boa-fé e os seguintes princípios:</w:t>
      </w:r>
    </w:p>
    <w:p w:rsidRPr="00621339" w:rsidR="001E77F4" w:rsidP="001E77F4" w:rsidRDefault="001E77F4" w14:paraId="6A27AD46" w14:textId="77777777">
      <w:pPr>
        <w:pStyle w:val="Textodecomentrio"/>
        <w:jc w:val="left"/>
      </w:pPr>
      <w:r w:rsidRPr="00621339">
        <w:t>(...)</w:t>
      </w:r>
    </w:p>
    <w:p w:rsidRPr="00621339" w:rsidR="001E77F4" w:rsidP="001E77F4" w:rsidRDefault="001E77F4" w14:paraId="0F2F49E6" w14:textId="77777777">
      <w:pPr>
        <w:pStyle w:val="Textodecomentrio"/>
        <w:jc w:val="left"/>
      </w:pPr>
      <w:r w:rsidRPr="00621339">
        <w:t>VI - transparência: garantia, aos titulares, de informações claras, precisas e facilmente acessíveis sobre a realização do tratamento e os respectivos agentes de tratamento, observados os segredos comercial e industrial;</w:t>
      </w:r>
    </w:p>
    <w:p w:rsidRPr="00621339" w:rsidR="001E77F4" w:rsidP="001E77F4" w:rsidRDefault="001E77F4" w14:paraId="2432AC83" w14:textId="77777777">
      <w:pPr>
        <w:pStyle w:val="Textodecomentrio"/>
        <w:jc w:val="left"/>
      </w:pPr>
      <w:r w:rsidRPr="00621339">
        <w:t>Art. 7º O tratamento de dados pessoais somente poderá ser realizado nas seguintes hipóteses:</w:t>
      </w:r>
    </w:p>
    <w:p w:rsidRPr="00621339" w:rsidR="001E77F4" w:rsidP="001E77F4" w:rsidRDefault="001E77F4" w14:paraId="4710DAA8" w14:textId="77777777">
      <w:pPr>
        <w:pStyle w:val="Textodecomentrio"/>
        <w:jc w:val="left"/>
      </w:pPr>
      <w:r w:rsidRPr="00621339">
        <w:t>(...)</w:t>
      </w:r>
    </w:p>
    <w:p w:rsidRPr="00621339" w:rsidR="001E77F4" w:rsidP="001E77F4" w:rsidRDefault="001E77F4" w14:paraId="6CA13A4B" w14:textId="77777777">
      <w:pPr>
        <w:pStyle w:val="Textodecomentrio"/>
        <w:jc w:val="left"/>
      </w:pPr>
      <w:r w:rsidRPr="00621339">
        <w:t>II - para o cumprimento de obrigação legal ou regulatória pelo controlador;</w:t>
      </w:r>
    </w:p>
  </w:comment>
  <w:comment w:initials="RG" w:author="Assessor GDSXSR" w:date="2026-10-29T18:06:00Z" w:id="29">
    <w:p w:rsidRPr="00621339" w:rsidR="001E77F4" w:rsidRDefault="001E77F4" w14:paraId="0046323B" w14:textId="77777777">
      <w:r w:rsidRPr="00621339">
        <w:annotationRef/>
      </w:r>
      <w:r w:rsidRPr="00621339">
        <w:t>ASSESSOR GDSXSR — Suprimi 'além de reconhecer que o banco impugnou a existência de negativa documentada (ID 90956321)': a oração é de sentido obscuro e não pôde ser conferida no apelo, que não veio nos autos recebidos (C-21, C-24). Se o apelo contiver essa admissão, restabelecer com a citação literal.</w:t>
      </w:r>
    </w:p>
  </w:comment>
  <w:comment w:initials="MRS" w:author="Marcelo Ribeiro Da Silva - GDSXSR" w:date="2026-10-29T17:57:00Z" w:id="28">
    <w:p w:rsidRPr="00621339" w:rsidR="001E77F4" w:rsidP="001E77F4" w:rsidRDefault="001E77F4" w14:paraId="2001B2F7" w14:textId="77777777">
      <w:pPr>
        <w:pStyle w:val="Textodecomentrio"/>
        <w:jc w:val="left"/>
      </w:pPr>
      <w:r w:rsidRPr="00621339">
        <w:annotationRef/>
      </w:r>
      <w:r w:rsidRPr="00621339">
        <w:t>Código Civil</w:t>
      </w:r>
    </w:p>
    <w:p w:rsidRPr="00621339" w:rsidR="001E77F4" w:rsidP="001E77F4" w:rsidRDefault="001E77F4" w14:paraId="7C3B63AD" w14:textId="77777777">
      <w:pPr>
        <w:pStyle w:val="Textodecomentrio"/>
        <w:jc w:val="left"/>
      </w:pPr>
      <w:r w:rsidRPr="00621339">
        <w:t>Art. 186. Aquele que, por ação ou omissão voluntária, negligência ou imprudência, violar direito e causar dano a outrem, ainda que exclusivamente moral, comete ato ilícito.</w:t>
      </w:r>
    </w:p>
    <w:p w:rsidRPr="00621339" w:rsidR="001E77F4" w:rsidP="001E77F4" w:rsidRDefault="001E77F4" w14:paraId="0D6BEA0C" w14:textId="77777777">
      <w:pPr>
        <w:pStyle w:val="Textodecomentrio"/>
        <w:jc w:val="left"/>
      </w:pPr>
      <w:r w:rsidRPr="00621339">
        <w:t>Art. 927. Aquele que, por ato ilícito (arts. 186 e 187), causar dano a outrem, fica obrigado a repará-lo.</w:t>
      </w:r>
    </w:p>
  </w:comment>
  <w:comment w:initials="RG" w:author="Assessor GDSXSR" w:date="2026-10-29T18:06:00Z" w:id="31">
    <w:p w:rsidRPr="00621339" w:rsidR="001E77F4" w:rsidRDefault="001E77F4" w14:paraId="7FFE8E1F" w14:textId="77777777">
      <w:r w:rsidRPr="00621339">
        <w:annotationRef/>
      </w:r>
      <w:r w:rsidRPr="00621339">
        <w:t>ASSESSOR GDSXSR — Suprimi o parágrafo que dizia que 'o precedente citado no apelo reconhece dano moral in re ipsa': o precedente do apelo é o REsp 2.259.143/RS, cuja ementa não trata disso, e o voto não pode afirmar o conteúdo de julgado não lido (C-24, C-60). A distinção dos precedentes contrários já consta da sentença transcrita, e a jurisprudência contrária da 3ª Turma Cível fica ao final, em violeta, sem parágrafo de distinção (C-53).</w:t>
      </w:r>
    </w:p>
  </w:comment>
  <w:comment w:initials="MRS" w:author="Marcelo Ribeiro Da Silva - GDSXSR" w:date="2026-10-29T17:57:00Z" w:id="30">
    <w:p w:rsidRPr="00621339" w:rsidR="001E77F4" w:rsidP="001D35A8" w:rsidRDefault="001E77F4" w14:paraId="639F2B34" w14:textId="77777777">
      <w:pPr>
        <w:pStyle w:val="Textodecomentrio"/>
        <w:jc w:val="left"/>
      </w:pPr>
      <w:r w:rsidRPr="00621339">
        <w:annotationRef/>
      </w:r>
      <w:r w:rsidRPr="00621339">
        <w:t>Dr. Sérgio, COERÊNCIA COM SEUS PRECEDENTES. Seus acórdãos APC 0714628-47.2025.8.07.0020 (Acórdão 2159802, j. 29/07/2026, DJe 20/08/2026) e APC 0708491-85.2025.8.07.0008 (Acórdão 2185592, j. 30/09/2026, DJe 15/10/2026) também negam provimento, mas por premissas diferentes: o dever de comunicação prévia alcança a abertura do cadastro e cabe ao órgão mantenedor (Súmula 359 do STJ), e os contratos dos autos continham cláusula expressa de autorização. Neste caso, o contrato individualizado não foi juntado (o banco apresentou só modelo de termo, ID 90956310, pág. 9), e a decisão de ID 90954955 havia determinado a juntada do comprovante de comunicação. Por isso o voto não adota a premissa da cláusula contratual, nem decide a quem cabe comunicar, e assenta que a falta de prova da comunicação, isolada, não gera ilícito nem dano moral quando a dívida é incontroversa, linha da 4ª TC nos julgados citados. Como são de sua relatoria, não foram citados no corpo do voto. Se preferir adotar a premissa da Súmula 359, ajusto.</w:t>
      </w:r>
    </w:p>
  </w:comment>
  <w:comment w:initials="RG" w:author="Assessor GDSXSR" w:date="2026-10-29T18:06:00Z" w:id="32">
    <w:p w:rsidRPr="00621339" w:rsidR="001E77F4" w:rsidP="001D35A8" w:rsidRDefault="001E77F4" w14:paraId="6C49521D" w14:textId="77777777">
      <w:pPr>
        <w:pStyle w:val="Textodecomentrio"/>
        <w:jc w:val="left"/>
      </w:pPr>
      <w:r w:rsidRPr="00621339">
        <w:annotationRef/>
      </w:r>
      <w:r w:rsidRPr="00621339">
        <w:t>ASSESSOR GDSXSR — Trecho conferido com o item 7 da ementa do processo 0700492-39.2024.8.07.0001 no acervo. Retirei o realce e acrescentei '– Grifei' (C-62, C-43).</w:t>
      </w:r>
    </w:p>
  </w:comment>
  <w:comment w:initials="RG" w:author="Assessor GDSXSR" w:date="2026-10-29T18:06:00Z" w:id="33">
    <w:p w:rsidRPr="00621339" w:rsidR="001E77F4" w:rsidRDefault="001E77F4" w14:paraId="53E015C6" w14:textId="77777777">
      <w:r w:rsidRPr="00621339">
        <w:annotationRef/>
      </w:r>
      <w:r w:rsidRPr="00621339">
        <w:t>ASSESSOR GDSXSR — Dispositivo sem justificar o não provimento e sem 'reiteradas as vênias', porque o recurso não foi provido (orientação de Marcelo); fórmula 'e, no mérito' conforme C-38. A manutenção da improcedência e das custas decorre da sentença.</w:t>
      </w:r>
    </w:p>
  </w:comment>
  <w:comment w:initials="RG" w:author="Assessor GDSXSR" w:date="2026-10-29T18:06:00Z" w:id="36">
    <w:p w:rsidRPr="00621339" w:rsidR="001E77F4" w:rsidP="00EE3F28" w:rsidRDefault="001E77F4" w14:paraId="56B034DB" w14:textId="77777777">
      <w:pPr>
        <w:pStyle w:val="Textodecomentrio"/>
        <w:jc w:val="left"/>
      </w:pPr>
      <w:r w:rsidRPr="00621339">
        <w:annotationRef/>
      </w:r>
      <w:r w:rsidRPr="00621339">
        <w:t>ASSESSOR GDSXSR — C-51: valor da causa R$ 25.000,00 (capa do PJe). Capítulo da sentença (ID 90956319): "Condeno a parte autora ao pagamento das custas processuais e dos honorários advocatícios sucumbenciais, que fixo em 10% (dez por cento) sobre o valor atualizado da causa, nos termos do art. 85, § 2º, do Código de Processo Civil. Suspendo, todavia, a exigibilidade de tais verbas, por ser a parte autora beneficiária da gratuidade de justiça, na forma do art. 98, § 3º, do Código de Processo Civil." Mantive os 11% do rascunho; o percentual é do Relator.</w:t>
      </w:r>
    </w:p>
  </w:comment>
  <w:comment w:initials="MRS" w:author="Marcelo Ribeiro Da Silva - GDSXSR" w:date="2026-10-29T17:57:00Z" w:id="35">
    <w:p w:rsidRPr="00621339" w:rsidR="001E77F4" w:rsidP="001D35A8" w:rsidRDefault="001E77F4" w14:paraId="40E88CED" w14:textId="77777777">
      <w:pPr>
        <w:pStyle w:val="Textodecomentrio"/>
        <w:jc w:val="left"/>
      </w:pPr>
      <w:r w:rsidRPr="00621339">
        <w:annotationRef/>
      </w:r>
      <w:r w:rsidRPr="00621339">
        <w:t>Honorários: a sentença fixou 10% sobre o valor atualizado da causa (R$ 25.000,00 na capa do PJe). Sugeri majorar para 11% (CPC 85 § 11), pois o apelo foi integralmente não provido e houve contrarrazões.</w:t>
      </w:r>
    </w:p>
  </w:comment>
  <w:comment w:initials="MRS" w:author="Marcelo Ribeiro Da Silva - GDSXSR" w:date="2026-10-29T17:57:00Z" w:id="34">
    <w:p w:rsidRPr="00621339" w:rsidR="001E77F4" w:rsidP="001E77F4" w:rsidRDefault="001E77F4" w14:paraId="347331FF" w14:textId="77777777">
      <w:pPr>
        <w:pStyle w:val="Textodecomentrio"/>
        <w:jc w:val="left"/>
      </w:pPr>
      <w:r w:rsidRPr="00621339">
        <w:annotationRef/>
      </w:r>
      <w:r w:rsidRPr="00621339">
        <w:t>CPC</w:t>
      </w:r>
    </w:p>
    <w:p w:rsidRPr="00621339" w:rsidR="001E77F4" w:rsidP="001E77F4" w:rsidRDefault="001E77F4" w14:paraId="4251CB91" w14:textId="77777777">
      <w:pPr>
        <w:pStyle w:val="Textodecomentrio"/>
        <w:jc w:val="left"/>
      </w:pPr>
      <w:r w:rsidRPr="00621339">
        <w:t>Art. 85. (...)</w:t>
      </w:r>
    </w:p>
    <w:p w:rsidR="001E77F4" w:rsidP="001E77F4" w:rsidRDefault="001E77F4" w14:paraId="56FB61E6" w14:textId="77777777">
      <w:pPr>
        <w:pStyle w:val="Textodecomentrio"/>
        <w:jc w:val="left"/>
      </w:pPr>
      <w:r w:rsidRPr="00621339">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d="37" w:author="Assessor GDSXSR" w:initials="RG" w:date="2026-10-31T22:17:31Z">
    <w:p>
      <w:pPr>
        <w:pStyle w:val="CommentText"/>
      </w:pPr>
      <w:r>
        <w:rPr>
          <w:rStyle w:val="CommentReference"/>
        </w:rPr>
        <w:annotationRef/>
      </w:r>
      <w:r>
        <w:t>ASSESSOR GDSXSR — Segunda revisão, sobre a minuta que já trazia a primeira (texto cinza aceito). Alterações de mesma natureza, sem comentário próprio: conectivos no capítulo central (C-16), realce das duas frases que aplicam a tese (C-43) e identificação dos acórdãos da 4ª Turma na forma de C-62 e C-67. LIMITAÇÃO: os autos não vieram; IDs, datas da linha de dados, nome da magistrada e o conteúdo do apelo e das contrarrazões seguem a minuta e não foram conferidos (C-24). Conferidos: CPC 85, 98, 373 e 1.010, CC 186 e 927, CDC 6º e LGPD 6º e 7º (texto do Planalto, via iajus) e os acórdãos TJDFT 0706459-04.2025.8.07.0010 (itens 6 e 7) e 0700492-39.2024.8.07.0001 (item 7) (ementas no iajus). PENDENTE: Tema 1.482/STJ (comentário na tese).</w:t>
      </w:r>
    </w:p>
  </w:comment>
  <w:comment w:id="38" w:author="Assessor GDSXSR" w:initials="RG" w:date="2026-10-31T22:17:31Z">
    <w:p>
      <w:pPr>
        <w:pStyle w:val="CommentText"/>
      </w:pPr>
      <w:r>
        <w:rPr>
          <w:rStyle w:val="CommentReference"/>
        </w:rPr>
        <w:annotationRef/>
      </w:r>
      <w:r>
        <w:t>ASSESSOR GDSXSR — Acrescentei “PRELIMINAR REJEITADA.” ao cabeçalho: o voto rejeita a preliminar de ausência de dialeticidade, e a ementa tem de espelhar o voto (C-33, C-38; mesma forma das APC 0700488-11 e 0718346-12).</w:t>
      </w:r>
    </w:p>
  </w:comment>
  <w:comment w:id="39" w:author="Assessor GDSXSR" w:initials="RG" w:date="2026-10-31T22:17:31Z">
    <w:p>
      <w:pPr>
        <w:pStyle w:val="CommentText"/>
      </w:pPr>
      <w:r>
        <w:rPr>
          <w:rStyle w:val="CommentReference"/>
        </w:rPr>
        <w:annotationRef/>
      </w:r>
      <w:r>
        <w:t>ASSESSOR GDSXSR — Fechei o item 1 com o valor da causa entre parênteses e retirei “com indenização não inferior a R$ 25.000,00”, que já consta do relatório e da sentença transcrita (C-34, C-02).</w:t>
      </w:r>
    </w:p>
  </w:comment>
  <w:comment w:id="40" w:author="Assessor GDSXSR" w:initials="RG" w:date="2026-10-31T22:17:31Z">
    <w:p>
      <w:pPr>
        <w:pStyle w:val="CommentText"/>
      </w:pPr>
      <w:r>
        <w:rPr>
          <w:rStyle w:val="CommentReference"/>
        </w:rPr>
        <w:annotationRef/>
      </w:r>
      <w:r>
        <w:t>ASSESSOR GDSXSR — Retirei “Apelação Cível” da identificação dos dois acórdãos da 4ª Turma: o processo vai sem a sigla da classe (C-67). O iajus não devolve o número do acórdão nem o DJe: completar no JurisDF (C-60, C-72).</w:t>
      </w:r>
    </w:p>
  </w:comment>
  <w:comment w:id="41" w:author="Assessor GDSXSR" w:initials="RG" w:date="2026-10-31T22:17:31Z">
    <w:p>
      <w:pPr>
        <w:pStyle w:val="CommentText"/>
      </w:pPr>
      <w:r>
        <w:rPr>
          <w:rStyle w:val="CommentReference"/>
        </w:rPr>
        <w:annotationRef/>
      </w:r>
      <w:r>
        <w:t>ASSESSOR GDSXSR — Acrescentei, em continuação ao dispositivo transcrito, o capítulo da sentença sobre custas e honorários (10% sobre o valor atualizado da causa, exigibilidade suspensa), que o relatório omitia e que o dispositivo do voto majora (C-3N: dispositivo e honorários; C-51). Texto literal da sentença anexa (ID 90956319).</w:t>
      </w:r>
    </w:p>
  </w:comment>
  <w:comment w:id="42" w:author="Assessor GDSXSR" w:initials="RG" w:date="2026-10-31T22:17:31Z">
    <w:p>
      <w:pPr>
        <w:pStyle w:val="CommentText"/>
      </w:pPr>
      <w:r>
        <w:rPr>
          <w:rStyle w:val="CommentReference"/>
        </w:rPr>
        <w:annotationRef/>
      </w:r>
      <w:r>
        <w:t>ASSESSOR GDSXSR — PENDÊNCIA (C-52): Resolução CMN nº 5.037/2022, art. 13. O texto literal não foi localizado em fonte oficial (o iajus não indexa resolução do CMN; uma tentativa na web não devolveu o texto). O voto não se apoia nele: o fundamento é a tese do Tema 1.482. Conferir no portal do Banco Central.</w:t>
      </w:r>
    </w:p>
  </w:comment>
  <w:comment w:id="43" w:author="Assessor GDSXSR" w:initials="RG" w:date="2026-10-31T22:17:31Z">
    <w:p>
      <w:pPr>
        <w:pStyle w:val="CommentText"/>
      </w:pPr>
      <w:r>
        <w:rPr>
          <w:rStyle w:val="CommentReference"/>
        </w:rPr>
        <w:annotationRef/>
      </w:r>
      <w:r>
        <w:t>ASSESSOR GDSXSR — Sublinhei os incisos II e III do CPC 1.010 e acrescentei “– Grifei”, como na transcrição de lei do Gabinete (C-66 a, v36). Texto conferido no Planalto.</w:t>
      </w:r>
    </w:p>
  </w:comment>
  <w:comment w:id="44" w:author="Assessor GDSXSR" w:initials="RG" w:date="2026-10-31T22:17:31Z">
    <w:p>
      <w:pPr>
        <w:pStyle w:val="CommentText"/>
      </w:pPr>
      <w:r>
        <w:rPr>
          <w:rStyle w:val="CommentReference"/>
        </w:rPr>
        <w:annotationRef/>
      </w:r>
      <w:r>
        <w:t>ASSESSOR GDSXSR — Retirei o nome do apelante da abertura, que já consta do título do apelo (C-3W c), e acrescentei o “Requer” do apelo, extraído do relatório e do resumo (perfil APC, item 3). Pedido conferido só com a minuta; autos não recebidos (C-24).</w:t>
      </w:r>
    </w:p>
  </w:comment>
  <w:comment w:id="45" w:author="Assessor GDSXSR" w:initials="RG" w:date="2026-10-31T22:17:31Z">
    <w:p>
      <w:pPr>
        <w:pStyle w:val="CommentText"/>
      </w:pPr>
      <w:r>
        <w:rPr>
          <w:rStyle w:val="CommentReference"/>
        </w:rPr>
        <w:annotationRef/>
      </w:r>
      <w:r>
        <w:t>ASSESSOR GDSXSR — PENDÊNCIA (C-52, C-72): Tema 1.482/STJ, ProRQF no REsp 2.276.480/RS (Min. Ricardo Villas Bôas Cueva, Segunda Seção, j. 21/10/2026). Não localizei o acórdão nem as duas teses: iajus (precedentes por número, decisões por número e por termos) sem retorno; web, 3 tentativas (a notícia de 2025 só trata da afetação, sem tese; o portal de repetitivos do STJ bloqueia leitura automática); Jusratio sem cota. O texto permanece o da minuta, que o comentário anterior atribui ao acórdão do SCON anexado (ali consta DJEN de 27/10/2026; a minuta diz DJe). CONFERIR a tese literal e a data de publicação no portal do STJ. Em sentido compatível o iajus devolveu o REsp 2.259.143/RS (Min. Maria Isabel Gallotti, Quarta Turma, j. 16/06/2026): basta a comunicação prévia única, sem notificação a cada atualização do SCR (art. 13 da Res. CMN 5.037/2022).</w:t>
      </w:r>
    </w:p>
  </w:comment>
  <w:comment w:id="46" w:author="Assessor GDSXSR" w:initials="RG" w:date="2026-10-31T22:17:31Z">
    <w:p>
      <w:pPr>
        <w:pStyle w:val="CommentText"/>
      </w:pPr>
      <w:r>
        <w:rPr>
          <w:rStyle w:val="CommentReference"/>
        </w:rPr>
        <w:annotationRef/>
      </w:r>
      <w:r>
        <w:t>ASSESSOR GDSXSR — Ajustei a linha de identificação dos dois acórdãos da 4ª Turma à forma de C-62 e C-67 (relator em caixa alta, Turma, “data de julgamento”, ponto final). Trechos conferidos no iajus: itens 6 e 7 da ementa do 0706459-04 e item 7 do 0700492-39, sem alteração de texto.</w:t>
      </w:r>
    </w:p>
  </w:comment>
  <w:comment w:id="47" w:author="Assessor GDSXSR" w:initials="RG" w:date="2026-10-31T22:17:31Z">
    <w:p>
      <w:pPr>
        <w:pStyle w:val="CommentText"/>
      </w:pPr>
      <w:r>
        <w:rPr>
          <w:rStyle w:val="CommentReference"/>
        </w:rPr>
        <w:annotationRef/>
      </w:r>
      <w:r>
        <w:t>ASSESSOR GDSXSR — Cindi o parágrafo em dois: a autorização do tratamento (LGPD 7º II) e a falta de prova da comunicação (LGPD 6º VI), cada um com a sua norma (C-11). O texto literal dos dois artigos está nos comentários anteriores (C-63).</w:t>
      </w:r>
    </w:p>
  </w:comment>
  <w:comment w:id="48" w:author="Assessor GDSXSR" w:initials="RG" w:date="2026-10-31T22:17:31Z">
    <w:p>
      <w:pPr>
        <w:pStyle w:val="CommentText"/>
      </w:pPr>
      <w:r>
        <w:rPr>
          <w:rStyle w:val="CommentReference"/>
        </w:rPr>
        <w:annotationRef/>
      </w:r>
      <w:r>
        <w:t>ASSESSOR GDSXSR — Reescrevi o dispositivo na fórmula “rejeito a preliminar … e, no mérito, nego provimento” (C-38), que o comentário anterior já indicava e o texto não seguia. Mantidos o nome do apelante, a ausência de “reiteradas as vênias” (recurso não provido) e a honorária no parágrafo seguinte (C-3F).</w:t>
      </w:r>
    </w:p>
  </w:comment>
  <w:comment w:id="49" w:author="Assessor GDSXSR" w:initials="RG" w:date="2026-10-31T22:17:31Z">
    <w:p>
      <w:pPr>
        <w:pStyle w:val="CommentText"/>
      </w:pPr>
      <w:r>
        <w:rPr>
          <w:rStyle w:val="CommentReference"/>
        </w:rPr>
        <w:annotationRef/>
      </w:r>
      <w:r>
        <w:t>ASSESSOR GDSXSR — Texto literal (C-63): CPC, art. 98, § 3º: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w:t>
      </w:r>
    </w:p>
  </w:comment>
  <w:comment w:id="50" w:author="Assessor GDSXSR" w:initials="RG" w:date="2026-10-31T22:17:31Z">
    <w:p>
      <w:pPr>
        <w:pStyle w:val="CommentText"/>
      </w:pPr>
      <w:r>
        <w:rPr>
          <w:rStyle w:val="CommentReference"/>
        </w:rPr>
        <w:annotationRef/>
      </w:r>
      <w:r>
        <w:t>ASSESSOR GDSXSR — Ajustei o bloco final à forma de C-46: título “PRECEDENTES CONTRÁRIOS AO VOTO”, violeta 800080, ementa íntegra (conferida no iajus, TJDFT, 3ª Turma Cível, 0752486-09.2024.8.07.0001, j. 18/09/2025) e linha de identificação. O número do acórdão (2047914) e o DJe (02/10/2025) vêm da minuta e o iajus não os devolve: CONFERIR no JurisDF (C-52). O bloco fica depois da sentença em verde (C-46, v32).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3ACAA5" w15:done="0"/>
  <w15:commentEx w15:paraId="348E5B2E" w15:done="0"/>
  <w15:commentEx w15:paraId="544CBB91" w15:done="0"/>
  <w15:commentEx w15:paraId="1EC48AEF" w15:done="0"/>
  <w15:commentEx w15:paraId="7506A290" w15:done="0"/>
  <w15:commentEx w15:paraId="1A976394" w15:done="0"/>
  <w15:commentEx w15:paraId="3CD3E295" w15:done="0"/>
  <w15:commentEx w15:paraId="2F5E4E54" w15:done="0"/>
  <w15:commentEx w15:paraId="037034BD" w15:done="0"/>
  <w15:commentEx w15:paraId="645F45A5" w15:done="0"/>
  <w15:commentEx w15:paraId="35FFBC62" w15:done="0"/>
  <w15:commentEx w15:paraId="0210E178" w15:done="0"/>
  <w15:commentEx w15:paraId="198F88BB" w15:done="0"/>
  <w15:commentEx w15:paraId="0CC4CA49" w15:done="0"/>
  <w15:commentEx w15:paraId="749111FB" w15:done="0"/>
  <w15:commentEx w15:paraId="7C6BC49D" w15:done="0"/>
  <w15:commentEx w15:paraId="4D62B3BF" w15:done="0"/>
  <w15:commentEx w15:paraId="099514AB" w15:done="0"/>
  <w15:commentEx w15:paraId="37469042" w15:done="0"/>
  <w15:commentEx w15:paraId="2918FDEC" w15:done="0"/>
  <w15:commentEx w15:paraId="3ED21C01" w15:done="0"/>
  <w15:commentEx w15:paraId="1D8920F7" w15:done="0"/>
  <w15:commentEx w15:paraId="0C5C1FCE" w15:done="0"/>
  <w15:commentEx w15:paraId="453CDD2E" w15:done="0"/>
  <w15:commentEx w15:paraId="4AFE0228" w15:done="0"/>
  <w15:commentEx w15:paraId="0DA58736" w15:done="0"/>
  <w15:commentEx w15:paraId="2240CB75" w15:done="0"/>
  <w15:commentEx w15:paraId="6CA13A4B" w15:done="0"/>
  <w15:commentEx w15:paraId="0046323B" w15:done="0"/>
  <w15:commentEx w15:paraId="0D6BEA0C" w15:done="0"/>
  <w15:commentEx w15:paraId="7FFE8E1F" w15:done="0"/>
  <w15:commentEx w15:paraId="639F2B34" w15:done="0"/>
  <w15:commentEx w15:paraId="6C49521D" w15:done="0"/>
  <w15:commentEx w15:paraId="53E015C6" w15:done="0"/>
  <w15:commentEx w15:paraId="56B034DB" w15:done="0"/>
  <w15:commentEx w15:paraId="40E88CED" w15:done="0"/>
  <w15:commentEx w15:paraId="56FB61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3ACAA5" w16cid:durableId="37D914BB"/>
  <w16cid:commentId w16cid:paraId="348E5B2E" w16cid:durableId="5E78833F"/>
  <w16cid:commentId w16cid:paraId="544CBB91" w16cid:durableId="18FAE1BB"/>
  <w16cid:commentId w16cid:paraId="1EC48AEF" w16cid:durableId="64D5F9D1"/>
  <w16cid:commentId w16cid:paraId="7506A290" w16cid:durableId="36B051CE"/>
  <w16cid:commentId w16cid:paraId="1A976394" w16cid:durableId="5D47502C"/>
  <w16cid:commentId w16cid:paraId="3CD3E295" w16cid:durableId="37696E15"/>
  <w16cid:commentId w16cid:paraId="2F5E4E54" w16cid:durableId="53DCCA8F"/>
  <w16cid:commentId w16cid:paraId="037034BD" w16cid:durableId="569F2122"/>
  <w16cid:commentId w16cid:paraId="645F45A5" w16cid:durableId="1A425C95"/>
  <w16cid:commentId w16cid:paraId="35FFBC62" w16cid:durableId="1258D225"/>
  <w16cid:commentId w16cid:paraId="0210E178" w16cid:durableId="7697607E"/>
  <w16cid:commentId w16cid:paraId="198F88BB" w16cid:durableId="781489FE"/>
  <w16cid:commentId w16cid:paraId="0CC4CA49" w16cid:durableId="7E712DB4"/>
  <w16cid:commentId w16cid:paraId="749111FB" w16cid:durableId="4261A4F7"/>
  <w16cid:commentId w16cid:paraId="7C6BC49D" w16cid:durableId="27F11F63"/>
  <w16cid:commentId w16cid:paraId="4D62B3BF" w16cid:durableId="31AD3D1D"/>
  <w16cid:commentId w16cid:paraId="099514AB" w16cid:durableId="30C0C2EE"/>
  <w16cid:commentId w16cid:paraId="37469042" w16cid:durableId="65AA7074"/>
  <w16cid:commentId w16cid:paraId="2918FDEC" w16cid:durableId="5408170C"/>
  <w16cid:commentId w16cid:paraId="3ED21C01" w16cid:durableId="275D0A68"/>
  <w16cid:commentId w16cid:paraId="1D8920F7" w16cid:durableId="3420734C"/>
  <w16cid:commentId w16cid:paraId="0C5C1FCE" w16cid:durableId="5F77BB92"/>
  <w16cid:commentId w16cid:paraId="453CDD2E" w16cid:durableId="12DD1332"/>
  <w16cid:commentId w16cid:paraId="4AFE0228" w16cid:durableId="39F106D6"/>
  <w16cid:commentId w16cid:paraId="0DA58736" w16cid:durableId="088FAA72"/>
  <w16cid:commentId w16cid:paraId="2240CB75" w16cid:durableId="242204A8"/>
  <w16cid:commentId w16cid:paraId="6CA13A4B" w16cid:durableId="0047F85A"/>
  <w16cid:commentId w16cid:paraId="0046323B" w16cid:durableId="71FD2B36"/>
  <w16cid:commentId w16cid:paraId="0D6BEA0C" w16cid:durableId="6A94BACF"/>
  <w16cid:commentId w16cid:paraId="7FFE8E1F" w16cid:durableId="6884EE31"/>
  <w16cid:commentId w16cid:paraId="639F2B34" w16cid:durableId="4B812319"/>
  <w16cid:commentId w16cid:paraId="6C49521D" w16cid:durableId="6BCF507B"/>
  <w16cid:commentId w16cid:paraId="53E015C6" w16cid:durableId="3889F6AA"/>
  <w16cid:commentId w16cid:paraId="56B034DB" w16cid:durableId="2C259904"/>
  <w16cid:commentId w16cid:paraId="40E88CED" w16cid:durableId="64F7959B"/>
  <w16cid:commentId w16cid:paraId="56FB61E6" w16cid:durableId="5EB261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724274" w:rsidR="00D8799B" w:rsidRDefault="00D8799B" w14:paraId="73D6FDBA" w14:textId="77777777">
      <w:pPr>
        <w:spacing w:line="240" w:lineRule="auto"/>
      </w:pPr>
      <w:r w:rsidRPr="00724274">
        <w:separator/>
      </w:r>
    </w:p>
  </w:endnote>
  <w:endnote w:type="continuationSeparator" w:id="0">
    <w:p w:rsidRPr="00724274" w:rsidR="00D8799B" w:rsidRDefault="00D8799B" w14:paraId="771563E2" w14:textId="77777777">
      <w:pPr>
        <w:spacing w:line="240" w:lineRule="auto"/>
      </w:pPr>
      <w:r w:rsidRPr="007242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24274" w:rsidR="001264B6" w:rsidRDefault="003D55A4" w14:paraId="6B59DDBA" w14:textId="77777777">
    <w:pPr>
      <w:pStyle w:val="Rodap"/>
      <w:jc w:val="right"/>
    </w:pPr>
    <w:r w:rsidRPr="00724274">
      <w:rPr>
        <w:sz w:val="20"/>
      </w:rPr>
      <w:fldChar w:fldCharType="begin"/>
    </w:r>
    <w:r w:rsidRPr="00724274">
      <w:rPr>
        <w:sz w:val="20"/>
      </w:rPr>
      <w:instrText>PAGE</w:instrText>
    </w:r>
    <w:r w:rsidRPr="00724274">
      <w:rPr>
        <w:sz w:val="20"/>
      </w:rPr>
      <w:fldChar w:fldCharType="separate"/>
    </w:r>
    <w:r w:rsidRPr="00724274" w:rsidR="005E1DCB">
      <w:rPr>
        <w:sz w:val="20"/>
      </w:rPr>
      <w:t>1</w:t>
    </w:r>
    <w:r w:rsidRPr="00724274">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724274" w:rsidR="00D8799B" w:rsidRDefault="00D8799B" w14:paraId="735E8637" w14:textId="77777777">
      <w:pPr>
        <w:spacing w:line="240" w:lineRule="auto"/>
      </w:pPr>
      <w:r w:rsidRPr="00724274">
        <w:separator/>
      </w:r>
    </w:p>
  </w:footnote>
  <w:footnote w:type="continuationSeparator" w:id="0">
    <w:p w:rsidRPr="00724274" w:rsidR="00D8799B" w:rsidRDefault="00D8799B" w14:paraId="6DC63F9E" w14:textId="77777777">
      <w:pPr>
        <w:spacing w:line="240" w:lineRule="auto"/>
      </w:pPr>
      <w:r w:rsidRPr="0072427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53480027">
    <w:abstractNumId w:val="8"/>
  </w:num>
  <w:num w:numId="2" w16cid:durableId="1364861353">
    <w:abstractNumId w:val="6"/>
  </w:num>
  <w:num w:numId="3" w16cid:durableId="1595168222">
    <w:abstractNumId w:val="5"/>
  </w:num>
  <w:num w:numId="4" w16cid:durableId="659577569">
    <w:abstractNumId w:val="4"/>
  </w:num>
  <w:num w:numId="5" w16cid:durableId="180632406">
    <w:abstractNumId w:val="7"/>
  </w:num>
  <w:num w:numId="6" w16cid:durableId="737021333">
    <w:abstractNumId w:val="3"/>
  </w:num>
  <w:num w:numId="7" w16cid:durableId="704599939">
    <w:abstractNumId w:val="2"/>
  </w:num>
  <w:num w:numId="8" w16cid:durableId="971979283">
    <w:abstractNumId w:val="1"/>
  </w:num>
  <w:num w:numId="9" w16cid:durableId="16285860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648"/>
    <w:rsid w:val="001264B6"/>
    <w:rsid w:val="00132797"/>
    <w:rsid w:val="001365B4"/>
    <w:rsid w:val="0015074B"/>
    <w:rsid w:val="001A63CB"/>
    <w:rsid w:val="001E77F4"/>
    <w:rsid w:val="002738CE"/>
    <w:rsid w:val="0029639D"/>
    <w:rsid w:val="00326F90"/>
    <w:rsid w:val="003665C2"/>
    <w:rsid w:val="003D55A4"/>
    <w:rsid w:val="00473F61"/>
    <w:rsid w:val="004D6C0D"/>
    <w:rsid w:val="00514A4E"/>
    <w:rsid w:val="00530DF0"/>
    <w:rsid w:val="005C0CE8"/>
    <w:rsid w:val="005E1DCB"/>
    <w:rsid w:val="00724274"/>
    <w:rsid w:val="007B626A"/>
    <w:rsid w:val="00893297"/>
    <w:rsid w:val="009F6AFA"/>
    <w:rsid w:val="00AA1D8D"/>
    <w:rsid w:val="00B47730"/>
    <w:rsid w:val="00B63C40"/>
    <w:rsid w:val="00C37CE4"/>
    <w:rsid w:val="00C47EFF"/>
    <w:rsid w:val="00CB0664"/>
    <w:rsid w:val="00CB170A"/>
    <w:rsid w:val="00CE3E71"/>
    <w:rsid w:val="00D27109"/>
    <w:rsid w:val="00D8799B"/>
    <w:rsid w:val="00E321A4"/>
    <w:rsid w:val="00F05217"/>
    <w:rsid w:val="00FC693F"/>
    <w:rsid w:val="00FF547A"/>
    <w:rsid w:val="066F19CB"/>
    <w:rsid w:val="098EE425"/>
    <w:rsid w:val="0E770560"/>
    <w:rsid w:val="7CE777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F8017"/>
  <w14:defaultImageDpi w14:val="300"/>
  <w15:docId w15:val="{63E71F7C-01DE-428A-876D-4C7A5398E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595959"/>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595959"/>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8</revision>
  <dcterms:created xsi:type="dcterms:W3CDTF">2026-10-29T23:05:00.0000000Z</dcterms:created>
  <dcterms:modified xsi:type="dcterms:W3CDTF">2026-10-29T23:16:41.7392375Z</dcterms:modified>
  <category/>
</coreProperties>
</file>